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522DE1" w:rsidRDefault="00D90C83" w:rsidP="00D90C83">
      <w:pPr>
        <w:spacing w:before="120" w:after="120"/>
        <w:jc w:val="center"/>
        <w:rPr>
          <w:sz w:val="28"/>
          <w:szCs w:val="28"/>
        </w:rPr>
      </w:pPr>
      <w:bookmarkStart w:id="0" w:name="_Hlk89941996"/>
      <w:r w:rsidRPr="00522DE1">
        <w:rPr>
          <w:sz w:val="28"/>
          <w:szCs w:val="28"/>
        </w:rPr>
        <w:t>Response to the Editor and Reviewer Comments</w:t>
      </w:r>
    </w:p>
    <w:p w14:paraId="1B220272" w14:textId="0E00FC4A" w:rsidR="00D90C83" w:rsidRPr="00522DE1" w:rsidRDefault="00D90C83" w:rsidP="00D90C83">
      <w:pPr>
        <w:spacing w:before="120" w:after="120"/>
        <w:jc w:val="center"/>
        <w:rPr>
          <w:sz w:val="28"/>
          <w:szCs w:val="28"/>
        </w:rPr>
      </w:pPr>
      <w:r w:rsidRPr="00522DE1">
        <w:rPr>
          <w:b/>
          <w:sz w:val="28"/>
          <w:szCs w:val="28"/>
        </w:rPr>
        <w:t>2025-RA-20071</w:t>
      </w:r>
      <w:r w:rsidR="00AD2B6D" w:rsidRPr="00522DE1">
        <w:rPr>
          <w:b/>
          <w:sz w:val="28"/>
          <w:szCs w:val="28"/>
        </w:rPr>
        <w:t>.R</w:t>
      </w:r>
      <w:ins w:id="1" w:author="Dylan CHEN" w:date="2026-08-06T17:11:00Z" w16du:dateUtc="2026-08-06T09:11:00Z">
        <w:r w:rsidR="00124DD0">
          <w:rPr>
            <w:rFonts w:hint="eastAsia"/>
            <w:b/>
            <w:sz w:val="28"/>
            <w:szCs w:val="28"/>
          </w:rPr>
          <w:t>2</w:t>
        </w:r>
      </w:ins>
      <w:del w:id="2" w:author="Dylan CHEN" w:date="2026-08-06T17:11:00Z" w16du:dateUtc="2026-08-06T09:11:00Z">
        <w:r w:rsidR="00AD2B6D" w:rsidRPr="00522DE1" w:rsidDel="00124DD0">
          <w:rPr>
            <w:b/>
            <w:sz w:val="28"/>
            <w:szCs w:val="28"/>
          </w:rPr>
          <w:delText>1</w:delText>
        </w:r>
      </w:del>
    </w:p>
    <w:p w14:paraId="02C48D89" w14:textId="538FF480" w:rsidR="00D90C83" w:rsidRPr="00522DE1" w:rsidRDefault="00D90C83" w:rsidP="00D90C83">
      <w:pPr>
        <w:spacing w:before="120" w:after="120" w:line="360" w:lineRule="auto"/>
        <w:jc w:val="center"/>
        <w:rPr>
          <w:b/>
          <w:sz w:val="28"/>
          <w:szCs w:val="28"/>
        </w:rPr>
      </w:pPr>
      <w:r w:rsidRPr="00522DE1">
        <w:rPr>
          <w:b/>
          <w:sz w:val="28"/>
          <w:szCs w:val="28"/>
        </w:rPr>
        <w:t>Content, Source, and Position: The Impacts of Platform-</w:t>
      </w:r>
      <w:r w:rsidR="0053089A" w:rsidRPr="00522DE1">
        <w:rPr>
          <w:b/>
          <w:sz w:val="28"/>
          <w:szCs w:val="28"/>
        </w:rPr>
        <w:t>S</w:t>
      </w:r>
      <w:r w:rsidRPr="00522DE1">
        <w:rPr>
          <w:b/>
          <w:sz w:val="28"/>
          <w:szCs w:val="28"/>
        </w:rPr>
        <w:t>pecific Internal Generative AI on Online Q&amp;A Communities</w:t>
      </w:r>
    </w:p>
    <w:p w14:paraId="50867DD9" w14:textId="34DBF55C" w:rsidR="00D90C83" w:rsidRPr="00522DE1" w:rsidRDefault="00D90C83" w:rsidP="003D599D">
      <w:pPr>
        <w:pStyle w:val="NormalWeb"/>
        <w:spacing w:before="120" w:after="120"/>
      </w:pPr>
      <w:r w:rsidRPr="00522DE1">
        <w:t xml:space="preserve">We deeply appreciate the opportunity for major revision and are committed to addressing all concerns with </w:t>
      </w:r>
      <w:del w:id="3" w:author="Dylan CHEN" w:date="2026-08-06T10:42:00Z" w16du:dateUtc="2026-08-06T02:42:00Z">
        <w:r w:rsidRPr="00522DE1" w:rsidDel="00CB3FE1">
          <w:delText xml:space="preserve">the </w:delText>
        </w:r>
      </w:del>
      <w:r w:rsidRPr="00522DE1">
        <w:t>rigor.</w:t>
      </w:r>
      <w:r w:rsidR="00441F5D" w:rsidRPr="00522DE1">
        <w:t xml:space="preserve"> </w:t>
      </w:r>
      <w:r w:rsidRPr="00522DE1">
        <w:t>Following the editors</w:t>
      </w:r>
      <w:r w:rsidR="00052238">
        <w:t>’</w:t>
      </w:r>
      <w:r w:rsidRPr="00522DE1">
        <w:t xml:space="preserve"> and reviewers</w:t>
      </w:r>
      <w:r w:rsidR="00052238">
        <w:t>’</w:t>
      </w:r>
      <w:r w:rsidRPr="00522DE1">
        <w:t xml:space="preserve"> guidance, we have fundamentally strengthened the paper in the following areas:</w:t>
      </w:r>
    </w:p>
    <w:p w14:paraId="0881D167" w14:textId="742625F9" w:rsidR="00D321AE" w:rsidRDefault="00D86AAD" w:rsidP="00D86AAD">
      <w:pPr>
        <w:pStyle w:val="NormalWeb"/>
        <w:numPr>
          <w:ilvl w:val="0"/>
          <w:numId w:val="60"/>
        </w:numPr>
        <w:spacing w:before="120" w:after="120"/>
        <w:rPr>
          <w:ins w:id="4" w:author="Xin Li" w:date="2026-03-28T07:41:00Z" w16du:dateUtc="2026-03-27T23:41:00Z"/>
        </w:rPr>
      </w:pPr>
      <w:r w:rsidRPr="00522DE1">
        <w:t xml:space="preserve">We </w:t>
      </w:r>
      <w:r w:rsidR="00D241ED">
        <w:t xml:space="preserve">have simplified the story and </w:t>
      </w:r>
      <w:ins w:id="5" w:author="Xin Li" w:date="2026-03-28T07:41:00Z" w16du:dateUtc="2026-03-27T23:41:00Z">
        <w:r w:rsidR="00D321AE">
          <w:t>focuse</w:t>
        </w:r>
      </w:ins>
      <w:ins w:id="6" w:author="Dylan CHEN" w:date="2026-08-06T10:41:00Z" w16du:dateUtc="2026-08-06T02:41:00Z">
        <w:r w:rsidR="00CB3FE1">
          <w:rPr>
            <w:rFonts w:hint="eastAsia"/>
          </w:rPr>
          <w:t>d</w:t>
        </w:r>
      </w:ins>
      <w:ins w:id="7" w:author="Xin Li" w:date="2026-03-28T07:41:00Z" w16du:dateUtc="2026-03-27T23:41:00Z">
        <w:r w:rsidR="00D321AE">
          <w:t xml:space="preserve"> on how AI answer</w:t>
        </w:r>
      </w:ins>
      <w:ins w:id="8" w:author="Dylan CHEN" w:date="2026-08-06T10:42:00Z" w16du:dateUtc="2026-08-06T02:42:00Z">
        <w:r w:rsidR="00CB3FE1">
          <w:rPr>
            <w:rFonts w:hint="eastAsia"/>
          </w:rPr>
          <w:t>s</w:t>
        </w:r>
      </w:ins>
      <w:ins w:id="9" w:author="Xin Li" w:date="2026-03-28T07:41:00Z" w16du:dateUtc="2026-03-27T23:41:00Z">
        <w:r w:rsidR="00D321AE">
          <w:t xml:space="preserve"> compete with</w:t>
        </w:r>
      </w:ins>
      <w:ins w:id="10" w:author="Xin Li" w:date="2026-03-28T07:42:00Z" w16du:dateUtc="2026-03-27T23:42:00Z">
        <w:r w:rsidR="00D321AE">
          <w:t>,</w:t>
        </w:r>
      </w:ins>
      <w:ins w:id="11" w:author="Xin Li" w:date="2026-03-28T07:41:00Z" w16du:dateUtc="2026-03-27T23:41:00Z">
        <w:r w:rsidR="00D321AE">
          <w:t xml:space="preserve"> crowd out</w:t>
        </w:r>
      </w:ins>
      <w:ins w:id="12" w:author="Xin Li" w:date="2026-03-28T07:42:00Z" w16du:dateUtc="2026-03-27T23:42:00Z">
        <w:r w:rsidR="00D321AE">
          <w:t>, and trigger the innovation of</w:t>
        </w:r>
      </w:ins>
      <w:ins w:id="13" w:author="Xin Li" w:date="2026-03-28T07:41:00Z" w16du:dateUtc="2026-03-27T23:41:00Z">
        <w:r w:rsidR="00D321AE">
          <w:t xml:space="preserve"> human answerers. </w:t>
        </w:r>
      </w:ins>
      <w:ins w:id="14" w:author="Xin Li" w:date="2026-03-28T07:42:00Z" w16du:dateUtc="2026-03-27T23:42:00Z">
        <w:r w:rsidR="00D321AE">
          <w:t xml:space="preserve">We </w:t>
        </w:r>
        <w:del w:id="15" w:author="Dylan CHEN" w:date="2026-08-06T10:42:00Z" w16du:dateUtc="2026-08-06T02:42:00Z">
          <w:r w:rsidR="00D321AE" w:rsidDel="00CB3FE1">
            <w:delText>downtone</w:delText>
          </w:r>
        </w:del>
      </w:ins>
      <w:ins w:id="16" w:author="Dylan CHEN" w:date="2026-08-06T10:42:00Z" w16du:dateUtc="2026-08-06T02:42:00Z">
        <w:r w:rsidR="00CB3FE1">
          <w:rPr>
            <w:rFonts w:hint="eastAsia"/>
          </w:rPr>
          <w:t>downplayed</w:t>
        </w:r>
      </w:ins>
      <w:ins w:id="17" w:author="Xin Li" w:date="2026-03-28T07:42:00Z" w16du:dateUtc="2026-03-27T23:42:00Z">
        <w:r w:rsidR="00D321AE">
          <w:t xml:space="preserve"> the discussion on likes</w:t>
        </w:r>
      </w:ins>
      <w:ins w:id="18" w:author="Xin Li" w:date="2026-03-28T07:43:00Z" w16du:dateUtc="2026-03-27T23:43:00Z">
        <w:r w:rsidR="00D321AE">
          <w:t xml:space="preserve"> and pos</w:t>
        </w:r>
      </w:ins>
      <w:ins w:id="19" w:author="Xin Li" w:date="2026-03-28T07:44:00Z" w16du:dateUtc="2026-03-27T23:44:00Z">
        <w:r w:rsidR="00D321AE">
          <w:t xml:space="preserve">ition, </w:t>
        </w:r>
      </w:ins>
      <w:ins w:id="20" w:author="Xin Li" w:date="2026-03-28T07:43:00Z" w16du:dateUtc="2026-03-27T23:43:00Z">
        <w:r w:rsidR="00D321AE">
          <w:t xml:space="preserve">which we found </w:t>
        </w:r>
      </w:ins>
      <w:ins w:id="21" w:author="Xin Li" w:date="2026-03-28T07:44:00Z" w16du:dateUtc="2026-03-27T23:44:00Z">
        <w:r w:rsidR="00D321AE">
          <w:t xml:space="preserve">are not unique to AI. </w:t>
        </w:r>
      </w:ins>
    </w:p>
    <w:p w14:paraId="00583A85" w14:textId="3EA63FDD" w:rsidR="00D86AAD" w:rsidRPr="00522DE1" w:rsidRDefault="00D241ED" w:rsidP="00D86AAD">
      <w:pPr>
        <w:pStyle w:val="NormalWeb"/>
        <w:numPr>
          <w:ilvl w:val="0"/>
          <w:numId w:val="60"/>
        </w:numPr>
        <w:spacing w:before="120" w:after="120"/>
      </w:pPr>
      <w:del w:id="22" w:author="Dylan CHEN" w:date="2026-08-06T10:42:00Z" w16du:dateUtc="2026-08-06T02:42:00Z">
        <w:r w:rsidDel="00CB3FE1">
          <w:delText xml:space="preserve">built </w:delText>
        </w:r>
      </w:del>
      <w:ins w:id="23" w:author="Dylan CHEN" w:date="2026-08-06T10:42:00Z" w16du:dateUtc="2026-08-06T02:42:00Z">
        <w:r w:rsidR="00CB3FE1">
          <w:rPr>
            <w:rFonts w:hint="eastAsia"/>
          </w:rPr>
          <w:t>B</w:t>
        </w:r>
        <w:r w:rsidR="00CB3FE1">
          <w:t xml:space="preserve">uilt </w:t>
        </w:r>
      </w:ins>
      <w:r>
        <w:t xml:space="preserve">an overarching framework based on </w:t>
      </w:r>
      <w:r w:rsidR="00D86AAD" w:rsidRPr="00522DE1">
        <w:t xml:space="preserve">the xxx theory </w:t>
      </w:r>
      <w:r>
        <w:t xml:space="preserve">and yyy theory to direct </w:t>
      </w:r>
      <w:r w:rsidR="00D86AAD" w:rsidRPr="00522DE1">
        <w:t xml:space="preserve">the </w:t>
      </w:r>
      <w:ins w:id="24" w:author="Xin Li" w:date="2026-03-28T07:44:00Z" w16du:dateUtc="2026-03-27T23:44:00Z">
        <w:r w:rsidR="00D321AE">
          <w:t xml:space="preserve">development of the </w:t>
        </w:r>
      </w:ins>
      <w:r w:rsidR="00D86AAD" w:rsidRPr="00522DE1">
        <w:t>paper</w:t>
      </w:r>
    </w:p>
    <w:p w14:paraId="45C7466D" w14:textId="10CE7953" w:rsidR="00D86AAD" w:rsidRPr="00522DE1" w:rsidRDefault="00021F0B" w:rsidP="00021F0B">
      <w:pPr>
        <w:pStyle w:val="NormalWeb"/>
        <w:numPr>
          <w:ilvl w:val="0"/>
          <w:numId w:val="60"/>
        </w:numPr>
        <w:spacing w:before="120" w:after="120"/>
      </w:pPr>
      <w:r w:rsidRPr="00522DE1">
        <w:t xml:space="preserve">We have </w:t>
      </w:r>
      <w:del w:id="25" w:author="Dylan CHEN" w:date="2026-08-06T10:42:00Z" w16du:dateUtc="2026-08-06T02:42:00Z">
        <w:r w:rsidRPr="00522DE1" w:rsidDel="00CB3FE1">
          <w:delText xml:space="preserve">strenghtern </w:delText>
        </w:r>
      </w:del>
      <w:ins w:id="26" w:author="Dylan CHEN" w:date="2026-08-06T10:42:00Z" w16du:dateUtc="2026-08-06T02:42:00Z">
        <w:r w:rsidR="00CB3FE1" w:rsidRPr="00522DE1">
          <w:t>streng</w:t>
        </w:r>
        <w:r w:rsidR="00CB3FE1">
          <w:rPr>
            <w:rFonts w:hint="eastAsia"/>
          </w:rPr>
          <w:t>thened</w:t>
        </w:r>
        <w:r w:rsidR="00CB3FE1" w:rsidRPr="00522DE1">
          <w:t xml:space="preserve"> </w:t>
        </w:r>
      </w:ins>
      <w:r w:rsidRPr="00522DE1">
        <w:t xml:space="preserve">the mechanism </w:t>
      </w:r>
    </w:p>
    <w:p w14:paraId="60A08774" w14:textId="330E6C4E" w:rsidR="00FF53CD" w:rsidRPr="00522DE1" w:rsidRDefault="006302D4" w:rsidP="00FF53CD">
      <w:pPr>
        <w:pStyle w:val="NormalWeb"/>
        <w:rPr>
          <w:rFonts w:eastAsiaTheme="minorEastAsia"/>
        </w:rPr>
      </w:pPr>
      <w:r w:rsidRPr="00522DE1">
        <w:t>We have also carefully addressed all additional concerns raised by the reviewers. Below, we present our detailed itemized responses to each comment. We hope the review panel finds the paper significantly improved from the previous version.</w:t>
      </w:r>
      <w:r w:rsidR="00FF53CD" w:rsidRPr="00522DE1">
        <w:t xml:space="preserve"> </w:t>
      </w:r>
    </w:p>
    <w:p w14:paraId="093008EA" w14:textId="2749EF92" w:rsidR="006302D4" w:rsidRPr="00522DE1" w:rsidRDefault="00FF53CD" w:rsidP="006302D4">
      <w:pPr>
        <w:pStyle w:val="NormalWeb"/>
      </w:pPr>
      <w:r w:rsidRPr="00522DE1">
        <w:t>To facilitate the review process, we have prepared a comprehensive Online Appendix (https://researchbox.org/5255&amp;PEER_REVIEW_passcode=UFACJZ) containing additional analyses, robustness checks, and supplementary materials that address the review panel</w:t>
      </w:r>
      <w:r w:rsidR="00052238">
        <w:t>’</w:t>
      </w:r>
      <w:r w:rsidRPr="00522DE1">
        <w:t>s comments. While the main manuscript presents our core findings and primary analyses, the Online Appendix provides complementary evidence that further supports the robustness of our results.</w:t>
      </w:r>
    </w:p>
    <w:tbl>
      <w:tblPr>
        <w:tblStyle w:val="TableGrid"/>
        <w:tblW w:w="0" w:type="auto"/>
        <w:tblLook w:val="04A0" w:firstRow="1" w:lastRow="0" w:firstColumn="1" w:lastColumn="0" w:noHBand="0" w:noVBand="1"/>
      </w:tblPr>
      <w:tblGrid>
        <w:gridCol w:w="895"/>
        <w:gridCol w:w="2700"/>
        <w:gridCol w:w="3060"/>
        <w:gridCol w:w="2695"/>
      </w:tblGrid>
      <w:tr w:rsidR="00231DD2" w:rsidRPr="00522DE1" w14:paraId="0404CE87" w14:textId="2C03B883" w:rsidTr="000B34A9">
        <w:tc>
          <w:tcPr>
            <w:tcW w:w="895" w:type="dxa"/>
          </w:tcPr>
          <w:p w14:paraId="203DA7EA" w14:textId="731A47DB" w:rsidR="00231DD2" w:rsidRPr="00522DE1" w:rsidRDefault="00231DD2" w:rsidP="00231DD2">
            <w:pPr>
              <w:pStyle w:val="NormalWeb"/>
              <w:jc w:val="center"/>
              <w:rPr>
                <w:b/>
                <w:bCs/>
              </w:rPr>
            </w:pPr>
            <w:bookmarkStart w:id="27" w:name="_Hlk238134098"/>
            <w:r w:rsidRPr="00522DE1">
              <w:rPr>
                <w:b/>
                <w:bCs/>
              </w:rPr>
              <w:t>#</w:t>
            </w:r>
          </w:p>
        </w:tc>
        <w:tc>
          <w:tcPr>
            <w:tcW w:w="2700" w:type="dxa"/>
          </w:tcPr>
          <w:p w14:paraId="140D70CC" w14:textId="4061F9C7" w:rsidR="00231DD2" w:rsidRPr="00522DE1" w:rsidRDefault="00231DD2" w:rsidP="00231DD2">
            <w:pPr>
              <w:pStyle w:val="NormalWeb"/>
              <w:jc w:val="center"/>
              <w:rPr>
                <w:b/>
                <w:bCs/>
              </w:rPr>
            </w:pPr>
            <w:r w:rsidRPr="00522DE1">
              <w:rPr>
                <w:b/>
                <w:bCs/>
              </w:rPr>
              <w:t>Summary</w:t>
            </w:r>
          </w:p>
        </w:tc>
        <w:tc>
          <w:tcPr>
            <w:tcW w:w="3060" w:type="dxa"/>
          </w:tcPr>
          <w:p w14:paraId="785F8882" w14:textId="0999995D" w:rsidR="00231DD2" w:rsidRPr="00522DE1" w:rsidRDefault="00231DD2" w:rsidP="00231DD2">
            <w:pPr>
              <w:pStyle w:val="NormalWeb"/>
              <w:jc w:val="center"/>
              <w:rPr>
                <w:b/>
                <w:bCs/>
              </w:rPr>
            </w:pPr>
            <w:r w:rsidRPr="00522DE1">
              <w:rPr>
                <w:b/>
                <w:bCs/>
              </w:rPr>
              <w:t>Concerns</w:t>
            </w:r>
          </w:p>
        </w:tc>
        <w:tc>
          <w:tcPr>
            <w:tcW w:w="2695" w:type="dxa"/>
          </w:tcPr>
          <w:p w14:paraId="25CA3ADB" w14:textId="65AB99A7" w:rsidR="00231DD2" w:rsidRPr="00522DE1" w:rsidRDefault="00231DD2" w:rsidP="00231DD2">
            <w:pPr>
              <w:pStyle w:val="NormalWeb"/>
              <w:jc w:val="center"/>
              <w:rPr>
                <w:b/>
                <w:bCs/>
              </w:rPr>
            </w:pPr>
            <w:r w:rsidRPr="00522DE1">
              <w:rPr>
                <w:b/>
                <w:bCs/>
              </w:rPr>
              <w:t>To do</w:t>
            </w:r>
          </w:p>
        </w:tc>
      </w:tr>
      <w:tr w:rsidR="003D4073" w:rsidRPr="00522DE1" w:rsidDel="00406972" w14:paraId="15A5F2CE" w14:textId="6AFB008B" w:rsidTr="000B34A9">
        <w:tc>
          <w:tcPr>
            <w:tcW w:w="895" w:type="dxa"/>
          </w:tcPr>
          <w:p w14:paraId="4134CA34" w14:textId="7C2F2145" w:rsidR="003D4073" w:rsidDel="00406972" w:rsidRDefault="003D4073" w:rsidP="00DE05B8">
            <w:pPr>
              <w:pStyle w:val="NormalWeb"/>
            </w:pPr>
            <w:r w:rsidDel="00406972">
              <w:t>R2-8</w:t>
            </w:r>
          </w:p>
        </w:tc>
        <w:tc>
          <w:tcPr>
            <w:tcW w:w="2700" w:type="dxa"/>
          </w:tcPr>
          <w:p w14:paraId="213DFFEA" w14:textId="53166131" w:rsidR="003D4073" w:rsidDel="00406972" w:rsidRDefault="003D4073" w:rsidP="00DE05B8">
            <w:pPr>
              <w:pStyle w:val="NormalWeb"/>
            </w:pPr>
            <w:r w:rsidDel="00406972">
              <w:t xml:space="preserve">Clarification </w:t>
            </w:r>
          </w:p>
        </w:tc>
        <w:tc>
          <w:tcPr>
            <w:tcW w:w="3060" w:type="dxa"/>
          </w:tcPr>
          <w:p w14:paraId="628F715F" w14:textId="1C9B76F6" w:rsidR="003D4073" w:rsidDel="00406972" w:rsidRDefault="003D4073" w:rsidP="00DE05B8">
            <w:pPr>
              <w:pStyle w:val="NormalWeb"/>
              <w:spacing w:before="0" w:beforeAutospacing="0" w:after="0" w:afterAutospacing="0"/>
            </w:pPr>
          </w:p>
        </w:tc>
        <w:tc>
          <w:tcPr>
            <w:tcW w:w="2695" w:type="dxa"/>
          </w:tcPr>
          <w:p w14:paraId="33FD40A6" w14:textId="4AD8A6FB" w:rsidR="003D4073" w:rsidRPr="00522DE1" w:rsidDel="00406972" w:rsidRDefault="005E6416" w:rsidP="00DE05B8">
            <w:pPr>
              <w:pStyle w:val="NormalWeb"/>
              <w:spacing w:before="0" w:beforeAutospacing="0" w:after="0" w:afterAutospacing="0"/>
            </w:pPr>
            <w:r>
              <w:t>Done</w:t>
            </w:r>
          </w:p>
        </w:tc>
      </w:tr>
      <w:tr w:rsidR="005D4D04" w:rsidRPr="00522DE1" w14:paraId="1CBCF51B" w14:textId="77777777" w:rsidTr="000B34A9">
        <w:tc>
          <w:tcPr>
            <w:tcW w:w="895" w:type="dxa"/>
          </w:tcPr>
          <w:p w14:paraId="319F7D1D" w14:textId="77777777" w:rsidR="005D4D04" w:rsidRDefault="005D4D04" w:rsidP="00F85568">
            <w:pPr>
              <w:pStyle w:val="NormalWeb"/>
            </w:pPr>
            <w:r>
              <w:t>R2-14</w:t>
            </w:r>
          </w:p>
        </w:tc>
        <w:tc>
          <w:tcPr>
            <w:tcW w:w="2700" w:type="dxa"/>
          </w:tcPr>
          <w:p w14:paraId="4E8F89D7" w14:textId="77777777" w:rsidR="005D4D04" w:rsidRDefault="005D4D04" w:rsidP="00F85568">
            <w:pPr>
              <w:pStyle w:val="NormalWeb"/>
            </w:pPr>
            <w:r>
              <w:t>Analysis</w:t>
            </w:r>
          </w:p>
        </w:tc>
        <w:tc>
          <w:tcPr>
            <w:tcW w:w="3060" w:type="dxa"/>
          </w:tcPr>
          <w:p w14:paraId="73A7E1CE" w14:textId="77777777" w:rsidR="005D4D04" w:rsidRDefault="005D4D04" w:rsidP="00F85568">
            <w:pPr>
              <w:pStyle w:val="NormalWeb"/>
              <w:spacing w:before="0" w:beforeAutospacing="0" w:after="0" w:afterAutospacing="0"/>
            </w:pPr>
            <w:r>
              <w:t>Statistical test</w:t>
            </w:r>
          </w:p>
        </w:tc>
        <w:tc>
          <w:tcPr>
            <w:tcW w:w="2695" w:type="dxa"/>
          </w:tcPr>
          <w:p w14:paraId="0A8EA0D6" w14:textId="7567B3DD" w:rsidR="005D4D04" w:rsidRPr="00522DE1" w:rsidRDefault="00A243CD" w:rsidP="00F85568">
            <w:pPr>
              <w:pStyle w:val="NormalWeb"/>
              <w:spacing w:before="0" w:beforeAutospacing="0" w:after="0" w:afterAutospacing="0"/>
            </w:pPr>
            <w:r>
              <w:t>Done</w:t>
            </w:r>
          </w:p>
        </w:tc>
      </w:tr>
      <w:tr w:rsidR="00EB6634" w:rsidRPr="00522DE1" w14:paraId="1980A481" w14:textId="77777777" w:rsidTr="000B34A9">
        <w:tc>
          <w:tcPr>
            <w:tcW w:w="895" w:type="dxa"/>
          </w:tcPr>
          <w:p w14:paraId="580632B8" w14:textId="45A8FE72" w:rsidR="00EB6634" w:rsidRDefault="00EB6634" w:rsidP="00F85568">
            <w:pPr>
              <w:pStyle w:val="NormalWeb"/>
            </w:pPr>
            <w:r>
              <w:t>R2-17</w:t>
            </w:r>
          </w:p>
        </w:tc>
        <w:tc>
          <w:tcPr>
            <w:tcW w:w="2700" w:type="dxa"/>
          </w:tcPr>
          <w:p w14:paraId="00D49E08" w14:textId="4B5FA7C6" w:rsidR="00EB6634" w:rsidRDefault="00EB6634" w:rsidP="00F85568">
            <w:pPr>
              <w:pStyle w:val="NormalWeb"/>
            </w:pPr>
            <w:r>
              <w:t>Analysis</w:t>
            </w:r>
          </w:p>
        </w:tc>
        <w:tc>
          <w:tcPr>
            <w:tcW w:w="3060" w:type="dxa"/>
          </w:tcPr>
          <w:p w14:paraId="77BF3C92" w14:textId="14DCF095" w:rsidR="00EB6634" w:rsidRDefault="00EB6634" w:rsidP="00F85568">
            <w:pPr>
              <w:pStyle w:val="NormalWeb"/>
              <w:spacing w:before="0" w:beforeAutospacing="0" w:after="0" w:afterAutospacing="0"/>
            </w:pPr>
            <w:r>
              <w:t>Regress # to 1st</w:t>
            </w:r>
          </w:p>
        </w:tc>
        <w:tc>
          <w:tcPr>
            <w:tcW w:w="2695" w:type="dxa"/>
          </w:tcPr>
          <w:p w14:paraId="7E83988F" w14:textId="610070D3" w:rsidR="00EB6634" w:rsidRPr="00522DE1" w:rsidRDefault="004B3847" w:rsidP="00F85568">
            <w:pPr>
              <w:pStyle w:val="NormalWeb"/>
              <w:spacing w:before="0" w:beforeAutospacing="0" w:after="0" w:afterAutospacing="0"/>
            </w:pPr>
            <w:r>
              <w:t>Done</w:t>
            </w:r>
          </w:p>
        </w:tc>
      </w:tr>
      <w:tr w:rsidR="004B3847" w:rsidRPr="00522DE1" w14:paraId="7EF0CD9B" w14:textId="77777777" w:rsidTr="006644FA">
        <w:tc>
          <w:tcPr>
            <w:tcW w:w="895" w:type="dxa"/>
          </w:tcPr>
          <w:p w14:paraId="17851A88" w14:textId="6A5FCD63" w:rsidR="004B3847" w:rsidRDefault="004B3847" w:rsidP="00F85568">
            <w:pPr>
              <w:pStyle w:val="NormalWeb"/>
            </w:pPr>
            <w:r>
              <w:t>R2-21</w:t>
            </w:r>
          </w:p>
        </w:tc>
        <w:tc>
          <w:tcPr>
            <w:tcW w:w="2700" w:type="dxa"/>
          </w:tcPr>
          <w:p w14:paraId="685786BB" w14:textId="77777777" w:rsidR="004B3847" w:rsidRDefault="004B3847" w:rsidP="00F85568">
            <w:pPr>
              <w:pStyle w:val="NormalWeb"/>
            </w:pPr>
          </w:p>
        </w:tc>
        <w:tc>
          <w:tcPr>
            <w:tcW w:w="3060" w:type="dxa"/>
          </w:tcPr>
          <w:p w14:paraId="00D89E09" w14:textId="77777777" w:rsidR="004B3847" w:rsidRDefault="004B3847" w:rsidP="00F85568">
            <w:pPr>
              <w:pStyle w:val="NormalWeb"/>
              <w:spacing w:before="0" w:beforeAutospacing="0" w:after="0" w:afterAutospacing="0"/>
            </w:pPr>
          </w:p>
        </w:tc>
        <w:tc>
          <w:tcPr>
            <w:tcW w:w="2695" w:type="dxa"/>
          </w:tcPr>
          <w:p w14:paraId="11337A8A" w14:textId="77777777" w:rsidR="004B3847" w:rsidRDefault="004B3847" w:rsidP="00F85568">
            <w:pPr>
              <w:pStyle w:val="NormalWeb"/>
              <w:spacing w:before="0" w:beforeAutospacing="0" w:after="0" w:afterAutospacing="0"/>
            </w:pPr>
          </w:p>
        </w:tc>
      </w:tr>
      <w:tr w:rsidR="004B3847" w:rsidRPr="00522DE1" w14:paraId="16603B3A" w14:textId="77777777" w:rsidTr="006644FA">
        <w:tc>
          <w:tcPr>
            <w:tcW w:w="895" w:type="dxa"/>
          </w:tcPr>
          <w:p w14:paraId="7EBF7479" w14:textId="0CAC8165" w:rsidR="004B3847" w:rsidRDefault="004B3847" w:rsidP="00F85568">
            <w:pPr>
              <w:pStyle w:val="NormalWeb"/>
            </w:pPr>
            <w:r>
              <w:t>R2-22</w:t>
            </w:r>
          </w:p>
        </w:tc>
        <w:tc>
          <w:tcPr>
            <w:tcW w:w="2700" w:type="dxa"/>
          </w:tcPr>
          <w:p w14:paraId="11E43408" w14:textId="77777777" w:rsidR="004B3847" w:rsidRDefault="004B3847" w:rsidP="00F85568">
            <w:pPr>
              <w:pStyle w:val="NormalWeb"/>
            </w:pPr>
          </w:p>
        </w:tc>
        <w:tc>
          <w:tcPr>
            <w:tcW w:w="3060" w:type="dxa"/>
          </w:tcPr>
          <w:p w14:paraId="7AACC3EF" w14:textId="77777777" w:rsidR="004B3847" w:rsidRDefault="004B3847" w:rsidP="00F85568">
            <w:pPr>
              <w:pStyle w:val="NormalWeb"/>
              <w:spacing w:before="0" w:beforeAutospacing="0" w:after="0" w:afterAutospacing="0"/>
            </w:pPr>
          </w:p>
        </w:tc>
        <w:tc>
          <w:tcPr>
            <w:tcW w:w="2695" w:type="dxa"/>
          </w:tcPr>
          <w:p w14:paraId="50E5AE65" w14:textId="7DED37C3" w:rsidR="004B3847" w:rsidRDefault="004B3847" w:rsidP="00F85568">
            <w:pPr>
              <w:pStyle w:val="NormalWeb"/>
              <w:spacing w:before="0" w:beforeAutospacing="0" w:after="0" w:afterAutospacing="0"/>
            </w:pPr>
            <w:r>
              <w:t>Done</w:t>
            </w:r>
          </w:p>
        </w:tc>
      </w:tr>
      <w:tr w:rsidR="004B3847" w:rsidRPr="00522DE1" w14:paraId="26CDE005" w14:textId="77777777" w:rsidTr="006644FA">
        <w:tc>
          <w:tcPr>
            <w:tcW w:w="895" w:type="dxa"/>
          </w:tcPr>
          <w:p w14:paraId="5D91F08E" w14:textId="245315D3" w:rsidR="004B3847" w:rsidRDefault="004B3847" w:rsidP="00F85568">
            <w:pPr>
              <w:pStyle w:val="NormalWeb"/>
            </w:pPr>
            <w:r>
              <w:t>R2-23</w:t>
            </w:r>
          </w:p>
        </w:tc>
        <w:tc>
          <w:tcPr>
            <w:tcW w:w="2700" w:type="dxa"/>
          </w:tcPr>
          <w:p w14:paraId="42C6594B" w14:textId="77777777" w:rsidR="004B3847" w:rsidRDefault="004B3847" w:rsidP="00F85568">
            <w:pPr>
              <w:pStyle w:val="NormalWeb"/>
            </w:pPr>
          </w:p>
        </w:tc>
        <w:tc>
          <w:tcPr>
            <w:tcW w:w="3060" w:type="dxa"/>
          </w:tcPr>
          <w:p w14:paraId="4E5C66B1" w14:textId="77777777" w:rsidR="004B3847" w:rsidRDefault="004B3847" w:rsidP="00F85568">
            <w:pPr>
              <w:pStyle w:val="NormalWeb"/>
              <w:spacing w:before="0" w:beforeAutospacing="0" w:after="0" w:afterAutospacing="0"/>
            </w:pPr>
          </w:p>
        </w:tc>
        <w:tc>
          <w:tcPr>
            <w:tcW w:w="2695" w:type="dxa"/>
          </w:tcPr>
          <w:p w14:paraId="49DC62FA" w14:textId="52E9C2EC" w:rsidR="004B3847" w:rsidRDefault="000B7F20" w:rsidP="00F85568">
            <w:pPr>
              <w:pStyle w:val="NormalWeb"/>
              <w:spacing w:before="0" w:beforeAutospacing="0" w:after="0" w:afterAutospacing="0"/>
            </w:pPr>
            <w:r>
              <w:t>Done</w:t>
            </w:r>
          </w:p>
        </w:tc>
      </w:tr>
      <w:tr w:rsidR="004B3847" w:rsidRPr="00522DE1" w14:paraId="71FFE84C" w14:textId="77777777" w:rsidTr="006644FA">
        <w:tc>
          <w:tcPr>
            <w:tcW w:w="895" w:type="dxa"/>
          </w:tcPr>
          <w:p w14:paraId="3A159528" w14:textId="71614755" w:rsidR="004B3847" w:rsidRDefault="004B3847" w:rsidP="00F85568">
            <w:pPr>
              <w:pStyle w:val="NormalWeb"/>
            </w:pPr>
            <w:r>
              <w:t>R2-24</w:t>
            </w:r>
          </w:p>
        </w:tc>
        <w:tc>
          <w:tcPr>
            <w:tcW w:w="2700" w:type="dxa"/>
          </w:tcPr>
          <w:p w14:paraId="6907EFB4" w14:textId="77777777" w:rsidR="004B3847" w:rsidRDefault="004B3847" w:rsidP="00F85568">
            <w:pPr>
              <w:pStyle w:val="NormalWeb"/>
            </w:pPr>
          </w:p>
        </w:tc>
        <w:tc>
          <w:tcPr>
            <w:tcW w:w="3060" w:type="dxa"/>
          </w:tcPr>
          <w:p w14:paraId="7083B3DD" w14:textId="77777777" w:rsidR="004B3847" w:rsidRDefault="004B3847" w:rsidP="00F85568">
            <w:pPr>
              <w:pStyle w:val="NormalWeb"/>
              <w:spacing w:before="0" w:beforeAutospacing="0" w:after="0" w:afterAutospacing="0"/>
            </w:pPr>
          </w:p>
        </w:tc>
        <w:tc>
          <w:tcPr>
            <w:tcW w:w="2695" w:type="dxa"/>
          </w:tcPr>
          <w:p w14:paraId="07981F92" w14:textId="0CA6CF06" w:rsidR="004B3847" w:rsidRDefault="00715613" w:rsidP="00F85568">
            <w:pPr>
              <w:pStyle w:val="NormalWeb"/>
              <w:spacing w:before="0" w:beforeAutospacing="0" w:after="0" w:afterAutospacing="0"/>
            </w:pPr>
            <w:r>
              <w:t>Done</w:t>
            </w:r>
          </w:p>
        </w:tc>
      </w:tr>
      <w:tr w:rsidR="0043348F" w:rsidRPr="00522DE1" w:rsidDel="00406972" w14:paraId="5EE310F7" w14:textId="77777777" w:rsidTr="00ED2E59">
        <w:tc>
          <w:tcPr>
            <w:tcW w:w="895" w:type="dxa"/>
          </w:tcPr>
          <w:p w14:paraId="45B76467" w14:textId="77777777" w:rsidR="0043348F" w:rsidDel="00406972" w:rsidRDefault="0043348F" w:rsidP="00ED2E59">
            <w:pPr>
              <w:pStyle w:val="NormalWeb"/>
            </w:pPr>
            <w:r w:rsidDel="00406972">
              <w:t>R3-9</w:t>
            </w:r>
          </w:p>
        </w:tc>
        <w:tc>
          <w:tcPr>
            <w:tcW w:w="2700" w:type="dxa"/>
          </w:tcPr>
          <w:p w14:paraId="2793AA39" w14:textId="77777777" w:rsidR="0043348F" w:rsidDel="00406972" w:rsidRDefault="0043348F" w:rsidP="00ED2E59">
            <w:pPr>
              <w:pStyle w:val="NormalWeb"/>
            </w:pPr>
            <w:r w:rsidDel="00406972">
              <w:t>Correct</w:t>
            </w:r>
          </w:p>
        </w:tc>
        <w:tc>
          <w:tcPr>
            <w:tcW w:w="3060" w:type="dxa"/>
          </w:tcPr>
          <w:p w14:paraId="66F60846" w14:textId="77777777" w:rsidR="0043348F" w:rsidDel="00406972" w:rsidRDefault="0043348F" w:rsidP="00ED2E59">
            <w:pPr>
              <w:pStyle w:val="NormalWeb"/>
              <w:spacing w:before="0" w:beforeAutospacing="0" w:after="0" w:afterAutospacing="0"/>
            </w:pPr>
          </w:p>
        </w:tc>
        <w:tc>
          <w:tcPr>
            <w:tcW w:w="2695" w:type="dxa"/>
          </w:tcPr>
          <w:p w14:paraId="07A84EC8" w14:textId="77777777" w:rsidR="0043348F" w:rsidRPr="00522DE1" w:rsidDel="00406972" w:rsidRDefault="0043348F" w:rsidP="00ED2E59">
            <w:pPr>
              <w:pStyle w:val="NormalWeb"/>
              <w:spacing w:before="0" w:beforeAutospacing="0" w:after="0" w:afterAutospacing="0"/>
            </w:pPr>
            <w:r w:rsidDel="00406972">
              <w:rPr>
                <w:rFonts w:hint="eastAsia"/>
              </w:rPr>
              <w:t>Done</w:t>
            </w:r>
          </w:p>
        </w:tc>
      </w:tr>
      <w:tr w:rsidR="00611517" w:rsidRPr="00522DE1" w14:paraId="14E2779A" w14:textId="77777777" w:rsidTr="000B34A9">
        <w:tc>
          <w:tcPr>
            <w:tcW w:w="895" w:type="dxa"/>
          </w:tcPr>
          <w:p w14:paraId="77B9117F" w14:textId="089CADB0" w:rsidR="00611517" w:rsidRDefault="00611517" w:rsidP="00F85568">
            <w:pPr>
              <w:pStyle w:val="NormalWeb"/>
            </w:pPr>
            <w:r>
              <w:t>R3-10</w:t>
            </w:r>
          </w:p>
        </w:tc>
        <w:tc>
          <w:tcPr>
            <w:tcW w:w="2700" w:type="dxa"/>
          </w:tcPr>
          <w:p w14:paraId="11E13B09" w14:textId="1F9C0959" w:rsidR="00611517" w:rsidRDefault="00611517" w:rsidP="00F85568">
            <w:pPr>
              <w:pStyle w:val="NormalWeb"/>
            </w:pPr>
            <w:r>
              <w:t>Analysis</w:t>
            </w:r>
          </w:p>
        </w:tc>
        <w:tc>
          <w:tcPr>
            <w:tcW w:w="3060" w:type="dxa"/>
          </w:tcPr>
          <w:p w14:paraId="08A29287" w14:textId="77777777" w:rsidR="00611517" w:rsidRDefault="00611517" w:rsidP="00F85568">
            <w:pPr>
              <w:pStyle w:val="NormalWeb"/>
              <w:spacing w:before="0" w:beforeAutospacing="0" w:after="0" w:afterAutospacing="0"/>
            </w:pPr>
          </w:p>
        </w:tc>
        <w:tc>
          <w:tcPr>
            <w:tcW w:w="2695" w:type="dxa"/>
          </w:tcPr>
          <w:p w14:paraId="5FDBF8BE" w14:textId="3253CA10" w:rsidR="00611517" w:rsidRPr="00522DE1" w:rsidRDefault="0043348F" w:rsidP="00F85568">
            <w:pPr>
              <w:pStyle w:val="NormalWeb"/>
              <w:spacing w:before="0" w:beforeAutospacing="0" w:after="0" w:afterAutospacing="0"/>
            </w:pPr>
            <w:del w:id="28" w:author="Xin Li" w:date="2026-03-28T09:19:00Z" w16du:dateUtc="2026-03-28T01:19:00Z">
              <w:r w:rsidDel="00DA1CD8">
                <w:delText>Done</w:delText>
              </w:r>
            </w:del>
            <w:ins w:id="29" w:author="Xin Li" w:date="2026-03-28T09:20:00Z" w16du:dateUtc="2026-03-28T01:20:00Z">
              <w:r w:rsidR="00DA1CD8">
                <w:t>[Check my comments]</w:t>
              </w:r>
            </w:ins>
          </w:p>
        </w:tc>
      </w:tr>
      <w:tr w:rsidR="0043348F" w:rsidRPr="00522DE1" w14:paraId="38AE58D2" w14:textId="77777777" w:rsidTr="00FF56D0">
        <w:tc>
          <w:tcPr>
            <w:tcW w:w="895" w:type="dxa"/>
          </w:tcPr>
          <w:p w14:paraId="77C99F32" w14:textId="77777777" w:rsidR="0043348F" w:rsidRDefault="0043348F" w:rsidP="00FF56D0">
            <w:pPr>
              <w:pStyle w:val="NormalWeb"/>
            </w:pPr>
            <w:r>
              <w:t>R3-11</w:t>
            </w:r>
          </w:p>
        </w:tc>
        <w:tc>
          <w:tcPr>
            <w:tcW w:w="2700" w:type="dxa"/>
          </w:tcPr>
          <w:p w14:paraId="0CED3681" w14:textId="77777777" w:rsidR="0043348F" w:rsidRDefault="0043348F" w:rsidP="00FF56D0">
            <w:pPr>
              <w:pStyle w:val="NormalWeb"/>
            </w:pPr>
            <w:r>
              <w:t>Clarficatin</w:t>
            </w:r>
          </w:p>
        </w:tc>
        <w:tc>
          <w:tcPr>
            <w:tcW w:w="3060" w:type="dxa"/>
          </w:tcPr>
          <w:p w14:paraId="0350B7BA" w14:textId="77777777" w:rsidR="0043348F" w:rsidRDefault="0043348F" w:rsidP="00FF56D0">
            <w:pPr>
              <w:pStyle w:val="NormalWeb"/>
              <w:spacing w:before="0" w:beforeAutospacing="0" w:after="0" w:afterAutospacing="0"/>
            </w:pPr>
          </w:p>
        </w:tc>
        <w:tc>
          <w:tcPr>
            <w:tcW w:w="2695" w:type="dxa"/>
          </w:tcPr>
          <w:p w14:paraId="4AA50B46" w14:textId="77777777" w:rsidR="0043348F" w:rsidRPr="00522DE1" w:rsidRDefault="0043348F" w:rsidP="00FF56D0">
            <w:pPr>
              <w:pStyle w:val="NormalWeb"/>
              <w:spacing w:before="0" w:beforeAutospacing="0" w:after="0" w:afterAutospacing="0"/>
            </w:pPr>
            <w:r>
              <w:t>Done</w:t>
            </w:r>
          </w:p>
        </w:tc>
      </w:tr>
      <w:tr w:rsidR="00940068" w:rsidRPr="00522DE1" w14:paraId="4FA95FEE" w14:textId="77777777" w:rsidTr="000B34A9">
        <w:tc>
          <w:tcPr>
            <w:tcW w:w="895" w:type="dxa"/>
          </w:tcPr>
          <w:p w14:paraId="462C17D7" w14:textId="77777777" w:rsidR="00940068" w:rsidRPr="00522DE1" w:rsidRDefault="00940068" w:rsidP="00940068">
            <w:pPr>
              <w:pStyle w:val="NormalWeb"/>
            </w:pPr>
            <w:r w:rsidRPr="00522DE1">
              <w:t>SE-3; R1-5</w:t>
            </w:r>
          </w:p>
        </w:tc>
        <w:tc>
          <w:tcPr>
            <w:tcW w:w="2700" w:type="dxa"/>
          </w:tcPr>
          <w:p w14:paraId="249B6F92" w14:textId="77777777" w:rsidR="00940068" w:rsidRPr="00522DE1" w:rsidRDefault="00940068" w:rsidP="00940068">
            <w:pPr>
              <w:pStyle w:val="NormalWeb"/>
            </w:pPr>
            <w:r w:rsidRPr="00522DE1">
              <w:t>Difference from Su 2023</w:t>
            </w:r>
          </w:p>
        </w:tc>
        <w:tc>
          <w:tcPr>
            <w:tcW w:w="3060" w:type="dxa"/>
          </w:tcPr>
          <w:p w14:paraId="7A14040F" w14:textId="1AB7F37A" w:rsidR="00940068" w:rsidRPr="00522DE1" w:rsidRDefault="00940068" w:rsidP="00940068">
            <w:pPr>
              <w:pStyle w:val="NormalWeb"/>
            </w:pPr>
          </w:p>
        </w:tc>
        <w:tc>
          <w:tcPr>
            <w:tcW w:w="2695" w:type="dxa"/>
          </w:tcPr>
          <w:p w14:paraId="6CECB359" w14:textId="1E043E01" w:rsidR="00940068" w:rsidRPr="00522DE1" w:rsidRDefault="00940068" w:rsidP="00940068">
            <w:pPr>
              <w:pStyle w:val="NormalWeb"/>
            </w:pPr>
          </w:p>
        </w:tc>
      </w:tr>
      <w:bookmarkEnd w:id="27"/>
      <w:tr w:rsidR="00715613" w:rsidRPr="00522DE1" w14:paraId="51EAC6B9" w14:textId="77777777" w:rsidTr="000B34A9">
        <w:trPr>
          <w:trHeight w:val="1430"/>
        </w:trPr>
        <w:tc>
          <w:tcPr>
            <w:tcW w:w="895" w:type="dxa"/>
          </w:tcPr>
          <w:p w14:paraId="405D9CBF" w14:textId="77777777" w:rsidR="00715613" w:rsidRPr="00522DE1" w:rsidRDefault="00715613" w:rsidP="001817B3">
            <w:pPr>
              <w:pStyle w:val="NormalWeb"/>
            </w:pPr>
            <w:r w:rsidRPr="00522DE1">
              <w:lastRenderedPageBreak/>
              <w:t>SE-5</w:t>
            </w:r>
          </w:p>
        </w:tc>
        <w:tc>
          <w:tcPr>
            <w:tcW w:w="2700" w:type="dxa"/>
          </w:tcPr>
          <w:p w14:paraId="62532201" w14:textId="77777777" w:rsidR="00715613" w:rsidRPr="00522DE1" w:rsidRDefault="00715613" w:rsidP="001817B3">
            <w:pPr>
              <w:pStyle w:val="NormalWeb"/>
            </w:pPr>
            <w:r w:rsidRPr="00522DE1">
              <w:t>Three-path</w:t>
            </w:r>
          </w:p>
        </w:tc>
        <w:tc>
          <w:tcPr>
            <w:tcW w:w="3060" w:type="dxa"/>
          </w:tcPr>
          <w:p w14:paraId="2A4C594E" w14:textId="77777777" w:rsidR="00715613" w:rsidRPr="000B34A9" w:rsidRDefault="00715613" w:rsidP="001817B3">
            <w:pPr>
              <w:pStyle w:val="NormalWeb"/>
              <w:numPr>
                <w:ilvl w:val="0"/>
                <w:numId w:val="61"/>
              </w:numPr>
              <w:rPr>
                <w:strike/>
              </w:rPr>
            </w:pPr>
            <w:r w:rsidRPr="000B34A9">
              <w:rPr>
                <w:strike/>
              </w:rPr>
              <w:t xml:space="preserve">Incentive: IGAI alter value of human and expected reward </w:t>
            </w:r>
          </w:p>
          <w:p w14:paraId="4E0AD01D" w14:textId="77777777" w:rsidR="00715613" w:rsidRPr="001817B3" w:rsidRDefault="00715613" w:rsidP="001817B3">
            <w:pPr>
              <w:pStyle w:val="NormalWeb"/>
              <w:numPr>
                <w:ilvl w:val="0"/>
                <w:numId w:val="61"/>
              </w:numPr>
              <w:rPr>
                <w:strike/>
              </w:rPr>
            </w:pPr>
            <w:r w:rsidRPr="001817B3">
              <w:rPr>
                <w:strike/>
              </w:rPr>
              <w:t>Authority: Evidence AI is higher authority</w:t>
            </w:r>
          </w:p>
          <w:p w14:paraId="0FDECD04" w14:textId="77777777" w:rsidR="00715613" w:rsidRPr="00522DE1" w:rsidRDefault="00715613" w:rsidP="001817B3">
            <w:pPr>
              <w:pStyle w:val="NormalWeb"/>
              <w:numPr>
                <w:ilvl w:val="0"/>
                <w:numId w:val="61"/>
              </w:numPr>
            </w:pPr>
            <w:r w:rsidRPr="00522DE1">
              <w:t>Competition between human and AI</w:t>
            </w:r>
          </w:p>
        </w:tc>
        <w:tc>
          <w:tcPr>
            <w:tcW w:w="2695" w:type="dxa"/>
          </w:tcPr>
          <w:p w14:paraId="716BDC2E" w14:textId="77777777" w:rsidR="00715613" w:rsidRPr="00522DE1" w:rsidRDefault="00715613" w:rsidP="001817B3">
            <w:pPr>
              <w:pStyle w:val="NormalWeb"/>
            </w:pPr>
          </w:p>
        </w:tc>
      </w:tr>
      <w:tr w:rsidR="00940068" w:rsidRPr="00522DE1" w14:paraId="3F72342D" w14:textId="5A409F0D" w:rsidTr="000B34A9">
        <w:tc>
          <w:tcPr>
            <w:tcW w:w="895" w:type="dxa"/>
          </w:tcPr>
          <w:p w14:paraId="4773C8B7" w14:textId="777DBAAF" w:rsidR="00940068" w:rsidRPr="00522DE1" w:rsidRDefault="00940068" w:rsidP="00940068">
            <w:pPr>
              <w:pStyle w:val="NormalWeb"/>
            </w:pPr>
            <w:r w:rsidRPr="00522DE1">
              <w:t>SE-1; R1-7</w:t>
            </w:r>
            <w:r>
              <w:t>; R2-1; R2-2; R3-7</w:t>
            </w:r>
          </w:p>
        </w:tc>
        <w:tc>
          <w:tcPr>
            <w:tcW w:w="2700" w:type="dxa"/>
          </w:tcPr>
          <w:p w14:paraId="212263FC" w14:textId="60765EF4" w:rsidR="00940068" w:rsidRPr="00522DE1" w:rsidRDefault="00940068" w:rsidP="00940068">
            <w:pPr>
              <w:pStyle w:val="NormalWeb"/>
            </w:pPr>
            <w:r w:rsidRPr="00522DE1">
              <w:t>Over arching theory</w:t>
            </w:r>
          </w:p>
        </w:tc>
        <w:tc>
          <w:tcPr>
            <w:tcW w:w="3060" w:type="dxa"/>
          </w:tcPr>
          <w:p w14:paraId="3FE7ECBF" w14:textId="6FE1E781" w:rsidR="00940068" w:rsidRPr="00522DE1" w:rsidRDefault="00DA16A7" w:rsidP="00940068">
            <w:pPr>
              <w:pStyle w:val="NormalWeb"/>
            </w:pPr>
            <w:r>
              <w:t>R</w:t>
            </w:r>
            <w:r w:rsidR="00940068" w:rsidRPr="00522DE1">
              <w:t>1: dual process theory not OK</w:t>
            </w:r>
          </w:p>
        </w:tc>
        <w:tc>
          <w:tcPr>
            <w:tcW w:w="2695" w:type="dxa"/>
          </w:tcPr>
          <w:p w14:paraId="7C22981A" w14:textId="2C9C0310" w:rsidR="00940068" w:rsidRPr="00522DE1" w:rsidRDefault="00940068" w:rsidP="00940068">
            <w:pPr>
              <w:pStyle w:val="NormalWeb"/>
            </w:pPr>
            <w:r w:rsidRPr="00522DE1">
              <w:t xml:space="preserve"> </w:t>
            </w:r>
          </w:p>
        </w:tc>
      </w:tr>
      <w:tr w:rsidR="00940068" w:rsidRPr="00522DE1" w14:paraId="359F32E5" w14:textId="56320A3D" w:rsidTr="000B34A9">
        <w:tc>
          <w:tcPr>
            <w:tcW w:w="895" w:type="dxa"/>
          </w:tcPr>
          <w:p w14:paraId="1B48858E" w14:textId="3F44AB0E" w:rsidR="00940068" w:rsidRPr="00522DE1" w:rsidRDefault="00940068" w:rsidP="00940068">
            <w:pPr>
              <w:pStyle w:val="NormalWeb"/>
            </w:pPr>
            <w:r w:rsidRPr="00522DE1">
              <w:t>SE-2; AE-2</w:t>
            </w:r>
            <w:r>
              <w:t xml:space="preserve">; R1-12; R2-3; R2-15; R3-1 </w:t>
            </w:r>
          </w:p>
        </w:tc>
        <w:tc>
          <w:tcPr>
            <w:tcW w:w="2700" w:type="dxa"/>
          </w:tcPr>
          <w:p w14:paraId="403775ED" w14:textId="61F7F398" w:rsidR="00940068" w:rsidRPr="00522DE1" w:rsidRDefault="00940068" w:rsidP="00940068">
            <w:pPr>
              <w:pStyle w:val="NormalWeb"/>
            </w:pPr>
            <w:r w:rsidRPr="00522DE1">
              <w:t>Content Effect</w:t>
            </w:r>
          </w:p>
        </w:tc>
        <w:tc>
          <w:tcPr>
            <w:tcW w:w="3060" w:type="dxa"/>
          </w:tcPr>
          <w:p w14:paraId="5EB5C06D" w14:textId="6164AF17" w:rsidR="00940068" w:rsidRPr="00522DE1" w:rsidRDefault="00940068" w:rsidP="00940068">
            <w:pPr>
              <w:pStyle w:val="NormalWeb"/>
              <w:spacing w:before="0" w:beforeAutospacing="0" w:after="0" w:afterAutospacing="0"/>
            </w:pPr>
            <w:r w:rsidRPr="00522DE1">
              <w:t>R1:</w:t>
            </w:r>
            <w:r>
              <w:t xml:space="preserve"> What is length</w:t>
            </w:r>
          </w:p>
          <w:p w14:paraId="23C44B05" w14:textId="068DC91F" w:rsidR="00940068" w:rsidRDefault="00940068" w:rsidP="00940068">
            <w:pPr>
              <w:pStyle w:val="NormalWeb"/>
              <w:spacing w:before="0" w:beforeAutospacing="0" w:after="0" w:afterAutospacing="0"/>
            </w:pPr>
            <w:r w:rsidRPr="00522DE1">
              <w:t>R2:</w:t>
            </w:r>
            <w:ins w:id="30" w:author="Dylan CHEN" w:date="2026-08-19T22:58:00Z" w16du:dateUtc="2026-08-19T14:58:00Z">
              <w:r w:rsidR="00FF2B20">
                <w:rPr>
                  <w:rFonts w:hint="eastAsia"/>
                </w:rPr>
                <w:t xml:space="preserve"> </w:t>
              </w:r>
            </w:ins>
            <w:r>
              <w:t>AI is worse than human</w:t>
            </w:r>
          </w:p>
          <w:p w14:paraId="663FEB0E" w14:textId="1A82DFB4" w:rsidR="00940068" w:rsidRPr="00522DE1" w:rsidRDefault="00940068" w:rsidP="00940068">
            <w:pPr>
              <w:pStyle w:val="NormalWeb"/>
              <w:spacing w:before="0" w:beforeAutospacing="0" w:after="0" w:afterAutospacing="0"/>
            </w:pPr>
            <w:r>
              <w:t>R2: AI is not higher quality</w:t>
            </w:r>
          </w:p>
          <w:p w14:paraId="79B58D36" w14:textId="3085D94E" w:rsidR="00940068" w:rsidRPr="00522DE1" w:rsidRDefault="00940068" w:rsidP="00940068">
            <w:pPr>
              <w:pStyle w:val="NormalWeb"/>
              <w:spacing w:before="0" w:beforeAutospacing="0" w:after="0" w:afterAutospacing="0"/>
            </w:pPr>
            <w:r w:rsidRPr="00522DE1">
              <w:t>R3:</w:t>
            </w:r>
            <w:r>
              <w:rPr>
                <w:rFonts w:hint="eastAsia"/>
              </w:rPr>
              <w:t xml:space="preserve"> </w:t>
            </w:r>
            <w:r>
              <w:t>length is not quality</w:t>
            </w:r>
          </w:p>
          <w:p w14:paraId="48385EF2" w14:textId="02BB9BA5" w:rsidR="00940068" w:rsidRPr="00522DE1" w:rsidRDefault="00940068" w:rsidP="00940068">
            <w:pPr>
              <w:pStyle w:val="NormalWeb"/>
              <w:spacing w:before="0" w:beforeAutospacing="0" w:after="0" w:afterAutospacing="0"/>
            </w:pPr>
            <w:r w:rsidRPr="00522DE1">
              <w:t>AE: show AI has higher quality</w:t>
            </w:r>
          </w:p>
        </w:tc>
        <w:tc>
          <w:tcPr>
            <w:tcW w:w="2695" w:type="dxa"/>
          </w:tcPr>
          <w:p w14:paraId="11E639DD" w14:textId="77777777" w:rsidR="00940068" w:rsidRDefault="00940068" w:rsidP="00940068">
            <w:pPr>
              <w:pStyle w:val="NormalWeb"/>
              <w:spacing w:before="0" w:beforeAutospacing="0" w:after="0" w:afterAutospacing="0"/>
            </w:pPr>
          </w:p>
          <w:p w14:paraId="177A4C0D" w14:textId="47817A8F" w:rsidR="00940068" w:rsidRDefault="00940068" w:rsidP="00D241ED">
            <w:pPr>
              <w:pStyle w:val="NormalWeb"/>
              <w:spacing w:before="0" w:beforeAutospacing="0" w:after="0" w:afterAutospacing="0"/>
            </w:pPr>
            <w:r>
              <w:t>Better than some</w:t>
            </w:r>
          </w:p>
          <w:p w14:paraId="58BFBC79" w14:textId="77777777" w:rsidR="00940068" w:rsidRPr="00522DE1" w:rsidRDefault="00940068" w:rsidP="00940068">
            <w:pPr>
              <w:pStyle w:val="NormalWeb"/>
            </w:pPr>
          </w:p>
        </w:tc>
      </w:tr>
      <w:tr w:rsidR="00940068" w:rsidRPr="00522DE1" w14:paraId="4D38D8BF" w14:textId="4EAE4087" w:rsidTr="000B34A9">
        <w:tc>
          <w:tcPr>
            <w:tcW w:w="895" w:type="dxa"/>
          </w:tcPr>
          <w:p w14:paraId="377051E2" w14:textId="41BCC846" w:rsidR="00940068" w:rsidRPr="00522DE1" w:rsidRDefault="00940068" w:rsidP="00940068">
            <w:pPr>
              <w:pStyle w:val="NormalWeb"/>
            </w:pPr>
            <w:r w:rsidRPr="00522DE1">
              <w:t>SE-2; AE-3</w:t>
            </w:r>
            <w:r>
              <w:t>; R1-13; R17; R3-2</w:t>
            </w:r>
          </w:p>
        </w:tc>
        <w:tc>
          <w:tcPr>
            <w:tcW w:w="2700" w:type="dxa"/>
          </w:tcPr>
          <w:p w14:paraId="5226073A" w14:textId="6C54E8F0" w:rsidR="00940068" w:rsidRPr="00522DE1" w:rsidRDefault="00940068" w:rsidP="00940068">
            <w:pPr>
              <w:pStyle w:val="NormalWeb"/>
            </w:pPr>
            <w:r w:rsidRPr="00522DE1">
              <w:t>Position Effect</w:t>
            </w:r>
          </w:p>
        </w:tc>
        <w:tc>
          <w:tcPr>
            <w:tcW w:w="3060" w:type="dxa"/>
          </w:tcPr>
          <w:p w14:paraId="340B119D" w14:textId="799D1C58" w:rsidR="00940068" w:rsidRDefault="00940068" w:rsidP="00940068">
            <w:pPr>
              <w:pStyle w:val="NormalWeb"/>
              <w:spacing w:before="0" w:beforeAutospacing="0" w:after="0" w:afterAutospacing="0"/>
              <w:rPr>
                <w:vertAlign w:val="superscript"/>
              </w:rPr>
            </w:pPr>
            <w:r>
              <w:t>R1: Why care about absolute 1</w:t>
            </w:r>
            <w:r w:rsidRPr="00D241ED">
              <w:rPr>
                <w:vertAlign w:val="superscript"/>
              </w:rPr>
              <w:t>st</w:t>
            </w:r>
          </w:p>
          <w:p w14:paraId="1FB4E128" w14:textId="77777777" w:rsidR="00940068" w:rsidRDefault="00940068" w:rsidP="00940068">
            <w:pPr>
              <w:pStyle w:val="NormalWeb"/>
              <w:spacing w:before="0" w:beforeAutospacing="0" w:after="0" w:afterAutospacing="0"/>
            </w:pPr>
            <w:r>
              <w:t xml:space="preserve">R2: effect neglectable </w:t>
            </w:r>
          </w:p>
          <w:p w14:paraId="0A9EC770" w14:textId="77777777" w:rsidR="00940068" w:rsidRDefault="00940068" w:rsidP="00940068">
            <w:pPr>
              <w:pStyle w:val="NormalWeb"/>
              <w:spacing w:before="0" w:beforeAutospacing="0" w:after="0" w:afterAutospacing="0"/>
            </w:pPr>
            <w:r>
              <w:t>R2: regress # with high_1</w:t>
            </w:r>
            <w:r w:rsidRPr="00D241ED">
              <w:rPr>
                <w:vertAlign w:val="superscript"/>
              </w:rPr>
              <w:t>st</w:t>
            </w:r>
          </w:p>
          <w:p w14:paraId="6B022B02" w14:textId="29D0D001" w:rsidR="00940068" w:rsidRPr="00522DE1" w:rsidRDefault="00940068" w:rsidP="00D241ED">
            <w:pPr>
              <w:pStyle w:val="NormalWeb"/>
              <w:spacing w:before="0" w:beforeAutospacing="0" w:after="0" w:afterAutospacing="0"/>
            </w:pPr>
            <w:r>
              <w:t>R3: why 1</w:t>
            </w:r>
            <w:r w:rsidRPr="00D241ED">
              <w:rPr>
                <w:vertAlign w:val="superscript"/>
              </w:rPr>
              <w:t>st</w:t>
            </w:r>
            <w:r>
              <w:t xml:space="preserve"> </w:t>
            </w:r>
          </w:p>
        </w:tc>
        <w:tc>
          <w:tcPr>
            <w:tcW w:w="2695" w:type="dxa"/>
          </w:tcPr>
          <w:p w14:paraId="56F23B3F" w14:textId="77777777" w:rsidR="00940068" w:rsidRDefault="00940068" w:rsidP="00940068">
            <w:pPr>
              <w:pStyle w:val="NormalWeb"/>
              <w:spacing w:before="0" w:beforeAutospacing="0" w:after="0" w:afterAutospacing="0"/>
            </w:pPr>
          </w:p>
          <w:p w14:paraId="0DEE5B54" w14:textId="46697675" w:rsidR="00940068" w:rsidRPr="00522DE1" w:rsidRDefault="00940068" w:rsidP="00D241ED">
            <w:pPr>
              <w:pStyle w:val="NormalWeb"/>
              <w:spacing w:before="0" w:beforeAutospacing="0" w:after="0" w:afterAutospacing="0"/>
            </w:pPr>
            <w:r>
              <w:t>ok</w:t>
            </w:r>
          </w:p>
        </w:tc>
      </w:tr>
      <w:tr w:rsidR="00940068" w:rsidRPr="00522DE1" w14:paraId="7668B21E" w14:textId="0C3268A8" w:rsidTr="000B34A9">
        <w:tc>
          <w:tcPr>
            <w:tcW w:w="895" w:type="dxa"/>
          </w:tcPr>
          <w:p w14:paraId="40400E32" w14:textId="357FE664" w:rsidR="00940068" w:rsidRPr="00522DE1" w:rsidRDefault="00940068" w:rsidP="00940068">
            <w:pPr>
              <w:pStyle w:val="NormalWeb"/>
            </w:pPr>
            <w:r w:rsidRPr="00522DE1">
              <w:t>SE-2; AE-4; R1-6</w:t>
            </w:r>
            <w:r>
              <w:t xml:space="preserve">; R1-14; </w:t>
            </w:r>
            <w:ins w:id="31" w:author="Dylan CHEN" w:date="2026-08-06T10:43:00Z" w16du:dateUtc="2026-08-06T02:43:00Z">
              <w:r w:rsidR="00CB3FE1">
                <w:rPr>
                  <w:rFonts w:hint="eastAsia"/>
                </w:rPr>
                <w:t>R</w:t>
              </w:r>
            </w:ins>
            <w:del w:id="32" w:author="Dylan CHEN" w:date="2026-08-06T10:43:00Z" w16du:dateUtc="2026-08-06T02:43:00Z">
              <w:r w:rsidDel="00CB3FE1">
                <w:delText>F</w:delText>
              </w:r>
            </w:del>
            <w:r>
              <w:t>2-18; R3-3</w:t>
            </w:r>
          </w:p>
        </w:tc>
        <w:tc>
          <w:tcPr>
            <w:tcW w:w="2700" w:type="dxa"/>
          </w:tcPr>
          <w:p w14:paraId="746D6D1A" w14:textId="7105CB5A" w:rsidR="00940068" w:rsidRPr="00522DE1" w:rsidRDefault="00940068" w:rsidP="00940068">
            <w:pPr>
              <w:pStyle w:val="NormalWeb"/>
            </w:pPr>
            <w:r w:rsidRPr="00522DE1">
              <w:t>Source Effect</w:t>
            </w:r>
          </w:p>
        </w:tc>
        <w:tc>
          <w:tcPr>
            <w:tcW w:w="3060" w:type="dxa"/>
          </w:tcPr>
          <w:p w14:paraId="28DDFE46" w14:textId="73F7D3B4" w:rsidR="00940068" w:rsidRDefault="00940068" w:rsidP="00940068">
            <w:pPr>
              <w:pStyle w:val="NormalWeb"/>
              <w:spacing w:before="0" w:beforeAutospacing="0" w:after="0" w:afterAutospacing="0"/>
            </w:pPr>
            <w:r w:rsidRPr="00522DE1">
              <w:t>R1: Contr</w:t>
            </w:r>
            <w:r>
              <w:t>o</w:t>
            </w:r>
            <w:r w:rsidRPr="00522DE1">
              <w:t>dict with the ban policy</w:t>
            </w:r>
          </w:p>
          <w:p w14:paraId="2EE5E548" w14:textId="53681FC9" w:rsidR="00940068" w:rsidRPr="00522DE1" w:rsidRDefault="00940068" w:rsidP="00940068">
            <w:pPr>
              <w:pStyle w:val="NormalWeb"/>
              <w:spacing w:before="0" w:beforeAutospacing="0" w:after="0" w:afterAutospacing="0"/>
            </w:pPr>
            <w:r>
              <w:t>R2: GAI authority is not AI authority</w:t>
            </w:r>
          </w:p>
          <w:p w14:paraId="344CE2D8" w14:textId="77777777" w:rsidR="00940068" w:rsidRDefault="00940068" w:rsidP="00940068">
            <w:pPr>
              <w:pStyle w:val="NormalWeb"/>
              <w:spacing w:before="0" w:beforeAutospacing="0" w:after="0" w:afterAutospacing="0"/>
            </w:pPr>
            <w:r>
              <w:t>R2: Residual can not be used</w:t>
            </w:r>
          </w:p>
          <w:p w14:paraId="24FF6F97" w14:textId="2502518A" w:rsidR="00940068" w:rsidRPr="00522DE1" w:rsidRDefault="00940068" w:rsidP="00D241ED">
            <w:pPr>
              <w:pStyle w:val="NormalWeb"/>
              <w:spacing w:before="0" w:beforeAutospacing="0" w:after="0" w:afterAutospacing="0"/>
            </w:pPr>
            <w:r>
              <w:t>R3: Residual can not be used</w:t>
            </w:r>
          </w:p>
        </w:tc>
        <w:tc>
          <w:tcPr>
            <w:tcW w:w="2695" w:type="dxa"/>
          </w:tcPr>
          <w:p w14:paraId="7F189689" w14:textId="77777777" w:rsidR="00940068" w:rsidRPr="00522DE1" w:rsidRDefault="00940068" w:rsidP="00D241ED">
            <w:pPr>
              <w:pStyle w:val="NormalWeb"/>
              <w:spacing w:before="0" w:beforeAutospacing="0" w:after="0" w:afterAutospacing="0"/>
            </w:pPr>
            <w:r w:rsidRPr="00522DE1">
              <w:t>Yes. Agree</w:t>
            </w:r>
          </w:p>
          <w:p w14:paraId="04E59EEC" w14:textId="69254870" w:rsidR="00940068" w:rsidRPr="00522DE1" w:rsidRDefault="00940068" w:rsidP="00D241ED">
            <w:pPr>
              <w:pStyle w:val="NormalWeb"/>
              <w:spacing w:before="0" w:beforeAutospacing="0" w:after="0" w:afterAutospacing="0"/>
            </w:pPr>
          </w:p>
        </w:tc>
      </w:tr>
      <w:tr w:rsidR="00940068" w:rsidRPr="00522DE1" w14:paraId="41819AD0" w14:textId="77777777" w:rsidTr="000B34A9">
        <w:tc>
          <w:tcPr>
            <w:tcW w:w="895" w:type="dxa"/>
          </w:tcPr>
          <w:p w14:paraId="69467AC2" w14:textId="79C6DA0D" w:rsidR="00940068" w:rsidRPr="00522DE1" w:rsidRDefault="00940068" w:rsidP="00940068">
            <w:pPr>
              <w:pStyle w:val="NormalWeb"/>
            </w:pPr>
            <w:r>
              <w:t>R3-4</w:t>
            </w:r>
          </w:p>
        </w:tc>
        <w:tc>
          <w:tcPr>
            <w:tcW w:w="2700" w:type="dxa"/>
          </w:tcPr>
          <w:p w14:paraId="4FE04A01" w14:textId="69BFB385" w:rsidR="00940068" w:rsidRPr="00522DE1" w:rsidRDefault="00940068" w:rsidP="00940068">
            <w:pPr>
              <w:pStyle w:val="NormalWeb"/>
            </w:pPr>
            <w:r>
              <w:t>Attentin diversion</w:t>
            </w:r>
          </w:p>
        </w:tc>
        <w:tc>
          <w:tcPr>
            <w:tcW w:w="3060" w:type="dxa"/>
          </w:tcPr>
          <w:p w14:paraId="6A83E6EC" w14:textId="4933D8C1" w:rsidR="00940068" w:rsidRPr="00522DE1" w:rsidRDefault="00940068" w:rsidP="00940068">
            <w:pPr>
              <w:pStyle w:val="NormalWeb"/>
              <w:spacing w:before="0" w:beforeAutospacing="0" w:after="0" w:afterAutospacing="0"/>
            </w:pPr>
            <w:r>
              <w:t>Hard to conclude</w:t>
            </w:r>
          </w:p>
        </w:tc>
        <w:tc>
          <w:tcPr>
            <w:tcW w:w="2695" w:type="dxa"/>
          </w:tcPr>
          <w:p w14:paraId="613ECE6A" w14:textId="77777777" w:rsidR="00940068" w:rsidRPr="00522DE1" w:rsidRDefault="00940068" w:rsidP="00940068">
            <w:pPr>
              <w:pStyle w:val="NormalWeb"/>
              <w:spacing w:before="0" w:beforeAutospacing="0" w:after="0" w:afterAutospacing="0"/>
            </w:pPr>
          </w:p>
        </w:tc>
      </w:tr>
      <w:tr w:rsidR="00940068" w:rsidRPr="00522DE1" w14:paraId="1C7DE46A" w14:textId="77777777" w:rsidTr="000B34A9">
        <w:tc>
          <w:tcPr>
            <w:tcW w:w="895" w:type="dxa"/>
          </w:tcPr>
          <w:p w14:paraId="3B566B98" w14:textId="4432C2EC" w:rsidR="00940068" w:rsidRPr="00522DE1" w:rsidRDefault="00940068" w:rsidP="00940068">
            <w:pPr>
              <w:pStyle w:val="NormalWeb"/>
            </w:pPr>
            <w:r w:rsidRPr="00522DE1">
              <w:t>R1-8</w:t>
            </w:r>
            <w:r>
              <w:t>; R2-6; R3-5</w:t>
            </w:r>
          </w:p>
        </w:tc>
        <w:tc>
          <w:tcPr>
            <w:tcW w:w="2700" w:type="dxa"/>
          </w:tcPr>
          <w:p w14:paraId="7D6A82C1" w14:textId="268CD664" w:rsidR="00940068" w:rsidRPr="00522DE1" w:rsidRDefault="00940068" w:rsidP="00940068">
            <w:pPr>
              <w:pStyle w:val="NormalWeb"/>
            </w:pPr>
            <w:r w:rsidRPr="00522DE1">
              <w:t>Quality degrade</w:t>
            </w:r>
          </w:p>
        </w:tc>
        <w:tc>
          <w:tcPr>
            <w:tcW w:w="3060" w:type="dxa"/>
          </w:tcPr>
          <w:p w14:paraId="391292FD" w14:textId="77777777" w:rsidR="00940068" w:rsidRDefault="00940068" w:rsidP="00940068">
            <w:pPr>
              <w:pStyle w:val="NormalWeb"/>
              <w:spacing w:before="0" w:beforeAutospacing="0" w:after="0" w:afterAutospacing="0"/>
            </w:pPr>
            <w:r w:rsidRPr="00522DE1">
              <w:t xml:space="preserve">R1: not distingurisable </w:t>
            </w:r>
          </w:p>
          <w:p w14:paraId="04C8FF3F" w14:textId="77777777" w:rsidR="00940068" w:rsidRDefault="00940068" w:rsidP="00940068">
            <w:pPr>
              <w:pStyle w:val="NormalWeb"/>
              <w:spacing w:before="0" w:beforeAutospacing="0" w:after="0" w:afterAutospacing="0"/>
            </w:pPr>
            <w:r>
              <w:t xml:space="preserve">R2: recogion is absolute </w:t>
            </w:r>
          </w:p>
          <w:p w14:paraId="7A2717ED" w14:textId="4086D79D" w:rsidR="00940068" w:rsidRPr="00522DE1" w:rsidRDefault="00940068" w:rsidP="00940068">
            <w:pPr>
              <w:pStyle w:val="NormalWeb"/>
              <w:spacing w:before="0" w:beforeAutospacing="0" w:after="0" w:afterAutospacing="0"/>
            </w:pPr>
            <w:r>
              <w:t>R3:</w:t>
            </w:r>
            <w:r>
              <w:rPr>
                <w:rFonts w:hint="eastAsia"/>
              </w:rPr>
              <w:t xml:space="preserve"> </w:t>
            </w:r>
            <w:r>
              <w:t>can not rule out</w:t>
            </w:r>
          </w:p>
        </w:tc>
        <w:tc>
          <w:tcPr>
            <w:tcW w:w="2695" w:type="dxa"/>
          </w:tcPr>
          <w:p w14:paraId="2E4B57BB" w14:textId="67697EAD" w:rsidR="00940068" w:rsidRDefault="00940068" w:rsidP="00940068">
            <w:pPr>
              <w:pStyle w:val="NormalWeb"/>
              <w:spacing w:before="0" w:beforeAutospacing="0" w:after="0" w:afterAutospacing="0"/>
            </w:pPr>
            <w:r w:rsidRPr="00522DE1">
              <w:t>Merge</w:t>
            </w:r>
          </w:p>
          <w:p w14:paraId="48CDDC01" w14:textId="212848E9" w:rsidR="00940068" w:rsidRPr="00522DE1" w:rsidRDefault="00940068" w:rsidP="00940068">
            <w:pPr>
              <w:pStyle w:val="NormalWeb"/>
              <w:spacing w:before="0" w:beforeAutospacing="0" w:after="0" w:afterAutospacing="0"/>
            </w:pPr>
            <w:r>
              <w:t>NO</w:t>
            </w:r>
          </w:p>
        </w:tc>
      </w:tr>
      <w:tr w:rsidR="00940068" w:rsidRPr="00522DE1" w14:paraId="5F183C55" w14:textId="77777777" w:rsidTr="000B34A9">
        <w:tc>
          <w:tcPr>
            <w:tcW w:w="895" w:type="dxa"/>
          </w:tcPr>
          <w:p w14:paraId="5D565491" w14:textId="2ACF7754" w:rsidR="00940068" w:rsidRPr="00522DE1" w:rsidRDefault="00940068" w:rsidP="00940068">
            <w:pPr>
              <w:pStyle w:val="NormalWeb"/>
            </w:pPr>
            <w:r>
              <w:t>R1-9; R3-6</w:t>
            </w:r>
          </w:p>
        </w:tc>
        <w:tc>
          <w:tcPr>
            <w:tcW w:w="2700" w:type="dxa"/>
          </w:tcPr>
          <w:p w14:paraId="53F73270" w14:textId="45F87845" w:rsidR="00940068" w:rsidRPr="00522DE1" w:rsidRDefault="00940068" w:rsidP="00940068">
            <w:pPr>
              <w:pStyle w:val="NormalWeb"/>
            </w:pPr>
            <w:r w:rsidRPr="00522DE1">
              <w:t>elevated expectations</w:t>
            </w:r>
          </w:p>
        </w:tc>
        <w:tc>
          <w:tcPr>
            <w:tcW w:w="3060" w:type="dxa"/>
          </w:tcPr>
          <w:p w14:paraId="061EDB58" w14:textId="77777777" w:rsidR="00940068" w:rsidRPr="00522DE1" w:rsidRDefault="00940068" w:rsidP="00940068">
            <w:pPr>
              <w:pStyle w:val="NormalWeb"/>
              <w:spacing w:before="0" w:beforeAutospacing="0" w:after="0" w:afterAutospacing="0"/>
            </w:pPr>
            <w:r w:rsidRPr="00522DE1">
              <w:t>R1: Contridict with the ban policy</w:t>
            </w:r>
          </w:p>
          <w:p w14:paraId="4D56E4E1" w14:textId="1C1F33CF" w:rsidR="00940068" w:rsidRPr="00522DE1" w:rsidRDefault="00940068" w:rsidP="00940068">
            <w:pPr>
              <w:pStyle w:val="NormalWeb"/>
              <w:spacing w:before="0" w:beforeAutospacing="0" w:after="0" w:afterAutospacing="0"/>
            </w:pPr>
            <w:r>
              <w:t xml:space="preserve">R3: answer quality as moderating </w:t>
            </w:r>
          </w:p>
        </w:tc>
        <w:tc>
          <w:tcPr>
            <w:tcW w:w="2695" w:type="dxa"/>
          </w:tcPr>
          <w:p w14:paraId="19975EB0" w14:textId="77777777" w:rsidR="00940068" w:rsidRPr="00522DE1" w:rsidRDefault="00940068" w:rsidP="00940068">
            <w:pPr>
              <w:pStyle w:val="NormalWeb"/>
              <w:spacing w:before="0" w:beforeAutospacing="0" w:after="0" w:afterAutospacing="0"/>
            </w:pPr>
          </w:p>
        </w:tc>
      </w:tr>
      <w:tr w:rsidR="00715613" w:rsidRPr="00522DE1" w14:paraId="45F7EB78" w14:textId="77777777" w:rsidTr="000C29E7">
        <w:tc>
          <w:tcPr>
            <w:tcW w:w="895" w:type="dxa"/>
          </w:tcPr>
          <w:p w14:paraId="0381E5A3" w14:textId="77777777" w:rsidR="00715613" w:rsidRDefault="00715613" w:rsidP="000C29E7">
            <w:pPr>
              <w:pStyle w:val="NormalWeb"/>
            </w:pPr>
            <w:r>
              <w:t>R2-25</w:t>
            </w:r>
          </w:p>
        </w:tc>
        <w:tc>
          <w:tcPr>
            <w:tcW w:w="2700" w:type="dxa"/>
          </w:tcPr>
          <w:p w14:paraId="29533FB6" w14:textId="77777777" w:rsidR="00715613" w:rsidRDefault="00715613" w:rsidP="000C29E7">
            <w:pPr>
              <w:pStyle w:val="NormalWeb"/>
            </w:pPr>
          </w:p>
        </w:tc>
        <w:tc>
          <w:tcPr>
            <w:tcW w:w="3060" w:type="dxa"/>
          </w:tcPr>
          <w:p w14:paraId="79BFE402" w14:textId="77777777" w:rsidR="00715613" w:rsidRDefault="00715613" w:rsidP="000C29E7">
            <w:pPr>
              <w:pStyle w:val="NormalWeb"/>
              <w:spacing w:before="0" w:beforeAutospacing="0" w:after="0" w:afterAutospacing="0"/>
            </w:pPr>
          </w:p>
        </w:tc>
        <w:tc>
          <w:tcPr>
            <w:tcW w:w="2695" w:type="dxa"/>
          </w:tcPr>
          <w:p w14:paraId="519B1816" w14:textId="77777777" w:rsidR="00715613" w:rsidRDefault="00715613" w:rsidP="000C29E7">
            <w:pPr>
              <w:pStyle w:val="NormalWeb"/>
              <w:spacing w:before="0" w:beforeAutospacing="0" w:after="0" w:afterAutospacing="0"/>
            </w:pPr>
          </w:p>
        </w:tc>
      </w:tr>
      <w:tr w:rsidR="00715613" w:rsidRPr="00522DE1" w14:paraId="7F36502A" w14:textId="77777777" w:rsidTr="000C29E7">
        <w:tc>
          <w:tcPr>
            <w:tcW w:w="895" w:type="dxa"/>
          </w:tcPr>
          <w:p w14:paraId="53112E83" w14:textId="77777777" w:rsidR="00715613" w:rsidRDefault="00715613" w:rsidP="000C29E7">
            <w:pPr>
              <w:pStyle w:val="NormalWeb"/>
            </w:pPr>
            <w:r>
              <w:t>R3-6</w:t>
            </w:r>
          </w:p>
        </w:tc>
        <w:tc>
          <w:tcPr>
            <w:tcW w:w="2700" w:type="dxa"/>
          </w:tcPr>
          <w:p w14:paraId="55324236" w14:textId="77777777" w:rsidR="00715613" w:rsidRDefault="00715613" w:rsidP="000C29E7">
            <w:pPr>
              <w:pStyle w:val="NormalWeb"/>
            </w:pPr>
            <w:r>
              <w:t>Analysis</w:t>
            </w:r>
          </w:p>
        </w:tc>
        <w:tc>
          <w:tcPr>
            <w:tcW w:w="3060" w:type="dxa"/>
          </w:tcPr>
          <w:p w14:paraId="0422FDAB" w14:textId="77777777" w:rsidR="00715613" w:rsidRDefault="00715613" w:rsidP="000C29E7">
            <w:pPr>
              <w:pStyle w:val="NormalWeb"/>
              <w:spacing w:before="0" w:beforeAutospacing="0" w:after="0" w:afterAutospacing="0"/>
            </w:pPr>
          </w:p>
        </w:tc>
        <w:tc>
          <w:tcPr>
            <w:tcW w:w="2695" w:type="dxa"/>
          </w:tcPr>
          <w:p w14:paraId="4D6A39C0" w14:textId="77777777" w:rsidR="00715613" w:rsidRPr="00522DE1" w:rsidRDefault="00715613" w:rsidP="000C29E7">
            <w:pPr>
              <w:pStyle w:val="NormalWeb"/>
              <w:spacing w:before="0" w:beforeAutospacing="0" w:after="0" w:afterAutospacing="0"/>
            </w:pPr>
          </w:p>
        </w:tc>
      </w:tr>
      <w:tr w:rsidR="00715613" w:rsidRPr="00522DE1" w14:paraId="1587449A" w14:textId="77777777" w:rsidTr="00377DFF">
        <w:tc>
          <w:tcPr>
            <w:tcW w:w="895" w:type="dxa"/>
          </w:tcPr>
          <w:p w14:paraId="5893E707" w14:textId="77777777" w:rsidR="00715613" w:rsidRDefault="00715613" w:rsidP="00377DFF">
            <w:pPr>
              <w:pStyle w:val="NormalWeb"/>
            </w:pPr>
            <w:r>
              <w:t>R1-16</w:t>
            </w:r>
          </w:p>
        </w:tc>
        <w:tc>
          <w:tcPr>
            <w:tcW w:w="2700" w:type="dxa"/>
          </w:tcPr>
          <w:p w14:paraId="3D12E3E4" w14:textId="77777777" w:rsidR="00715613" w:rsidRDefault="00715613" w:rsidP="00377DFF">
            <w:pPr>
              <w:pStyle w:val="NormalWeb"/>
            </w:pPr>
            <w:r>
              <w:t>Analysis</w:t>
            </w:r>
          </w:p>
        </w:tc>
        <w:tc>
          <w:tcPr>
            <w:tcW w:w="3060" w:type="dxa"/>
          </w:tcPr>
          <w:p w14:paraId="18BD6E55" w14:textId="77777777" w:rsidR="00715613" w:rsidRDefault="00715613" w:rsidP="00377DFF">
            <w:pPr>
              <w:pStyle w:val="NormalWeb"/>
              <w:spacing w:before="0" w:beforeAutospacing="0" w:after="0" w:afterAutospacing="0"/>
            </w:pPr>
            <w:r>
              <w:t>C</w:t>
            </w:r>
            <w:r>
              <w:rPr>
                <w:rFonts w:hint="eastAsia"/>
              </w:rPr>
              <w:t xml:space="preserve">omment </w:t>
            </w:r>
            <w:r>
              <w:t>sentiment</w:t>
            </w:r>
          </w:p>
        </w:tc>
        <w:tc>
          <w:tcPr>
            <w:tcW w:w="2695" w:type="dxa"/>
          </w:tcPr>
          <w:p w14:paraId="363E77D0" w14:textId="77777777" w:rsidR="00715613" w:rsidRPr="00522DE1" w:rsidRDefault="00715613" w:rsidP="00377DFF">
            <w:pPr>
              <w:pStyle w:val="NormalWeb"/>
              <w:spacing w:before="0" w:beforeAutospacing="0" w:after="0" w:afterAutospacing="0"/>
            </w:pPr>
          </w:p>
        </w:tc>
      </w:tr>
      <w:tr w:rsidR="00715613" w:rsidRPr="00522DE1" w14:paraId="63F6A755" w14:textId="77777777" w:rsidTr="00377DFF">
        <w:tc>
          <w:tcPr>
            <w:tcW w:w="895" w:type="dxa"/>
          </w:tcPr>
          <w:p w14:paraId="015F79DA" w14:textId="77777777" w:rsidR="00715613" w:rsidRDefault="00715613" w:rsidP="00377DFF">
            <w:pPr>
              <w:pStyle w:val="NormalWeb"/>
            </w:pPr>
            <w:r>
              <w:t>R3-1</w:t>
            </w:r>
          </w:p>
        </w:tc>
        <w:tc>
          <w:tcPr>
            <w:tcW w:w="2700" w:type="dxa"/>
          </w:tcPr>
          <w:p w14:paraId="46D2529F" w14:textId="77777777" w:rsidR="00715613" w:rsidRDefault="00715613" w:rsidP="00377DFF">
            <w:pPr>
              <w:pStyle w:val="NormalWeb"/>
            </w:pPr>
            <w:r>
              <w:t>Analysis</w:t>
            </w:r>
          </w:p>
        </w:tc>
        <w:tc>
          <w:tcPr>
            <w:tcW w:w="3060" w:type="dxa"/>
          </w:tcPr>
          <w:p w14:paraId="0DB880F9" w14:textId="77777777" w:rsidR="00715613" w:rsidRDefault="00715613" w:rsidP="00377DFF">
            <w:pPr>
              <w:pStyle w:val="NormalWeb"/>
              <w:spacing w:before="0" w:beforeAutospacing="0" w:after="0" w:afterAutospacing="0"/>
            </w:pPr>
            <w:r>
              <w:t>Causal mediation analysis</w:t>
            </w:r>
          </w:p>
        </w:tc>
        <w:tc>
          <w:tcPr>
            <w:tcW w:w="2695" w:type="dxa"/>
          </w:tcPr>
          <w:p w14:paraId="7A387BEA" w14:textId="77777777" w:rsidR="00715613" w:rsidRPr="00522DE1" w:rsidRDefault="00715613" w:rsidP="00377DFF">
            <w:pPr>
              <w:pStyle w:val="NormalWeb"/>
              <w:spacing w:before="0" w:beforeAutospacing="0" w:after="0" w:afterAutospacing="0"/>
            </w:pPr>
          </w:p>
        </w:tc>
      </w:tr>
      <w:tr w:rsidR="00715613" w:rsidRPr="00522DE1" w14:paraId="1AAC814D" w14:textId="77777777" w:rsidTr="00377DFF">
        <w:tc>
          <w:tcPr>
            <w:tcW w:w="895" w:type="dxa"/>
          </w:tcPr>
          <w:p w14:paraId="087E544E" w14:textId="77777777" w:rsidR="00715613" w:rsidRDefault="00715613" w:rsidP="00377DFF">
            <w:pPr>
              <w:pStyle w:val="NormalWeb"/>
            </w:pPr>
            <w:r>
              <w:t>R2-26</w:t>
            </w:r>
          </w:p>
        </w:tc>
        <w:tc>
          <w:tcPr>
            <w:tcW w:w="2700" w:type="dxa"/>
          </w:tcPr>
          <w:p w14:paraId="7174E171" w14:textId="77777777" w:rsidR="00715613" w:rsidRDefault="00715613" w:rsidP="00377DFF">
            <w:pPr>
              <w:pStyle w:val="NormalWeb"/>
            </w:pPr>
            <w:r>
              <w:t>Discussion</w:t>
            </w:r>
          </w:p>
        </w:tc>
        <w:tc>
          <w:tcPr>
            <w:tcW w:w="3060" w:type="dxa"/>
          </w:tcPr>
          <w:p w14:paraId="2BF9933B" w14:textId="77777777" w:rsidR="00715613" w:rsidRDefault="00715613" w:rsidP="00377DFF">
            <w:pPr>
              <w:pStyle w:val="NormalWeb"/>
              <w:spacing w:before="0" w:beforeAutospacing="0" w:after="0" w:afterAutospacing="0"/>
            </w:pPr>
            <w:r>
              <w:t>XXXX</w:t>
            </w:r>
          </w:p>
        </w:tc>
        <w:tc>
          <w:tcPr>
            <w:tcW w:w="2695" w:type="dxa"/>
          </w:tcPr>
          <w:p w14:paraId="2091F68F" w14:textId="77777777" w:rsidR="00715613" w:rsidRPr="00522DE1" w:rsidRDefault="00715613" w:rsidP="00377DFF">
            <w:pPr>
              <w:pStyle w:val="NormalWeb"/>
              <w:spacing w:before="0" w:beforeAutospacing="0" w:after="0" w:afterAutospacing="0"/>
            </w:pPr>
          </w:p>
        </w:tc>
      </w:tr>
      <w:tr w:rsidR="00940068" w:rsidRPr="00522DE1" w14:paraId="634A6168" w14:textId="77777777" w:rsidTr="000B34A9">
        <w:tc>
          <w:tcPr>
            <w:tcW w:w="895" w:type="dxa"/>
          </w:tcPr>
          <w:p w14:paraId="5C028FCC" w14:textId="0C785281" w:rsidR="00940068" w:rsidRDefault="00940068" w:rsidP="00940068">
            <w:pPr>
              <w:pStyle w:val="NormalWeb"/>
            </w:pPr>
            <w:r>
              <w:t xml:space="preserve">R1-10; R2-10; R1-17; </w:t>
            </w:r>
            <w:r>
              <w:lastRenderedPageBreak/>
              <w:t>R2-7; R3-8</w:t>
            </w:r>
          </w:p>
        </w:tc>
        <w:tc>
          <w:tcPr>
            <w:tcW w:w="2700" w:type="dxa"/>
          </w:tcPr>
          <w:p w14:paraId="695365FD" w14:textId="374ED375" w:rsidR="00940068" w:rsidRPr="00522DE1" w:rsidRDefault="00940068" w:rsidP="00940068">
            <w:pPr>
              <w:pStyle w:val="NormalWeb"/>
            </w:pPr>
            <w:r>
              <w:lastRenderedPageBreak/>
              <w:t>data</w:t>
            </w:r>
          </w:p>
        </w:tc>
        <w:tc>
          <w:tcPr>
            <w:tcW w:w="3060" w:type="dxa"/>
          </w:tcPr>
          <w:p w14:paraId="3843C619" w14:textId="77777777" w:rsidR="00940068" w:rsidRDefault="00940068" w:rsidP="00940068">
            <w:pPr>
              <w:pStyle w:val="NormalWeb"/>
              <w:spacing w:before="0" w:beforeAutospacing="0" w:after="0" w:afterAutospacing="0"/>
            </w:pPr>
            <w:r>
              <w:t>AI rank 1</w:t>
            </w:r>
            <w:r w:rsidRPr="00D241ED">
              <w:rPr>
                <w:vertAlign w:val="superscript"/>
              </w:rPr>
              <w:t>st</w:t>
            </w:r>
            <w:r>
              <w:t>?</w:t>
            </w:r>
          </w:p>
          <w:p w14:paraId="3F7C95CB" w14:textId="12268607" w:rsidR="00940068" w:rsidRPr="00522DE1" w:rsidRDefault="00940068" w:rsidP="00940068">
            <w:pPr>
              <w:pStyle w:val="NormalWeb"/>
              <w:spacing w:before="0" w:beforeAutospacing="0" w:after="0" w:afterAutospacing="0"/>
            </w:pPr>
            <w:r>
              <w:t>Sample restriction</w:t>
            </w:r>
          </w:p>
        </w:tc>
        <w:tc>
          <w:tcPr>
            <w:tcW w:w="2695" w:type="dxa"/>
          </w:tcPr>
          <w:p w14:paraId="298B6264" w14:textId="77777777" w:rsidR="00940068" w:rsidRPr="00522DE1" w:rsidRDefault="00940068" w:rsidP="00940068">
            <w:pPr>
              <w:pStyle w:val="NormalWeb"/>
              <w:spacing w:before="0" w:beforeAutospacing="0" w:after="0" w:afterAutospacing="0"/>
            </w:pPr>
          </w:p>
        </w:tc>
      </w:tr>
      <w:tr w:rsidR="00940068" w:rsidRPr="00522DE1" w14:paraId="1F51EB29" w14:textId="77777777" w:rsidTr="000B34A9">
        <w:tc>
          <w:tcPr>
            <w:tcW w:w="895" w:type="dxa"/>
          </w:tcPr>
          <w:p w14:paraId="547D56B9" w14:textId="730028D1" w:rsidR="00940068" w:rsidRDefault="00940068" w:rsidP="00940068">
            <w:pPr>
              <w:pStyle w:val="NormalWeb"/>
            </w:pPr>
            <w:r>
              <w:t>R2-12</w:t>
            </w:r>
          </w:p>
        </w:tc>
        <w:tc>
          <w:tcPr>
            <w:tcW w:w="2700" w:type="dxa"/>
          </w:tcPr>
          <w:p w14:paraId="6774CEF2" w14:textId="6F84EC15" w:rsidR="00940068" w:rsidRDefault="00940068" w:rsidP="00940068">
            <w:pPr>
              <w:pStyle w:val="NormalWeb"/>
            </w:pPr>
            <w:r>
              <w:t>identification</w:t>
            </w:r>
          </w:p>
        </w:tc>
        <w:tc>
          <w:tcPr>
            <w:tcW w:w="3060" w:type="dxa"/>
          </w:tcPr>
          <w:p w14:paraId="07340EA8" w14:textId="37B9864F" w:rsidR="00940068" w:rsidRDefault="00940068" w:rsidP="00940068">
            <w:pPr>
              <w:pStyle w:val="NormalWeb"/>
              <w:spacing w:before="0" w:beforeAutospacing="0" w:after="0" w:afterAutospacing="0"/>
            </w:pPr>
            <w:r>
              <w:t>Random effect</w:t>
            </w:r>
          </w:p>
        </w:tc>
        <w:tc>
          <w:tcPr>
            <w:tcW w:w="2695" w:type="dxa"/>
          </w:tcPr>
          <w:p w14:paraId="7322F65B" w14:textId="77777777" w:rsidR="00940068" w:rsidRPr="00522DE1" w:rsidRDefault="00940068" w:rsidP="00940068">
            <w:pPr>
              <w:pStyle w:val="NormalWeb"/>
              <w:spacing w:before="0" w:beforeAutospacing="0" w:after="0" w:afterAutospacing="0"/>
            </w:pPr>
          </w:p>
        </w:tc>
      </w:tr>
      <w:tr w:rsidR="00940068" w:rsidRPr="00522DE1" w14:paraId="6E8EB69F" w14:textId="2F4CFC43" w:rsidTr="000B34A9">
        <w:tc>
          <w:tcPr>
            <w:tcW w:w="895" w:type="dxa"/>
          </w:tcPr>
          <w:p w14:paraId="43CB672D" w14:textId="55157C5E" w:rsidR="00940068" w:rsidRPr="00522DE1" w:rsidRDefault="00940068" w:rsidP="00940068">
            <w:pPr>
              <w:pStyle w:val="NormalWeb"/>
            </w:pPr>
            <w:r w:rsidRPr="00522DE1">
              <w:t>SE-4</w:t>
            </w:r>
          </w:p>
        </w:tc>
        <w:tc>
          <w:tcPr>
            <w:tcW w:w="2700" w:type="dxa"/>
          </w:tcPr>
          <w:p w14:paraId="6D420C1A" w14:textId="1610F239" w:rsidR="00940068" w:rsidRPr="00522DE1" w:rsidRDefault="00940068" w:rsidP="00940068">
            <w:pPr>
              <w:pStyle w:val="NormalWeb"/>
            </w:pPr>
            <w:r w:rsidRPr="00522DE1">
              <w:t>Conversation with Lit.</w:t>
            </w:r>
          </w:p>
        </w:tc>
        <w:tc>
          <w:tcPr>
            <w:tcW w:w="3060" w:type="dxa"/>
          </w:tcPr>
          <w:p w14:paraId="19D72AB9" w14:textId="77777777" w:rsidR="00940068" w:rsidRPr="00522DE1" w:rsidRDefault="00940068" w:rsidP="00940068">
            <w:pPr>
              <w:pStyle w:val="NormalWeb"/>
            </w:pPr>
          </w:p>
        </w:tc>
        <w:tc>
          <w:tcPr>
            <w:tcW w:w="2695" w:type="dxa"/>
          </w:tcPr>
          <w:p w14:paraId="37765F79" w14:textId="77777777" w:rsidR="00940068" w:rsidRPr="00522DE1" w:rsidRDefault="00940068" w:rsidP="00940068">
            <w:pPr>
              <w:pStyle w:val="NormalWeb"/>
            </w:pPr>
          </w:p>
        </w:tc>
      </w:tr>
      <w:tr w:rsidR="00940068" w:rsidRPr="00522DE1" w14:paraId="0434486C" w14:textId="77777777" w:rsidTr="000B34A9">
        <w:tc>
          <w:tcPr>
            <w:tcW w:w="895" w:type="dxa"/>
          </w:tcPr>
          <w:p w14:paraId="63455BED" w14:textId="4FC1B410" w:rsidR="00940068" w:rsidRPr="00522DE1" w:rsidRDefault="00940068" w:rsidP="00940068">
            <w:pPr>
              <w:pStyle w:val="NormalWeb"/>
            </w:pPr>
            <w:r w:rsidRPr="00522DE1">
              <w:t>R1-1</w:t>
            </w:r>
          </w:p>
        </w:tc>
        <w:tc>
          <w:tcPr>
            <w:tcW w:w="2700" w:type="dxa"/>
          </w:tcPr>
          <w:p w14:paraId="76E48F07" w14:textId="61A72B66" w:rsidR="00940068" w:rsidRPr="00522DE1" w:rsidRDefault="00940068" w:rsidP="00940068">
            <w:pPr>
              <w:pStyle w:val="NormalWeb"/>
            </w:pPr>
            <w:r w:rsidRPr="00522DE1">
              <w:t>Motivation</w:t>
            </w:r>
          </w:p>
        </w:tc>
        <w:tc>
          <w:tcPr>
            <w:tcW w:w="3060" w:type="dxa"/>
          </w:tcPr>
          <w:p w14:paraId="394FEA04" w14:textId="407DA084" w:rsidR="00940068" w:rsidRPr="00522DE1" w:rsidRDefault="00940068" w:rsidP="00940068">
            <w:pPr>
              <w:pStyle w:val="NormalWeb"/>
            </w:pPr>
            <w:r w:rsidRPr="00522DE1">
              <w:t>Argue internal GenAI is different from external GenAI</w:t>
            </w:r>
          </w:p>
        </w:tc>
        <w:tc>
          <w:tcPr>
            <w:tcW w:w="2695" w:type="dxa"/>
          </w:tcPr>
          <w:p w14:paraId="49D179A3" w14:textId="2E499637" w:rsidR="00940068" w:rsidRPr="00522DE1" w:rsidRDefault="00940068" w:rsidP="00940068">
            <w:pPr>
              <w:pStyle w:val="NormalWeb"/>
            </w:pPr>
          </w:p>
        </w:tc>
      </w:tr>
      <w:tr w:rsidR="00940068" w:rsidRPr="00522DE1" w14:paraId="491BC170" w14:textId="77777777" w:rsidTr="000B34A9">
        <w:tc>
          <w:tcPr>
            <w:tcW w:w="895" w:type="dxa"/>
          </w:tcPr>
          <w:p w14:paraId="1DB5F411" w14:textId="30C7F8BE" w:rsidR="00940068" w:rsidRPr="00522DE1" w:rsidRDefault="00940068" w:rsidP="00940068">
            <w:pPr>
              <w:pStyle w:val="NormalWeb"/>
            </w:pPr>
            <w:r w:rsidRPr="00522DE1">
              <w:t>R1-3; R1-4</w:t>
            </w:r>
          </w:p>
        </w:tc>
        <w:tc>
          <w:tcPr>
            <w:tcW w:w="2700" w:type="dxa"/>
          </w:tcPr>
          <w:p w14:paraId="6860EDD7" w14:textId="00D2F134" w:rsidR="00940068" w:rsidRPr="00522DE1" w:rsidRDefault="00940068" w:rsidP="00940068">
            <w:pPr>
              <w:pStyle w:val="NormalWeb"/>
            </w:pPr>
            <w:r w:rsidRPr="00522DE1">
              <w:t>Objective</w:t>
            </w:r>
          </w:p>
        </w:tc>
        <w:tc>
          <w:tcPr>
            <w:tcW w:w="3060" w:type="dxa"/>
          </w:tcPr>
          <w:p w14:paraId="69913DC0" w14:textId="6AD83F55" w:rsidR="00940068" w:rsidRPr="00522DE1" w:rsidRDefault="00940068" w:rsidP="00940068">
            <w:pPr>
              <w:pStyle w:val="NormalWeb"/>
            </w:pPr>
            <w:r w:rsidRPr="00522DE1">
              <w:t>Is external GenAI removed?</w:t>
            </w:r>
          </w:p>
        </w:tc>
        <w:tc>
          <w:tcPr>
            <w:tcW w:w="2695" w:type="dxa"/>
          </w:tcPr>
          <w:p w14:paraId="03FAD721" w14:textId="459BFAF5" w:rsidR="00940068" w:rsidRPr="00522DE1" w:rsidRDefault="00940068" w:rsidP="00940068">
            <w:pPr>
              <w:pStyle w:val="NormalWeb"/>
            </w:pPr>
            <w:r w:rsidRPr="00522DE1">
              <w:t>two AI have different effect</w:t>
            </w:r>
          </w:p>
        </w:tc>
      </w:tr>
      <w:tr w:rsidR="00940068" w:rsidRPr="00522DE1" w14:paraId="050B647B" w14:textId="77777777" w:rsidTr="000B34A9">
        <w:tc>
          <w:tcPr>
            <w:tcW w:w="895" w:type="dxa"/>
          </w:tcPr>
          <w:p w14:paraId="117871FE" w14:textId="77777777" w:rsidR="00940068" w:rsidRPr="00522DE1" w:rsidRDefault="00940068" w:rsidP="00940068">
            <w:pPr>
              <w:pStyle w:val="NormalWeb"/>
            </w:pPr>
          </w:p>
        </w:tc>
        <w:tc>
          <w:tcPr>
            <w:tcW w:w="2700" w:type="dxa"/>
          </w:tcPr>
          <w:p w14:paraId="54B9CCB4" w14:textId="77777777" w:rsidR="00940068" w:rsidRPr="00522DE1" w:rsidRDefault="00940068" w:rsidP="00940068">
            <w:pPr>
              <w:pStyle w:val="NormalWeb"/>
            </w:pPr>
          </w:p>
        </w:tc>
        <w:tc>
          <w:tcPr>
            <w:tcW w:w="3060" w:type="dxa"/>
          </w:tcPr>
          <w:p w14:paraId="76EEEE67" w14:textId="77777777" w:rsidR="00940068" w:rsidRPr="00522DE1" w:rsidRDefault="00940068" w:rsidP="00940068">
            <w:pPr>
              <w:pStyle w:val="NormalWeb"/>
            </w:pPr>
          </w:p>
        </w:tc>
        <w:tc>
          <w:tcPr>
            <w:tcW w:w="2695" w:type="dxa"/>
          </w:tcPr>
          <w:p w14:paraId="473CDD87" w14:textId="77777777" w:rsidR="00940068" w:rsidRPr="00522DE1" w:rsidRDefault="00940068" w:rsidP="00940068">
            <w:pPr>
              <w:pStyle w:val="NormalWeb"/>
            </w:pPr>
          </w:p>
        </w:tc>
      </w:tr>
    </w:tbl>
    <w:p w14:paraId="009EBB53" w14:textId="77777777" w:rsidR="00FF53CD" w:rsidRPr="00522DE1" w:rsidRDefault="00FF53CD" w:rsidP="00D90C83">
      <w:pPr>
        <w:spacing w:before="120" w:after="120"/>
        <w:jc w:val="center"/>
        <w:rPr>
          <w:b/>
        </w:rPr>
      </w:pPr>
      <w:r w:rsidRPr="00522DE1">
        <w:rPr>
          <w:b/>
        </w:rPr>
        <w:br w:type="page"/>
      </w:r>
    </w:p>
    <w:p w14:paraId="25EA1DB5" w14:textId="7A6719F6" w:rsidR="00D90C83" w:rsidRPr="00522DE1" w:rsidRDefault="00D90C83" w:rsidP="00D90C83">
      <w:pPr>
        <w:spacing w:before="120" w:after="120"/>
        <w:jc w:val="center"/>
      </w:pPr>
      <w:r w:rsidRPr="00522DE1">
        <w:rPr>
          <w:b/>
        </w:rPr>
        <w:lastRenderedPageBreak/>
        <w:t>SE Comments</w:t>
      </w:r>
    </w:p>
    <w:p w14:paraId="21827C3A" w14:textId="12F33D34" w:rsidR="00D90C83" w:rsidRPr="00522DE1" w:rsidRDefault="00080752" w:rsidP="00D90C83">
      <w:pPr>
        <w:widowControl w:val="0"/>
        <w:autoSpaceDE w:val="0"/>
        <w:spacing w:before="120" w:after="120"/>
        <w:jc w:val="both"/>
        <w:outlineLvl w:val="0"/>
        <w:rPr>
          <w:rFonts w:eastAsia="SimSun"/>
          <w:b/>
          <w:bCs/>
          <w:kern w:val="2"/>
        </w:rPr>
      </w:pPr>
      <w:ins w:id="33" w:author="Dylan CHEN" w:date="2026-08-21T16:53:00Z" w16du:dateUtc="2026-08-21T08:53:00Z">
        <w:r>
          <w:rPr>
            <w:rFonts w:eastAsia="SimSun" w:hint="eastAsia"/>
            <w:b/>
            <w:bCs/>
            <w:kern w:val="2"/>
          </w:rPr>
          <w:t>#</w:t>
        </w:r>
      </w:ins>
      <w:r w:rsidR="00732B3F" w:rsidRPr="00522DE1">
        <w:rPr>
          <w:rFonts w:eastAsia="SimSun"/>
          <w:b/>
          <w:bCs/>
          <w:kern w:val="2"/>
        </w:rPr>
        <w:t>*</w:t>
      </w:r>
      <w:r w:rsidR="00D90C83" w:rsidRPr="00522DE1">
        <w:rPr>
          <w:rFonts w:eastAsia="SimSun"/>
          <w:b/>
          <w:bCs/>
          <w:kern w:val="2"/>
        </w:rPr>
        <w:t>SE-0</w:t>
      </w:r>
    </w:p>
    <w:p w14:paraId="1C367F44" w14:textId="4FE2F244"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052238">
        <w:rPr>
          <w:rFonts w:eastAsia="SimSun"/>
          <w:i/>
          <w:iCs/>
          <w:kern w:val="2"/>
        </w:rPr>
        <w:t>’</w:t>
      </w:r>
      <w:r w:rsidRPr="00522DE1">
        <w:rPr>
          <w:rFonts w:eastAsia="SimSun"/>
          <w:i/>
          <w:iCs/>
          <w:kern w:val="2"/>
        </w:rPr>
        <w:t>s report in particular reflects a careful reading of the manuscript, the revision document, and the reviewers</w:t>
      </w:r>
      <w:r w:rsidR="00052238">
        <w:rPr>
          <w:rFonts w:eastAsia="SimSun"/>
          <w:i/>
          <w:iCs/>
          <w:kern w:val="2"/>
        </w:rPr>
        <w:t>’</w:t>
      </w:r>
      <w:r w:rsidRPr="00522DE1">
        <w:rPr>
          <w:rFonts w:eastAsia="SimSun"/>
          <w:i/>
          <w:iCs/>
          <w:kern w:val="2"/>
        </w:rPr>
        <w:t xml:space="preserve"> comments, as well as thoughtful reflection on how best to proceed.</w:t>
      </w:r>
    </w:p>
    <w:p w14:paraId="7B1149A8" w14:textId="726A3B8C"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also want to acknowledge the Associate Editor</w:t>
      </w:r>
      <w:r w:rsidR="00052238">
        <w:rPr>
          <w:rFonts w:eastAsia="SimSun"/>
          <w:i/>
          <w:iCs/>
          <w:kern w:val="2"/>
        </w:rPr>
        <w:t>’</w:t>
      </w:r>
      <w:r w:rsidRPr="00522DE1">
        <w:rPr>
          <w:rFonts w:eastAsia="SimSun"/>
          <w:i/>
          <w:iCs/>
          <w:kern w:val="2"/>
        </w:rPr>
        <w:t>s reluctance to recommend that the manuscript move forward in the review process. Their report reflects a sincere effort to balance the promise of the research with the review team</w:t>
      </w:r>
      <w:r w:rsidR="00052238">
        <w:rPr>
          <w:rFonts w:eastAsia="SimSun"/>
          <w:i/>
          <w:iCs/>
          <w:kern w:val="2"/>
        </w:rPr>
        <w:t>’</w:t>
      </w:r>
      <w:r w:rsidRPr="00522DE1">
        <w:rPr>
          <w:rFonts w:eastAsia="SimSun"/>
          <w:i/>
          <w:iCs/>
          <w:kern w:val="2"/>
        </w:rPr>
        <w:t>s concerns. I appreciate that deliberation and the care taken in reaching their recommendation.</w:t>
      </w:r>
    </w:p>
    <w:p w14:paraId="7C504298" w14:textId="2E0B855E"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team</w:t>
      </w:r>
      <w:r w:rsidR="00052238">
        <w:rPr>
          <w:rFonts w:eastAsia="SimSun"/>
          <w:i/>
          <w:iCs/>
          <w:kern w:val="2"/>
        </w:rPr>
        <w:t>’</w:t>
      </w:r>
      <w:r w:rsidRPr="00522DE1">
        <w:rPr>
          <w:rFonts w:eastAsia="SimSun"/>
          <w:i/>
          <w:iCs/>
          <w:kern w:val="2"/>
        </w:rPr>
        <w:t>s assessment remains mixed, with most reviewers continuing to express significant concerns about the manuscript. However, after carefully reviewing the revision, the Associate Editor</w:t>
      </w:r>
      <w:r w:rsidR="00052238">
        <w:rPr>
          <w:rFonts w:eastAsia="SimSun"/>
          <w:i/>
          <w:iCs/>
          <w:kern w:val="2"/>
        </w:rPr>
        <w:t>’</w:t>
      </w:r>
      <w:r w:rsidRPr="00522DE1">
        <w:rPr>
          <w:rFonts w:eastAsia="SimSun"/>
          <w:i/>
          <w:iCs/>
          <w:kern w:val="2"/>
        </w:rPr>
        <w:t>s report, and the reviewers</w:t>
      </w:r>
      <w:r w:rsidR="00052238">
        <w:rPr>
          <w:rFonts w:eastAsia="SimSun"/>
          <w:i/>
          <w:iCs/>
          <w:kern w:val="2"/>
        </w:rPr>
        <w:t>’</w:t>
      </w:r>
      <w:r w:rsidRPr="00522DE1">
        <w:rPr>
          <w:rFonts w:eastAsia="SimSun"/>
          <w:i/>
          <w:iCs/>
          <w:kern w:val="2"/>
        </w:rPr>
        <w:t xml:space="preserve"> comments, I found myself reluctant to reject the paper. The author team has addressed many of the panel</w:t>
      </w:r>
      <w:r w:rsidR="00052238">
        <w:rPr>
          <w:rFonts w:eastAsia="SimSun"/>
          <w:i/>
          <w:iCs/>
          <w:kern w:val="2"/>
        </w:rPr>
        <w:t>’</w:t>
      </w:r>
      <w:r w:rsidRPr="00522DE1">
        <w:rPr>
          <w:rFonts w:eastAsia="SimSun"/>
          <w:i/>
          <w:iCs/>
          <w:kern w:val="2"/>
        </w:rPr>
        <w:t>s empirical concerns. However, they have not made sufficient progress in addressing the panel</w:t>
      </w:r>
      <w:r w:rsidR="00052238">
        <w:rPr>
          <w:rFonts w:eastAsia="SimSun"/>
          <w:i/>
          <w:iCs/>
          <w:kern w:val="2"/>
        </w:rPr>
        <w:t>’</w:t>
      </w:r>
      <w:r w:rsidRPr="00522DE1">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Accordingly, I am willing to offer one additional revision opportunity.</w:t>
      </w:r>
    </w:p>
    <w:p w14:paraId="674CA7BC" w14:textId="2DA8A6DD"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522DE1" w:rsidRDefault="00D90C83" w:rsidP="00D90C83">
      <w:pPr>
        <w:widowControl w:val="0"/>
        <w:autoSpaceDE w:val="0"/>
        <w:autoSpaceDN w:val="0"/>
        <w:adjustRightInd w:val="0"/>
        <w:spacing w:before="120" w:after="120"/>
        <w:rPr>
          <w:rFonts w:eastAsia="SimSun"/>
          <w:i/>
          <w:iCs/>
          <w:kern w:val="2"/>
        </w:rPr>
      </w:pPr>
      <w:r w:rsidRPr="00522DE1">
        <w:rPr>
          <w:rFonts w:eastAsia="SimSun"/>
          <w:b/>
          <w:bCs/>
          <w:i/>
          <w:iCs/>
          <w:kern w:val="2"/>
          <w:u w:val="single"/>
        </w:rPr>
        <w:t>Response</w:t>
      </w:r>
    </w:p>
    <w:p w14:paraId="17BD616A" w14:textId="77FC27E8" w:rsidR="00D90C83" w:rsidRPr="00522DE1" w:rsidRDefault="00730BAC" w:rsidP="00D613AF">
      <w:pPr>
        <w:spacing w:before="100" w:beforeAutospacing="1"/>
      </w:pPr>
      <w:r w:rsidRPr="00522DE1">
        <w:t xml:space="preserve">We sincerely thank the </w:t>
      </w:r>
      <w:r w:rsidR="00021F0B" w:rsidRPr="00522DE1">
        <w:t xml:space="preserve">review panel </w:t>
      </w:r>
      <w:r w:rsidRPr="00522DE1">
        <w:t>for the recognition of our progress on the empirical dimensions</w:t>
      </w:r>
      <w:r w:rsidR="00021F0B" w:rsidRPr="00522DE1">
        <w:t xml:space="preserve"> and the </w:t>
      </w:r>
      <w:del w:id="34" w:author="Dylan CHEN" w:date="2026-08-06T10:43:00Z" w16du:dateUtc="2026-08-06T02:43:00Z">
        <w:r w:rsidR="00021F0B" w:rsidRPr="00522DE1" w:rsidDel="00CB3FE1">
          <w:delText xml:space="preserve">oppontunity </w:delText>
        </w:r>
      </w:del>
      <w:ins w:id="35" w:author="Dylan CHEN" w:date="2026-08-06T10:43:00Z" w16du:dateUtc="2026-08-06T02:43:00Z">
        <w:r w:rsidR="00CB3FE1" w:rsidRPr="00522DE1">
          <w:t>opp</w:t>
        </w:r>
      </w:ins>
      <w:ins w:id="36" w:author="Dylan CHEN" w:date="2026-08-21T16:25:00Z" w16du:dateUtc="2026-08-21T08:25:00Z">
        <w:r w:rsidR="001F3A31">
          <w:rPr>
            <w:rFonts w:hint="eastAsia"/>
          </w:rPr>
          <w:t>or</w:t>
        </w:r>
      </w:ins>
      <w:ins w:id="37" w:author="Dylan CHEN" w:date="2026-08-06T10:43:00Z" w16du:dateUtc="2026-08-06T02:43:00Z">
        <w:r w:rsidR="00CB3FE1" w:rsidRPr="00522DE1">
          <w:t xml:space="preserve">tunity </w:t>
        </w:r>
      </w:ins>
      <w:r w:rsidR="00021F0B" w:rsidRPr="00522DE1">
        <w:t>to revise the paper</w:t>
      </w:r>
      <w:r w:rsidRPr="00522DE1">
        <w:t>. We are fully committed to addressing these theoretical concerns substantively and demonstrating a convincing explanation of the mechanisms underlying our findings in this revision</w:t>
      </w:r>
      <w:r w:rsidR="00D90C83" w:rsidRPr="00522DE1">
        <w:t>.</w:t>
      </w:r>
    </w:p>
    <w:p w14:paraId="574ED934" w14:textId="77777777" w:rsidR="00D90C83" w:rsidRPr="00522DE1" w:rsidRDefault="00D90C83" w:rsidP="00D90C83">
      <w:pPr>
        <w:spacing w:before="120" w:after="120"/>
      </w:pPr>
      <w:r w:rsidRPr="00522DE1">
        <w:t>---------------------------------------------------------------------------------------------------------------------</w:t>
      </w:r>
    </w:p>
    <w:p w14:paraId="06EF747D" w14:textId="0099D979"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SE-1</w:t>
      </w:r>
    </w:p>
    <w:p w14:paraId="393A75E8" w14:textId="53E63BC9" w:rsidR="00021F0B" w:rsidRPr="00522DE1" w:rsidRDefault="00021F0B" w:rsidP="00021F0B">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Associate Editor has done an excellent job summarizing the review team</w:t>
      </w:r>
      <w:r w:rsidR="00052238">
        <w:rPr>
          <w:rFonts w:eastAsia="SimSun"/>
          <w:i/>
          <w:iCs/>
          <w:kern w:val="2"/>
        </w:rPr>
        <w:t>’</w:t>
      </w:r>
      <w:r w:rsidRPr="00522DE1">
        <w:rPr>
          <w:rFonts w:eastAsia="SimSun"/>
          <w:i/>
          <w:iCs/>
          <w:kern w:val="2"/>
        </w:rPr>
        <w:t>s concerns. Rather than repeating their detailed discussion, I will highlight the issues I believe are essential to address in the revision.</w:t>
      </w:r>
    </w:p>
    <w:p w14:paraId="1F2E5D32" w14:textId="3041A094"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First, the paper must establish a clearer and stronger theoretical foundation.</w:t>
      </w:r>
    </w:p>
    <w:p w14:paraId="0BE7DF33" w14:textId="2114A66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The central issue identified by the Associate Editor and all three reviewers is that the </w:t>
      </w:r>
      <w:r w:rsidRPr="00522DE1">
        <w:rPr>
          <w:rFonts w:eastAsia="SimSun"/>
          <w:i/>
          <w:iCs/>
          <w:kern w:val="2"/>
        </w:rPr>
        <w:lastRenderedPageBreak/>
        <w:t xml:space="preserve">manuscript currently </w:t>
      </w:r>
      <w:r w:rsidRPr="00080752">
        <w:rPr>
          <w:rFonts w:eastAsia="SimSun"/>
          <w:i/>
          <w:iCs/>
          <w:kern w:val="2"/>
          <w:highlight w:val="yellow"/>
          <w:rPrChange w:id="38" w:author="Dylan CHEN" w:date="2026-08-21T16:54:00Z" w16du:dateUtc="2026-08-21T08:54:00Z">
            <w:rPr>
              <w:rFonts w:eastAsia="SimSun"/>
              <w:i/>
              <w:iCs/>
              <w:kern w:val="2"/>
            </w:rPr>
          </w:rPrChange>
        </w:rPr>
        <w:t>documents empirical patterns without providing a sufficiently convincing theoretical explanation</w:t>
      </w:r>
      <w:r w:rsidRPr="00522DE1">
        <w:rPr>
          <w:rFonts w:eastAsia="SimSun"/>
          <w:i/>
          <w:iCs/>
          <w:kern w:val="2"/>
        </w:rPr>
        <w:t xml:space="preserve"> of what mechanisms are generating those patterns.</w:t>
      </w:r>
    </w:p>
    <w:p w14:paraId="603D8684" w14:textId="579C451F"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Currently, the manuscript relies on three proposed mechanisms: content effect, source effect, and position effect. Reviewer 2 questions </w:t>
      </w:r>
      <w:r w:rsidRPr="00080752">
        <w:rPr>
          <w:rFonts w:eastAsia="SimSun"/>
          <w:i/>
          <w:iCs/>
          <w:kern w:val="2"/>
          <w:highlight w:val="yellow"/>
          <w:rPrChange w:id="39" w:author="Dylan CHEN" w:date="2026-08-21T16:54:00Z" w16du:dateUtc="2026-08-21T08:54:00Z">
            <w:rPr>
              <w:rFonts w:eastAsia="SimSun"/>
              <w:i/>
              <w:iCs/>
              <w:kern w:val="2"/>
            </w:rPr>
          </w:rPrChange>
        </w:rPr>
        <w:t>whether the selection of these mechanisms is theoretically justified</w:t>
      </w:r>
      <w:r w:rsidRPr="00522DE1">
        <w:rPr>
          <w:rFonts w:eastAsia="SimSun"/>
          <w:i/>
          <w:iCs/>
          <w:kern w:val="2"/>
        </w:rPr>
        <w:t xml:space="preserve"> relative to other mechanisms discussed in the literature. Reviewer 3 similarly notes that the three mechanisms appear to be introduced largely </w:t>
      </w:r>
      <w:r w:rsidRPr="00080752">
        <w:rPr>
          <w:rFonts w:eastAsia="SimSun"/>
          <w:i/>
          <w:iCs/>
          <w:kern w:val="2"/>
          <w:highlight w:val="yellow"/>
          <w:rPrChange w:id="40" w:author="Dylan CHEN" w:date="2026-08-21T16:54:00Z" w16du:dateUtc="2026-08-21T08:54:00Z">
            <w:rPr>
              <w:rFonts w:eastAsia="SimSun"/>
              <w:i/>
              <w:iCs/>
              <w:kern w:val="2"/>
            </w:rPr>
          </w:rPrChange>
        </w:rPr>
        <w:t>in isolation</w:t>
      </w:r>
      <w:r w:rsidRPr="00522DE1">
        <w:rPr>
          <w:rFonts w:eastAsia="SimSun"/>
          <w:i/>
          <w:iCs/>
          <w:kern w:val="2"/>
        </w:rPr>
        <w:t xml:space="preserve"> rather than as part of a coherent theoretical argument. The Associate Editor raises a related concern: the manuscript lacks an </w:t>
      </w:r>
      <w:r w:rsidRPr="00080752">
        <w:rPr>
          <w:rFonts w:eastAsia="SimSun"/>
          <w:i/>
          <w:iCs/>
          <w:kern w:val="2"/>
          <w:highlight w:val="yellow"/>
          <w:rPrChange w:id="41" w:author="Dylan CHEN" w:date="2026-08-21T16:55:00Z" w16du:dateUtc="2026-08-21T08:55:00Z">
            <w:rPr>
              <w:rFonts w:eastAsia="SimSun"/>
              <w:i/>
              <w:iCs/>
              <w:kern w:val="2"/>
            </w:rPr>
          </w:rPrChange>
        </w:rPr>
        <w:t>overarching theoretical framework</w:t>
      </w:r>
      <w:r w:rsidRPr="00522DE1">
        <w:rPr>
          <w:rFonts w:eastAsia="SimSun"/>
          <w:i/>
          <w:iCs/>
          <w:kern w:val="2"/>
        </w:rPr>
        <w:t xml:space="preserve"> explaining why these mechanisms should operate together.</w:t>
      </w:r>
    </w:p>
    <w:p w14:paraId="7CEDFC8E" w14:textId="3B3A8389"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requires more than refining the discussion of the three effects. The paper must articulate:</w:t>
      </w:r>
    </w:p>
    <w:p w14:paraId="577DA741"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underlying theoretical problem the study addresses</w:t>
      </w:r>
    </w:p>
    <w:p w14:paraId="0A864F1E"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mechanism or mechanisms through which internal GenAI alters contributor behavior</w:t>
      </w:r>
    </w:p>
    <w:p w14:paraId="5D564579" w14:textId="1034234A"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how the proposed mechanisms follow from existing theory</w:t>
      </w:r>
    </w:p>
    <w:p w14:paraId="055B68C4" w14:textId="00CE94E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Put simply, the paper must move from describing empirical regularities to explaining the behavioral processes that generate those regularities.</w:t>
      </w:r>
    </w:p>
    <w:p w14:paraId="2B5495A9" w14:textId="44FD3591" w:rsidR="00D90C83"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Please note that, because MISQ prioritizes theoretical contributions, this concern must be substantively addressed in this revision. I view this as the </w:t>
      </w:r>
      <w:r w:rsidR="00E71BCF">
        <w:rPr>
          <w:rFonts w:eastAsia="SimSun"/>
          <w:i/>
          <w:iCs/>
          <w:kern w:val="2"/>
        </w:rPr>
        <w:t>“</w:t>
      </w:r>
      <w:r w:rsidRPr="00522DE1">
        <w:rPr>
          <w:rFonts w:eastAsia="SimSun"/>
          <w:i/>
          <w:iCs/>
          <w:kern w:val="2"/>
        </w:rPr>
        <w:t>paper-breaker</w:t>
      </w:r>
      <w:r w:rsidR="00E71BCF">
        <w:rPr>
          <w:rFonts w:eastAsia="SimSun"/>
          <w:i/>
          <w:iCs/>
          <w:kern w:val="2"/>
        </w:rPr>
        <w:t>”</w:t>
      </w:r>
      <w:r w:rsidRPr="00522DE1">
        <w:rPr>
          <w:rFonts w:eastAsia="SimSun"/>
          <w:i/>
          <w:iCs/>
          <w:kern w:val="2"/>
        </w:rPr>
        <w:t xml:space="preserve"> - if you can</w:t>
      </w:r>
      <w:r w:rsidR="00052238">
        <w:rPr>
          <w:rFonts w:eastAsia="SimSun"/>
          <w:i/>
          <w:iCs/>
          <w:kern w:val="2"/>
        </w:rPr>
        <w:t>’</w:t>
      </w:r>
      <w:r w:rsidRPr="00522DE1">
        <w:rPr>
          <w:rFonts w:eastAsia="SimSun"/>
          <w:i/>
          <w:iCs/>
          <w:kern w:val="2"/>
        </w:rPr>
        <w:t>t address the concern about the theoretical foundation, then the paper can not advance to another round of review</w:t>
      </w:r>
      <w:r w:rsidR="00D90C83" w:rsidRPr="00522DE1">
        <w:rPr>
          <w:rFonts w:eastAsia="SimSun"/>
          <w:i/>
          <w:iCs/>
          <w:kern w:val="2"/>
        </w:rPr>
        <w:t>.</w:t>
      </w:r>
    </w:p>
    <w:p w14:paraId="66FE3B5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01E7D0" w14:textId="5BBCC3C1" w:rsidR="004E087A" w:rsidRPr="00522DE1" w:rsidDel="0099016B" w:rsidRDefault="00D86AAD" w:rsidP="00D86AAD">
      <w:pPr>
        <w:spacing w:after="120"/>
        <w:rPr>
          <w:del w:id="42" w:author="Dylan CHEN" w:date="2026-08-20T17:05:00Z" w16du:dateUtc="2026-08-20T09:05:00Z"/>
        </w:rPr>
      </w:pPr>
      <w:del w:id="43" w:author="Dylan CHEN" w:date="2026-08-20T17:05:00Z" w16du:dateUtc="2026-08-20T09:05:00Z">
        <w:r w:rsidRPr="00522DE1" w:rsidDel="0099016B">
          <w:delText>Following the suggestion of the review panel, we have chosen XXX theory as the overarching theory to direct our exploration of the problem.</w:delText>
        </w:r>
      </w:del>
    </w:p>
    <w:p w14:paraId="6FA599C9" w14:textId="10712428" w:rsidR="00D86AAD" w:rsidRPr="00522DE1" w:rsidDel="0099016B" w:rsidRDefault="00D86AAD" w:rsidP="00D241ED">
      <w:pPr>
        <w:spacing w:after="120"/>
        <w:rPr>
          <w:del w:id="44" w:author="Dylan CHEN" w:date="2026-08-20T17:05:00Z" w16du:dateUtc="2026-08-20T09:05:00Z"/>
        </w:rPr>
      </w:pPr>
      <w:del w:id="45" w:author="Dylan CHEN" w:date="2026-08-20T17:05:00Z" w16du:dateUtc="2026-08-20T09:05:00Z">
        <w:r w:rsidRPr="00522DE1" w:rsidDel="0099016B">
          <w:delText xml:space="preserve">The xxx theory </w:delText>
        </w:r>
      </w:del>
    </w:p>
    <w:p w14:paraId="512C3475" w14:textId="77777777" w:rsidR="00D86AAD" w:rsidRDefault="00D86AAD" w:rsidP="00D241ED">
      <w:pPr>
        <w:rPr>
          <w:ins w:id="46" w:author="Dylan CHEN" w:date="2026-08-20T17:05:00Z" w16du:dateUtc="2026-08-20T09:05:00Z"/>
        </w:rPr>
      </w:pPr>
    </w:p>
    <w:p w14:paraId="16D2CBEA" w14:textId="77777777" w:rsidR="0099016B" w:rsidRPr="0099016B" w:rsidRDefault="0099016B" w:rsidP="0099016B">
      <w:pPr>
        <w:spacing w:before="120" w:after="120"/>
        <w:rPr>
          <w:ins w:id="47" w:author="Dylan CHEN" w:date="2026-08-20T17:05:00Z" w16du:dateUtc="2026-08-20T09:05:00Z"/>
        </w:rPr>
      </w:pPr>
      <w:ins w:id="48" w:author="Dylan CHEN" w:date="2026-08-20T17:05:00Z" w16du:dateUtc="2026-08-20T09:05:00Z">
        <w:r w:rsidRPr="0099016B">
          <w:rPr>
            <w:b/>
            <w:bCs/>
          </w:rPr>
          <w:t>First, a reorganization of how the theory is presented.</w:t>
        </w:r>
        <w:r w:rsidRPr="0099016B">
          <w:t xml:space="preserve"> We have rebuilt the theoretical development based on the email communication and offline face-to-face instruction with SE. It begins from: </w:t>
        </w:r>
        <w:r w:rsidRPr="0099016B">
          <w:rPr>
            <w:b/>
            <w:bCs/>
          </w:rPr>
          <w:t>1) a competitive encounter perspective</w:t>
        </w:r>
        <w:r w:rsidRPr="0099016B">
          <w:t xml:space="preserve"> motivated by competition dynamics theory (Chen et al., 2007; Chen, 2009), which explains how the member appraises the AI rival; and </w:t>
        </w:r>
        <w:r w:rsidRPr="0099016B">
          <w:rPr>
            <w:b/>
            <w:bCs/>
          </w:rPr>
          <w:t>2) a single overarching account Kahneman’s fast-and-slow theory</w:t>
        </w:r>
        <w:r w:rsidRPr="0099016B">
          <w:t xml:space="preserve"> (Evans &amp; Stanovich, 2013; Kahneman, 2003, 2011), which explains which signal can affect each decision and when that signal becomes available..</w:t>
        </w:r>
      </w:ins>
    </w:p>
    <w:p w14:paraId="2FE59A43" w14:textId="77777777" w:rsidR="0099016B" w:rsidRPr="0099016B" w:rsidRDefault="0099016B" w:rsidP="0099016B">
      <w:pPr>
        <w:spacing w:before="120" w:after="120"/>
        <w:rPr>
          <w:ins w:id="49" w:author="Dylan CHEN" w:date="2026-08-20T17:05:00Z" w16du:dateUtc="2026-08-20T09:05:00Z"/>
          <w:b/>
          <w:bCs/>
        </w:rPr>
      </w:pPr>
      <w:ins w:id="50" w:author="Dylan CHEN" w:date="2026-08-20T17:05:00Z" w16du:dateUtc="2026-08-20T09:05:00Z">
        <w:r w:rsidRPr="0099016B">
          <w:t xml:space="preserve">Grounded in new framework, we now claim that the effect of an AI answer depends on the </w:t>
        </w:r>
        <w:r w:rsidRPr="0099016B">
          <w:rPr>
            <w:b/>
            <w:bCs/>
          </w:rPr>
          <w:t>AI profile</w:t>
        </w:r>
        <w:r w:rsidRPr="0099016B">
          <w:t xml:space="preserve">. The AI label alone signals that a competitor has entered the question. In a community that already views AI-generated content with suspicion, users treat this competitor as a weak one, and the presence of a weak competitor motivates human contribution (H1). The AI length works </w:t>
        </w:r>
        <w:r w:rsidRPr="0099016B">
          <w:lastRenderedPageBreak/>
          <w:t>in the opposite direction. When the AI answer is long and appears comprehensive, potential answerers judge that little of value remains to add, and their contribution falls (H2).</w:t>
        </w:r>
        <w:r w:rsidRPr="0099016B">
          <w:rPr>
            <w:rFonts w:ascii="Calibri" w:eastAsia="Microsoft YaHei" w:hAnsi="Calibri"/>
            <w:sz w:val="22"/>
            <w:szCs w:val="22"/>
            <w:lang w:eastAsia="en-US"/>
          </w:rPr>
          <w:t xml:space="preserve"> </w:t>
        </w:r>
        <w:r w:rsidRPr="0099016B">
          <w:t>The positive prediction is thus derived from theory before analysis and is stated in the hypotheses themselves, not inferred after the fact.</w:t>
        </w:r>
      </w:ins>
    </w:p>
    <w:p w14:paraId="165BD668" w14:textId="77777777" w:rsidR="0099016B" w:rsidRPr="0099016B" w:rsidRDefault="0099016B" w:rsidP="0099016B">
      <w:pPr>
        <w:spacing w:before="120" w:after="120"/>
        <w:rPr>
          <w:ins w:id="51" w:author="Dylan CHEN" w:date="2026-08-20T17:05:00Z" w16du:dateUtc="2026-08-20T09:05:00Z"/>
        </w:rPr>
      </w:pPr>
      <w:ins w:id="52" w:author="Dylan CHEN" w:date="2026-08-20T17:05:00Z" w16du:dateUtc="2026-08-20T09:05:00Z">
        <w:r w:rsidRPr="0099016B">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5C3D13FE" w14:textId="77777777" w:rsidR="0099016B" w:rsidRPr="0099016B" w:rsidRDefault="0099016B" w:rsidP="0099016B">
      <w:pPr>
        <w:widowControl w:val="0"/>
        <w:snapToGrid w:val="0"/>
        <w:spacing w:afterLines="50" w:after="120"/>
        <w:rPr>
          <w:ins w:id="53" w:author="Dylan CHEN" w:date="2026-08-20T17:05:00Z" w16du:dateUtc="2026-08-20T09:05:00Z"/>
          <w:rFonts w:eastAsia="DengXian"/>
          <w:color w:val="000000"/>
          <w:kern w:val="2"/>
        </w:rPr>
      </w:pPr>
      <w:ins w:id="54" w:author="Dylan CHEN" w:date="2026-08-20T17:05:00Z" w16du:dateUtc="2026-08-20T09:05:00Z">
        <w:r w:rsidRPr="0099016B">
          <w:rPr>
            <w:rFonts w:eastAsia="DengXian"/>
            <w:b/>
            <w:bCs/>
            <w:color w:val="000000"/>
            <w:kern w:val="2"/>
          </w:rPr>
          <w:t>Second, a deliberate narrowing of scope to keep the story focused.</w:t>
        </w:r>
        <w:r w:rsidRPr="0099016B">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reviewer’s earlier concerns about these removed elements, in order to show that the original reasoning was sound. </w:t>
        </w:r>
      </w:ins>
    </w:p>
    <w:p w14:paraId="037F0E79" w14:textId="77777777" w:rsidR="0099016B" w:rsidRPr="00522DE1" w:rsidRDefault="0099016B" w:rsidP="00D241ED"/>
    <w:p w14:paraId="1C5C9622" w14:textId="77777777" w:rsidR="00D90C83" w:rsidRPr="00522DE1" w:rsidRDefault="00D90C83" w:rsidP="00D90C83">
      <w:pPr>
        <w:spacing w:before="120" w:after="120"/>
      </w:pPr>
      <w:r w:rsidRPr="00522DE1">
        <w:t>---------------------------------------------------------------------------------------------------------------------</w:t>
      </w:r>
    </w:p>
    <w:p w14:paraId="26F8452F" w14:textId="438716C9"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SE-2</w:t>
      </w:r>
    </w:p>
    <w:p w14:paraId="741B55F1" w14:textId="59F7F3D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Second, the empirical tests of the mechanisms </w:t>
      </w:r>
      <w:r w:rsidRPr="00080752">
        <w:rPr>
          <w:rFonts w:eastAsia="SimSun"/>
          <w:i/>
          <w:iCs/>
          <w:kern w:val="2"/>
          <w:highlight w:val="yellow"/>
          <w:rPrChange w:id="55" w:author="Dylan CHEN" w:date="2026-08-21T16:56:00Z" w16du:dateUtc="2026-08-21T08:56:00Z">
            <w:rPr>
              <w:rFonts w:eastAsia="SimSun"/>
              <w:i/>
              <w:iCs/>
              <w:kern w:val="2"/>
            </w:rPr>
          </w:rPrChange>
        </w:rPr>
        <w:t>must more directly support the theoretical explanation.</w:t>
      </w:r>
    </w:p>
    <w:p w14:paraId="088603DD" w14:textId="2138D78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Many of the reviewers</w:t>
      </w:r>
      <w:r w:rsidR="00052238">
        <w:rPr>
          <w:rFonts w:eastAsia="SimSun"/>
          <w:i/>
          <w:iCs/>
          <w:kern w:val="2"/>
        </w:rPr>
        <w:t>’</w:t>
      </w:r>
      <w:r w:rsidRPr="00522DE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For example:</w:t>
      </w:r>
    </w:p>
    <w:p w14:paraId="200C4178" w14:textId="485CF8C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1 and Reviewer 3 both question whether the analysis in Section 6.3.1.1 provides convincing evidence for the proposed content effect, noting that </w:t>
      </w:r>
      <w:r w:rsidRPr="00C73040">
        <w:rPr>
          <w:rFonts w:eastAsia="SimSun"/>
          <w:i/>
          <w:iCs/>
          <w:kern w:val="2"/>
          <w:highlight w:val="yellow"/>
          <w:rPrChange w:id="56" w:author="Dylan CHEN" w:date="2026-08-21T17:08:00Z" w16du:dateUtc="2026-08-21T09:08:00Z">
            <w:rPr>
              <w:rFonts w:eastAsia="SimSun"/>
              <w:i/>
              <w:iCs/>
              <w:kern w:val="2"/>
            </w:rPr>
          </w:rPrChange>
        </w:rPr>
        <w:t>answer length alone</w:t>
      </w:r>
      <w:r w:rsidRPr="00522DE1">
        <w:rPr>
          <w:rFonts w:eastAsia="SimSun"/>
          <w:i/>
          <w:iCs/>
          <w:kern w:val="2"/>
        </w:rPr>
        <w:t xml:space="preserve"> is not a reliable measure of answer quality.</w:t>
      </w:r>
    </w:p>
    <w:p w14:paraId="3AEFFC00" w14:textId="05C9DAA1"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and Reviewer 3 raise concerns about the operationalization of the position effect, particularly the use of the </w:t>
      </w:r>
      <w:r w:rsidR="00E71BCF">
        <w:rPr>
          <w:rFonts w:eastAsia="SimSun"/>
          <w:i/>
          <w:iCs/>
          <w:kern w:val="2"/>
        </w:rPr>
        <w:t>“</w:t>
      </w:r>
      <w:r w:rsidRPr="00522DE1">
        <w:rPr>
          <w:rFonts w:eastAsia="SimSun"/>
          <w:i/>
          <w:iCs/>
          <w:kern w:val="2"/>
        </w:rPr>
        <w:t>first-position seeker</w:t>
      </w:r>
      <w:r w:rsidR="00E71BCF">
        <w:rPr>
          <w:rFonts w:eastAsia="SimSun"/>
          <w:i/>
          <w:iCs/>
          <w:kern w:val="2"/>
        </w:rPr>
        <w:t>”</w:t>
      </w:r>
      <w:r w:rsidRPr="00522DE1">
        <w:rPr>
          <w:rFonts w:eastAsia="SimSun"/>
          <w:i/>
          <w:iCs/>
          <w:kern w:val="2"/>
        </w:rPr>
        <w:t xml:space="preserve"> construct and its connection to the underlying theoretical logic.</w:t>
      </w:r>
    </w:p>
    <w:p w14:paraId="4E0280BA" w14:textId="1073CE9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All three reviewers question the inference of the source effect, noting that attributing residual treatment effects to an AI authority mechanism is not justified unless other plausible mechanisms have been ruled out.</w:t>
      </w:r>
    </w:p>
    <w:p w14:paraId="1C6CC779" w14:textId="087F232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522DE1">
        <w:rPr>
          <w:rFonts w:eastAsia="SimSun"/>
          <w:i/>
          <w:iCs/>
          <w:kern w:val="2"/>
        </w:rPr>
        <w:t> </w:t>
      </w:r>
    </w:p>
    <w:p w14:paraId="4166631B"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8C67FF0" w14:textId="77777777" w:rsidR="00F91F48" w:rsidRDefault="00F91F48" w:rsidP="00F91F48">
      <w:pPr>
        <w:pStyle w:val="Paragraph"/>
        <w:rPr>
          <w:ins w:id="57" w:author="Dylan CHEN" w:date="2026-08-21T17:28:00Z" w16du:dateUtc="2026-08-21T09:28:00Z"/>
        </w:rPr>
        <w:pPrChange w:id="58" w:author="Dylan CHEN" w:date="2026-08-21T17:28:00Z" w16du:dateUtc="2026-08-21T09:28:00Z">
          <w:pPr>
            <w:pStyle w:val="NormalWeb"/>
          </w:pPr>
        </w:pPrChange>
      </w:pPr>
      <w:ins w:id="59" w:author="Dylan CHEN" w:date="2026-08-21T17:28:00Z" w16du:dateUtc="2026-08-21T09:28:00Z">
        <w:r>
          <w:t xml:space="preserve">We are grateful for this guidance and for the opportunity to discuss it further, both in the review </w:t>
        </w:r>
        <w:r>
          <w:lastRenderedPageBreak/>
          <w:t>letter and in our conversation. Following your suggestion, we have reconsidered the mechanism tests so that they correspond more directly to the theoretical arguments we advance, and we have reorganized the theoretical account around the fast and slow processing of AI cues. Below we respond point by point and indicate how each response maps to the corresponding revision. For the underlying reviewer concerns, we also provide detailed replies in R1-x, R2-x, and R3-3.</w:t>
        </w:r>
      </w:ins>
    </w:p>
    <w:p w14:paraId="3226DBFA" w14:textId="77777777" w:rsidR="00F91F48" w:rsidRDefault="00F91F48" w:rsidP="00F91F48">
      <w:pPr>
        <w:pStyle w:val="Paragraph"/>
        <w:rPr>
          <w:ins w:id="60" w:author="Dylan CHEN" w:date="2026-08-21T17:28:00Z" w16du:dateUtc="2026-08-21T09:28:00Z"/>
        </w:rPr>
        <w:pPrChange w:id="61" w:author="Dylan CHEN" w:date="2026-08-21T17:28:00Z" w16du:dateUtc="2026-08-21T09:28:00Z">
          <w:pPr>
            <w:pStyle w:val="NormalWeb"/>
          </w:pPr>
        </w:pPrChange>
      </w:pPr>
      <w:ins w:id="62" w:author="Dylan CHEN" w:date="2026-08-21T17:28:00Z" w16du:dateUtc="2026-08-21T09:28:00Z">
        <w:r>
          <w:rPr>
            <w:rStyle w:val="Strong"/>
          </w:rPr>
          <w:t>On the content effect and the concern that answer length alone is not a reliable measure of quality (raised by Reviewer 1 and Reviewer 3).</w:t>
        </w:r>
      </w:ins>
    </w:p>
    <w:p w14:paraId="17D1CBBB" w14:textId="77777777" w:rsidR="00F91F48" w:rsidRDefault="00F91F48" w:rsidP="00F91F48">
      <w:pPr>
        <w:pStyle w:val="Paragraph"/>
        <w:rPr>
          <w:ins w:id="63" w:author="Dylan CHEN" w:date="2026-08-21T17:28:00Z" w16du:dateUtc="2026-08-21T09:28:00Z"/>
        </w:rPr>
        <w:pPrChange w:id="64" w:author="Dylan CHEN" w:date="2026-08-21T17:28:00Z" w16du:dateUtc="2026-08-21T09:28:00Z">
          <w:pPr>
            <w:pStyle w:val="NormalWeb"/>
          </w:pPr>
        </w:pPrChange>
      </w:pPr>
      <w:ins w:id="65" w:author="Dylan CHEN" w:date="2026-08-21T17:28:00Z" w16du:dateUtc="2026-08-21T09:28:00Z">
        <w:r>
          <w:t>We looked into this carefully and now treat length in three steps.</w:t>
        </w:r>
      </w:ins>
    </w:p>
    <w:p w14:paraId="66818A77" w14:textId="77777777" w:rsidR="00F91F48" w:rsidRDefault="00F91F48" w:rsidP="00F91F48">
      <w:pPr>
        <w:pStyle w:val="Paragraph"/>
        <w:rPr>
          <w:ins w:id="66" w:author="Dylan CHEN" w:date="2026-08-21T17:28:00Z" w16du:dateUtc="2026-08-21T09:28:00Z"/>
        </w:rPr>
        <w:pPrChange w:id="67" w:author="Dylan CHEN" w:date="2026-08-21T17:28:00Z" w16du:dateUtc="2026-08-21T09:28:00Z">
          <w:pPr>
            <w:pStyle w:val="NormalWeb"/>
          </w:pPr>
        </w:pPrChange>
      </w:pPr>
      <w:ins w:id="68" w:author="Dylan CHEN" w:date="2026-08-21T17:28:00Z" w16du:dateUtc="2026-08-21T09:28:00Z">
        <w:r>
          <w:t>First, we clarify that answer length measures coverage rather than overall quality. In our original framing, we imprecisely characterized length as a quality proxy. We now position it specifically as a measure of answer coverage, which captures the breadth and thoroughness of the answer. This is conceptually distinct from the dimensions captured by our LLM-based measures. As detailed in Appendix B, the LLM assessment focuses on objective quality dimensions such as accuracy, clarity, and relevance, which evaluate how well an answer addresses what it chooses to cover rather than how much ground it covers. This distinction is consistent with the mediation pattern we observe. Potential human answerers are deterred primarily by the perceived high coverage of the AI answer, a surface cue that can be inferred from length at a glance, rather than by fine-grained quality, which becomes available only through more effortful evaluation.</w:t>
        </w:r>
      </w:ins>
    </w:p>
    <w:p w14:paraId="12A9E6A7" w14:textId="77777777" w:rsidR="00F91F48" w:rsidRDefault="00F91F48" w:rsidP="00F91F48">
      <w:pPr>
        <w:pStyle w:val="Paragraph"/>
        <w:rPr>
          <w:ins w:id="69" w:author="Dylan CHEN" w:date="2026-08-21T17:28:00Z" w16du:dateUtc="2026-08-21T09:28:00Z"/>
        </w:rPr>
        <w:pPrChange w:id="70" w:author="Dylan CHEN" w:date="2026-08-21T17:28:00Z" w16du:dateUtc="2026-08-21T09:28:00Z">
          <w:pPr>
            <w:pStyle w:val="NormalWeb"/>
          </w:pPr>
        </w:pPrChange>
      </w:pPr>
      <w:ins w:id="71" w:author="Dylan CHEN" w:date="2026-08-21T17:28:00Z" w16du:dateUtc="2026-08-21T09:28:00Z">
        <w:r>
          <w:t>Second, we report the three validation tests we conduct for the LLM-based quality measure. Failed AI answers (for example, "I'm sorry, I can't provide a detailed answer") received significantly lower quality ratings than substantive answers (p &lt; 0.001). Human answers accepted by questioners received significantly higher ratings than non-accepted answers (p &lt; 0.05). Answers with above-median net likes received significantly higher ratings than those below the median (p &lt; 0.001). These results support the validity of the measure.</w:t>
        </w:r>
      </w:ins>
    </w:p>
    <w:p w14:paraId="1B024BF8" w14:textId="77777777" w:rsidR="00F91F48" w:rsidRDefault="00F91F48" w:rsidP="00F91F48">
      <w:pPr>
        <w:pStyle w:val="Paragraph"/>
        <w:rPr>
          <w:ins w:id="72" w:author="Dylan CHEN" w:date="2026-08-21T17:28:00Z" w16du:dateUtc="2026-08-21T09:28:00Z"/>
        </w:rPr>
        <w:pPrChange w:id="73" w:author="Dylan CHEN" w:date="2026-08-21T17:28:00Z" w16du:dateUtc="2026-08-21T09:28:00Z">
          <w:pPr>
            <w:pStyle w:val="NormalWeb"/>
          </w:pPr>
        </w:pPrChange>
      </w:pPr>
      <w:ins w:id="74" w:author="Dylan CHEN" w:date="2026-08-21T17:28:00Z" w16du:dateUtc="2026-08-21T09:28:00Z">
        <w:r>
          <w:t>Third, we examined what answer length actually captures.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 which motivates a perception of comprehensiveness. If length were operating mainly through perceived coverage, its effect should track this coverage variable rather than a direct quality signal. Our results indicate that the role of length operates largely through perceived coverage rather than through perceived quality. We report this analysis in the mechanism section.</w:t>
        </w:r>
      </w:ins>
    </w:p>
    <w:p w14:paraId="42291E85" w14:textId="77777777" w:rsidR="00F91F48" w:rsidRDefault="00F91F48" w:rsidP="00F91F48">
      <w:pPr>
        <w:pStyle w:val="Paragraph"/>
        <w:rPr>
          <w:ins w:id="75" w:author="Dylan CHEN" w:date="2026-08-21T17:28:00Z" w16du:dateUtc="2026-08-21T09:28:00Z"/>
        </w:rPr>
        <w:pPrChange w:id="76" w:author="Dylan CHEN" w:date="2026-08-21T17:28:00Z" w16du:dateUtc="2026-08-21T09:28:00Z">
          <w:pPr>
            <w:pStyle w:val="NormalWeb"/>
          </w:pPr>
        </w:pPrChange>
      </w:pPr>
      <w:ins w:id="77" w:author="Dylan CHEN" w:date="2026-08-21T17:28:00Z" w16du:dateUtc="2026-08-21T09:28:00Z">
        <w:r>
          <w:rPr>
            <w:rStyle w:val="Strong"/>
          </w:rPr>
          <w:t>On the position effect and the operationalization of the "first-position seeker" construct (raised by Reviewer 2 and Reviewer 3).</w:t>
        </w:r>
      </w:ins>
    </w:p>
    <w:p w14:paraId="3E849B59" w14:textId="77777777" w:rsidR="00F91F48" w:rsidRDefault="00F91F48" w:rsidP="00F91F48">
      <w:pPr>
        <w:pStyle w:val="Paragraph"/>
        <w:rPr>
          <w:ins w:id="78" w:author="Dylan CHEN" w:date="2026-08-21T17:28:00Z" w16du:dateUtc="2026-08-21T09:28:00Z"/>
        </w:rPr>
        <w:pPrChange w:id="79" w:author="Dylan CHEN" w:date="2026-08-21T17:28:00Z" w16du:dateUtc="2026-08-21T09:28:00Z">
          <w:pPr>
            <w:pStyle w:val="NormalWeb"/>
          </w:pPr>
        </w:pPrChange>
      </w:pPr>
      <w:ins w:id="80" w:author="Dylan CHEN" w:date="2026-08-21T17:28:00Z" w16du:dateUtc="2026-08-21T09:28:00Z">
        <w:r>
          <w:t xml:space="preserve">The reviewers' concerns converge on the same underlying issue with this approach. The analysis rested on an implicit assumption that first-position seekers care about being absolutely first rather than first among human contributors. This assumption followed from our competitive framing, in which the human answerer and the AI compete for the same scarce resource, namely the limited attention and recognition of viewers, so that an existing AI answer reduces the value of the first human answer for a first-position seeker. On reflection, we agree that testing this mechanism adequately in our setting would require data on how answerers perceive and value position, which our current dataset does not provide. We therefore cannot adequately separate a </w:t>
        </w:r>
        <w:r>
          <w:lastRenderedPageBreak/>
          <w:t>position-based account from the other mechanisms that the reviewers note could generate the same empirical pattern. For this reason, and to keep the theoretical account focused on the fast and slow processing of AI cues in a way that aligns with our updated framework, we have removed the position effect from the manuscript in this revision.</w:t>
        </w:r>
      </w:ins>
    </w:p>
    <w:p w14:paraId="004886AB" w14:textId="77777777" w:rsidR="00F91F48" w:rsidRDefault="00F91F48" w:rsidP="00F91F48">
      <w:pPr>
        <w:pStyle w:val="Paragraph"/>
        <w:rPr>
          <w:ins w:id="81" w:author="Dylan CHEN" w:date="2026-08-21T17:28:00Z" w16du:dateUtc="2026-08-21T09:28:00Z"/>
        </w:rPr>
        <w:pPrChange w:id="82" w:author="Dylan CHEN" w:date="2026-08-21T17:28:00Z" w16du:dateUtc="2026-08-21T09:28:00Z">
          <w:pPr>
            <w:pStyle w:val="NormalWeb"/>
          </w:pPr>
        </w:pPrChange>
      </w:pPr>
      <w:ins w:id="83" w:author="Dylan CHEN" w:date="2026-08-21T17:28:00Z" w16du:dateUtc="2026-08-21T09:28:00Z">
        <w:r>
          <w:rPr>
            <w:rStyle w:val="Strong"/>
          </w:rPr>
          <w:t>On the inference of the source effect and the attribution of residual treatment effects (raised by all three reviewers).</w:t>
        </w:r>
      </w:ins>
    </w:p>
    <w:p w14:paraId="7962FFB8" w14:textId="77777777" w:rsidR="00F91F48" w:rsidRDefault="00F91F48" w:rsidP="00F91F48">
      <w:pPr>
        <w:pStyle w:val="Paragraph"/>
        <w:rPr>
          <w:ins w:id="84" w:author="Dylan CHEN" w:date="2026-08-21T17:28:00Z" w16du:dateUtc="2026-08-21T09:28:00Z"/>
        </w:rPr>
        <w:pPrChange w:id="85" w:author="Dylan CHEN" w:date="2026-08-21T17:28:00Z" w16du:dateUtc="2026-08-21T09:28:00Z">
          <w:pPr>
            <w:pStyle w:val="NormalWeb"/>
          </w:pPr>
        </w:pPrChange>
      </w:pPr>
      <w:ins w:id="86" w:author="Dylan CHEN" w:date="2026-08-21T17:28:00Z" w16du:dateUtc="2026-08-21T09:28:00Z">
        <w:r>
          <w:t>We accept this concern in full. A residual cannot be cleanly attributed to a source-based mechanism, both because alternative channels that our controls do not capture may drive the reduction in human answers, and because any remainder may reflect measurement error or an incomplete operationalization of the other channels. We therefore no longer rest any claim on a residual. Under the revised framework, the AI label effect and the AI content effect are each theorized and estimated on their own terms, rather than one being inferred as what remains after the other is accounted for. We elaborate this estimation strategy in our detailed reply to R3-3.</w:t>
        </w:r>
      </w:ins>
    </w:p>
    <w:p w14:paraId="65F93F7D" w14:textId="77777777" w:rsidR="00F91F48" w:rsidRDefault="00F91F48" w:rsidP="00F91F48">
      <w:pPr>
        <w:pStyle w:val="Paragraph"/>
        <w:rPr>
          <w:ins w:id="87" w:author="Dylan CHEN" w:date="2026-08-21T17:28:00Z" w16du:dateUtc="2026-08-21T09:28:00Z"/>
        </w:rPr>
        <w:pPrChange w:id="88" w:author="Dylan CHEN" w:date="2026-08-21T17:28:00Z" w16du:dateUtc="2026-08-21T09:28:00Z">
          <w:pPr>
            <w:pStyle w:val="NormalWeb"/>
          </w:pPr>
        </w:pPrChange>
      </w:pPr>
      <w:ins w:id="89" w:author="Dylan CHEN" w:date="2026-08-21T17:28:00Z" w16du:dateUtc="2026-08-21T09:28:00Z">
        <w:r>
          <w:t>Taken together, these revisions move the mechanism tests closer to the theoretical arguments they are meant to support, and they organize the account around the fast and slow processing of AI cues rather than around a residual-based decomposition.</w:t>
        </w:r>
      </w:ins>
    </w:p>
    <w:p w14:paraId="548958AD" w14:textId="77777777" w:rsidR="00C73040" w:rsidRPr="00522DE1" w:rsidRDefault="00C73040" w:rsidP="00C73040">
      <w:pPr>
        <w:spacing w:before="120" w:after="120"/>
        <w:rPr>
          <w:rFonts w:hint="eastAsia"/>
        </w:rPr>
      </w:pPr>
    </w:p>
    <w:p w14:paraId="59F9C952" w14:textId="1851FDAF" w:rsidR="00D90C83" w:rsidRPr="00522DE1" w:rsidRDefault="00D90C83" w:rsidP="00D90C83">
      <w:pPr>
        <w:spacing w:before="120" w:after="120"/>
      </w:pPr>
      <w:r w:rsidRPr="00522DE1">
        <w:t>---------------------------------------------------------------------------------------------------------------------</w:t>
      </w:r>
    </w:p>
    <w:p w14:paraId="5EAD2C13" w14:textId="4A54322D"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 xml:space="preserve">SE-3 </w:t>
      </w:r>
    </w:p>
    <w:p w14:paraId="12DC36D3" w14:textId="39F07BD2"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Third, the manuscript must more clearly situate its findings relative to prior work.</w:t>
      </w:r>
    </w:p>
    <w:p w14:paraId="3C6964A9" w14:textId="4EEC634E"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Several reviewers raise concerns about the paper</w:t>
      </w:r>
      <w:r w:rsidR="00052238">
        <w:rPr>
          <w:rFonts w:eastAsia="SimSun"/>
          <w:i/>
          <w:iCs/>
          <w:kern w:val="2"/>
        </w:rPr>
        <w:t>’</w:t>
      </w:r>
      <w:r w:rsidRPr="00522DE1">
        <w:rPr>
          <w:rFonts w:eastAsia="SimSun"/>
          <w:i/>
          <w:iCs/>
          <w:kern w:val="2"/>
        </w:rPr>
        <w:t xml:space="preserve">s positioning relative to existing literature, </w:t>
      </w:r>
      <w:r w:rsidRPr="00080752">
        <w:rPr>
          <w:rFonts w:eastAsia="SimSun"/>
          <w:i/>
          <w:iCs/>
          <w:kern w:val="2"/>
          <w:highlight w:val="yellow"/>
          <w:rPrChange w:id="90" w:author="Dylan CHEN" w:date="2026-08-21T16:57:00Z" w16du:dateUtc="2026-08-21T08:57:00Z">
            <w:rPr>
              <w:rFonts w:eastAsia="SimSun"/>
              <w:i/>
              <w:iCs/>
              <w:kern w:val="2"/>
            </w:rPr>
          </w:rPrChange>
        </w:rPr>
        <w:t>particularly Su et al. (2023).</w:t>
      </w:r>
    </w:p>
    <w:p w14:paraId="797E0BC3" w14:textId="132B3D5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749165D5"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clarification is important for establishing the paper</w:t>
      </w:r>
      <w:r w:rsidR="00052238">
        <w:rPr>
          <w:rFonts w:eastAsia="SimSun"/>
          <w:i/>
          <w:iCs/>
          <w:kern w:val="2"/>
        </w:rPr>
        <w:t>’</w:t>
      </w:r>
      <w:r w:rsidRPr="00522DE1">
        <w:rPr>
          <w:rFonts w:eastAsia="SimSun"/>
          <w:i/>
          <w:iCs/>
          <w:kern w:val="2"/>
        </w:rPr>
        <w:t>s contribution</w:t>
      </w:r>
      <w:r w:rsidR="00D90C83" w:rsidRPr="00522DE1">
        <w:rPr>
          <w:rFonts w:eastAsia="SimSun"/>
          <w:i/>
          <w:iCs/>
          <w:kern w:val="2"/>
        </w:rPr>
        <w:t>. </w:t>
      </w:r>
    </w:p>
    <w:p w14:paraId="47257B4C" w14:textId="35BE6A8D" w:rsidR="00425A79" w:rsidRPr="00522DE1" w:rsidRDefault="00D90C83" w:rsidP="00A77F5D">
      <w:pPr>
        <w:widowControl w:val="0"/>
        <w:autoSpaceDE w:val="0"/>
        <w:autoSpaceDN w:val="0"/>
        <w:adjustRightInd w:val="0"/>
        <w:spacing w:before="120" w:after="120"/>
        <w:jc w:val="both"/>
      </w:pPr>
      <w:r w:rsidRPr="00522DE1">
        <w:rPr>
          <w:rFonts w:eastAsia="SimSun"/>
          <w:b/>
          <w:bCs/>
          <w:i/>
          <w:iCs/>
          <w:kern w:val="2"/>
          <w:u w:val="single"/>
        </w:rPr>
        <w:t>Response</w:t>
      </w:r>
    </w:p>
    <w:p w14:paraId="5467D485" w14:textId="7DF29FF3" w:rsidR="00080752" w:rsidRDefault="00080752" w:rsidP="00080752">
      <w:pPr>
        <w:pStyle w:val="Paragraph"/>
        <w:rPr>
          <w:ins w:id="91" w:author="Dylan CHEN" w:date="2026-08-21T16:56:00Z" w16du:dateUtc="2026-08-21T08:56:00Z"/>
        </w:rPr>
      </w:pPr>
      <w:ins w:id="92" w:author="Dylan CHEN" w:date="2026-08-21T16:57:00Z" w16du:dateUtc="2026-08-21T08:57:00Z">
        <w:r>
          <w:rPr>
            <w:rFonts w:hint="eastAsia"/>
          </w:rPr>
          <w:t xml:space="preserve">We </w:t>
        </w:r>
      </w:ins>
      <w:ins w:id="93" w:author="Dylan CHEN" w:date="2026-08-21T16:56:00Z" w16du:dateUtc="2026-08-21T08:56:00Z">
        <w:r>
          <w:t xml:space="preserve">have reorganized our differentiation from Su et al. (2025) around a single idea: what separates the two settings is whether the internal AI serves as a </w:t>
        </w:r>
        <w:r>
          <w:rPr>
            <w:rStyle w:val="Emphasis"/>
          </w:rPr>
          <w:t>complement</w:t>
        </w:r>
        <w:r>
          <w:t xml:space="preserve"> to human contributors or as a </w:t>
        </w:r>
        <w:r>
          <w:rPr>
            <w:rStyle w:val="Emphasis"/>
          </w:rPr>
          <w:t>substitute</w:t>
        </w:r>
        <w:r>
          <w:t xml:space="preserve"> that competes with them. Two observable factors jointly determine which case holds. The first is the community’s evaluation culture (Context). The second is the mode of AI deployment (Implementation Mode). Table R1-5 positions the two studies along both factors, together with their designs, findings, and mechanisms. Below we address the reviewer’s three points, mapping each to the corresponding row of the table, and then show how a single framework reconciles the two sets of findings.</w:t>
        </w:r>
      </w:ins>
    </w:p>
    <w:p w14:paraId="2E50C8DC" w14:textId="77777777" w:rsidR="00080752" w:rsidRPr="00C81CF3" w:rsidRDefault="00080752" w:rsidP="00080752">
      <w:pPr>
        <w:spacing w:after="120"/>
        <w:jc w:val="center"/>
        <w:rPr>
          <w:ins w:id="94" w:author="Dylan CHEN" w:date="2026-08-21T16:56:00Z" w16du:dateUtc="2026-08-21T08:56:00Z"/>
          <w:rFonts w:eastAsia="SimSun"/>
          <w:b/>
          <w:color w:val="000000"/>
          <w:sz w:val="22"/>
          <w:szCs w:val="22"/>
        </w:rPr>
      </w:pPr>
      <w:ins w:id="95" w:author="Dylan CHEN" w:date="2026-08-21T16:56:00Z" w16du:dateUtc="2026-08-21T08:56:00Z">
        <w:r w:rsidRPr="00C81CF3">
          <w:rPr>
            <w:rFonts w:eastAsia="SimSun"/>
            <w:b/>
            <w:color w:val="000000"/>
            <w:sz w:val="22"/>
            <w:szCs w:val="22"/>
          </w:rPr>
          <w:t xml:space="preserve">Table </w:t>
        </w:r>
        <w:r>
          <w:rPr>
            <w:rFonts w:eastAsia="SimSun" w:hint="eastAsia"/>
            <w:b/>
            <w:color w:val="000000"/>
            <w:sz w:val="22"/>
            <w:szCs w:val="22"/>
          </w:rPr>
          <w:t>R1-5</w:t>
        </w:r>
        <w:r w:rsidRPr="00C81CF3">
          <w:rPr>
            <w:rFonts w:eastAsia="SimSun"/>
            <w:b/>
            <w:color w:val="000000"/>
            <w:sz w:val="22"/>
            <w:szCs w:val="22"/>
          </w:rPr>
          <w:t xml:space="preserve">. Positioning the Current Study in Internal GenAI Empirical Research: A Comparison with Su et al. (2025) </w:t>
        </w:r>
      </w:ins>
    </w:p>
    <w:tbl>
      <w:tblPr>
        <w:tblW w:w="5000" w:type="pct"/>
        <w:jc w:val="center"/>
        <w:tblLayout w:type="fixed"/>
        <w:tblLook w:val="04A0" w:firstRow="1" w:lastRow="0" w:firstColumn="1" w:lastColumn="0" w:noHBand="0" w:noVBand="1"/>
      </w:tblPr>
      <w:tblGrid>
        <w:gridCol w:w="2662"/>
        <w:gridCol w:w="3363"/>
        <w:gridCol w:w="3325"/>
      </w:tblGrid>
      <w:tr w:rsidR="00080752" w14:paraId="27CCEF11" w14:textId="77777777" w:rsidTr="00E83740">
        <w:trPr>
          <w:trHeight w:val="340"/>
          <w:jc w:val="center"/>
          <w:ins w:id="96" w:author="Dylan CHEN" w:date="2026-08-21T16:56:00Z" w16du:dateUtc="2026-08-21T08:56:00Z"/>
        </w:trPr>
        <w:tc>
          <w:tcPr>
            <w:tcW w:w="2800" w:type="dxa"/>
            <w:tcBorders>
              <w:top w:val="single" w:sz="4" w:space="0" w:color="auto"/>
              <w:left w:val="single" w:sz="4" w:space="0" w:color="auto"/>
              <w:bottom w:val="single" w:sz="4" w:space="0" w:color="auto"/>
              <w:right w:val="single" w:sz="4" w:space="0" w:color="auto"/>
            </w:tcBorders>
            <w:hideMark/>
          </w:tcPr>
          <w:p w14:paraId="6C3671E4" w14:textId="77777777" w:rsidR="00080752" w:rsidRDefault="00080752" w:rsidP="00E83740">
            <w:pPr>
              <w:rPr>
                <w:ins w:id="97" w:author="Dylan CHEN" w:date="2026-08-21T16:56:00Z" w16du:dateUtc="2026-08-21T08:56:00Z"/>
                <w:rFonts w:ascii="Aptos Narrow" w:hAnsi="Aptos Narrow"/>
                <w:b/>
                <w:bCs/>
                <w:color w:val="000000"/>
              </w:rPr>
            </w:pPr>
            <w:ins w:id="98" w:author="Dylan CHEN" w:date="2026-08-21T16:56:00Z" w16du:dateUtc="2026-08-21T08:56:00Z">
              <w:r>
                <w:rPr>
                  <w:rFonts w:ascii="Aptos Narrow" w:hAnsi="Aptos Narrow"/>
                  <w:b/>
                  <w:bCs/>
                  <w:color w:val="000000"/>
                </w:rPr>
                <w:t>Dimension</w:t>
              </w:r>
            </w:ins>
          </w:p>
        </w:tc>
        <w:tc>
          <w:tcPr>
            <w:tcW w:w="3540" w:type="dxa"/>
            <w:tcBorders>
              <w:top w:val="single" w:sz="4" w:space="0" w:color="auto"/>
              <w:left w:val="nil"/>
              <w:bottom w:val="single" w:sz="4" w:space="0" w:color="auto"/>
              <w:right w:val="single" w:sz="4" w:space="0" w:color="auto"/>
            </w:tcBorders>
            <w:hideMark/>
          </w:tcPr>
          <w:p w14:paraId="7FBC2D16" w14:textId="77777777" w:rsidR="00080752" w:rsidRDefault="00080752" w:rsidP="00E83740">
            <w:pPr>
              <w:jc w:val="center"/>
              <w:rPr>
                <w:ins w:id="99" w:author="Dylan CHEN" w:date="2026-08-21T16:56:00Z" w16du:dateUtc="2026-08-21T08:56:00Z"/>
                <w:rFonts w:ascii="Aptos Narrow" w:hAnsi="Aptos Narrow"/>
                <w:b/>
                <w:bCs/>
                <w:color w:val="000000"/>
              </w:rPr>
            </w:pPr>
            <w:ins w:id="100" w:author="Dylan CHEN" w:date="2026-08-21T16:56:00Z" w16du:dateUtc="2026-08-21T08:56:00Z">
              <w:r>
                <w:rPr>
                  <w:rFonts w:ascii="Aptos Narrow" w:hAnsi="Aptos Narrow"/>
                  <w:b/>
                  <w:bCs/>
                  <w:color w:val="000000"/>
                </w:rPr>
                <w:t>Su et al. (2025)</w:t>
              </w:r>
            </w:ins>
          </w:p>
        </w:tc>
        <w:tc>
          <w:tcPr>
            <w:tcW w:w="3500" w:type="dxa"/>
            <w:tcBorders>
              <w:top w:val="single" w:sz="4" w:space="0" w:color="auto"/>
              <w:left w:val="nil"/>
              <w:bottom w:val="single" w:sz="4" w:space="0" w:color="auto"/>
              <w:right w:val="single" w:sz="4" w:space="0" w:color="auto"/>
            </w:tcBorders>
            <w:hideMark/>
          </w:tcPr>
          <w:p w14:paraId="711AAF88" w14:textId="77777777" w:rsidR="00080752" w:rsidRDefault="00080752" w:rsidP="00E83740">
            <w:pPr>
              <w:jc w:val="center"/>
              <w:rPr>
                <w:ins w:id="101" w:author="Dylan CHEN" w:date="2026-08-21T16:56:00Z" w16du:dateUtc="2026-08-21T08:56:00Z"/>
                <w:rFonts w:ascii="Aptos Narrow" w:hAnsi="Aptos Narrow"/>
                <w:b/>
                <w:bCs/>
                <w:color w:val="000000"/>
              </w:rPr>
            </w:pPr>
            <w:ins w:id="102" w:author="Dylan CHEN" w:date="2026-08-21T16:56:00Z" w16du:dateUtc="2026-08-21T08:56:00Z">
              <w:r>
                <w:rPr>
                  <w:rFonts w:ascii="Aptos Narrow" w:hAnsi="Aptos Narrow"/>
                  <w:b/>
                  <w:bCs/>
                  <w:color w:val="000000"/>
                </w:rPr>
                <w:t>Our Study (2026)</w:t>
              </w:r>
            </w:ins>
          </w:p>
        </w:tc>
      </w:tr>
      <w:tr w:rsidR="00080752" w14:paraId="2F60D4F5" w14:textId="77777777" w:rsidTr="00E83740">
        <w:trPr>
          <w:trHeight w:val="340"/>
          <w:jc w:val="center"/>
          <w:ins w:id="103" w:author="Dylan CHEN" w:date="2026-08-21T16:56:00Z" w16du:dateUtc="2026-08-21T08:56:00Z"/>
        </w:trPr>
        <w:tc>
          <w:tcPr>
            <w:tcW w:w="2800" w:type="dxa"/>
            <w:tcBorders>
              <w:top w:val="nil"/>
              <w:left w:val="single" w:sz="4" w:space="0" w:color="auto"/>
              <w:bottom w:val="single" w:sz="4" w:space="0" w:color="auto"/>
              <w:right w:val="single" w:sz="4" w:space="0" w:color="auto"/>
            </w:tcBorders>
            <w:hideMark/>
          </w:tcPr>
          <w:p w14:paraId="7BFC1FFC" w14:textId="77777777" w:rsidR="00080752" w:rsidRDefault="00080752" w:rsidP="00E83740">
            <w:pPr>
              <w:rPr>
                <w:ins w:id="104" w:author="Dylan CHEN" w:date="2026-08-21T16:56:00Z" w16du:dateUtc="2026-08-21T08:56:00Z"/>
                <w:rFonts w:ascii="Aptos Narrow" w:hAnsi="Aptos Narrow"/>
                <w:color w:val="000000"/>
              </w:rPr>
            </w:pPr>
            <w:ins w:id="105" w:author="Dylan CHEN" w:date="2026-08-21T16:56:00Z" w16du:dateUtc="2026-08-21T08:56:00Z">
              <w:r>
                <w:rPr>
                  <w:rFonts w:ascii="Aptos Narrow" w:hAnsi="Aptos Narrow"/>
                  <w:color w:val="000000"/>
                </w:rPr>
                <w:t>Community</w:t>
              </w:r>
            </w:ins>
          </w:p>
        </w:tc>
        <w:tc>
          <w:tcPr>
            <w:tcW w:w="3540" w:type="dxa"/>
            <w:tcBorders>
              <w:top w:val="nil"/>
              <w:left w:val="nil"/>
              <w:bottom w:val="single" w:sz="4" w:space="0" w:color="auto"/>
              <w:right w:val="single" w:sz="4" w:space="0" w:color="auto"/>
            </w:tcBorders>
            <w:hideMark/>
          </w:tcPr>
          <w:p w14:paraId="12640B53" w14:textId="77777777" w:rsidR="00080752" w:rsidRDefault="00080752" w:rsidP="00E83740">
            <w:pPr>
              <w:jc w:val="center"/>
              <w:rPr>
                <w:ins w:id="106" w:author="Dylan CHEN" w:date="2026-08-21T16:56:00Z" w16du:dateUtc="2026-08-21T08:56:00Z"/>
                <w:rFonts w:ascii="Aptos Narrow" w:hAnsi="Aptos Narrow"/>
                <w:color w:val="000000"/>
              </w:rPr>
            </w:pPr>
            <w:ins w:id="107" w:author="Dylan CHEN" w:date="2026-08-21T16:56:00Z" w16du:dateUtc="2026-08-21T08:56:00Z">
              <w:r>
                <w:rPr>
                  <w:rFonts w:ascii="Aptos Narrow" w:hAnsi="Aptos Narrow"/>
                  <w:color w:val="000000"/>
                </w:rPr>
                <w:t>Quora</w:t>
              </w:r>
            </w:ins>
          </w:p>
        </w:tc>
        <w:tc>
          <w:tcPr>
            <w:tcW w:w="3500" w:type="dxa"/>
            <w:tcBorders>
              <w:top w:val="nil"/>
              <w:left w:val="nil"/>
              <w:bottom w:val="single" w:sz="4" w:space="0" w:color="auto"/>
              <w:right w:val="single" w:sz="4" w:space="0" w:color="auto"/>
            </w:tcBorders>
            <w:hideMark/>
          </w:tcPr>
          <w:p w14:paraId="23131D89" w14:textId="77777777" w:rsidR="00080752" w:rsidRDefault="00080752" w:rsidP="00E83740">
            <w:pPr>
              <w:jc w:val="center"/>
              <w:rPr>
                <w:ins w:id="108" w:author="Dylan CHEN" w:date="2026-08-21T16:56:00Z" w16du:dateUtc="2026-08-21T08:56:00Z"/>
                <w:rFonts w:ascii="Aptos Narrow" w:hAnsi="Aptos Narrow"/>
                <w:color w:val="000000"/>
              </w:rPr>
            </w:pPr>
            <w:ins w:id="109" w:author="Dylan CHEN" w:date="2026-08-21T16:56:00Z" w16du:dateUtc="2026-08-21T08:56:00Z">
              <w:r>
                <w:rPr>
                  <w:rFonts w:ascii="Aptos Narrow" w:hAnsi="Aptos Narrow"/>
                  <w:color w:val="000000"/>
                </w:rPr>
                <w:t>SegmentFault</w:t>
              </w:r>
            </w:ins>
          </w:p>
        </w:tc>
      </w:tr>
      <w:tr w:rsidR="00080752" w14:paraId="12C57A6C" w14:textId="77777777" w:rsidTr="00E83740">
        <w:trPr>
          <w:trHeight w:val="680"/>
          <w:jc w:val="center"/>
          <w:ins w:id="110" w:author="Dylan CHEN" w:date="2026-08-21T16:56:00Z" w16du:dateUtc="2026-08-21T08:56:00Z"/>
        </w:trPr>
        <w:tc>
          <w:tcPr>
            <w:tcW w:w="2800" w:type="dxa"/>
            <w:tcBorders>
              <w:top w:val="nil"/>
              <w:left w:val="single" w:sz="4" w:space="0" w:color="auto"/>
              <w:bottom w:val="single" w:sz="4" w:space="0" w:color="auto"/>
              <w:right w:val="single" w:sz="4" w:space="0" w:color="auto"/>
            </w:tcBorders>
            <w:hideMark/>
          </w:tcPr>
          <w:p w14:paraId="30D679B8" w14:textId="77777777" w:rsidR="00080752" w:rsidRDefault="00080752" w:rsidP="00E83740">
            <w:pPr>
              <w:rPr>
                <w:ins w:id="111" w:author="Dylan CHEN" w:date="2026-08-21T16:56:00Z" w16du:dateUtc="2026-08-21T08:56:00Z"/>
                <w:rFonts w:ascii="Aptos Narrow" w:hAnsi="Aptos Narrow"/>
                <w:b/>
                <w:bCs/>
                <w:color w:val="000000"/>
              </w:rPr>
            </w:pPr>
            <w:ins w:id="112" w:author="Dylan CHEN" w:date="2026-08-21T16:56:00Z" w16du:dateUtc="2026-08-21T08:56:00Z">
              <w:r>
                <w:rPr>
                  <w:rFonts w:ascii="Aptos Narrow" w:hAnsi="Aptos Narrow"/>
                  <w:b/>
                  <w:bCs/>
                  <w:color w:val="000000"/>
                </w:rPr>
                <w:lastRenderedPageBreak/>
                <w:t>Community Domain (Context)</w:t>
              </w:r>
            </w:ins>
          </w:p>
        </w:tc>
        <w:tc>
          <w:tcPr>
            <w:tcW w:w="3540" w:type="dxa"/>
            <w:tcBorders>
              <w:top w:val="nil"/>
              <w:left w:val="nil"/>
              <w:bottom w:val="single" w:sz="4" w:space="0" w:color="auto"/>
              <w:right w:val="single" w:sz="4" w:space="0" w:color="auto"/>
            </w:tcBorders>
            <w:hideMark/>
          </w:tcPr>
          <w:p w14:paraId="2F0862F5" w14:textId="77777777" w:rsidR="00080752" w:rsidRDefault="00080752" w:rsidP="00E83740">
            <w:pPr>
              <w:jc w:val="center"/>
              <w:rPr>
                <w:ins w:id="113" w:author="Dylan CHEN" w:date="2026-08-21T16:56:00Z" w16du:dateUtc="2026-08-21T08:56:00Z"/>
                <w:rFonts w:ascii="Aptos Narrow" w:hAnsi="Aptos Narrow"/>
                <w:color w:val="000000"/>
              </w:rPr>
            </w:pPr>
            <w:ins w:id="114" w:author="Dylan CHEN" w:date="2026-08-21T16:56:00Z" w16du:dateUtc="2026-08-21T08:56:00Z">
              <w:r>
                <w:rPr>
                  <w:rFonts w:ascii="Aptos Narrow" w:hAnsi="Aptos Narrow"/>
                  <w:color w:val="000000"/>
                </w:rPr>
                <w:t>General, conversation-oriented</w:t>
              </w:r>
            </w:ins>
          </w:p>
        </w:tc>
        <w:tc>
          <w:tcPr>
            <w:tcW w:w="3500" w:type="dxa"/>
            <w:tcBorders>
              <w:top w:val="nil"/>
              <w:left w:val="nil"/>
              <w:bottom w:val="single" w:sz="4" w:space="0" w:color="auto"/>
              <w:right w:val="single" w:sz="4" w:space="0" w:color="auto"/>
            </w:tcBorders>
            <w:hideMark/>
          </w:tcPr>
          <w:p w14:paraId="6FC9260C" w14:textId="77777777" w:rsidR="00080752" w:rsidRDefault="00080752" w:rsidP="00E83740">
            <w:pPr>
              <w:jc w:val="center"/>
              <w:rPr>
                <w:ins w:id="115" w:author="Dylan CHEN" w:date="2026-08-21T16:56:00Z" w16du:dateUtc="2026-08-21T08:56:00Z"/>
                <w:rFonts w:ascii="Aptos Narrow" w:hAnsi="Aptos Narrow"/>
                <w:color w:val="000000"/>
              </w:rPr>
            </w:pPr>
            <w:ins w:id="116" w:author="Dylan CHEN" w:date="2026-08-21T16:56:00Z" w16du:dateUtc="2026-08-21T08:56:00Z">
              <w:r>
                <w:rPr>
                  <w:rFonts w:ascii="Aptos Narrow" w:hAnsi="Aptos Narrow"/>
                  <w:color w:val="000000"/>
                </w:rPr>
                <w:t>Technical, correctness-oriented</w:t>
              </w:r>
            </w:ins>
          </w:p>
        </w:tc>
      </w:tr>
      <w:tr w:rsidR="00080752" w14:paraId="734E84F5" w14:textId="77777777" w:rsidTr="00E83740">
        <w:trPr>
          <w:trHeight w:val="1020"/>
          <w:jc w:val="center"/>
          <w:ins w:id="117" w:author="Dylan CHEN" w:date="2026-08-21T16:56:00Z" w16du:dateUtc="2026-08-21T08:56:00Z"/>
        </w:trPr>
        <w:tc>
          <w:tcPr>
            <w:tcW w:w="2800" w:type="dxa"/>
            <w:tcBorders>
              <w:top w:val="nil"/>
              <w:left w:val="single" w:sz="4" w:space="0" w:color="auto"/>
              <w:bottom w:val="single" w:sz="4" w:space="0" w:color="auto"/>
              <w:right w:val="single" w:sz="4" w:space="0" w:color="auto"/>
            </w:tcBorders>
            <w:hideMark/>
          </w:tcPr>
          <w:p w14:paraId="3CF62F77" w14:textId="77777777" w:rsidR="00080752" w:rsidRDefault="00080752" w:rsidP="00E83740">
            <w:pPr>
              <w:rPr>
                <w:ins w:id="118" w:author="Dylan CHEN" w:date="2026-08-21T16:56:00Z" w16du:dateUtc="2026-08-21T08:56:00Z"/>
                <w:rFonts w:ascii="Aptos Narrow" w:hAnsi="Aptos Narrow"/>
                <w:b/>
                <w:bCs/>
                <w:color w:val="000000"/>
              </w:rPr>
            </w:pPr>
            <w:ins w:id="119" w:author="Dylan CHEN" w:date="2026-08-21T16:56:00Z" w16du:dateUtc="2026-08-21T08:56:00Z">
              <w:r>
                <w:rPr>
                  <w:rFonts w:ascii="Aptos Narrow" w:hAnsi="Aptos Narrow"/>
                  <w:b/>
                  <w:bCs/>
                  <w:color w:val="000000"/>
                </w:rPr>
                <w:t>How AI Answer Is Provided (Implementation Mode)</w:t>
              </w:r>
            </w:ins>
          </w:p>
        </w:tc>
        <w:tc>
          <w:tcPr>
            <w:tcW w:w="3540" w:type="dxa"/>
            <w:tcBorders>
              <w:top w:val="nil"/>
              <w:left w:val="nil"/>
              <w:bottom w:val="single" w:sz="4" w:space="0" w:color="auto"/>
              <w:right w:val="single" w:sz="4" w:space="0" w:color="auto"/>
            </w:tcBorders>
            <w:hideMark/>
          </w:tcPr>
          <w:p w14:paraId="4B87C4D7" w14:textId="77777777" w:rsidR="00080752" w:rsidRDefault="00080752" w:rsidP="00E83740">
            <w:pPr>
              <w:jc w:val="center"/>
              <w:rPr>
                <w:ins w:id="120" w:author="Dylan CHEN" w:date="2026-08-21T16:56:00Z" w16du:dateUtc="2026-08-21T08:56:00Z"/>
                <w:rFonts w:ascii="Aptos Narrow" w:hAnsi="Aptos Narrow"/>
                <w:color w:val="000000"/>
              </w:rPr>
            </w:pPr>
            <w:ins w:id="121" w:author="Dylan CHEN" w:date="2026-08-21T16:56:00Z" w16du:dateUtc="2026-08-21T08:56:00Z">
              <w:r>
                <w:rPr>
                  <w:rFonts w:ascii="Aptos Narrow" w:hAnsi="Aptos Narrow"/>
                  <w:color w:val="000000"/>
                </w:rPr>
                <w:t xml:space="preserve">Added in batch to </w:t>
              </w:r>
              <w:r w:rsidRPr="00E83740">
                <w:rPr>
                  <w:rFonts w:ascii="Aptos Narrow" w:hAnsi="Aptos Narrow"/>
                  <w:b/>
                  <w:bCs/>
                  <w:color w:val="000000"/>
                </w:rPr>
                <w:t>existing questions</w:t>
              </w:r>
              <w:r>
                <w:rPr>
                  <w:rFonts w:ascii="Aptos Narrow" w:hAnsi="Aptos Narrow"/>
                  <w:color w:val="000000"/>
                </w:rPr>
                <w:t xml:space="preserve"> that already hold human answers</w:t>
              </w:r>
            </w:ins>
          </w:p>
        </w:tc>
        <w:tc>
          <w:tcPr>
            <w:tcW w:w="3500" w:type="dxa"/>
            <w:tcBorders>
              <w:top w:val="nil"/>
              <w:left w:val="nil"/>
              <w:bottom w:val="single" w:sz="4" w:space="0" w:color="auto"/>
              <w:right w:val="single" w:sz="4" w:space="0" w:color="auto"/>
            </w:tcBorders>
            <w:hideMark/>
          </w:tcPr>
          <w:p w14:paraId="3297596D" w14:textId="77777777" w:rsidR="00080752" w:rsidRDefault="00080752" w:rsidP="00E83740">
            <w:pPr>
              <w:jc w:val="center"/>
              <w:rPr>
                <w:ins w:id="122" w:author="Dylan CHEN" w:date="2026-08-21T16:56:00Z" w16du:dateUtc="2026-08-21T08:56:00Z"/>
                <w:rFonts w:ascii="Aptos Narrow" w:hAnsi="Aptos Narrow"/>
                <w:color w:val="000000"/>
              </w:rPr>
            </w:pPr>
            <w:ins w:id="123" w:author="Dylan CHEN" w:date="2026-08-21T16:56:00Z" w16du:dateUtc="2026-08-21T08:56:00Z">
              <w:r w:rsidRPr="00E83740">
                <w:rPr>
                  <w:rFonts w:ascii="Aptos Narrow" w:hAnsi="Aptos Narrow"/>
                  <w:b/>
                  <w:bCs/>
                  <w:color w:val="000000"/>
                </w:rPr>
                <w:t>Randomly provided to newly posted questions</w:t>
              </w:r>
              <w:r>
                <w:rPr>
                  <w:rFonts w:ascii="Aptos Narrow" w:hAnsi="Aptos Narrow"/>
                  <w:color w:val="000000"/>
                </w:rPr>
                <w:t>, as the first and often the only answer</w:t>
              </w:r>
            </w:ins>
          </w:p>
        </w:tc>
      </w:tr>
      <w:tr w:rsidR="00080752" w14:paraId="3D63CB9C" w14:textId="77777777" w:rsidTr="00E83740">
        <w:trPr>
          <w:trHeight w:val="340"/>
          <w:jc w:val="center"/>
          <w:ins w:id="124" w:author="Dylan CHEN" w:date="2026-08-21T16:56:00Z" w16du:dateUtc="2026-08-21T08:56:00Z"/>
        </w:trPr>
        <w:tc>
          <w:tcPr>
            <w:tcW w:w="2800" w:type="dxa"/>
            <w:tcBorders>
              <w:top w:val="nil"/>
              <w:left w:val="single" w:sz="4" w:space="0" w:color="auto"/>
              <w:bottom w:val="single" w:sz="4" w:space="0" w:color="auto"/>
              <w:right w:val="single" w:sz="4" w:space="0" w:color="auto"/>
            </w:tcBorders>
            <w:hideMark/>
          </w:tcPr>
          <w:p w14:paraId="264FAD75" w14:textId="77777777" w:rsidR="00080752" w:rsidRDefault="00080752" w:rsidP="00E83740">
            <w:pPr>
              <w:rPr>
                <w:ins w:id="125" w:author="Dylan CHEN" w:date="2026-08-21T16:56:00Z" w16du:dateUtc="2026-08-21T08:56:00Z"/>
                <w:rFonts w:ascii="Aptos Narrow" w:hAnsi="Aptos Narrow"/>
                <w:color w:val="000000"/>
              </w:rPr>
            </w:pPr>
            <w:ins w:id="126" w:author="Dylan CHEN" w:date="2026-08-21T16:56:00Z" w16du:dateUtc="2026-08-21T08:56:00Z">
              <w:r>
                <w:rPr>
                  <w:rFonts w:ascii="Aptos Narrow" w:hAnsi="Aptos Narrow"/>
                  <w:color w:val="000000"/>
                </w:rPr>
                <w:t>Research Design</w:t>
              </w:r>
            </w:ins>
          </w:p>
        </w:tc>
        <w:tc>
          <w:tcPr>
            <w:tcW w:w="3540" w:type="dxa"/>
            <w:tcBorders>
              <w:top w:val="nil"/>
              <w:left w:val="nil"/>
              <w:bottom w:val="single" w:sz="4" w:space="0" w:color="auto"/>
              <w:right w:val="single" w:sz="4" w:space="0" w:color="auto"/>
            </w:tcBorders>
            <w:hideMark/>
          </w:tcPr>
          <w:p w14:paraId="59BE1E1F" w14:textId="77777777" w:rsidR="00080752" w:rsidRDefault="00080752" w:rsidP="00E83740">
            <w:pPr>
              <w:jc w:val="center"/>
              <w:rPr>
                <w:ins w:id="127" w:author="Dylan CHEN" w:date="2026-08-21T16:56:00Z" w16du:dateUtc="2026-08-21T08:56:00Z"/>
                <w:rFonts w:ascii="Aptos Narrow" w:hAnsi="Aptos Narrow"/>
                <w:color w:val="000000"/>
              </w:rPr>
            </w:pPr>
            <w:ins w:id="128" w:author="Dylan CHEN" w:date="2026-08-21T16:56:00Z" w16du:dateUtc="2026-08-21T08:56:00Z">
              <w:r>
                <w:rPr>
                  <w:rFonts w:ascii="Aptos Narrow" w:hAnsi="Aptos Narrow"/>
                  <w:color w:val="000000"/>
                </w:rPr>
                <w:t>Natural Exp. + Experiment</w:t>
              </w:r>
            </w:ins>
          </w:p>
        </w:tc>
        <w:tc>
          <w:tcPr>
            <w:tcW w:w="3500" w:type="dxa"/>
            <w:tcBorders>
              <w:top w:val="nil"/>
              <w:left w:val="nil"/>
              <w:bottom w:val="single" w:sz="4" w:space="0" w:color="auto"/>
              <w:right w:val="single" w:sz="4" w:space="0" w:color="auto"/>
            </w:tcBorders>
            <w:hideMark/>
          </w:tcPr>
          <w:p w14:paraId="6D966313" w14:textId="77777777" w:rsidR="00080752" w:rsidRDefault="00080752" w:rsidP="00E83740">
            <w:pPr>
              <w:jc w:val="center"/>
              <w:rPr>
                <w:ins w:id="129" w:author="Dylan CHEN" w:date="2026-08-21T16:56:00Z" w16du:dateUtc="2026-08-21T08:56:00Z"/>
                <w:rFonts w:ascii="Aptos Narrow" w:hAnsi="Aptos Narrow"/>
                <w:color w:val="000000"/>
              </w:rPr>
            </w:pPr>
            <w:ins w:id="130" w:author="Dylan CHEN" w:date="2026-08-21T16:56:00Z" w16du:dateUtc="2026-08-21T08:56:00Z">
              <w:r>
                <w:rPr>
                  <w:rFonts w:ascii="Aptos Narrow" w:hAnsi="Aptos Narrow"/>
                  <w:color w:val="000000"/>
                </w:rPr>
                <w:t>Randomized Exp.</w:t>
              </w:r>
            </w:ins>
          </w:p>
        </w:tc>
      </w:tr>
      <w:tr w:rsidR="00080752" w14:paraId="7605E7CD" w14:textId="77777777" w:rsidTr="00E83740">
        <w:trPr>
          <w:trHeight w:val="340"/>
          <w:jc w:val="center"/>
          <w:ins w:id="131" w:author="Dylan CHEN" w:date="2026-08-21T16:56:00Z" w16du:dateUtc="2026-08-21T08:56:00Z"/>
        </w:trPr>
        <w:tc>
          <w:tcPr>
            <w:tcW w:w="2800" w:type="dxa"/>
            <w:tcBorders>
              <w:top w:val="nil"/>
              <w:left w:val="single" w:sz="4" w:space="0" w:color="auto"/>
              <w:bottom w:val="single" w:sz="4" w:space="0" w:color="auto"/>
              <w:right w:val="single" w:sz="4" w:space="0" w:color="auto"/>
            </w:tcBorders>
            <w:hideMark/>
          </w:tcPr>
          <w:p w14:paraId="3886F551" w14:textId="77777777" w:rsidR="00080752" w:rsidRDefault="00080752" w:rsidP="00E83740">
            <w:pPr>
              <w:rPr>
                <w:ins w:id="132" w:author="Dylan CHEN" w:date="2026-08-21T16:56:00Z" w16du:dateUtc="2026-08-21T08:56:00Z"/>
                <w:rFonts w:ascii="Aptos Narrow" w:hAnsi="Aptos Narrow"/>
                <w:color w:val="000000"/>
              </w:rPr>
            </w:pPr>
            <w:ins w:id="133" w:author="Dylan CHEN" w:date="2026-08-21T16:56:00Z" w16du:dateUtc="2026-08-21T08:56:00Z">
              <w:r>
                <w:rPr>
                  <w:rFonts w:ascii="Aptos Narrow" w:hAnsi="Aptos Narrow"/>
                  <w:color w:val="000000"/>
                </w:rPr>
                <w:t>Unit of Analysis</w:t>
              </w:r>
            </w:ins>
          </w:p>
        </w:tc>
        <w:tc>
          <w:tcPr>
            <w:tcW w:w="3540" w:type="dxa"/>
            <w:tcBorders>
              <w:top w:val="nil"/>
              <w:left w:val="nil"/>
              <w:bottom w:val="single" w:sz="4" w:space="0" w:color="auto"/>
              <w:right w:val="single" w:sz="4" w:space="0" w:color="auto"/>
            </w:tcBorders>
            <w:hideMark/>
          </w:tcPr>
          <w:p w14:paraId="2C7DEF81" w14:textId="77777777" w:rsidR="00080752" w:rsidRDefault="00080752" w:rsidP="00E83740">
            <w:pPr>
              <w:jc w:val="center"/>
              <w:rPr>
                <w:ins w:id="134" w:author="Dylan CHEN" w:date="2026-08-21T16:56:00Z" w16du:dateUtc="2026-08-21T08:56:00Z"/>
                <w:rFonts w:ascii="Aptos Narrow" w:hAnsi="Aptos Narrow"/>
                <w:color w:val="000000"/>
              </w:rPr>
            </w:pPr>
            <w:ins w:id="135" w:author="Dylan CHEN" w:date="2026-08-21T16:56:00Z" w16du:dateUtc="2026-08-21T08:56:00Z">
              <w:r>
                <w:rPr>
                  <w:rFonts w:ascii="Aptos Narrow" w:hAnsi="Aptos Narrow"/>
                  <w:color w:val="000000"/>
                </w:rPr>
                <w:t>Question-Week</w:t>
              </w:r>
            </w:ins>
          </w:p>
        </w:tc>
        <w:tc>
          <w:tcPr>
            <w:tcW w:w="3500" w:type="dxa"/>
            <w:tcBorders>
              <w:top w:val="nil"/>
              <w:left w:val="nil"/>
              <w:bottom w:val="single" w:sz="4" w:space="0" w:color="auto"/>
              <w:right w:val="single" w:sz="4" w:space="0" w:color="auto"/>
            </w:tcBorders>
            <w:hideMark/>
          </w:tcPr>
          <w:p w14:paraId="765A01D9" w14:textId="77777777" w:rsidR="00080752" w:rsidRDefault="00080752" w:rsidP="00E83740">
            <w:pPr>
              <w:jc w:val="center"/>
              <w:rPr>
                <w:ins w:id="136" w:author="Dylan CHEN" w:date="2026-08-21T16:56:00Z" w16du:dateUtc="2026-08-21T08:56:00Z"/>
                <w:rFonts w:ascii="Aptos Narrow" w:hAnsi="Aptos Narrow"/>
                <w:color w:val="000000"/>
              </w:rPr>
            </w:pPr>
            <w:ins w:id="137" w:author="Dylan CHEN" w:date="2026-08-21T16:56:00Z" w16du:dateUtc="2026-08-21T08:56:00Z">
              <w:r>
                <w:rPr>
                  <w:rFonts w:ascii="Aptos Narrow" w:hAnsi="Aptos Narrow"/>
                  <w:color w:val="000000"/>
                </w:rPr>
                <w:t>Question</w:t>
              </w:r>
            </w:ins>
          </w:p>
        </w:tc>
      </w:tr>
      <w:tr w:rsidR="00080752" w14:paraId="635AA859" w14:textId="77777777" w:rsidTr="00E83740">
        <w:trPr>
          <w:trHeight w:val="680"/>
          <w:jc w:val="center"/>
          <w:ins w:id="138" w:author="Dylan CHEN" w:date="2026-08-21T16:56:00Z" w16du:dateUtc="2026-08-21T08:56:00Z"/>
        </w:trPr>
        <w:tc>
          <w:tcPr>
            <w:tcW w:w="2800" w:type="dxa"/>
            <w:tcBorders>
              <w:top w:val="nil"/>
              <w:left w:val="single" w:sz="4" w:space="0" w:color="auto"/>
              <w:bottom w:val="single" w:sz="4" w:space="0" w:color="auto"/>
              <w:right w:val="single" w:sz="4" w:space="0" w:color="auto"/>
            </w:tcBorders>
            <w:hideMark/>
          </w:tcPr>
          <w:p w14:paraId="5B9A9AFB" w14:textId="77777777" w:rsidR="00080752" w:rsidRDefault="00080752" w:rsidP="00E83740">
            <w:pPr>
              <w:rPr>
                <w:ins w:id="139" w:author="Dylan CHEN" w:date="2026-08-21T16:56:00Z" w16du:dateUtc="2026-08-21T08:56:00Z"/>
                <w:rFonts w:ascii="Aptos Narrow" w:hAnsi="Aptos Narrow"/>
                <w:color w:val="000000"/>
              </w:rPr>
            </w:pPr>
            <w:ins w:id="140" w:author="Dylan CHEN" w:date="2026-08-21T16:56:00Z" w16du:dateUtc="2026-08-21T08:56:00Z">
              <w:r>
                <w:rPr>
                  <w:rFonts w:ascii="Aptos Narrow" w:hAnsi="Aptos Narrow"/>
                  <w:color w:val="000000"/>
                </w:rPr>
                <w:t>Key Findings</w:t>
              </w:r>
            </w:ins>
          </w:p>
        </w:tc>
        <w:tc>
          <w:tcPr>
            <w:tcW w:w="3540" w:type="dxa"/>
            <w:tcBorders>
              <w:top w:val="nil"/>
              <w:left w:val="nil"/>
              <w:bottom w:val="single" w:sz="4" w:space="0" w:color="auto"/>
              <w:right w:val="single" w:sz="4" w:space="0" w:color="auto"/>
            </w:tcBorders>
            <w:hideMark/>
          </w:tcPr>
          <w:p w14:paraId="55388498" w14:textId="77777777" w:rsidR="00080752" w:rsidRDefault="00080752" w:rsidP="00E83740">
            <w:pPr>
              <w:jc w:val="center"/>
              <w:rPr>
                <w:ins w:id="141" w:author="Dylan CHEN" w:date="2026-08-21T16:56:00Z" w16du:dateUtc="2026-08-21T08:56:00Z"/>
                <w:rFonts w:ascii="Aptos Narrow" w:hAnsi="Aptos Narrow"/>
                <w:color w:val="000000"/>
              </w:rPr>
            </w:pPr>
            <w:ins w:id="142" w:author="Dylan CHEN" w:date="2026-08-21T16:56:00Z" w16du:dateUtc="2026-08-21T08:56:00Z">
              <w:r>
                <w:rPr>
                  <w:rFonts w:ascii="Aptos Narrow" w:hAnsi="Aptos Narrow"/>
                  <w:color w:val="000000"/>
                </w:rPr>
                <w:t>↑ Human answers</w:t>
              </w:r>
            </w:ins>
          </w:p>
        </w:tc>
        <w:tc>
          <w:tcPr>
            <w:tcW w:w="3500" w:type="dxa"/>
            <w:tcBorders>
              <w:top w:val="nil"/>
              <w:left w:val="nil"/>
              <w:bottom w:val="single" w:sz="4" w:space="0" w:color="auto"/>
              <w:right w:val="single" w:sz="4" w:space="0" w:color="auto"/>
            </w:tcBorders>
            <w:hideMark/>
          </w:tcPr>
          <w:p w14:paraId="7443AD42" w14:textId="77777777" w:rsidR="00080752" w:rsidRDefault="00080752" w:rsidP="00E83740">
            <w:pPr>
              <w:jc w:val="center"/>
              <w:rPr>
                <w:ins w:id="143" w:author="Dylan CHEN" w:date="2026-08-21T16:56:00Z" w16du:dateUtc="2026-08-21T08:56:00Z"/>
                <w:rFonts w:ascii="Aptos Narrow" w:hAnsi="Aptos Narrow"/>
                <w:color w:val="000000"/>
              </w:rPr>
            </w:pPr>
            <w:ins w:id="144" w:author="Dylan CHEN" w:date="2026-08-21T16:56:00Z" w16du:dateUtc="2026-08-21T08:56:00Z">
              <w:r>
                <w:rPr>
                  <w:rFonts w:ascii="Aptos Narrow" w:hAnsi="Aptos Narrow"/>
                  <w:color w:val="000000"/>
                </w:rPr>
                <w:t>↓ Human answers; ↑ Answer quality</w:t>
              </w:r>
            </w:ins>
          </w:p>
        </w:tc>
      </w:tr>
    </w:tbl>
    <w:p w14:paraId="27F94369" w14:textId="77777777" w:rsidR="00080752" w:rsidRDefault="00080752" w:rsidP="00080752">
      <w:pPr>
        <w:pStyle w:val="Paragraph"/>
        <w:rPr>
          <w:ins w:id="145" w:author="Dylan CHEN" w:date="2026-08-21T16:56:00Z" w16du:dateUtc="2026-08-21T08:56:00Z"/>
          <w:rStyle w:val="Strong"/>
        </w:rPr>
      </w:pPr>
    </w:p>
    <w:p w14:paraId="209BEE42" w14:textId="77777777" w:rsidR="00080752" w:rsidRDefault="00080752" w:rsidP="00080752">
      <w:pPr>
        <w:pStyle w:val="Paragraph"/>
        <w:rPr>
          <w:ins w:id="146" w:author="Dylan CHEN" w:date="2026-08-21T16:56:00Z" w16du:dateUtc="2026-08-21T08:56:00Z"/>
        </w:rPr>
      </w:pPr>
      <w:ins w:id="147" w:author="Dylan CHEN" w:date="2026-08-21T16:56:00Z" w16du:dateUtc="2026-08-21T08:56:00Z">
        <w:r>
          <w:rPr>
            <w:rStyle w:val="Strong"/>
          </w:rPr>
          <w:t>Factor 1. Community evaluation culture (Community Domain row; addresses Point 1).</w:t>
        </w:r>
      </w:ins>
    </w:p>
    <w:p w14:paraId="19102F06" w14:textId="77777777" w:rsidR="00080752" w:rsidRPr="00E83740" w:rsidRDefault="00080752" w:rsidP="00080752">
      <w:pPr>
        <w:pStyle w:val="Paragraph"/>
        <w:rPr>
          <w:ins w:id="148" w:author="Dylan CHEN" w:date="2026-08-21T16:56:00Z" w16du:dateUtc="2026-08-21T08:56:00Z"/>
          <w:b/>
          <w:bCs/>
        </w:rPr>
      </w:pPr>
      <w:ins w:id="149" w:author="Dylan CHEN" w:date="2026-08-21T16:56:00Z" w16du:dateUtc="2026-08-21T08:56:00Z">
        <w:r>
          <w:t>We agree that the “general-interest versus technical” framing was overstated, and we have removed the claim that our users are technical experts while Quora’s are casual users. Two clarifications sharpen the comparison. First, the updated version of Su et al. (2025) no longer includes the objective-versus-subjective accuracy analysis, so this contrast is no longer part of their design. Second, their expert classification does not track technical expertise: it is based on Quora’s Top Writer badge, which “is awarded to contributors based on the quality of their responses,” so that “contributors with the Top Writer badge on Quora are identified as human experts while those without the badge are identified as non-experts” (Su et al. 2025). Their experts are strong contributors on a conversation-oriented platform, not specialists solving verifiable technical problems.</w:t>
        </w:r>
      </w:ins>
    </w:p>
    <w:p w14:paraId="1CE8B2E0" w14:textId="77777777" w:rsidR="00080752" w:rsidRDefault="00080752" w:rsidP="00080752">
      <w:pPr>
        <w:pStyle w:val="Paragraph"/>
        <w:rPr>
          <w:ins w:id="150" w:author="Dylan CHEN" w:date="2026-08-21T16:56:00Z" w16du:dateUtc="2026-08-21T08:56:00Z"/>
        </w:rPr>
      </w:pPr>
      <w:ins w:id="151" w:author="Dylan CHEN" w:date="2026-08-21T16:56:00Z" w16du:dateUtc="2026-08-21T08:56:00Z">
        <w:r>
          <w:t>We therefore reframe this difference as one of evaluation culture rather than user composition (Burtch et al. 2024). Quora primarily serves everyday, conversational topics; questions such as “What did Marilyn Monroe carry in her coffin?” and “What is the best small business to start in Gambia?” illustrate this orientation,</w:t>
        </w:r>
        <w:r w:rsidRPr="00546646">
          <w:rPr>
            <w:vertAlign w:val="superscript"/>
          </w:rPr>
          <w:t>1</w:t>
        </w:r>
        <w:r>
          <w:t xml:space="preserve"> and Oliveira et al. (2018) document that Quora exhibits significantly more “conversation ingredients” than Stack Overflow. SegmentFault, like Stack Overflow, operates under an efficiency-oriented philosophy and seeks a single correct answer to each question. </w:t>
        </w:r>
      </w:ins>
    </w:p>
    <w:p w14:paraId="26230FF9" w14:textId="77777777" w:rsidR="00080752" w:rsidRDefault="00080752" w:rsidP="00080752">
      <w:pPr>
        <w:pStyle w:val="Paragraph"/>
        <w:rPr>
          <w:ins w:id="152" w:author="Dylan CHEN" w:date="2026-08-21T16:56:00Z" w16du:dateUtc="2026-08-21T08:56:00Z"/>
        </w:rPr>
      </w:pPr>
      <w:ins w:id="153" w:author="Dylan CHEN" w:date="2026-08-21T16:56:00Z" w16du:dateUtc="2026-08-21T08:56:00Z">
        <w:r w:rsidRPr="0077609A">
          <w:t xml:space="preserve">This cultural difference maps directly onto whether the AI is read as a complement or a competitor, which in turn sets the direction of the effect on contribution. In a conversation-oriented culture, an answer is one contribution among many, and the AI is read as a </w:t>
        </w:r>
        <w:r w:rsidRPr="00E83740">
          <w:rPr>
            <w:b/>
            <w:bCs/>
          </w:rPr>
          <w:t>complement</w:t>
        </w:r>
        <w:r w:rsidRPr="0077609A">
          <w:t xml:space="preserve">. It functions as a catalyst rather than a rival: the AI and human contributors draw on different strengths and are not competing on the same dimension, so a contributor who sees an AI answer feels that the discussion has been re-energized rather than closed off. The effect on contribution is therefore positive. In a correctness-oriented culture, where each question calls for one right answer, the AI is read as a direct </w:t>
        </w:r>
        <w:r w:rsidRPr="00E83740">
          <w:rPr>
            <w:b/>
            <w:bCs/>
          </w:rPr>
          <w:t>competitor</w:t>
        </w:r>
        <w:r w:rsidRPr="0077609A">
          <w:t>. Here</w:t>
        </w:r>
        <w:r>
          <w:rPr>
            <w:rFonts w:hint="eastAsia"/>
          </w:rPr>
          <w:t>,</w:t>
        </w:r>
        <w:r w:rsidRPr="0077609A">
          <w:t xml:space="preserve"> </w:t>
        </w:r>
        <w:r>
          <w:rPr>
            <w:rFonts w:hint="eastAsia"/>
          </w:rPr>
          <w:t xml:space="preserve">once </w:t>
        </w:r>
        <w:r w:rsidRPr="0077609A">
          <w:t xml:space="preserve">contributors see </w:t>
        </w:r>
        <w:r>
          <w:rPr>
            <w:rFonts w:hint="eastAsia"/>
          </w:rPr>
          <w:t>AI answer</w:t>
        </w:r>
        <w:r w:rsidRPr="0077609A">
          <w:t xml:space="preserve"> content, a strong </w:t>
        </w:r>
        <w:r>
          <w:rPr>
            <w:rFonts w:hint="eastAsia"/>
          </w:rPr>
          <w:t>perception of coverage</w:t>
        </w:r>
        <w:r w:rsidRPr="0077609A">
          <w:t xml:space="preserve"> signals that the question is already resolved and deters contribution. The effect on contribution is therefore negative. We re-elaborate this in Section Research Gap and Section Conclusion.</w:t>
        </w:r>
      </w:ins>
    </w:p>
    <w:p w14:paraId="2A2879B5" w14:textId="77777777" w:rsidR="00080752" w:rsidRPr="00E83740" w:rsidRDefault="00080752" w:rsidP="00080752">
      <w:pPr>
        <w:pStyle w:val="Paragraph"/>
        <w:rPr>
          <w:ins w:id="154" w:author="Dylan CHEN" w:date="2026-08-21T16:56:00Z" w16du:dateUtc="2026-08-21T08:56:00Z"/>
        </w:rPr>
      </w:pPr>
    </w:p>
    <w:p w14:paraId="6DD1DBB5" w14:textId="77777777" w:rsidR="00080752" w:rsidRPr="00E83740" w:rsidRDefault="00080752" w:rsidP="00080752">
      <w:pPr>
        <w:pStyle w:val="Paragraph"/>
        <w:rPr>
          <w:ins w:id="155" w:author="Dylan CHEN" w:date="2026-08-21T16:56:00Z" w16du:dateUtc="2026-08-21T08:56:00Z"/>
          <w:b/>
          <w:bCs/>
        </w:rPr>
      </w:pPr>
      <w:ins w:id="156" w:author="Dylan CHEN" w:date="2026-08-21T16:56:00Z" w16du:dateUtc="2026-08-21T08:56:00Z">
        <w:r w:rsidRPr="00E83740">
          <w:rPr>
            <w:b/>
            <w:bCs/>
          </w:rPr>
          <w:t>Factor 2. Mode of AI deployment (How AI Answer Is Provided row; addresses Points 2 and 3).</w:t>
        </w:r>
      </w:ins>
    </w:p>
    <w:p w14:paraId="26E6AF7C" w14:textId="77777777" w:rsidR="00080752" w:rsidRDefault="00080752" w:rsidP="00080752">
      <w:pPr>
        <w:pStyle w:val="Paragraph"/>
        <w:rPr>
          <w:ins w:id="157" w:author="Dylan CHEN" w:date="2026-08-21T16:56:00Z" w16du:dateUtc="2026-08-21T08:56:00Z"/>
        </w:rPr>
      </w:pPr>
      <w:ins w:id="158" w:author="Dylan CHEN" w:date="2026-08-21T16:56:00Z" w16du:dateUtc="2026-08-21T08:56:00Z">
        <w:r>
          <w:lastRenderedPageBreak/>
          <w:t xml:space="preserve">We accept that the phrase “three months” was imprecise, because the three-month figure is the observation window on each side of the policy launch. The substantive point, however, holds. In Su et al. (2025), the questions were created before the panel began, and the AI answers were added only at the policy launch. Their design keeps “only those questions that were created before the start of our panel data collection (i.e., November 2022),” and the AI answers appear when “AI answers are presented on treated question pages” at the launch (Su et al. 2025). The AI therefore enters questions that were posted earlier and had already accumulated human answers. We have rewritten the passage to state this precisely rather than to attach a specific number to the gap between question posting and AI answer arrival. </w:t>
        </w:r>
      </w:ins>
    </w:p>
    <w:p w14:paraId="7AE6DDC4" w14:textId="77777777" w:rsidR="00080752" w:rsidRDefault="00080752" w:rsidP="00080752">
      <w:pPr>
        <w:pStyle w:val="Paragraph"/>
        <w:rPr>
          <w:ins w:id="159" w:author="Dylan CHEN" w:date="2026-08-21T16:56:00Z" w16du:dateUtc="2026-08-21T08:56:00Z"/>
        </w:rPr>
      </w:pPr>
      <w:ins w:id="160" w:author="Dylan CHEN" w:date="2026-08-21T16:56:00Z" w16du:dateUtc="2026-08-21T08:56:00Z">
        <w:r w:rsidRPr="0077609A">
          <w:t>This distinction speaks directly to the reviewer</w:t>
        </w:r>
        <w:r>
          <w:t>’</w:t>
        </w:r>
        <w:r w:rsidRPr="0077609A">
          <w:t xml:space="preserve">s third point. We agree that timing per se is not the mechanism; what matters is whether, at the moment of decision, the AI is read as one more voice alongside existing human answers or as the standing answer </w:t>
        </w:r>
        <w:r>
          <w:rPr>
            <w:rFonts w:hint="eastAsia"/>
          </w:rPr>
          <w:t xml:space="preserve">from competitor </w:t>
        </w:r>
        <w:r w:rsidRPr="0077609A">
          <w:t xml:space="preserve">that the </w:t>
        </w:r>
        <w:r>
          <w:rPr>
            <w:rFonts w:hint="eastAsia"/>
          </w:rPr>
          <w:t xml:space="preserve">human </w:t>
        </w:r>
        <w:r w:rsidRPr="0077609A">
          <w:t xml:space="preserve">contributor must </w:t>
        </w:r>
        <w:r>
          <w:rPr>
            <w:rFonts w:hint="eastAsia"/>
          </w:rPr>
          <w:t>compete with</w:t>
        </w:r>
        <w:r w:rsidRPr="0077609A">
          <w:t>. In Su et al. (2025), the AI joins a thread that already contains human answers on a platform where multiple perspectives coexist, so it enters as an additional voice</w:t>
        </w:r>
        <w:r>
          <w:rPr>
            <w:rFonts w:hint="eastAsia"/>
          </w:rPr>
          <w:t xml:space="preserve"> which may catalyze the conversation </w:t>
        </w:r>
        <w:r w:rsidRPr="0077609A">
          <w:t xml:space="preserve">and is read as a </w:t>
        </w:r>
        <w:r w:rsidRPr="00E83740">
          <w:rPr>
            <w:b/>
            <w:bCs/>
          </w:rPr>
          <w:t>complement</w:t>
        </w:r>
        <w:r w:rsidRPr="0077609A">
          <w:t xml:space="preserve">. The effect on contribution is therefore positive. In our setting, the AI is the </w:t>
        </w:r>
        <w:r w:rsidRPr="00E83740">
          <w:rPr>
            <w:b/>
            <w:bCs/>
          </w:rPr>
          <w:t>competitor</w:t>
        </w:r>
        <w:r>
          <w:rPr>
            <w:rFonts w:hint="eastAsia"/>
          </w:rPr>
          <w:t xml:space="preserve"> that competes with humans for limited attention and recognition from viewers, for the same goal of providing</w:t>
        </w:r>
        <w:r w:rsidRPr="0077609A">
          <w:t xml:space="preserve"> </w:t>
        </w:r>
        <w:r>
          <w:rPr>
            <w:rFonts w:hint="eastAsia"/>
          </w:rPr>
          <w:t xml:space="preserve">a </w:t>
        </w:r>
        <w:r w:rsidRPr="0077609A">
          <w:t xml:space="preserve">correct solution. </w:t>
        </w:r>
        <w:r>
          <w:rPr>
            <w:rFonts w:hint="eastAsia"/>
          </w:rPr>
          <w:t xml:space="preserve">Therefore, perception of comprehension after seeing AI answer content may deter the human contribution. </w:t>
        </w:r>
      </w:ins>
    </w:p>
    <w:p w14:paraId="05D6B17A" w14:textId="77777777" w:rsidR="00080752" w:rsidRPr="0077609A" w:rsidRDefault="00080752" w:rsidP="00080752">
      <w:pPr>
        <w:pStyle w:val="Paragraph"/>
        <w:rPr>
          <w:ins w:id="161" w:author="Dylan CHEN" w:date="2026-08-21T16:56:00Z" w16du:dateUtc="2026-08-21T08:56:00Z"/>
        </w:rPr>
      </w:pPr>
      <w:ins w:id="162" w:author="Dylan CHEN" w:date="2026-08-21T16:56:00Z" w16du:dateUtc="2026-08-21T08:56:00Z">
        <w:r>
          <w:t xml:space="preserve">The two factors thus push in the same direction within each study. The conversational culture and the batch-to-existing-threads deployment both render the AI a complement in Su et al. (2025), while the correctness-oriented culture and the first-answer-to-new-questions deployment both render it a competitor in ours. We re-elaborate this in Section </w:t>
        </w:r>
        <w:r>
          <w:rPr>
            <w:rStyle w:val="Emphasis"/>
          </w:rPr>
          <w:t>Research Gap</w:t>
        </w:r>
        <w:r>
          <w:t xml:space="preserve"> and Section </w:t>
        </w:r>
        <w:r>
          <w:rPr>
            <w:rStyle w:val="Emphasis"/>
          </w:rPr>
          <w:t>Conclusion</w:t>
        </w:r>
        <w:r>
          <w:t>.</w:t>
        </w:r>
      </w:ins>
    </w:p>
    <w:p w14:paraId="18633FCF" w14:textId="77777777" w:rsidR="00080752" w:rsidRDefault="00080752" w:rsidP="00080752">
      <w:pPr>
        <w:pStyle w:val="Paragraph"/>
        <w:rPr>
          <w:ins w:id="163" w:author="Dylan CHEN" w:date="2026-08-21T16:56:00Z" w16du:dateUtc="2026-08-21T08:56:00Z"/>
        </w:rPr>
      </w:pPr>
    </w:p>
    <w:p w14:paraId="32939B4D" w14:textId="77777777" w:rsidR="00080752" w:rsidRPr="00E83740" w:rsidRDefault="00080752" w:rsidP="00080752">
      <w:pPr>
        <w:pStyle w:val="Paragraph"/>
        <w:rPr>
          <w:ins w:id="164" w:author="Dylan CHEN" w:date="2026-08-21T16:56:00Z" w16du:dateUtc="2026-08-21T08:56:00Z"/>
          <w:b/>
          <w:bCs/>
        </w:rPr>
      </w:pPr>
      <w:ins w:id="165" w:author="Dylan CHEN" w:date="2026-08-21T16:56:00Z" w16du:dateUtc="2026-08-21T08:56:00Z">
        <w:r w:rsidRPr="00E83740">
          <w:rPr>
            <w:b/>
            <w:bCs/>
          </w:rPr>
          <w:t>Reconciling the two sets of findings within one framework.</w:t>
        </w:r>
      </w:ins>
    </w:p>
    <w:p w14:paraId="63B9AE2A" w14:textId="77777777" w:rsidR="00080752" w:rsidRDefault="00080752" w:rsidP="00080752">
      <w:pPr>
        <w:pStyle w:val="Paragraph"/>
        <w:rPr>
          <w:ins w:id="166" w:author="Dylan CHEN" w:date="2026-08-21T16:56:00Z" w16du:dateUtc="2026-08-21T08:56:00Z"/>
        </w:rPr>
      </w:pPr>
      <w:ins w:id="167" w:author="Dylan CHEN" w:date="2026-08-21T16:56:00Z" w16du:dateUtc="2026-08-21T08:56:00Z">
        <w:r>
          <w:t xml:space="preserve">Our framework accommodates both sets of results without appeal to a separate theory. </w:t>
        </w:r>
        <w:r>
          <w:rPr>
            <w:rFonts w:hint="eastAsia"/>
          </w:rPr>
          <w:t>G</w:t>
        </w:r>
        <w:r w:rsidRPr="00E83740">
          <w:t>rounded in new framework,</w:t>
        </w:r>
        <w:r w:rsidRPr="00BC5B75">
          <w:rPr>
            <w:b/>
            <w:bCs/>
          </w:rPr>
          <w:t xml:space="preserve"> we now claim that the effect of an AI answer depends on the AI profile.</w:t>
        </w:r>
        <w:r w:rsidRPr="00B93A76">
          <w:t xml:space="preserve"> </w:t>
        </w:r>
        <w:r w:rsidRPr="00BC5B75">
          <w:t xml:space="preserve">Our results confirm this framework. The </w:t>
        </w:r>
        <w:r w:rsidRPr="00E83740">
          <w:rPr>
            <w:b/>
            <w:bCs/>
          </w:rPr>
          <w:t>AI label alone</w:t>
        </w:r>
        <w:r w:rsidRPr="00BC5B75">
          <w:t xml:space="preserve"> effect on supply is positive and significant (0.188, p&lt;0.05), the interaction with </w:t>
        </w:r>
        <w:r w:rsidRPr="00E83740">
          <w:rPr>
            <w:b/>
            <w:bCs/>
          </w:rPr>
          <w:t>AI answer length</w:t>
        </w:r>
        <w:r w:rsidRPr="00BC5B75">
          <w:t xml:space="preserve"> is negative (-0.046, p&lt;0.001), and the average total effect turns negative only because AI answers in our setting carry substantial content, which is identical</w:t>
        </w:r>
        <w:r>
          <w:rPr>
            <w:rFonts w:hint="eastAsia"/>
          </w:rPr>
          <w:t xml:space="preserve"> to</w:t>
        </w:r>
        <w:r w:rsidRPr="00BC5B75">
          <w:t xml:space="preserve"> the total deterrence effect in the original manuscript.</w:t>
        </w:r>
        <w:r>
          <w:rPr>
            <w:rFonts w:hint="eastAsia"/>
          </w:rPr>
          <w:t xml:space="preserve"> </w:t>
        </w:r>
      </w:ins>
    </w:p>
    <w:p w14:paraId="655B6F40" w14:textId="77777777" w:rsidR="00080752" w:rsidRDefault="00080752" w:rsidP="00080752">
      <w:pPr>
        <w:pStyle w:val="Paragraph"/>
        <w:rPr>
          <w:ins w:id="168" w:author="Dylan CHEN" w:date="2026-08-21T16:56:00Z" w16du:dateUtc="2026-08-21T08:56:00Z"/>
        </w:rPr>
      </w:pPr>
      <w:ins w:id="169" w:author="Dylan CHEN" w:date="2026-08-21T16:56:00Z" w16du:dateUtc="2026-08-21T08:56:00Z">
        <w:r>
          <w:t xml:space="preserve">The two components behave differently depending on whether the AI is a complement or a substitute. When the AI is a complement, whether because of the community’s conversational culture or because it enters an established thread, the label effect is positive, since the AI acts as a catalyst that revives discussion. The </w:t>
        </w:r>
        <w:r>
          <w:rPr>
            <w:rFonts w:hint="eastAsia"/>
          </w:rPr>
          <w:t>length</w:t>
        </w:r>
        <w:r>
          <w:t xml:space="preserve"> deterrence effect, in contrast, is largely absent. Because the AI and human contributors draw on different strengths, a longer and more complete AI answer does not lead a contributor to conclude that there is nothing left to add. In this case the </w:t>
        </w:r>
        <w:r>
          <w:rPr>
            <w:rFonts w:hint="eastAsia"/>
          </w:rPr>
          <w:t>AI</w:t>
        </w:r>
        <w:r>
          <w:t xml:space="preserve">label effect dominates and the net effect on contribution is positive, which matches the results of Su et al. (2025). When the AI is a </w:t>
        </w:r>
        <w:r>
          <w:rPr>
            <w:rFonts w:hint="eastAsia"/>
          </w:rPr>
          <w:t>competitor</w:t>
        </w:r>
        <w:r>
          <w:t>, as in our technical setting where it is the first answer to a new question judged on correctness, a longer AI answer signals that the question is already well covered and deters contribution. The content effect dominates and the net effect is negative. Both findings follow from the same two components, and the direction of the net effect depends on whether the AI is read as a complement or a substitute.</w:t>
        </w:r>
      </w:ins>
    </w:p>
    <w:p w14:paraId="7FC7DCF6" w14:textId="77777777" w:rsidR="00080752" w:rsidRPr="00522DE1" w:rsidRDefault="00080752" w:rsidP="00080752">
      <w:pPr>
        <w:pStyle w:val="Paragraph"/>
        <w:rPr>
          <w:ins w:id="170" w:author="Dylan CHEN" w:date="2026-08-21T16:56:00Z" w16du:dateUtc="2026-08-21T08:56:00Z"/>
        </w:rPr>
      </w:pPr>
    </w:p>
    <w:p w14:paraId="3174CD18" w14:textId="77777777" w:rsidR="00080752" w:rsidRPr="00522DE1" w:rsidRDefault="00080752" w:rsidP="00080752">
      <w:pPr>
        <w:pStyle w:val="Paragraph"/>
        <w:rPr>
          <w:ins w:id="171" w:author="Dylan CHEN" w:date="2026-08-21T16:56:00Z" w16du:dateUtc="2026-08-21T08:56:00Z"/>
        </w:rPr>
      </w:pPr>
      <w:ins w:id="172" w:author="Dylan CHEN" w:date="2026-08-21T16:56:00Z" w16du:dateUtc="2026-08-21T08:56:00Z">
        <w:r w:rsidRPr="00522DE1">
          <w:rPr>
            <w:rStyle w:val="Strong"/>
          </w:rPr>
          <w:t>Reference</w:t>
        </w:r>
      </w:ins>
    </w:p>
    <w:p w14:paraId="68ECD1A1" w14:textId="77777777" w:rsidR="00080752" w:rsidRDefault="00080752" w:rsidP="00080752">
      <w:pPr>
        <w:pStyle w:val="Paragraph"/>
        <w:rPr>
          <w:ins w:id="173" w:author="Dylan CHEN" w:date="2026-08-21T16:56:00Z" w16du:dateUtc="2026-08-21T08:56:00Z"/>
        </w:rPr>
      </w:pPr>
      <w:ins w:id="174" w:author="Dylan CHEN" w:date="2026-08-21T16:56:00Z" w16du:dateUtc="2026-08-21T08:56:00Z">
        <w:r w:rsidRPr="00522DE1">
          <w:t xml:space="preserve">Oliveira, N., Muller, M., Andrade, N., &amp; Reinecke, K. (2018). The exchange in StackExchange: Divergences between Stack Overflow and its culturally diverse participants. </w:t>
        </w:r>
        <w:r w:rsidRPr="00522DE1">
          <w:rPr>
            <w:rStyle w:val="Emphasis"/>
          </w:rPr>
          <w:t>Proceedings of the ACM on Human-Computer Interaction, 2</w:t>
        </w:r>
        <w:r w:rsidRPr="00522DE1">
          <w:t>(CSCW), 1-22.</w:t>
        </w:r>
      </w:ins>
    </w:p>
    <w:p w14:paraId="60330B5E" w14:textId="77777777" w:rsidR="00080752" w:rsidRPr="0099058F" w:rsidRDefault="00080752" w:rsidP="00080752">
      <w:pPr>
        <w:pStyle w:val="Paragraph"/>
        <w:rPr>
          <w:ins w:id="175" w:author="Dylan CHEN" w:date="2026-08-21T16:56:00Z" w16du:dateUtc="2026-08-21T08:56:00Z"/>
        </w:rPr>
      </w:pPr>
      <w:ins w:id="176" w:author="Dylan CHEN" w:date="2026-08-21T16:56:00Z" w16du:dateUtc="2026-08-21T08:56:00Z">
        <w:r w:rsidRPr="00E83740">
          <w:rPr>
            <w:rFonts w:hAnsi="Symbol" w:hint="eastAsia"/>
            <w:vertAlign w:val="superscript"/>
          </w:rPr>
          <w:t>1</w:t>
        </w:r>
        <w:r w:rsidRPr="0099058F">
          <w:t xml:space="preserve"> Examples from actual Quora content. See: </w:t>
        </w:r>
        <w:r>
          <w:fldChar w:fldCharType="begin"/>
        </w:r>
        <w:r>
          <w:instrText>HYPERLINK "https://www.quora.com/What-did-Marilyn-Monroe-carry-in-her-coffin" \t "_blank"</w:instrText>
        </w:r>
        <w:r>
          <w:fldChar w:fldCharType="separate"/>
        </w:r>
        <w:r w:rsidRPr="0099058F">
          <w:rPr>
            <w:color w:val="0000FF"/>
            <w:u w:val="single"/>
          </w:rPr>
          <w:t>https://www.quora.com/What-did-Marilyn-Monroe-carry-in-her-coffin</w:t>
        </w:r>
        <w:r>
          <w:fldChar w:fldCharType="end"/>
        </w:r>
        <w:r w:rsidRPr="0099058F">
          <w:t xml:space="preserve"> and </w:t>
        </w:r>
        <w:r>
          <w:fldChar w:fldCharType="begin"/>
        </w:r>
        <w:r>
          <w:instrText>HYPERLINK "https://www.quora.com/What-is-the-best-small-business-to-start-in-Gambia" \t "_blank"</w:instrText>
        </w:r>
        <w:r>
          <w:fldChar w:fldCharType="separate"/>
        </w:r>
        <w:r w:rsidRPr="0099058F">
          <w:rPr>
            <w:color w:val="0000FF"/>
            <w:u w:val="single"/>
          </w:rPr>
          <w:t>https://www.quora.com/What-is-the-best-small-business-to-start-in-Gambia</w:t>
        </w:r>
        <w:r>
          <w:fldChar w:fldCharType="end"/>
        </w:r>
        <w:r w:rsidRPr="0099058F">
          <w:t xml:space="preserve"> </w:t>
        </w:r>
      </w:ins>
    </w:p>
    <w:p w14:paraId="75899620" w14:textId="190E4B34" w:rsidR="00D86AAD" w:rsidRPr="00522DE1" w:rsidDel="00080752" w:rsidRDefault="00D86AAD" w:rsidP="00D241ED">
      <w:pPr>
        <w:spacing w:after="120"/>
        <w:rPr>
          <w:del w:id="177" w:author="Dylan CHEN" w:date="2026-08-21T16:56:00Z" w16du:dateUtc="2026-08-21T08:56:00Z"/>
        </w:rPr>
      </w:pPr>
      <w:del w:id="178" w:author="Dylan CHEN" w:date="2026-08-21T16:56:00Z" w16du:dateUtc="2026-08-21T08:56:00Z">
        <w:r w:rsidRPr="00522DE1" w:rsidDel="00080752">
          <w:delText>Following the suggestion of the review panel, we have further distingu</w:delText>
        </w:r>
      </w:del>
      <w:del w:id="179" w:author="Dylan CHEN" w:date="2026-08-06T10:43:00Z" w16du:dateUtc="2026-08-06T02:43:00Z">
        <w:r w:rsidRPr="00522DE1" w:rsidDel="00CB3FE1">
          <w:rPr>
            <w:rFonts w:hint="eastAsia"/>
          </w:rPr>
          <w:delText xml:space="preserve">rished </w:delText>
        </w:r>
      </w:del>
      <w:del w:id="180" w:author="Dylan CHEN" w:date="2026-08-21T16:56:00Z" w16du:dateUtc="2026-08-21T08:56:00Z">
        <w:r w:rsidRPr="00522DE1" w:rsidDel="00080752">
          <w:delText xml:space="preserve"> our paper </w:delText>
        </w:r>
      </w:del>
      <w:del w:id="181" w:author="Dylan CHEN" w:date="2026-08-06T10:43:00Z" w16du:dateUtc="2026-08-06T02:43:00Z">
        <w:r w:rsidRPr="00522DE1" w:rsidDel="00CB3FE1">
          <w:rPr>
            <w:rFonts w:hint="eastAsia"/>
          </w:rPr>
          <w:delText>with</w:delText>
        </w:r>
      </w:del>
      <w:del w:id="182" w:author="Dylan CHEN" w:date="2026-08-21T16:56:00Z" w16du:dateUtc="2026-08-21T08:56:00Z">
        <w:r w:rsidRPr="00522DE1" w:rsidDel="00080752">
          <w:delText xml:space="preserve"> Su 2023</w:delText>
        </w:r>
      </w:del>
    </w:p>
    <w:p w14:paraId="5B226A3B" w14:textId="77777777" w:rsidR="00E71F2A" w:rsidRPr="00522DE1" w:rsidRDefault="00E71F2A" w:rsidP="00D90C83">
      <w:pPr>
        <w:spacing w:before="120" w:after="120"/>
      </w:pPr>
    </w:p>
    <w:p w14:paraId="3AF48129" w14:textId="59CAFB95" w:rsidR="00D90C83" w:rsidRPr="00522DE1" w:rsidRDefault="00D90C83" w:rsidP="00D90C83">
      <w:pPr>
        <w:spacing w:before="120" w:after="120"/>
      </w:pPr>
      <w:r w:rsidRPr="00522DE1">
        <w:t>---------------------------------------------------------------------------------------------------------------------</w:t>
      </w:r>
    </w:p>
    <w:p w14:paraId="510BC627" w14:textId="40F0D8CA"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SE-4</w:t>
      </w:r>
    </w:p>
    <w:p w14:paraId="3A7C3256" w14:textId="5AE2ADE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Fourth, the manuscript should clarify the </w:t>
      </w:r>
      <w:r w:rsidRPr="00080752">
        <w:rPr>
          <w:rFonts w:eastAsia="SimSun"/>
          <w:i/>
          <w:iCs/>
          <w:kern w:val="2"/>
          <w:highlight w:val="yellow"/>
          <w:rPrChange w:id="183" w:author="Dylan CHEN" w:date="2026-08-21T16:57:00Z" w16du:dateUtc="2026-08-21T08:57:00Z">
            <w:rPr>
              <w:rFonts w:eastAsia="SimSun"/>
              <w:i/>
              <w:iCs/>
              <w:kern w:val="2"/>
            </w:rPr>
          </w:rPrChange>
        </w:rPr>
        <w:t>relationship between theory and empirical findings.</w:t>
      </w:r>
    </w:p>
    <w:p w14:paraId="2CF983ED" w14:textId="6BB6B24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080752">
        <w:rPr>
          <w:rFonts w:eastAsia="SimSun"/>
          <w:i/>
          <w:iCs/>
          <w:kern w:val="2"/>
          <w:highlight w:val="yellow"/>
          <w:rPrChange w:id="184" w:author="Dylan CHEN" w:date="2026-08-21T16:57:00Z" w16du:dateUtc="2026-08-21T08:57:00Z">
            <w:rPr>
              <w:rFonts w:eastAsia="SimSun"/>
              <w:i/>
              <w:iCs/>
              <w:kern w:val="2"/>
            </w:rPr>
          </w:rPrChange>
        </w:rPr>
        <w:t>should clarify the logical ordering</w:t>
      </w:r>
      <w:r w:rsidRPr="00522DE1">
        <w:rPr>
          <w:rFonts w:eastAsia="SimSun"/>
          <w:i/>
          <w:iCs/>
          <w:kern w:val="2"/>
        </w:rPr>
        <w:t xml:space="preserve"> between theory and empirical analysis.</w:t>
      </w:r>
    </w:p>
    <w:p w14:paraId="4BBDB237" w14:textId="7B46F1C9"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In particular, the revision </w:t>
      </w:r>
      <w:r w:rsidRPr="00080752">
        <w:rPr>
          <w:rFonts w:eastAsia="SimSun"/>
          <w:i/>
          <w:iCs/>
          <w:kern w:val="2"/>
          <w:highlight w:val="yellow"/>
          <w:rPrChange w:id="185" w:author="Dylan CHEN" w:date="2026-08-21T16:58:00Z" w16du:dateUtc="2026-08-21T08:58:00Z">
            <w:rPr>
              <w:rFonts w:eastAsia="SimSun"/>
              <w:i/>
              <w:iCs/>
              <w:kern w:val="2"/>
            </w:rPr>
          </w:rPrChange>
        </w:rPr>
        <w:t>should explicitly acknowledge alternative theoretical predictions that exist in the literature</w:t>
      </w:r>
      <w:r w:rsidRPr="00522DE1">
        <w:rPr>
          <w:rFonts w:eastAsia="SimSun"/>
          <w:i/>
          <w:iCs/>
          <w:kern w:val="2"/>
        </w:rPr>
        <w:t xml:space="preserve">. </w:t>
      </w:r>
      <w:r w:rsidRPr="00080752">
        <w:rPr>
          <w:rFonts w:eastAsia="SimSun"/>
          <w:i/>
          <w:iCs/>
          <w:kern w:val="2"/>
          <w:highlight w:val="yellow"/>
          <w:rPrChange w:id="186" w:author="Dylan CHEN" w:date="2026-08-21T16:58:00Z" w16du:dateUtc="2026-08-21T08:58:00Z">
            <w:rPr>
              <w:rFonts w:eastAsia="SimSun"/>
              <w:i/>
              <w:iCs/>
              <w:kern w:val="2"/>
            </w:rPr>
          </w:rPrChange>
        </w:rPr>
        <w:t>Some prior work suggests that AI-generated answers could increase</w:t>
      </w:r>
      <w:r w:rsidRPr="00522DE1">
        <w:rPr>
          <w:rFonts w:eastAsia="SimSun"/>
          <w:i/>
          <w:iCs/>
          <w:kern w:val="2"/>
        </w:rPr>
        <w:t xml:space="preserve"> rather than decrease human participation. Addressing these alternative possibilities directly will strengthen the credibility of the theoretical argument.</w:t>
      </w:r>
    </w:p>
    <w:p w14:paraId="476ABEF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16E6102" w14:textId="1302916B" w:rsidR="00E71F2A" w:rsidRPr="00522DE1" w:rsidRDefault="00FA4F97" w:rsidP="00D90C83">
      <w:pPr>
        <w:spacing w:before="120" w:after="120"/>
      </w:pPr>
      <w:r w:rsidRPr="00522DE1">
        <w:t>Following the suggestion of the review panel, we have put our discussion into the conversation with the prior studies. Specifically</w:t>
      </w:r>
    </w:p>
    <w:p w14:paraId="3115ADFA" w14:textId="45365BD9" w:rsidR="00D90C83" w:rsidRPr="00522DE1" w:rsidRDefault="00D90C83" w:rsidP="00D90C83">
      <w:pPr>
        <w:spacing w:before="120" w:after="120"/>
      </w:pPr>
      <w:r w:rsidRPr="00522DE1">
        <w:t>---------------------------------------------------------------------------------------------------------------------</w:t>
      </w:r>
    </w:p>
    <w:p w14:paraId="27C00FE3" w14:textId="72B98B75" w:rsidR="00D90C83" w:rsidRPr="00522DE1" w:rsidRDefault="00D90C83" w:rsidP="00D90C83">
      <w:pPr>
        <w:widowControl w:val="0"/>
        <w:autoSpaceDE w:val="0"/>
        <w:spacing w:before="120" w:after="120"/>
        <w:jc w:val="both"/>
        <w:outlineLvl w:val="0"/>
        <w:rPr>
          <w:rFonts w:eastAsia="SimSun"/>
          <w:b/>
          <w:bCs/>
          <w:kern w:val="2"/>
        </w:rPr>
      </w:pPr>
      <w:r w:rsidRPr="00522DE1">
        <w:rPr>
          <w:rFonts w:eastAsia="SimSun"/>
          <w:b/>
          <w:bCs/>
          <w:kern w:val="2"/>
        </w:rPr>
        <w:t>SE-5</w:t>
      </w:r>
    </w:p>
    <w:p w14:paraId="34D8C1FB" w14:textId="1281D2C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So what to do? Given the strength and breadth of objections to your work?</w:t>
      </w:r>
    </w:p>
    <w:p w14:paraId="79A60ACB" w14:textId="5AD6D6E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package suggests several directions to strengthen the paper</w:t>
      </w:r>
      <w:r w:rsidR="00052238">
        <w:rPr>
          <w:rFonts w:eastAsia="SimSun"/>
          <w:i/>
          <w:iCs/>
          <w:kern w:val="2"/>
        </w:rPr>
        <w:t>’</w:t>
      </w:r>
      <w:r w:rsidRPr="00522DE1">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522DE1" w:rsidRDefault="00E71F2A" w:rsidP="00E71F2A">
      <w:pPr>
        <w:widowControl w:val="0"/>
        <w:autoSpaceDE w:val="0"/>
        <w:autoSpaceDN w:val="0"/>
        <w:adjustRightInd w:val="0"/>
        <w:spacing w:before="120" w:after="120"/>
        <w:ind w:leftChars="200" w:left="480"/>
        <w:rPr>
          <w:rFonts w:eastAsia="SimSun"/>
          <w:i/>
          <w:iCs/>
          <w:kern w:val="2"/>
        </w:rPr>
      </w:pPr>
      <w:bookmarkStart w:id="187" w:name="OLE_LINK1"/>
      <w:r w:rsidRPr="00080752">
        <w:rPr>
          <w:rFonts w:eastAsia="SimSun"/>
          <w:i/>
          <w:iCs/>
          <w:kern w:val="2"/>
          <w:highlight w:val="yellow"/>
          <w:rPrChange w:id="188" w:author="Dylan CHEN" w:date="2026-08-21T16:58:00Z" w16du:dateUtc="2026-08-21T08:58:00Z">
            <w:rPr>
              <w:rFonts w:eastAsia="SimSun"/>
              <w:i/>
              <w:iCs/>
              <w:kern w:val="2"/>
            </w:rPr>
          </w:rPrChange>
        </w:rPr>
        <w:t>A third direction is to frame the study more broadly as examining competition</w:t>
      </w:r>
      <w:r w:rsidRPr="00522DE1">
        <w:rPr>
          <w:rFonts w:eastAsia="SimSun"/>
          <w:i/>
          <w:iCs/>
          <w:kern w:val="2"/>
        </w:rPr>
        <w:t xml:space="preserve"> and complementarity between AI-generated and human-generated knowledge in digital </w:t>
      </w:r>
      <w:r w:rsidRPr="00522DE1">
        <w:rPr>
          <w:rFonts w:eastAsia="SimSun"/>
          <w:i/>
          <w:iCs/>
          <w:kern w:val="2"/>
        </w:rPr>
        <w:lastRenderedPageBreak/>
        <w:t>communities. Such a framing could help explain when AI discourages human participation and when it might instead stimulate additional contributions.</w:t>
      </w:r>
    </w:p>
    <w:bookmarkEnd w:id="187"/>
    <w:p w14:paraId="0E2E368F" w14:textId="64CAC262"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522DE1">
        <w:rPr>
          <w:rFonts w:eastAsia="SimSun"/>
          <w:i/>
          <w:iCs/>
          <w:kern w:val="2"/>
        </w:rPr>
        <w:t>. </w:t>
      </w:r>
    </w:p>
    <w:p w14:paraId="1DEFBD2E"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1F6B39D" w14:textId="409BEDD8" w:rsidR="000619E2" w:rsidRPr="00522DE1" w:rsidRDefault="00332B94" w:rsidP="00D90C83">
      <w:pPr>
        <w:spacing w:before="120" w:after="120"/>
      </w:pPr>
      <w:r w:rsidRPr="00522DE1">
        <w:t>We app</w:t>
      </w:r>
      <w:r w:rsidR="00231DD2" w:rsidRPr="00522DE1">
        <w:t>reciate the suggestion of the SE. After thinking, we choose.</w:t>
      </w:r>
    </w:p>
    <w:p w14:paraId="46F7C542" w14:textId="1C41C386" w:rsidR="00D90C83" w:rsidRPr="00522DE1" w:rsidRDefault="00D90C83" w:rsidP="00D90C83">
      <w:pPr>
        <w:spacing w:before="120" w:after="120"/>
      </w:pPr>
      <w:r w:rsidRPr="00522DE1">
        <w:t>---------------------------------------------------------------------------------------------------------------------</w:t>
      </w:r>
    </w:p>
    <w:p w14:paraId="70CAF886" w14:textId="19579F12"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p>
    <w:p w14:paraId="508C08F0" w14:textId="77777777" w:rsidR="000619E2" w:rsidRPr="00522DE1" w:rsidRDefault="000619E2" w:rsidP="00FE3230">
      <w:pPr>
        <w:pStyle w:val="NormalWeb"/>
      </w:pPr>
    </w:p>
    <w:p w14:paraId="6B82F862" w14:textId="6A925E63" w:rsidR="00DC3066" w:rsidRPr="00522DE1" w:rsidRDefault="00DC3066" w:rsidP="00FE3230">
      <w:pPr>
        <w:pStyle w:val="NormalWeb"/>
      </w:pPr>
      <w:r w:rsidRPr="00522DE1">
        <w:rPr>
          <w:b/>
        </w:rPr>
        <w:br w:type="page"/>
      </w:r>
    </w:p>
    <w:p w14:paraId="6E010A07" w14:textId="517E4809" w:rsidR="00BD6E4E" w:rsidRPr="00522DE1" w:rsidRDefault="00BD6E4E" w:rsidP="00BD6E4E">
      <w:pPr>
        <w:spacing w:before="120" w:after="120"/>
        <w:jc w:val="center"/>
      </w:pPr>
      <w:r w:rsidRPr="00522DE1">
        <w:rPr>
          <w:b/>
        </w:rPr>
        <w:lastRenderedPageBreak/>
        <w:t>AE Comments</w:t>
      </w:r>
    </w:p>
    <w:p w14:paraId="38EAB27E" w14:textId="77B49699" w:rsidR="00BD6E4E" w:rsidRPr="00522DE1" w:rsidRDefault="0000537D" w:rsidP="00BD6E4E">
      <w:pPr>
        <w:widowControl w:val="0"/>
        <w:autoSpaceDE w:val="0"/>
        <w:spacing w:before="120" w:after="120"/>
        <w:jc w:val="both"/>
        <w:outlineLvl w:val="0"/>
        <w:rPr>
          <w:rFonts w:eastAsia="SimSun"/>
          <w:b/>
          <w:bCs/>
          <w:kern w:val="2"/>
        </w:rPr>
      </w:pPr>
      <w:ins w:id="189" w:author="Dylan CHEN" w:date="2026-08-21T14:56:00Z" w16du:dateUtc="2026-08-21T06:56:00Z">
        <w:r>
          <w:rPr>
            <w:rFonts w:eastAsia="SimSun" w:hint="eastAsia"/>
            <w:b/>
            <w:bCs/>
            <w:kern w:val="2"/>
          </w:rPr>
          <w:t>#</w:t>
        </w:r>
      </w:ins>
      <w:r w:rsidR="00732B3F" w:rsidRPr="00522DE1">
        <w:rPr>
          <w:rFonts w:eastAsia="SimSun"/>
          <w:b/>
          <w:bCs/>
          <w:kern w:val="2"/>
        </w:rPr>
        <w:t>*</w:t>
      </w:r>
      <w:r w:rsidR="00BD6E4E" w:rsidRPr="00522DE1">
        <w:rPr>
          <w:rFonts w:eastAsia="SimSun"/>
          <w:b/>
          <w:bCs/>
          <w:kern w:val="2"/>
        </w:rPr>
        <w:t>AE-0</w:t>
      </w:r>
    </w:p>
    <w:p w14:paraId="23D55C5B" w14:textId="49DA34AB"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previously, the three reviewers once again did great jobs in objectively and constructively evaluating the revised paper. They commented on authors</w:t>
      </w:r>
      <w:r w:rsidR="00052238">
        <w:rPr>
          <w:rFonts w:eastAsia="SimSun"/>
          <w:i/>
          <w:iCs/>
          <w:kern w:val="2"/>
        </w:rPr>
        <w:t>’</w:t>
      </w:r>
      <w:r w:rsidRPr="00522DE1">
        <w:rPr>
          <w:rFonts w:eastAsia="SimSun"/>
          <w:i/>
          <w:iCs/>
          <w:kern w:val="2"/>
        </w:rPr>
        <w:t xml:space="preserve"> responses to the previous suggestions and pointed out remaining and new issues. The three reviewers</w:t>
      </w:r>
      <w:r w:rsidR="00052238">
        <w:rPr>
          <w:rFonts w:eastAsia="SimSun"/>
          <w:i/>
          <w:iCs/>
          <w:kern w:val="2"/>
        </w:rPr>
        <w:t>’</w:t>
      </w:r>
      <w:r w:rsidRPr="00522DE1">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2F61B2E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very carefully read the revised paper, the authors</w:t>
      </w:r>
      <w:r w:rsidR="00052238">
        <w:rPr>
          <w:rFonts w:eastAsia="SimSun"/>
          <w:i/>
          <w:iCs/>
          <w:kern w:val="2"/>
        </w:rPr>
        <w:t>’</w:t>
      </w:r>
      <w:r w:rsidRPr="00522DE1">
        <w:rPr>
          <w:rFonts w:eastAsia="SimSun"/>
          <w:i/>
          <w:iCs/>
          <w:kern w:val="2"/>
        </w:rPr>
        <w:t xml:space="preserve"> revision notes, and the referee reports. I commend the authors</w:t>
      </w:r>
      <w:r w:rsidR="00052238">
        <w:rPr>
          <w:rFonts w:eastAsia="SimSun"/>
          <w:i/>
          <w:iCs/>
          <w:kern w:val="2"/>
        </w:rPr>
        <w:t>’</w:t>
      </w:r>
      <w:r w:rsidRPr="00522DE1">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522DE1" w:rsidRDefault="00BD6E4E" w:rsidP="00BD6E4E">
      <w:pPr>
        <w:widowControl w:val="0"/>
        <w:autoSpaceDE w:val="0"/>
        <w:autoSpaceDN w:val="0"/>
        <w:adjustRightInd w:val="0"/>
        <w:spacing w:before="120" w:after="120"/>
        <w:rPr>
          <w:kern w:val="2"/>
        </w:rPr>
      </w:pPr>
      <w:r w:rsidRPr="00522DE1">
        <w:rPr>
          <w:rFonts w:eastAsia="SimSun"/>
          <w:b/>
          <w:bCs/>
          <w:i/>
          <w:iCs/>
          <w:kern w:val="2"/>
          <w:u w:val="single"/>
        </w:rPr>
        <w:t>Response</w:t>
      </w:r>
    </w:p>
    <w:p w14:paraId="26AE7D6B" w14:textId="5F86B327" w:rsidR="00BD6E4E" w:rsidRDefault="000619E2" w:rsidP="00BD6E4E">
      <w:pPr>
        <w:spacing w:before="120" w:beforeAutospacing="1" w:after="120" w:afterAutospacing="1"/>
        <w:rPr>
          <w:ins w:id="190" w:author="Dylan CHEN" w:date="2026-08-21T11:52:00Z" w16du:dateUtc="2026-08-21T03:52:00Z"/>
        </w:rPr>
      </w:pPr>
      <w:r w:rsidRPr="00522DE1">
        <w:t xml:space="preserve">We sincerely thank the Associate Editor for the thorough and careful evaluation of our revised manuscript, as well as the recognition of improvements in </w:t>
      </w:r>
      <w:r w:rsidR="00180499" w:rsidRPr="00522DE1">
        <w:t>empirical analysis</w:t>
      </w:r>
      <w:r w:rsidRPr="00522DE1">
        <w:t xml:space="preserve"> and literature</w:t>
      </w:r>
      <w:r w:rsidR="00180499" w:rsidRPr="00522DE1">
        <w:t xml:space="preserve"> review</w:t>
      </w:r>
      <w:r w:rsidRPr="00522DE1">
        <w:t xml:space="preserve">. We appreciate the </w:t>
      </w:r>
      <w:r w:rsidR="00180499" w:rsidRPr="00522DE1">
        <w:t>review panel</w:t>
      </w:r>
      <w:r w:rsidR="00052238">
        <w:t>’</w:t>
      </w:r>
      <w:r w:rsidR="00180499" w:rsidRPr="00522DE1">
        <w:t xml:space="preserve">s further comments </w:t>
      </w:r>
      <w:r w:rsidRPr="00522DE1">
        <w:t xml:space="preserve">and we are committed to addressing these issues. </w:t>
      </w:r>
      <w:r w:rsidR="00180499" w:rsidRPr="00522DE1">
        <w:t>We hope the review panel finds th</w:t>
      </w:r>
      <w:ins w:id="191" w:author="Dylan CHEN" w:date="2026-08-06T10:43:00Z" w16du:dateUtc="2026-08-06T02:43:00Z">
        <w:r w:rsidR="00CB3FE1">
          <w:rPr>
            <w:rFonts w:hint="eastAsia"/>
          </w:rPr>
          <w:t>e</w:t>
        </w:r>
      </w:ins>
      <w:r w:rsidR="00180499" w:rsidRPr="00522DE1">
        <w:t xml:space="preserve"> paper significantly improved. </w:t>
      </w:r>
    </w:p>
    <w:p w14:paraId="3DF423CE" w14:textId="16E1AD8D" w:rsidR="00CC0BA8" w:rsidRPr="00522DE1" w:rsidRDefault="00CC0BA8" w:rsidP="00BD6E4E">
      <w:pPr>
        <w:spacing w:before="120" w:beforeAutospacing="1" w:after="120" w:afterAutospacing="1"/>
      </w:pPr>
      <w:ins w:id="192" w:author="Dylan CHEN" w:date="2026-08-21T11:52:00Z" w16du:dateUtc="2026-08-21T03:52:00Z">
        <w:r w:rsidRPr="00CC0BA8">
          <w:t xml:space="preserve">In this round of revision, we benefited greatly from extensive communication with the </w:t>
        </w:r>
        <w:r w:rsidRPr="00CC0BA8">
          <w:rPr>
            <w:b/>
            <w:bCs/>
            <w:rPrChange w:id="193" w:author="Dylan CHEN" w:date="2026-08-21T11:52:00Z" w16du:dateUtc="2026-08-21T03:52:00Z">
              <w:rPr/>
            </w:rPrChange>
          </w:rPr>
          <w:t>Senior Editor, including both email correspondence and offline face-to-face discussion</w:t>
        </w:r>
        <w:r w:rsidRPr="00CC0BA8">
          <w:t>. Following SE's d</w:t>
        </w:r>
        <w:r w:rsidRPr="00CC0BA8">
          <w:rPr>
            <w:b/>
            <w:bCs/>
            <w:rPrChange w:id="194" w:author="Dylan CHEN" w:date="2026-08-21T11:52:00Z" w16du:dateUtc="2026-08-21T03:52:00Z">
              <w:rPr/>
            </w:rPrChange>
          </w:rPr>
          <w:t>etailed and actionable guidance</w:t>
        </w:r>
        <w:r w:rsidRPr="00CC0BA8">
          <w:t xml:space="preserve">, we have made the following major changes. </w:t>
        </w:r>
        <w:r w:rsidRPr="00CC0BA8">
          <w:rPr>
            <w:b/>
            <w:bCs/>
            <w:rPrChange w:id="195" w:author="Dylan CHEN" w:date="2026-08-21T11:52:00Z" w16du:dateUtc="2026-08-21T03:52:00Z">
              <w:rPr/>
            </w:rPrChange>
          </w:rPr>
          <w:t>First</w:t>
        </w:r>
        <w:r w:rsidRPr="00CC0BA8">
          <w:t xml:space="preserve">, we substantially refined the theoretical framework along the competition direction suggested by the Senior Editor, establishing the theoretical hypotheses under a coherent and overarching logic. </w:t>
        </w:r>
        <w:r w:rsidRPr="00CC0BA8">
          <w:rPr>
            <w:b/>
            <w:bCs/>
            <w:rPrChange w:id="196" w:author="Dylan CHEN" w:date="2026-08-21T11:52:00Z" w16du:dateUtc="2026-08-21T03:52:00Z">
              <w:rPr/>
            </w:rPrChange>
          </w:rPr>
          <w:t>Second</w:t>
        </w:r>
        <w:r w:rsidRPr="00CC0BA8">
          <w:t xml:space="preserve">, we realigned our empirical results with this framework, which involved both adding results that speak more directly to the theory and removing those that were less central to it. </w:t>
        </w:r>
        <w:r w:rsidRPr="00CC0BA8">
          <w:rPr>
            <w:b/>
            <w:bCs/>
            <w:rPrChange w:id="197" w:author="Dylan CHEN" w:date="2026-08-21T11:52:00Z" w16du:dateUtc="2026-08-21T03:52:00Z">
              <w:rPr/>
            </w:rPrChange>
          </w:rPr>
          <w:t>Third</w:t>
        </w:r>
        <w:r w:rsidRPr="00CC0BA8">
          <w:t>, we sharpened the positioning of our contribution by more explicitly articulating how our study differs from prior work. We elaborate on each of these changes in our point-by-point responses below.</w:t>
        </w:r>
      </w:ins>
    </w:p>
    <w:p w14:paraId="0F0E4A97" w14:textId="77777777" w:rsidR="00BD6E4E" w:rsidRPr="00522DE1" w:rsidRDefault="00BD6E4E" w:rsidP="00BD6E4E">
      <w:pPr>
        <w:widowControl w:val="0"/>
        <w:autoSpaceDE w:val="0"/>
        <w:autoSpaceDN w:val="0"/>
        <w:adjustRightInd w:val="0"/>
        <w:spacing w:before="120" w:after="120"/>
      </w:pPr>
      <w:r w:rsidRPr="00522DE1">
        <w:t>---------------------------------------------------------------------------------------------------------------------</w:t>
      </w:r>
    </w:p>
    <w:p w14:paraId="325038BB" w14:textId="454D7A07" w:rsidR="00BD6E4E" w:rsidRPr="00522DE1" w:rsidRDefault="0000537D" w:rsidP="00BD6E4E">
      <w:pPr>
        <w:widowControl w:val="0"/>
        <w:autoSpaceDE w:val="0"/>
        <w:spacing w:before="120" w:after="120"/>
        <w:jc w:val="both"/>
        <w:outlineLvl w:val="0"/>
        <w:rPr>
          <w:rFonts w:eastAsia="SimSun"/>
          <w:b/>
          <w:bCs/>
          <w:kern w:val="2"/>
        </w:rPr>
      </w:pPr>
      <w:ins w:id="198" w:author="Dylan CHEN" w:date="2026-08-21T14:56:00Z" w16du:dateUtc="2026-08-21T06:56:00Z">
        <w:r>
          <w:rPr>
            <w:rFonts w:eastAsia="SimSun" w:hint="eastAsia"/>
            <w:b/>
            <w:bCs/>
            <w:kern w:val="2"/>
          </w:rPr>
          <w:t>#</w:t>
        </w:r>
      </w:ins>
      <w:r w:rsidR="00BD6E4E" w:rsidRPr="00522DE1">
        <w:rPr>
          <w:rFonts w:eastAsia="SimSun"/>
          <w:b/>
          <w:bCs/>
          <w:kern w:val="2"/>
        </w:rPr>
        <w:t>AE-1</w:t>
      </w:r>
      <w:r w:rsidR="000619E2" w:rsidRPr="00522DE1">
        <w:rPr>
          <w:rFonts w:eastAsia="SimSun"/>
          <w:b/>
          <w:bCs/>
          <w:kern w:val="2"/>
        </w:rPr>
        <w:t xml:space="preserve"> </w:t>
      </w:r>
    </w:p>
    <w:p w14:paraId="3A70EAA5" w14:textId="77777777" w:rsidR="00231DD2" w:rsidRPr="00522DE1" w:rsidRDefault="00231DD2" w:rsidP="00231DD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BF2E6A">
        <w:rPr>
          <w:rFonts w:eastAsia="SimSun"/>
          <w:i/>
          <w:iCs/>
          <w:kern w:val="2"/>
          <w:highlight w:val="yellow"/>
          <w:rPrChange w:id="199" w:author="Dylan CHEN" w:date="2026-08-03T15:28:00Z" w16du:dateUtc="2026-08-03T07:28:00Z">
            <w:rPr>
              <w:rFonts w:eastAsia="SimSun"/>
              <w:i/>
              <w:iCs/>
              <w:kern w:val="2"/>
            </w:rPr>
          </w:rPrChange>
        </w:rPr>
        <w:t xml:space="preserve">They need to be </w:t>
      </w:r>
      <w:r w:rsidRPr="00BF2E6A">
        <w:rPr>
          <w:rFonts w:eastAsia="SimSun"/>
          <w:i/>
          <w:iCs/>
          <w:kern w:val="2"/>
          <w:highlight w:val="yellow"/>
          <w:rPrChange w:id="200" w:author="Dylan CHEN" w:date="2026-08-03T15:28:00Z" w16du:dateUtc="2026-08-03T07:28:00Z">
            <w:rPr>
              <w:rFonts w:eastAsia="SimSun"/>
              <w:i/>
              <w:iCs/>
              <w:kern w:val="2"/>
            </w:rPr>
          </w:rPrChange>
        </w:rPr>
        <w:lastRenderedPageBreak/>
        <w:t>convinced of a plausible explanation of the underlying mechanism, supported by solid theories---ideally from a sound overarching theoretical framework</w:t>
      </w:r>
      <w:r w:rsidRPr="00522DE1">
        <w:rPr>
          <w:rFonts w:eastAsia="SimSun"/>
          <w:i/>
          <w:iCs/>
          <w:kern w:val="2"/>
        </w:rPr>
        <w:t>. This paper appears to fall short in this regard unfortunately.</w:t>
      </w:r>
    </w:p>
    <w:p w14:paraId="606111FA" w14:textId="285B87C8"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Empirically, the analysis exploring the </w:t>
      </w:r>
      <w:r w:rsidRPr="00BF2E6A">
        <w:rPr>
          <w:rFonts w:eastAsia="SimSun"/>
          <w:i/>
          <w:iCs/>
          <w:kern w:val="2"/>
          <w:highlight w:val="yellow"/>
          <w:rPrChange w:id="201" w:author="Dylan CHEN" w:date="2026-08-03T15:28:00Z" w16du:dateUtc="2026-08-03T07:28:00Z">
            <w:rPr>
              <w:rFonts w:eastAsia="SimSun"/>
              <w:i/>
              <w:iCs/>
              <w:kern w:val="2"/>
            </w:rPr>
          </w:rPrChange>
        </w:rPr>
        <w:t>mechanism is somewhat flawed and hence unconvincin</w:t>
      </w:r>
      <w:r w:rsidRPr="00522DE1">
        <w:rPr>
          <w:rFonts w:eastAsia="SimSun"/>
          <w:i/>
          <w:iCs/>
          <w:kern w:val="2"/>
        </w:rPr>
        <w:t xml:space="preserve">g, as all three reviewers unanimously pointed out and I summarize in detail below. It then loops back to the issue of </w:t>
      </w:r>
      <w:r w:rsidRPr="00BF2E6A">
        <w:rPr>
          <w:rFonts w:eastAsia="SimSun"/>
          <w:i/>
          <w:iCs/>
          <w:kern w:val="2"/>
          <w:highlight w:val="yellow"/>
          <w:rPrChange w:id="202" w:author="Dylan CHEN" w:date="2026-08-03T15:29:00Z" w16du:dateUtc="2026-08-03T07:29:00Z">
            <w:rPr>
              <w:rFonts w:eastAsia="SimSun"/>
              <w:i/>
              <w:iCs/>
              <w:kern w:val="2"/>
            </w:rPr>
          </w:rPrChange>
        </w:rPr>
        <w:t>lacking a convincing theoretical framework</w:t>
      </w:r>
      <w:r w:rsidRPr="00522DE1">
        <w:rPr>
          <w:rFonts w:eastAsia="SimSun"/>
          <w:i/>
          <w:iCs/>
          <w:kern w:val="2"/>
        </w:rPr>
        <w:t xml:space="preserve">, as all three reviewers complain. R2 questioned the approach here appears to be </w:t>
      </w:r>
      <w:r w:rsidRPr="00BF2E6A">
        <w:rPr>
          <w:rFonts w:eastAsia="SimSun"/>
          <w:i/>
          <w:iCs/>
          <w:kern w:val="2"/>
          <w:highlight w:val="yellow"/>
          <w:rPrChange w:id="203" w:author="Dylan CHEN" w:date="2026-08-03T15:29:00Z" w16du:dateUtc="2026-08-03T07:29:00Z">
            <w:rPr>
              <w:rFonts w:eastAsia="SimSun"/>
              <w:i/>
              <w:iCs/>
              <w:kern w:val="2"/>
            </w:rPr>
          </w:rPrChange>
        </w:rPr>
        <w:t>HARKing</w:t>
      </w:r>
      <w:r w:rsidRPr="00522DE1">
        <w:rPr>
          <w:rFonts w:eastAsia="SimSun"/>
          <w:i/>
          <w:iCs/>
          <w:kern w:val="2"/>
        </w:rPr>
        <w:t xml:space="preserve"> (i.e., hypothesizing after results are known). Such inadequacy further leads to the doubts on the </w:t>
      </w:r>
      <w:r w:rsidRPr="00BF2E6A">
        <w:rPr>
          <w:rFonts w:eastAsia="SimSun"/>
          <w:i/>
          <w:iCs/>
          <w:kern w:val="2"/>
          <w:highlight w:val="yellow"/>
          <w:rPrChange w:id="204" w:author="Dylan CHEN" w:date="2026-08-03T15:29:00Z" w16du:dateUtc="2026-08-03T07:29:00Z">
            <w:rPr>
              <w:rFonts w:eastAsia="SimSun"/>
              <w:i/>
              <w:iCs/>
              <w:kern w:val="2"/>
            </w:rPr>
          </w:rPrChange>
        </w:rPr>
        <w:t>discrepancy</w:t>
      </w:r>
      <w:r w:rsidRPr="00522DE1">
        <w:rPr>
          <w:rFonts w:eastAsia="SimSun"/>
          <w:i/>
          <w:iCs/>
          <w:kern w:val="2"/>
        </w:rPr>
        <w:t xml:space="preserve"> between the main effects found here and those reported in the literature (e.g., see R1</w:t>
      </w:r>
      <w:r w:rsidR="00052238">
        <w:rPr>
          <w:rFonts w:eastAsia="SimSun"/>
          <w:i/>
          <w:iCs/>
          <w:kern w:val="2"/>
        </w:rPr>
        <w:t>’</w:t>
      </w:r>
      <w:r w:rsidRPr="00522DE1">
        <w:rPr>
          <w:rFonts w:eastAsia="SimSun"/>
          <w:i/>
          <w:iCs/>
          <w:kern w:val="2"/>
        </w:rPr>
        <w:t>s comments on Su et al, 2023).</w:t>
      </w:r>
    </w:p>
    <w:p w14:paraId="0A24331E"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79F8C9E" w14:textId="34FB497E" w:rsidR="002709EB" w:rsidRDefault="002709EB" w:rsidP="002709EB">
      <w:pPr>
        <w:rPr>
          <w:ins w:id="205" w:author="Dylan CHEN" w:date="2026-08-21T12:14:00Z" w16du:dateUtc="2026-08-21T04:14:00Z"/>
          <w:color w:val="000000"/>
        </w:rPr>
      </w:pPr>
      <w:ins w:id="206" w:author="Dylan CHEN" w:date="2026-08-21T12:09:00Z" w16du:dateUtc="2026-08-21T04:09:00Z">
        <w:r>
          <w:rPr>
            <w:color w:val="000000"/>
          </w:rPr>
          <w:t xml:space="preserve">We are grateful to the Associate Editor and the review team for directing our attention to theorization and mechanism. We took these concerns seriously and, following the email communication and the offline face-to-face instruction with the SE, undertook a systematic reconstruction of the paper. Our revision responds in two parts. The first part rebuilds the theoretical development under a single overarching framework and aligns the </w:t>
        </w:r>
      </w:ins>
      <w:ins w:id="207" w:author="Dylan CHEN" w:date="2026-08-21T12:10:00Z" w16du:dateUtc="2026-08-21T04:10:00Z">
        <w:r>
          <w:rPr>
            <w:rFonts w:hint="eastAsia"/>
            <w:color w:val="000000"/>
          </w:rPr>
          <w:t xml:space="preserve">empirical </w:t>
        </w:r>
      </w:ins>
      <w:ins w:id="208" w:author="Dylan CHEN" w:date="2026-08-21T12:09:00Z" w16du:dateUtc="2026-08-21T04:09:00Z">
        <w:r>
          <w:rPr>
            <w:rFonts w:hint="eastAsia"/>
            <w:color w:val="000000"/>
          </w:rPr>
          <w:t>results</w:t>
        </w:r>
        <w:r>
          <w:rPr>
            <w:color w:val="000000"/>
          </w:rPr>
          <w:t xml:space="preserve"> with it. The second part explains how our main effects reconcile with prior findings, in particular Su et al. (2025).</w:t>
        </w:r>
      </w:ins>
    </w:p>
    <w:p w14:paraId="4F62B9E7" w14:textId="2FB7B647" w:rsidR="002656BA" w:rsidRDefault="002656BA" w:rsidP="002709EB">
      <w:pPr>
        <w:rPr>
          <w:ins w:id="209" w:author="Dylan CHEN" w:date="2026-08-21T12:14:00Z" w16du:dateUtc="2026-08-21T04:14:00Z"/>
          <w:color w:val="000000"/>
        </w:rPr>
      </w:pPr>
    </w:p>
    <w:p w14:paraId="229A04F6" w14:textId="45B925BC" w:rsidR="002656BA" w:rsidRDefault="002656BA" w:rsidP="002709EB">
      <w:pPr>
        <w:rPr>
          <w:ins w:id="210" w:author="Dylan CHEN" w:date="2026-08-21T12:09:00Z" w16du:dateUtc="2026-08-21T04:09:00Z"/>
          <w:color w:val="000000"/>
        </w:rPr>
      </w:pPr>
      <w:ins w:id="211" w:author="Dylan CHEN" w:date="2026-08-21T12:14:00Z" w16du:dateUtc="2026-08-21T04:14:00Z">
        <w:r>
          <w:rPr>
            <w:rFonts w:hint="eastAsia"/>
            <w:color w:val="000000"/>
          </w:rPr>
          <w:t>=================== Part</w:t>
        </w:r>
      </w:ins>
      <w:ins w:id="212" w:author="Dylan CHEN" w:date="2026-08-21T12:15:00Z" w16du:dateUtc="2026-08-21T04:15:00Z">
        <w:r>
          <w:rPr>
            <w:rFonts w:hint="eastAsia"/>
            <w:color w:val="000000"/>
          </w:rPr>
          <w:t xml:space="preserve"> 1</w:t>
        </w:r>
      </w:ins>
      <w:ins w:id="213" w:author="Dylan CHEN" w:date="2026-08-21T12:14:00Z" w16du:dateUtc="2026-08-21T04:14:00Z">
        <w:r>
          <w:rPr>
            <w:rFonts w:hint="eastAsia"/>
            <w:color w:val="000000"/>
          </w:rPr>
          <w:t>: Theory and Empirical Results ===================</w:t>
        </w:r>
      </w:ins>
    </w:p>
    <w:p w14:paraId="201CB2F6" w14:textId="14D2A97F" w:rsidR="00573871" w:rsidDel="002709EB" w:rsidRDefault="00AE3F37" w:rsidP="00BD6E4E">
      <w:pPr>
        <w:pStyle w:val="NormalWeb"/>
        <w:spacing w:before="120" w:after="120"/>
        <w:rPr>
          <w:del w:id="214" w:author="Dylan CHEN" w:date="2026-08-21T11:55:00Z" w16du:dateUtc="2026-08-21T03:55:00Z"/>
          <w:rFonts w:ascii="Heiti TC" w:eastAsia="Heiti TC" w:hAnsi="Heiti TC" w:cs="Heiti TC"/>
        </w:rPr>
      </w:pPr>
      <w:del w:id="215" w:author="Dylan CHEN" w:date="2026-08-21T11:55:00Z" w16du:dateUtc="2026-08-21T03:55:00Z">
        <w:r w:rsidRPr="00522DE1" w:rsidDel="00B21BB2">
          <w:delText>Following the suggestion of the review panel, we have improved both the mechanism identification and theretical basis of the paper.</w:delText>
        </w:r>
      </w:del>
    </w:p>
    <w:p w14:paraId="225B8C08" w14:textId="77777777" w:rsidR="00B21BB2" w:rsidRPr="00B21BB2" w:rsidRDefault="00B21BB2" w:rsidP="00B21BB2">
      <w:pPr>
        <w:spacing w:before="120" w:after="120"/>
        <w:rPr>
          <w:ins w:id="216" w:author="Dylan CHEN" w:date="2026-08-21T11:55:00Z" w16du:dateUtc="2026-08-21T03:55:00Z"/>
        </w:rPr>
      </w:pPr>
      <w:ins w:id="217" w:author="Dylan CHEN" w:date="2026-08-21T11:55:00Z" w16du:dateUtc="2026-08-21T03:55:00Z">
        <w:r w:rsidRPr="00B21BB2">
          <w:rPr>
            <w:b/>
            <w:bCs/>
          </w:rPr>
          <w:t>First, a reorganization of how the theory is presented.</w:t>
        </w:r>
        <w:r w:rsidRPr="00B21BB2">
          <w:t xml:space="preserve"> We have rebuilt the theoretical development based on the email communication and offline face-to-face instruction with SE. It begins from: </w:t>
        </w:r>
        <w:r w:rsidRPr="00B21BB2">
          <w:rPr>
            <w:b/>
            <w:bCs/>
          </w:rPr>
          <w:t>1) a competitive encounter perspective</w:t>
        </w:r>
        <w:r w:rsidRPr="00B21BB2">
          <w:t xml:space="preserve"> motivated by competition dynamics theory (Chen et al., 2007; Chen, 2009), which explains how the member appraises the AI rival; and </w:t>
        </w:r>
        <w:r w:rsidRPr="00B21BB2">
          <w:rPr>
            <w:b/>
            <w:bCs/>
          </w:rPr>
          <w:t>2) a single overarching account Kahneman’s fast-and-slow theory</w:t>
        </w:r>
        <w:r w:rsidRPr="00B21BB2">
          <w:t xml:space="preserve"> (Evans &amp; Stanovich, 2013; Kahneman, 2003, 2011), which explains which signal can affect each decision and when that signal becomes available..</w:t>
        </w:r>
      </w:ins>
    </w:p>
    <w:p w14:paraId="2D17D989" w14:textId="77777777" w:rsidR="00B21BB2" w:rsidRPr="00B21BB2" w:rsidRDefault="00B21BB2" w:rsidP="00B21BB2">
      <w:pPr>
        <w:spacing w:before="120" w:after="120"/>
        <w:rPr>
          <w:ins w:id="218" w:author="Dylan CHEN" w:date="2026-08-21T11:55:00Z" w16du:dateUtc="2026-08-21T03:55:00Z"/>
          <w:b/>
          <w:bCs/>
        </w:rPr>
      </w:pPr>
      <w:ins w:id="219" w:author="Dylan CHEN" w:date="2026-08-21T11:55:00Z" w16du:dateUtc="2026-08-21T03:55:00Z">
        <w:r w:rsidRPr="002656BA">
          <w:rPr>
            <w:b/>
            <w:bCs/>
            <w:rPrChange w:id="220" w:author="Dylan CHEN" w:date="2026-08-21T12:10:00Z" w16du:dateUtc="2026-08-21T04:10:00Z">
              <w:rPr/>
            </w:rPrChange>
          </w:rPr>
          <w:t>Grounded in new framework, we now claim that the effect of an AI answer depends on the</w:t>
        </w:r>
        <w:r w:rsidRPr="00B21BB2">
          <w:t xml:space="preserve"> </w:t>
        </w:r>
        <w:r w:rsidRPr="00B21BB2">
          <w:rPr>
            <w:b/>
            <w:bCs/>
          </w:rPr>
          <w:t>AI profile</w:t>
        </w:r>
        <w:r w:rsidRPr="00B21BB2">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Pr="00B21BB2">
          <w:rPr>
            <w:rFonts w:ascii="Calibri" w:eastAsia="Microsoft YaHei" w:hAnsi="Calibri"/>
            <w:sz w:val="22"/>
            <w:szCs w:val="22"/>
            <w:lang w:eastAsia="en-US"/>
          </w:rPr>
          <w:t xml:space="preserve"> </w:t>
        </w:r>
        <w:r w:rsidRPr="00B21BB2">
          <w:t>The positive prediction is thus derived from theory before analysis and is stated in the hypotheses themselves, not inferred after the fact.</w:t>
        </w:r>
      </w:ins>
    </w:p>
    <w:p w14:paraId="07013351" w14:textId="77777777" w:rsidR="00B21BB2" w:rsidRDefault="00B21BB2" w:rsidP="00B21BB2">
      <w:pPr>
        <w:spacing w:before="120" w:after="120"/>
        <w:rPr>
          <w:ins w:id="221" w:author="Dylan CHEN" w:date="2026-08-21T12:10:00Z" w16du:dateUtc="2026-08-21T04:10:00Z"/>
        </w:rPr>
      </w:pPr>
      <w:ins w:id="222" w:author="Dylan CHEN" w:date="2026-08-21T11:55:00Z" w16du:dateUtc="2026-08-21T03:55:00Z">
        <w:r w:rsidRPr="002656BA">
          <w:rPr>
            <w:b/>
            <w:bCs/>
            <w:rPrChange w:id="223" w:author="Dylan CHEN" w:date="2026-08-21T12:10:00Z" w16du:dateUtc="2026-08-21T04:10:00Z">
              <w:rPr/>
            </w:rPrChange>
          </w:rPr>
          <w:t>Our results confirm this framework.</w:t>
        </w:r>
        <w:r w:rsidRPr="00B21BB2">
          <w:t xml:space="preserve">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3131DAA6" w14:textId="77777777" w:rsidR="002656BA" w:rsidRDefault="002656BA" w:rsidP="002656BA">
      <w:pPr>
        <w:rPr>
          <w:ins w:id="224" w:author="Dylan CHEN" w:date="2026-08-21T12:10:00Z" w16du:dateUtc="2026-08-21T04:10:00Z"/>
          <w:color w:val="000000"/>
        </w:rPr>
      </w:pPr>
      <w:ins w:id="225" w:author="Dylan CHEN" w:date="2026-08-21T12:10:00Z" w16du:dateUtc="2026-08-21T04:10:00Z">
        <w:r>
          <w:rPr>
            <w:rStyle w:val="Strong"/>
            <w:color w:val="000000"/>
          </w:rPr>
          <w:t>Our mechanism tests now examine the arguments developed in the theoretical section directly.</w:t>
        </w:r>
        <w:r>
          <w:rPr>
            <w:color w:val="000000"/>
          </w:rPr>
          <w:t xml:space="preserve"> Each test maps to a specific argument in the theoretical development, so the mechanism analysis and the theory are now aligned one to one. For every comment that questioned the </w:t>
        </w:r>
        <w:r>
          <w:rPr>
            <w:color w:val="000000"/>
          </w:rPr>
          <w:lastRenderedPageBreak/>
          <w:t>earlier mechanism analysis, we have provided a point-by-point response. The details appear in our responses to the individual reviewers.</w:t>
        </w:r>
      </w:ins>
    </w:p>
    <w:p w14:paraId="4ADE3577" w14:textId="77777777" w:rsidR="002656BA" w:rsidRPr="00B21BB2" w:rsidRDefault="002656BA" w:rsidP="00B21BB2">
      <w:pPr>
        <w:spacing w:before="120" w:after="120"/>
        <w:rPr>
          <w:ins w:id="226" w:author="Dylan CHEN" w:date="2026-08-21T11:55:00Z" w16du:dateUtc="2026-08-21T03:55:00Z"/>
        </w:rPr>
      </w:pPr>
    </w:p>
    <w:p w14:paraId="541A5608" w14:textId="77777777" w:rsidR="00B21BB2" w:rsidRDefault="00B21BB2" w:rsidP="00B21BB2">
      <w:pPr>
        <w:widowControl w:val="0"/>
        <w:snapToGrid w:val="0"/>
        <w:spacing w:afterLines="50" w:after="120"/>
        <w:rPr>
          <w:ins w:id="227" w:author="Dylan CHEN" w:date="2026-08-21T11:59:00Z" w16du:dateUtc="2026-08-21T03:59:00Z"/>
          <w:rFonts w:eastAsia="DengXian"/>
          <w:color w:val="000000"/>
          <w:kern w:val="2"/>
        </w:rPr>
      </w:pPr>
      <w:ins w:id="228" w:author="Dylan CHEN" w:date="2026-08-21T11:55:00Z" w16du:dateUtc="2026-08-21T03:55:00Z">
        <w:r w:rsidRPr="00B21BB2">
          <w:rPr>
            <w:rFonts w:eastAsia="DengXian"/>
            <w:b/>
            <w:bCs/>
            <w:color w:val="000000"/>
            <w:kern w:val="2"/>
          </w:rPr>
          <w:t>Second, a deliberate narrowing of scope to keep the story focused.</w:t>
        </w:r>
        <w:r w:rsidRPr="00B21BB2">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reviewer’s earlier concerns about these removed elements, in order to show that the original reasoning was sound. </w:t>
        </w:r>
      </w:ins>
    </w:p>
    <w:p w14:paraId="3422754F" w14:textId="0EA169D1" w:rsidR="00B21BB2" w:rsidRDefault="00B21BB2" w:rsidP="00B21BB2">
      <w:pPr>
        <w:widowControl w:val="0"/>
        <w:snapToGrid w:val="0"/>
        <w:spacing w:afterLines="50" w:after="120"/>
        <w:rPr>
          <w:ins w:id="229" w:author="Dylan CHEN" w:date="2026-08-21T12:15:00Z" w16du:dateUtc="2026-08-21T04:15:00Z"/>
          <w:rFonts w:eastAsia="DengXian"/>
          <w:color w:val="000000"/>
          <w:kern w:val="2"/>
        </w:rPr>
      </w:pPr>
      <w:ins w:id="230" w:author="Dylan CHEN" w:date="2026-08-21T11:59:00Z" w16du:dateUtc="2026-08-21T03:59:00Z">
        <w:r w:rsidRPr="00B21BB2">
          <w:rPr>
            <w:rFonts w:eastAsia="DengXian"/>
            <w:color w:val="000000"/>
            <w:kern w:val="2"/>
          </w:rPr>
          <w:t>We hope you find this way of theoretical development under a coherent overarching theoretical framework clearer and satisfactory.</w:t>
        </w:r>
      </w:ins>
    </w:p>
    <w:p w14:paraId="6CFB670E" w14:textId="77777777" w:rsidR="002656BA" w:rsidRDefault="002656BA" w:rsidP="00B21BB2">
      <w:pPr>
        <w:widowControl w:val="0"/>
        <w:snapToGrid w:val="0"/>
        <w:spacing w:afterLines="50" w:after="120"/>
        <w:rPr>
          <w:ins w:id="231" w:author="Dylan CHEN" w:date="2026-08-21T11:59:00Z" w16du:dateUtc="2026-08-21T03:59:00Z"/>
          <w:rFonts w:eastAsia="DengXian"/>
          <w:color w:val="000000"/>
          <w:kern w:val="2"/>
        </w:rPr>
      </w:pPr>
    </w:p>
    <w:p w14:paraId="439A9B7E" w14:textId="1AB1EBC3" w:rsidR="00B21BB2" w:rsidRPr="002656BA" w:rsidRDefault="002656BA">
      <w:pPr>
        <w:rPr>
          <w:ins w:id="232" w:author="Dylan CHEN" w:date="2026-08-21T11:55:00Z" w16du:dateUtc="2026-08-21T03:55:00Z"/>
          <w:color w:val="000000"/>
          <w:rPrChange w:id="233" w:author="Dylan CHEN" w:date="2026-08-21T12:15:00Z" w16du:dateUtc="2026-08-21T04:15:00Z">
            <w:rPr>
              <w:ins w:id="234" w:author="Dylan CHEN" w:date="2026-08-21T11:55:00Z" w16du:dateUtc="2026-08-21T03:55:00Z"/>
              <w:rFonts w:eastAsia="DengXian"/>
              <w:color w:val="000000"/>
              <w:kern w:val="2"/>
            </w:rPr>
          </w:rPrChange>
        </w:rPr>
        <w:pPrChange w:id="235" w:author="Dylan CHEN" w:date="2026-08-21T12:15:00Z" w16du:dateUtc="2026-08-21T04:15:00Z">
          <w:pPr>
            <w:widowControl w:val="0"/>
            <w:snapToGrid w:val="0"/>
            <w:spacing w:afterLines="50" w:after="120"/>
          </w:pPr>
        </w:pPrChange>
      </w:pPr>
      <w:ins w:id="236" w:author="Dylan CHEN" w:date="2026-08-21T12:15:00Z" w16du:dateUtc="2026-08-21T04:15:00Z">
        <w:r>
          <w:rPr>
            <w:rFonts w:hint="eastAsia"/>
            <w:color w:val="000000"/>
          </w:rPr>
          <w:t xml:space="preserve">=============== Part </w:t>
        </w:r>
      </w:ins>
      <w:ins w:id="237" w:author="Dylan CHEN" w:date="2026-08-21T12:16:00Z" w16du:dateUtc="2026-08-21T04:16:00Z">
        <w:r>
          <w:rPr>
            <w:rFonts w:hint="eastAsia"/>
            <w:color w:val="000000"/>
          </w:rPr>
          <w:t>2</w:t>
        </w:r>
      </w:ins>
      <w:ins w:id="238" w:author="Dylan CHEN" w:date="2026-08-21T12:15:00Z" w16du:dateUtc="2026-08-21T04:15:00Z">
        <w:r>
          <w:rPr>
            <w:rFonts w:hint="eastAsia"/>
            <w:color w:val="000000"/>
          </w:rPr>
          <w:t xml:space="preserve">: Reconciles our findings with  </w:t>
        </w:r>
      </w:ins>
      <w:ins w:id="239" w:author="Dylan CHEN" w:date="2026-08-21T12:16:00Z" w16du:dateUtc="2026-08-21T04:16:00Z">
        <w:r w:rsidRPr="002656BA">
          <w:rPr>
            <w:color w:val="000000"/>
          </w:rPr>
          <w:t>Su et al. (2025)</w:t>
        </w:r>
        <w:r>
          <w:rPr>
            <w:rFonts w:hint="eastAsia"/>
            <w:color w:val="000000"/>
          </w:rPr>
          <w:t xml:space="preserve"> </w:t>
        </w:r>
      </w:ins>
      <w:ins w:id="240" w:author="Dylan CHEN" w:date="2026-08-21T12:15:00Z" w16du:dateUtc="2026-08-21T04:15:00Z">
        <w:r>
          <w:rPr>
            <w:rFonts w:hint="eastAsia"/>
            <w:color w:val="000000"/>
          </w:rPr>
          <w:t>===============</w:t>
        </w:r>
      </w:ins>
    </w:p>
    <w:p w14:paraId="66B7EFF2" w14:textId="77777777" w:rsidR="002656BA" w:rsidRDefault="002656BA" w:rsidP="002656BA">
      <w:pPr>
        <w:pStyle w:val="NormalWeb"/>
        <w:rPr>
          <w:ins w:id="241" w:author="Dylan CHEN" w:date="2026-08-21T12:13:00Z" w16du:dateUtc="2026-08-21T04:13:00Z"/>
        </w:rPr>
      </w:pPr>
      <w:ins w:id="242" w:author="Dylan CHEN" w:date="2026-08-21T12:13:00Z" w16du:dateUtc="2026-08-21T04:13:00Z">
        <w:r>
          <w:t>Regarding the discrepancy with Su et al. (2025), we clarify that our approach differs in its fundamental assumptions. We propose a new theoretical framework that reconciles our findings with theirs by identifying the specific conditions under which these divergent results converge.</w:t>
        </w:r>
      </w:ins>
    </w:p>
    <w:p w14:paraId="7A086617" w14:textId="08CA6B11" w:rsidR="002656BA" w:rsidRDefault="002656BA" w:rsidP="002656BA">
      <w:pPr>
        <w:pStyle w:val="NormalWeb"/>
        <w:rPr>
          <w:ins w:id="243" w:author="Dylan CHEN" w:date="2026-08-21T12:11:00Z" w16du:dateUtc="2026-08-21T04:11:00Z"/>
          <w:color w:val="000000"/>
        </w:rPr>
      </w:pPr>
      <w:ins w:id="244" w:author="Dylan CHEN" w:date="2026-08-21T12:11:00Z" w16du:dateUtc="2026-08-21T04:11:00Z">
        <w:r>
          <w:rPr>
            <w:color w:val="000000"/>
          </w:rPr>
          <w:t xml:space="preserve">We have reorganized our differentiation from Su et al. (2025) around a single idea: what separates the two settings is whether the internal AI is a complement to human contributors or a substitute that competes with them. Two observable factors jointly determine which case holds. The first is the community's evaluation culture (Context). The second is the mode of AI deployment (Implementation Mode). Table </w:t>
        </w:r>
      </w:ins>
      <w:ins w:id="245" w:author="Dylan CHEN" w:date="2026-08-21T12:12:00Z" w16du:dateUtc="2026-08-21T04:12:00Z">
        <w:r>
          <w:rPr>
            <w:rFonts w:hint="eastAsia"/>
            <w:color w:val="000000"/>
          </w:rPr>
          <w:t>AE-1</w:t>
        </w:r>
      </w:ins>
      <w:ins w:id="246" w:author="Dylan CHEN" w:date="2026-08-21T12:11:00Z" w16du:dateUtc="2026-08-21T04:11:00Z">
        <w:r>
          <w:rPr>
            <w:color w:val="000000"/>
          </w:rPr>
          <w:t xml:space="preserve"> positions the two studies along both factors, together with their designs, findings, and mechanisms. Below we address the reviewer's three points, map each to the corresponding row of the table, and then show how a single framework reconciles the two sets of findings.</w:t>
        </w:r>
      </w:ins>
    </w:p>
    <w:p w14:paraId="1DFEC0CF" w14:textId="4392F13B" w:rsidR="00B21BB2" w:rsidRPr="00C81CF3" w:rsidRDefault="00B21BB2" w:rsidP="00B21BB2">
      <w:pPr>
        <w:spacing w:after="120"/>
        <w:jc w:val="center"/>
        <w:rPr>
          <w:ins w:id="247" w:author="Dylan CHEN" w:date="2026-08-21T11:58:00Z" w16du:dateUtc="2026-08-21T03:58:00Z"/>
          <w:rFonts w:eastAsia="SimSun"/>
          <w:b/>
          <w:color w:val="000000"/>
          <w:sz w:val="22"/>
          <w:szCs w:val="22"/>
        </w:rPr>
      </w:pPr>
      <w:ins w:id="248" w:author="Dylan CHEN" w:date="2026-08-21T11:58:00Z" w16du:dateUtc="2026-08-21T03:58:00Z">
        <w:r w:rsidRPr="00C81CF3">
          <w:rPr>
            <w:rFonts w:eastAsia="SimSun"/>
            <w:b/>
            <w:color w:val="000000"/>
            <w:sz w:val="22"/>
            <w:szCs w:val="22"/>
          </w:rPr>
          <w:t xml:space="preserve">Table </w:t>
        </w:r>
      </w:ins>
      <w:ins w:id="249" w:author="Dylan CHEN" w:date="2026-08-21T12:11:00Z" w16du:dateUtc="2026-08-21T04:11:00Z">
        <w:r w:rsidR="002656BA">
          <w:rPr>
            <w:rFonts w:eastAsia="SimSun" w:hint="eastAsia"/>
            <w:b/>
            <w:color w:val="000000"/>
            <w:sz w:val="22"/>
            <w:szCs w:val="22"/>
          </w:rPr>
          <w:t>AE-1</w:t>
        </w:r>
      </w:ins>
      <w:ins w:id="250" w:author="Dylan CHEN" w:date="2026-08-21T11:58:00Z" w16du:dateUtc="2026-08-21T03:58:00Z">
        <w:r w:rsidRPr="00C81CF3">
          <w:rPr>
            <w:rFonts w:eastAsia="SimSun"/>
            <w:b/>
            <w:color w:val="000000"/>
            <w:sz w:val="22"/>
            <w:szCs w:val="22"/>
          </w:rPr>
          <w:t xml:space="preserve">. Positioning the Current Study in Internal GenAI Empirical Research: A Comparison with Su et al. (2025) </w:t>
        </w:r>
      </w:ins>
    </w:p>
    <w:tbl>
      <w:tblPr>
        <w:tblW w:w="5000" w:type="pct"/>
        <w:jc w:val="center"/>
        <w:tblLayout w:type="fixed"/>
        <w:tblLook w:val="04A0" w:firstRow="1" w:lastRow="0" w:firstColumn="1" w:lastColumn="0" w:noHBand="0" w:noVBand="1"/>
      </w:tblPr>
      <w:tblGrid>
        <w:gridCol w:w="2662"/>
        <w:gridCol w:w="3363"/>
        <w:gridCol w:w="3325"/>
      </w:tblGrid>
      <w:tr w:rsidR="00B21BB2" w14:paraId="39F2CCC9" w14:textId="77777777" w:rsidTr="00E83740">
        <w:trPr>
          <w:trHeight w:val="340"/>
          <w:jc w:val="center"/>
          <w:ins w:id="251" w:author="Dylan CHEN" w:date="2026-08-21T11:58:00Z"/>
        </w:trPr>
        <w:tc>
          <w:tcPr>
            <w:tcW w:w="2800" w:type="dxa"/>
            <w:tcBorders>
              <w:top w:val="single" w:sz="4" w:space="0" w:color="auto"/>
              <w:left w:val="single" w:sz="4" w:space="0" w:color="auto"/>
              <w:bottom w:val="single" w:sz="4" w:space="0" w:color="auto"/>
              <w:right w:val="single" w:sz="4" w:space="0" w:color="auto"/>
            </w:tcBorders>
            <w:hideMark/>
          </w:tcPr>
          <w:p w14:paraId="513783B0" w14:textId="77777777" w:rsidR="00B21BB2" w:rsidRDefault="00B21BB2" w:rsidP="00E83740">
            <w:pPr>
              <w:rPr>
                <w:ins w:id="252" w:author="Dylan CHEN" w:date="2026-08-21T11:58:00Z" w16du:dateUtc="2026-08-21T03:58:00Z"/>
                <w:rFonts w:ascii="Aptos Narrow" w:hAnsi="Aptos Narrow"/>
                <w:b/>
                <w:bCs/>
                <w:color w:val="000000"/>
              </w:rPr>
            </w:pPr>
            <w:ins w:id="253" w:author="Dylan CHEN" w:date="2026-08-21T11:58:00Z" w16du:dateUtc="2026-08-21T03:58:00Z">
              <w:r>
                <w:rPr>
                  <w:rFonts w:ascii="Aptos Narrow" w:hAnsi="Aptos Narrow"/>
                  <w:b/>
                  <w:bCs/>
                  <w:color w:val="000000"/>
                </w:rPr>
                <w:t>Dimension</w:t>
              </w:r>
            </w:ins>
          </w:p>
        </w:tc>
        <w:tc>
          <w:tcPr>
            <w:tcW w:w="3540" w:type="dxa"/>
            <w:tcBorders>
              <w:top w:val="single" w:sz="4" w:space="0" w:color="auto"/>
              <w:left w:val="nil"/>
              <w:bottom w:val="single" w:sz="4" w:space="0" w:color="auto"/>
              <w:right w:val="single" w:sz="4" w:space="0" w:color="auto"/>
            </w:tcBorders>
            <w:hideMark/>
          </w:tcPr>
          <w:p w14:paraId="59C3E382" w14:textId="77777777" w:rsidR="00B21BB2" w:rsidRDefault="00B21BB2" w:rsidP="00E83740">
            <w:pPr>
              <w:jc w:val="center"/>
              <w:rPr>
                <w:ins w:id="254" w:author="Dylan CHEN" w:date="2026-08-21T11:58:00Z" w16du:dateUtc="2026-08-21T03:58:00Z"/>
                <w:rFonts w:ascii="Aptos Narrow" w:hAnsi="Aptos Narrow"/>
                <w:b/>
                <w:bCs/>
                <w:color w:val="000000"/>
              </w:rPr>
            </w:pPr>
            <w:ins w:id="255" w:author="Dylan CHEN" w:date="2026-08-21T11:58:00Z" w16du:dateUtc="2026-08-21T03:58:00Z">
              <w:r>
                <w:rPr>
                  <w:rFonts w:ascii="Aptos Narrow" w:hAnsi="Aptos Narrow"/>
                  <w:b/>
                  <w:bCs/>
                  <w:color w:val="000000"/>
                </w:rPr>
                <w:t>Su et al. (2025)</w:t>
              </w:r>
            </w:ins>
          </w:p>
        </w:tc>
        <w:tc>
          <w:tcPr>
            <w:tcW w:w="3500" w:type="dxa"/>
            <w:tcBorders>
              <w:top w:val="single" w:sz="4" w:space="0" w:color="auto"/>
              <w:left w:val="nil"/>
              <w:bottom w:val="single" w:sz="4" w:space="0" w:color="auto"/>
              <w:right w:val="single" w:sz="4" w:space="0" w:color="auto"/>
            </w:tcBorders>
            <w:hideMark/>
          </w:tcPr>
          <w:p w14:paraId="4AFBD3A2" w14:textId="77777777" w:rsidR="00B21BB2" w:rsidRDefault="00B21BB2" w:rsidP="00E83740">
            <w:pPr>
              <w:jc w:val="center"/>
              <w:rPr>
                <w:ins w:id="256" w:author="Dylan CHEN" w:date="2026-08-21T11:58:00Z" w16du:dateUtc="2026-08-21T03:58:00Z"/>
                <w:rFonts w:ascii="Aptos Narrow" w:hAnsi="Aptos Narrow"/>
                <w:b/>
                <w:bCs/>
                <w:color w:val="000000"/>
              </w:rPr>
            </w:pPr>
            <w:ins w:id="257" w:author="Dylan CHEN" w:date="2026-08-21T11:58:00Z" w16du:dateUtc="2026-08-21T03:58:00Z">
              <w:r>
                <w:rPr>
                  <w:rFonts w:ascii="Aptos Narrow" w:hAnsi="Aptos Narrow"/>
                  <w:b/>
                  <w:bCs/>
                  <w:color w:val="000000"/>
                </w:rPr>
                <w:t>Our Study (2026)</w:t>
              </w:r>
            </w:ins>
          </w:p>
        </w:tc>
      </w:tr>
      <w:tr w:rsidR="00B21BB2" w14:paraId="473AC24B" w14:textId="77777777" w:rsidTr="00E83740">
        <w:trPr>
          <w:trHeight w:val="340"/>
          <w:jc w:val="center"/>
          <w:ins w:id="258" w:author="Dylan CHEN" w:date="2026-08-21T11:58:00Z"/>
        </w:trPr>
        <w:tc>
          <w:tcPr>
            <w:tcW w:w="2800" w:type="dxa"/>
            <w:tcBorders>
              <w:top w:val="nil"/>
              <w:left w:val="single" w:sz="4" w:space="0" w:color="auto"/>
              <w:bottom w:val="single" w:sz="4" w:space="0" w:color="auto"/>
              <w:right w:val="single" w:sz="4" w:space="0" w:color="auto"/>
            </w:tcBorders>
            <w:hideMark/>
          </w:tcPr>
          <w:p w14:paraId="32A71A2E" w14:textId="77777777" w:rsidR="00B21BB2" w:rsidRDefault="00B21BB2" w:rsidP="00E83740">
            <w:pPr>
              <w:rPr>
                <w:ins w:id="259" w:author="Dylan CHEN" w:date="2026-08-21T11:58:00Z" w16du:dateUtc="2026-08-21T03:58:00Z"/>
                <w:rFonts w:ascii="Aptos Narrow" w:hAnsi="Aptos Narrow"/>
                <w:color w:val="000000"/>
              </w:rPr>
            </w:pPr>
            <w:ins w:id="260" w:author="Dylan CHEN" w:date="2026-08-21T11:58:00Z" w16du:dateUtc="2026-08-21T03:58:00Z">
              <w:r>
                <w:rPr>
                  <w:rFonts w:ascii="Aptos Narrow" w:hAnsi="Aptos Narrow"/>
                  <w:color w:val="000000"/>
                </w:rPr>
                <w:t>Community</w:t>
              </w:r>
            </w:ins>
          </w:p>
        </w:tc>
        <w:tc>
          <w:tcPr>
            <w:tcW w:w="3540" w:type="dxa"/>
            <w:tcBorders>
              <w:top w:val="nil"/>
              <w:left w:val="nil"/>
              <w:bottom w:val="single" w:sz="4" w:space="0" w:color="auto"/>
              <w:right w:val="single" w:sz="4" w:space="0" w:color="auto"/>
            </w:tcBorders>
            <w:hideMark/>
          </w:tcPr>
          <w:p w14:paraId="4FA42469" w14:textId="77777777" w:rsidR="00B21BB2" w:rsidRDefault="00B21BB2" w:rsidP="00E83740">
            <w:pPr>
              <w:jc w:val="center"/>
              <w:rPr>
                <w:ins w:id="261" w:author="Dylan CHEN" w:date="2026-08-21T11:58:00Z" w16du:dateUtc="2026-08-21T03:58:00Z"/>
                <w:rFonts w:ascii="Aptos Narrow" w:hAnsi="Aptos Narrow"/>
                <w:color w:val="000000"/>
              </w:rPr>
            </w:pPr>
            <w:ins w:id="262" w:author="Dylan CHEN" w:date="2026-08-21T11:58:00Z" w16du:dateUtc="2026-08-21T03:58:00Z">
              <w:r>
                <w:rPr>
                  <w:rFonts w:ascii="Aptos Narrow" w:hAnsi="Aptos Narrow"/>
                  <w:color w:val="000000"/>
                </w:rPr>
                <w:t>Quora</w:t>
              </w:r>
            </w:ins>
          </w:p>
        </w:tc>
        <w:tc>
          <w:tcPr>
            <w:tcW w:w="3500" w:type="dxa"/>
            <w:tcBorders>
              <w:top w:val="nil"/>
              <w:left w:val="nil"/>
              <w:bottom w:val="single" w:sz="4" w:space="0" w:color="auto"/>
              <w:right w:val="single" w:sz="4" w:space="0" w:color="auto"/>
            </w:tcBorders>
            <w:hideMark/>
          </w:tcPr>
          <w:p w14:paraId="6715B7D8" w14:textId="77777777" w:rsidR="00B21BB2" w:rsidRDefault="00B21BB2" w:rsidP="00E83740">
            <w:pPr>
              <w:jc w:val="center"/>
              <w:rPr>
                <w:ins w:id="263" w:author="Dylan CHEN" w:date="2026-08-21T11:58:00Z" w16du:dateUtc="2026-08-21T03:58:00Z"/>
                <w:rFonts w:ascii="Aptos Narrow" w:hAnsi="Aptos Narrow"/>
                <w:color w:val="000000"/>
              </w:rPr>
            </w:pPr>
            <w:ins w:id="264" w:author="Dylan CHEN" w:date="2026-08-21T11:58:00Z" w16du:dateUtc="2026-08-21T03:58:00Z">
              <w:r>
                <w:rPr>
                  <w:rFonts w:ascii="Aptos Narrow" w:hAnsi="Aptos Narrow"/>
                  <w:color w:val="000000"/>
                </w:rPr>
                <w:t>SegmentFault</w:t>
              </w:r>
            </w:ins>
          </w:p>
        </w:tc>
      </w:tr>
      <w:tr w:rsidR="00B21BB2" w14:paraId="0C6DBCFF" w14:textId="77777777" w:rsidTr="00E83740">
        <w:trPr>
          <w:trHeight w:val="680"/>
          <w:jc w:val="center"/>
          <w:ins w:id="265" w:author="Dylan CHEN" w:date="2026-08-21T11:58:00Z"/>
        </w:trPr>
        <w:tc>
          <w:tcPr>
            <w:tcW w:w="2800" w:type="dxa"/>
            <w:tcBorders>
              <w:top w:val="nil"/>
              <w:left w:val="single" w:sz="4" w:space="0" w:color="auto"/>
              <w:bottom w:val="single" w:sz="4" w:space="0" w:color="auto"/>
              <w:right w:val="single" w:sz="4" w:space="0" w:color="auto"/>
            </w:tcBorders>
            <w:hideMark/>
          </w:tcPr>
          <w:p w14:paraId="343C9582" w14:textId="77777777" w:rsidR="00B21BB2" w:rsidRDefault="00B21BB2" w:rsidP="00E83740">
            <w:pPr>
              <w:rPr>
                <w:ins w:id="266" w:author="Dylan CHEN" w:date="2026-08-21T11:58:00Z" w16du:dateUtc="2026-08-21T03:58:00Z"/>
                <w:rFonts w:ascii="Aptos Narrow" w:hAnsi="Aptos Narrow"/>
                <w:b/>
                <w:bCs/>
                <w:color w:val="000000"/>
              </w:rPr>
            </w:pPr>
            <w:ins w:id="267" w:author="Dylan CHEN" w:date="2026-08-21T11:58:00Z" w16du:dateUtc="2026-08-21T03:58:00Z">
              <w:r>
                <w:rPr>
                  <w:rFonts w:ascii="Aptos Narrow" w:hAnsi="Aptos Narrow"/>
                  <w:b/>
                  <w:bCs/>
                  <w:color w:val="000000"/>
                </w:rPr>
                <w:t>Community Domain (Context)</w:t>
              </w:r>
            </w:ins>
          </w:p>
        </w:tc>
        <w:tc>
          <w:tcPr>
            <w:tcW w:w="3540" w:type="dxa"/>
            <w:tcBorders>
              <w:top w:val="nil"/>
              <w:left w:val="nil"/>
              <w:bottom w:val="single" w:sz="4" w:space="0" w:color="auto"/>
              <w:right w:val="single" w:sz="4" w:space="0" w:color="auto"/>
            </w:tcBorders>
            <w:hideMark/>
          </w:tcPr>
          <w:p w14:paraId="13406309" w14:textId="77777777" w:rsidR="00B21BB2" w:rsidRDefault="00B21BB2" w:rsidP="00E83740">
            <w:pPr>
              <w:jc w:val="center"/>
              <w:rPr>
                <w:ins w:id="268" w:author="Dylan CHEN" w:date="2026-08-21T11:58:00Z" w16du:dateUtc="2026-08-21T03:58:00Z"/>
                <w:rFonts w:ascii="Aptos Narrow" w:hAnsi="Aptos Narrow"/>
                <w:color w:val="000000"/>
              </w:rPr>
            </w:pPr>
            <w:ins w:id="269" w:author="Dylan CHEN" w:date="2026-08-21T11:58:00Z" w16du:dateUtc="2026-08-21T03:58:00Z">
              <w:r>
                <w:rPr>
                  <w:rFonts w:ascii="Aptos Narrow" w:hAnsi="Aptos Narrow"/>
                  <w:color w:val="000000"/>
                </w:rPr>
                <w:t>General, conversation-oriented</w:t>
              </w:r>
            </w:ins>
          </w:p>
        </w:tc>
        <w:tc>
          <w:tcPr>
            <w:tcW w:w="3500" w:type="dxa"/>
            <w:tcBorders>
              <w:top w:val="nil"/>
              <w:left w:val="nil"/>
              <w:bottom w:val="single" w:sz="4" w:space="0" w:color="auto"/>
              <w:right w:val="single" w:sz="4" w:space="0" w:color="auto"/>
            </w:tcBorders>
            <w:hideMark/>
          </w:tcPr>
          <w:p w14:paraId="28241CB3" w14:textId="77777777" w:rsidR="00B21BB2" w:rsidRDefault="00B21BB2" w:rsidP="00E83740">
            <w:pPr>
              <w:jc w:val="center"/>
              <w:rPr>
                <w:ins w:id="270" w:author="Dylan CHEN" w:date="2026-08-21T11:58:00Z" w16du:dateUtc="2026-08-21T03:58:00Z"/>
                <w:rFonts w:ascii="Aptos Narrow" w:hAnsi="Aptos Narrow"/>
                <w:color w:val="000000"/>
              </w:rPr>
            </w:pPr>
            <w:ins w:id="271" w:author="Dylan CHEN" w:date="2026-08-21T11:58:00Z" w16du:dateUtc="2026-08-21T03:58:00Z">
              <w:r>
                <w:rPr>
                  <w:rFonts w:ascii="Aptos Narrow" w:hAnsi="Aptos Narrow"/>
                  <w:color w:val="000000"/>
                </w:rPr>
                <w:t>Technical, correctness-oriented</w:t>
              </w:r>
            </w:ins>
          </w:p>
        </w:tc>
      </w:tr>
      <w:tr w:rsidR="00B21BB2" w14:paraId="314AB8AD" w14:textId="77777777" w:rsidTr="00E83740">
        <w:trPr>
          <w:trHeight w:val="1020"/>
          <w:jc w:val="center"/>
          <w:ins w:id="272" w:author="Dylan CHEN" w:date="2026-08-21T11:58:00Z"/>
        </w:trPr>
        <w:tc>
          <w:tcPr>
            <w:tcW w:w="2800" w:type="dxa"/>
            <w:tcBorders>
              <w:top w:val="nil"/>
              <w:left w:val="single" w:sz="4" w:space="0" w:color="auto"/>
              <w:bottom w:val="single" w:sz="4" w:space="0" w:color="auto"/>
              <w:right w:val="single" w:sz="4" w:space="0" w:color="auto"/>
            </w:tcBorders>
            <w:hideMark/>
          </w:tcPr>
          <w:p w14:paraId="68F83E6D" w14:textId="77777777" w:rsidR="00B21BB2" w:rsidRDefault="00B21BB2" w:rsidP="00E83740">
            <w:pPr>
              <w:rPr>
                <w:ins w:id="273" w:author="Dylan CHEN" w:date="2026-08-21T11:58:00Z" w16du:dateUtc="2026-08-21T03:58:00Z"/>
                <w:rFonts w:ascii="Aptos Narrow" w:hAnsi="Aptos Narrow"/>
                <w:b/>
                <w:bCs/>
                <w:color w:val="000000"/>
              </w:rPr>
            </w:pPr>
            <w:ins w:id="274" w:author="Dylan CHEN" w:date="2026-08-21T11:58:00Z" w16du:dateUtc="2026-08-21T03:58:00Z">
              <w:r>
                <w:rPr>
                  <w:rFonts w:ascii="Aptos Narrow" w:hAnsi="Aptos Narrow"/>
                  <w:b/>
                  <w:bCs/>
                  <w:color w:val="000000"/>
                </w:rPr>
                <w:t>How AI Answer Is Provided (Implementation Mode)</w:t>
              </w:r>
            </w:ins>
          </w:p>
        </w:tc>
        <w:tc>
          <w:tcPr>
            <w:tcW w:w="3540" w:type="dxa"/>
            <w:tcBorders>
              <w:top w:val="nil"/>
              <w:left w:val="nil"/>
              <w:bottom w:val="single" w:sz="4" w:space="0" w:color="auto"/>
              <w:right w:val="single" w:sz="4" w:space="0" w:color="auto"/>
            </w:tcBorders>
            <w:hideMark/>
          </w:tcPr>
          <w:p w14:paraId="167FD9DB" w14:textId="77777777" w:rsidR="00B21BB2" w:rsidRDefault="00B21BB2" w:rsidP="00E83740">
            <w:pPr>
              <w:jc w:val="center"/>
              <w:rPr>
                <w:ins w:id="275" w:author="Dylan CHEN" w:date="2026-08-21T11:58:00Z" w16du:dateUtc="2026-08-21T03:58:00Z"/>
                <w:rFonts w:ascii="Aptos Narrow" w:hAnsi="Aptos Narrow"/>
                <w:color w:val="000000"/>
              </w:rPr>
            </w:pPr>
            <w:ins w:id="276" w:author="Dylan CHEN" w:date="2026-08-21T11:58:00Z" w16du:dateUtc="2026-08-21T03:58:00Z">
              <w:r>
                <w:rPr>
                  <w:rFonts w:ascii="Aptos Narrow" w:hAnsi="Aptos Narrow"/>
                  <w:color w:val="000000"/>
                </w:rPr>
                <w:t xml:space="preserve">Added in batch to </w:t>
              </w:r>
              <w:r w:rsidRPr="00E83740">
                <w:rPr>
                  <w:rFonts w:ascii="Aptos Narrow" w:hAnsi="Aptos Narrow"/>
                  <w:b/>
                  <w:bCs/>
                  <w:color w:val="000000"/>
                </w:rPr>
                <w:t>existing questions</w:t>
              </w:r>
              <w:r>
                <w:rPr>
                  <w:rFonts w:ascii="Aptos Narrow" w:hAnsi="Aptos Narrow"/>
                  <w:color w:val="000000"/>
                </w:rPr>
                <w:t xml:space="preserve"> that already hold human answers</w:t>
              </w:r>
            </w:ins>
          </w:p>
        </w:tc>
        <w:tc>
          <w:tcPr>
            <w:tcW w:w="3500" w:type="dxa"/>
            <w:tcBorders>
              <w:top w:val="nil"/>
              <w:left w:val="nil"/>
              <w:bottom w:val="single" w:sz="4" w:space="0" w:color="auto"/>
              <w:right w:val="single" w:sz="4" w:space="0" w:color="auto"/>
            </w:tcBorders>
            <w:hideMark/>
          </w:tcPr>
          <w:p w14:paraId="41D55C82" w14:textId="77777777" w:rsidR="00B21BB2" w:rsidRDefault="00B21BB2" w:rsidP="00E83740">
            <w:pPr>
              <w:jc w:val="center"/>
              <w:rPr>
                <w:ins w:id="277" w:author="Dylan CHEN" w:date="2026-08-21T11:58:00Z" w16du:dateUtc="2026-08-21T03:58:00Z"/>
                <w:rFonts w:ascii="Aptos Narrow" w:hAnsi="Aptos Narrow"/>
                <w:color w:val="000000"/>
              </w:rPr>
            </w:pPr>
            <w:ins w:id="278" w:author="Dylan CHEN" w:date="2026-08-21T11:58:00Z" w16du:dateUtc="2026-08-21T03:58:00Z">
              <w:r w:rsidRPr="00E83740">
                <w:rPr>
                  <w:rFonts w:ascii="Aptos Narrow" w:hAnsi="Aptos Narrow"/>
                  <w:b/>
                  <w:bCs/>
                  <w:color w:val="000000"/>
                </w:rPr>
                <w:t>Randomly provided to newly posted questions</w:t>
              </w:r>
              <w:r>
                <w:rPr>
                  <w:rFonts w:ascii="Aptos Narrow" w:hAnsi="Aptos Narrow"/>
                  <w:color w:val="000000"/>
                </w:rPr>
                <w:t>, as the first and often the only answer</w:t>
              </w:r>
            </w:ins>
          </w:p>
        </w:tc>
      </w:tr>
      <w:tr w:rsidR="00B21BB2" w14:paraId="4E4B8B40" w14:textId="77777777" w:rsidTr="00E83740">
        <w:trPr>
          <w:trHeight w:val="340"/>
          <w:jc w:val="center"/>
          <w:ins w:id="279" w:author="Dylan CHEN" w:date="2026-08-21T11:58:00Z"/>
        </w:trPr>
        <w:tc>
          <w:tcPr>
            <w:tcW w:w="2800" w:type="dxa"/>
            <w:tcBorders>
              <w:top w:val="nil"/>
              <w:left w:val="single" w:sz="4" w:space="0" w:color="auto"/>
              <w:bottom w:val="single" w:sz="4" w:space="0" w:color="auto"/>
              <w:right w:val="single" w:sz="4" w:space="0" w:color="auto"/>
            </w:tcBorders>
            <w:hideMark/>
          </w:tcPr>
          <w:p w14:paraId="1A9B8956" w14:textId="77777777" w:rsidR="00B21BB2" w:rsidRDefault="00B21BB2" w:rsidP="00E83740">
            <w:pPr>
              <w:rPr>
                <w:ins w:id="280" w:author="Dylan CHEN" w:date="2026-08-21T11:58:00Z" w16du:dateUtc="2026-08-21T03:58:00Z"/>
                <w:rFonts w:ascii="Aptos Narrow" w:hAnsi="Aptos Narrow"/>
                <w:color w:val="000000"/>
              </w:rPr>
            </w:pPr>
            <w:ins w:id="281" w:author="Dylan CHEN" w:date="2026-08-21T11:58:00Z" w16du:dateUtc="2026-08-21T03:58:00Z">
              <w:r>
                <w:rPr>
                  <w:rFonts w:ascii="Aptos Narrow" w:hAnsi="Aptos Narrow"/>
                  <w:color w:val="000000"/>
                </w:rPr>
                <w:t>Research Design</w:t>
              </w:r>
            </w:ins>
          </w:p>
        </w:tc>
        <w:tc>
          <w:tcPr>
            <w:tcW w:w="3540" w:type="dxa"/>
            <w:tcBorders>
              <w:top w:val="nil"/>
              <w:left w:val="nil"/>
              <w:bottom w:val="single" w:sz="4" w:space="0" w:color="auto"/>
              <w:right w:val="single" w:sz="4" w:space="0" w:color="auto"/>
            </w:tcBorders>
            <w:hideMark/>
          </w:tcPr>
          <w:p w14:paraId="5BF05C77" w14:textId="77777777" w:rsidR="00B21BB2" w:rsidRDefault="00B21BB2" w:rsidP="00E83740">
            <w:pPr>
              <w:jc w:val="center"/>
              <w:rPr>
                <w:ins w:id="282" w:author="Dylan CHEN" w:date="2026-08-21T11:58:00Z" w16du:dateUtc="2026-08-21T03:58:00Z"/>
                <w:rFonts w:ascii="Aptos Narrow" w:hAnsi="Aptos Narrow"/>
                <w:color w:val="000000"/>
              </w:rPr>
            </w:pPr>
            <w:ins w:id="283" w:author="Dylan CHEN" w:date="2026-08-21T11:58:00Z" w16du:dateUtc="2026-08-21T03:58:00Z">
              <w:r>
                <w:rPr>
                  <w:rFonts w:ascii="Aptos Narrow" w:hAnsi="Aptos Narrow"/>
                  <w:color w:val="000000"/>
                </w:rPr>
                <w:t>Natural Exp. + Experiment</w:t>
              </w:r>
            </w:ins>
          </w:p>
        </w:tc>
        <w:tc>
          <w:tcPr>
            <w:tcW w:w="3500" w:type="dxa"/>
            <w:tcBorders>
              <w:top w:val="nil"/>
              <w:left w:val="nil"/>
              <w:bottom w:val="single" w:sz="4" w:space="0" w:color="auto"/>
              <w:right w:val="single" w:sz="4" w:space="0" w:color="auto"/>
            </w:tcBorders>
            <w:hideMark/>
          </w:tcPr>
          <w:p w14:paraId="2F183239" w14:textId="77777777" w:rsidR="00B21BB2" w:rsidRDefault="00B21BB2" w:rsidP="00E83740">
            <w:pPr>
              <w:jc w:val="center"/>
              <w:rPr>
                <w:ins w:id="284" w:author="Dylan CHEN" w:date="2026-08-21T11:58:00Z" w16du:dateUtc="2026-08-21T03:58:00Z"/>
                <w:rFonts w:ascii="Aptos Narrow" w:hAnsi="Aptos Narrow"/>
                <w:color w:val="000000"/>
              </w:rPr>
            </w:pPr>
            <w:ins w:id="285" w:author="Dylan CHEN" w:date="2026-08-21T11:58:00Z" w16du:dateUtc="2026-08-21T03:58:00Z">
              <w:r>
                <w:rPr>
                  <w:rFonts w:ascii="Aptos Narrow" w:hAnsi="Aptos Narrow"/>
                  <w:color w:val="000000"/>
                </w:rPr>
                <w:t>Randomized Exp.</w:t>
              </w:r>
            </w:ins>
          </w:p>
        </w:tc>
      </w:tr>
      <w:tr w:rsidR="00B21BB2" w14:paraId="0638FEC3" w14:textId="77777777" w:rsidTr="00E83740">
        <w:trPr>
          <w:trHeight w:val="340"/>
          <w:jc w:val="center"/>
          <w:ins w:id="286" w:author="Dylan CHEN" w:date="2026-08-21T11:58:00Z"/>
        </w:trPr>
        <w:tc>
          <w:tcPr>
            <w:tcW w:w="2800" w:type="dxa"/>
            <w:tcBorders>
              <w:top w:val="nil"/>
              <w:left w:val="single" w:sz="4" w:space="0" w:color="auto"/>
              <w:bottom w:val="single" w:sz="4" w:space="0" w:color="auto"/>
              <w:right w:val="single" w:sz="4" w:space="0" w:color="auto"/>
            </w:tcBorders>
            <w:hideMark/>
          </w:tcPr>
          <w:p w14:paraId="4329E839" w14:textId="77777777" w:rsidR="00B21BB2" w:rsidRDefault="00B21BB2" w:rsidP="00E83740">
            <w:pPr>
              <w:rPr>
                <w:ins w:id="287" w:author="Dylan CHEN" w:date="2026-08-21T11:58:00Z" w16du:dateUtc="2026-08-21T03:58:00Z"/>
                <w:rFonts w:ascii="Aptos Narrow" w:hAnsi="Aptos Narrow"/>
                <w:color w:val="000000"/>
              </w:rPr>
            </w:pPr>
            <w:ins w:id="288" w:author="Dylan CHEN" w:date="2026-08-21T11:58:00Z" w16du:dateUtc="2026-08-21T03:58:00Z">
              <w:r>
                <w:rPr>
                  <w:rFonts w:ascii="Aptos Narrow" w:hAnsi="Aptos Narrow"/>
                  <w:color w:val="000000"/>
                </w:rPr>
                <w:t>Unit of Analysis</w:t>
              </w:r>
            </w:ins>
          </w:p>
        </w:tc>
        <w:tc>
          <w:tcPr>
            <w:tcW w:w="3540" w:type="dxa"/>
            <w:tcBorders>
              <w:top w:val="nil"/>
              <w:left w:val="nil"/>
              <w:bottom w:val="single" w:sz="4" w:space="0" w:color="auto"/>
              <w:right w:val="single" w:sz="4" w:space="0" w:color="auto"/>
            </w:tcBorders>
            <w:hideMark/>
          </w:tcPr>
          <w:p w14:paraId="39BEA19B" w14:textId="77777777" w:rsidR="00B21BB2" w:rsidRDefault="00B21BB2" w:rsidP="00E83740">
            <w:pPr>
              <w:jc w:val="center"/>
              <w:rPr>
                <w:ins w:id="289" w:author="Dylan CHEN" w:date="2026-08-21T11:58:00Z" w16du:dateUtc="2026-08-21T03:58:00Z"/>
                <w:rFonts w:ascii="Aptos Narrow" w:hAnsi="Aptos Narrow"/>
                <w:color w:val="000000"/>
              </w:rPr>
            </w:pPr>
            <w:ins w:id="290" w:author="Dylan CHEN" w:date="2026-08-21T11:58:00Z" w16du:dateUtc="2026-08-21T03:58:00Z">
              <w:r>
                <w:rPr>
                  <w:rFonts w:ascii="Aptos Narrow" w:hAnsi="Aptos Narrow"/>
                  <w:color w:val="000000"/>
                </w:rPr>
                <w:t>Question-Week</w:t>
              </w:r>
            </w:ins>
          </w:p>
        </w:tc>
        <w:tc>
          <w:tcPr>
            <w:tcW w:w="3500" w:type="dxa"/>
            <w:tcBorders>
              <w:top w:val="nil"/>
              <w:left w:val="nil"/>
              <w:bottom w:val="single" w:sz="4" w:space="0" w:color="auto"/>
              <w:right w:val="single" w:sz="4" w:space="0" w:color="auto"/>
            </w:tcBorders>
            <w:hideMark/>
          </w:tcPr>
          <w:p w14:paraId="614A9B69" w14:textId="77777777" w:rsidR="00B21BB2" w:rsidRDefault="00B21BB2" w:rsidP="00E83740">
            <w:pPr>
              <w:jc w:val="center"/>
              <w:rPr>
                <w:ins w:id="291" w:author="Dylan CHEN" w:date="2026-08-21T11:58:00Z" w16du:dateUtc="2026-08-21T03:58:00Z"/>
                <w:rFonts w:ascii="Aptos Narrow" w:hAnsi="Aptos Narrow"/>
                <w:color w:val="000000"/>
              </w:rPr>
            </w:pPr>
            <w:ins w:id="292" w:author="Dylan CHEN" w:date="2026-08-21T11:58:00Z" w16du:dateUtc="2026-08-21T03:58:00Z">
              <w:r>
                <w:rPr>
                  <w:rFonts w:ascii="Aptos Narrow" w:hAnsi="Aptos Narrow"/>
                  <w:color w:val="000000"/>
                </w:rPr>
                <w:t>Question</w:t>
              </w:r>
            </w:ins>
          </w:p>
        </w:tc>
      </w:tr>
      <w:tr w:rsidR="00B21BB2" w14:paraId="3E8A0B5E" w14:textId="77777777" w:rsidTr="00E83740">
        <w:trPr>
          <w:trHeight w:val="680"/>
          <w:jc w:val="center"/>
          <w:ins w:id="293" w:author="Dylan CHEN" w:date="2026-08-21T11:58:00Z"/>
        </w:trPr>
        <w:tc>
          <w:tcPr>
            <w:tcW w:w="2800" w:type="dxa"/>
            <w:tcBorders>
              <w:top w:val="nil"/>
              <w:left w:val="single" w:sz="4" w:space="0" w:color="auto"/>
              <w:bottom w:val="single" w:sz="4" w:space="0" w:color="auto"/>
              <w:right w:val="single" w:sz="4" w:space="0" w:color="auto"/>
            </w:tcBorders>
            <w:hideMark/>
          </w:tcPr>
          <w:p w14:paraId="53923CBB" w14:textId="77777777" w:rsidR="00B21BB2" w:rsidRDefault="00B21BB2" w:rsidP="00E83740">
            <w:pPr>
              <w:rPr>
                <w:ins w:id="294" w:author="Dylan CHEN" w:date="2026-08-21T11:58:00Z" w16du:dateUtc="2026-08-21T03:58:00Z"/>
                <w:rFonts w:ascii="Aptos Narrow" w:hAnsi="Aptos Narrow"/>
                <w:color w:val="000000"/>
              </w:rPr>
            </w:pPr>
            <w:ins w:id="295" w:author="Dylan CHEN" w:date="2026-08-21T11:58:00Z" w16du:dateUtc="2026-08-21T03:58:00Z">
              <w:r>
                <w:rPr>
                  <w:rFonts w:ascii="Aptos Narrow" w:hAnsi="Aptos Narrow"/>
                  <w:color w:val="000000"/>
                </w:rPr>
                <w:t>Key Findings</w:t>
              </w:r>
            </w:ins>
          </w:p>
        </w:tc>
        <w:tc>
          <w:tcPr>
            <w:tcW w:w="3540" w:type="dxa"/>
            <w:tcBorders>
              <w:top w:val="nil"/>
              <w:left w:val="nil"/>
              <w:bottom w:val="single" w:sz="4" w:space="0" w:color="auto"/>
              <w:right w:val="single" w:sz="4" w:space="0" w:color="auto"/>
            </w:tcBorders>
            <w:hideMark/>
          </w:tcPr>
          <w:p w14:paraId="2C30AD1F" w14:textId="77777777" w:rsidR="00B21BB2" w:rsidRDefault="00B21BB2" w:rsidP="00E83740">
            <w:pPr>
              <w:jc w:val="center"/>
              <w:rPr>
                <w:ins w:id="296" w:author="Dylan CHEN" w:date="2026-08-21T11:58:00Z" w16du:dateUtc="2026-08-21T03:58:00Z"/>
                <w:rFonts w:ascii="Aptos Narrow" w:hAnsi="Aptos Narrow"/>
                <w:color w:val="000000"/>
              </w:rPr>
            </w:pPr>
            <w:ins w:id="297" w:author="Dylan CHEN" w:date="2026-08-21T11:58:00Z" w16du:dateUtc="2026-08-21T03:58:00Z">
              <w:r>
                <w:rPr>
                  <w:rFonts w:ascii="Aptos Narrow" w:hAnsi="Aptos Narrow"/>
                  <w:color w:val="000000"/>
                </w:rPr>
                <w:t>↑ Human answers</w:t>
              </w:r>
            </w:ins>
          </w:p>
        </w:tc>
        <w:tc>
          <w:tcPr>
            <w:tcW w:w="3500" w:type="dxa"/>
            <w:tcBorders>
              <w:top w:val="nil"/>
              <w:left w:val="nil"/>
              <w:bottom w:val="single" w:sz="4" w:space="0" w:color="auto"/>
              <w:right w:val="single" w:sz="4" w:space="0" w:color="auto"/>
            </w:tcBorders>
            <w:hideMark/>
          </w:tcPr>
          <w:p w14:paraId="626E5A46" w14:textId="77777777" w:rsidR="00B21BB2" w:rsidRDefault="00B21BB2" w:rsidP="00E83740">
            <w:pPr>
              <w:jc w:val="center"/>
              <w:rPr>
                <w:ins w:id="298" w:author="Dylan CHEN" w:date="2026-08-21T11:58:00Z" w16du:dateUtc="2026-08-21T03:58:00Z"/>
                <w:rFonts w:ascii="Aptos Narrow" w:hAnsi="Aptos Narrow"/>
                <w:color w:val="000000"/>
              </w:rPr>
            </w:pPr>
            <w:ins w:id="299" w:author="Dylan CHEN" w:date="2026-08-21T11:58:00Z" w16du:dateUtc="2026-08-21T03:58:00Z">
              <w:r>
                <w:rPr>
                  <w:rFonts w:ascii="Aptos Narrow" w:hAnsi="Aptos Narrow"/>
                  <w:color w:val="000000"/>
                </w:rPr>
                <w:t>↓ Human answers; ↑ Answer quality</w:t>
              </w:r>
            </w:ins>
          </w:p>
        </w:tc>
      </w:tr>
    </w:tbl>
    <w:p w14:paraId="50E2EA1E" w14:textId="77777777" w:rsidR="00B21BB2" w:rsidRDefault="00B21BB2" w:rsidP="00B21BB2">
      <w:pPr>
        <w:pStyle w:val="Paragraph"/>
        <w:rPr>
          <w:ins w:id="300" w:author="Dylan CHEN" w:date="2026-08-21T11:58:00Z" w16du:dateUtc="2026-08-21T03:58:00Z"/>
          <w:rStyle w:val="Strong"/>
        </w:rPr>
      </w:pPr>
    </w:p>
    <w:p w14:paraId="2C3C59FD" w14:textId="77777777" w:rsidR="00B21BB2" w:rsidRDefault="00B21BB2" w:rsidP="00B21BB2">
      <w:pPr>
        <w:pStyle w:val="Paragraph"/>
        <w:rPr>
          <w:ins w:id="301" w:author="Dylan CHEN" w:date="2026-08-21T11:58:00Z" w16du:dateUtc="2026-08-21T03:58:00Z"/>
        </w:rPr>
      </w:pPr>
      <w:ins w:id="302" w:author="Dylan CHEN" w:date="2026-08-21T11:58:00Z" w16du:dateUtc="2026-08-21T03:58:00Z">
        <w:r>
          <w:rPr>
            <w:rStyle w:val="Strong"/>
          </w:rPr>
          <w:lastRenderedPageBreak/>
          <w:t>Factor 1. Community evaluation culture (Community Domain row; addresses Point 1).</w:t>
        </w:r>
      </w:ins>
    </w:p>
    <w:p w14:paraId="225517A1" w14:textId="77777777" w:rsidR="00B21BB2" w:rsidRPr="00E83740" w:rsidRDefault="00B21BB2" w:rsidP="00B21BB2">
      <w:pPr>
        <w:pStyle w:val="Paragraph"/>
        <w:rPr>
          <w:ins w:id="303" w:author="Dylan CHEN" w:date="2026-08-21T11:58:00Z" w16du:dateUtc="2026-08-21T03:58:00Z"/>
          <w:b/>
          <w:bCs/>
        </w:rPr>
      </w:pPr>
      <w:ins w:id="304" w:author="Dylan CHEN" w:date="2026-08-21T11:58:00Z" w16du:dateUtc="2026-08-21T03:58:00Z">
        <w:r>
          <w:t>We agree that the “general-interest versus technical” framing was overstated, and we have removed the claim that our users are technical experts while Quora’s are casual users. Two clarifications sharpen the comparison. First, the updated version of Su et al. (2025) no longer includes the objective-versus-subjective accuracy analysis, so this contrast is no longer part of their design. Second, their expert classification does not track technical expertise: it is based on Quora’s Top Writer badge, which “is awarded to contributors based on the quality of their responses,” so that “contributors with the Top Writer badge on Quora are identified as human experts while those without the badge are identified as non-experts” (Su et al. 2025). Their experts are strong contributors on a conversation-oriented platform, not specialists solving verifiable technical problems.</w:t>
        </w:r>
      </w:ins>
    </w:p>
    <w:p w14:paraId="3578315D" w14:textId="77777777" w:rsidR="00B21BB2" w:rsidRDefault="00B21BB2" w:rsidP="00B21BB2">
      <w:pPr>
        <w:pStyle w:val="Paragraph"/>
        <w:rPr>
          <w:ins w:id="305" w:author="Dylan CHEN" w:date="2026-08-21T11:58:00Z" w16du:dateUtc="2026-08-21T03:58:00Z"/>
        </w:rPr>
      </w:pPr>
      <w:ins w:id="306" w:author="Dylan CHEN" w:date="2026-08-21T11:58:00Z" w16du:dateUtc="2026-08-21T03:58:00Z">
        <w:r>
          <w:t>We therefore reframe this difference as one of evaluation culture rather than user composition (Burtch et al. 2024). Quora primarily serves everyday, conversational topics; questions such as “What did Marilyn Monroe carry in her coffin?” and “What is the best small business to start in Gambia?” illustrate this orientation,</w:t>
        </w:r>
        <w:r w:rsidRPr="00546646">
          <w:rPr>
            <w:vertAlign w:val="superscript"/>
          </w:rPr>
          <w:t>1</w:t>
        </w:r>
        <w:r>
          <w:t xml:space="preserve"> and Oliveira et al. (2018) document that Quora exhibits significantly more “conversation ingredients” than Stack Overflow. SegmentFault, like Stack Overflow, operates under an efficiency-oriented philosophy and seeks a single correct answer to each question. </w:t>
        </w:r>
      </w:ins>
    </w:p>
    <w:p w14:paraId="5F0A8743" w14:textId="77777777" w:rsidR="00B21BB2" w:rsidRDefault="00B21BB2" w:rsidP="00B21BB2">
      <w:pPr>
        <w:pStyle w:val="Paragraph"/>
        <w:rPr>
          <w:ins w:id="307" w:author="Dylan CHEN" w:date="2026-08-21T11:58:00Z" w16du:dateUtc="2026-08-21T03:58:00Z"/>
        </w:rPr>
      </w:pPr>
      <w:ins w:id="308" w:author="Dylan CHEN" w:date="2026-08-21T11:58:00Z" w16du:dateUtc="2026-08-21T03:58:00Z">
        <w:r w:rsidRPr="0077609A">
          <w:t xml:space="preserve">This cultural difference maps directly onto whether the AI is read as a complement or a competitor, which in turn sets the direction of the effect on contribution. In a conversation-oriented culture, an answer is one contribution among many, and the AI is read as a </w:t>
        </w:r>
        <w:r w:rsidRPr="00E83740">
          <w:rPr>
            <w:b/>
            <w:bCs/>
          </w:rPr>
          <w:t>complement</w:t>
        </w:r>
        <w:r w:rsidRPr="0077609A">
          <w:t xml:space="preserve">. It functions as a catalyst rather than a rival: the AI and human contributors draw on different strengths and are not competing on the same dimension, so a contributor who sees an AI answer feels that the discussion has been re-energized rather than closed off. The effect on contribution is therefore positive. In a correctness-oriented culture, where each question calls for one right answer, the AI is read as a direct </w:t>
        </w:r>
        <w:r w:rsidRPr="00E83740">
          <w:rPr>
            <w:b/>
            <w:bCs/>
          </w:rPr>
          <w:t>competitor</w:t>
        </w:r>
        <w:r w:rsidRPr="0077609A">
          <w:t>. Here</w:t>
        </w:r>
        <w:r>
          <w:rPr>
            <w:rFonts w:hint="eastAsia"/>
          </w:rPr>
          <w:t>,</w:t>
        </w:r>
        <w:r w:rsidRPr="0077609A">
          <w:t xml:space="preserve"> </w:t>
        </w:r>
        <w:r>
          <w:rPr>
            <w:rFonts w:hint="eastAsia"/>
          </w:rPr>
          <w:t xml:space="preserve">once </w:t>
        </w:r>
        <w:r w:rsidRPr="0077609A">
          <w:t xml:space="preserve">contributors see </w:t>
        </w:r>
        <w:r>
          <w:rPr>
            <w:rFonts w:hint="eastAsia"/>
          </w:rPr>
          <w:t>AI answer</w:t>
        </w:r>
        <w:r w:rsidRPr="0077609A">
          <w:t xml:space="preserve"> content, a strong </w:t>
        </w:r>
        <w:r>
          <w:rPr>
            <w:rFonts w:hint="eastAsia"/>
          </w:rPr>
          <w:t>perception of comprehensiveness</w:t>
        </w:r>
        <w:r w:rsidRPr="0077609A">
          <w:t xml:space="preserve"> signals that the question is already resolved and deters contribution. The effect on contribution is therefore negative. We re-elaborate this in Section Research Gap and Section Conclusion.</w:t>
        </w:r>
      </w:ins>
    </w:p>
    <w:p w14:paraId="31F4044F" w14:textId="77777777" w:rsidR="00B21BB2" w:rsidRPr="00E83740" w:rsidRDefault="00B21BB2" w:rsidP="00B21BB2">
      <w:pPr>
        <w:pStyle w:val="Paragraph"/>
        <w:rPr>
          <w:ins w:id="309" w:author="Dylan CHEN" w:date="2026-08-21T11:58:00Z" w16du:dateUtc="2026-08-21T03:58:00Z"/>
        </w:rPr>
      </w:pPr>
    </w:p>
    <w:p w14:paraId="795624E9" w14:textId="77777777" w:rsidR="00B21BB2" w:rsidRPr="00E83740" w:rsidRDefault="00B21BB2" w:rsidP="00B21BB2">
      <w:pPr>
        <w:pStyle w:val="Paragraph"/>
        <w:rPr>
          <w:ins w:id="310" w:author="Dylan CHEN" w:date="2026-08-21T11:58:00Z" w16du:dateUtc="2026-08-21T03:58:00Z"/>
          <w:b/>
          <w:bCs/>
        </w:rPr>
      </w:pPr>
      <w:ins w:id="311" w:author="Dylan CHEN" w:date="2026-08-21T11:58:00Z" w16du:dateUtc="2026-08-21T03:58:00Z">
        <w:r w:rsidRPr="00E83740">
          <w:rPr>
            <w:b/>
            <w:bCs/>
          </w:rPr>
          <w:t>Factor 2. Mode of AI deployment (How AI Answer Is Provided row; addresses Points 2 and 3).</w:t>
        </w:r>
      </w:ins>
    </w:p>
    <w:p w14:paraId="78D2F328" w14:textId="77777777" w:rsidR="00B21BB2" w:rsidRDefault="00B21BB2" w:rsidP="00B21BB2">
      <w:pPr>
        <w:pStyle w:val="Paragraph"/>
        <w:rPr>
          <w:ins w:id="312" w:author="Dylan CHEN" w:date="2026-08-21T11:58:00Z" w16du:dateUtc="2026-08-21T03:58:00Z"/>
        </w:rPr>
      </w:pPr>
      <w:ins w:id="313" w:author="Dylan CHEN" w:date="2026-08-21T11:58:00Z" w16du:dateUtc="2026-08-21T03:58:00Z">
        <w:r>
          <w:t xml:space="preserve">We accept that the phrase “three months” was imprecise, because the three-month figure is the observation window on each side of the policy launch. The substantive point, however, holds. In Su et al. (2025), the questions were created before the panel began, and the AI answers were added only at the policy launch. Their design keeps “only those questions that were created before the start of our panel data collection (i.e., November 2022),” and the AI answers appear when “AI answers are presented on treated question pages” at the launch (Su et al. 2025). The AI therefore enters questions that were posted earlier and had already accumulated human answers. We have rewritten the passage to state this precisely rather than to attach a specific number to the gap between question posting and AI answer arrival. </w:t>
        </w:r>
      </w:ins>
    </w:p>
    <w:p w14:paraId="4FC730C1" w14:textId="77777777" w:rsidR="00B21BB2" w:rsidRDefault="00B21BB2" w:rsidP="00B21BB2">
      <w:pPr>
        <w:pStyle w:val="Paragraph"/>
        <w:rPr>
          <w:ins w:id="314" w:author="Dylan CHEN" w:date="2026-08-21T11:58:00Z" w16du:dateUtc="2026-08-21T03:58:00Z"/>
        </w:rPr>
      </w:pPr>
      <w:ins w:id="315" w:author="Dylan CHEN" w:date="2026-08-21T11:58:00Z" w16du:dateUtc="2026-08-21T03:58:00Z">
        <w:r w:rsidRPr="0077609A">
          <w:t>This distinction speaks directly to the reviewer</w:t>
        </w:r>
        <w:r>
          <w:t>’</w:t>
        </w:r>
        <w:r w:rsidRPr="0077609A">
          <w:t xml:space="preserve">s third point. We agree that timing per se is not the mechanism; what matters is whether, at the moment of decision, the AI is read as one more </w:t>
        </w:r>
        <w:r w:rsidRPr="0077609A">
          <w:lastRenderedPageBreak/>
          <w:t xml:space="preserve">voice alongside existing human answers or as the standing answer </w:t>
        </w:r>
        <w:r>
          <w:rPr>
            <w:rFonts w:hint="eastAsia"/>
          </w:rPr>
          <w:t xml:space="preserve">from competitor </w:t>
        </w:r>
        <w:r w:rsidRPr="0077609A">
          <w:t xml:space="preserve">that the </w:t>
        </w:r>
        <w:r>
          <w:rPr>
            <w:rFonts w:hint="eastAsia"/>
          </w:rPr>
          <w:t xml:space="preserve">human </w:t>
        </w:r>
        <w:r w:rsidRPr="0077609A">
          <w:t xml:space="preserve">contributor must </w:t>
        </w:r>
        <w:r>
          <w:rPr>
            <w:rFonts w:hint="eastAsia"/>
          </w:rPr>
          <w:t>compete with</w:t>
        </w:r>
        <w:r w:rsidRPr="0077609A">
          <w:t>. In Su et al. (2025), the AI joins a thread that already contains human answers on a platform where multiple perspectives coexist, so it enters as an additional voice</w:t>
        </w:r>
        <w:r>
          <w:rPr>
            <w:rFonts w:hint="eastAsia"/>
          </w:rPr>
          <w:t xml:space="preserve"> which may catalyze the conversation </w:t>
        </w:r>
        <w:r w:rsidRPr="0077609A">
          <w:t xml:space="preserve">and is read as a </w:t>
        </w:r>
        <w:r w:rsidRPr="00E83740">
          <w:rPr>
            <w:b/>
            <w:bCs/>
          </w:rPr>
          <w:t>complement</w:t>
        </w:r>
        <w:r w:rsidRPr="0077609A">
          <w:t xml:space="preserve">. The effect on contribution is therefore positive. In our setting, the AI is the </w:t>
        </w:r>
        <w:r w:rsidRPr="00E83740">
          <w:rPr>
            <w:b/>
            <w:bCs/>
          </w:rPr>
          <w:t>competitor</w:t>
        </w:r>
        <w:r>
          <w:rPr>
            <w:rFonts w:hint="eastAsia"/>
          </w:rPr>
          <w:t xml:space="preserve"> that competes with humans for limited attention and recognition from viewers, for the same goal of providing</w:t>
        </w:r>
        <w:r w:rsidRPr="0077609A">
          <w:t xml:space="preserve"> </w:t>
        </w:r>
        <w:r>
          <w:rPr>
            <w:rFonts w:hint="eastAsia"/>
          </w:rPr>
          <w:t xml:space="preserve">a </w:t>
        </w:r>
        <w:r w:rsidRPr="0077609A">
          <w:t xml:space="preserve">correct solution. </w:t>
        </w:r>
        <w:r>
          <w:rPr>
            <w:rFonts w:hint="eastAsia"/>
          </w:rPr>
          <w:t xml:space="preserve">Therefore, perception of comprehension after seeing AI answer content may deter the human contribution. </w:t>
        </w:r>
      </w:ins>
    </w:p>
    <w:p w14:paraId="27A63342" w14:textId="77777777" w:rsidR="00B21BB2" w:rsidRPr="0077609A" w:rsidRDefault="00B21BB2" w:rsidP="00B21BB2">
      <w:pPr>
        <w:pStyle w:val="Paragraph"/>
        <w:rPr>
          <w:ins w:id="316" w:author="Dylan CHEN" w:date="2026-08-21T11:58:00Z" w16du:dateUtc="2026-08-21T03:58:00Z"/>
        </w:rPr>
      </w:pPr>
      <w:ins w:id="317" w:author="Dylan CHEN" w:date="2026-08-21T11:58:00Z" w16du:dateUtc="2026-08-21T03:58:00Z">
        <w:r>
          <w:t xml:space="preserve">The two factors thus push in the same direction within each study. The conversational culture and the batch-to-existing-threads deployment both render the AI a complement in Su et al. (2025), while the correctness-oriented culture and the first-answer-to-new-questions deployment both render it a competitor in ours. We re-elaborate this in Section </w:t>
        </w:r>
        <w:r>
          <w:rPr>
            <w:rStyle w:val="Emphasis"/>
          </w:rPr>
          <w:t>Research Gap</w:t>
        </w:r>
        <w:r>
          <w:t xml:space="preserve"> and Section </w:t>
        </w:r>
        <w:r>
          <w:rPr>
            <w:rStyle w:val="Emphasis"/>
          </w:rPr>
          <w:t>Conclusion</w:t>
        </w:r>
        <w:r>
          <w:t>.</w:t>
        </w:r>
      </w:ins>
    </w:p>
    <w:p w14:paraId="2E0927F8" w14:textId="77777777" w:rsidR="00B21BB2" w:rsidRDefault="00B21BB2" w:rsidP="00B21BB2">
      <w:pPr>
        <w:pStyle w:val="Paragraph"/>
        <w:rPr>
          <w:ins w:id="318" w:author="Dylan CHEN" w:date="2026-08-21T11:58:00Z" w16du:dateUtc="2026-08-21T03:58:00Z"/>
        </w:rPr>
      </w:pPr>
    </w:p>
    <w:p w14:paraId="304F2964" w14:textId="77777777" w:rsidR="00B21BB2" w:rsidRPr="00E83740" w:rsidRDefault="00B21BB2" w:rsidP="00B21BB2">
      <w:pPr>
        <w:pStyle w:val="Paragraph"/>
        <w:rPr>
          <w:ins w:id="319" w:author="Dylan CHEN" w:date="2026-08-21T11:58:00Z" w16du:dateUtc="2026-08-21T03:58:00Z"/>
          <w:b/>
          <w:bCs/>
        </w:rPr>
      </w:pPr>
      <w:ins w:id="320" w:author="Dylan CHEN" w:date="2026-08-21T11:58:00Z" w16du:dateUtc="2026-08-21T03:58:00Z">
        <w:r w:rsidRPr="00E83740">
          <w:rPr>
            <w:b/>
            <w:bCs/>
          </w:rPr>
          <w:t>Reconciling the two sets of findings within one framework.</w:t>
        </w:r>
      </w:ins>
    </w:p>
    <w:p w14:paraId="67F3A210" w14:textId="77777777" w:rsidR="00B21BB2" w:rsidRDefault="00B21BB2" w:rsidP="00B21BB2">
      <w:pPr>
        <w:pStyle w:val="Paragraph"/>
        <w:rPr>
          <w:ins w:id="321" w:author="Dylan CHEN" w:date="2026-08-21T11:58:00Z" w16du:dateUtc="2026-08-21T03:58:00Z"/>
        </w:rPr>
      </w:pPr>
      <w:ins w:id="322" w:author="Dylan CHEN" w:date="2026-08-21T11:58:00Z" w16du:dateUtc="2026-08-21T03:58:00Z">
        <w:r>
          <w:t xml:space="preserve">Our framework accommodates both sets of results without appeal to a separate theory. </w:t>
        </w:r>
        <w:r>
          <w:rPr>
            <w:rFonts w:hint="eastAsia"/>
          </w:rPr>
          <w:t>G</w:t>
        </w:r>
        <w:r w:rsidRPr="00E83740">
          <w:t>rounded in new framework,</w:t>
        </w:r>
        <w:r w:rsidRPr="00BC5B75">
          <w:rPr>
            <w:b/>
            <w:bCs/>
          </w:rPr>
          <w:t xml:space="preserve"> we now claim that the effect of an AI answer depends on the AI profile.</w:t>
        </w:r>
        <w:r w:rsidRPr="00B93A76">
          <w:t xml:space="preserve"> </w:t>
        </w:r>
        <w:r w:rsidRPr="00BC5B75">
          <w:t xml:space="preserve">Our results confirm this framework. The </w:t>
        </w:r>
        <w:r w:rsidRPr="00E83740">
          <w:rPr>
            <w:b/>
            <w:bCs/>
          </w:rPr>
          <w:t>AI label alone</w:t>
        </w:r>
        <w:r w:rsidRPr="00BC5B75">
          <w:t xml:space="preserve"> effect on supply is positive and significant (0.188, p&lt;0.05), the interaction with </w:t>
        </w:r>
        <w:r w:rsidRPr="00E83740">
          <w:rPr>
            <w:b/>
            <w:bCs/>
          </w:rPr>
          <w:t>AI answer length</w:t>
        </w:r>
        <w:r w:rsidRPr="00BC5B75">
          <w:t xml:space="preserve"> is negative (-0.046, p&lt;0.001), and the average total effect turns negative only because AI answers in our setting carry substantial content, which is identical</w:t>
        </w:r>
        <w:r>
          <w:rPr>
            <w:rFonts w:hint="eastAsia"/>
          </w:rPr>
          <w:t xml:space="preserve"> to</w:t>
        </w:r>
        <w:r w:rsidRPr="00BC5B75">
          <w:t xml:space="preserve"> the total deterrence effect in the original manuscript.</w:t>
        </w:r>
        <w:r>
          <w:rPr>
            <w:rFonts w:hint="eastAsia"/>
          </w:rPr>
          <w:t xml:space="preserve"> </w:t>
        </w:r>
      </w:ins>
    </w:p>
    <w:p w14:paraId="089D3D9F" w14:textId="77777777" w:rsidR="00B21BB2" w:rsidRDefault="00B21BB2" w:rsidP="00B21BB2">
      <w:pPr>
        <w:pStyle w:val="Paragraph"/>
        <w:rPr>
          <w:ins w:id="323" w:author="Dylan CHEN" w:date="2026-08-21T11:58:00Z" w16du:dateUtc="2026-08-21T03:58:00Z"/>
        </w:rPr>
      </w:pPr>
      <w:ins w:id="324" w:author="Dylan CHEN" w:date="2026-08-21T11:58:00Z" w16du:dateUtc="2026-08-21T03:58:00Z">
        <w:r>
          <w:t xml:space="preserve">The two components behave differently depending on whether the AI is a complement or a substitute. When the AI is a complement, whether because of the community’s conversational culture or because it enters an established thread, the label effect is positive, since the AI acts as a catalyst that revives discussion. The </w:t>
        </w:r>
        <w:r>
          <w:rPr>
            <w:rFonts w:hint="eastAsia"/>
          </w:rPr>
          <w:t>length</w:t>
        </w:r>
        <w:r>
          <w:t xml:space="preserve"> deterrence effect, in contrast, is largely absent. Because the AI and human contributors draw on different strengths, a longer and more complete AI answer does not lead a contributor to conclude that there is nothing left to add. In this case the </w:t>
        </w:r>
        <w:r>
          <w:rPr>
            <w:rFonts w:hint="eastAsia"/>
          </w:rPr>
          <w:t>AI</w:t>
        </w:r>
        <w:r>
          <w:t xml:space="preserve">label effect dominates and the net effect on contribution is positive, which matches the results of Su et al. (2025). When the AI is a </w:t>
        </w:r>
        <w:r>
          <w:rPr>
            <w:rFonts w:hint="eastAsia"/>
          </w:rPr>
          <w:t>competitor</w:t>
        </w:r>
        <w:r>
          <w:t>, as in our technical setting where it is the first answer to a new question judged on correctness, a longer AI answer signals that the question is already well covered and deters contribution. The content effect dominates and the net effect is negative. Both findings follow from the same two components, and the direction of the net effect depends on whether the AI is read as a complement or a substitute.</w:t>
        </w:r>
      </w:ins>
    </w:p>
    <w:p w14:paraId="1351AF44" w14:textId="77777777" w:rsidR="00B21BB2" w:rsidRPr="00522DE1" w:rsidRDefault="00B21BB2" w:rsidP="00B21BB2">
      <w:pPr>
        <w:pStyle w:val="Paragraph"/>
        <w:rPr>
          <w:ins w:id="325" w:author="Dylan CHEN" w:date="2026-08-21T11:58:00Z" w16du:dateUtc="2026-08-21T03:58:00Z"/>
        </w:rPr>
      </w:pPr>
    </w:p>
    <w:p w14:paraId="3FBD8783" w14:textId="77777777" w:rsidR="00B21BB2" w:rsidRPr="00522DE1" w:rsidRDefault="00B21BB2" w:rsidP="00B21BB2">
      <w:pPr>
        <w:pStyle w:val="Paragraph"/>
        <w:rPr>
          <w:ins w:id="326" w:author="Dylan CHEN" w:date="2026-08-21T11:58:00Z" w16du:dateUtc="2026-08-21T03:58:00Z"/>
        </w:rPr>
      </w:pPr>
      <w:ins w:id="327" w:author="Dylan CHEN" w:date="2026-08-21T11:58:00Z" w16du:dateUtc="2026-08-21T03:58:00Z">
        <w:r w:rsidRPr="00522DE1">
          <w:rPr>
            <w:rStyle w:val="Strong"/>
          </w:rPr>
          <w:t>Reference</w:t>
        </w:r>
      </w:ins>
    </w:p>
    <w:p w14:paraId="65049530" w14:textId="77777777" w:rsidR="00B21BB2" w:rsidRDefault="00B21BB2" w:rsidP="00B21BB2">
      <w:pPr>
        <w:pStyle w:val="Paragraph"/>
        <w:rPr>
          <w:ins w:id="328" w:author="Dylan CHEN" w:date="2026-08-21T11:58:00Z" w16du:dateUtc="2026-08-21T03:58:00Z"/>
        </w:rPr>
      </w:pPr>
      <w:ins w:id="329" w:author="Dylan CHEN" w:date="2026-08-21T11:58:00Z" w16du:dateUtc="2026-08-21T03:58:00Z">
        <w:r w:rsidRPr="00522DE1">
          <w:t xml:space="preserve">Oliveira, N., Muller, M., Andrade, N., &amp; Reinecke, K. (2018). The exchange in StackExchange: Divergences between Stack Overflow and its culturally diverse participants. </w:t>
        </w:r>
        <w:r w:rsidRPr="00522DE1">
          <w:rPr>
            <w:rStyle w:val="Emphasis"/>
          </w:rPr>
          <w:t>Proceedings of the ACM on Human-Computer Interaction, 2</w:t>
        </w:r>
        <w:r w:rsidRPr="00522DE1">
          <w:t>(CSCW), 1-22.</w:t>
        </w:r>
      </w:ins>
    </w:p>
    <w:p w14:paraId="7BDC4227" w14:textId="77777777" w:rsidR="00B21BB2" w:rsidRPr="0099058F" w:rsidRDefault="00B21BB2" w:rsidP="00B21BB2">
      <w:pPr>
        <w:pStyle w:val="Paragraph"/>
        <w:rPr>
          <w:ins w:id="330" w:author="Dylan CHEN" w:date="2026-08-21T11:58:00Z" w16du:dateUtc="2026-08-21T03:58:00Z"/>
        </w:rPr>
      </w:pPr>
      <w:ins w:id="331" w:author="Dylan CHEN" w:date="2026-08-21T11:58:00Z" w16du:dateUtc="2026-08-21T03:58:00Z">
        <w:r w:rsidRPr="00E83740">
          <w:rPr>
            <w:rFonts w:hAnsi="Symbol" w:hint="eastAsia"/>
            <w:vertAlign w:val="superscript"/>
          </w:rPr>
          <w:t>1</w:t>
        </w:r>
        <w:r w:rsidRPr="0099058F">
          <w:t xml:space="preserve"> Examples from actual Quora content. See: </w:t>
        </w:r>
        <w:r>
          <w:fldChar w:fldCharType="begin"/>
        </w:r>
        <w:r>
          <w:instrText>HYPERLINK "https://www.quora.com/What-did-Marilyn-Monroe-carry-in-her-coffin" \t "_blank"</w:instrText>
        </w:r>
        <w:r>
          <w:fldChar w:fldCharType="separate"/>
        </w:r>
        <w:r w:rsidRPr="0099058F">
          <w:rPr>
            <w:color w:val="0000FF"/>
            <w:u w:val="single"/>
          </w:rPr>
          <w:t>https://www.quora.com/What-did-Marilyn-Monroe-carry-in-her-coffin</w:t>
        </w:r>
        <w:r>
          <w:fldChar w:fldCharType="end"/>
        </w:r>
        <w:r w:rsidRPr="0099058F">
          <w:t xml:space="preserve"> and </w:t>
        </w:r>
        <w:r>
          <w:fldChar w:fldCharType="begin"/>
        </w:r>
        <w:r>
          <w:instrText>HYPERLINK "https://www.quora.com/What-is-the-best-small-business-to-start-in-Gambia" \t "_blank"</w:instrText>
        </w:r>
        <w:r>
          <w:fldChar w:fldCharType="separate"/>
        </w:r>
        <w:r w:rsidRPr="0099058F">
          <w:rPr>
            <w:color w:val="0000FF"/>
            <w:u w:val="single"/>
          </w:rPr>
          <w:t>https://www.quora.com/What-is-the-best-small-business-to-start-in-Gambia</w:t>
        </w:r>
        <w:r>
          <w:fldChar w:fldCharType="end"/>
        </w:r>
        <w:r w:rsidRPr="0099058F">
          <w:t xml:space="preserve"> </w:t>
        </w:r>
      </w:ins>
    </w:p>
    <w:p w14:paraId="5D6FDEBD" w14:textId="77777777" w:rsidR="00B21BB2" w:rsidRPr="00522DE1" w:rsidRDefault="00B21BB2" w:rsidP="00D241ED">
      <w:pPr>
        <w:pStyle w:val="Paragraph"/>
        <w:rPr>
          <w:ins w:id="332" w:author="Dylan CHEN" w:date="2026-08-21T11:55:00Z" w16du:dateUtc="2026-08-21T03:55:00Z"/>
        </w:rPr>
      </w:pPr>
    </w:p>
    <w:p w14:paraId="3A395051" w14:textId="77777777" w:rsidR="00BD6E4E" w:rsidRPr="00522DE1" w:rsidRDefault="00BD6E4E" w:rsidP="00BD6E4E">
      <w:pPr>
        <w:pStyle w:val="NormalWeb"/>
        <w:spacing w:before="120" w:after="120"/>
      </w:pPr>
      <w:r w:rsidRPr="00522DE1">
        <w:lastRenderedPageBreak/>
        <w:t>---------------------------------------------------------------------------------------------------------------------</w:t>
      </w:r>
    </w:p>
    <w:p w14:paraId="43CB06F9" w14:textId="4A8287C3" w:rsidR="00BD6E4E" w:rsidRPr="00522DE1" w:rsidRDefault="0000537D" w:rsidP="00BD6E4E">
      <w:pPr>
        <w:widowControl w:val="0"/>
        <w:autoSpaceDE w:val="0"/>
        <w:spacing w:before="120" w:after="120"/>
        <w:jc w:val="both"/>
        <w:outlineLvl w:val="0"/>
        <w:rPr>
          <w:rFonts w:eastAsia="SimSun"/>
          <w:b/>
          <w:bCs/>
          <w:kern w:val="2"/>
        </w:rPr>
      </w:pPr>
      <w:bookmarkStart w:id="333" w:name="OLE_LINK33"/>
      <w:ins w:id="334" w:author="Dylan CHEN" w:date="2026-08-21T14:56:00Z" w16du:dateUtc="2026-08-21T06:56:00Z">
        <w:r>
          <w:rPr>
            <w:rFonts w:eastAsia="SimSun" w:hint="eastAsia"/>
            <w:b/>
            <w:bCs/>
            <w:kern w:val="2"/>
          </w:rPr>
          <w:t>#</w:t>
        </w:r>
      </w:ins>
      <w:r w:rsidR="00BD6E4E" w:rsidRPr="00522DE1">
        <w:rPr>
          <w:rFonts w:eastAsia="SimSun"/>
          <w:b/>
          <w:bCs/>
          <w:kern w:val="2"/>
        </w:rPr>
        <w:t>AE-2</w:t>
      </w:r>
      <w:r w:rsidR="000619E2" w:rsidRPr="00522DE1">
        <w:rPr>
          <w:rFonts w:eastAsia="SimSun"/>
          <w:b/>
          <w:bCs/>
          <w:kern w:val="2"/>
        </w:rPr>
        <w:t xml:space="preserve"> (content effect)</w:t>
      </w:r>
    </w:p>
    <w:p w14:paraId="5D7D0B7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Mechanism driving reduction in human answers</w:t>
      </w:r>
    </w:p>
    <w:p w14:paraId="212DC34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Content effect</w:t>
      </w:r>
    </w:p>
    <w:p w14:paraId="3D7A9211" w14:textId="0BC34A3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522DE1">
        <w:rPr>
          <w:rFonts w:eastAsia="SimSun"/>
          <w:i/>
          <w:iCs/>
          <w:kern w:val="2"/>
        </w:rPr>
        <w:t>.</w:t>
      </w:r>
    </w:p>
    <w:p w14:paraId="03AE6C74"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7C32AB77" w14:textId="75C8C7D6" w:rsidR="00441267" w:rsidRDefault="00441267" w:rsidP="00441267">
      <w:pPr>
        <w:pStyle w:val="Paragraph"/>
        <w:rPr>
          <w:ins w:id="335" w:author="Dylan CHEN" w:date="2026-08-21T12:27:00Z" w16du:dateUtc="2026-08-21T04:27:00Z"/>
        </w:rPr>
      </w:pPr>
      <w:ins w:id="336" w:author="Dylan CHEN" w:date="2026-08-21T12:21:00Z" w16du:dateUtc="2026-08-21T04:21:00Z">
        <w:r>
          <w:t xml:space="preserve">We thank the AE and the reviewers for prompting us to look more carefully into this issue. Following the comment, we revisited two related concerns: </w:t>
        </w:r>
        <w:r w:rsidRPr="00441267">
          <w:t>first</w:t>
        </w:r>
        <w:r>
          <w:t xml:space="preserve">, whether the content of AI answers is strong enough to affect human contribution; and </w:t>
        </w:r>
        <w:r w:rsidRPr="00441267">
          <w:t>second</w:t>
        </w:r>
        <w:r>
          <w:t xml:space="preserve">, whether users in this technical Q&amp;A domain indeed regard AI answers as trustworthy and authoritative, which the comment notes is the premise underlying the mechanism analysis. We address these two concerns in turn below. </w:t>
        </w:r>
      </w:ins>
    </w:p>
    <w:p w14:paraId="49FCF03C" w14:textId="77777777" w:rsidR="00441267" w:rsidRDefault="00441267" w:rsidP="00441267">
      <w:pPr>
        <w:pStyle w:val="Paragraph"/>
        <w:rPr>
          <w:ins w:id="337" w:author="Dylan CHEN" w:date="2026-08-21T12:22:00Z" w16du:dateUtc="2026-08-21T04:22:00Z"/>
        </w:rPr>
      </w:pPr>
    </w:p>
    <w:p w14:paraId="3EDFAD46" w14:textId="1E2EA90E" w:rsidR="00441267" w:rsidRPr="00441267" w:rsidRDefault="00441267" w:rsidP="00441267">
      <w:pPr>
        <w:pStyle w:val="Paragraph"/>
        <w:rPr>
          <w:ins w:id="338" w:author="Dylan CHEN" w:date="2026-08-21T12:18:00Z" w16du:dateUtc="2026-08-21T04:18:00Z"/>
          <w:b/>
          <w:bCs/>
          <w:rPrChange w:id="339" w:author="Dylan CHEN" w:date="2026-08-21T12:23:00Z" w16du:dateUtc="2026-08-21T04:23:00Z">
            <w:rPr>
              <w:ins w:id="340" w:author="Dylan CHEN" w:date="2026-08-21T12:18:00Z" w16du:dateUtc="2026-08-21T04:18:00Z"/>
            </w:rPr>
          </w:rPrChange>
        </w:rPr>
      </w:pPr>
      <w:ins w:id="341" w:author="Dylan CHEN" w:date="2026-08-21T12:22:00Z" w16du:dateUtc="2026-08-21T04:22:00Z">
        <w:r w:rsidRPr="00441267">
          <w:rPr>
            <w:b/>
            <w:bCs/>
            <w:rPrChange w:id="342" w:author="Dylan CHEN" w:date="2026-08-21T12:23:00Z" w16du:dateUtc="2026-08-21T04:23:00Z">
              <w:rPr/>
            </w:rPrChange>
          </w:rPr>
          <w:t>Part 1. Whether and how the AI content is strong enough to affect human contribution.</w:t>
        </w:r>
      </w:ins>
    </w:p>
    <w:p w14:paraId="7BBB75F9" w14:textId="153B897A" w:rsidR="00952A64" w:rsidRDefault="00F30EA2" w:rsidP="00441267">
      <w:pPr>
        <w:pStyle w:val="Paragraph"/>
        <w:rPr>
          <w:ins w:id="343" w:author="Dylan CHEN" w:date="2026-08-21T12:17:00Z" w16du:dateUtc="2026-08-21T04:17:00Z"/>
        </w:rPr>
      </w:pPr>
      <w:del w:id="344" w:author="Dylan CHEN" w:date="2026-08-21T12:18:00Z" w16du:dateUtc="2026-08-21T04:18:00Z">
        <w:r w:rsidRPr="00522DE1" w:rsidDel="00952A64">
          <w:delText xml:space="preserve"> </w:delText>
        </w:r>
      </w:del>
      <w:ins w:id="345" w:author="Dylan CHEN" w:date="2026-08-21T12:17:00Z" w16du:dateUtc="2026-08-21T04:17:00Z">
        <w:r w:rsidR="00952A64">
          <w:rPr>
            <w:rStyle w:val="Strong"/>
          </w:rPr>
          <w:t>Why the AI answer is strong enough to matter.</w:t>
        </w:r>
        <w:r w:rsidR="00952A64">
          <w:t xml:space="preserve"> We do not claim that AI dominates all humans. The platform’s human contributors form a certain distribution of ability, and while AI’s quality may not exceed that of the best human, it certainly exceeds that of the weaker contributors; otherwise the platform would not have deployed the system at all. This is sufficient for a “crowding-out” effect: the AI answer will deter the segment of potential </w:t>
        </w:r>
        <w:r w:rsidR="00952A64">
          <w:rPr>
            <w:rFonts w:hint="eastAsia"/>
          </w:rPr>
          <w:t xml:space="preserve">rookie </w:t>
        </w:r>
        <w:r w:rsidR="00952A64">
          <w:t>contributors who</w:t>
        </w:r>
        <w:r w:rsidR="00952A64">
          <w:rPr>
            <w:rFonts w:hint="eastAsia"/>
          </w:rPr>
          <w:t xml:space="preserve"> think AI is not weak in their mind</w:t>
        </w:r>
        <w:r w:rsidR="00952A64">
          <w:t>, because</w:t>
        </w:r>
        <w:r w:rsidR="00952A64">
          <w:rPr>
            <w:rFonts w:hint="eastAsia"/>
          </w:rPr>
          <w:t xml:space="preserve"> they think</w:t>
        </w:r>
        <w:r w:rsidR="00952A64">
          <w:t xml:space="preserve"> the answers the AI has already supplied</w:t>
        </w:r>
        <w:r w:rsidR="00952A64">
          <w:rPr>
            <w:rFonts w:hint="eastAsia"/>
          </w:rPr>
          <w:t xml:space="preserve"> </w:t>
        </w:r>
        <w:r w:rsidR="00952A64">
          <w:t>what they could add. This is the basic argument for our content effect.</w:t>
        </w:r>
      </w:ins>
    </w:p>
    <w:p w14:paraId="61A9CA04" w14:textId="4B3577C5" w:rsidR="00952A64" w:rsidRDefault="00952A64" w:rsidP="00441267">
      <w:pPr>
        <w:pStyle w:val="Paragraph"/>
        <w:rPr>
          <w:ins w:id="346" w:author="Dylan CHEN" w:date="2026-08-21T12:27:00Z" w16du:dateUtc="2026-08-21T04:27:00Z"/>
        </w:rPr>
      </w:pPr>
      <w:ins w:id="347" w:author="Dylan CHEN" w:date="2026-08-21T12:17:00Z" w16du:dateUtc="2026-08-21T04:17:00Z">
        <w:r>
          <w:rPr>
            <w:rStyle w:val="Strong"/>
          </w:rPr>
          <w:t xml:space="preserve">Why perceived AI quality deters contribution: </w:t>
        </w:r>
      </w:ins>
      <w:ins w:id="348" w:author="Dylan CHEN" w:date="2026-08-21T12:24:00Z" w16du:dateUtc="2026-08-21T04:24:00Z">
        <w:r w:rsidR="00441267">
          <w:rPr>
            <w:rStyle w:val="Strong"/>
            <w:rFonts w:hint="eastAsia"/>
          </w:rPr>
          <w:t xml:space="preserve">perceived </w:t>
        </w:r>
      </w:ins>
      <w:ins w:id="349" w:author="Dylan CHEN" w:date="2026-08-21T12:23:00Z" w16du:dateUtc="2026-08-21T04:23:00Z">
        <w:r w:rsidR="00441267">
          <w:rPr>
            <w:rStyle w:val="Strong"/>
            <w:rFonts w:hint="eastAsia"/>
          </w:rPr>
          <w:t xml:space="preserve">coverage </w:t>
        </w:r>
      </w:ins>
      <w:ins w:id="350" w:author="Dylan CHEN" w:date="2026-08-21T12:17:00Z" w16du:dateUtc="2026-08-21T04:17:00Z">
        <w:r>
          <w:rPr>
            <w:rStyle w:val="Strong"/>
          </w:rPr>
          <w:t>as a fast signal.</w:t>
        </w:r>
        <w:r>
          <w:t xml:space="preserve"> Beyond this logic, we also theorize the perceptual channel through which AI </w:t>
        </w:r>
        <w:r>
          <w:rPr>
            <w:rFonts w:hint="eastAsia"/>
          </w:rPr>
          <w:t>content</w:t>
        </w:r>
        <w:r>
          <w:t xml:space="preserve"> operates, since what deters a potential contributor is the </w:t>
        </w:r>
        <w:r>
          <w:rPr>
            <w:rStyle w:val="Emphasis"/>
          </w:rPr>
          <w:t>perceived</w:t>
        </w:r>
        <w:r>
          <w:t xml:space="preserve"> rather than the objectively verified quality of the AI answer. Consistent with the fast-and-slow account, potential contributors do not systematically evaluate the AI answer before deciding whether to contribute; instead they rely on readily available surface cues. AI answers are characteristically long and heavily structured into bullet points, and this length and structure serve as a heuristic (fast) signal of </w:t>
        </w:r>
      </w:ins>
      <w:ins w:id="351" w:author="Dylan CHEN" w:date="2026-08-21T12:24:00Z" w16du:dateUtc="2026-08-21T04:24:00Z">
        <w:r w:rsidR="00441267">
          <w:rPr>
            <w:rFonts w:hint="eastAsia"/>
          </w:rPr>
          <w:t>high coverage</w:t>
        </w:r>
      </w:ins>
      <w:ins w:id="352" w:author="Dylan CHEN" w:date="2026-08-21T12:17:00Z" w16du:dateUtc="2026-08-21T04:17:00Z">
        <w:r>
          <w:t xml:space="preserve">. An answer that </w:t>
        </w:r>
        <w:r>
          <w:rPr>
            <w:rStyle w:val="Emphasis"/>
          </w:rPr>
          <w:t>looks</w:t>
        </w:r>
        <w:r>
          <w:t xml:space="preserve"> thorough raises the potential contributor’s perception that the information need has already been met, which lowers the perceived gap that a new human answer could fill and thereby deters contribution. This is why the content effect operates through perceived comprehension, and it is reflected in our empirical </w:t>
        </w:r>
        <w:r>
          <w:rPr>
            <w:rFonts w:hint="eastAsia"/>
          </w:rPr>
          <w:t>test</w:t>
        </w:r>
        <w:r>
          <w:t xml:space="preserve"> of </w:t>
        </w:r>
        <w:r>
          <w:rPr>
            <w:rFonts w:hint="eastAsia"/>
          </w:rPr>
          <w:t xml:space="preserve">AI </w:t>
        </w:r>
        <w:r>
          <w:t xml:space="preserve">answer length and </w:t>
        </w:r>
        <w:r>
          <w:rPr>
            <w:rFonts w:hint="eastAsia"/>
          </w:rPr>
          <w:t>AI answer</w:t>
        </w:r>
        <w:r>
          <w:t xml:space="preserve"> </w:t>
        </w:r>
        <w:r>
          <w:lastRenderedPageBreak/>
          <w:t xml:space="preserve">quality in </w:t>
        </w:r>
        <w:r>
          <w:rPr>
            <w:rFonts w:hint="eastAsia"/>
          </w:rPr>
          <w:t>the results s</w:t>
        </w:r>
        <w:r>
          <w:t>ection.</w:t>
        </w:r>
      </w:ins>
    </w:p>
    <w:p w14:paraId="4D71EF3D" w14:textId="77777777" w:rsidR="00441267" w:rsidRDefault="00441267" w:rsidP="00441267">
      <w:pPr>
        <w:pStyle w:val="Paragraph"/>
        <w:rPr>
          <w:ins w:id="353" w:author="Dylan CHEN" w:date="2026-08-21T12:17:00Z" w16du:dateUtc="2026-08-21T04:17:00Z"/>
        </w:rPr>
      </w:pPr>
    </w:p>
    <w:p w14:paraId="222ABD18" w14:textId="5014ACAA" w:rsidR="00F704D9" w:rsidRDefault="00441267">
      <w:pPr>
        <w:pStyle w:val="Paragraph"/>
        <w:rPr>
          <w:ins w:id="354" w:author="Dylan CHEN" w:date="2026-08-21T12:23:00Z" w16du:dateUtc="2026-08-21T04:23:00Z"/>
          <w:b/>
          <w:bCs/>
        </w:rPr>
        <w:pPrChange w:id="355" w:author="Dylan CHEN" w:date="2026-08-21T12:27:00Z" w16du:dateUtc="2026-08-21T04:27:00Z">
          <w:pPr/>
        </w:pPrChange>
      </w:pPr>
      <w:ins w:id="356" w:author="Dylan CHEN" w:date="2026-08-21T12:23:00Z" w16du:dateUtc="2026-08-21T04:23:00Z">
        <w:r w:rsidRPr="00441267">
          <w:rPr>
            <w:b/>
            <w:bCs/>
            <w:rPrChange w:id="357" w:author="Dylan CHEN" w:date="2026-08-21T12:23:00Z" w16du:dateUtc="2026-08-21T04:23:00Z">
              <w:rPr/>
            </w:rPrChange>
          </w:rPr>
          <w:t>Part 2. How users perceive the AI label, and its role in the mechanism.</w:t>
        </w:r>
      </w:ins>
    </w:p>
    <w:p w14:paraId="0B662D47" w14:textId="68C223BF" w:rsidR="00441267" w:rsidRPr="00441267" w:rsidRDefault="00441267">
      <w:pPr>
        <w:pStyle w:val="Paragraph"/>
        <w:rPr>
          <w:ins w:id="358" w:author="Dylan CHEN" w:date="2026-08-21T12:18:00Z" w16du:dateUtc="2026-08-21T04:18:00Z"/>
        </w:rPr>
        <w:pPrChange w:id="359" w:author="Dylan CHEN" w:date="2026-08-21T12:27:00Z" w16du:dateUtc="2026-08-21T04:27:00Z">
          <w:pPr>
            <w:pStyle w:val="NormalWeb"/>
            <w:ind w:left="720" w:hanging="720"/>
          </w:pPr>
        </w:pPrChange>
      </w:pPr>
      <w:ins w:id="360" w:author="Dylan CHEN" w:date="2026-08-21T12:23:00Z" w16du:dateUtc="2026-08-21T04:23:00Z">
        <w:r>
          <w:t>The first part clarifies how the content of the AI answer bears on contribution. Turning to the second concern, the skepticism and dissatisfaction the reviewer observed in this domain led us to reconsider the role we had assigned to the AI label itself.</w:t>
        </w:r>
      </w:ins>
    </w:p>
    <w:p w14:paraId="3E48197F" w14:textId="77777777" w:rsidR="00952A64" w:rsidRDefault="00952A64" w:rsidP="00441267">
      <w:pPr>
        <w:pStyle w:val="Paragraph"/>
        <w:rPr>
          <w:ins w:id="361" w:author="Dylan CHEN" w:date="2026-08-21T12:18:00Z" w16du:dateUtc="2026-08-21T04:18:00Z"/>
        </w:rPr>
      </w:pPr>
      <w:ins w:id="362" w:author="Dylan CHEN" w:date="2026-08-21T12:18:00Z" w16du:dateUtc="2026-08-21T04:18:00Z">
        <w:r w:rsidRPr="00B93A76">
          <w:t xml:space="preserve">On reexamination, and consistent with the user reactions the reviewer points to, we now read the label differently. In this technical Q&amp;A domain, the bare AI label triggers skepticism rather than trust. As developed in </w:t>
        </w:r>
        <w:r>
          <w:rPr>
            <w:rFonts w:hint="eastAsia"/>
          </w:rPr>
          <w:t>the theoretical development part (H1)</w:t>
        </w:r>
        <w:r w:rsidRPr="00B93A76">
          <w:t>, seeing the label activates a routine assessment that, through the availability heuristic (Tversky &amp; Kahneman, 1973), retrieves the prevailing domain-specific impression that AI answers are unreliable on genuine technical problems. The answerer therefore appraises the AI as a weak competitor and is drawn toward contribution rather than away from it (H1).</w:t>
        </w:r>
      </w:ins>
    </w:p>
    <w:p w14:paraId="6F06F1E1" w14:textId="77777777" w:rsidR="00952A64" w:rsidRDefault="00952A64" w:rsidP="00441267">
      <w:pPr>
        <w:pStyle w:val="Paragraph"/>
        <w:rPr>
          <w:ins w:id="363" w:author="Dylan CHEN" w:date="2026-08-21T12:27:00Z" w16du:dateUtc="2026-08-21T04:27:00Z"/>
        </w:rPr>
      </w:pPr>
      <w:ins w:id="364" w:author="Dylan CHEN" w:date="2026-08-21T12:18:00Z" w16du:dateUtc="2026-08-21T04:18:00Z">
        <w:r w:rsidRPr="00B93A76">
          <w:t xml:space="preserve">The skepticism and dissatisfaction the reviewer identified in the user comments under the announcement are the sentiment this mechanism relies on, and we now use them as supporting evidence for </w:t>
        </w:r>
        <w:r>
          <w:rPr>
            <w:rFonts w:hint="eastAsia"/>
          </w:rPr>
          <w:t>H1</w:t>
        </w:r>
        <w:r w:rsidRPr="00B93A76">
          <w:t xml:space="preserve">. Because the </w:t>
        </w:r>
        <w:r>
          <w:rPr>
            <w:rFonts w:hint="eastAsia"/>
          </w:rPr>
          <w:t xml:space="preserve">AI </w:t>
        </w:r>
        <w:r w:rsidRPr="00B93A76">
          <w:t xml:space="preserve">label </w:t>
        </w:r>
        <w:r>
          <w:rPr>
            <w:rFonts w:hint="eastAsia"/>
          </w:rPr>
          <w:t xml:space="preserve">alone </w:t>
        </w:r>
        <w:r w:rsidRPr="00B93A76">
          <w:t>does not by itself deter contribution in this domain, the deterrence we observe operates largely through the answerer</w:t>
        </w:r>
        <w:r>
          <w:t>’</w:t>
        </w:r>
        <w:r w:rsidRPr="00B93A76">
          <w:t xml:space="preserve">s evaluation of the AI </w:t>
        </w:r>
        <w:r>
          <w:rPr>
            <w:rFonts w:hint="eastAsia"/>
          </w:rPr>
          <w:t>length</w:t>
        </w:r>
        <w:r w:rsidRPr="00B93A76">
          <w:t xml:space="preserve"> rather than through the label alone. The reviewer</w:t>
        </w:r>
        <w:r>
          <w:t>’</w:t>
        </w:r>
        <w:r w:rsidRPr="00B93A76">
          <w:t>s reading of the context is thus incorporated directly into the revised theory.</w:t>
        </w:r>
      </w:ins>
    </w:p>
    <w:p w14:paraId="0949B065" w14:textId="77777777" w:rsidR="00441267" w:rsidRDefault="00441267" w:rsidP="00441267">
      <w:pPr>
        <w:pStyle w:val="Paragraph"/>
        <w:rPr>
          <w:ins w:id="365" w:author="Dylan CHEN" w:date="2026-08-21T12:18:00Z" w16du:dateUtc="2026-08-21T04:18:00Z"/>
        </w:rPr>
      </w:pPr>
    </w:p>
    <w:p w14:paraId="0A2C98A6" w14:textId="096E9208" w:rsidR="00952A64" w:rsidRPr="00522DE1" w:rsidRDefault="00441267">
      <w:pPr>
        <w:pStyle w:val="Paragraph"/>
        <w:pPrChange w:id="366" w:author="Dylan CHEN" w:date="2026-08-21T14:42:00Z" w16du:dateUtc="2026-08-21T06:42:00Z">
          <w:pPr>
            <w:pStyle w:val="NormalWeb"/>
            <w:ind w:left="720" w:hanging="720"/>
          </w:pPr>
        </w:pPrChange>
      </w:pPr>
      <w:ins w:id="367" w:author="Dylan CHEN" w:date="2026-08-21T12:23:00Z" w16du:dateUtc="2026-08-21T04:23:00Z">
        <w:r>
          <w:t xml:space="preserve">Taken together, both parts of our reexamination point to a mechanism reading that fits this domain more closely: the deterrence works through the perceived </w:t>
        </w:r>
      </w:ins>
      <w:ins w:id="368" w:author="Dylan CHEN" w:date="2026-08-21T12:26:00Z" w16du:dateUtc="2026-08-21T04:26:00Z">
        <w:r>
          <w:rPr>
            <w:rFonts w:hint="eastAsia"/>
          </w:rPr>
          <w:t>coverage</w:t>
        </w:r>
      </w:ins>
      <w:ins w:id="369" w:author="Dylan CHEN" w:date="2026-08-21T12:23:00Z" w16du:dateUtc="2026-08-21T04:23:00Z">
        <w:r>
          <w:t xml:space="preserve"> of the AI </w:t>
        </w:r>
      </w:ins>
      <w:ins w:id="370" w:author="Dylan CHEN" w:date="2026-08-21T12:26:00Z" w16du:dateUtc="2026-08-21T04:26:00Z">
        <w:r>
          <w:rPr>
            <w:rFonts w:hint="eastAsia"/>
          </w:rPr>
          <w:t>length</w:t>
        </w:r>
      </w:ins>
      <w:ins w:id="371" w:author="Dylan CHEN" w:date="2026-08-21T12:23:00Z" w16du:dateUtc="2026-08-21T04:23:00Z">
        <w:r>
          <w:t xml:space="preserve"> rather than through trust in the AI label, and we have revised the theory and H1 accordingly.</w:t>
        </w:r>
      </w:ins>
    </w:p>
    <w:bookmarkEnd w:id="333"/>
    <w:p w14:paraId="15CD8EC5" w14:textId="77777777" w:rsidR="00BD6E4E" w:rsidRPr="00522DE1" w:rsidRDefault="00BD6E4E" w:rsidP="00BD6E4E">
      <w:pPr>
        <w:widowControl w:val="0"/>
        <w:autoSpaceDE w:val="0"/>
        <w:autoSpaceDN w:val="0"/>
        <w:adjustRightInd w:val="0"/>
        <w:spacing w:before="120" w:after="120"/>
        <w:jc w:val="both"/>
      </w:pPr>
      <w:r w:rsidRPr="00522DE1">
        <w:t>---------------------------------------------------------------------------------------------------------------------</w:t>
      </w:r>
    </w:p>
    <w:p w14:paraId="09EAE8E5" w14:textId="1F10A542" w:rsidR="00BD6E4E" w:rsidRPr="00522DE1" w:rsidRDefault="0000537D" w:rsidP="00BD6E4E">
      <w:pPr>
        <w:widowControl w:val="0"/>
        <w:autoSpaceDE w:val="0"/>
        <w:spacing w:before="120" w:after="120"/>
        <w:jc w:val="both"/>
        <w:outlineLvl w:val="0"/>
        <w:rPr>
          <w:rFonts w:eastAsia="SimSun"/>
          <w:b/>
          <w:bCs/>
          <w:kern w:val="2"/>
        </w:rPr>
      </w:pPr>
      <w:ins w:id="372" w:author="Dylan CHEN" w:date="2026-08-21T14:56:00Z" w16du:dateUtc="2026-08-21T06:56:00Z">
        <w:r>
          <w:rPr>
            <w:rFonts w:eastAsia="SimSun" w:hint="eastAsia"/>
            <w:b/>
            <w:bCs/>
            <w:kern w:val="2"/>
          </w:rPr>
          <w:t>#</w:t>
        </w:r>
      </w:ins>
      <w:r w:rsidR="00BD6E4E" w:rsidRPr="00522DE1">
        <w:rPr>
          <w:rFonts w:eastAsia="SimSun"/>
          <w:b/>
          <w:bCs/>
          <w:kern w:val="2"/>
        </w:rPr>
        <w:t>AE-3</w:t>
      </w:r>
      <w:r w:rsidR="000619E2" w:rsidRPr="00522DE1">
        <w:rPr>
          <w:rFonts w:eastAsia="SimSun"/>
          <w:b/>
          <w:bCs/>
          <w:kern w:val="2"/>
        </w:rPr>
        <w:t xml:space="preserve"> (position effect)</w:t>
      </w:r>
    </w:p>
    <w:p w14:paraId="096D31F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(b) Position effect</w:t>
      </w:r>
    </w:p>
    <w:p w14:paraId="13F55E0E" w14:textId="169BE8EE"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All three reviewers have issues with the approach surrounding </w:t>
      </w:r>
      <w:r w:rsidR="00E71BCF">
        <w:rPr>
          <w:rFonts w:eastAsia="SimSun"/>
          <w:i/>
          <w:iCs/>
          <w:kern w:val="2"/>
        </w:rPr>
        <w:t>“</w:t>
      </w:r>
      <w:r w:rsidRPr="00522DE1">
        <w:rPr>
          <w:rFonts w:eastAsia="SimSun"/>
          <w:i/>
          <w:iCs/>
          <w:kern w:val="2"/>
        </w:rPr>
        <w:t>first-position seekers</w:t>
      </w:r>
      <w:r w:rsidR="00E71BCF">
        <w:rPr>
          <w:rFonts w:eastAsia="SimSun"/>
          <w:i/>
          <w:iCs/>
          <w:kern w:val="2"/>
        </w:rPr>
        <w:t>”</w:t>
      </w:r>
      <w:r w:rsidRPr="00522DE1">
        <w:rPr>
          <w:rFonts w:eastAsia="SimSun"/>
          <w:i/>
          <w:iCs/>
          <w:kern w:val="2"/>
        </w:rPr>
        <w:t xml:space="preserve"> for exploring the position effect. See R1</w:t>
      </w:r>
      <w:r w:rsidR="00052238">
        <w:rPr>
          <w:rFonts w:eastAsia="SimSun"/>
          <w:i/>
          <w:iCs/>
          <w:kern w:val="2"/>
        </w:rPr>
        <w:t>’</w:t>
      </w:r>
      <w:r w:rsidRPr="00522DE1">
        <w:rPr>
          <w:rFonts w:eastAsia="SimSun"/>
          <w:i/>
          <w:iCs/>
          <w:kern w:val="2"/>
        </w:rPr>
        <w:t>s comments on page 4, R2</w:t>
      </w:r>
      <w:r w:rsidR="00052238">
        <w:rPr>
          <w:rFonts w:eastAsia="SimSun"/>
          <w:i/>
          <w:iCs/>
          <w:kern w:val="2"/>
        </w:rPr>
        <w:t>’</w:t>
      </w:r>
      <w:r w:rsidRPr="00522DE1">
        <w:rPr>
          <w:rFonts w:eastAsia="SimSun"/>
          <w:i/>
          <w:iCs/>
          <w:kern w:val="2"/>
        </w:rPr>
        <w:t>s point 5 on the last page, and R3</w:t>
      </w:r>
      <w:r w:rsidR="00052238">
        <w:rPr>
          <w:rFonts w:eastAsia="SimSun"/>
          <w:i/>
          <w:iCs/>
          <w:kern w:val="2"/>
        </w:rPr>
        <w:t>’</w:t>
      </w:r>
      <w:r w:rsidRPr="00522DE1">
        <w:rPr>
          <w:rFonts w:eastAsia="SimSun"/>
          <w:i/>
          <w:iCs/>
          <w:kern w:val="2"/>
        </w:rPr>
        <w:t xml:space="preserve"> comments in (b)</w:t>
      </w:r>
      <w:r w:rsidR="00BD6E4E" w:rsidRPr="00522DE1">
        <w:rPr>
          <w:rFonts w:eastAsia="SimSun"/>
          <w:i/>
          <w:iCs/>
          <w:kern w:val="2"/>
        </w:rPr>
        <w:t>.</w:t>
      </w:r>
    </w:p>
    <w:p w14:paraId="4725EFCA"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464BE1C0" w14:textId="2DA15CC5" w:rsidR="002A766E" w:rsidRDefault="002A766E">
      <w:pPr>
        <w:pStyle w:val="Paragraph"/>
        <w:rPr>
          <w:ins w:id="373" w:author="Dylan CHEN" w:date="2026-08-21T14:54:00Z" w16du:dateUtc="2026-08-21T06:54:00Z"/>
        </w:rPr>
        <w:pPrChange w:id="374" w:author="Dylan CHEN" w:date="2026-08-21T14:54:00Z" w16du:dateUtc="2026-08-21T06:54:00Z">
          <w:pPr>
            <w:pStyle w:val="NormalWeb"/>
          </w:pPr>
        </w:pPrChange>
      </w:pPr>
      <w:ins w:id="375" w:author="Dylan CHEN" w:date="2026-08-21T14:54:00Z" w16du:dateUtc="2026-08-21T06:54:00Z">
        <w:r>
          <w:t>We thank the AE and all three reviewers for their comments on the position effect. Reading R1's comment on page 4, R2's point 5, and R3's comment in (b) together, we recognize that the reviewers' concerns converge on the same underlying issue with our "first-position seekers" approach. In particular, the analysis rested on an implicit assumption that first-position seekers care about being absolutely first rather than first among human contributors</w:t>
        </w:r>
      </w:ins>
    </w:p>
    <w:p w14:paraId="68206B33" w14:textId="7B4CF398" w:rsidR="002A766E" w:rsidRDefault="002A766E">
      <w:pPr>
        <w:pStyle w:val="Paragraph"/>
        <w:rPr>
          <w:ins w:id="376" w:author="Dylan CHEN" w:date="2026-08-21T14:54:00Z" w16du:dateUtc="2026-08-21T06:54:00Z"/>
        </w:rPr>
        <w:pPrChange w:id="377" w:author="Dylan CHEN" w:date="2026-08-21T14:54:00Z" w16du:dateUtc="2026-08-21T06:54:00Z">
          <w:pPr>
            <w:pStyle w:val="NormalWeb"/>
          </w:pPr>
        </w:pPrChange>
      </w:pPr>
      <w:ins w:id="378" w:author="Dylan CHEN" w:date="2026-08-21T14:54:00Z" w16du:dateUtc="2026-08-21T06:54:00Z">
        <w:r w:rsidRPr="002A766E">
          <w:rPr>
            <w:b/>
            <w:bCs/>
            <w:rPrChange w:id="379" w:author="Dylan CHEN" w:date="2026-08-21T14:54:00Z" w16du:dateUtc="2026-08-21T06:54:00Z">
              <w:rPr/>
            </w:rPrChange>
          </w:rPr>
          <w:t>The assumption itself followed from our competitive framing</w:t>
        </w:r>
        <w:r>
          <w:t xml:space="preserve">, in which the human answerer and the AI compete for the same scarce resource, namely the limited attention and recognition of viewers, so that an existing AI answer reduces the value of the first human answer for a first-position seeker. On reflection, however, we agree that testing this mechanism adequately in our setting would require data on how answerers perceive and value position, which our current </w:t>
        </w:r>
        <w:r w:rsidR="007B4490">
          <w:rPr>
            <w:rFonts w:hint="eastAsia"/>
          </w:rPr>
          <w:lastRenderedPageBreak/>
          <w:t xml:space="preserve">dataset </w:t>
        </w:r>
        <w:r>
          <w:t xml:space="preserve">does not provide. We therefore cannot </w:t>
        </w:r>
      </w:ins>
      <w:ins w:id="380" w:author="Dylan CHEN" w:date="2026-08-21T14:55:00Z" w16du:dateUtc="2026-08-21T06:55:00Z">
        <w:r w:rsidR="007B4490">
          <w:rPr>
            <w:rFonts w:hint="eastAsia"/>
          </w:rPr>
          <w:t>adequately</w:t>
        </w:r>
      </w:ins>
      <w:ins w:id="381" w:author="Dylan CHEN" w:date="2026-08-21T14:54:00Z" w16du:dateUtc="2026-08-21T06:54:00Z">
        <w:r>
          <w:t xml:space="preserve"> separate a position-based account from the other mechanisms that the reviewers note could generate the same empirical pattern.</w:t>
        </w:r>
      </w:ins>
    </w:p>
    <w:p w14:paraId="3EBD654F" w14:textId="548C8BE0" w:rsidR="002A766E" w:rsidRDefault="002A766E">
      <w:pPr>
        <w:pStyle w:val="Paragraph"/>
        <w:rPr>
          <w:ins w:id="382" w:author="Dylan CHEN" w:date="2026-08-21T14:54:00Z" w16du:dateUtc="2026-08-21T06:54:00Z"/>
        </w:rPr>
        <w:pPrChange w:id="383" w:author="Dylan CHEN" w:date="2026-08-21T14:54:00Z" w16du:dateUtc="2026-08-21T06:54:00Z">
          <w:pPr>
            <w:pStyle w:val="NormalWeb"/>
          </w:pPr>
        </w:pPrChange>
      </w:pPr>
      <w:ins w:id="384" w:author="Dylan CHEN" w:date="2026-08-21T14:54:00Z" w16du:dateUtc="2026-08-21T06:54:00Z">
        <w:r>
          <w:t xml:space="preserve">For this reason, and to keep the theoretical story focused on the fast and slow processing of AI cues in a way that aligns more closely with our updated framework, we have removed the position effect from the manuscript in this revision. Importantly, the substance of the reviewers' concern is not lost. The consideration that R2 emphasizes, that the first position in the treatment group is occupied by an AI answer and that AI and human answers are processed differently, is now internalized in the </w:t>
        </w:r>
      </w:ins>
      <w:ins w:id="385" w:author="Dylan CHEN" w:date="2026-08-21T14:55:00Z" w16du:dateUtc="2026-08-21T06:55:00Z">
        <w:r w:rsidR="007B4490">
          <w:rPr>
            <w:rFonts w:hint="eastAsia"/>
          </w:rPr>
          <w:t xml:space="preserve">H1, which argues the effect of the </w:t>
        </w:r>
      </w:ins>
      <w:ins w:id="386" w:author="Dylan CHEN" w:date="2026-08-21T14:54:00Z" w16du:dateUtc="2026-08-21T06:54:00Z">
        <w:r>
          <w:t xml:space="preserve">AI label </w:t>
        </w:r>
      </w:ins>
      <w:ins w:id="387" w:author="Dylan CHEN" w:date="2026-08-21T14:55:00Z" w16du:dateUtc="2026-08-21T06:55:00Z">
        <w:r w:rsidR="007B4490">
          <w:rPr>
            <w:rFonts w:hint="eastAsia"/>
          </w:rPr>
          <w:t>alone</w:t>
        </w:r>
      </w:ins>
      <w:ins w:id="388" w:author="Dylan CHEN" w:date="2026-08-21T14:54:00Z" w16du:dateUtc="2026-08-21T06:54:00Z">
        <w:r>
          <w:t>. What was previously developed as a separate position mechanism is now embedded in the development of the AI label effect, whose theorizing already presumes that the AI answer is the first mover occupying the dominant first position and is therefore processed as a fast, heuristic signal. In this sense the framework has not changed in substance so much as in how it is presented, with the interaction between position and source now folded into a single, more focused mechanism rather than treated separately.</w:t>
        </w:r>
      </w:ins>
    </w:p>
    <w:p w14:paraId="02E4631E" w14:textId="77777777" w:rsidR="002A766E" w:rsidRDefault="002A766E">
      <w:pPr>
        <w:pStyle w:val="Paragraph"/>
        <w:rPr>
          <w:ins w:id="389" w:author="Dylan CHEN" w:date="2026-08-21T14:54:00Z" w16du:dateUtc="2026-08-21T06:54:00Z"/>
        </w:rPr>
        <w:pPrChange w:id="390" w:author="Dylan CHEN" w:date="2026-08-21T14:54:00Z" w16du:dateUtc="2026-08-21T06:54:00Z">
          <w:pPr>
            <w:pStyle w:val="NormalWeb"/>
          </w:pPr>
        </w:pPrChange>
      </w:pPr>
      <w:ins w:id="391" w:author="Dylan CHEN" w:date="2026-08-21T14:54:00Z" w16du:dateUtc="2026-08-21T06:54:00Z">
        <w:r>
          <w:t>We have addressed the more specific points raised by each reviewer in our replies to R1-13, R2-5, and R3-2, and we do not repeat those details here. We are grateful that these comments helped us clarify the boundary of what our focused framework now claims.</w:t>
        </w:r>
      </w:ins>
    </w:p>
    <w:p w14:paraId="1F850064" w14:textId="77777777" w:rsidR="000619E2" w:rsidRPr="00522DE1" w:rsidRDefault="000619E2" w:rsidP="00BD6E4E">
      <w:pPr>
        <w:pStyle w:val="NormalWeb"/>
      </w:pPr>
    </w:p>
    <w:p w14:paraId="6E6CF297" w14:textId="77777777" w:rsidR="00BD6E4E" w:rsidRPr="00522DE1" w:rsidRDefault="00BD6E4E" w:rsidP="00BD6E4E">
      <w:pPr>
        <w:widowControl w:val="0"/>
        <w:autoSpaceDE w:val="0"/>
        <w:autoSpaceDN w:val="0"/>
        <w:adjustRightInd w:val="0"/>
        <w:spacing w:before="120" w:after="120"/>
        <w:jc w:val="both"/>
      </w:pPr>
      <w:r w:rsidRPr="00522DE1">
        <w:t>---------------------------------------------------------------------------------------------------------------------</w:t>
      </w:r>
    </w:p>
    <w:p w14:paraId="64A38510" w14:textId="1C1DDE3D"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AE-4</w:t>
      </w:r>
      <w:r w:rsidR="000619E2" w:rsidRPr="00522DE1">
        <w:rPr>
          <w:rFonts w:eastAsia="SimSun"/>
          <w:b/>
          <w:bCs/>
          <w:kern w:val="2"/>
        </w:rPr>
        <w:t xml:space="preserve"> (source effect)</w:t>
      </w:r>
    </w:p>
    <w:p w14:paraId="4202E058"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(c) Source effect</w:t>
      </w:r>
    </w:p>
    <w:p w14:paraId="61714036" w14:textId="1880D8C6"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As all three reviewers questioned and I feel very much the same way, the analysis leading to the conclusion on the </w:t>
      </w:r>
      <w:r w:rsidR="00E71BCF">
        <w:rPr>
          <w:rFonts w:eastAsia="SimSun"/>
          <w:i/>
          <w:iCs/>
          <w:kern w:val="2"/>
        </w:rPr>
        <w:t>“</w:t>
      </w:r>
      <w:r w:rsidRPr="00522DE1">
        <w:rPr>
          <w:rFonts w:eastAsia="SimSun"/>
          <w:i/>
          <w:iCs/>
          <w:kern w:val="2"/>
        </w:rPr>
        <w:t>source effect</w:t>
      </w:r>
      <w:r w:rsidR="00E71BCF">
        <w:rPr>
          <w:rFonts w:eastAsia="SimSun"/>
          <w:i/>
          <w:iCs/>
          <w:kern w:val="2"/>
        </w:rPr>
        <w:t>”</w:t>
      </w:r>
      <w:r w:rsidRPr="00522DE1">
        <w:rPr>
          <w:rFonts w:eastAsia="SimSun"/>
          <w:i/>
          <w:iCs/>
          <w:kern w:val="2"/>
        </w:rPr>
        <w:t xml:space="preserve"> of AI-generated answers appears to be the most unsound. Simply attributing all the remaining effects of AI answers on the decrease of human answers other than the (questionable) content and position effects to the </w:t>
      </w:r>
      <w:r w:rsidR="00E71BCF">
        <w:rPr>
          <w:rFonts w:eastAsia="SimSun"/>
          <w:i/>
          <w:iCs/>
          <w:kern w:val="2"/>
        </w:rPr>
        <w:t>“</w:t>
      </w:r>
      <w:r w:rsidRPr="00522DE1">
        <w:rPr>
          <w:rFonts w:eastAsia="SimSun"/>
          <w:i/>
          <w:iCs/>
          <w:kern w:val="2"/>
        </w:rPr>
        <w:t>source effect</w:t>
      </w:r>
      <w:r w:rsidR="00E71BCF">
        <w:rPr>
          <w:rFonts w:eastAsia="SimSun"/>
          <w:i/>
          <w:iCs/>
          <w:kern w:val="2"/>
        </w:rPr>
        <w:t>”</w:t>
      </w:r>
      <w:r w:rsidRPr="00522DE1">
        <w:rPr>
          <w:rFonts w:eastAsia="SimSun"/>
          <w:i/>
          <w:iCs/>
          <w:kern w:val="2"/>
        </w:rPr>
        <w:t xml:space="preserve"> and interpreting it as a heightened perceived authority users give to AI answers seem too hasty and unjustified. On the very contrary, the large proportion of the unexplained residual effects (i.e., 54%) indicates there are very likely unmodeled alternative mechanism at work. See R1</w:t>
      </w:r>
      <w:r w:rsidR="00052238">
        <w:rPr>
          <w:rFonts w:eastAsia="SimSun"/>
          <w:i/>
          <w:iCs/>
          <w:kern w:val="2"/>
        </w:rPr>
        <w:t>’</w:t>
      </w:r>
      <w:r w:rsidRPr="00522DE1">
        <w:rPr>
          <w:rFonts w:eastAsia="SimSun"/>
          <w:i/>
          <w:iCs/>
          <w:kern w:val="2"/>
        </w:rPr>
        <w:t>s last point on page 4, R2</w:t>
      </w:r>
      <w:r w:rsidR="00052238">
        <w:rPr>
          <w:rFonts w:eastAsia="SimSun"/>
          <w:i/>
          <w:iCs/>
          <w:kern w:val="2"/>
        </w:rPr>
        <w:t>’</w:t>
      </w:r>
      <w:r w:rsidRPr="00522DE1">
        <w:rPr>
          <w:rFonts w:eastAsia="SimSun"/>
          <w:i/>
          <w:iCs/>
          <w:kern w:val="2"/>
        </w:rPr>
        <w:t>s comments on R2-20, and R3</w:t>
      </w:r>
      <w:r w:rsidR="00052238">
        <w:rPr>
          <w:rFonts w:eastAsia="SimSun"/>
          <w:i/>
          <w:iCs/>
          <w:kern w:val="2"/>
        </w:rPr>
        <w:t>’</w:t>
      </w:r>
      <w:r w:rsidRPr="00522DE1">
        <w:rPr>
          <w:rFonts w:eastAsia="SimSun"/>
          <w:i/>
          <w:iCs/>
          <w:kern w:val="2"/>
        </w:rPr>
        <w:t>s comments in (c).</w:t>
      </w:r>
    </w:p>
    <w:p w14:paraId="70349A8A" w14:textId="19FDEB79"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It becomes more questionable when considered in connection with the above points in (a) that AI answers may not necessarily have higher content quality and users may hold skepticism toward AI answers. The results in 7.1 that such authority effect does not exist for high-quality human answers further adds to the doubt about whether the perceived authority of AI answers really exists or not. As R2 rightly pointed out, it is unsubstantiated to extrapolate prior findings on users</w:t>
      </w:r>
      <w:r w:rsidR="00052238">
        <w:rPr>
          <w:rFonts w:eastAsia="SimSun"/>
          <w:i/>
          <w:iCs/>
          <w:kern w:val="2"/>
        </w:rPr>
        <w:t>’</w:t>
      </w:r>
      <w:r w:rsidRPr="00522DE1">
        <w:rPr>
          <w:rFonts w:eastAsia="SimSun"/>
          <w:i/>
          <w:iCs/>
          <w:kern w:val="2"/>
        </w:rPr>
        <w:t xml:space="preserve"> trust on predictive AI to support the claim on users</w:t>
      </w:r>
      <w:r w:rsidR="00052238">
        <w:rPr>
          <w:rFonts w:eastAsia="SimSun"/>
          <w:i/>
          <w:iCs/>
          <w:kern w:val="2"/>
        </w:rPr>
        <w:t>’</w:t>
      </w:r>
      <w:r w:rsidRPr="00522DE1">
        <w:rPr>
          <w:rFonts w:eastAsia="SimSun"/>
          <w:i/>
          <w:iCs/>
          <w:kern w:val="2"/>
        </w:rPr>
        <w:t xml:space="preserve"> trust on generative AI, because the latter may appear less reliable in nature due to issues like hallucination</w:t>
      </w:r>
      <w:r w:rsidR="00BD6E4E" w:rsidRPr="00522DE1">
        <w:rPr>
          <w:rFonts w:eastAsia="SimSun"/>
          <w:i/>
          <w:iCs/>
          <w:kern w:val="2"/>
        </w:rPr>
        <w:t>.</w:t>
      </w:r>
    </w:p>
    <w:p w14:paraId="2D199745"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36B04BCD" w14:textId="3976A222" w:rsidR="00DC3066" w:rsidRPr="00522DE1" w:rsidRDefault="00DC3066" w:rsidP="00D613AF">
      <w:pPr>
        <w:pStyle w:val="NormalWeb"/>
        <w:spacing w:before="0" w:beforeAutospacing="0" w:after="0" w:afterAutospacing="0"/>
        <w:ind w:left="720" w:hanging="720"/>
      </w:pPr>
    </w:p>
    <w:p w14:paraId="42230925" w14:textId="77777777" w:rsidR="00BD6E4E" w:rsidRPr="00522DE1" w:rsidRDefault="00BD6E4E" w:rsidP="00BD6E4E">
      <w:pPr>
        <w:widowControl w:val="0"/>
        <w:autoSpaceDE w:val="0"/>
        <w:autoSpaceDN w:val="0"/>
        <w:adjustRightInd w:val="0"/>
        <w:spacing w:before="120" w:after="120"/>
        <w:jc w:val="both"/>
      </w:pPr>
      <w:r w:rsidRPr="00522DE1">
        <w:t>---------------------------------------------------------------------------------------------------------------------</w:t>
      </w:r>
    </w:p>
    <w:p w14:paraId="55229E5E" w14:textId="294187B1"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lastRenderedPageBreak/>
        <w:t>AE-5</w:t>
      </w:r>
      <w:r w:rsidR="000619E2" w:rsidRPr="00522DE1">
        <w:rPr>
          <w:rFonts w:eastAsia="SimSun"/>
          <w:b/>
          <w:bCs/>
          <w:kern w:val="2"/>
        </w:rPr>
        <w:t xml:space="preserve"> (viewer recognition mechanism)</w:t>
      </w:r>
    </w:p>
    <w:p w14:paraId="3C368D1F" w14:textId="3E09D45D"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2. Mechanism driving reduction in viewer recognition</w:t>
      </w:r>
    </w:p>
    <w:p w14:paraId="2C225264" w14:textId="4773234B"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522DE1">
        <w:rPr>
          <w:rFonts w:eastAsia="SimSun"/>
          <w:i/>
          <w:iCs/>
          <w:kern w:val="2"/>
        </w:rPr>
        <w:t>.</w:t>
      </w:r>
    </w:p>
    <w:p w14:paraId="3BBFA2CA"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9B03D86" w14:textId="51FF4F57" w:rsidR="00330986" w:rsidRPr="00522DE1" w:rsidRDefault="00330986" w:rsidP="00BD6E4E">
      <w:pPr>
        <w:pStyle w:val="NormalWeb"/>
      </w:pPr>
    </w:p>
    <w:p w14:paraId="1EBA3A3F" w14:textId="77777777" w:rsidR="00BD6E4E" w:rsidRPr="00522DE1" w:rsidRDefault="00BD6E4E" w:rsidP="00BD6E4E">
      <w:pPr>
        <w:widowControl w:val="0"/>
        <w:autoSpaceDE w:val="0"/>
        <w:autoSpaceDN w:val="0"/>
        <w:adjustRightInd w:val="0"/>
        <w:spacing w:before="120" w:after="120"/>
        <w:jc w:val="both"/>
      </w:pPr>
      <w:r w:rsidRPr="00522DE1">
        <w:t>---------------------------------------------------------------------------------------------------------------------</w:t>
      </w:r>
    </w:p>
    <w:p w14:paraId="69593264" w14:textId="4C047E23"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AE-6</w:t>
      </w:r>
      <w:r w:rsidR="000619E2" w:rsidRPr="00522DE1">
        <w:rPr>
          <w:rFonts w:eastAsia="SimSun"/>
          <w:b/>
          <w:bCs/>
          <w:kern w:val="2"/>
        </w:rPr>
        <w:t xml:space="preserve"> (data intergrity)</w:t>
      </w:r>
    </w:p>
    <w:p w14:paraId="1DEF1D51" w14:textId="4047A7FB" w:rsidR="00BD6E4E" w:rsidRPr="00522DE1" w:rsidRDefault="000619E2" w:rsidP="00BD6E4E">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addition, reviewers also pointed out some remaining data integrity issues, for example, R1</w:t>
      </w:r>
      <w:r w:rsidR="00052238">
        <w:rPr>
          <w:rFonts w:eastAsia="SimSun"/>
          <w:i/>
          <w:iCs/>
          <w:kern w:val="2"/>
        </w:rPr>
        <w:t>’</w:t>
      </w:r>
      <w:r w:rsidRPr="00522DE1">
        <w:rPr>
          <w:rFonts w:eastAsia="SimSun"/>
          <w:i/>
          <w:iCs/>
          <w:kern w:val="2"/>
        </w:rPr>
        <w:t>s first comment on page 4, R2</w:t>
      </w:r>
      <w:r w:rsidR="00052238">
        <w:rPr>
          <w:rFonts w:eastAsia="SimSun"/>
          <w:i/>
          <w:iCs/>
          <w:kern w:val="2"/>
        </w:rPr>
        <w:t>’</w:t>
      </w:r>
      <w:r w:rsidRPr="00522DE1">
        <w:rPr>
          <w:rFonts w:eastAsia="SimSun"/>
          <w:i/>
          <w:iCs/>
          <w:kern w:val="2"/>
        </w:rPr>
        <w:t>s comments on R2-7, R2-8, and R-16</w:t>
      </w:r>
      <w:r w:rsidR="00BD6E4E" w:rsidRPr="00522DE1">
        <w:rPr>
          <w:rFonts w:eastAsia="SimSun"/>
          <w:i/>
          <w:iCs/>
          <w:kern w:val="2"/>
        </w:rPr>
        <w:t>.</w:t>
      </w:r>
    </w:p>
    <w:p w14:paraId="794470FB"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4FB54CA" w14:textId="6D9CB704" w:rsidR="00F30EA2" w:rsidRPr="00522DE1" w:rsidRDefault="00F30EA2" w:rsidP="00617DB5">
      <w:pPr>
        <w:pStyle w:val="NormalWeb"/>
        <w:spacing w:before="0" w:beforeAutospacing="0" w:after="0" w:afterAutospacing="0"/>
        <w:ind w:left="720" w:hanging="720"/>
      </w:pPr>
    </w:p>
    <w:p w14:paraId="235C5B6C" w14:textId="77777777" w:rsidR="00BD6E4E" w:rsidRPr="00522DE1" w:rsidRDefault="00BD6E4E" w:rsidP="00BD6E4E">
      <w:pPr>
        <w:spacing w:before="120" w:after="120"/>
      </w:pPr>
      <w:r w:rsidRPr="00522DE1">
        <w:t>---------------------------------------------------------------------------------------------------------------------</w:t>
      </w:r>
    </w:p>
    <w:p w14:paraId="292BF89B" w14:textId="25D916FB" w:rsidR="00BD6E4E" w:rsidRPr="00522DE1" w:rsidRDefault="00BD6E4E" w:rsidP="00BD6E4E">
      <w:pPr>
        <w:widowControl w:val="0"/>
        <w:autoSpaceDE w:val="0"/>
        <w:spacing w:before="120" w:after="120"/>
        <w:jc w:val="both"/>
        <w:outlineLvl w:val="0"/>
        <w:rPr>
          <w:rFonts w:eastAsia="SimSun"/>
          <w:b/>
          <w:bCs/>
          <w:kern w:val="2"/>
        </w:rPr>
      </w:pPr>
      <w:r w:rsidRPr="00522DE1">
        <w:rPr>
          <w:rFonts w:eastAsia="SimSun"/>
          <w:b/>
          <w:bCs/>
          <w:kern w:val="2"/>
        </w:rPr>
        <w:t>AE-7</w:t>
      </w:r>
    </w:p>
    <w:p w14:paraId="6BFC3976" w14:textId="7157F4D3" w:rsidR="00D456DC" w:rsidRPr="00522DE1" w:rsidRDefault="00D456DC" w:rsidP="00D456D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052238">
        <w:rPr>
          <w:rFonts w:eastAsia="SimSun"/>
          <w:i/>
          <w:iCs/>
          <w:kern w:val="2"/>
        </w:rPr>
        <w:t>’</w:t>
      </w:r>
      <w:r w:rsidRPr="00522DE1">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522DE1" w:rsidRDefault="00D456DC" w:rsidP="00D456D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C84913B" w14:textId="535E48AA" w:rsidR="00BD6E4E" w:rsidRPr="00522DE1" w:rsidRDefault="00D456DC" w:rsidP="00BD6E4E">
      <w:pPr>
        <w:pStyle w:val="NormalWeb"/>
      </w:pPr>
      <w:r w:rsidRPr="00522DE1">
        <w:t>We deeply appreciate the Associate Editor</w:t>
      </w:r>
      <w:r w:rsidR="00052238">
        <w:t>’</w:t>
      </w:r>
      <w:r w:rsidRPr="00522DE1">
        <w:t>s thoughtful deliberation and candid assessment of our manuscript</w:t>
      </w:r>
      <w:r w:rsidR="00052238">
        <w:t>’</w:t>
      </w:r>
      <w:r w:rsidRPr="00522DE1">
        <w:t>s challenges, as well as the encouragement to continue pursuing this research despite the recommendation. We are grateful for the recognition that the randomized field experiment represents valuable data with potential for meaningful contribution. The Associate Editor</w:t>
      </w:r>
      <w:r w:rsidR="00052238">
        <w:t>’</w:t>
      </w:r>
      <w:r w:rsidRPr="00522DE1">
        <w:t xml:space="preserve">s guidance to think more deeply about the mechanisms at work and how they reconcile </w:t>
      </w:r>
      <w:r w:rsidRPr="00522DE1">
        <w:lastRenderedPageBreak/>
        <w:t>with existing theories provides a clear direction for our revision efforts. We are committed to investing the time and intellectual effort necessary to develop a more convincing theoretical account that transforms our empirical observations into meaningful new knowledge.</w:t>
      </w:r>
    </w:p>
    <w:p w14:paraId="44C45043" w14:textId="77777777" w:rsidR="00BD6E4E" w:rsidRPr="00522DE1" w:rsidRDefault="00BD6E4E" w:rsidP="00BD6E4E">
      <w:pPr>
        <w:spacing w:before="120" w:after="120"/>
      </w:pPr>
      <w:r w:rsidRPr="00522DE1">
        <w:t>---------------------------------------------------------------------------------------------------------------------</w:t>
      </w:r>
    </w:p>
    <w:p w14:paraId="09393A61" w14:textId="77777777" w:rsidR="0006127D" w:rsidRPr="00522DE1" w:rsidRDefault="0006127D">
      <w:pPr>
        <w:spacing w:after="160" w:line="259" w:lineRule="auto"/>
        <w:rPr>
          <w:b/>
        </w:rPr>
      </w:pPr>
      <w:r w:rsidRPr="00522DE1">
        <w:rPr>
          <w:b/>
        </w:rPr>
        <w:br w:type="page"/>
      </w:r>
    </w:p>
    <w:p w14:paraId="1B28302E" w14:textId="1D8670DF" w:rsidR="00043DD6" w:rsidRPr="00522DE1" w:rsidRDefault="00043DD6" w:rsidP="00AD58F3">
      <w:pPr>
        <w:spacing w:before="120" w:after="120"/>
        <w:jc w:val="center"/>
      </w:pPr>
      <w:r w:rsidRPr="00522DE1">
        <w:rPr>
          <w:b/>
        </w:rPr>
        <w:lastRenderedPageBreak/>
        <w:t>Reviewer 1 Comments</w:t>
      </w:r>
    </w:p>
    <w:p w14:paraId="77D7E7F6" w14:textId="1E582EDF" w:rsidR="00901DE6" w:rsidRPr="00522DE1" w:rsidRDefault="005818AF" w:rsidP="00683A26">
      <w:pPr>
        <w:pStyle w:val="Heading1"/>
      </w:pPr>
      <w:ins w:id="392" w:author="Dylan CHEN" w:date="2026-08-20T22:46:00Z" w16du:dateUtc="2026-08-20T14:46:00Z">
        <w:r>
          <w:rPr>
            <w:rFonts w:hint="eastAsia"/>
          </w:rPr>
          <w:t>#</w:t>
        </w:r>
      </w:ins>
      <w:r w:rsidR="00997C5F" w:rsidRPr="00522DE1">
        <w:t>*</w:t>
      </w:r>
      <w:r w:rsidR="00901DE6" w:rsidRPr="00522DE1">
        <w:t>R1-0</w:t>
      </w:r>
    </w:p>
    <w:p w14:paraId="70BC300A" w14:textId="745922AB" w:rsidR="000353C6" w:rsidRPr="00522DE1" w:rsidRDefault="00470249" w:rsidP="001C1388">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you for revising and resubmitting the paper. Although I appreciate the authors</w:t>
      </w:r>
      <w:r w:rsidR="00052238">
        <w:rPr>
          <w:rFonts w:eastAsia="SimSun"/>
          <w:i/>
          <w:iCs/>
          <w:kern w:val="2"/>
        </w:rPr>
        <w:t>’</w:t>
      </w:r>
      <w:r w:rsidRPr="00522DE1">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522DE1" w:rsidRDefault="00901DE6"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098E810" w14:textId="38BDC1EC" w:rsidR="00C508DB" w:rsidRDefault="00470249" w:rsidP="00AE3F37">
      <w:pPr>
        <w:pStyle w:val="Paragraph"/>
        <w:rPr>
          <w:ins w:id="393" w:author="Dylan CHEN" w:date="2026-08-21T11:52:00Z" w16du:dateUtc="2026-08-21T03:52:00Z"/>
        </w:rPr>
      </w:pPr>
      <w:r w:rsidRPr="00522DE1">
        <w:t>We sincerely thank Reviewer 1 for the continued engagement with our manuscript and the recognition of our revision efforts. We appreciate the reviewer</w:t>
      </w:r>
      <w:r w:rsidR="00052238">
        <w:t>’</w:t>
      </w:r>
      <w:r w:rsidRPr="00522DE1">
        <w:t>s commitment to helping us improve the rigor, clarity, and overall contribution of this work. The detailed comments provided offer valuable guidance for addressing the remaining major issues. We are grateful for the constructive spirit of the review and will carefully address each point raised.</w:t>
      </w:r>
    </w:p>
    <w:p w14:paraId="16B4BE7A" w14:textId="06AFF9A0" w:rsidR="00CC0BA8" w:rsidRPr="00522DE1" w:rsidRDefault="00CC0BA8">
      <w:pPr>
        <w:spacing w:before="120" w:beforeAutospacing="1" w:after="120" w:afterAutospacing="1"/>
        <w:pPrChange w:id="394" w:author="Dylan CHEN" w:date="2026-08-21T11:52:00Z" w16du:dateUtc="2026-08-21T03:52:00Z">
          <w:pPr>
            <w:pStyle w:val="Paragraph"/>
          </w:pPr>
        </w:pPrChange>
      </w:pPr>
      <w:ins w:id="395" w:author="Dylan CHEN" w:date="2026-08-21T11:52:00Z" w16du:dateUtc="2026-08-21T03:52:00Z">
        <w:r w:rsidRPr="00CC0BA8">
          <w:t xml:space="preserve">In this round of revision, we benefited greatly from extensive communication with the </w:t>
        </w:r>
        <w:r w:rsidRPr="00E83740">
          <w:rPr>
            <w:b/>
            <w:bCs/>
          </w:rPr>
          <w:t>Senior Editor, including both email correspondence and offline face-to-face discussion</w:t>
        </w:r>
        <w:r w:rsidRPr="00CC0BA8">
          <w:t>. Following SE's d</w:t>
        </w:r>
        <w:r w:rsidRPr="00E83740">
          <w:rPr>
            <w:b/>
            <w:bCs/>
          </w:rPr>
          <w:t>etailed and actionable guidance</w:t>
        </w:r>
        <w:r w:rsidRPr="00CC0BA8">
          <w:t xml:space="preserve">, we have made the following major changes. </w:t>
        </w:r>
        <w:r w:rsidRPr="00E83740">
          <w:rPr>
            <w:b/>
            <w:bCs/>
          </w:rPr>
          <w:t>First</w:t>
        </w:r>
        <w:r w:rsidRPr="00CC0BA8">
          <w:t xml:space="preserve">, we substantially refined the theoretical framework along the competition direction suggested by the Senior Editor, establishing the theoretical hypotheses under a coherent and overarching logic. </w:t>
        </w:r>
        <w:r w:rsidRPr="00E83740">
          <w:rPr>
            <w:b/>
            <w:bCs/>
          </w:rPr>
          <w:t>Second</w:t>
        </w:r>
        <w:r w:rsidRPr="00CC0BA8">
          <w:t xml:space="preserve">, we realigned our empirical results with this framework, which involved both adding results that speak more directly to the theory and removing those that were less central to it. </w:t>
        </w:r>
        <w:r w:rsidRPr="00E83740">
          <w:rPr>
            <w:b/>
            <w:bCs/>
          </w:rPr>
          <w:t>Third</w:t>
        </w:r>
        <w:r w:rsidRPr="00CC0BA8">
          <w:t>, we sharpened the positioning of our contribution by more explicitly articulating how our study differs from prior work. We elaborate on each of these changes in our point-by-point responses below.</w:t>
        </w:r>
      </w:ins>
    </w:p>
    <w:p w14:paraId="28029397" w14:textId="77777777" w:rsidR="00470787" w:rsidRPr="00522DE1" w:rsidRDefault="00653DDB" w:rsidP="00470787">
      <w:pPr>
        <w:spacing w:before="120" w:after="120"/>
      </w:pPr>
      <w:r w:rsidRPr="00522DE1">
        <w:t>---------------------------------------------------------------------------------------------------------------------</w:t>
      </w:r>
    </w:p>
    <w:p w14:paraId="05E4C154" w14:textId="37EA1E32" w:rsidR="00470787" w:rsidRPr="00522DE1" w:rsidRDefault="00352AA5" w:rsidP="00683A26">
      <w:pPr>
        <w:pStyle w:val="Heading1"/>
      </w:pPr>
      <w:ins w:id="396" w:author="Dylan CHEN" w:date="2026-08-20T15:38:00Z" w16du:dateUtc="2026-08-20T07:38:00Z">
        <w:r>
          <w:rPr>
            <w:rFonts w:hint="eastAsia"/>
          </w:rPr>
          <w:t>#</w:t>
        </w:r>
      </w:ins>
      <w:r w:rsidR="00470787" w:rsidRPr="00522DE1">
        <w:t>R1-1</w:t>
      </w:r>
      <w:r w:rsidR="00EB480F" w:rsidRPr="00522DE1">
        <w:t xml:space="preserve"> (motivation)</w:t>
      </w:r>
    </w:p>
    <w:p w14:paraId="58EB1908" w14:textId="458CD11F"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In the opening paragraphs of the introduction, the authors distinguish internal from external GenAI largely from a researcher</w:t>
      </w:r>
      <w:r w:rsidR="00052238">
        <w:rPr>
          <w:rFonts w:eastAsia="SimSun"/>
          <w:i/>
          <w:iCs/>
          <w:kern w:val="2"/>
        </w:rPr>
        <w:t>’</w:t>
      </w:r>
      <w:r w:rsidRPr="00522DE1">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850B1A">
        <w:rPr>
          <w:rFonts w:eastAsia="SimSun"/>
          <w:i/>
          <w:iCs/>
          <w:kern w:val="2"/>
          <w:highlight w:val="yellow"/>
          <w:rPrChange w:id="397" w:author="Dylan CHEN" w:date="2026-08-05T10:27:00Z" w16du:dateUtc="2026-08-05T02:27:00Z">
            <w:rPr>
              <w:rFonts w:eastAsia="SimSun"/>
              <w:i/>
              <w:iCs/>
              <w:kern w:val="2"/>
            </w:rPr>
          </w:rPrChange>
        </w:rPr>
        <w:t>platform control, explicit labeling, institutional endorsement, and altered legitimacy and accountability</w:t>
      </w:r>
      <w:r w:rsidRPr="00522DE1">
        <w:rPr>
          <w:rFonts w:eastAsia="SimSun"/>
          <w:i/>
          <w:iCs/>
          <w:kern w:val="2"/>
          <w:highlight w:val="yellow"/>
        </w:rPr>
        <w:t>.</w:t>
      </w:r>
      <w:r w:rsidRPr="00850B1A">
        <w:rPr>
          <w:rFonts w:eastAsia="SimSun"/>
          <w:i/>
          <w:iCs/>
          <w:kern w:val="2"/>
          <w:rPrChange w:id="398" w:author="Dylan CHEN" w:date="2026-08-05T10:27:00Z" w16du:dateUtc="2026-08-05T02:27:00Z">
            <w:rPr>
              <w:rFonts w:eastAsia="SimSun"/>
              <w:i/>
              <w:iCs/>
              <w:kern w:val="2"/>
              <w:highlight w:val="yellow"/>
            </w:rPr>
          </w:rPrChange>
        </w:rPr>
        <w:t xml:space="preserve"> I encourage the authors to </w:t>
      </w:r>
      <w:r w:rsidRPr="00850B1A">
        <w:rPr>
          <w:rFonts w:eastAsia="SimSun"/>
          <w:i/>
          <w:iCs/>
          <w:kern w:val="2"/>
          <w:highlight w:val="yellow"/>
        </w:rPr>
        <w:t>reframe the motivation around these substantive differences and use the data-access advantages as supporting justification</w:t>
      </w:r>
      <w:r w:rsidRPr="00850B1A">
        <w:rPr>
          <w:rFonts w:eastAsia="SimSun"/>
          <w:i/>
          <w:iCs/>
          <w:kern w:val="2"/>
          <w:rPrChange w:id="399" w:author="Dylan CHEN" w:date="2026-08-05T10:27:00Z" w16du:dateUtc="2026-08-05T02:27:00Z">
            <w:rPr>
              <w:rFonts w:eastAsia="SimSun"/>
              <w:i/>
              <w:iCs/>
              <w:kern w:val="2"/>
              <w:highlight w:val="yellow"/>
            </w:rPr>
          </w:rPrChange>
        </w:rPr>
        <w:t xml:space="preserve"> rather than the primary motivation for the research question</w:t>
      </w:r>
      <w:r w:rsidRPr="00850B1A">
        <w:rPr>
          <w:rFonts w:eastAsia="SimSun"/>
          <w:i/>
          <w:iCs/>
          <w:kern w:val="2"/>
        </w:rPr>
        <w:t>.</w:t>
      </w:r>
    </w:p>
    <w:p w14:paraId="1D036FE8" w14:textId="77777777" w:rsidR="00470787" w:rsidRPr="00522DE1" w:rsidRDefault="00470787" w:rsidP="0047078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0D2CB19" w14:textId="36F255E3" w:rsidR="003B3E2B" w:rsidRDefault="003B3E2B" w:rsidP="00470787">
      <w:pPr>
        <w:spacing w:before="120" w:after="120"/>
        <w:rPr>
          <w:ins w:id="400" w:author="Dylan CHEN" w:date="2026-08-03T16:53:00Z" w16du:dateUtc="2026-08-03T08:53:00Z"/>
        </w:rPr>
      </w:pPr>
      <w:ins w:id="401" w:author="Dylan CHEN" w:date="2026-08-03T16:53:00Z" w16du:dateUtc="2026-08-03T08:53:00Z">
        <w:r w:rsidRPr="003B3E2B">
          <w:t>We thank the reviewer for this comment. We agree that the earlier motivation explained why internal GenAI is convenient to study rather than why the phenomenon itself is theoretically important, and that the substantive difference lies in platform control, explicit labeling, institutional endorsement, and the altered legitimacy and accountability of the AI answer. We have reframed the motivation accordingly.</w:t>
        </w:r>
      </w:ins>
    </w:p>
    <w:p w14:paraId="05F853D5" w14:textId="7249F245" w:rsidR="00EB480F" w:rsidDel="003B3E2B" w:rsidRDefault="003B3E2B" w:rsidP="00470787">
      <w:pPr>
        <w:spacing w:before="120" w:after="120"/>
        <w:rPr>
          <w:del w:id="402" w:author="Dylan CHEN" w:date="2026-08-03T16:54:00Z" w16du:dateUtc="2026-08-03T08:54:00Z"/>
        </w:rPr>
      </w:pPr>
      <w:ins w:id="403" w:author="Dylan CHEN" w:date="2026-08-03T16:54:00Z" w16du:dateUtc="2026-08-03T08:54:00Z">
        <w:r w:rsidRPr="003B3E2B">
          <w:lastRenderedPageBreak/>
          <w:t xml:space="preserve">The introduction now opens the internal versus external distinction with a substantive claim rather than a methodological one. The third paragraph states that </w:t>
        </w:r>
      </w:ins>
      <w:r w:rsidR="00E71BCF">
        <w:t>“</w:t>
      </w:r>
      <w:ins w:id="404" w:author="Dylan CHEN" w:date="2026-08-03T16:54:00Z" w16du:dateUtc="2026-08-03T08:54:00Z">
        <w:r w:rsidRPr="003B3E2B">
          <w:t>internal GenAI is not external GenAI relocated inside the platform. It is a distinct sociotechnical and governance arrangement, and this distinction is what makes the phenomenon theoretically important.</w:t>
        </w:r>
      </w:ins>
      <w:r w:rsidR="00E71BCF">
        <w:t>”</w:t>
      </w:r>
      <w:ins w:id="405" w:author="Dylan CHEN" w:date="2026-08-03T16:54:00Z" w16du:dateUtc="2026-08-03T08:54:00Z">
        <w:r w:rsidRPr="003B3E2B">
          <w:t xml:space="preserve"> We then identify the </w:t>
        </w:r>
      </w:ins>
      <w:ins w:id="406" w:author="Dylan CHEN" w:date="2026-08-05T10:28:00Z" w16du:dateUtc="2026-08-05T02:28:00Z">
        <w:r w:rsidR="00850B1A">
          <w:rPr>
            <w:rFonts w:hint="eastAsia"/>
          </w:rPr>
          <w:t>thr</w:t>
        </w:r>
      </w:ins>
      <w:ins w:id="407" w:author="Dylan CHEN" w:date="2026-08-05T10:29:00Z" w16du:dateUtc="2026-08-05T02:29:00Z">
        <w:r w:rsidR="00850B1A">
          <w:rPr>
            <w:rFonts w:hint="eastAsia"/>
          </w:rPr>
          <w:t>ee</w:t>
        </w:r>
      </w:ins>
      <w:ins w:id="408" w:author="Dylan CHEN" w:date="2026-08-03T16:54:00Z" w16du:dateUtc="2026-08-03T08:54:00Z">
        <w:r w:rsidRPr="003B3E2B">
          <w:t xml:space="preserve"> features the reviewer points to: the platform controls the AI directly, labels its output explicitly as AI-generated, and places it in the first-answer position. We explain that these features change the legitimacy and accountability of the AI answer, so that the AI answer is no longer a hidden aid to individual answerers but a visible, platform-backed participant that competes with human answers for the limited attention and recognition of viewers.</w:t>
        </w:r>
      </w:ins>
      <w:del w:id="409" w:author="Dylan CHEN" w:date="2026-08-03T16:54:00Z" w16du:dateUtc="2026-08-03T08:54:00Z">
        <w:r w:rsidR="00FF53CD" w:rsidRPr="00522DE1" w:rsidDel="003B3E2B">
          <w:delText>We agree with the reviewer that Internal GenAI represents fundamental differences to platform due its internarity to the organization. Study it can better understand how AI interact with human within the boundary of platform.</w:delText>
        </w:r>
      </w:del>
    </w:p>
    <w:p w14:paraId="432F7C53" w14:textId="77777777" w:rsidR="003B3E2B" w:rsidRDefault="003B3E2B" w:rsidP="00470787">
      <w:pPr>
        <w:spacing w:before="120" w:after="120"/>
        <w:rPr>
          <w:ins w:id="410" w:author="Dylan CHEN" w:date="2026-08-03T16:54:00Z" w16du:dateUtc="2026-08-03T08:54:00Z"/>
        </w:rPr>
      </w:pPr>
    </w:p>
    <w:p w14:paraId="77B6A681" w14:textId="080F2B0C" w:rsidR="003B3E2B" w:rsidRDefault="003B3E2B" w:rsidP="00470787">
      <w:pPr>
        <w:spacing w:before="120" w:after="120"/>
        <w:rPr>
          <w:ins w:id="411" w:author="Dylan CHEN" w:date="2026-08-03T16:54:00Z" w16du:dateUtc="2026-08-03T08:54:00Z"/>
        </w:rPr>
      </w:pPr>
      <w:ins w:id="412" w:author="Dylan CHEN" w:date="2026-08-03T16:54:00Z" w16du:dateUtc="2026-08-03T08:54:00Z">
        <w:r w:rsidRPr="003B3E2B">
          <w:t>Following the reviewer</w:t>
        </w:r>
      </w:ins>
      <w:r w:rsidR="00052238">
        <w:t>’</w:t>
      </w:r>
      <w:ins w:id="413" w:author="Dylan CHEN" w:date="2026-08-03T16:54:00Z" w16du:dateUtc="2026-08-03T08:54:00Z">
        <w:r w:rsidRPr="003B3E2B">
          <w:t xml:space="preserve">s guidance, we have demoted the data-access advantage to a supporting justification. The fourth paragraph now presents visibility as a consequence of the governance arrangement </w:t>
        </w:r>
      </w:ins>
      <w:ins w:id="414" w:author="Dylan CHEN" w:date="2026-08-05T10:30:00Z" w16du:dateUtc="2026-08-05T02:30:00Z">
        <w:r w:rsidR="00850B1A">
          <w:rPr>
            <w:rFonts w:hint="eastAsia"/>
          </w:rPr>
          <w:t xml:space="preserve">and a unique empirical </w:t>
        </w:r>
        <w:r w:rsidR="00850B1A">
          <w:t>advantage</w:t>
        </w:r>
        <w:r w:rsidR="00850B1A">
          <w:rPr>
            <w:rFonts w:hint="eastAsia"/>
          </w:rPr>
          <w:t xml:space="preserve"> </w:t>
        </w:r>
      </w:ins>
      <w:ins w:id="415" w:author="Dylan CHEN" w:date="2026-08-03T16:54:00Z" w16du:dateUtc="2026-08-03T08:54:00Z">
        <w:r w:rsidRPr="003B3E2B">
          <w:t xml:space="preserve">rather than as the reason for studying it. Because the platform labels the AI answer and </w:t>
        </w:r>
      </w:ins>
      <w:ins w:id="416" w:author="Dylan CHEN" w:date="2026-08-05T10:30:00Z" w16du:dateUtc="2026-08-05T02:30:00Z">
        <w:r w:rsidR="00850B1A">
          <w:rPr>
            <w:rFonts w:hint="eastAsia"/>
          </w:rPr>
          <w:t xml:space="preserve">randomly </w:t>
        </w:r>
      </w:ins>
      <w:ins w:id="417" w:author="Dylan CHEN" w:date="2026-08-03T16:54:00Z" w16du:dateUtc="2026-08-03T08:54:00Z">
        <w:r w:rsidRPr="003B3E2B">
          <w:t xml:space="preserve">decides which questions receive one, the entry of an AI competitor is a visible and well-defined event, and this is what allows us to isolate an </w:t>
        </w:r>
      </w:ins>
      <w:ins w:id="418" w:author="Dylan CHEN" w:date="2026-08-05T10:31:00Z" w16du:dateUtc="2026-08-05T02:31:00Z">
        <w:r w:rsidR="00850B1A">
          <w:rPr>
            <w:rFonts w:hint="eastAsia"/>
          </w:rPr>
          <w:t xml:space="preserve">AI </w:t>
        </w:r>
      </w:ins>
      <w:ins w:id="419" w:author="Dylan CHEN" w:date="2026-08-03T16:54:00Z" w16du:dateUtc="2026-08-03T08:54:00Z">
        <w:r w:rsidRPr="003B3E2B">
          <w:t>effect that stays under private external GenAI use. The data advantage now follows from the substantive difference rather than standing in for it.</w:t>
        </w:r>
      </w:ins>
    </w:p>
    <w:p w14:paraId="63B4CBA7" w14:textId="17024C3A" w:rsidR="00FF53CD" w:rsidRPr="00522DE1" w:rsidRDefault="003B3E2B" w:rsidP="00470787">
      <w:pPr>
        <w:spacing w:before="120" w:after="120"/>
      </w:pPr>
      <w:ins w:id="420" w:author="Dylan CHEN" w:date="2026-08-03T16:55:00Z" w16du:dateUtc="2026-08-03T08:55:00Z">
        <w:r>
          <w:rPr>
            <w:rFonts w:hint="eastAsia"/>
          </w:rPr>
          <w:t>Please see the Section Introduction for details.</w:t>
        </w:r>
      </w:ins>
      <w:del w:id="421" w:author="Dylan CHEN" w:date="2026-08-03T16:54:00Z" w16du:dateUtc="2026-08-03T08:54:00Z">
        <w:r w:rsidR="00FF53CD" w:rsidRPr="00522DE1" w:rsidDel="003B3E2B">
          <w:delText>In the revision, we have better articulated the motivation of the paper.</w:delText>
        </w:r>
      </w:del>
    </w:p>
    <w:p w14:paraId="4D02DCDF" w14:textId="29D90743" w:rsidR="00470787" w:rsidRPr="00522DE1" w:rsidRDefault="00470787" w:rsidP="00470787">
      <w:pPr>
        <w:spacing w:before="120" w:after="120"/>
      </w:pPr>
      <w:r w:rsidRPr="00522DE1">
        <w:t>---------------------------------------------------------------------------------------------------------------------</w:t>
      </w:r>
    </w:p>
    <w:p w14:paraId="62E8429F" w14:textId="729E4805" w:rsidR="00653DDB" w:rsidRPr="00522DE1" w:rsidRDefault="00352AA5" w:rsidP="00683A26">
      <w:pPr>
        <w:pStyle w:val="Heading1"/>
      </w:pPr>
      <w:ins w:id="422" w:author="Dylan CHEN" w:date="2026-08-20T15:39:00Z" w16du:dateUtc="2026-08-20T07:39:00Z">
        <w:r>
          <w:rPr>
            <w:rFonts w:hint="eastAsia"/>
          </w:rPr>
          <w:t>#</w:t>
        </w:r>
      </w:ins>
      <w:r w:rsidR="00653DDB" w:rsidRPr="00522DE1">
        <w:t>R1</w:t>
      </w:r>
      <w:r w:rsidR="007C60A7" w:rsidRPr="00522DE1">
        <w:t>-</w:t>
      </w:r>
      <w:r w:rsidR="00A453B3" w:rsidRPr="00522DE1">
        <w:t>2</w:t>
      </w:r>
    </w:p>
    <w:p w14:paraId="35855A35" w14:textId="3126B299" w:rsidR="00F25ED7" w:rsidRPr="00522DE1" w:rsidRDefault="00EB480F" w:rsidP="009D530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 for providing additional contextual details, such as the platform</w:t>
      </w:r>
      <w:r w:rsidR="00052238">
        <w:rPr>
          <w:rFonts w:eastAsia="SimSun"/>
          <w:i/>
          <w:iCs/>
          <w:kern w:val="2"/>
        </w:rPr>
        <w:t>’</w:t>
      </w:r>
      <w:r w:rsidRPr="00522DE1">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522DE1" w:rsidRDefault="00653DDB" w:rsidP="00653DD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8FCE5B3" w14:textId="6A5EA131" w:rsidR="00EB480F" w:rsidRPr="00522DE1" w:rsidRDefault="00157BF1" w:rsidP="00653DDB">
      <w:pPr>
        <w:spacing w:before="120" w:after="120"/>
      </w:pPr>
      <w:r w:rsidRPr="00522DE1">
        <w:t xml:space="preserve">Thank you for </w:t>
      </w:r>
      <w:r w:rsidR="00FF53CD" w:rsidRPr="00522DE1">
        <w:t>the comment</w:t>
      </w:r>
      <w:r w:rsidRPr="00522DE1">
        <w:t xml:space="preserve">. We have now incorporated the announcement </w:t>
      </w:r>
      <w:r w:rsidR="00DB6DFB" w:rsidRPr="00522DE1">
        <w:t xml:space="preserve">link </w:t>
      </w:r>
      <w:r w:rsidRPr="00522DE1">
        <w:t xml:space="preserve">into the manuscript. </w:t>
      </w:r>
    </w:p>
    <w:p w14:paraId="77010C30" w14:textId="1705EA5E" w:rsidR="00653DDB" w:rsidRPr="00522DE1" w:rsidRDefault="00653DDB" w:rsidP="00653DDB">
      <w:pPr>
        <w:spacing w:before="120" w:after="120"/>
      </w:pPr>
      <w:r w:rsidRPr="00522DE1">
        <w:t>---------------------------------------------------------------------------------------------------------------------</w:t>
      </w:r>
    </w:p>
    <w:p w14:paraId="47F5567C" w14:textId="53681A23" w:rsidR="001C1388" w:rsidRPr="00522DE1" w:rsidRDefault="00352AA5" w:rsidP="00683A26">
      <w:pPr>
        <w:pStyle w:val="Heading1"/>
      </w:pPr>
      <w:ins w:id="423" w:author="Dylan CHEN" w:date="2026-08-20T15:39:00Z" w16du:dateUtc="2026-08-20T07:39:00Z">
        <w:r>
          <w:rPr>
            <w:rFonts w:hint="eastAsia"/>
          </w:rPr>
          <w:t>#</w:t>
        </w:r>
      </w:ins>
      <w:r w:rsidR="001C1388" w:rsidRPr="00522DE1">
        <w:t>R1-</w:t>
      </w:r>
      <w:r w:rsidR="00D2443D" w:rsidRPr="00522DE1">
        <w:t>3</w:t>
      </w:r>
      <w:r w:rsidR="00E34212" w:rsidRPr="00522DE1">
        <w:t xml:space="preserve"> (objective)</w:t>
      </w:r>
    </w:p>
    <w:p w14:paraId="476DE9F2" w14:textId="66BD2AA1"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the response letter, the authors note that SegmentFault instituted policies </w:t>
      </w:r>
      <w:r w:rsidRPr="00850B1A">
        <w:rPr>
          <w:rFonts w:eastAsia="SimSun"/>
          <w:i/>
          <w:iCs/>
          <w:kern w:val="2"/>
          <w:highlight w:val="yellow"/>
          <w:rPrChange w:id="424" w:author="Dylan CHEN" w:date="2026-08-05T10:32:00Z" w16du:dateUtc="2026-08-05T02:32:00Z">
            <w:rPr>
              <w:rFonts w:eastAsia="SimSun"/>
              <w:i/>
              <w:iCs/>
              <w:kern w:val="2"/>
            </w:rPr>
          </w:rPrChange>
        </w:rPr>
        <w:t>discouraging or restricting the use of external GenAI tools</w:t>
      </w:r>
      <w:r w:rsidRPr="00522DE1">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Pr>
          <w:rFonts w:eastAsia="SimSun"/>
          <w:i/>
          <w:iCs/>
          <w:kern w:val="2"/>
        </w:rPr>
        <w:t>“</w:t>
      </w:r>
      <w:r w:rsidRPr="00522DE1">
        <w:rPr>
          <w:rFonts w:eastAsia="SimSun"/>
          <w:i/>
          <w:iCs/>
          <w:kern w:val="2"/>
        </w:rPr>
        <w:t>external GenAI availability,</w:t>
      </w:r>
      <w:r w:rsidR="00E71BCF">
        <w:rPr>
          <w:rFonts w:eastAsia="SimSun"/>
          <w:i/>
          <w:iCs/>
          <w:kern w:val="2"/>
        </w:rPr>
        <w:t>”</w:t>
      </w:r>
      <w:r w:rsidRPr="00522DE1">
        <w:rPr>
          <w:rFonts w:eastAsia="SimSun"/>
          <w:i/>
          <w:iCs/>
          <w:kern w:val="2"/>
        </w:rPr>
        <w:t xml:space="preserve"> and the interpretation and generalizability of the findings change</w:t>
      </w:r>
      <w:r w:rsidRPr="000B34A9">
        <w:rPr>
          <w:rFonts w:eastAsia="SimSun"/>
          <w:i/>
          <w:iCs/>
          <w:kern w:val="2"/>
          <w:highlight w:val="yellow"/>
        </w:rPr>
        <w:t>. The authors should clarify the extent and enforcement of this policy</w:t>
      </w:r>
      <w:r w:rsidRPr="00522DE1">
        <w:rPr>
          <w:rFonts w:eastAsia="SimSun"/>
          <w:i/>
          <w:iCs/>
          <w:kern w:val="2"/>
        </w:rPr>
        <w:t xml:space="preserve"> and align the paper</w:t>
      </w:r>
      <w:r w:rsidR="00052238">
        <w:rPr>
          <w:rFonts w:eastAsia="SimSun"/>
          <w:i/>
          <w:iCs/>
          <w:kern w:val="2"/>
        </w:rPr>
        <w:t>’</w:t>
      </w:r>
      <w:r w:rsidRPr="00522DE1">
        <w:rPr>
          <w:rFonts w:eastAsia="SimSun"/>
          <w:i/>
          <w:iCs/>
          <w:kern w:val="2"/>
        </w:rPr>
        <w:t>s framing and claimed contribution accordingly.</w:t>
      </w:r>
    </w:p>
    <w:p w14:paraId="1782647A" w14:textId="0E18032E" w:rsidR="001C1388" w:rsidRPr="00522DE1" w:rsidRDefault="001C1388" w:rsidP="001C1388">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8FC639A" w14:textId="3C0FA94B" w:rsidR="003B3E2B" w:rsidRDefault="003B3E2B" w:rsidP="00D241ED">
      <w:pPr>
        <w:pStyle w:val="Paragraph"/>
        <w:rPr>
          <w:ins w:id="425" w:author="Dylan CHEN" w:date="2026-08-03T16:56:00Z" w16du:dateUtc="2026-08-03T08:56:00Z"/>
        </w:rPr>
      </w:pPr>
      <w:ins w:id="426" w:author="Dylan CHEN" w:date="2026-08-03T16:56:00Z" w16du:dateUtc="2026-08-03T08:56:00Z">
        <w:r w:rsidRPr="003B3E2B">
          <w:t>We thank the reviewer for pressing us to be precise. The apparent tension comes from an ambiguity in our earlier wording, which we have now resolved. The community</w:t>
        </w:r>
      </w:ins>
      <w:r w:rsidR="00052238">
        <w:t>’</w:t>
      </w:r>
      <w:ins w:id="427" w:author="Dylan CHEN" w:date="2026-08-03T16:56:00Z" w16du:dateUtc="2026-08-03T08:56:00Z">
        <w:r w:rsidRPr="003B3E2B">
          <w:t>s restriction targets one specific behavior: posting AI-generated answers on the platform, that is, submitting output copied from an external tool as one</w:t>
        </w:r>
      </w:ins>
      <w:r w:rsidR="00052238">
        <w:t>’</w:t>
      </w:r>
      <w:ins w:id="428" w:author="Dylan CHEN" w:date="2026-08-03T16:56:00Z" w16du:dateUtc="2026-08-03T08:56:00Z">
        <w:r w:rsidRPr="003B3E2B">
          <w:t xml:space="preserve">s own work. The restriction does not target, and in </w:t>
        </w:r>
        <w:r w:rsidRPr="003B3E2B">
          <w:lastRenderedPageBreak/>
          <w:t>practice cannot target, a user consulting ChatGPT or learning from it before posting.</w:t>
        </w:r>
      </w:ins>
    </w:p>
    <w:p w14:paraId="174AE9DD" w14:textId="490D8833" w:rsidR="003B3E2B" w:rsidRDefault="003B3E2B" w:rsidP="00D241ED">
      <w:pPr>
        <w:pStyle w:val="Paragraph"/>
        <w:rPr>
          <w:ins w:id="429" w:author="Dylan CHEN" w:date="2026-08-03T16:56:00Z" w16du:dateUtc="2026-08-03T08:56:00Z"/>
        </w:rPr>
      </w:pPr>
      <w:ins w:id="430" w:author="Dylan CHEN" w:date="2026-08-03T16:56:00Z" w16du:dateUtc="2026-08-03T08:56:00Z">
        <w:r w:rsidRPr="003B3E2B">
          <w:t xml:space="preserve">This distinction is now stated directly in the introduction. The paragraph reads: </w:t>
        </w:r>
      </w:ins>
      <w:r w:rsidR="00E71BCF">
        <w:t>“</w:t>
      </w:r>
      <w:ins w:id="431" w:author="Dylan CHEN" w:date="2026-08-03T16:56:00Z" w16du:dateUtc="2026-08-03T08:56:00Z">
        <w:r w:rsidRPr="003B3E2B">
          <w:t>The community in our setting discourages the posting of AI-generated answers, that is, answers that a user copies from an external tool and submits as the user</w:t>
        </w:r>
      </w:ins>
      <w:r w:rsidR="00052238">
        <w:t>’</w:t>
      </w:r>
      <w:ins w:id="432" w:author="Dylan CHEN" w:date="2026-08-03T16:56:00Z" w16du:dateUtc="2026-08-03T08:56:00Z">
        <w:r w:rsidRPr="003B3E2B">
          <w:t>s own work. It does not, and in practice cannot, prevent users from consulting ChatGPT or learning from it before they post.</w:t>
        </w:r>
      </w:ins>
      <w:r w:rsidR="00E71BCF">
        <w:t>”</w:t>
      </w:r>
      <w:ins w:id="433" w:author="Dylan CHEN" w:date="2026-08-03T16:56:00Z" w16du:dateUtc="2026-08-03T08:56:00Z">
        <w:r w:rsidRPr="003B3E2B">
          <w:t xml:space="preserve"> We then define the baseline precisely: </w:t>
        </w:r>
      </w:ins>
      <w:r w:rsidR="00E71BCF">
        <w:t>“</w:t>
      </w:r>
      <w:ins w:id="434" w:author="Dylan CHEN" w:date="2026-08-03T16:56:00Z" w16du:dateUtc="2026-08-03T08:56:00Z">
        <w:r w:rsidRPr="003B3E2B">
          <w:t>The baseline against which we measure the effect of internal GenAI is therefore one in which external GenAI remains available for private use and continues to divert demand.</w:t>
        </w:r>
      </w:ins>
      <w:r w:rsidR="00E71BCF">
        <w:t>”</w:t>
      </w:r>
    </w:p>
    <w:p w14:paraId="5FC32225" w14:textId="6BF98EE7" w:rsidR="003B3E2B" w:rsidRDefault="003B3E2B" w:rsidP="00D241ED">
      <w:pPr>
        <w:pStyle w:val="Paragraph"/>
        <w:rPr>
          <w:ins w:id="435" w:author="Dylan CHEN" w:date="2026-08-03T16:56:00Z" w16du:dateUtc="2026-08-03T08:56:00Z"/>
        </w:rPr>
      </w:pPr>
      <w:ins w:id="436" w:author="Dylan CHEN" w:date="2026-08-03T16:56:00Z" w16du:dateUtc="2026-08-03T08:56:00Z">
        <w:r w:rsidRPr="003B3E2B">
          <w:t xml:space="preserve">The two claims are therefore not in tension. External GenAI availability, understood as private consultation on the supply side and demand diversion on the demand side, remains </w:t>
        </w:r>
      </w:ins>
      <w:ins w:id="437" w:author="Dylan CHEN" w:date="2026-08-05T10:33:00Z" w16du:dateUtc="2026-08-05T02:33:00Z">
        <w:r w:rsidR="00850B1A">
          <w:rPr>
            <w:rFonts w:hint="eastAsia"/>
          </w:rPr>
          <w:t>valid</w:t>
        </w:r>
      </w:ins>
      <w:ins w:id="438" w:author="Dylan CHEN" w:date="2026-08-03T16:56:00Z" w16du:dateUtc="2026-08-03T08:56:00Z">
        <w:r w:rsidRPr="003B3E2B">
          <w:t xml:space="preserve"> under the restriction. What the platform removes is only the public posting of unattributed external AI output. Our estimate is the effect of adding a visible, platform-integrated internal GenAI answer on top of this baseline, which is now stated as such in </w:t>
        </w:r>
      </w:ins>
      <w:ins w:id="439" w:author="Dylan CHEN" w:date="2026-08-20T15:39:00Z" w16du:dateUtc="2026-08-20T07:39:00Z">
        <w:r w:rsidR="00352AA5">
          <w:rPr>
            <w:rFonts w:hint="eastAsia"/>
          </w:rPr>
          <w:t>the introduction section</w:t>
        </w:r>
      </w:ins>
      <w:ins w:id="440" w:author="Dylan CHEN" w:date="2026-08-03T16:56:00Z" w16du:dateUtc="2026-08-03T08:56:00Z">
        <w:r w:rsidRPr="003B3E2B">
          <w:t>.</w:t>
        </w:r>
      </w:ins>
    </w:p>
    <w:p w14:paraId="54A12B87" w14:textId="4EFE084D" w:rsidR="00E34212" w:rsidRPr="00522DE1" w:rsidDel="003B3E2B" w:rsidRDefault="003B3E2B" w:rsidP="00D241ED">
      <w:pPr>
        <w:pStyle w:val="Paragraph"/>
        <w:rPr>
          <w:del w:id="441" w:author="Dylan CHEN" w:date="2026-08-03T16:57:00Z" w16du:dateUtc="2026-08-03T08:57:00Z"/>
        </w:rPr>
      </w:pPr>
      <w:ins w:id="442" w:author="Dylan CHEN" w:date="2026-08-03T16:57:00Z" w16du:dateUtc="2026-08-03T08:57:00Z">
        <w:r w:rsidRPr="003B3E2B">
          <w:t>Please see the Section Introduction for details.</w:t>
        </w:r>
      </w:ins>
      <w:del w:id="443" w:author="Dylan CHEN" w:date="2026-08-03T16:57:00Z" w16du:dateUtc="2026-08-03T08:57:00Z">
        <w:r w:rsidR="00E34212" w:rsidRPr="00522DE1" w:rsidDel="003B3E2B">
          <w:delText xml:space="preserve">We appreciate the reviewer’s comment. Per the review panel’s suggestion in the last round, our paper elaborates that what we identify is the internal GenAI effect given </w:delText>
        </w:r>
        <w:r w:rsidR="00EB480F" w:rsidRPr="00522DE1" w:rsidDel="003B3E2B">
          <w:delText>external GenAI</w:delText>
        </w:r>
        <w:r w:rsidR="00E34212" w:rsidRPr="00522DE1" w:rsidDel="003B3E2B">
          <w:delText>’s</w:delText>
        </w:r>
        <w:r w:rsidR="00EB480F" w:rsidRPr="00522DE1" w:rsidDel="003B3E2B">
          <w:delText xml:space="preserve"> availability. </w:delText>
        </w:r>
        <w:r w:rsidR="00E34212" w:rsidRPr="00522DE1" w:rsidDel="003B3E2B">
          <w:delText xml:space="preserve">While we emphasize on the community’s attitude toward external GenAI to explain one of the reasons they bring Internal GenAI into the platform, it should be noted that it is almost impossible to </w:delText>
        </w:r>
        <w:r w:rsidR="00EB480F" w:rsidRPr="00522DE1" w:rsidDel="003B3E2B">
          <w:delText>prevent user from using ChatGPT</w:delText>
        </w:r>
        <w:r w:rsidR="00E34212" w:rsidRPr="00522DE1" w:rsidDel="003B3E2B">
          <w:delText xml:space="preserve"> or learning from ChatGPT before making posts</w:delText>
        </w:r>
        <w:r w:rsidR="00EB480F" w:rsidRPr="00522DE1" w:rsidDel="003B3E2B">
          <w:delText xml:space="preserve">. </w:delText>
        </w:r>
        <w:r w:rsidR="00E34212" w:rsidRPr="00522DE1" w:rsidDel="003B3E2B">
          <w:delText xml:space="preserve">In this regard, our identified effect is still internal GenAI’s effective given the availability of external GenAI (in a way similar as corporate cell phone’s impact given personal cellphone). </w:delText>
        </w:r>
      </w:del>
    </w:p>
    <w:p w14:paraId="4EEF4D9A" w14:textId="6B8371C1" w:rsidR="00005563" w:rsidRPr="00522DE1" w:rsidRDefault="00E34212" w:rsidP="003B3E2B">
      <w:pPr>
        <w:pStyle w:val="Paragraph"/>
      </w:pPr>
      <w:del w:id="444" w:author="Dylan CHEN" w:date="2026-08-03T16:57:00Z" w16du:dateUtc="2026-08-03T08:57:00Z">
        <w:r w:rsidRPr="00522DE1" w:rsidDel="003B3E2B">
          <w:delText>In the revisision, we have clarified this point</w:delText>
        </w:r>
        <w:r w:rsidR="00EB480F" w:rsidRPr="00522DE1" w:rsidDel="003B3E2B">
          <w:delText>.</w:delText>
        </w:r>
      </w:del>
    </w:p>
    <w:p w14:paraId="64367307" w14:textId="77777777" w:rsidR="001C1388" w:rsidRPr="00522DE1" w:rsidRDefault="001C1388" w:rsidP="001C1388">
      <w:pPr>
        <w:spacing w:before="120" w:after="120"/>
      </w:pPr>
      <w:r w:rsidRPr="00522DE1">
        <w:t>---------------------------------------------------------------------------------------------------------------------</w:t>
      </w:r>
    </w:p>
    <w:p w14:paraId="24DFDFBE" w14:textId="4510505D" w:rsidR="00EC4343" w:rsidRPr="00522DE1" w:rsidRDefault="00352AA5" w:rsidP="00683A26">
      <w:pPr>
        <w:pStyle w:val="Heading1"/>
      </w:pPr>
      <w:ins w:id="445" w:author="Dylan CHEN" w:date="2026-08-20T15:40:00Z" w16du:dateUtc="2026-08-20T07:40:00Z">
        <w:r>
          <w:rPr>
            <w:rFonts w:hint="eastAsia"/>
          </w:rPr>
          <w:t>#</w:t>
        </w:r>
      </w:ins>
      <w:r w:rsidR="00EC4343" w:rsidRPr="00522DE1">
        <w:t>R1-4</w:t>
      </w:r>
    </w:p>
    <w:p w14:paraId="3B973365" w14:textId="2F5C5562" w:rsidR="00EC4343" w:rsidRPr="00522DE1" w:rsidRDefault="00B866F7" w:rsidP="00EC434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A related concern is the apparent inconsistency between the platform</w:t>
      </w:r>
      <w:r w:rsidR="00052238">
        <w:rPr>
          <w:rFonts w:eastAsia="SimSun"/>
          <w:i/>
          <w:iCs/>
          <w:kern w:val="2"/>
        </w:rPr>
        <w:t>’</w:t>
      </w:r>
      <w:r w:rsidRPr="00522DE1">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850B1A">
        <w:rPr>
          <w:rFonts w:eastAsia="SimSun"/>
          <w:i/>
          <w:iCs/>
          <w:kern w:val="2"/>
          <w:highlight w:val="yellow"/>
          <w:rPrChange w:id="446" w:author="Dylan CHEN" w:date="2026-08-05T10:49:00Z" w16du:dateUtc="2026-08-05T02:49:00Z">
            <w:rPr>
              <w:rFonts w:eastAsia="SimSun"/>
              <w:i/>
              <w:iCs/>
              <w:kern w:val="2"/>
            </w:rPr>
          </w:rPrChange>
        </w:rPr>
        <w:t>concerns about inaccuracy and hallucination</w:t>
      </w:r>
      <w:r w:rsidRPr="00522DE1">
        <w:rPr>
          <w:rFonts w:eastAsia="SimSun"/>
          <w:i/>
          <w:iCs/>
          <w:kern w:val="2"/>
        </w:rPr>
        <w:t>. This raises an important question: why would users view the platform</w:t>
      </w:r>
      <w:r w:rsidR="00052238">
        <w:rPr>
          <w:rFonts w:eastAsia="SimSun"/>
          <w:i/>
          <w:iCs/>
          <w:kern w:val="2"/>
        </w:rPr>
        <w:t>’</w:t>
      </w:r>
      <w:r w:rsidRPr="00522DE1">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004B76">
        <w:rPr>
          <w:rFonts w:eastAsia="SimSun"/>
          <w:i/>
          <w:iCs/>
          <w:kern w:val="2"/>
          <w:highlight w:val="yellow"/>
          <w:rPrChange w:id="447" w:author="Dylan CHEN" w:date="2026-08-03T15:52:00Z" w16du:dateUtc="2026-08-03T07:52:00Z">
            <w:rPr>
              <w:rFonts w:eastAsia="SimSun"/>
              <w:i/>
              <w:iCs/>
              <w:kern w:val="2"/>
            </w:rPr>
          </w:rPrChange>
        </w:rPr>
        <w:t>The authors should clarify how the platform justified this distinction to users and discuss whether governance inconsistency or user resentment could contribute to the observed effects, as well as what this implies for the generalizability of the findings.</w:t>
      </w:r>
    </w:p>
    <w:p w14:paraId="5300CF5B" w14:textId="6E12B45B" w:rsidR="00FA15EA"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41F049E" w14:textId="4D755C96" w:rsidR="00FF2767" w:rsidRDefault="00E22F16" w:rsidP="00DB6DFB">
      <w:pPr>
        <w:pStyle w:val="Paragraph"/>
        <w:rPr>
          <w:ins w:id="448" w:author="Dylan CHEN" w:date="2026-08-05T14:13:00Z" w16du:dateUtc="2026-08-05T06:13:00Z"/>
        </w:rPr>
      </w:pPr>
      <w:ins w:id="449" w:author="Dylan CHEN" w:date="2026-08-03T16:59:00Z" w16du:dateUtc="2026-08-03T08:59:00Z">
        <w:r w:rsidRPr="00E22F16">
          <w:t>We thank the reviewer for this important comment, which prompted us to sharpen both the theory and the results. Our revised framework resolves the puzzle the reviewer identifies, and we address the reviewer</w:t>
        </w:r>
      </w:ins>
      <w:r w:rsidR="00052238">
        <w:t>’</w:t>
      </w:r>
      <w:ins w:id="450" w:author="Dylan CHEN" w:date="2026-08-03T16:59:00Z" w16du:dateUtc="2026-08-03T08:59:00Z">
        <w:r w:rsidRPr="00E22F16">
          <w:t>s three specific requests in turn.</w:t>
        </w:r>
      </w:ins>
      <w:ins w:id="451" w:author="Dylan CHEN" w:date="2026-08-05T10:50:00Z" w16du:dateUtc="2026-08-05T02:50:00Z">
        <w:r w:rsidR="00850B1A">
          <w:rPr>
            <w:rFonts w:hint="eastAsia"/>
          </w:rPr>
          <w:t xml:space="preserve"> </w:t>
        </w:r>
      </w:ins>
    </w:p>
    <w:p w14:paraId="27D1B8EE" w14:textId="77777777" w:rsidR="00352AA5" w:rsidRPr="00352AA5" w:rsidRDefault="00352AA5" w:rsidP="00352AA5">
      <w:pPr>
        <w:widowControl w:val="0"/>
        <w:snapToGrid w:val="0"/>
        <w:spacing w:afterLines="50" w:after="120"/>
        <w:rPr>
          <w:ins w:id="452" w:author="Dylan CHEN" w:date="2026-08-20T15:41:00Z" w16du:dateUtc="2026-08-20T07:41:00Z"/>
          <w:rFonts w:eastAsia="DengXian"/>
          <w:color w:val="000000"/>
          <w:kern w:val="2"/>
        </w:rPr>
      </w:pPr>
      <w:ins w:id="453" w:author="Dylan CHEN" w:date="2026-08-20T15:41:00Z" w16du:dateUtc="2026-08-20T07:41:00Z">
        <w:r w:rsidRPr="00352AA5">
          <w:rPr>
            <w:rFonts w:eastAsia="DengXian"/>
            <w:color w:val="000000"/>
            <w:kern w:val="2"/>
          </w:rPr>
          <w:t>Before responding to individual comments, we describe two changes that run across our responses. Later comments refer back to this note rather than repeating it.</w:t>
        </w:r>
      </w:ins>
    </w:p>
    <w:p w14:paraId="5D634185" w14:textId="77777777" w:rsidR="00352AA5" w:rsidRPr="00352AA5" w:rsidRDefault="00352AA5" w:rsidP="00352AA5">
      <w:pPr>
        <w:spacing w:before="120" w:after="120"/>
        <w:rPr>
          <w:ins w:id="454" w:author="Dylan CHEN" w:date="2026-08-20T15:41:00Z" w16du:dateUtc="2026-08-20T07:41:00Z"/>
        </w:rPr>
      </w:pPr>
      <w:ins w:id="455" w:author="Dylan CHEN" w:date="2026-08-20T15:41:00Z" w16du:dateUtc="2026-08-20T07:41:00Z">
        <w:r w:rsidRPr="00352AA5">
          <w:rPr>
            <w:b/>
            <w:bCs/>
          </w:rPr>
          <w:t>First, a reorganization of how the theory is presented.</w:t>
        </w:r>
        <w:r w:rsidRPr="00352AA5">
          <w:t xml:space="preserve"> We have rebuilt the theoretical development based on the email communication and offline face-to-face instruction with SE. It begins from: </w:t>
        </w:r>
        <w:r w:rsidRPr="00352AA5">
          <w:rPr>
            <w:b/>
            <w:bCs/>
          </w:rPr>
          <w:t>1) a competitive encounter perspective</w:t>
        </w:r>
        <w:r w:rsidRPr="00352AA5">
          <w:t xml:space="preserve"> motivated by competition dynamics theory (Chen et al., 2007; Chen, 2009), which explains how the member appraises the AI rival; and </w:t>
        </w:r>
        <w:r w:rsidRPr="00352AA5">
          <w:rPr>
            <w:b/>
            <w:bCs/>
          </w:rPr>
          <w:t>2) a single overarching account Kahneman’s fast-and-slow theory</w:t>
        </w:r>
        <w:r w:rsidRPr="00352AA5">
          <w:t xml:space="preserve"> (Evans &amp; Stanovich, 2013; Kahneman, 2003, 2011), which explains which signal can affect each decision and when that signal becomes available..</w:t>
        </w:r>
      </w:ins>
    </w:p>
    <w:p w14:paraId="43D5836D" w14:textId="77777777" w:rsidR="00352AA5" w:rsidRPr="00352AA5" w:rsidRDefault="00352AA5" w:rsidP="00352AA5">
      <w:pPr>
        <w:spacing w:before="120" w:after="120"/>
        <w:rPr>
          <w:ins w:id="456" w:author="Dylan CHEN" w:date="2026-08-20T15:41:00Z" w16du:dateUtc="2026-08-20T07:41:00Z"/>
          <w:b/>
          <w:bCs/>
        </w:rPr>
      </w:pPr>
      <w:ins w:id="457" w:author="Dylan CHEN" w:date="2026-08-20T15:41:00Z" w16du:dateUtc="2026-08-20T07:41:00Z">
        <w:r w:rsidRPr="00352AA5">
          <w:lastRenderedPageBreak/>
          <w:t xml:space="preserve">Grounded in new framework, we now claim that the effect of an AI answer depends on the </w:t>
        </w:r>
        <w:r w:rsidRPr="00352AA5">
          <w:rPr>
            <w:b/>
            <w:bCs/>
          </w:rPr>
          <w:t>AI profile</w:t>
        </w:r>
        <w:r w:rsidRPr="00352AA5">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Pr="00352AA5">
          <w:rPr>
            <w:rFonts w:ascii="Calibri" w:eastAsia="Microsoft YaHei" w:hAnsi="Calibri"/>
            <w:sz w:val="22"/>
            <w:szCs w:val="22"/>
            <w:lang w:eastAsia="en-US"/>
          </w:rPr>
          <w:t xml:space="preserve"> </w:t>
        </w:r>
        <w:r w:rsidRPr="00352AA5">
          <w:t>The positive prediction is thus derived from theory before analysis and is stated in the hypotheses themselves, not inferred after the fact.</w:t>
        </w:r>
      </w:ins>
    </w:p>
    <w:p w14:paraId="711FCCF4" w14:textId="77777777" w:rsidR="00352AA5" w:rsidRPr="00352AA5" w:rsidRDefault="00352AA5" w:rsidP="00352AA5">
      <w:pPr>
        <w:spacing w:before="120" w:after="120"/>
        <w:rPr>
          <w:ins w:id="458" w:author="Dylan CHEN" w:date="2026-08-20T15:41:00Z" w16du:dateUtc="2026-08-20T07:41:00Z"/>
        </w:rPr>
      </w:pPr>
      <w:ins w:id="459" w:author="Dylan CHEN" w:date="2026-08-20T15:41:00Z" w16du:dateUtc="2026-08-20T07:41:00Z">
        <w:r w:rsidRPr="00352AA5">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6C069D1B" w14:textId="77777777" w:rsidR="00352AA5" w:rsidRPr="00352AA5" w:rsidRDefault="00352AA5" w:rsidP="00352AA5">
      <w:pPr>
        <w:widowControl w:val="0"/>
        <w:snapToGrid w:val="0"/>
        <w:spacing w:afterLines="50" w:after="120"/>
        <w:rPr>
          <w:ins w:id="460" w:author="Dylan CHEN" w:date="2026-08-20T15:41:00Z" w16du:dateUtc="2026-08-20T07:41:00Z"/>
          <w:rFonts w:eastAsia="DengXian"/>
          <w:color w:val="000000"/>
          <w:kern w:val="2"/>
        </w:rPr>
      </w:pPr>
      <w:ins w:id="461" w:author="Dylan CHEN" w:date="2026-08-20T15:41:00Z" w16du:dateUtc="2026-08-20T07:41:00Z">
        <w:r w:rsidRPr="00352AA5">
          <w:rPr>
            <w:rFonts w:eastAsia="DengXian"/>
            <w:b/>
            <w:bCs/>
            <w:color w:val="000000"/>
            <w:kern w:val="2"/>
          </w:rPr>
          <w:t>Second, a deliberate narrowing of scope to keep the story focused.</w:t>
        </w:r>
        <w:r w:rsidRPr="00352AA5">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reviewer’s earlier concerns about these removed elements, in order to show that the original reasoning was sound. </w:t>
        </w:r>
      </w:ins>
    </w:p>
    <w:p w14:paraId="55F6DF49" w14:textId="77777777" w:rsidR="00352AA5" w:rsidRDefault="00352AA5" w:rsidP="00DB6DFB">
      <w:pPr>
        <w:pStyle w:val="Paragraph"/>
        <w:rPr>
          <w:ins w:id="462" w:author="Dylan CHEN" w:date="2026-08-20T15:41:00Z" w16du:dateUtc="2026-08-20T07:41:00Z"/>
          <w:b/>
          <w:bCs/>
        </w:rPr>
      </w:pPr>
    </w:p>
    <w:p w14:paraId="1CE297B8" w14:textId="20AE45F3" w:rsidR="00352AA5" w:rsidRDefault="00352AA5" w:rsidP="00DB6DFB">
      <w:pPr>
        <w:pStyle w:val="Paragraph"/>
        <w:rPr>
          <w:ins w:id="463" w:author="Dylan CHEN" w:date="2026-08-20T15:41:00Z" w16du:dateUtc="2026-08-20T07:41:00Z"/>
          <w:b/>
          <w:bCs/>
        </w:rPr>
      </w:pPr>
      <w:ins w:id="464" w:author="Dylan CHEN" w:date="2026-08-20T15:41:00Z" w16du:dateUtc="2026-08-20T07:41:00Z">
        <w:r>
          <w:rPr>
            <w:rFonts w:hint="eastAsia"/>
            <w:b/>
            <w:bCs/>
          </w:rPr>
          <w:t>Then, we respond to the revi</w:t>
        </w:r>
      </w:ins>
      <w:ins w:id="465" w:author="Dylan CHEN" w:date="2026-08-20T15:44:00Z" w16du:dateUtc="2026-08-20T07:44:00Z">
        <w:r>
          <w:rPr>
            <w:rFonts w:hint="eastAsia"/>
            <w:b/>
            <w:bCs/>
          </w:rPr>
          <w:t>e</w:t>
        </w:r>
      </w:ins>
      <w:ins w:id="466" w:author="Dylan CHEN" w:date="2026-08-20T15:41:00Z" w16du:dateUtc="2026-08-20T07:41:00Z">
        <w:r>
          <w:rPr>
            <w:rFonts w:hint="eastAsia"/>
            <w:b/>
            <w:bCs/>
          </w:rPr>
          <w:t>wer</w:t>
        </w:r>
        <w:r>
          <w:rPr>
            <w:b/>
            <w:bCs/>
          </w:rPr>
          <w:t>’</w:t>
        </w:r>
        <w:r>
          <w:rPr>
            <w:rFonts w:hint="eastAsia"/>
            <w:b/>
            <w:bCs/>
          </w:rPr>
          <w:t>s concerns point-to-point</w:t>
        </w:r>
      </w:ins>
      <w:ins w:id="467" w:author="Dylan CHEN" w:date="2026-08-20T15:42:00Z" w16du:dateUtc="2026-08-20T07:42:00Z">
        <w:r>
          <w:rPr>
            <w:rFonts w:hint="eastAsia"/>
            <w:b/>
            <w:bCs/>
          </w:rPr>
          <w:t>.</w:t>
        </w:r>
      </w:ins>
    </w:p>
    <w:p w14:paraId="738ADDB6" w14:textId="7AE0CB42" w:rsidR="00B866F7" w:rsidRPr="00522DE1" w:rsidRDefault="00E22F16" w:rsidP="00DB6DFB">
      <w:pPr>
        <w:pStyle w:val="Paragraph"/>
      </w:pPr>
      <w:ins w:id="468" w:author="Dylan CHEN" w:date="2026-08-03T17:00:00Z" w16du:dateUtc="2026-08-03T09:00:00Z">
        <w:r w:rsidRPr="00E22F16">
          <w:rPr>
            <w:b/>
            <w:bCs/>
            <w:rPrChange w:id="469" w:author="Dylan CHEN" w:date="2026-08-03T17:00:00Z" w16du:dateUtc="2026-08-03T09:00:00Z">
              <w:rPr/>
            </w:rPrChange>
          </w:rPr>
          <w:t>(1) How the platform justified the distinction to users.</w:t>
        </w:r>
        <w:r w:rsidRPr="00E22F16">
          <w:t xml:space="preserve"> </w:t>
        </w:r>
      </w:ins>
      <w:r w:rsidR="00E34212" w:rsidRPr="00522DE1">
        <w:t xml:space="preserve">As </w:t>
      </w:r>
      <w:ins w:id="470" w:author="Dylan CHEN" w:date="2026-08-05T10:54:00Z" w16du:dateUtc="2026-08-05T02:54:00Z">
        <w:r w:rsidR="00850B1A">
          <w:rPr>
            <w:rFonts w:hint="eastAsia"/>
          </w:rPr>
          <w:t xml:space="preserve">with </w:t>
        </w:r>
      </w:ins>
      <w:r w:rsidR="00E34212" w:rsidRPr="00522DE1">
        <w:t xml:space="preserve">many new </w:t>
      </w:r>
      <w:del w:id="471" w:author="Dylan CHEN" w:date="2026-08-05T10:54:00Z" w16du:dateUtc="2026-08-05T02:54:00Z">
        <w:r w:rsidR="00E34212" w:rsidRPr="00522DE1" w:rsidDel="00850B1A">
          <w:delText xml:space="preserve">technologies </w:delText>
        </w:r>
      </w:del>
      <w:ins w:id="472" w:author="Dylan CHEN" w:date="2026-08-05T10:54:00Z" w16du:dateUtc="2026-08-05T02:54:00Z">
        <w:r w:rsidR="00850B1A" w:rsidRPr="00522DE1">
          <w:t>technolog</w:t>
        </w:r>
        <w:r w:rsidR="00850B1A">
          <w:rPr>
            <w:rFonts w:hint="eastAsia"/>
          </w:rPr>
          <w:t>y</w:t>
        </w:r>
        <w:r w:rsidR="00850B1A" w:rsidRPr="00522DE1">
          <w:t xml:space="preserve"> </w:t>
        </w:r>
      </w:ins>
      <w:r w:rsidR="00E34212" w:rsidRPr="00522DE1">
        <w:t>adoption</w:t>
      </w:r>
      <w:ins w:id="473" w:author="Dylan CHEN" w:date="2026-08-05T10:54:00Z" w16du:dateUtc="2026-08-05T02:54:00Z">
        <w:r w:rsidR="00850B1A">
          <w:rPr>
            <w:rFonts w:hint="eastAsia"/>
          </w:rPr>
          <w:t>s</w:t>
        </w:r>
      </w:ins>
      <w:r w:rsidR="00E34212" w:rsidRPr="00522DE1">
        <w:t xml:space="preserve">, the platform shows a resistance – adoption path. In order to compete with external GenAI, they </w:t>
      </w:r>
      <w:r w:rsidR="00DB6DFB" w:rsidRPr="00522DE1">
        <w:t xml:space="preserve">put forward two instruments: 1) ban external GenAI, 2) make internal GenAI. While the first instrument can not be enforced since it is done by users, the second instrument is under the full control of the platform. Our study is on the second instrument, which is 10 months after the first instrument. </w:t>
      </w:r>
      <w:ins w:id="474" w:author="Dylan CHEN" w:date="2026-08-05T10:55:00Z" w16du:dateUtc="2026-08-05T02:55:00Z">
        <w:r w:rsidR="00850B1A">
          <w:rPr>
            <w:rFonts w:hint="eastAsia"/>
          </w:rPr>
          <w:t>The p</w:t>
        </w:r>
      </w:ins>
      <w:ins w:id="475" w:author="Dylan CHEN" w:date="2026-08-05T10:54:00Z" w16du:dateUtc="2026-08-05T02:54:00Z">
        <w:r w:rsidR="00850B1A">
          <w:rPr>
            <w:rFonts w:hint="eastAsia"/>
          </w:rPr>
          <w:t xml:space="preserve">latform </w:t>
        </w:r>
      </w:ins>
      <w:ins w:id="476" w:author="Dylan CHEN" w:date="2026-08-05T10:55:00Z" w16du:dateUtc="2026-08-05T02:55:00Z">
        <w:r w:rsidR="00850B1A">
          <w:rPr>
            <w:rFonts w:hint="eastAsia"/>
          </w:rPr>
          <w:t xml:space="preserve">says in the announcement of the internal GenAI that this is an experiment that aims to collect </w:t>
        </w:r>
      </w:ins>
      <w:ins w:id="477" w:author="Dylan CHEN" w:date="2026-08-05T10:56:00Z" w16du:dateUtc="2026-08-05T02:56:00Z">
        <w:r w:rsidR="00850B1A">
          <w:rPr>
            <w:rFonts w:hint="eastAsia"/>
          </w:rPr>
          <w:t xml:space="preserve">user </w:t>
        </w:r>
      </w:ins>
      <w:ins w:id="478" w:author="Dylan CHEN" w:date="2026-08-05T10:55:00Z" w16du:dateUtc="2026-08-05T02:55:00Z">
        <w:r w:rsidR="00850B1A">
          <w:rPr>
            <w:rFonts w:hint="eastAsia"/>
          </w:rPr>
          <w:t xml:space="preserve">feedback and see whether this </w:t>
        </w:r>
        <w:r w:rsidR="00850B1A">
          <w:t>instrument</w:t>
        </w:r>
        <w:r w:rsidR="00850B1A">
          <w:rPr>
            <w:rFonts w:hint="eastAsia"/>
          </w:rPr>
          <w:t xml:space="preserve"> can work.</w:t>
        </w:r>
      </w:ins>
      <w:del w:id="479" w:author="Dylan CHEN" w:date="2026-08-05T10:54:00Z" w16du:dateUtc="2026-08-05T02:54:00Z">
        <w:r w:rsidR="00DB6DFB" w:rsidRPr="00522DE1" w:rsidDel="00850B1A">
          <w:delText xml:space="preserve"> </w:delText>
        </w:r>
      </w:del>
    </w:p>
    <w:p w14:paraId="3EF69D3A" w14:textId="3EE610E4" w:rsidR="00727036" w:rsidRDefault="00E22F16" w:rsidP="00D241ED">
      <w:pPr>
        <w:pStyle w:val="Paragraph"/>
        <w:rPr>
          <w:ins w:id="480" w:author="Dylan CHEN" w:date="2026-08-03T17:01:00Z" w16du:dateUtc="2026-08-03T09:01:00Z"/>
        </w:rPr>
      </w:pPr>
      <w:ins w:id="481" w:author="Dylan CHEN" w:date="2026-08-03T17:01:00Z" w16du:dateUtc="2026-08-03T09:01:00Z">
        <w:r w:rsidRPr="00E22F16">
          <w:rPr>
            <w:b/>
            <w:bCs/>
            <w:rPrChange w:id="482" w:author="Dylan CHEN" w:date="2026-08-03T17:01:00Z" w16du:dateUtc="2026-08-03T09:01:00Z">
              <w:rPr/>
            </w:rPrChange>
          </w:rPr>
          <w:t>(2) Whether governance inconsistency or user resentment could drive the observed effect.</w:t>
        </w:r>
        <w:r w:rsidRPr="00E22F16">
          <w:t xml:space="preserve"> Our updated framework and our research design together rule this out, and in fact the reviewer</w:t>
        </w:r>
      </w:ins>
      <w:r w:rsidR="00052238">
        <w:t>’</w:t>
      </w:r>
      <w:ins w:id="483" w:author="Dylan CHEN" w:date="2026-08-03T17:01:00Z" w16du:dateUtc="2026-08-03T09:01:00Z">
        <w:r w:rsidRPr="00E22F16">
          <w:t>s intuition about user skepticism is now built into the theory. First, on the design: AI answers are randomly assigned at the question level. Any resentment or distrust a user holds toward the platform</w:t>
        </w:r>
      </w:ins>
      <w:r w:rsidR="00052238">
        <w:t>’</w:t>
      </w:r>
      <w:ins w:id="484" w:author="Dylan CHEN" w:date="2026-08-03T17:01:00Z" w16du:dateUtc="2026-08-03T09:01:00Z">
        <w:r w:rsidRPr="00E22F16">
          <w:t>s governance is a person-level or platform-level disposition that applies equally to the questions the user encounters with and without an AI answer. Because assignment is random across questions, such sentiment is constant between the treated and control conditions and is differenced out. The only treatment-specific channel is a user</w:t>
        </w:r>
      </w:ins>
      <w:r w:rsidR="00052238">
        <w:t>’</w:t>
      </w:r>
      <w:ins w:id="485" w:author="Dylan CHEN" w:date="2026-08-03T17:01:00Z" w16du:dateUtc="2026-08-03T09:01:00Z">
        <w:r w:rsidRPr="00E22F16">
          <w:t xml:space="preserve">s response to seeing a labeled AI answer on a given question, which is exactly what </w:t>
        </w:r>
      </w:ins>
      <w:ins w:id="486" w:author="Dylan CHEN" w:date="2026-08-20T15:42:00Z" w16du:dateUtc="2026-08-20T07:42:00Z">
        <w:r w:rsidR="00352AA5">
          <w:rPr>
            <w:rFonts w:hint="eastAsia"/>
          </w:rPr>
          <w:t xml:space="preserve">our H1 currently </w:t>
        </w:r>
      </w:ins>
      <w:ins w:id="487" w:author="Dylan CHEN" w:date="2026-08-03T17:01:00Z" w16du:dateUtc="2026-08-03T09:01:00Z">
        <w:r w:rsidRPr="00E22F16">
          <w:t xml:space="preserve">measures. Second, on the direction of that effect: if governance-related resentment or distrust discouraged participation, the AI label </w:t>
        </w:r>
      </w:ins>
      <w:ins w:id="488" w:author="Dylan CHEN" w:date="2026-08-20T15:42:00Z" w16du:dateUtc="2026-08-20T07:42:00Z">
        <w:r w:rsidR="00352AA5">
          <w:rPr>
            <w:rFonts w:hint="eastAsia"/>
          </w:rPr>
          <w:t xml:space="preserve">alone </w:t>
        </w:r>
      </w:ins>
      <w:ins w:id="489" w:author="Dylan CHEN" w:date="2026-08-03T17:01:00Z" w16du:dateUtc="2026-08-03T09:01:00Z">
        <w:r w:rsidRPr="00E22F16">
          <w:t xml:space="preserve">effect would be </w:t>
        </w:r>
      </w:ins>
      <w:ins w:id="490" w:author="Dylan CHEN" w:date="2026-08-05T10:59:00Z" w16du:dateUtc="2026-08-05T02:59:00Z">
        <w:r w:rsidR="00850B1A">
          <w:rPr>
            <w:rFonts w:hint="eastAsia"/>
          </w:rPr>
          <w:t>positive as illustrated in our current theoretical development</w:t>
        </w:r>
      </w:ins>
      <w:ins w:id="491" w:author="Dylan CHEN" w:date="2026-08-03T17:01:00Z" w16du:dateUtc="2026-08-03T09:01:00Z">
        <w:r w:rsidRPr="00E22F16">
          <w:t>. The positive AI label effect shows that users treat the labeled AI as a weak competitor whose presence invites participation. The community</w:t>
        </w:r>
      </w:ins>
      <w:r w:rsidR="00052238">
        <w:t>’</w:t>
      </w:r>
      <w:ins w:id="492" w:author="Dylan CHEN" w:date="2026-08-03T17:01:00Z" w16du:dateUtc="2026-08-03T09:01:00Z">
        <w:r w:rsidRPr="00E22F16">
          <w:t xml:space="preserve">s skepticism toward AI, which the reviewer correctly infers from the restriction, is therefore not a confound. It is the very perception that produces the weak-competitor response at the center of our theory. The deterrence we document does not come from the label or from resentment but from the AI </w:t>
        </w:r>
      </w:ins>
      <w:ins w:id="493" w:author="Dylan CHEN" w:date="2026-08-20T15:43:00Z" w16du:dateUtc="2026-08-20T07:43:00Z">
        <w:r w:rsidR="00352AA5">
          <w:rPr>
            <w:rFonts w:hint="eastAsia"/>
          </w:rPr>
          <w:t>length</w:t>
        </w:r>
      </w:ins>
      <w:ins w:id="494" w:author="Dylan CHEN" w:date="2026-08-03T17:01:00Z" w16du:dateUtc="2026-08-03T09:01:00Z">
        <w:r w:rsidRPr="00E22F16">
          <w:t xml:space="preserve">, the perception of </w:t>
        </w:r>
      </w:ins>
      <w:ins w:id="495" w:author="Dylan CHEN" w:date="2026-08-21T12:24:00Z" w16du:dateUtc="2026-08-21T04:24:00Z">
        <w:r w:rsidR="00441267">
          <w:rPr>
            <w:rFonts w:hint="eastAsia"/>
          </w:rPr>
          <w:t>coverage</w:t>
        </w:r>
      </w:ins>
      <w:ins w:id="496" w:author="Dylan CHEN" w:date="2026-08-03T17:01:00Z" w16du:dateUtc="2026-08-03T09:01:00Z">
        <w:r w:rsidRPr="00E22F16">
          <w:t xml:space="preserve"> that grows with AI answer length.</w:t>
        </w:r>
      </w:ins>
      <w:del w:id="497" w:author="Dylan CHEN" w:date="2026-08-03T17:01:00Z" w16du:dateUtc="2026-08-03T09:01:00Z">
        <w:r w:rsidR="00DB6DFB" w:rsidRPr="00522DE1" w:rsidDel="00E22F16">
          <w:delText>While one may question if the identified effect would be the same as a platform without the external GenAI exclusion, we argue that internal GenAI and external GenAI have different mechanisms paths to impact the platform (according to both the literature and our study). External GenAI attracts demand, which is immune from the availability of internal GenAI. External GenAI’s impact on supply is through human and thus lack of AI identification. Its use may affect content effect but can not affect the position effect and source effect. We elaborate on these points in the discussion.</w:delText>
        </w:r>
      </w:del>
    </w:p>
    <w:p w14:paraId="4F6F67EE" w14:textId="7F7BF5DB" w:rsidR="00E22F16" w:rsidRPr="00522DE1" w:rsidRDefault="00E22F16" w:rsidP="00D241ED">
      <w:pPr>
        <w:pStyle w:val="Paragraph"/>
      </w:pPr>
      <w:ins w:id="498" w:author="Dylan CHEN" w:date="2026-08-03T17:01:00Z" w16du:dateUtc="2026-08-03T09:01:00Z">
        <w:r w:rsidRPr="00E22F16">
          <w:rPr>
            <w:b/>
            <w:bCs/>
            <w:rPrChange w:id="499" w:author="Dylan CHEN" w:date="2026-08-03T17:01:00Z" w16du:dateUtc="2026-08-03T09:01:00Z">
              <w:rPr/>
            </w:rPrChange>
          </w:rPr>
          <w:lastRenderedPageBreak/>
          <w:t>(3) Implications for generalizability.</w:t>
        </w:r>
        <w:r w:rsidRPr="00E22F16">
          <w:t xml:space="preserve"> Two points follow. First, the weak-competitor perception is tied to a community that views AI </w:t>
        </w:r>
      </w:ins>
      <w:ins w:id="500" w:author="Dylan CHEN" w:date="2026-08-05T11:01:00Z" w16du:dateUtc="2026-08-05T03:01:00Z">
        <w:r w:rsidR="00850B1A">
          <w:rPr>
            <w:rFonts w:hint="eastAsia"/>
          </w:rPr>
          <w:t xml:space="preserve">as a competitor and </w:t>
        </w:r>
      </w:ins>
      <w:ins w:id="501" w:author="Dylan CHEN" w:date="2026-08-03T17:01:00Z" w16du:dateUtc="2026-08-03T09:01:00Z">
        <w:r w:rsidRPr="00E22F16">
          <w:t>with suspicion</w:t>
        </w:r>
        <w:r w:rsidRPr="00E22F16">
          <w:rPr>
            <w:rFonts w:hint="eastAsia"/>
          </w:rPr>
          <w:t>.</w:t>
        </w:r>
        <w:r w:rsidRPr="00E22F16">
          <w:t xml:space="preserve"> In a community </w:t>
        </w:r>
      </w:ins>
      <w:ins w:id="502" w:author="Dylan CHEN" w:date="2026-08-05T11:02:00Z" w16du:dateUtc="2026-08-05T03:02:00Z">
        <w:r w:rsidR="00850B1A">
          <w:rPr>
            <w:rFonts w:hint="eastAsia"/>
          </w:rPr>
          <w:t xml:space="preserve">where people treat AI as a complement rather than a competitor or are </w:t>
        </w:r>
      </w:ins>
      <w:ins w:id="503" w:author="Dylan CHEN" w:date="2026-08-03T17:01:00Z" w16du:dateUtc="2026-08-03T09:01:00Z">
        <w:r w:rsidRPr="00E22F16">
          <w:t xml:space="preserve">more accepting of AI, the AI label effect could be </w:t>
        </w:r>
      </w:ins>
      <w:ins w:id="504" w:author="Dylan CHEN" w:date="2026-08-05T11:03:00Z" w16du:dateUtc="2026-08-05T03:03:00Z">
        <w:r w:rsidR="00850B1A">
          <w:rPr>
            <w:rFonts w:hint="eastAsia"/>
          </w:rPr>
          <w:t>different</w:t>
        </w:r>
      </w:ins>
      <w:ins w:id="505" w:author="Dylan CHEN" w:date="2026-08-03T17:01:00Z" w16du:dateUtc="2026-08-03T09:01:00Z">
        <w:r w:rsidRPr="00E22F16">
          <w:t xml:space="preserve">, and we now state this </w:t>
        </w:r>
      </w:ins>
      <w:ins w:id="506" w:author="Dylan CHEN" w:date="2026-08-05T11:02:00Z" w16du:dateUtc="2026-08-05T03:02:00Z">
        <w:r w:rsidR="00850B1A">
          <w:rPr>
            <w:rFonts w:hint="eastAsia"/>
          </w:rPr>
          <w:t>community context</w:t>
        </w:r>
      </w:ins>
      <w:ins w:id="507" w:author="Dylan CHEN" w:date="2026-08-03T17:01:00Z" w16du:dateUtc="2026-08-03T09:01:00Z">
        <w:r w:rsidRPr="00E22F16">
          <w:t xml:space="preserve"> condition in the Discussion. Second, </w:t>
        </w:r>
      </w:ins>
      <w:ins w:id="508" w:author="Dylan CHEN" w:date="2026-08-05T11:04:00Z" w16du:dateUtc="2026-08-05T03:04:00Z">
        <w:r w:rsidR="00850B1A">
          <w:rPr>
            <w:rFonts w:hint="eastAsia"/>
          </w:rPr>
          <w:t>b</w:t>
        </w:r>
      </w:ins>
      <w:ins w:id="509" w:author="Dylan CHEN" w:date="2026-08-03T17:01:00Z" w16du:dateUtc="2026-08-03T09:01:00Z">
        <w:r w:rsidRPr="00E22F16">
          <w:t xml:space="preserve">ecause our results tie the total effect to identifiable features of the AI answer rather than to a fixed average, </w:t>
        </w:r>
      </w:ins>
      <w:ins w:id="510" w:author="Dylan CHEN" w:date="2026-08-20T15:43:00Z" w16du:dateUtc="2026-08-20T07:43:00Z">
        <w:r w:rsidR="00352AA5">
          <w:rPr>
            <w:rFonts w:hint="eastAsia"/>
          </w:rPr>
          <w:t>seeing the effect from an</w:t>
        </w:r>
      </w:ins>
      <w:ins w:id="511" w:author="Dylan CHEN" w:date="2026-08-03T17:01:00Z" w16du:dateUtc="2026-08-03T09:01:00Z">
        <w:r w:rsidRPr="00E22F16">
          <w:t xml:space="preserve"> </w:t>
        </w:r>
      </w:ins>
      <w:ins w:id="512" w:author="Dylan CHEN" w:date="2026-08-20T15:43:00Z" w16du:dateUtc="2026-08-20T07:43:00Z">
        <w:r w:rsidR="00352AA5">
          <w:rPr>
            <w:rFonts w:hint="eastAsia"/>
          </w:rPr>
          <w:t>AI profile perspective</w:t>
        </w:r>
      </w:ins>
      <w:ins w:id="513" w:author="Dylan CHEN" w:date="2026-08-03T17:01:00Z" w16du:dateUtc="2026-08-03T09:01:00Z">
        <w:r w:rsidRPr="00E22F16">
          <w:t xml:space="preserve"> also travels to future settings in which AI content improves, as we note at the end of the results</w:t>
        </w:r>
      </w:ins>
      <w:ins w:id="514" w:author="Dylan CHEN" w:date="2026-08-20T15:44:00Z" w16du:dateUtc="2026-08-20T07:44:00Z">
        <w:r w:rsidR="00352AA5">
          <w:rPr>
            <w:rFonts w:hint="eastAsia"/>
          </w:rPr>
          <w:t xml:space="preserve"> and conclusions</w:t>
        </w:r>
      </w:ins>
      <w:ins w:id="515" w:author="Dylan CHEN" w:date="2026-08-03T17:01:00Z" w16du:dateUtc="2026-08-03T09:01:00Z">
        <w:r w:rsidRPr="00E22F16">
          <w:t>.</w:t>
        </w:r>
      </w:ins>
    </w:p>
    <w:p w14:paraId="0F97A61B" w14:textId="77777777" w:rsidR="00FC38A4" w:rsidRPr="00522DE1" w:rsidRDefault="00EC4343" w:rsidP="00683A26">
      <w:pPr>
        <w:spacing w:before="120" w:after="120"/>
      </w:pPr>
      <w:r w:rsidRPr="00522DE1">
        <w:t>---------------------------------------------------------------------------------------------------------------------</w:t>
      </w:r>
    </w:p>
    <w:p w14:paraId="64CE3AE4" w14:textId="621D5CB9" w:rsidR="00EC4343" w:rsidRPr="00522DE1" w:rsidRDefault="00AD0C54" w:rsidP="00683A26">
      <w:pPr>
        <w:pStyle w:val="Heading1"/>
      </w:pPr>
      <w:bookmarkStart w:id="516" w:name="OLE_LINK24"/>
      <w:ins w:id="517" w:author="Dylan CHEN" w:date="2026-08-21T11:12:00Z" w16du:dateUtc="2026-08-21T03:12:00Z">
        <w:r>
          <w:rPr>
            <w:rFonts w:hint="eastAsia"/>
          </w:rPr>
          <w:t>#</w:t>
        </w:r>
      </w:ins>
      <w:ins w:id="518" w:author="Xin Li" w:date="2026-03-28T09:07:00Z" w16du:dateUtc="2026-03-28T01:07:00Z">
        <w:r w:rsidR="00992A99">
          <w:t>*</w:t>
        </w:r>
      </w:ins>
      <w:r w:rsidR="00EC4343" w:rsidRPr="00522DE1">
        <w:t>R1-5</w:t>
      </w:r>
      <w:del w:id="519" w:author="Xin Li" w:date="2026-03-28T09:07:00Z" w16du:dateUtc="2026-03-28T01:07:00Z">
        <w:r w:rsidR="008A74D4" w:rsidRPr="00522DE1" w:rsidDel="00992A99">
          <w:delText xml:space="preserve"> (Su)</w:delText>
        </w:r>
      </w:del>
    </w:p>
    <w:p w14:paraId="486C11C7" w14:textId="545F4B10" w:rsidR="00DE7E96"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w:t>
      </w:r>
      <w:r w:rsidR="00052238">
        <w:rPr>
          <w:rFonts w:eastAsia="SimSun"/>
          <w:i/>
          <w:iCs/>
          <w:kern w:val="2"/>
        </w:rPr>
        <w:t>’</w:t>
      </w:r>
      <w:r w:rsidRPr="00522DE1">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522DE1" w:rsidRDefault="00DE7E96" w:rsidP="00D241ED">
      <w:pPr>
        <w:ind w:left="480"/>
        <w:rPr>
          <w:rFonts w:eastAsia="SimSun"/>
        </w:rPr>
      </w:pPr>
      <w:r w:rsidRPr="00522DE1">
        <w:rPr>
          <w:rFonts w:eastAsia="SimSun"/>
          <w:i/>
          <w:iCs/>
          <w:kern w:val="2"/>
        </w:rPr>
        <w:t xml:space="preserve">The claim that Quora is a </w:t>
      </w:r>
      <w:r w:rsidR="00E71BCF">
        <w:rPr>
          <w:rFonts w:eastAsia="SimSun"/>
          <w:i/>
          <w:iCs/>
          <w:kern w:val="2"/>
        </w:rPr>
        <w:t>“</w:t>
      </w:r>
      <w:r w:rsidRPr="00522DE1">
        <w:rPr>
          <w:rFonts w:eastAsia="SimSun"/>
          <w:i/>
          <w:iCs/>
          <w:kern w:val="2"/>
        </w:rPr>
        <w:t>general-interest</w:t>
      </w:r>
      <w:r w:rsidR="00E71BCF">
        <w:rPr>
          <w:rFonts w:eastAsia="SimSun"/>
          <w:i/>
          <w:iCs/>
          <w:kern w:val="2"/>
        </w:rPr>
        <w:t>”</w:t>
      </w:r>
      <w:r w:rsidRPr="00522DE1">
        <w:rPr>
          <w:rFonts w:eastAsia="SimSun"/>
          <w:i/>
          <w:iCs/>
          <w:kern w:val="2"/>
        </w:rPr>
        <w:t xml:space="preserve"> platform whereas the present study focuses on technical users is overstated. </w:t>
      </w:r>
      <w:r w:rsidRPr="00522DE1">
        <w:rPr>
          <w:rFonts w:eastAsia="SimSun"/>
          <w:i/>
          <w:iCs/>
          <w:kern w:val="2"/>
          <w:highlight w:val="yellow"/>
        </w:rPr>
        <w:t>Quora does host IT- and technology-focused communities, and Su et al. explicitly analyze objective versus subjective questions and expert versus non-expert contributors</w:t>
      </w:r>
      <w:r w:rsidRPr="00522DE1">
        <w:rPr>
          <w:rFonts w:eastAsia="SimSun"/>
          <w:i/>
          <w:iCs/>
          <w:kern w:val="2"/>
        </w:rPr>
        <w:t>. Thus, differences in user composition alone cannot explain the opposite findings.</w:t>
      </w:r>
    </w:p>
    <w:p w14:paraId="50F90637" w14:textId="3500D634" w:rsidR="00DE7E96" w:rsidRPr="00D241ED" w:rsidRDefault="00DE7E96" w:rsidP="00D241ED">
      <w:pPr>
        <w:widowControl w:val="0"/>
        <w:autoSpaceDE w:val="0"/>
        <w:autoSpaceDN w:val="0"/>
        <w:adjustRightInd w:val="0"/>
        <w:spacing w:before="120" w:after="120"/>
        <w:ind w:left="480"/>
        <w:jc w:val="both"/>
        <w:rPr>
          <w:rFonts w:eastAsia="SimSun"/>
          <w:i/>
          <w:iCs/>
          <w:kern w:val="2"/>
        </w:rPr>
      </w:pPr>
      <w:r w:rsidRPr="00D241ED">
        <w:rPr>
          <w:rFonts w:eastAsia="SimSun"/>
          <w:i/>
          <w:iCs/>
          <w:kern w:val="2"/>
        </w:rPr>
        <w:t xml:space="preserve">In the response letter and revised paper, the authors repeatedly claim that in Su et al. (2023), AI-generated answers arrive </w:t>
      </w:r>
      <w:r w:rsidR="00E71BCF">
        <w:rPr>
          <w:rFonts w:eastAsia="SimSun"/>
          <w:i/>
          <w:iCs/>
          <w:kern w:val="2"/>
        </w:rPr>
        <w:t>“</w:t>
      </w:r>
      <w:r w:rsidRPr="00D241ED">
        <w:rPr>
          <w:rFonts w:eastAsia="SimSun"/>
          <w:i/>
          <w:iCs/>
          <w:kern w:val="2"/>
        </w:rPr>
        <w:t>approximately three months after a question is posted.</w:t>
      </w:r>
      <w:r w:rsidR="00E71BCF">
        <w:rPr>
          <w:rFonts w:eastAsia="SimSun"/>
          <w:i/>
          <w:iCs/>
          <w:kern w:val="2"/>
        </w:rPr>
        <w:t>”</w:t>
      </w:r>
      <w:r w:rsidRPr="00D241ED">
        <w:rPr>
          <w:rFonts w:eastAsia="SimSun"/>
          <w:i/>
          <w:iCs/>
          <w:kern w:val="2"/>
        </w:rPr>
        <w:t xml:space="preserve"> </w:t>
      </w:r>
      <w:r w:rsidRPr="00D241ED">
        <w:rPr>
          <w:rFonts w:eastAsia="SimSun"/>
          <w:i/>
          <w:iCs/>
          <w:kern w:val="2"/>
          <w:highlight w:val="yellow"/>
        </w:rPr>
        <w:t>I could not find support for this statement</w:t>
      </w:r>
      <w:r w:rsidRPr="00D241ED">
        <w:rPr>
          <w:rFonts w:eastAsia="SimSun"/>
          <w:i/>
          <w:iCs/>
          <w:kern w:val="2"/>
        </w:rPr>
        <w:t>. In Su et al., the three-month period refers to the observation window before and after the policy launch, not to a delay between question posting and AI answer arrival.</w:t>
      </w:r>
      <w:ins w:id="520" w:author="Dylan CHEN" w:date="2026-08-03T17:19:00Z" w16du:dateUtc="2026-08-03T09:19:00Z">
        <w:r w:rsidR="009358BE">
          <w:rPr>
            <w:rFonts w:eastAsia="SimSun" w:hint="eastAsia"/>
            <w:i/>
            <w:iCs/>
            <w:kern w:val="2"/>
          </w:rPr>
          <w:t>+</w:t>
        </w:r>
      </w:ins>
    </w:p>
    <w:p w14:paraId="66EAAB8F" w14:textId="51C6C178" w:rsidR="00B34B10"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even if one were to assume a delay, it is unclear why this would fundamentally alter contributor incentives. </w:t>
      </w:r>
      <w:r w:rsidRPr="00522DE1">
        <w:rPr>
          <w:rFonts w:eastAsia="SimSun"/>
          <w:i/>
          <w:iCs/>
          <w:kern w:val="2"/>
          <w:highlight w:val="yellow"/>
        </w:rPr>
        <w:t>Su et al. conduct a controlled online experiment that holds timing constant and still finds positive effects of AI answers.</w:t>
      </w:r>
      <w:r w:rsidRPr="00522DE1">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0F6400C0" w14:textId="49AEC912"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93C8607" w14:textId="65392746" w:rsidR="00150657" w:rsidRDefault="0077609A" w:rsidP="0077609A">
      <w:pPr>
        <w:pStyle w:val="Paragraph"/>
        <w:rPr>
          <w:ins w:id="521" w:author="Dylan CHEN" w:date="2026-08-03T22:55:00Z" w16du:dateUtc="2026-08-03T14:55:00Z"/>
        </w:rPr>
      </w:pPr>
      <w:ins w:id="522" w:author="Dylan CHEN" w:date="2026-08-05T11:42:00Z" w16du:dateUtc="2026-08-05T03:42:00Z">
        <w:r>
          <w:t xml:space="preserve">We thank the reviewer for these corrections. We accept them and have reorganized our differentiation from Su et al. (2025) around a single idea: what separates the two settings is whether the internal AI serves as a </w:t>
        </w:r>
        <w:r>
          <w:rPr>
            <w:rStyle w:val="Emphasis"/>
          </w:rPr>
          <w:t>complement</w:t>
        </w:r>
        <w:r>
          <w:t xml:space="preserve"> to human contributors or as a </w:t>
        </w:r>
        <w:r>
          <w:rPr>
            <w:rStyle w:val="Emphasis"/>
          </w:rPr>
          <w:t>substitute</w:t>
        </w:r>
        <w:r>
          <w:t xml:space="preserve"> that competes with them. Two observable factors jointly determine which case holds. The first is the community</w:t>
        </w:r>
      </w:ins>
      <w:r w:rsidR="00052238">
        <w:t>’</w:t>
      </w:r>
      <w:ins w:id="523" w:author="Dylan CHEN" w:date="2026-08-05T11:42:00Z" w16du:dateUtc="2026-08-05T03:42:00Z">
        <w:r>
          <w:t>s evaluation culture (Context). The second is the mode of AI deployment (Implementation Mode). Table R1-5 positions the two studies along both factors, together with their designs, findings, and mechanisms. Below we address the reviewer</w:t>
        </w:r>
      </w:ins>
      <w:r w:rsidR="00052238">
        <w:t>’</w:t>
      </w:r>
      <w:ins w:id="524" w:author="Dylan CHEN" w:date="2026-08-05T11:42:00Z" w16du:dateUtc="2026-08-05T03:42:00Z">
        <w:r>
          <w:t>s three points, mapping each to the corresponding row of the table, and then show how a single framework reconciles the two sets of findings.</w:t>
        </w:r>
      </w:ins>
    </w:p>
    <w:p w14:paraId="61B6F297" w14:textId="77777777" w:rsidR="00150657" w:rsidRPr="00C81CF3" w:rsidRDefault="00150657" w:rsidP="00150657">
      <w:pPr>
        <w:spacing w:after="120"/>
        <w:jc w:val="center"/>
        <w:rPr>
          <w:ins w:id="525" w:author="Dylan CHEN" w:date="2026-08-03T22:55:00Z" w16du:dateUtc="2026-08-03T14:55:00Z"/>
          <w:rFonts w:eastAsia="SimSun"/>
          <w:b/>
          <w:color w:val="000000"/>
          <w:sz w:val="22"/>
          <w:szCs w:val="22"/>
        </w:rPr>
      </w:pPr>
      <w:ins w:id="526" w:author="Dylan CHEN" w:date="2026-08-03T22:55:00Z" w16du:dateUtc="2026-08-03T14:55:00Z">
        <w:r w:rsidRPr="00C81CF3">
          <w:rPr>
            <w:rFonts w:eastAsia="SimSun"/>
            <w:b/>
            <w:color w:val="000000"/>
            <w:sz w:val="22"/>
            <w:szCs w:val="22"/>
          </w:rPr>
          <w:t xml:space="preserve">Table </w:t>
        </w:r>
        <w:r>
          <w:rPr>
            <w:rFonts w:eastAsia="SimSun" w:hint="eastAsia"/>
            <w:b/>
            <w:color w:val="000000"/>
            <w:sz w:val="22"/>
            <w:szCs w:val="22"/>
          </w:rPr>
          <w:t>R1-5</w:t>
        </w:r>
        <w:r w:rsidRPr="00C81CF3">
          <w:rPr>
            <w:rFonts w:eastAsia="SimSun"/>
            <w:b/>
            <w:color w:val="000000"/>
            <w:sz w:val="22"/>
            <w:szCs w:val="22"/>
          </w:rPr>
          <w:t xml:space="preserve">. Positioning the Current Study in Internal GenAI Empirical Research: A Comparison with Su et al. (2025) </w:t>
        </w:r>
      </w:ins>
    </w:p>
    <w:tbl>
      <w:tblPr>
        <w:tblW w:w="5000" w:type="pct"/>
        <w:jc w:val="center"/>
        <w:tblLayout w:type="fixed"/>
        <w:tblLook w:val="04A0" w:firstRow="1" w:lastRow="0" w:firstColumn="1" w:lastColumn="0" w:noHBand="0" w:noVBand="1"/>
        <w:tblPrChange w:id="527" w:author="Dylan CHEN" w:date="2026-08-21T11:09:00Z" w16du:dateUtc="2026-08-21T03:09:00Z">
          <w:tblPr>
            <w:tblW w:w="9840" w:type="dxa"/>
            <w:tblLook w:val="04A0" w:firstRow="1" w:lastRow="0" w:firstColumn="1" w:lastColumn="0" w:noHBand="0" w:noVBand="1"/>
          </w:tblPr>
        </w:tblPrChange>
      </w:tblPr>
      <w:tblGrid>
        <w:gridCol w:w="2662"/>
        <w:gridCol w:w="3363"/>
        <w:gridCol w:w="3325"/>
        <w:tblGridChange w:id="528">
          <w:tblGrid>
            <w:gridCol w:w="5"/>
            <w:gridCol w:w="2657"/>
            <w:gridCol w:w="138"/>
            <w:gridCol w:w="5"/>
            <w:gridCol w:w="3220"/>
            <w:gridCol w:w="315"/>
            <w:gridCol w:w="5"/>
            <w:gridCol w:w="3005"/>
            <w:gridCol w:w="490"/>
            <w:gridCol w:w="5"/>
          </w:tblGrid>
        </w:tblGridChange>
      </w:tblGrid>
      <w:tr w:rsidR="0077609A" w14:paraId="2C6C6DB7" w14:textId="77777777" w:rsidTr="00130CA9">
        <w:trPr>
          <w:trHeight w:val="340"/>
          <w:jc w:val="center"/>
          <w:ins w:id="529" w:author="Dylan CHEN" w:date="2026-08-05T11:40:00Z"/>
          <w:trPrChange w:id="530" w:author="Dylan CHEN" w:date="2026-08-21T11:09:00Z" w16du:dateUtc="2026-08-21T03:09:00Z">
            <w:trPr>
              <w:gridBefore w:val="1"/>
              <w:trHeight w:val="340"/>
            </w:trPr>
          </w:trPrChange>
        </w:trPr>
        <w:tc>
          <w:tcPr>
            <w:tcW w:w="2800" w:type="dxa"/>
            <w:tcBorders>
              <w:top w:val="single" w:sz="4" w:space="0" w:color="auto"/>
              <w:left w:val="single" w:sz="4" w:space="0" w:color="auto"/>
              <w:bottom w:val="single" w:sz="4" w:space="0" w:color="auto"/>
              <w:right w:val="single" w:sz="4" w:space="0" w:color="auto"/>
            </w:tcBorders>
            <w:hideMark/>
            <w:tcPrChange w:id="531" w:author="Dylan CHEN" w:date="2026-08-21T11:09:00Z" w16du:dateUtc="2026-08-21T03:09:00Z">
              <w:tcPr>
                <w:tcW w:w="2800" w:type="dxa"/>
                <w:gridSpan w:val="3"/>
                <w:tcBorders>
                  <w:top w:val="single" w:sz="4" w:space="0" w:color="auto"/>
                  <w:left w:val="single" w:sz="4" w:space="0" w:color="auto"/>
                  <w:bottom w:val="single" w:sz="4" w:space="0" w:color="auto"/>
                  <w:right w:val="single" w:sz="4" w:space="0" w:color="auto"/>
                </w:tcBorders>
                <w:vAlign w:val="bottom"/>
                <w:hideMark/>
              </w:tcPr>
            </w:tcPrChange>
          </w:tcPr>
          <w:p w14:paraId="5F5E097D" w14:textId="77777777" w:rsidR="0077609A" w:rsidRDefault="0077609A" w:rsidP="0077609A">
            <w:pPr>
              <w:rPr>
                <w:ins w:id="532" w:author="Dylan CHEN" w:date="2026-08-05T11:40:00Z" w16du:dateUtc="2026-08-05T03:40:00Z"/>
                <w:rFonts w:ascii="Aptos Narrow" w:hAnsi="Aptos Narrow"/>
                <w:b/>
                <w:bCs/>
                <w:color w:val="000000"/>
              </w:rPr>
            </w:pPr>
            <w:ins w:id="533" w:author="Dylan CHEN" w:date="2026-08-05T11:40:00Z" w16du:dateUtc="2026-08-05T03:40:00Z">
              <w:r>
                <w:rPr>
                  <w:rFonts w:ascii="Aptos Narrow" w:hAnsi="Aptos Narrow"/>
                  <w:b/>
                  <w:bCs/>
                  <w:color w:val="000000"/>
                </w:rPr>
                <w:lastRenderedPageBreak/>
                <w:t>Dimension</w:t>
              </w:r>
            </w:ins>
          </w:p>
        </w:tc>
        <w:tc>
          <w:tcPr>
            <w:tcW w:w="3540" w:type="dxa"/>
            <w:tcBorders>
              <w:top w:val="single" w:sz="4" w:space="0" w:color="auto"/>
              <w:left w:val="nil"/>
              <w:bottom w:val="single" w:sz="4" w:space="0" w:color="auto"/>
              <w:right w:val="single" w:sz="4" w:space="0" w:color="auto"/>
            </w:tcBorders>
            <w:hideMark/>
            <w:tcPrChange w:id="534" w:author="Dylan CHEN" w:date="2026-08-21T11:09:00Z" w16du:dateUtc="2026-08-21T03:09:00Z">
              <w:tcPr>
                <w:tcW w:w="3540" w:type="dxa"/>
                <w:gridSpan w:val="3"/>
                <w:tcBorders>
                  <w:top w:val="single" w:sz="4" w:space="0" w:color="auto"/>
                  <w:left w:val="nil"/>
                  <w:bottom w:val="single" w:sz="4" w:space="0" w:color="auto"/>
                  <w:right w:val="single" w:sz="4" w:space="0" w:color="auto"/>
                </w:tcBorders>
                <w:vAlign w:val="bottom"/>
                <w:hideMark/>
              </w:tcPr>
            </w:tcPrChange>
          </w:tcPr>
          <w:p w14:paraId="359EEE68" w14:textId="77777777" w:rsidR="0077609A" w:rsidRDefault="0077609A">
            <w:pPr>
              <w:jc w:val="center"/>
              <w:rPr>
                <w:ins w:id="535" w:author="Dylan CHEN" w:date="2026-08-05T11:40:00Z" w16du:dateUtc="2026-08-05T03:40:00Z"/>
                <w:rFonts w:ascii="Aptos Narrow" w:hAnsi="Aptos Narrow"/>
                <w:b/>
                <w:bCs/>
                <w:color w:val="000000"/>
              </w:rPr>
            </w:pPr>
            <w:ins w:id="536" w:author="Dylan CHEN" w:date="2026-08-05T11:40:00Z" w16du:dateUtc="2026-08-05T03:40:00Z">
              <w:r>
                <w:rPr>
                  <w:rFonts w:ascii="Aptos Narrow" w:hAnsi="Aptos Narrow"/>
                  <w:b/>
                  <w:bCs/>
                  <w:color w:val="000000"/>
                </w:rPr>
                <w:t>Su et al. (2025)</w:t>
              </w:r>
            </w:ins>
          </w:p>
        </w:tc>
        <w:tc>
          <w:tcPr>
            <w:tcW w:w="3500" w:type="dxa"/>
            <w:tcBorders>
              <w:top w:val="single" w:sz="4" w:space="0" w:color="auto"/>
              <w:left w:val="nil"/>
              <w:bottom w:val="single" w:sz="4" w:space="0" w:color="auto"/>
              <w:right w:val="single" w:sz="4" w:space="0" w:color="auto"/>
            </w:tcBorders>
            <w:hideMark/>
            <w:tcPrChange w:id="537" w:author="Dylan CHEN" w:date="2026-08-21T11:09:00Z" w16du:dateUtc="2026-08-21T03:09:00Z">
              <w:tcPr>
                <w:tcW w:w="3500" w:type="dxa"/>
                <w:gridSpan w:val="3"/>
                <w:tcBorders>
                  <w:top w:val="single" w:sz="4" w:space="0" w:color="auto"/>
                  <w:left w:val="nil"/>
                  <w:bottom w:val="single" w:sz="4" w:space="0" w:color="auto"/>
                  <w:right w:val="single" w:sz="4" w:space="0" w:color="auto"/>
                </w:tcBorders>
                <w:vAlign w:val="bottom"/>
                <w:hideMark/>
              </w:tcPr>
            </w:tcPrChange>
          </w:tcPr>
          <w:p w14:paraId="2D2CD822" w14:textId="77777777" w:rsidR="0077609A" w:rsidRDefault="0077609A">
            <w:pPr>
              <w:jc w:val="center"/>
              <w:rPr>
                <w:ins w:id="538" w:author="Dylan CHEN" w:date="2026-08-05T11:40:00Z" w16du:dateUtc="2026-08-05T03:40:00Z"/>
                <w:rFonts w:ascii="Aptos Narrow" w:hAnsi="Aptos Narrow"/>
                <w:b/>
                <w:bCs/>
                <w:color w:val="000000"/>
              </w:rPr>
            </w:pPr>
            <w:ins w:id="539" w:author="Dylan CHEN" w:date="2026-08-05T11:40:00Z" w16du:dateUtc="2026-08-05T03:40:00Z">
              <w:r>
                <w:rPr>
                  <w:rFonts w:ascii="Aptos Narrow" w:hAnsi="Aptos Narrow"/>
                  <w:b/>
                  <w:bCs/>
                  <w:color w:val="000000"/>
                </w:rPr>
                <w:t>Our Study (2026)</w:t>
              </w:r>
            </w:ins>
          </w:p>
        </w:tc>
      </w:tr>
      <w:tr w:rsidR="0077609A" w14:paraId="31B8420C" w14:textId="77777777" w:rsidTr="00130CA9">
        <w:trPr>
          <w:trHeight w:val="340"/>
          <w:jc w:val="center"/>
          <w:ins w:id="540" w:author="Dylan CHEN" w:date="2026-08-05T11:40:00Z"/>
          <w:trPrChange w:id="541" w:author="Dylan CHEN" w:date="2026-08-21T11:09:00Z" w16du:dateUtc="2026-08-21T03:09:00Z">
            <w:trPr>
              <w:gridAfter w:val="0"/>
              <w:trHeight w:val="340"/>
            </w:trPr>
          </w:trPrChange>
        </w:trPr>
        <w:tc>
          <w:tcPr>
            <w:tcW w:w="2800" w:type="dxa"/>
            <w:tcBorders>
              <w:top w:val="nil"/>
              <w:left w:val="single" w:sz="4" w:space="0" w:color="auto"/>
              <w:bottom w:val="single" w:sz="4" w:space="0" w:color="auto"/>
              <w:right w:val="single" w:sz="4" w:space="0" w:color="auto"/>
            </w:tcBorders>
            <w:hideMark/>
            <w:tcPrChange w:id="542"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56B9C565" w14:textId="77777777" w:rsidR="0077609A" w:rsidRDefault="0077609A" w:rsidP="0077609A">
            <w:pPr>
              <w:rPr>
                <w:ins w:id="543" w:author="Dylan CHEN" w:date="2026-08-05T11:40:00Z" w16du:dateUtc="2026-08-05T03:40:00Z"/>
                <w:rFonts w:ascii="Aptos Narrow" w:hAnsi="Aptos Narrow"/>
                <w:color w:val="000000"/>
              </w:rPr>
            </w:pPr>
            <w:ins w:id="544" w:author="Dylan CHEN" w:date="2026-08-05T11:40:00Z" w16du:dateUtc="2026-08-05T03:40:00Z">
              <w:r>
                <w:rPr>
                  <w:rFonts w:ascii="Aptos Narrow" w:hAnsi="Aptos Narrow"/>
                  <w:color w:val="000000"/>
                </w:rPr>
                <w:t>Community</w:t>
              </w:r>
            </w:ins>
          </w:p>
        </w:tc>
        <w:tc>
          <w:tcPr>
            <w:tcW w:w="3540" w:type="dxa"/>
            <w:tcBorders>
              <w:top w:val="nil"/>
              <w:left w:val="nil"/>
              <w:bottom w:val="single" w:sz="4" w:space="0" w:color="auto"/>
              <w:right w:val="single" w:sz="4" w:space="0" w:color="auto"/>
            </w:tcBorders>
            <w:hideMark/>
            <w:tcPrChange w:id="545"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2FD68B35" w14:textId="77777777" w:rsidR="0077609A" w:rsidRDefault="0077609A">
            <w:pPr>
              <w:jc w:val="center"/>
              <w:rPr>
                <w:ins w:id="546" w:author="Dylan CHEN" w:date="2026-08-05T11:40:00Z" w16du:dateUtc="2026-08-05T03:40:00Z"/>
                <w:rFonts w:ascii="Aptos Narrow" w:hAnsi="Aptos Narrow"/>
                <w:color w:val="000000"/>
              </w:rPr>
            </w:pPr>
            <w:ins w:id="547" w:author="Dylan CHEN" w:date="2026-08-05T11:40:00Z" w16du:dateUtc="2026-08-05T03:40:00Z">
              <w:r>
                <w:rPr>
                  <w:rFonts w:ascii="Aptos Narrow" w:hAnsi="Aptos Narrow"/>
                  <w:color w:val="000000"/>
                </w:rPr>
                <w:t>Quora</w:t>
              </w:r>
            </w:ins>
          </w:p>
        </w:tc>
        <w:tc>
          <w:tcPr>
            <w:tcW w:w="3500" w:type="dxa"/>
            <w:tcBorders>
              <w:top w:val="nil"/>
              <w:left w:val="nil"/>
              <w:bottom w:val="single" w:sz="4" w:space="0" w:color="auto"/>
              <w:right w:val="single" w:sz="4" w:space="0" w:color="auto"/>
            </w:tcBorders>
            <w:hideMark/>
            <w:tcPrChange w:id="548"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54A75016" w14:textId="77777777" w:rsidR="0077609A" w:rsidRDefault="0077609A">
            <w:pPr>
              <w:jc w:val="center"/>
              <w:rPr>
                <w:ins w:id="549" w:author="Dylan CHEN" w:date="2026-08-05T11:40:00Z" w16du:dateUtc="2026-08-05T03:40:00Z"/>
                <w:rFonts w:ascii="Aptos Narrow" w:hAnsi="Aptos Narrow"/>
                <w:color w:val="000000"/>
              </w:rPr>
            </w:pPr>
            <w:ins w:id="550" w:author="Dylan CHEN" w:date="2026-08-05T11:40:00Z" w16du:dateUtc="2026-08-05T03:40:00Z">
              <w:r>
                <w:rPr>
                  <w:rFonts w:ascii="Aptos Narrow" w:hAnsi="Aptos Narrow"/>
                  <w:color w:val="000000"/>
                </w:rPr>
                <w:t>SegmentFault</w:t>
              </w:r>
            </w:ins>
          </w:p>
        </w:tc>
      </w:tr>
      <w:tr w:rsidR="0077609A" w14:paraId="2AEA15BE" w14:textId="77777777" w:rsidTr="00130CA9">
        <w:trPr>
          <w:trHeight w:val="680"/>
          <w:jc w:val="center"/>
          <w:ins w:id="551" w:author="Dylan CHEN" w:date="2026-08-05T11:40:00Z"/>
          <w:trPrChange w:id="552" w:author="Dylan CHEN" w:date="2026-08-21T11:09:00Z" w16du:dateUtc="2026-08-21T03:09:00Z">
            <w:trPr>
              <w:gridAfter w:val="0"/>
              <w:trHeight w:val="680"/>
            </w:trPr>
          </w:trPrChange>
        </w:trPr>
        <w:tc>
          <w:tcPr>
            <w:tcW w:w="2800" w:type="dxa"/>
            <w:tcBorders>
              <w:top w:val="nil"/>
              <w:left w:val="single" w:sz="4" w:space="0" w:color="auto"/>
              <w:bottom w:val="single" w:sz="4" w:space="0" w:color="auto"/>
              <w:right w:val="single" w:sz="4" w:space="0" w:color="auto"/>
            </w:tcBorders>
            <w:hideMark/>
            <w:tcPrChange w:id="553"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04CA88F9" w14:textId="77777777" w:rsidR="0077609A" w:rsidRDefault="0077609A" w:rsidP="0077609A">
            <w:pPr>
              <w:rPr>
                <w:ins w:id="554" w:author="Dylan CHEN" w:date="2026-08-05T11:40:00Z" w16du:dateUtc="2026-08-05T03:40:00Z"/>
                <w:rFonts w:ascii="Aptos Narrow" w:hAnsi="Aptos Narrow"/>
                <w:b/>
                <w:bCs/>
                <w:color w:val="000000"/>
              </w:rPr>
            </w:pPr>
            <w:ins w:id="555" w:author="Dylan CHEN" w:date="2026-08-05T11:40:00Z" w16du:dateUtc="2026-08-05T03:40:00Z">
              <w:r>
                <w:rPr>
                  <w:rFonts w:ascii="Aptos Narrow" w:hAnsi="Aptos Narrow"/>
                  <w:b/>
                  <w:bCs/>
                  <w:color w:val="000000"/>
                </w:rPr>
                <w:t>Community Domain (Context)</w:t>
              </w:r>
            </w:ins>
          </w:p>
        </w:tc>
        <w:tc>
          <w:tcPr>
            <w:tcW w:w="3540" w:type="dxa"/>
            <w:tcBorders>
              <w:top w:val="nil"/>
              <w:left w:val="nil"/>
              <w:bottom w:val="single" w:sz="4" w:space="0" w:color="auto"/>
              <w:right w:val="single" w:sz="4" w:space="0" w:color="auto"/>
            </w:tcBorders>
            <w:hideMark/>
            <w:tcPrChange w:id="556"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68F57E4A" w14:textId="77777777" w:rsidR="0077609A" w:rsidRDefault="0077609A">
            <w:pPr>
              <w:jc w:val="center"/>
              <w:rPr>
                <w:ins w:id="557" w:author="Dylan CHEN" w:date="2026-08-05T11:40:00Z" w16du:dateUtc="2026-08-05T03:40:00Z"/>
                <w:rFonts w:ascii="Aptos Narrow" w:hAnsi="Aptos Narrow"/>
                <w:color w:val="000000"/>
              </w:rPr>
            </w:pPr>
            <w:ins w:id="558" w:author="Dylan CHEN" w:date="2026-08-05T11:40:00Z" w16du:dateUtc="2026-08-05T03:40:00Z">
              <w:r>
                <w:rPr>
                  <w:rFonts w:ascii="Aptos Narrow" w:hAnsi="Aptos Narrow"/>
                  <w:color w:val="000000"/>
                </w:rPr>
                <w:t>General, conversation-oriented</w:t>
              </w:r>
            </w:ins>
          </w:p>
        </w:tc>
        <w:tc>
          <w:tcPr>
            <w:tcW w:w="3500" w:type="dxa"/>
            <w:tcBorders>
              <w:top w:val="nil"/>
              <w:left w:val="nil"/>
              <w:bottom w:val="single" w:sz="4" w:space="0" w:color="auto"/>
              <w:right w:val="single" w:sz="4" w:space="0" w:color="auto"/>
            </w:tcBorders>
            <w:hideMark/>
            <w:tcPrChange w:id="559"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2CFAC1D0" w14:textId="77777777" w:rsidR="0077609A" w:rsidRDefault="0077609A">
            <w:pPr>
              <w:jc w:val="center"/>
              <w:rPr>
                <w:ins w:id="560" w:author="Dylan CHEN" w:date="2026-08-05T11:40:00Z" w16du:dateUtc="2026-08-05T03:40:00Z"/>
                <w:rFonts w:ascii="Aptos Narrow" w:hAnsi="Aptos Narrow"/>
                <w:color w:val="000000"/>
              </w:rPr>
            </w:pPr>
            <w:ins w:id="561" w:author="Dylan CHEN" w:date="2026-08-05T11:40:00Z" w16du:dateUtc="2026-08-05T03:40:00Z">
              <w:r>
                <w:rPr>
                  <w:rFonts w:ascii="Aptos Narrow" w:hAnsi="Aptos Narrow"/>
                  <w:color w:val="000000"/>
                </w:rPr>
                <w:t>Technical, correctness-oriented</w:t>
              </w:r>
            </w:ins>
          </w:p>
        </w:tc>
      </w:tr>
      <w:tr w:rsidR="0077609A" w14:paraId="2583A86E" w14:textId="77777777" w:rsidTr="00130CA9">
        <w:trPr>
          <w:trHeight w:val="1020"/>
          <w:jc w:val="center"/>
          <w:ins w:id="562" w:author="Dylan CHEN" w:date="2026-08-05T11:40:00Z"/>
          <w:trPrChange w:id="563" w:author="Dylan CHEN" w:date="2026-08-21T11:09:00Z" w16du:dateUtc="2026-08-21T03:09:00Z">
            <w:trPr>
              <w:gridAfter w:val="0"/>
              <w:trHeight w:val="1020"/>
            </w:trPr>
          </w:trPrChange>
        </w:trPr>
        <w:tc>
          <w:tcPr>
            <w:tcW w:w="2800" w:type="dxa"/>
            <w:tcBorders>
              <w:top w:val="nil"/>
              <w:left w:val="single" w:sz="4" w:space="0" w:color="auto"/>
              <w:bottom w:val="single" w:sz="4" w:space="0" w:color="auto"/>
              <w:right w:val="single" w:sz="4" w:space="0" w:color="auto"/>
            </w:tcBorders>
            <w:hideMark/>
            <w:tcPrChange w:id="564"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7150D0F1" w14:textId="77777777" w:rsidR="0077609A" w:rsidRDefault="0077609A" w:rsidP="0077609A">
            <w:pPr>
              <w:rPr>
                <w:ins w:id="565" w:author="Dylan CHEN" w:date="2026-08-05T11:40:00Z" w16du:dateUtc="2026-08-05T03:40:00Z"/>
                <w:rFonts w:ascii="Aptos Narrow" w:hAnsi="Aptos Narrow"/>
                <w:b/>
                <w:bCs/>
                <w:color w:val="000000"/>
              </w:rPr>
            </w:pPr>
            <w:ins w:id="566" w:author="Dylan CHEN" w:date="2026-08-05T11:40:00Z" w16du:dateUtc="2026-08-05T03:40:00Z">
              <w:r>
                <w:rPr>
                  <w:rFonts w:ascii="Aptos Narrow" w:hAnsi="Aptos Narrow"/>
                  <w:b/>
                  <w:bCs/>
                  <w:color w:val="000000"/>
                </w:rPr>
                <w:t>How AI Answer Is Provided (Implementation Mode)</w:t>
              </w:r>
            </w:ins>
          </w:p>
        </w:tc>
        <w:tc>
          <w:tcPr>
            <w:tcW w:w="3540" w:type="dxa"/>
            <w:tcBorders>
              <w:top w:val="nil"/>
              <w:left w:val="nil"/>
              <w:bottom w:val="single" w:sz="4" w:space="0" w:color="auto"/>
              <w:right w:val="single" w:sz="4" w:space="0" w:color="auto"/>
            </w:tcBorders>
            <w:hideMark/>
            <w:tcPrChange w:id="567"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446CB339" w14:textId="77777777" w:rsidR="0077609A" w:rsidRDefault="0077609A">
            <w:pPr>
              <w:jc w:val="center"/>
              <w:rPr>
                <w:ins w:id="568" w:author="Dylan CHEN" w:date="2026-08-05T11:40:00Z" w16du:dateUtc="2026-08-05T03:40:00Z"/>
                <w:rFonts w:ascii="Aptos Narrow" w:hAnsi="Aptos Narrow"/>
                <w:color w:val="000000"/>
              </w:rPr>
            </w:pPr>
            <w:ins w:id="569" w:author="Dylan CHEN" w:date="2026-08-05T11:40:00Z" w16du:dateUtc="2026-08-05T03:40:00Z">
              <w:r>
                <w:rPr>
                  <w:rFonts w:ascii="Aptos Narrow" w:hAnsi="Aptos Narrow"/>
                  <w:color w:val="000000"/>
                </w:rPr>
                <w:t xml:space="preserve">Added in batch to </w:t>
              </w:r>
              <w:r w:rsidRPr="0077609A">
                <w:rPr>
                  <w:rFonts w:ascii="Aptos Narrow" w:hAnsi="Aptos Narrow"/>
                  <w:b/>
                  <w:bCs/>
                  <w:color w:val="000000"/>
                  <w:rPrChange w:id="570" w:author="Dylan CHEN" w:date="2026-08-05T11:40:00Z" w16du:dateUtc="2026-08-05T03:40:00Z">
                    <w:rPr>
                      <w:rFonts w:ascii="Aptos Narrow" w:hAnsi="Aptos Narrow"/>
                      <w:color w:val="000000"/>
                    </w:rPr>
                  </w:rPrChange>
                </w:rPr>
                <w:t>existing questions</w:t>
              </w:r>
              <w:r>
                <w:rPr>
                  <w:rFonts w:ascii="Aptos Narrow" w:hAnsi="Aptos Narrow"/>
                  <w:color w:val="000000"/>
                </w:rPr>
                <w:t xml:space="preserve"> that already hold human answers</w:t>
              </w:r>
            </w:ins>
          </w:p>
        </w:tc>
        <w:tc>
          <w:tcPr>
            <w:tcW w:w="3500" w:type="dxa"/>
            <w:tcBorders>
              <w:top w:val="nil"/>
              <w:left w:val="nil"/>
              <w:bottom w:val="single" w:sz="4" w:space="0" w:color="auto"/>
              <w:right w:val="single" w:sz="4" w:space="0" w:color="auto"/>
            </w:tcBorders>
            <w:hideMark/>
            <w:tcPrChange w:id="571"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19246D59" w14:textId="77777777" w:rsidR="0077609A" w:rsidRDefault="0077609A">
            <w:pPr>
              <w:jc w:val="center"/>
              <w:rPr>
                <w:ins w:id="572" w:author="Dylan CHEN" w:date="2026-08-05T11:40:00Z" w16du:dateUtc="2026-08-05T03:40:00Z"/>
                <w:rFonts w:ascii="Aptos Narrow" w:hAnsi="Aptos Narrow"/>
                <w:color w:val="000000"/>
              </w:rPr>
            </w:pPr>
            <w:ins w:id="573" w:author="Dylan CHEN" w:date="2026-08-05T11:40:00Z" w16du:dateUtc="2026-08-05T03:40:00Z">
              <w:r w:rsidRPr="0077609A">
                <w:rPr>
                  <w:rFonts w:ascii="Aptos Narrow" w:hAnsi="Aptos Narrow"/>
                  <w:b/>
                  <w:bCs/>
                  <w:color w:val="000000"/>
                  <w:rPrChange w:id="574" w:author="Dylan CHEN" w:date="2026-08-05T11:40:00Z" w16du:dateUtc="2026-08-05T03:40:00Z">
                    <w:rPr>
                      <w:rFonts w:ascii="Aptos Narrow" w:hAnsi="Aptos Narrow"/>
                      <w:color w:val="000000"/>
                    </w:rPr>
                  </w:rPrChange>
                </w:rPr>
                <w:t>Randomly provided to newly posted questions</w:t>
              </w:r>
              <w:r>
                <w:rPr>
                  <w:rFonts w:ascii="Aptos Narrow" w:hAnsi="Aptos Narrow"/>
                  <w:color w:val="000000"/>
                </w:rPr>
                <w:t>, as the first and often the only answer</w:t>
              </w:r>
            </w:ins>
          </w:p>
        </w:tc>
      </w:tr>
      <w:tr w:rsidR="0077609A" w14:paraId="51CC9B5E" w14:textId="77777777" w:rsidTr="00130CA9">
        <w:trPr>
          <w:trHeight w:val="340"/>
          <w:jc w:val="center"/>
          <w:ins w:id="575" w:author="Dylan CHEN" w:date="2026-08-05T11:40:00Z"/>
          <w:trPrChange w:id="576" w:author="Dylan CHEN" w:date="2026-08-21T11:09:00Z" w16du:dateUtc="2026-08-21T03:09:00Z">
            <w:trPr>
              <w:gridAfter w:val="0"/>
              <w:trHeight w:val="340"/>
            </w:trPr>
          </w:trPrChange>
        </w:trPr>
        <w:tc>
          <w:tcPr>
            <w:tcW w:w="2800" w:type="dxa"/>
            <w:tcBorders>
              <w:top w:val="nil"/>
              <w:left w:val="single" w:sz="4" w:space="0" w:color="auto"/>
              <w:bottom w:val="single" w:sz="4" w:space="0" w:color="auto"/>
              <w:right w:val="single" w:sz="4" w:space="0" w:color="auto"/>
            </w:tcBorders>
            <w:hideMark/>
            <w:tcPrChange w:id="577"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46E1472C" w14:textId="77777777" w:rsidR="0077609A" w:rsidRDefault="0077609A" w:rsidP="0077609A">
            <w:pPr>
              <w:rPr>
                <w:ins w:id="578" w:author="Dylan CHEN" w:date="2026-08-05T11:40:00Z" w16du:dateUtc="2026-08-05T03:40:00Z"/>
                <w:rFonts w:ascii="Aptos Narrow" w:hAnsi="Aptos Narrow"/>
                <w:color w:val="000000"/>
              </w:rPr>
            </w:pPr>
            <w:ins w:id="579" w:author="Dylan CHEN" w:date="2026-08-05T11:40:00Z" w16du:dateUtc="2026-08-05T03:40:00Z">
              <w:r>
                <w:rPr>
                  <w:rFonts w:ascii="Aptos Narrow" w:hAnsi="Aptos Narrow"/>
                  <w:color w:val="000000"/>
                </w:rPr>
                <w:t>Research Design</w:t>
              </w:r>
            </w:ins>
          </w:p>
        </w:tc>
        <w:tc>
          <w:tcPr>
            <w:tcW w:w="3540" w:type="dxa"/>
            <w:tcBorders>
              <w:top w:val="nil"/>
              <w:left w:val="nil"/>
              <w:bottom w:val="single" w:sz="4" w:space="0" w:color="auto"/>
              <w:right w:val="single" w:sz="4" w:space="0" w:color="auto"/>
            </w:tcBorders>
            <w:hideMark/>
            <w:tcPrChange w:id="580"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4B743A33" w14:textId="77777777" w:rsidR="0077609A" w:rsidRDefault="0077609A">
            <w:pPr>
              <w:jc w:val="center"/>
              <w:rPr>
                <w:ins w:id="581" w:author="Dylan CHEN" w:date="2026-08-05T11:40:00Z" w16du:dateUtc="2026-08-05T03:40:00Z"/>
                <w:rFonts w:ascii="Aptos Narrow" w:hAnsi="Aptos Narrow"/>
                <w:color w:val="000000"/>
              </w:rPr>
            </w:pPr>
            <w:ins w:id="582" w:author="Dylan CHEN" w:date="2026-08-05T11:40:00Z" w16du:dateUtc="2026-08-05T03:40:00Z">
              <w:r>
                <w:rPr>
                  <w:rFonts w:ascii="Aptos Narrow" w:hAnsi="Aptos Narrow"/>
                  <w:color w:val="000000"/>
                </w:rPr>
                <w:t>Natural Exp. + Experiment</w:t>
              </w:r>
            </w:ins>
          </w:p>
        </w:tc>
        <w:tc>
          <w:tcPr>
            <w:tcW w:w="3500" w:type="dxa"/>
            <w:tcBorders>
              <w:top w:val="nil"/>
              <w:left w:val="nil"/>
              <w:bottom w:val="single" w:sz="4" w:space="0" w:color="auto"/>
              <w:right w:val="single" w:sz="4" w:space="0" w:color="auto"/>
            </w:tcBorders>
            <w:hideMark/>
            <w:tcPrChange w:id="583"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44E9A0DA" w14:textId="77777777" w:rsidR="0077609A" w:rsidRDefault="0077609A">
            <w:pPr>
              <w:jc w:val="center"/>
              <w:rPr>
                <w:ins w:id="584" w:author="Dylan CHEN" w:date="2026-08-05T11:40:00Z" w16du:dateUtc="2026-08-05T03:40:00Z"/>
                <w:rFonts w:ascii="Aptos Narrow" w:hAnsi="Aptos Narrow"/>
                <w:color w:val="000000"/>
              </w:rPr>
            </w:pPr>
            <w:ins w:id="585" w:author="Dylan CHEN" w:date="2026-08-05T11:40:00Z" w16du:dateUtc="2026-08-05T03:40:00Z">
              <w:r>
                <w:rPr>
                  <w:rFonts w:ascii="Aptos Narrow" w:hAnsi="Aptos Narrow"/>
                  <w:color w:val="000000"/>
                </w:rPr>
                <w:t>Randomized Exp.</w:t>
              </w:r>
            </w:ins>
          </w:p>
        </w:tc>
      </w:tr>
      <w:tr w:rsidR="0077609A" w14:paraId="65612371" w14:textId="77777777" w:rsidTr="00130CA9">
        <w:trPr>
          <w:trHeight w:val="340"/>
          <w:jc w:val="center"/>
          <w:ins w:id="586" w:author="Dylan CHEN" w:date="2026-08-05T11:40:00Z"/>
          <w:trPrChange w:id="587" w:author="Dylan CHEN" w:date="2026-08-21T11:09:00Z" w16du:dateUtc="2026-08-21T03:09:00Z">
            <w:trPr>
              <w:gridAfter w:val="0"/>
              <w:trHeight w:val="340"/>
            </w:trPr>
          </w:trPrChange>
        </w:trPr>
        <w:tc>
          <w:tcPr>
            <w:tcW w:w="2800" w:type="dxa"/>
            <w:tcBorders>
              <w:top w:val="nil"/>
              <w:left w:val="single" w:sz="4" w:space="0" w:color="auto"/>
              <w:bottom w:val="single" w:sz="4" w:space="0" w:color="auto"/>
              <w:right w:val="single" w:sz="4" w:space="0" w:color="auto"/>
            </w:tcBorders>
            <w:hideMark/>
            <w:tcPrChange w:id="588"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31714CA0" w14:textId="77777777" w:rsidR="0077609A" w:rsidRDefault="0077609A" w:rsidP="0077609A">
            <w:pPr>
              <w:rPr>
                <w:ins w:id="589" w:author="Dylan CHEN" w:date="2026-08-05T11:40:00Z" w16du:dateUtc="2026-08-05T03:40:00Z"/>
                <w:rFonts w:ascii="Aptos Narrow" w:hAnsi="Aptos Narrow"/>
                <w:color w:val="000000"/>
              </w:rPr>
            </w:pPr>
            <w:ins w:id="590" w:author="Dylan CHEN" w:date="2026-08-05T11:40:00Z" w16du:dateUtc="2026-08-05T03:40:00Z">
              <w:r>
                <w:rPr>
                  <w:rFonts w:ascii="Aptos Narrow" w:hAnsi="Aptos Narrow"/>
                  <w:color w:val="000000"/>
                </w:rPr>
                <w:t>Unit of Analysis</w:t>
              </w:r>
            </w:ins>
          </w:p>
        </w:tc>
        <w:tc>
          <w:tcPr>
            <w:tcW w:w="3540" w:type="dxa"/>
            <w:tcBorders>
              <w:top w:val="nil"/>
              <w:left w:val="nil"/>
              <w:bottom w:val="single" w:sz="4" w:space="0" w:color="auto"/>
              <w:right w:val="single" w:sz="4" w:space="0" w:color="auto"/>
            </w:tcBorders>
            <w:hideMark/>
            <w:tcPrChange w:id="591"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62956A0B" w14:textId="77777777" w:rsidR="0077609A" w:rsidRDefault="0077609A">
            <w:pPr>
              <w:jc w:val="center"/>
              <w:rPr>
                <w:ins w:id="592" w:author="Dylan CHEN" w:date="2026-08-05T11:40:00Z" w16du:dateUtc="2026-08-05T03:40:00Z"/>
                <w:rFonts w:ascii="Aptos Narrow" w:hAnsi="Aptos Narrow"/>
                <w:color w:val="000000"/>
              </w:rPr>
            </w:pPr>
            <w:ins w:id="593" w:author="Dylan CHEN" w:date="2026-08-05T11:40:00Z" w16du:dateUtc="2026-08-05T03:40:00Z">
              <w:r>
                <w:rPr>
                  <w:rFonts w:ascii="Aptos Narrow" w:hAnsi="Aptos Narrow"/>
                  <w:color w:val="000000"/>
                </w:rPr>
                <w:t>Question-Week</w:t>
              </w:r>
            </w:ins>
          </w:p>
        </w:tc>
        <w:tc>
          <w:tcPr>
            <w:tcW w:w="3500" w:type="dxa"/>
            <w:tcBorders>
              <w:top w:val="nil"/>
              <w:left w:val="nil"/>
              <w:bottom w:val="single" w:sz="4" w:space="0" w:color="auto"/>
              <w:right w:val="single" w:sz="4" w:space="0" w:color="auto"/>
            </w:tcBorders>
            <w:hideMark/>
            <w:tcPrChange w:id="594"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1912129F" w14:textId="77777777" w:rsidR="0077609A" w:rsidRDefault="0077609A">
            <w:pPr>
              <w:jc w:val="center"/>
              <w:rPr>
                <w:ins w:id="595" w:author="Dylan CHEN" w:date="2026-08-05T11:40:00Z" w16du:dateUtc="2026-08-05T03:40:00Z"/>
                <w:rFonts w:ascii="Aptos Narrow" w:hAnsi="Aptos Narrow"/>
                <w:color w:val="000000"/>
              </w:rPr>
            </w:pPr>
            <w:ins w:id="596" w:author="Dylan CHEN" w:date="2026-08-05T11:40:00Z" w16du:dateUtc="2026-08-05T03:40:00Z">
              <w:r>
                <w:rPr>
                  <w:rFonts w:ascii="Aptos Narrow" w:hAnsi="Aptos Narrow"/>
                  <w:color w:val="000000"/>
                </w:rPr>
                <w:t>Question</w:t>
              </w:r>
            </w:ins>
          </w:p>
        </w:tc>
      </w:tr>
      <w:tr w:rsidR="0077609A" w14:paraId="3B4F5B2A" w14:textId="77777777" w:rsidTr="00130CA9">
        <w:trPr>
          <w:trHeight w:val="680"/>
          <w:jc w:val="center"/>
          <w:ins w:id="597" w:author="Dylan CHEN" w:date="2026-08-05T11:40:00Z"/>
          <w:trPrChange w:id="598" w:author="Dylan CHEN" w:date="2026-08-21T11:09:00Z" w16du:dateUtc="2026-08-21T03:09:00Z">
            <w:trPr>
              <w:gridAfter w:val="0"/>
              <w:trHeight w:val="680"/>
            </w:trPr>
          </w:trPrChange>
        </w:trPr>
        <w:tc>
          <w:tcPr>
            <w:tcW w:w="2800" w:type="dxa"/>
            <w:tcBorders>
              <w:top w:val="nil"/>
              <w:left w:val="single" w:sz="4" w:space="0" w:color="auto"/>
              <w:bottom w:val="single" w:sz="4" w:space="0" w:color="auto"/>
              <w:right w:val="single" w:sz="4" w:space="0" w:color="auto"/>
            </w:tcBorders>
            <w:hideMark/>
            <w:tcPrChange w:id="599"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5A99A368" w14:textId="77777777" w:rsidR="0077609A" w:rsidRDefault="0077609A" w:rsidP="0077609A">
            <w:pPr>
              <w:rPr>
                <w:ins w:id="600" w:author="Dylan CHEN" w:date="2026-08-05T11:40:00Z" w16du:dateUtc="2026-08-05T03:40:00Z"/>
                <w:rFonts w:ascii="Aptos Narrow" w:hAnsi="Aptos Narrow"/>
                <w:color w:val="000000"/>
              </w:rPr>
            </w:pPr>
            <w:ins w:id="601" w:author="Dylan CHEN" w:date="2026-08-05T11:40:00Z" w16du:dateUtc="2026-08-05T03:40:00Z">
              <w:r>
                <w:rPr>
                  <w:rFonts w:ascii="Aptos Narrow" w:hAnsi="Aptos Narrow"/>
                  <w:color w:val="000000"/>
                </w:rPr>
                <w:t>Key Findings</w:t>
              </w:r>
            </w:ins>
          </w:p>
        </w:tc>
        <w:tc>
          <w:tcPr>
            <w:tcW w:w="3540" w:type="dxa"/>
            <w:tcBorders>
              <w:top w:val="nil"/>
              <w:left w:val="nil"/>
              <w:bottom w:val="single" w:sz="4" w:space="0" w:color="auto"/>
              <w:right w:val="single" w:sz="4" w:space="0" w:color="auto"/>
            </w:tcBorders>
            <w:hideMark/>
            <w:tcPrChange w:id="602"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531EA233" w14:textId="102E4346" w:rsidR="0077609A" w:rsidRDefault="0077609A" w:rsidP="0077609A">
            <w:pPr>
              <w:jc w:val="center"/>
              <w:rPr>
                <w:ins w:id="603" w:author="Dylan CHEN" w:date="2026-08-05T11:40:00Z" w16du:dateUtc="2026-08-05T03:40:00Z"/>
                <w:rFonts w:ascii="Aptos Narrow" w:hAnsi="Aptos Narrow"/>
                <w:color w:val="000000"/>
              </w:rPr>
            </w:pPr>
            <w:ins w:id="604" w:author="Dylan CHEN" w:date="2026-08-05T11:40:00Z" w16du:dateUtc="2026-08-05T03:40:00Z">
              <w:r>
                <w:rPr>
                  <w:rFonts w:ascii="Aptos Narrow" w:hAnsi="Aptos Narrow"/>
                  <w:color w:val="000000"/>
                </w:rPr>
                <w:t>↑ Human answers</w:t>
              </w:r>
            </w:ins>
          </w:p>
        </w:tc>
        <w:tc>
          <w:tcPr>
            <w:tcW w:w="3500" w:type="dxa"/>
            <w:tcBorders>
              <w:top w:val="nil"/>
              <w:left w:val="nil"/>
              <w:bottom w:val="single" w:sz="4" w:space="0" w:color="auto"/>
              <w:right w:val="single" w:sz="4" w:space="0" w:color="auto"/>
            </w:tcBorders>
            <w:hideMark/>
            <w:tcPrChange w:id="605"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59415B10" w14:textId="77777777" w:rsidR="0077609A" w:rsidRDefault="0077609A" w:rsidP="0077609A">
            <w:pPr>
              <w:jc w:val="center"/>
              <w:rPr>
                <w:ins w:id="606" w:author="Dylan CHEN" w:date="2026-08-05T11:40:00Z" w16du:dateUtc="2026-08-05T03:40:00Z"/>
                <w:rFonts w:ascii="Aptos Narrow" w:hAnsi="Aptos Narrow"/>
                <w:color w:val="000000"/>
              </w:rPr>
            </w:pPr>
            <w:ins w:id="607" w:author="Dylan CHEN" w:date="2026-08-05T11:40:00Z" w16du:dateUtc="2026-08-05T03:40:00Z">
              <w:r>
                <w:rPr>
                  <w:rFonts w:ascii="Aptos Narrow" w:hAnsi="Aptos Narrow"/>
                  <w:color w:val="000000"/>
                </w:rPr>
                <w:t>↓ Human answers; ↑ Answer quality</w:t>
              </w:r>
            </w:ins>
          </w:p>
        </w:tc>
      </w:tr>
    </w:tbl>
    <w:p w14:paraId="594E0775" w14:textId="77777777" w:rsidR="0077609A" w:rsidRDefault="0077609A" w:rsidP="0077609A">
      <w:pPr>
        <w:pStyle w:val="Paragraph"/>
        <w:rPr>
          <w:ins w:id="608" w:author="Dylan CHEN" w:date="2026-08-05T11:43:00Z" w16du:dateUtc="2026-08-05T03:43:00Z"/>
          <w:rStyle w:val="Strong"/>
        </w:rPr>
      </w:pPr>
    </w:p>
    <w:p w14:paraId="77D558EF" w14:textId="77777777" w:rsidR="0077609A" w:rsidRDefault="0077609A" w:rsidP="0077609A">
      <w:pPr>
        <w:pStyle w:val="Paragraph"/>
        <w:rPr>
          <w:ins w:id="609" w:author="Dylan CHEN" w:date="2026-08-05T11:45:00Z" w16du:dateUtc="2026-08-05T03:45:00Z"/>
        </w:rPr>
      </w:pPr>
      <w:ins w:id="610" w:author="Dylan CHEN" w:date="2026-08-05T11:43:00Z" w16du:dateUtc="2026-08-05T03:43:00Z">
        <w:r>
          <w:rPr>
            <w:rStyle w:val="Strong"/>
          </w:rPr>
          <w:t>Factor 1. Community evaluation culture (Community Domain row; addresses Point 1).</w:t>
        </w:r>
      </w:ins>
    </w:p>
    <w:p w14:paraId="4C213A0C" w14:textId="39D828B7" w:rsidR="0077609A" w:rsidRPr="0077609A" w:rsidRDefault="0077609A">
      <w:pPr>
        <w:pStyle w:val="Paragraph"/>
        <w:rPr>
          <w:ins w:id="611" w:author="Dylan CHEN" w:date="2026-08-05T11:43:00Z" w16du:dateUtc="2026-08-05T03:43:00Z"/>
          <w:b/>
          <w:bCs/>
          <w:rPrChange w:id="612" w:author="Dylan CHEN" w:date="2026-08-05T11:45:00Z" w16du:dateUtc="2026-08-05T03:45:00Z">
            <w:rPr>
              <w:ins w:id="613" w:author="Dylan CHEN" w:date="2026-08-05T11:43:00Z" w16du:dateUtc="2026-08-05T03:43:00Z"/>
            </w:rPr>
          </w:rPrChange>
        </w:rPr>
        <w:pPrChange w:id="614" w:author="Dylan CHEN" w:date="2026-08-05T11:45:00Z" w16du:dateUtc="2026-08-05T03:45:00Z">
          <w:pPr>
            <w:pStyle w:val="NormalWeb"/>
          </w:pPr>
        </w:pPrChange>
      </w:pPr>
      <w:ins w:id="615" w:author="Dylan CHEN" w:date="2026-08-05T11:43:00Z" w16du:dateUtc="2026-08-05T03:43:00Z">
        <w:r>
          <w:t xml:space="preserve">We agree that the </w:t>
        </w:r>
      </w:ins>
      <w:r w:rsidR="00E71BCF">
        <w:t>“</w:t>
      </w:r>
      <w:ins w:id="616" w:author="Dylan CHEN" w:date="2026-08-05T11:43:00Z" w16du:dateUtc="2026-08-05T03:43:00Z">
        <w:r>
          <w:t>general-interest versus technical</w:t>
        </w:r>
      </w:ins>
      <w:r w:rsidR="00E71BCF">
        <w:t>”</w:t>
      </w:r>
      <w:ins w:id="617" w:author="Dylan CHEN" w:date="2026-08-05T11:43:00Z" w16du:dateUtc="2026-08-05T03:43:00Z">
        <w:r>
          <w:t xml:space="preserve"> framing was overstated, and we have removed the claim that our users are technical experts while Quora</w:t>
        </w:r>
      </w:ins>
      <w:r w:rsidR="00052238">
        <w:t>’</w:t>
      </w:r>
      <w:ins w:id="618" w:author="Dylan CHEN" w:date="2026-08-05T11:43:00Z" w16du:dateUtc="2026-08-05T03:43:00Z">
        <w:r>
          <w:t>s are casual users. Two clarifications sharpen the comparison. First, the updated version of Su et al. (2025) no longer includes the objective-versus-subjective accuracy analysis, so this contrast is no longer part of their design. Second, their expert classification does not track technical expertise: it is based on Quora</w:t>
        </w:r>
      </w:ins>
      <w:r w:rsidR="00052238">
        <w:t>’</w:t>
      </w:r>
      <w:ins w:id="619" w:author="Dylan CHEN" w:date="2026-08-05T11:43:00Z" w16du:dateUtc="2026-08-05T03:43:00Z">
        <w:r>
          <w:t xml:space="preserve">s Top Writer badge, which </w:t>
        </w:r>
      </w:ins>
      <w:r w:rsidR="00E71BCF">
        <w:t>“</w:t>
      </w:r>
      <w:ins w:id="620" w:author="Dylan CHEN" w:date="2026-08-05T11:43:00Z" w16du:dateUtc="2026-08-05T03:43:00Z">
        <w:r>
          <w:t>is awarded to contributors based on the quality of their responses,</w:t>
        </w:r>
      </w:ins>
      <w:r w:rsidR="00E71BCF">
        <w:t>”</w:t>
      </w:r>
      <w:ins w:id="621" w:author="Dylan CHEN" w:date="2026-08-05T11:43:00Z" w16du:dateUtc="2026-08-05T03:43:00Z">
        <w:r>
          <w:t xml:space="preserve"> so that </w:t>
        </w:r>
      </w:ins>
      <w:r w:rsidR="00E71BCF">
        <w:t>“</w:t>
      </w:r>
      <w:ins w:id="622" w:author="Dylan CHEN" w:date="2026-08-05T11:43:00Z" w16du:dateUtc="2026-08-05T03:43:00Z">
        <w:r>
          <w:t>contributors with the Top Writer badge on Quora are identified as human experts while those without the badge are identified as non-experts</w:t>
        </w:r>
      </w:ins>
      <w:r w:rsidR="00E71BCF">
        <w:t>”</w:t>
      </w:r>
      <w:ins w:id="623" w:author="Dylan CHEN" w:date="2026-08-05T11:43:00Z" w16du:dateUtc="2026-08-05T03:43:00Z">
        <w:r>
          <w:t xml:space="preserve"> (Su et al. 2025). Their experts are strong contributors on a conversation-oriented platform, not specialists solving verifiable technical problems.</w:t>
        </w:r>
      </w:ins>
    </w:p>
    <w:p w14:paraId="3B0F7976" w14:textId="7092D7F5" w:rsidR="0077609A" w:rsidRDefault="0077609A" w:rsidP="0077609A">
      <w:pPr>
        <w:pStyle w:val="Paragraph"/>
        <w:rPr>
          <w:ins w:id="624" w:author="Dylan CHEN" w:date="2026-08-05T11:50:00Z" w16du:dateUtc="2026-08-05T03:50:00Z"/>
        </w:rPr>
      </w:pPr>
      <w:ins w:id="625" w:author="Dylan CHEN" w:date="2026-08-05T11:43:00Z" w16du:dateUtc="2026-08-05T03:43:00Z">
        <w:r>
          <w:t xml:space="preserve">We therefore reframe this difference as one of evaluation culture rather than user composition (Burtch et al. 2024). Quora primarily serves everyday, conversational topics; questions such as </w:t>
        </w:r>
      </w:ins>
      <w:r w:rsidR="00E71BCF">
        <w:t>“</w:t>
      </w:r>
      <w:ins w:id="626" w:author="Dylan CHEN" w:date="2026-08-05T11:43:00Z" w16du:dateUtc="2026-08-05T03:43:00Z">
        <w:r>
          <w:t>What did Marilyn Monroe carry in her coffin?</w:t>
        </w:r>
      </w:ins>
      <w:r w:rsidR="00E71BCF">
        <w:t>”</w:t>
      </w:r>
      <w:ins w:id="627" w:author="Dylan CHEN" w:date="2026-08-05T11:43:00Z" w16du:dateUtc="2026-08-05T03:43:00Z">
        <w:r>
          <w:t xml:space="preserve"> and </w:t>
        </w:r>
      </w:ins>
      <w:r w:rsidR="00E71BCF">
        <w:t>“</w:t>
      </w:r>
      <w:ins w:id="628" w:author="Dylan CHEN" w:date="2026-08-05T11:43:00Z" w16du:dateUtc="2026-08-05T03:43:00Z">
        <w:r>
          <w:t>What is the best small business to start in Gambia?</w:t>
        </w:r>
      </w:ins>
      <w:r w:rsidR="00E71BCF">
        <w:t>”</w:t>
      </w:r>
      <w:ins w:id="629" w:author="Dylan CHEN" w:date="2026-08-05T11:43:00Z" w16du:dateUtc="2026-08-05T03:43:00Z">
        <w:r>
          <w:t xml:space="preserve"> illustrate this orientation,</w:t>
        </w:r>
      </w:ins>
      <w:ins w:id="630" w:author="Dylan CHEN" w:date="2026-08-05T11:44:00Z" w16du:dateUtc="2026-08-05T03:44:00Z">
        <w:r w:rsidRPr="00546646">
          <w:rPr>
            <w:vertAlign w:val="superscript"/>
          </w:rPr>
          <w:t>1</w:t>
        </w:r>
      </w:ins>
      <w:ins w:id="631" w:author="Dylan CHEN" w:date="2026-08-05T11:43:00Z" w16du:dateUtc="2026-08-05T03:43:00Z">
        <w:r>
          <w:t xml:space="preserve"> and Oliveira et al. (2018) document that Quora exhibits significantly more </w:t>
        </w:r>
      </w:ins>
      <w:r w:rsidR="00E71BCF">
        <w:t>“</w:t>
      </w:r>
      <w:ins w:id="632" w:author="Dylan CHEN" w:date="2026-08-05T11:43:00Z" w16du:dateUtc="2026-08-05T03:43:00Z">
        <w:r>
          <w:t>conversation ingredients</w:t>
        </w:r>
      </w:ins>
      <w:r w:rsidR="00E71BCF">
        <w:t>”</w:t>
      </w:r>
      <w:ins w:id="633" w:author="Dylan CHEN" w:date="2026-08-05T11:43:00Z" w16du:dateUtc="2026-08-05T03:43:00Z">
        <w:r>
          <w:t xml:space="preserve"> than Stack Overflow. SegmentFault, like Stack Overflow, operates under an efficiency-oriented philosophy and seeks a single correct answer to each question. </w:t>
        </w:r>
      </w:ins>
    </w:p>
    <w:p w14:paraId="11998708" w14:textId="3CDD59F8" w:rsidR="0077609A" w:rsidRDefault="0077609A" w:rsidP="0077609A">
      <w:pPr>
        <w:pStyle w:val="Paragraph"/>
        <w:rPr>
          <w:ins w:id="634" w:author="Dylan CHEN" w:date="2026-08-05T11:50:00Z" w16du:dateUtc="2026-08-05T03:50:00Z"/>
        </w:rPr>
      </w:pPr>
      <w:ins w:id="635" w:author="Dylan CHEN" w:date="2026-08-05T11:50:00Z" w16du:dateUtc="2026-08-05T03:50:00Z">
        <w:r w:rsidRPr="0077609A">
          <w:t xml:space="preserve">This cultural difference maps directly onto whether the AI is read as a complement or a competitor, which in turn sets the direction of the effect on contribution. In a conversation-oriented culture, an answer is one contribution among many, and the AI is read as a </w:t>
        </w:r>
        <w:r w:rsidRPr="0077609A">
          <w:rPr>
            <w:b/>
            <w:bCs/>
            <w:rPrChange w:id="636" w:author="Dylan CHEN" w:date="2026-08-05T11:51:00Z" w16du:dateUtc="2026-08-05T03:51:00Z">
              <w:rPr/>
            </w:rPrChange>
          </w:rPr>
          <w:t>complement</w:t>
        </w:r>
        <w:r w:rsidRPr="0077609A">
          <w:t xml:space="preserve">. It functions as a catalyst rather than a rival: the AI and human contributors draw on different strengths and are not competing on the same dimension, so a contributor who sees an AI answer feels that the discussion has been re-energized rather than closed off. The effect on contribution is therefore positive. In a correctness-oriented culture, where each question calls for one right answer, the AI is read as a direct </w:t>
        </w:r>
        <w:r w:rsidRPr="0077609A">
          <w:rPr>
            <w:b/>
            <w:bCs/>
            <w:rPrChange w:id="637" w:author="Dylan CHEN" w:date="2026-08-05T11:51:00Z" w16du:dateUtc="2026-08-05T03:51:00Z">
              <w:rPr/>
            </w:rPrChange>
          </w:rPr>
          <w:t>competitor</w:t>
        </w:r>
        <w:r w:rsidRPr="0077609A">
          <w:t>. Here</w:t>
        </w:r>
      </w:ins>
      <w:ins w:id="638" w:author="Dylan CHEN" w:date="2026-08-05T11:52:00Z" w16du:dateUtc="2026-08-05T03:52:00Z">
        <w:r>
          <w:rPr>
            <w:rFonts w:hint="eastAsia"/>
          </w:rPr>
          <w:t>,</w:t>
        </w:r>
      </w:ins>
      <w:ins w:id="639" w:author="Dylan CHEN" w:date="2026-08-05T11:50:00Z" w16du:dateUtc="2026-08-05T03:50:00Z">
        <w:r w:rsidRPr="0077609A">
          <w:t xml:space="preserve"> </w:t>
        </w:r>
      </w:ins>
      <w:ins w:id="640" w:author="Dylan CHEN" w:date="2026-08-05T11:52:00Z" w16du:dateUtc="2026-08-05T03:52:00Z">
        <w:r>
          <w:rPr>
            <w:rFonts w:hint="eastAsia"/>
          </w:rPr>
          <w:t xml:space="preserve">once </w:t>
        </w:r>
      </w:ins>
      <w:ins w:id="641" w:author="Dylan CHEN" w:date="2026-08-05T11:50:00Z" w16du:dateUtc="2026-08-05T03:50:00Z">
        <w:r w:rsidRPr="0077609A">
          <w:t xml:space="preserve">contributors see </w:t>
        </w:r>
      </w:ins>
      <w:ins w:id="642" w:author="Dylan CHEN" w:date="2026-08-05T11:52:00Z" w16du:dateUtc="2026-08-05T03:52:00Z">
        <w:r>
          <w:rPr>
            <w:rFonts w:hint="eastAsia"/>
          </w:rPr>
          <w:t>AI answer</w:t>
        </w:r>
      </w:ins>
      <w:ins w:id="643" w:author="Dylan CHEN" w:date="2026-08-05T11:50:00Z" w16du:dateUtc="2026-08-05T03:50:00Z">
        <w:r w:rsidRPr="0077609A">
          <w:t xml:space="preserve"> content, a strong </w:t>
        </w:r>
      </w:ins>
      <w:ins w:id="644" w:author="Dylan CHEN" w:date="2026-08-05T11:52:00Z" w16du:dateUtc="2026-08-05T03:52:00Z">
        <w:r>
          <w:rPr>
            <w:rFonts w:hint="eastAsia"/>
          </w:rPr>
          <w:t xml:space="preserve">perception of </w:t>
        </w:r>
      </w:ins>
      <w:ins w:id="645" w:author="Dylan CHEN" w:date="2026-08-21T12:24:00Z" w16du:dateUtc="2026-08-21T04:24:00Z">
        <w:r w:rsidR="00441267">
          <w:rPr>
            <w:rFonts w:hint="eastAsia"/>
          </w:rPr>
          <w:t>coverage</w:t>
        </w:r>
      </w:ins>
      <w:ins w:id="646" w:author="Dylan CHEN" w:date="2026-08-05T11:50:00Z" w16du:dateUtc="2026-08-05T03:50:00Z">
        <w:r w:rsidRPr="0077609A">
          <w:t xml:space="preserve"> signals that the question is already resolved and deters contribution. The effect on contribution is therefore negative. We re-elaborate this in Section Research Gap and Section Conclusion.</w:t>
        </w:r>
      </w:ins>
    </w:p>
    <w:p w14:paraId="4426FBA3" w14:textId="77777777" w:rsidR="0077609A" w:rsidRPr="0077609A" w:rsidRDefault="0077609A">
      <w:pPr>
        <w:pStyle w:val="Paragraph"/>
        <w:rPr>
          <w:ins w:id="647" w:author="Dylan CHEN" w:date="2026-08-03T22:55:00Z" w16du:dateUtc="2026-08-03T14:55:00Z"/>
          <w:rPrChange w:id="648" w:author="Dylan CHEN" w:date="2026-08-05T11:45:00Z" w16du:dateUtc="2026-08-05T03:45:00Z">
            <w:rPr>
              <w:ins w:id="649" w:author="Dylan CHEN" w:date="2026-08-03T22:55:00Z" w16du:dateUtc="2026-08-03T14:55:00Z"/>
              <w:rFonts w:eastAsia="SimSun"/>
            </w:rPr>
          </w:rPrChange>
        </w:rPr>
        <w:pPrChange w:id="650" w:author="Dylan CHEN" w:date="2026-08-05T11:45:00Z" w16du:dateUtc="2026-08-05T03:45:00Z">
          <w:pPr>
            <w:spacing w:after="120"/>
            <w:jc w:val="center"/>
          </w:pPr>
        </w:pPrChange>
      </w:pPr>
    </w:p>
    <w:p w14:paraId="4C54F7BF" w14:textId="206AF715" w:rsidR="0077609A" w:rsidRPr="0077609A" w:rsidRDefault="0077609A" w:rsidP="0077609A">
      <w:pPr>
        <w:pStyle w:val="Paragraph"/>
        <w:rPr>
          <w:ins w:id="651" w:author="Dylan CHEN" w:date="2026-08-05T11:45:00Z" w16du:dateUtc="2026-08-05T03:45:00Z"/>
          <w:b/>
          <w:bCs/>
          <w:rPrChange w:id="652" w:author="Dylan CHEN" w:date="2026-08-05T11:45:00Z" w16du:dateUtc="2026-08-05T03:45:00Z">
            <w:rPr>
              <w:ins w:id="653" w:author="Dylan CHEN" w:date="2026-08-05T11:45:00Z" w16du:dateUtc="2026-08-05T03:45:00Z"/>
            </w:rPr>
          </w:rPrChange>
        </w:rPr>
      </w:pPr>
      <w:ins w:id="654" w:author="Dylan CHEN" w:date="2026-08-05T11:45:00Z" w16du:dateUtc="2026-08-05T03:45:00Z">
        <w:r w:rsidRPr="0077609A">
          <w:rPr>
            <w:b/>
            <w:bCs/>
            <w:rPrChange w:id="655" w:author="Dylan CHEN" w:date="2026-08-05T11:45:00Z" w16du:dateUtc="2026-08-05T03:45:00Z">
              <w:rPr/>
            </w:rPrChange>
          </w:rPr>
          <w:t>Factor 2. Mode of AI deployment (How AI Answer Is Provided row; addresses Points 2 and 3).</w:t>
        </w:r>
      </w:ins>
    </w:p>
    <w:p w14:paraId="7EFAF619" w14:textId="2AF158ED" w:rsidR="00150657" w:rsidRDefault="00150657" w:rsidP="0077609A">
      <w:pPr>
        <w:pStyle w:val="Paragraph"/>
        <w:rPr>
          <w:ins w:id="656" w:author="Dylan CHEN" w:date="2026-08-05T11:45:00Z" w16du:dateUtc="2026-08-05T03:45:00Z"/>
        </w:rPr>
      </w:pPr>
      <w:ins w:id="657" w:author="Dylan CHEN" w:date="2026-08-03T22:55:00Z" w16du:dateUtc="2026-08-03T14:55:00Z">
        <w:r>
          <w:t xml:space="preserve">We accept that the phrase </w:t>
        </w:r>
      </w:ins>
      <w:r w:rsidR="00E71BCF">
        <w:t>“</w:t>
      </w:r>
      <w:ins w:id="658" w:author="Dylan CHEN" w:date="2026-08-03T22:55:00Z" w16du:dateUtc="2026-08-03T14:55:00Z">
        <w:r>
          <w:t>three months</w:t>
        </w:r>
      </w:ins>
      <w:r w:rsidR="00E71BCF">
        <w:t>”</w:t>
      </w:r>
      <w:ins w:id="659" w:author="Dylan CHEN" w:date="2026-08-03T22:55:00Z" w16du:dateUtc="2026-08-03T14:55:00Z">
        <w:r>
          <w:t xml:space="preserve"> was imprecise, because the three-month figure is the observation window on each side of the policy launch. The substantive point, however, holds. In Su et al. (2025), the questions were created before the panel began, and the AI answers were added only at the policy launch. Their design keeps </w:t>
        </w:r>
      </w:ins>
      <w:r w:rsidR="00E71BCF">
        <w:t>“</w:t>
      </w:r>
      <w:ins w:id="660" w:author="Dylan CHEN" w:date="2026-08-03T22:55:00Z" w16du:dateUtc="2026-08-03T14:55:00Z">
        <w:r>
          <w:t>only those questions that were created before the start of our panel data collection (i.e., November 2022),</w:t>
        </w:r>
      </w:ins>
      <w:r w:rsidR="00E71BCF">
        <w:t>”</w:t>
      </w:r>
      <w:ins w:id="661" w:author="Dylan CHEN" w:date="2026-08-03T22:55:00Z" w16du:dateUtc="2026-08-03T14:55:00Z">
        <w:r>
          <w:t xml:space="preserve"> and the AI answers appear when </w:t>
        </w:r>
      </w:ins>
      <w:r w:rsidR="00E71BCF">
        <w:t>“</w:t>
      </w:r>
      <w:ins w:id="662" w:author="Dylan CHEN" w:date="2026-08-03T22:55:00Z" w16du:dateUtc="2026-08-03T14:55:00Z">
        <w:r>
          <w:t>AI answers are presented on treated question pages</w:t>
        </w:r>
      </w:ins>
      <w:r w:rsidR="00E71BCF">
        <w:t>”</w:t>
      </w:r>
      <w:ins w:id="663" w:author="Dylan CHEN" w:date="2026-08-03T22:55:00Z" w16du:dateUtc="2026-08-03T14:55:00Z">
        <w:r>
          <w:t xml:space="preserve"> at the launch (Su et al. 2025). The AI therefore enters questions that were posted earlier and had already accumulated human answers. We have rewritten the passage to state this precisely rather than to attach a specific number to the gap between question posting and AI answer arrival. </w:t>
        </w:r>
      </w:ins>
    </w:p>
    <w:p w14:paraId="1AC77920" w14:textId="1A2976B2" w:rsidR="0077609A" w:rsidRDefault="0077609A" w:rsidP="0077609A">
      <w:pPr>
        <w:pStyle w:val="Paragraph"/>
        <w:rPr>
          <w:ins w:id="664" w:author="Dylan CHEN" w:date="2026-08-05T11:54:00Z" w16du:dateUtc="2026-08-05T03:54:00Z"/>
        </w:rPr>
      </w:pPr>
      <w:ins w:id="665" w:author="Dylan CHEN" w:date="2026-08-05T11:45:00Z" w16du:dateUtc="2026-08-05T03:45:00Z">
        <w:r w:rsidRPr="0077609A">
          <w:t>This distinction speaks directly to the reviewer</w:t>
        </w:r>
      </w:ins>
      <w:r w:rsidR="00052238">
        <w:t>’</w:t>
      </w:r>
      <w:ins w:id="666" w:author="Dylan CHEN" w:date="2026-08-05T11:45:00Z" w16du:dateUtc="2026-08-05T03:45:00Z">
        <w:r w:rsidRPr="0077609A">
          <w:t xml:space="preserve">s third point. We agree that timing per se is not the mechanism; what matters is whether, at the moment of decision, the AI is read as one more voice alongside existing human answers or as the standing answer </w:t>
        </w:r>
      </w:ins>
      <w:ins w:id="667" w:author="Dylan CHEN" w:date="2026-08-05T11:46:00Z" w16du:dateUtc="2026-08-05T03:46:00Z">
        <w:r>
          <w:rPr>
            <w:rFonts w:hint="eastAsia"/>
          </w:rPr>
          <w:t xml:space="preserve">from competitor </w:t>
        </w:r>
      </w:ins>
      <w:ins w:id="668" w:author="Dylan CHEN" w:date="2026-08-05T11:45:00Z" w16du:dateUtc="2026-08-05T03:45:00Z">
        <w:r w:rsidRPr="0077609A">
          <w:t xml:space="preserve">that the </w:t>
        </w:r>
      </w:ins>
      <w:ins w:id="669" w:author="Dylan CHEN" w:date="2026-08-05T11:46:00Z" w16du:dateUtc="2026-08-05T03:46:00Z">
        <w:r>
          <w:rPr>
            <w:rFonts w:hint="eastAsia"/>
          </w:rPr>
          <w:t xml:space="preserve">human </w:t>
        </w:r>
      </w:ins>
      <w:ins w:id="670" w:author="Dylan CHEN" w:date="2026-08-05T11:45:00Z" w16du:dateUtc="2026-08-05T03:45:00Z">
        <w:r w:rsidRPr="0077609A">
          <w:t xml:space="preserve">contributor must </w:t>
        </w:r>
      </w:ins>
      <w:ins w:id="671" w:author="Dylan CHEN" w:date="2026-08-05T11:46:00Z" w16du:dateUtc="2026-08-05T03:46:00Z">
        <w:r>
          <w:rPr>
            <w:rFonts w:hint="eastAsia"/>
          </w:rPr>
          <w:t>compete with</w:t>
        </w:r>
      </w:ins>
      <w:ins w:id="672" w:author="Dylan CHEN" w:date="2026-08-05T11:45:00Z" w16du:dateUtc="2026-08-05T03:45:00Z">
        <w:r w:rsidRPr="0077609A">
          <w:t>. In Su et al. (2025), the AI joins a thread that already contains human answers on a platform where multiple perspectives coexist, so it enters as an additional voice</w:t>
        </w:r>
      </w:ins>
      <w:ins w:id="673" w:author="Dylan CHEN" w:date="2026-08-05T11:46:00Z" w16du:dateUtc="2026-08-05T03:46:00Z">
        <w:r>
          <w:rPr>
            <w:rFonts w:hint="eastAsia"/>
          </w:rPr>
          <w:t xml:space="preserve"> which may </w:t>
        </w:r>
      </w:ins>
      <w:ins w:id="674" w:author="Dylan CHEN" w:date="2026-08-05T11:47:00Z" w16du:dateUtc="2026-08-05T03:47:00Z">
        <w:r>
          <w:rPr>
            <w:rFonts w:hint="eastAsia"/>
          </w:rPr>
          <w:t>catalyze</w:t>
        </w:r>
      </w:ins>
      <w:ins w:id="675" w:author="Dylan CHEN" w:date="2026-08-05T11:46:00Z" w16du:dateUtc="2026-08-05T03:46:00Z">
        <w:r>
          <w:rPr>
            <w:rFonts w:hint="eastAsia"/>
          </w:rPr>
          <w:t xml:space="preserve"> the conversation</w:t>
        </w:r>
      </w:ins>
      <w:ins w:id="676" w:author="Dylan CHEN" w:date="2026-08-05T11:53:00Z" w16du:dateUtc="2026-08-05T03:53:00Z">
        <w:r>
          <w:rPr>
            <w:rFonts w:hint="eastAsia"/>
          </w:rPr>
          <w:t xml:space="preserve"> </w:t>
        </w:r>
        <w:r w:rsidRPr="0077609A">
          <w:t xml:space="preserve">and is read as a </w:t>
        </w:r>
        <w:r w:rsidRPr="0077609A">
          <w:rPr>
            <w:b/>
            <w:bCs/>
            <w:rPrChange w:id="677" w:author="Dylan CHEN" w:date="2026-08-05T11:53:00Z" w16du:dateUtc="2026-08-05T03:53:00Z">
              <w:rPr/>
            </w:rPrChange>
          </w:rPr>
          <w:t>complement</w:t>
        </w:r>
      </w:ins>
      <w:ins w:id="678" w:author="Dylan CHEN" w:date="2026-08-05T11:45:00Z" w16du:dateUtc="2026-08-05T03:45:00Z">
        <w:r w:rsidRPr="0077609A">
          <w:t>.</w:t>
        </w:r>
      </w:ins>
      <w:ins w:id="679" w:author="Dylan CHEN" w:date="2026-08-05T11:53:00Z" w16du:dateUtc="2026-08-05T03:53:00Z">
        <w:r w:rsidRPr="0077609A">
          <w:t xml:space="preserve"> The effect on contribution is therefore positive.</w:t>
        </w:r>
      </w:ins>
      <w:ins w:id="680" w:author="Dylan CHEN" w:date="2026-08-05T11:45:00Z" w16du:dateUtc="2026-08-05T03:45:00Z">
        <w:r w:rsidRPr="0077609A">
          <w:t xml:space="preserve"> In our setting, the AI is the </w:t>
        </w:r>
      </w:ins>
      <w:ins w:id="681" w:author="Dylan CHEN" w:date="2026-08-05T11:47:00Z" w16du:dateUtc="2026-08-05T03:47:00Z">
        <w:r w:rsidRPr="0077609A">
          <w:rPr>
            <w:b/>
            <w:bCs/>
            <w:rPrChange w:id="682" w:author="Dylan CHEN" w:date="2026-08-05T11:54:00Z" w16du:dateUtc="2026-08-05T03:54:00Z">
              <w:rPr/>
            </w:rPrChange>
          </w:rPr>
          <w:t>competitor</w:t>
        </w:r>
        <w:r>
          <w:rPr>
            <w:rFonts w:hint="eastAsia"/>
          </w:rPr>
          <w:t xml:space="preserve"> that compete</w:t>
        </w:r>
      </w:ins>
      <w:ins w:id="683" w:author="Dylan CHEN" w:date="2026-08-05T11:48:00Z" w16du:dateUtc="2026-08-05T03:48:00Z">
        <w:r>
          <w:rPr>
            <w:rFonts w:hint="eastAsia"/>
          </w:rPr>
          <w:t>s</w:t>
        </w:r>
      </w:ins>
      <w:ins w:id="684" w:author="Dylan CHEN" w:date="2026-08-05T11:47:00Z" w16du:dateUtc="2026-08-05T03:47:00Z">
        <w:r>
          <w:rPr>
            <w:rFonts w:hint="eastAsia"/>
          </w:rPr>
          <w:t xml:space="preserve"> with human</w:t>
        </w:r>
      </w:ins>
      <w:ins w:id="685" w:author="Dylan CHEN" w:date="2026-08-05T11:48:00Z" w16du:dateUtc="2026-08-05T03:48:00Z">
        <w:r>
          <w:rPr>
            <w:rFonts w:hint="eastAsia"/>
          </w:rPr>
          <w:t>s</w:t>
        </w:r>
      </w:ins>
      <w:ins w:id="686" w:author="Dylan CHEN" w:date="2026-08-05T11:47:00Z" w16du:dateUtc="2026-08-05T03:47:00Z">
        <w:r>
          <w:rPr>
            <w:rFonts w:hint="eastAsia"/>
          </w:rPr>
          <w:t xml:space="preserve"> for limited attention and recognition from viewers, for the same goal of providing</w:t>
        </w:r>
      </w:ins>
      <w:ins w:id="687" w:author="Dylan CHEN" w:date="2026-08-05T11:45:00Z" w16du:dateUtc="2026-08-05T03:45:00Z">
        <w:r w:rsidRPr="0077609A">
          <w:t xml:space="preserve"> </w:t>
        </w:r>
      </w:ins>
      <w:ins w:id="688" w:author="Dylan CHEN" w:date="2026-08-05T11:48:00Z" w16du:dateUtc="2026-08-05T03:48:00Z">
        <w:r>
          <w:rPr>
            <w:rFonts w:hint="eastAsia"/>
          </w:rPr>
          <w:t xml:space="preserve">a </w:t>
        </w:r>
      </w:ins>
      <w:ins w:id="689" w:author="Dylan CHEN" w:date="2026-08-05T11:45:00Z" w16du:dateUtc="2026-08-05T03:45:00Z">
        <w:r w:rsidRPr="0077609A">
          <w:t xml:space="preserve">correct solution. </w:t>
        </w:r>
      </w:ins>
      <w:ins w:id="690" w:author="Dylan CHEN" w:date="2026-08-05T11:48:00Z" w16du:dateUtc="2026-08-05T03:48:00Z">
        <w:r>
          <w:rPr>
            <w:rFonts w:hint="eastAsia"/>
          </w:rPr>
          <w:t>Therefore</w:t>
        </w:r>
      </w:ins>
      <w:ins w:id="691" w:author="Dylan CHEN" w:date="2026-08-05T11:49:00Z" w16du:dateUtc="2026-08-05T03:49:00Z">
        <w:r>
          <w:rPr>
            <w:rFonts w:hint="eastAsia"/>
          </w:rPr>
          <w:t>,</w:t>
        </w:r>
      </w:ins>
      <w:ins w:id="692" w:author="Dylan CHEN" w:date="2026-08-05T11:48:00Z" w16du:dateUtc="2026-08-05T03:48:00Z">
        <w:r>
          <w:rPr>
            <w:rFonts w:hint="eastAsia"/>
          </w:rPr>
          <w:t xml:space="preserve"> perception of comprehension after seeing AI answer content may deter the human contribution.</w:t>
        </w:r>
      </w:ins>
      <w:ins w:id="693" w:author="Dylan CHEN" w:date="2026-08-05T11:49:00Z" w16du:dateUtc="2026-08-05T03:49:00Z">
        <w:r>
          <w:rPr>
            <w:rFonts w:hint="eastAsia"/>
          </w:rPr>
          <w:t xml:space="preserve"> </w:t>
        </w:r>
      </w:ins>
    </w:p>
    <w:p w14:paraId="37548B22" w14:textId="3F44B31C" w:rsidR="0077609A" w:rsidRPr="0077609A" w:rsidRDefault="0077609A" w:rsidP="0077609A">
      <w:pPr>
        <w:pStyle w:val="Paragraph"/>
        <w:rPr>
          <w:ins w:id="694" w:author="Dylan CHEN" w:date="2026-08-05T11:45:00Z" w16du:dateUtc="2026-08-05T03:45:00Z"/>
        </w:rPr>
      </w:pPr>
      <w:ins w:id="695" w:author="Dylan CHEN" w:date="2026-08-05T11:54:00Z" w16du:dateUtc="2026-08-05T03:54:00Z">
        <w:r>
          <w:t xml:space="preserve">The two factors thus push in the same direction within each study. The conversational culture and the batch-to-existing-threads deployment both render the AI a complement in Su et al. (2025), while the correctness-oriented culture and the first-answer-to-new-questions deployment both render it a competitor in ours. We re-elaborate this in Section </w:t>
        </w:r>
        <w:r>
          <w:rPr>
            <w:rStyle w:val="Emphasis"/>
          </w:rPr>
          <w:t>Research Gap</w:t>
        </w:r>
        <w:r>
          <w:t xml:space="preserve"> and Section </w:t>
        </w:r>
        <w:r>
          <w:rPr>
            <w:rStyle w:val="Emphasis"/>
          </w:rPr>
          <w:t>Conclusion</w:t>
        </w:r>
        <w:r>
          <w:t>.</w:t>
        </w:r>
      </w:ins>
    </w:p>
    <w:p w14:paraId="2C45CDCF" w14:textId="77777777" w:rsidR="0077609A" w:rsidRDefault="0077609A" w:rsidP="00150657">
      <w:pPr>
        <w:pStyle w:val="Paragraph"/>
        <w:rPr>
          <w:ins w:id="696" w:author="Dylan CHEN" w:date="2026-08-03T22:55:00Z" w16du:dateUtc="2026-08-03T14:55:00Z"/>
        </w:rPr>
      </w:pPr>
    </w:p>
    <w:p w14:paraId="4BD16F3C" w14:textId="77777777" w:rsidR="00150657" w:rsidRPr="002D5EBD" w:rsidRDefault="00150657" w:rsidP="00150657">
      <w:pPr>
        <w:pStyle w:val="Paragraph"/>
        <w:rPr>
          <w:ins w:id="697" w:author="Dylan CHEN" w:date="2026-08-03T22:55:00Z" w16du:dateUtc="2026-08-03T14:55:00Z"/>
          <w:b/>
          <w:bCs/>
          <w:rPrChange w:id="698" w:author="Dylan CHEN" w:date="2026-08-03T22:59:00Z" w16du:dateUtc="2026-08-03T14:59:00Z">
            <w:rPr>
              <w:ins w:id="699" w:author="Dylan CHEN" w:date="2026-08-03T22:55:00Z" w16du:dateUtc="2026-08-03T14:55:00Z"/>
            </w:rPr>
          </w:rPrChange>
        </w:rPr>
      </w:pPr>
      <w:ins w:id="700" w:author="Dylan CHEN" w:date="2026-08-03T22:55:00Z" w16du:dateUtc="2026-08-03T14:55:00Z">
        <w:r w:rsidRPr="002D5EBD">
          <w:rPr>
            <w:b/>
            <w:bCs/>
            <w:rPrChange w:id="701" w:author="Dylan CHEN" w:date="2026-08-03T22:59:00Z" w16du:dateUtc="2026-08-03T14:59:00Z">
              <w:rPr/>
            </w:rPrChange>
          </w:rPr>
          <w:t>Reconciling the two sets of findings within one framework.</w:t>
        </w:r>
      </w:ins>
    </w:p>
    <w:p w14:paraId="605A1C76" w14:textId="51440CF2" w:rsidR="004E0FC3" w:rsidRDefault="00150657" w:rsidP="00150657">
      <w:pPr>
        <w:pStyle w:val="Paragraph"/>
        <w:rPr>
          <w:ins w:id="702" w:author="Dylan CHEN" w:date="2026-08-21T11:10:00Z" w16du:dateUtc="2026-08-21T03:10:00Z"/>
        </w:rPr>
      </w:pPr>
      <w:ins w:id="703" w:author="Dylan CHEN" w:date="2026-08-03T22:55:00Z" w16du:dateUtc="2026-08-03T14:55:00Z">
        <w:r>
          <w:t xml:space="preserve">Our framework accommodates both sets of results without appeal to a separate theory. </w:t>
        </w:r>
      </w:ins>
      <w:ins w:id="704" w:author="Dylan CHEN" w:date="2026-08-21T11:10:00Z" w16du:dateUtc="2026-08-21T03:10:00Z">
        <w:r w:rsidR="004E0FC3">
          <w:rPr>
            <w:rFonts w:hint="eastAsia"/>
          </w:rPr>
          <w:t>G</w:t>
        </w:r>
        <w:r w:rsidR="004E0FC3" w:rsidRPr="00E83740">
          <w:t>rounded in new framework,</w:t>
        </w:r>
        <w:r w:rsidR="004E0FC3" w:rsidRPr="00BC5B75">
          <w:rPr>
            <w:b/>
            <w:bCs/>
          </w:rPr>
          <w:t xml:space="preserve"> we now claim that the effect of an AI answer depends on the AI profile.</w:t>
        </w:r>
        <w:r w:rsidR="004E0FC3" w:rsidRPr="00B93A76">
          <w:t xml:space="preserve"> </w:t>
        </w:r>
        <w:r w:rsidR="004E0FC3" w:rsidRPr="00BC5B75">
          <w:t xml:space="preserve">Our results confirm this framework. The </w:t>
        </w:r>
        <w:r w:rsidR="004E0FC3" w:rsidRPr="001E0070">
          <w:rPr>
            <w:b/>
            <w:bCs/>
            <w:rPrChange w:id="705" w:author="Dylan CHEN" w:date="2026-08-21T11:11:00Z" w16du:dateUtc="2026-08-21T03:11:00Z">
              <w:rPr/>
            </w:rPrChange>
          </w:rPr>
          <w:t>AI label alone</w:t>
        </w:r>
        <w:r w:rsidR="004E0FC3" w:rsidRPr="00BC5B75">
          <w:t xml:space="preserve"> effect on supply is positive and significant (0.188, p&lt;0.05), the interaction with </w:t>
        </w:r>
        <w:r w:rsidR="004E0FC3" w:rsidRPr="001E0070">
          <w:rPr>
            <w:b/>
            <w:bCs/>
            <w:rPrChange w:id="706" w:author="Dylan CHEN" w:date="2026-08-21T11:11:00Z" w16du:dateUtc="2026-08-21T03:11:00Z">
              <w:rPr/>
            </w:rPrChange>
          </w:rPr>
          <w:t>AI answer length</w:t>
        </w:r>
        <w:r w:rsidR="004E0FC3" w:rsidRPr="00BC5B75">
          <w:t xml:space="preserve"> is negative (-0.046, p&lt;0.001), and the average total effect turns negative only because AI answers in our setting carry substantial content, which is identical</w:t>
        </w:r>
        <w:r w:rsidR="004E0FC3">
          <w:rPr>
            <w:rFonts w:hint="eastAsia"/>
          </w:rPr>
          <w:t xml:space="preserve"> to</w:t>
        </w:r>
        <w:r w:rsidR="004E0FC3" w:rsidRPr="00BC5B75">
          <w:t xml:space="preserve"> the total deterrence effect in the original manuscript.</w:t>
        </w:r>
        <w:r w:rsidR="004E0FC3">
          <w:rPr>
            <w:rFonts w:hint="eastAsia"/>
          </w:rPr>
          <w:t xml:space="preserve"> </w:t>
        </w:r>
      </w:ins>
    </w:p>
    <w:p w14:paraId="0FE2B172" w14:textId="16803FD7" w:rsidR="00CB7BB9" w:rsidRPr="00522DE1" w:rsidDel="002D5EBD" w:rsidRDefault="00052238" w:rsidP="000B34A9">
      <w:pPr>
        <w:pStyle w:val="Paragraph"/>
        <w:rPr>
          <w:del w:id="707" w:author="Dylan CHEN" w:date="2026-08-03T23:00:00Z" w16du:dateUtc="2026-08-03T15:00:00Z"/>
        </w:rPr>
      </w:pPr>
      <w:del w:id="708" w:author="Dylan CHEN" w:date="2026-08-21T11:11:00Z" w16du:dateUtc="2026-08-21T03:11:00Z">
        <w:r w:rsidDel="001E0070">
          <w:delText>’</w:delText>
        </w:r>
      </w:del>
      <w:ins w:id="709" w:author="Dylan CHEN" w:date="2026-08-03T22:55:00Z" w16du:dateUtc="2026-08-03T14:55:00Z">
        <w:r w:rsidR="00150657">
          <w:t>The two components behave differently depending on whether the AI is a complement or a substitute. When the AI is a complement, whether because of the community</w:t>
        </w:r>
      </w:ins>
      <w:r>
        <w:t>’</w:t>
      </w:r>
      <w:ins w:id="710" w:author="Dylan CHEN" w:date="2026-08-03T22:55:00Z" w16du:dateUtc="2026-08-03T14:55:00Z">
        <w:r w:rsidR="00150657">
          <w:t xml:space="preserve">s conversational culture or because it enters an established thread, the label effect is positive, since the AI acts as a catalyst that revives discussion. The </w:t>
        </w:r>
      </w:ins>
      <w:ins w:id="711" w:author="Dylan CHEN" w:date="2026-08-21T11:12:00Z" w16du:dateUtc="2026-08-21T03:12:00Z">
        <w:r w:rsidR="001E0070">
          <w:rPr>
            <w:rFonts w:hint="eastAsia"/>
          </w:rPr>
          <w:t>length</w:t>
        </w:r>
      </w:ins>
      <w:ins w:id="712" w:author="Dylan CHEN" w:date="2026-08-03T22:55:00Z" w16du:dateUtc="2026-08-03T14:55:00Z">
        <w:r w:rsidR="00150657">
          <w:t xml:space="preserve"> deterrence effect, in contrast, is largely absent. Because the AI and human contributors draw on different strengths, a longer and more complete AI answer does not lead a contributor to conclude that there is nothing left to add. In this case the </w:t>
        </w:r>
      </w:ins>
      <w:ins w:id="713" w:author="Dylan CHEN" w:date="2026-08-21T11:12:00Z" w16du:dateUtc="2026-08-21T03:12:00Z">
        <w:r w:rsidR="001E0070">
          <w:rPr>
            <w:rFonts w:hint="eastAsia"/>
          </w:rPr>
          <w:t>AI</w:t>
        </w:r>
      </w:ins>
      <w:ins w:id="714" w:author="Dylan CHEN" w:date="2026-08-03T22:55:00Z" w16du:dateUtc="2026-08-03T14:55:00Z">
        <w:r w:rsidR="00150657">
          <w:t xml:space="preserve">label effect dominates and the net effect on contribution is positive, which matches the results of Su et al. (2025). When the AI is a </w:t>
        </w:r>
      </w:ins>
      <w:ins w:id="715" w:author="Dylan CHEN" w:date="2026-08-05T11:55:00Z" w16du:dateUtc="2026-08-05T03:55:00Z">
        <w:r w:rsidR="0077609A">
          <w:rPr>
            <w:rFonts w:hint="eastAsia"/>
          </w:rPr>
          <w:t>competitor</w:t>
        </w:r>
      </w:ins>
      <w:ins w:id="716" w:author="Dylan CHEN" w:date="2026-08-03T22:55:00Z" w16du:dateUtc="2026-08-03T14:55:00Z">
        <w:r w:rsidR="00150657">
          <w:t xml:space="preserve">, as in our technical setting where it is the first </w:t>
        </w:r>
        <w:r w:rsidR="00150657">
          <w:lastRenderedPageBreak/>
          <w:t>answer to a new question judged on correctness, a longer AI answer signals that the question is already well covered and deters contribution. The content effect dominates and the net effect is negative. Both findings follow from the same two components, and the direction of the net effect depends on whether the AI is read as a complement or a substitute.</w:t>
        </w:r>
      </w:ins>
      <w:bookmarkEnd w:id="516"/>
      <w:del w:id="717" w:author="Dylan CHEN" w:date="2026-08-03T23:00:00Z" w16du:dateUtc="2026-08-03T15:00:00Z">
        <w:r w:rsidR="00CB7BB9" w:rsidRPr="00936DC3" w:rsidDel="002D5EBD">
          <w:delText>We thank the reviewer for this rigorous critique. We have substantially revised our explanation and now organize our differentiation from Su et al. (2023) around three fundamental distinctions</w:delText>
        </w:r>
        <w:r w:rsidR="00CB7BB9" w:rsidDel="002D5EBD">
          <w:rPr>
            <w:rFonts w:hint="eastAsia"/>
          </w:rPr>
          <w:delText>:</w:delText>
        </w:r>
      </w:del>
    </w:p>
    <w:p w14:paraId="06BE2A0D" w14:textId="30267F3C" w:rsidR="00CB7BB9" w:rsidRPr="00522DE1" w:rsidDel="002D5EBD" w:rsidRDefault="00CB7BB9" w:rsidP="00CB7BB9">
      <w:pPr>
        <w:pStyle w:val="Paragraph"/>
        <w:rPr>
          <w:del w:id="718" w:author="Dylan CHEN" w:date="2026-08-03T23:00:00Z" w16du:dateUtc="2026-08-03T15:00:00Z"/>
        </w:rPr>
      </w:pPr>
      <w:del w:id="719" w:author="Dylan CHEN" w:date="2026-08-03T23:00:00Z" w16du:dateUtc="2026-08-03T15:00:00Z">
        <w:r w:rsidDel="002D5EBD">
          <w:rPr>
            <w:rStyle w:val="Strong"/>
          </w:rPr>
          <w:delText>First, the platforms differ fundamentally in community</w:delText>
        </w:r>
        <w:r w:rsidDel="002D5EBD">
          <w:rPr>
            <w:rStyle w:val="Strong"/>
            <w:rFonts w:hint="eastAsia"/>
          </w:rPr>
          <w:delText xml:space="preserve"> culture.</w:delText>
        </w:r>
        <w:r w:rsidDel="002D5EBD">
          <w:delText xml:space="preserve"> </w:delText>
        </w:r>
        <w:r w:rsidRPr="00522DE1" w:rsidDel="002D5EBD">
          <w:delText>We agree that Quora contains both objective and subjective contents. We want to emphasize that the two platforms have difference in community culture</w:delText>
        </w:r>
        <w:r w:rsidR="00BC5F0B" w:rsidDel="002D5EBD">
          <w:fldChar w:fldCharType="begin"/>
        </w:r>
        <w:r w:rsidR="00BC5F0B" w:rsidDel="002D5EBD">
          <w:delInstrText xml:space="preserve"> ADDIN ZOTERO_ITEM CSL_CITATION {"citationID":"sc2UGhby","properties":{"unsorted":false,"formattedCitation":"(Burtch et al. 2024)","plainCitation":"(Burtch et al. 2024)","noteIndex":0},"citationItems":[{"id":156051,"uris":["http://zotero.org/users/8905122/items/2KC6YL8Y"],"itemData":{"id":156051,"type":"article-journal","abstract":"How large language models are influencing online communities.","archive_location":"11 </w:delInstrText>
        </w:r>
        <w:r w:rsidR="00BC5F0B" w:rsidDel="002D5EBD">
          <w:rPr>
            <w:rFonts w:ascii="Apple Color Emoji" w:hAnsi="Apple Color Emoji" w:cs="Apple Color Emoji"/>
          </w:rPr>
          <w:delInstrText>📊</w:delInstrText>
        </w:r>
        <w:r w:rsidR="00BC5F0B" w:rsidDel="002D5EBD">
          <w:delInstrText>","call-number":"3","container-title":"Commun. ACM","DOI":"10.1145/3624732","ISSN":"0001-0782","issue":"3","language":"en","note":"</w:delInstrText>
        </w:r>
        <w:r w:rsidR="00BC5F0B" w:rsidDel="002D5EBD">
          <w:rPr>
            <w:rFonts w:ascii="Apple Color Emoji" w:hAnsi="Apple Color Emoji" w:cs="Apple Color Emoji"/>
          </w:rPr>
          <w:delInstrText>🏷️</w:delInstrText>
        </w:r>
        <w:r w:rsidR="00BC5F0B" w:rsidDel="002D5EBD">
          <w:delInstrText xml:space="preserve"> /unread","page":"40–42","source":"7.1 (Q1)","title":"Generative AI Degrades Online Communities","URL":"https://doi.org/10.1145/3624732","volume":"67","author":[{"family":"Burtch","given":"Gordon"},{"family":"Lee","given":"Dokyun"},{"family":"Chen","given":"Zhichen"}],"accessed":{"date-parts":[["2026",7,22]]},"issued":{"date-parts":[["2024",2,22]]}}}],"schema":"https://github.com/citation-style-language/schema/raw/master/csl-citation.json"} </w:delInstrText>
        </w:r>
        <w:r w:rsidR="00BC5F0B" w:rsidDel="002D5EBD">
          <w:fldChar w:fldCharType="separate"/>
        </w:r>
        <w:r w:rsidR="00BC5F0B" w:rsidDel="002D5EBD">
          <w:rPr>
            <w:noProof/>
          </w:rPr>
          <w:delText>(Burtch et al. 2024)</w:delText>
        </w:r>
        <w:r w:rsidR="00BC5F0B" w:rsidDel="002D5EBD">
          <w:fldChar w:fldCharType="end"/>
        </w:r>
        <w:r w:rsidRPr="00522DE1" w:rsidDel="002D5EBD">
          <w:delText>.</w:delText>
        </w:r>
        <w:r w:rsidRPr="0093245B" w:rsidDel="002D5EBD">
          <w:delText xml:space="preserve"> </w:delText>
        </w:r>
        <w:r w:rsidDel="002D5EBD">
          <w:delText>Quora primarily serves casual, everyday topics. Questions like "What did Marilyn Monroe carry in her coffin?" and "What is the best small business to start in Gambia?" illustrate its conversational orientation.</w:delText>
        </w:r>
        <w:r w:rsidDel="002D5EBD">
          <w:rPr>
            <w:vertAlign w:val="superscript"/>
          </w:rPr>
          <w:delText>1</w:delText>
        </w:r>
        <w:r w:rsidDel="002D5EBD">
          <w:delText xml:space="preserve"> Oliveira et al. (2018) document that Quora exhibits significantly more "conversation ingredients" than Stack Overflow. SegmentFault, like Stack Overflow, operates under an efficiency-oriented philosophy, and </w:delText>
        </w:r>
        <w:r w:rsidR="000B34A9" w:rsidDel="002D5EBD">
          <w:delText>see for correct answers for each question. T</w:delText>
        </w:r>
        <w:r w:rsidDel="002D5EBD">
          <w:delText>his difference creates distinct contributor incentives</w:delText>
        </w:r>
        <w:r w:rsidDel="002D5EBD">
          <w:rPr>
            <w:rFonts w:hint="eastAsia"/>
          </w:rPr>
          <w:delText xml:space="preserve"> when AI providing answers</w:delText>
        </w:r>
        <w:r w:rsidDel="002D5EBD">
          <w:delText>.</w:delText>
        </w:r>
        <w:r w:rsidDel="002D5EBD">
          <w:rPr>
            <w:rFonts w:hint="eastAsia"/>
          </w:rPr>
          <w:delText xml:space="preserve"> </w:delText>
        </w:r>
        <w:r w:rsidRPr="00522DE1" w:rsidDel="002D5EBD">
          <w:delText xml:space="preserve">We re-elaborate this in the paper. </w:delText>
        </w:r>
      </w:del>
    </w:p>
    <w:p w14:paraId="485FDAB6" w14:textId="20C613A9" w:rsidR="00CB7BB9" w:rsidRPr="00522DE1" w:rsidDel="002D5EBD" w:rsidRDefault="00CB7BB9" w:rsidP="000B34A9">
      <w:pPr>
        <w:pStyle w:val="Paragraph"/>
        <w:rPr>
          <w:del w:id="720" w:author="Dylan CHEN" w:date="2026-08-03T23:00:00Z" w16du:dateUtc="2026-08-03T15:00:00Z"/>
        </w:rPr>
      </w:pPr>
      <w:del w:id="721" w:author="Dylan CHEN" w:date="2026-08-03T23:00:00Z" w16du:dateUtc="2026-08-03T15:00:00Z">
        <w:r w:rsidDel="002D5EBD">
          <w:rPr>
            <w:rStyle w:val="Strong"/>
          </w:rPr>
          <w:delText xml:space="preserve">Second, </w:delText>
        </w:r>
        <w:r w:rsidR="00992A99" w:rsidDel="002D5EBD">
          <w:rPr>
            <w:rStyle w:val="Strong"/>
          </w:rPr>
          <w:delText xml:space="preserve">experiment setting </w:delText>
        </w:r>
        <w:r w:rsidDel="002D5EBD">
          <w:rPr>
            <w:rStyle w:val="Strong"/>
          </w:rPr>
          <w:delText>differs.</w:delText>
        </w:r>
        <w:r w:rsidDel="002D5EBD">
          <w:delText xml:space="preserve"> </w:delText>
        </w:r>
        <w:r w:rsidRPr="00522DE1" w:rsidDel="002D5EBD">
          <w:delText xml:space="preserve">We apologize our mis-interpretion of the “three-month period” in the previous version and appreciate the reviewer for pointing this out. </w:delText>
        </w:r>
        <w:r w:rsidR="00992A99" w:rsidDel="002D5EBD">
          <w:delText xml:space="preserve">In </w:delText>
        </w:r>
        <w:r w:rsidDel="002D5EBD">
          <w:rPr>
            <w:rFonts w:hint="eastAsia"/>
          </w:rPr>
          <w:delText>Su et al.</w:delText>
        </w:r>
        <w:r w:rsidR="00992A99" w:rsidDel="002D5EBD">
          <w:delText xml:space="preserve"> (2025) </w:delText>
        </w:r>
        <w:r w:rsidDel="002D5EBD">
          <w:delText xml:space="preserve">AI answers were </w:delText>
        </w:r>
        <w:r w:rsidR="00992A99" w:rsidDel="002D5EBD">
          <w:delText xml:space="preserve">provided </w:delText>
        </w:r>
        <w:r w:rsidR="00992A99" w:rsidDel="002D5EBD">
          <w:rPr>
            <w:b/>
            <w:bCs/>
          </w:rPr>
          <w:delText xml:space="preserve">to </w:delText>
        </w:r>
        <w:r w:rsidRPr="00417031" w:rsidDel="002D5EBD">
          <w:rPr>
            <w:b/>
            <w:bCs/>
          </w:rPr>
          <w:delText>existing questions</w:delText>
        </w:r>
        <w:r w:rsidDel="002D5EBD">
          <w:delText xml:space="preserve"> </w:delText>
        </w:r>
        <w:r w:rsidR="00992A99" w:rsidDel="002D5EBD">
          <w:delText xml:space="preserve">through batch processing </w:delText>
        </w:r>
        <w:r w:rsidDel="002D5EBD">
          <w:delText>rather than deployment upon posting</w:delText>
        </w:r>
        <w:r w:rsidR="00992A99" w:rsidDel="002D5EBD">
          <w:delText>s</w:delText>
        </w:r>
        <w:r w:rsidR="00992A99" w:rsidRPr="00992A99" w:rsidDel="002D5EBD">
          <w:delText xml:space="preserve"> </w:delText>
        </w:r>
        <w:r w:rsidR="00992A99" w:rsidDel="002D5EBD">
          <w:delText>instantaneously after their generation</w:delText>
        </w:r>
        <w:r w:rsidRPr="00522DE1" w:rsidDel="002D5EBD">
          <w:delText xml:space="preserve">. As a result, </w:delText>
        </w:r>
        <w:r w:rsidR="00992A99" w:rsidDel="002D5EBD">
          <w:delText xml:space="preserve">AI answers may reactivate </w:delText>
        </w:r>
        <w:r w:rsidRPr="00522DE1" w:rsidDel="002D5EBD">
          <w:delText xml:space="preserve">old questions on Quora </w:delText>
        </w:r>
        <w:r w:rsidR="00992A99" w:rsidDel="002D5EBD">
          <w:delText xml:space="preserve">and trigger more </w:delText>
        </w:r>
        <w:r w:rsidRPr="00522DE1" w:rsidDel="002D5EBD">
          <w:delText xml:space="preserve">human participation. </w:delText>
        </w:r>
        <w:r w:rsidDel="002D5EBD">
          <w:delText xml:space="preserve">In our experiment, AI answers appeared instantaneously </w:delText>
        </w:r>
        <w:r w:rsidR="00992A99" w:rsidDel="002D5EBD">
          <w:delText>after posting</w:delText>
        </w:r>
        <w:r w:rsidDel="002D5EBD">
          <w:delText xml:space="preserve">. </w:delText>
        </w:r>
        <w:r w:rsidR="00992A99" w:rsidDel="002D5EBD">
          <w:delText xml:space="preserve">Human answerers respond under this prior condition. This timing difference may trigger different </w:delText>
        </w:r>
        <w:r w:rsidR="00992A99" w:rsidRPr="000B34A9" w:rsidDel="002D5EBD">
          <w:delText>behaviors</w:delText>
        </w:r>
        <w:r w:rsidR="00992A99" w:rsidDel="002D5EBD">
          <w:delText xml:space="preserve"> of human answerers</w:delText>
        </w:r>
        <w:r w:rsidDel="002D5EBD">
          <w:delText>.</w:delText>
        </w:r>
      </w:del>
    </w:p>
    <w:p w14:paraId="30753FCF" w14:textId="1FBCFE6E" w:rsidR="00371AD5" w:rsidRPr="00522DE1" w:rsidDel="002D5EBD" w:rsidRDefault="000B34A9" w:rsidP="000B34A9">
      <w:pPr>
        <w:pStyle w:val="Paragraph"/>
        <w:rPr>
          <w:del w:id="722" w:author="Dylan CHEN" w:date="2026-08-03T23:00:00Z" w16du:dateUtc="2026-08-03T15:00:00Z"/>
        </w:rPr>
      </w:pPr>
      <w:del w:id="723" w:author="Dylan CHEN" w:date="2026-08-03T23:00:00Z" w16du:dateUtc="2026-08-03T15:00:00Z">
        <w:r w:rsidDel="002D5EBD">
          <w:rPr>
            <w:b/>
            <w:bCs/>
          </w:rPr>
          <w:delText xml:space="preserve">Richer </w:delText>
        </w:r>
        <w:r w:rsidR="00371AD5" w:rsidRPr="00522DE1" w:rsidDel="002D5EBD">
          <w:rPr>
            <w:rStyle w:val="Strong"/>
          </w:rPr>
          <w:delText xml:space="preserve">Theoretical </w:delText>
        </w:r>
        <w:r w:rsidDel="002D5EBD">
          <w:rPr>
            <w:rStyle w:val="Strong"/>
          </w:rPr>
          <w:delText>Finding</w:delText>
        </w:r>
        <w:r w:rsidR="00371AD5" w:rsidRPr="00522DE1" w:rsidDel="002D5EBD">
          <w:rPr>
            <w:rStyle w:val="Strong"/>
          </w:rPr>
          <w:delText>: The Label Effect Under Different Boundary Conditions</w:delText>
        </w:r>
      </w:del>
    </w:p>
    <w:p w14:paraId="32403DBF" w14:textId="0558A8D3" w:rsidR="000B34A9" w:rsidDel="002D5EBD" w:rsidRDefault="00992A99" w:rsidP="000B34A9">
      <w:pPr>
        <w:pStyle w:val="Paragraph"/>
        <w:rPr>
          <w:del w:id="724" w:author="Dylan CHEN" w:date="2026-08-03T23:00:00Z" w16du:dateUtc="2026-08-03T15:00:00Z"/>
        </w:rPr>
      </w:pPr>
      <w:del w:id="725" w:author="Dylan CHEN" w:date="2026-08-03T23:00:00Z" w16du:dateUtc="2026-08-03T15:00:00Z">
        <w:r w:rsidDel="002D5EBD">
          <w:delText xml:space="preserve">Due to these differences, we find different while complentary results from </w:delText>
        </w:r>
        <w:r w:rsidR="00371AD5" w:rsidRPr="00522DE1" w:rsidDel="002D5EBD">
          <w:delText>Su et al.</w:delText>
        </w:r>
        <w:r w:rsidDel="002D5EBD">
          <w:delText xml:space="preserve"> (2025). Specifically</w:delText>
        </w:r>
        <w:r w:rsidR="00371AD5" w:rsidRPr="00522DE1" w:rsidDel="002D5EBD">
          <w:delText>, Su et al.</w:delText>
        </w:r>
        <w:r w:rsidR="000B34A9" w:rsidDel="002D5EBD">
          <w:delText xml:space="preserve"> (2025) </w:delText>
        </w:r>
        <w:r w:rsidDel="002D5EBD">
          <w:delText xml:space="preserve">only </w:delText>
        </w:r>
        <w:r w:rsidR="00371AD5" w:rsidRPr="00522DE1" w:rsidDel="002D5EBD">
          <w:delText>found the AI label</w:delText>
        </w:r>
        <w:r w:rsidR="000B34A9" w:rsidDel="002D5EBD">
          <w:delText xml:space="preserve"> effect in driving </w:delText>
        </w:r>
        <w:r w:rsidR="00371AD5" w:rsidRPr="00522DE1" w:rsidDel="002D5EBD">
          <w:delText xml:space="preserve">human contributions. </w:delText>
        </w:r>
        <w:r w:rsidR="000B34A9" w:rsidDel="002D5EBD">
          <w:delText>They did not find the content quality matters.</w:delText>
        </w:r>
      </w:del>
    </w:p>
    <w:p w14:paraId="2A3C943C" w14:textId="0CEA3671" w:rsidR="000B34A9" w:rsidDel="002D5EBD" w:rsidRDefault="000B34A9" w:rsidP="000B34A9">
      <w:pPr>
        <w:pStyle w:val="Paragraph"/>
        <w:rPr>
          <w:del w:id="726" w:author="Dylan CHEN" w:date="2026-08-03T23:00:00Z" w16du:dateUtc="2026-08-03T15:00:00Z"/>
        </w:rPr>
      </w:pPr>
      <w:del w:id="727" w:author="Dylan CHEN" w:date="2026-08-03T23:00:00Z" w16du:dateUtc="2026-08-03T15:00:00Z">
        <w:r w:rsidDel="002D5EBD">
          <w:delText>Going beyond Su et al.’s findings, we not only find AI lable’s effect but also find that AI label’s effect mostly work with content quality (in a platform seeking for correct answers) in deterring human answerers’ participation in an question. Moreover, we also find that AI able can trigger human innovation, which alignes with Su et al. (2025).</w:delText>
        </w:r>
      </w:del>
    </w:p>
    <w:p w14:paraId="079F6D4D" w14:textId="3096E508" w:rsidR="00371AD5" w:rsidDel="002D5EBD" w:rsidRDefault="00371AD5" w:rsidP="000B34A9">
      <w:pPr>
        <w:pStyle w:val="Paragraph"/>
        <w:rPr>
          <w:del w:id="728" w:author="Dylan CHEN" w:date="2026-08-03T23:00:00Z" w16du:dateUtc="2026-08-03T15:00:00Z"/>
        </w:rPr>
      </w:pPr>
      <w:del w:id="729" w:author="Dylan CHEN" w:date="2026-08-03T23:00:00Z" w16du:dateUtc="2026-08-03T15:00:00Z">
        <w:r w:rsidRPr="00522DE1" w:rsidDel="002D5EBD">
          <w:delText>This reconciliation transforms an apparent contradiction into a theoretical contribution: both studies reveal the power of AI labels as peripheral cues, while jointly identifying the boundary conditions that determine the direction of their effects.</w:delText>
        </w:r>
      </w:del>
    </w:p>
    <w:p w14:paraId="38AD21C6" w14:textId="68E5101D" w:rsidR="00C81CF3" w:rsidDel="002D5EBD" w:rsidRDefault="000B34A9" w:rsidP="000B34A9">
      <w:pPr>
        <w:pStyle w:val="Paragraph"/>
        <w:rPr>
          <w:del w:id="730" w:author="Dylan CHEN" w:date="2026-08-03T23:00:00Z" w16du:dateUtc="2026-08-03T15:00:00Z"/>
        </w:rPr>
      </w:pPr>
      <w:del w:id="731" w:author="Dylan CHEN" w:date="2026-08-03T23:00:00Z" w16du:dateUtc="2026-08-03T15:00:00Z">
        <w:r w:rsidDel="002D5EBD">
          <w:delText>The revisions are mainly refected in Section XXX.</w:delText>
        </w:r>
      </w:del>
    </w:p>
    <w:p w14:paraId="17206FB8" w14:textId="77777777" w:rsidR="00C81CF3" w:rsidRDefault="00C81CF3" w:rsidP="000B34A9">
      <w:pPr>
        <w:pStyle w:val="Paragraph"/>
        <w:rPr>
          <w:ins w:id="732" w:author="Dylan CHEN" w:date="2026-07-27T18:59:00Z" w16du:dateUtc="2026-07-27T10:59:00Z"/>
        </w:rPr>
      </w:pPr>
    </w:p>
    <w:p w14:paraId="61F56904" w14:textId="77777777" w:rsidR="00C81CF3" w:rsidRPr="00522DE1" w:rsidRDefault="00C81CF3" w:rsidP="000B34A9">
      <w:pPr>
        <w:pStyle w:val="Paragraph"/>
      </w:pPr>
    </w:p>
    <w:p w14:paraId="0A30DF85" w14:textId="73E8379D" w:rsidR="00371AD5" w:rsidRPr="00522DE1" w:rsidRDefault="00371AD5" w:rsidP="000B34A9">
      <w:pPr>
        <w:pStyle w:val="Paragraph"/>
      </w:pPr>
      <w:r w:rsidRPr="00522DE1">
        <w:rPr>
          <w:rStyle w:val="Strong"/>
        </w:rPr>
        <w:t>Reference</w:t>
      </w:r>
    </w:p>
    <w:p w14:paraId="250AFF66" w14:textId="2EAA6E88" w:rsidR="007E6CAC" w:rsidRDefault="00371AD5" w:rsidP="000B34A9">
      <w:pPr>
        <w:pStyle w:val="Paragraph"/>
      </w:pPr>
      <w:r w:rsidRPr="00522DE1">
        <w:t xml:space="preserve">Oliveira, N., Muller, M., Andrade, N., &amp; Reinecke, K. (2018). The exchange in StackExchange: Divergences between Stack Overflow and its culturally diverse participants. </w:t>
      </w:r>
      <w:r w:rsidRPr="00522DE1">
        <w:rPr>
          <w:rStyle w:val="Emphasis"/>
        </w:rPr>
        <w:t>Proceedings of the ACM on Human-Computer Interaction, 2</w:t>
      </w:r>
      <w:r w:rsidRPr="00522DE1">
        <w:t>(CSCW), 1-22.</w:t>
      </w:r>
    </w:p>
    <w:p w14:paraId="55490AB5" w14:textId="77777777" w:rsidR="00CB7BB9" w:rsidRPr="0099058F" w:rsidRDefault="00CB7BB9" w:rsidP="000B34A9">
      <w:pPr>
        <w:pStyle w:val="Paragraph"/>
      </w:pPr>
      <w:r w:rsidRPr="0077609A">
        <w:rPr>
          <w:rFonts w:hAnsi="Symbol" w:hint="eastAsia"/>
          <w:vertAlign w:val="superscript"/>
          <w:rPrChange w:id="733" w:author="Dylan CHEN" w:date="2026-08-05T11:16:00Z" w16du:dateUtc="2026-08-05T03:16:00Z">
            <w:rPr>
              <w:rFonts w:hAnsi="Symbol" w:hint="eastAsia"/>
            </w:rPr>
          </w:rPrChange>
        </w:rPr>
        <w:t>1</w:t>
      </w:r>
      <w:del w:id="734" w:author="Dylan CHEN" w:date="2026-08-05T11:16:00Z" w16du:dateUtc="2026-08-05T03:16:00Z">
        <w:r w:rsidDel="0077609A">
          <w:rPr>
            <w:rFonts w:hAnsi="Symbol" w:hint="eastAsia"/>
          </w:rPr>
          <w:delText>.</w:delText>
        </w:r>
        <w:r w:rsidRPr="0099058F" w:rsidDel="0077609A">
          <w:delText xml:space="preserve"> </w:delText>
        </w:r>
      </w:del>
      <w:r w:rsidRPr="0099058F">
        <w:t xml:space="preserve"> Examples from actual Quora content. See: </w:t>
      </w:r>
      <w:hyperlink r:id="rId8" w:tgtFrame="_blank" w:history="1">
        <w:r w:rsidRPr="0099058F">
          <w:rPr>
            <w:color w:val="0000FF"/>
            <w:u w:val="single"/>
          </w:rPr>
          <w:t>https://www.quora.com/What-did-Marilyn-Monroe-carry-in-her-coffin</w:t>
        </w:r>
      </w:hyperlink>
      <w:r w:rsidRPr="0099058F">
        <w:t xml:space="preserve"> and </w:t>
      </w:r>
      <w:hyperlink r:id="rId9" w:tgtFrame="_blank" w:history="1">
        <w:r w:rsidRPr="0099058F">
          <w:rPr>
            <w:color w:val="0000FF"/>
            <w:u w:val="single"/>
          </w:rPr>
          <w:t>https://www.quora.com/What-is-the-best-small-business-to-start-in-Gambia</w:t>
        </w:r>
      </w:hyperlink>
      <w:r w:rsidRPr="0099058F">
        <w:t xml:space="preserve"> </w:t>
      </w:r>
    </w:p>
    <w:p w14:paraId="6E2CA9C0" w14:textId="45C2F15D" w:rsidR="00CB7BB9" w:rsidDel="00992A99" w:rsidRDefault="00CB7BB9" w:rsidP="00CB7BB9">
      <w:pPr>
        <w:spacing w:before="100" w:beforeAutospacing="1" w:after="100" w:afterAutospacing="1"/>
        <w:rPr>
          <w:ins w:id="735" w:author="Dylan CHEN" w:date="2026-03-17T15:36:00Z" w16du:dateUtc="2026-03-17T07:36:00Z"/>
          <w:del w:id="736" w:author="Xin Li" w:date="2026-03-28T09:07:00Z" w16du:dateUtc="2026-03-28T01:07:00Z"/>
        </w:rPr>
      </w:pPr>
      <w:ins w:id="737" w:author="Dylan CHEN" w:date="2026-03-17T15:36:00Z" w16du:dateUtc="2026-03-17T07:36:00Z">
        <w:del w:id="738" w:author="Xin Li" w:date="2026-03-28T09:07:00Z" w16du:dateUtc="2026-03-28T01:07:00Z">
          <w:r w:rsidDel="00992A99">
            <w:rPr>
              <w:rFonts w:hAnsi="Symbol" w:hint="eastAsia"/>
            </w:rPr>
            <w:delText>2.</w:delText>
          </w:r>
          <w:r w:rsidRPr="0099058F" w:rsidDel="00992A99">
            <w:delText xml:space="preserve"> D'Angelo, A. (2024). TechCrunch interview; Lightspeed Ventures interview. See: </w:delText>
          </w:r>
          <w:r w:rsidRPr="0099058F" w:rsidDel="00992A99">
            <w:fldChar w:fldCharType="begin"/>
          </w:r>
          <w:r w:rsidRPr="00992A99" w:rsidDel="00992A99">
            <w:delInstrText>HYPERLINK "https://techcrunch.com/2024/05/06/adam-dangelo-quora-poe-open-ai/" \t "_blank"</w:delInstrText>
          </w:r>
          <w:r w:rsidRPr="0099058F" w:rsidDel="00992A99">
            <w:fldChar w:fldCharType="separate"/>
          </w:r>
          <w:r w:rsidRPr="00992A99" w:rsidDel="00992A99">
            <w:rPr>
              <w:color w:val="0000FF"/>
              <w:u w:val="single"/>
            </w:rPr>
            <w:delText>https://techcrunch.com/2024/05/06/adam-dangelo-quora-poe-open-ai/</w:delText>
          </w:r>
          <w:r w:rsidRPr="0099058F" w:rsidDel="00992A99">
            <w:fldChar w:fldCharType="end"/>
          </w:r>
          <w:r w:rsidRPr="0099058F" w:rsidDel="00992A99">
            <w:delText xml:space="preserve"> and </w:delText>
          </w:r>
          <w:r w:rsidRPr="0099058F" w:rsidDel="00992A99">
            <w:fldChar w:fldCharType="begin"/>
          </w:r>
          <w:r w:rsidRPr="0099058F" w:rsidDel="00992A99">
            <w:delInstrText>HYPERLINK "https://lsvp.com/event/highlights-from-gensf-featuring-adam-dangelo/" \t "_blank"</w:delInstrText>
          </w:r>
          <w:r w:rsidRPr="0099058F" w:rsidDel="00992A99">
            <w:fldChar w:fldCharType="separate"/>
          </w:r>
          <w:r w:rsidRPr="0099058F" w:rsidDel="00992A99">
            <w:rPr>
              <w:color w:val="0000FF"/>
              <w:u w:val="single"/>
            </w:rPr>
            <w:delText>https://lsvp.com/event/highlights-from-gensf-featuring-adam-dangelo/</w:delText>
          </w:r>
          <w:r w:rsidRPr="0099058F" w:rsidDel="00992A99">
            <w:fldChar w:fldCharType="end"/>
          </w:r>
          <w:r w:rsidRPr="0099058F" w:rsidDel="00992A99">
            <w:delText xml:space="preserve"> </w:delText>
          </w:r>
        </w:del>
      </w:ins>
    </w:p>
    <w:p w14:paraId="0DBAE0A6" w14:textId="147B568E" w:rsidR="00CB7BB9" w:rsidRPr="00522DE1" w:rsidDel="00992A99" w:rsidRDefault="00CB7BB9">
      <w:pPr>
        <w:rPr>
          <w:del w:id="739" w:author="Xin Li" w:date="2026-03-28T09:07:00Z" w16du:dateUtc="2026-03-28T01:07:00Z"/>
        </w:rPr>
        <w:pPrChange w:id="740" w:author="Dylan CHEN" w:date="2026-03-17T15:36:00Z" w16du:dateUtc="2026-03-17T07:36:00Z">
          <w:pPr>
            <w:pStyle w:val="NormalWeb"/>
          </w:pPr>
        </w:pPrChange>
      </w:pPr>
      <w:ins w:id="741" w:author="Dylan CHEN" w:date="2026-03-17T15:36:00Z" w16du:dateUtc="2026-03-17T07:36:00Z">
        <w:del w:id="742" w:author="Xin Li" w:date="2026-03-28T09:07:00Z" w16du:dateUtc="2026-03-28T01:07:00Z">
          <w:r w:rsidRPr="00F04691" w:rsidDel="00992A99">
            <w:delText>3.</w:delText>
          </w:r>
          <w:r w:rsidRPr="00F04691" w:rsidDel="00992A99">
            <w:tab/>
            <w:delText>D’Angelo, A. (2024). Introducing Poe. Quora Blog. See:</w:delText>
          </w:r>
          <w:r w:rsidDel="00992A99">
            <w:rPr>
              <w:rFonts w:hint="eastAsia"/>
            </w:rPr>
            <w:delText xml:space="preserve"> </w:delText>
          </w:r>
          <w:r w:rsidDel="00992A99">
            <w:fldChar w:fldCharType="begin"/>
          </w:r>
          <w:r w:rsidDel="00992A99">
            <w:delInstrText>HYPERLINK "</w:delInstrText>
          </w:r>
          <w:r w:rsidRPr="00F04691" w:rsidDel="00992A99">
            <w:delInstrText>https://quorablog.quora.com/Poe-</w:delInstrText>
          </w:r>
          <w:r w:rsidDel="00992A99">
            <w:rPr>
              <w:rFonts w:hint="eastAsia"/>
            </w:rPr>
            <w:delInstrText>1</w:delInstrText>
          </w:r>
          <w:r w:rsidDel="00992A99">
            <w:delInstrText>"</w:delInstrText>
          </w:r>
          <w:r w:rsidDel="00992A99">
            <w:fldChar w:fldCharType="separate"/>
          </w:r>
          <w:r w:rsidRPr="00984F8C" w:rsidDel="00992A99">
            <w:rPr>
              <w:rStyle w:val="Hyperlink"/>
            </w:rPr>
            <w:delText>https://quorablog.quora.com/Poe-1</w:delText>
          </w:r>
          <w:r w:rsidDel="00992A99">
            <w:fldChar w:fldCharType="end"/>
          </w:r>
          <w:r w:rsidDel="00992A99">
            <w:rPr>
              <w:rFonts w:hint="eastAsia"/>
            </w:rPr>
            <w:delText xml:space="preserve"> </w:delText>
          </w:r>
        </w:del>
      </w:ins>
    </w:p>
    <w:p w14:paraId="0993CF41" w14:textId="090F2AED" w:rsidR="00FC38A4" w:rsidRPr="00522DE1" w:rsidRDefault="00EC4343" w:rsidP="00E77B51">
      <w:pPr>
        <w:pStyle w:val="NormalWeb"/>
        <w:spacing w:before="120" w:after="120"/>
      </w:pPr>
      <w:r w:rsidRPr="00522DE1">
        <w:t>---------------------------------------------------------------------------------------------------------------------</w:t>
      </w:r>
    </w:p>
    <w:p w14:paraId="6F915FE1" w14:textId="0CB838C6" w:rsidR="00EC4343" w:rsidRPr="00522DE1" w:rsidRDefault="00BC5B75" w:rsidP="00683A26">
      <w:pPr>
        <w:pStyle w:val="Heading1"/>
      </w:pPr>
      <w:ins w:id="743" w:author="Dylan CHEN" w:date="2026-08-20T22:24:00Z" w16du:dateUtc="2026-08-20T14:24:00Z">
        <w:r>
          <w:rPr>
            <w:rFonts w:hint="eastAsia"/>
          </w:rPr>
          <w:t>#</w:t>
        </w:r>
      </w:ins>
      <w:r w:rsidR="00EC4343" w:rsidRPr="00522DE1">
        <w:t>R1-</w:t>
      </w:r>
      <w:r w:rsidR="009E43F2" w:rsidRPr="00522DE1">
        <w:t>6</w:t>
      </w:r>
      <w:r w:rsidR="008A74D4" w:rsidRPr="00522DE1">
        <w:t xml:space="preserve"> (source effect)</w:t>
      </w:r>
    </w:p>
    <w:p w14:paraId="649DEA9A" w14:textId="15D1E394"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have concerns about the theoretical coherence of Section 3.1, particularly regarding the source effect and the use of dual-process theory.</w:t>
      </w:r>
    </w:p>
    <w:p w14:paraId="37182D87" w14:textId="193DFF5F" w:rsidR="00EC4343" w:rsidRPr="00522DE1"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522DE1">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FF2767">
        <w:rPr>
          <w:rFonts w:eastAsia="SimSun" w:cs="Times New Roman"/>
          <w:i/>
          <w:iCs/>
          <w:kern w:val="2"/>
          <w:szCs w:val="24"/>
          <w:highlight w:val="yellow"/>
          <w:lang w:val="en-US"/>
          <w:rPrChange w:id="744" w:author="Dylan CHEN" w:date="2026-08-05T14:11:00Z" w16du:dateUtc="2026-08-05T06:11:00Z">
            <w:rPr>
              <w:rFonts w:eastAsia="SimSun" w:cs="Times New Roman"/>
              <w:i/>
              <w:iCs/>
              <w:kern w:val="2"/>
              <w:szCs w:val="24"/>
              <w:lang w:val="en-US"/>
            </w:rPr>
          </w:rPrChange>
        </w:rPr>
        <w:t>), it appears that users expressed substantial skepticism and dissatisfaction</w:t>
      </w:r>
      <w:r w:rsidRPr="00522DE1">
        <w:rPr>
          <w:rFonts w:eastAsia="SimSun" w:cs="Times New Roman"/>
          <w:i/>
          <w:iCs/>
          <w:kern w:val="2"/>
          <w:szCs w:val="24"/>
          <w:lang w:val="en-US"/>
        </w:rPr>
        <w:t xml:space="preserve"> rather than unquestioned trust toward AI-generated answers.</w:t>
      </w:r>
    </w:p>
    <w:p w14:paraId="3597785F"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BFD0693" w14:textId="298A9984" w:rsidR="007B7A50" w:rsidDel="00B93A76" w:rsidRDefault="00B93A76">
      <w:pPr>
        <w:pStyle w:val="Paragraph"/>
        <w:rPr>
          <w:del w:id="745" w:author="Dylan CHEN" w:date="2026-08-04T10:19:00Z" w16du:dateUtc="2026-08-04T02:19:00Z"/>
        </w:rPr>
      </w:pPr>
      <w:ins w:id="746" w:author="Dylan CHEN" w:date="2026-08-04T10:54:00Z" w16du:dateUtc="2026-08-04T02:54:00Z">
        <w:r w:rsidRPr="00B93A76">
          <w:t>We have looked closely into the tension the reviewer identifies. Before addressing it, we note one change in how the AI effect is organized in the revised manuscript, since this reorganization also underlies our responses to several later comments. In the previous version</w:t>
        </w:r>
      </w:ins>
      <w:ins w:id="747" w:author="Dylan CHEN" w:date="2026-08-20T22:26:00Z" w16du:dateUtc="2026-08-20T14:26:00Z">
        <w:r w:rsidR="00BC5B75">
          <w:rPr>
            <w:rFonts w:hint="eastAsia"/>
          </w:rPr>
          <w:t>,</w:t>
        </w:r>
      </w:ins>
      <w:ins w:id="748" w:author="Dylan CHEN" w:date="2026-08-04T10:54:00Z" w16du:dateUtc="2026-08-04T02:54:00Z">
        <w:r w:rsidRPr="00B93A76">
          <w:t xml:space="preserve"> we decomposed the total AI effect through a mediation analysis and attributed a residual portion to a source effect. In the current </w:t>
        </w:r>
        <w:r w:rsidRPr="00BC5B75">
          <w:t>version</w:t>
        </w:r>
      </w:ins>
      <w:ins w:id="749" w:author="Dylan CHEN" w:date="2026-08-20T22:24:00Z" w16du:dateUtc="2026-08-20T14:24:00Z">
        <w:r w:rsidR="00BC5B75" w:rsidRPr="00BC5B75">
          <w:rPr>
            <w:rFonts w:hint="eastAsia"/>
          </w:rPr>
          <w:t>,</w:t>
        </w:r>
      </w:ins>
      <w:ins w:id="750" w:author="Dylan CHEN" w:date="2026-08-04T10:54:00Z" w16du:dateUtc="2026-08-04T02:54:00Z">
        <w:r w:rsidRPr="00BC5B75">
          <w:t xml:space="preserve"> </w:t>
        </w:r>
      </w:ins>
      <w:ins w:id="751" w:author="Dylan CHEN" w:date="2026-08-20T22:24:00Z" w16du:dateUtc="2026-08-20T14:24:00Z">
        <w:r w:rsidR="00BC5B75" w:rsidRPr="00BC5B75">
          <w:rPr>
            <w:rPrChange w:id="752" w:author="Dylan CHEN" w:date="2026-08-20T22:26:00Z" w16du:dateUtc="2026-08-20T14:26:00Z">
              <w:rPr>
                <w:b/>
                <w:bCs/>
              </w:rPr>
            </w:rPrChange>
          </w:rPr>
          <w:t>grounded in new framework,</w:t>
        </w:r>
        <w:r w:rsidR="00BC5B75" w:rsidRPr="00BC5B75">
          <w:rPr>
            <w:b/>
            <w:bCs/>
          </w:rPr>
          <w:t xml:space="preserve"> we now claim that the effect of an AI answer depends on the AI profile.</w:t>
        </w:r>
      </w:ins>
      <w:ins w:id="753" w:author="Dylan CHEN" w:date="2026-08-04T10:54:00Z" w16du:dateUtc="2026-08-04T02:54:00Z">
        <w:r w:rsidRPr="00B93A76">
          <w:t xml:space="preserve"> </w:t>
        </w:r>
      </w:ins>
      <w:ins w:id="754" w:author="Dylan CHEN" w:date="2026-08-20T22:24:00Z" w16du:dateUtc="2026-08-20T14:24:00Z">
        <w:r w:rsidR="00BC5B75" w:rsidRPr="00BC5B75">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w:t>
        </w:r>
      </w:ins>
      <w:ins w:id="755" w:author="Dylan CHEN" w:date="2026-08-20T22:26:00Z" w16du:dateUtc="2026-08-20T14:26:00Z">
        <w:r w:rsidR="00BC5B75">
          <w:rPr>
            <w:rFonts w:hint="eastAsia"/>
          </w:rPr>
          <w:t xml:space="preserve"> to</w:t>
        </w:r>
      </w:ins>
      <w:ins w:id="756" w:author="Dylan CHEN" w:date="2026-08-20T22:24:00Z" w16du:dateUtc="2026-08-20T14:24:00Z">
        <w:r w:rsidR="00BC5B75" w:rsidRPr="00BC5B75">
          <w:t xml:space="preserve"> the total deterrence effect in the original manuscript.</w:t>
        </w:r>
        <w:r w:rsidR="00BC5B75">
          <w:rPr>
            <w:rFonts w:hint="eastAsia"/>
          </w:rPr>
          <w:t xml:space="preserve"> </w:t>
        </w:r>
      </w:ins>
      <w:ins w:id="757" w:author="Dylan CHEN" w:date="2026-08-04T10:54:00Z" w16du:dateUtc="2026-08-04T02:54:00Z">
        <w:r w:rsidRPr="00B93A76">
          <w:t>This is a change in how we identify and present the mechanisms, not a reversal of our earlier finding that AI presence deters human contribution.</w:t>
        </w:r>
      </w:ins>
      <w:del w:id="758" w:author="Dylan CHEN" w:date="2026-08-04T10:19:00Z" w16du:dateUtc="2026-08-04T02:19:00Z">
        <w:r w:rsidR="00740000" w:rsidRPr="00522DE1" w:rsidDel="007B7A50">
          <w:delText>Indeed, our finding is users take different positions from the platform and view AI answers more accurate. We want to highlight that this is 10 months after the ban policy and the platform also put a lot of expectations on their internal GenAI</w:delText>
        </w:r>
      </w:del>
    </w:p>
    <w:p w14:paraId="13BF9BD7" w14:textId="77777777" w:rsidR="00B93A76" w:rsidRPr="007B7A50" w:rsidRDefault="00B93A76">
      <w:pPr>
        <w:pStyle w:val="Paragraph"/>
        <w:rPr>
          <w:ins w:id="759" w:author="Dylan CHEN" w:date="2026-08-04T10:54:00Z" w16du:dateUtc="2026-08-04T02:54:00Z"/>
        </w:rPr>
        <w:pPrChange w:id="760" w:author="Dylan CHEN" w:date="2026-08-04T15:25:00Z" w16du:dateUtc="2026-08-04T07:25:00Z">
          <w:pPr/>
        </w:pPrChange>
      </w:pPr>
    </w:p>
    <w:p w14:paraId="396A9974" w14:textId="3B13970D" w:rsidR="007B7A50" w:rsidRDefault="00B93A76" w:rsidP="00DD74E2">
      <w:pPr>
        <w:pStyle w:val="Paragraph"/>
        <w:rPr>
          <w:ins w:id="761" w:author="Dylan CHEN" w:date="2026-08-04T10:55:00Z" w16du:dateUtc="2026-08-04T02:55:00Z"/>
        </w:rPr>
      </w:pPr>
      <w:ins w:id="762" w:author="Dylan CHEN" w:date="2026-08-04T10:55:00Z" w16du:dateUtc="2026-08-04T02:55:00Z">
        <w:r w:rsidRPr="00B93A76">
          <w:t xml:space="preserve">With this in mind, we agree that the platform context does not support an assumption of unquestioned trust in AI-generated answers. In the earlier version, we treated part of the total deterrence as arising from heightened authority and credibility attached to the AI source. On reexamination, and consistent with the user reactions the reviewer points to, we now read the label differently. In this technical Q&amp;A domain, the bare AI label triggers skepticism rather than </w:t>
        </w:r>
        <w:r w:rsidRPr="00B93A76">
          <w:lastRenderedPageBreak/>
          <w:t xml:space="preserve">trust. As developed in </w:t>
        </w:r>
      </w:ins>
      <w:ins w:id="763" w:author="Dylan CHEN" w:date="2026-08-20T22:24:00Z" w16du:dateUtc="2026-08-20T14:24:00Z">
        <w:r w:rsidR="00BC5B75">
          <w:rPr>
            <w:rFonts w:hint="eastAsia"/>
          </w:rPr>
          <w:t xml:space="preserve">the </w:t>
        </w:r>
      </w:ins>
      <w:ins w:id="764" w:author="Dylan CHEN" w:date="2026-08-20T22:22:00Z" w16du:dateUtc="2026-08-20T14:22:00Z">
        <w:r w:rsidR="00BC5B75">
          <w:rPr>
            <w:rFonts w:hint="eastAsia"/>
          </w:rPr>
          <w:t>theoretical develop</w:t>
        </w:r>
      </w:ins>
      <w:ins w:id="765" w:author="Dylan CHEN" w:date="2026-08-20T22:23:00Z" w16du:dateUtc="2026-08-20T14:23:00Z">
        <w:r w:rsidR="00BC5B75">
          <w:rPr>
            <w:rFonts w:hint="eastAsia"/>
          </w:rPr>
          <w:t>ment part (H1)</w:t>
        </w:r>
      </w:ins>
      <w:ins w:id="766" w:author="Dylan CHEN" w:date="2026-08-04T10:55:00Z" w16du:dateUtc="2026-08-04T02:55:00Z">
        <w:r w:rsidRPr="00B93A76">
          <w:t>, seeing the label activates a routine assessment that, through the availability heuristic (Tversky &amp; Kahneman, 1973), retrieves the prevailing domain-specific impression that AI answers are unreliable on genuine technical problems. The answerer therefore appraises the AI as a weak competitor and is drawn toward contribution rather than away from it (H1).</w:t>
        </w:r>
      </w:ins>
    </w:p>
    <w:p w14:paraId="1B654825" w14:textId="3028784E" w:rsidR="00B93A76" w:rsidRDefault="00B93A76" w:rsidP="00DD74E2">
      <w:pPr>
        <w:pStyle w:val="Paragraph"/>
        <w:rPr>
          <w:ins w:id="767" w:author="Dylan CHEN" w:date="2026-08-04T10:56:00Z" w16du:dateUtc="2026-08-04T02:56:00Z"/>
        </w:rPr>
      </w:pPr>
      <w:ins w:id="768" w:author="Dylan CHEN" w:date="2026-08-04T10:55:00Z" w16du:dateUtc="2026-08-04T02:55:00Z">
        <w:r w:rsidRPr="00B93A76">
          <w:t xml:space="preserve">The skepticism and dissatisfaction the reviewer identified in the user comments under the announcement are the sentiment this mechanism relies on, and we now use them as supporting evidence for </w:t>
        </w:r>
      </w:ins>
      <w:ins w:id="769" w:author="Dylan CHEN" w:date="2026-08-20T22:25:00Z" w16du:dateUtc="2026-08-20T14:25:00Z">
        <w:r w:rsidR="00BC5B75">
          <w:rPr>
            <w:rFonts w:hint="eastAsia"/>
          </w:rPr>
          <w:t>H1</w:t>
        </w:r>
      </w:ins>
      <w:ins w:id="770" w:author="Dylan CHEN" w:date="2026-08-04T10:55:00Z" w16du:dateUtc="2026-08-04T02:55:00Z">
        <w:r w:rsidRPr="00B93A76">
          <w:t xml:space="preserve">. Because the </w:t>
        </w:r>
      </w:ins>
      <w:ins w:id="771" w:author="Dylan CHEN" w:date="2026-08-20T22:25:00Z" w16du:dateUtc="2026-08-20T14:25:00Z">
        <w:r w:rsidR="00BC5B75">
          <w:rPr>
            <w:rFonts w:hint="eastAsia"/>
          </w:rPr>
          <w:t xml:space="preserve">AI </w:t>
        </w:r>
      </w:ins>
      <w:ins w:id="772" w:author="Dylan CHEN" w:date="2026-08-04T10:55:00Z" w16du:dateUtc="2026-08-04T02:55:00Z">
        <w:r w:rsidRPr="00B93A76">
          <w:t xml:space="preserve">label </w:t>
        </w:r>
      </w:ins>
      <w:ins w:id="773" w:author="Dylan CHEN" w:date="2026-08-20T22:25:00Z" w16du:dateUtc="2026-08-20T14:25:00Z">
        <w:r w:rsidR="00BC5B75">
          <w:rPr>
            <w:rFonts w:hint="eastAsia"/>
          </w:rPr>
          <w:t xml:space="preserve">alone </w:t>
        </w:r>
      </w:ins>
      <w:ins w:id="774" w:author="Dylan CHEN" w:date="2026-08-04T10:55:00Z" w16du:dateUtc="2026-08-04T02:55:00Z">
        <w:r w:rsidRPr="00B93A76">
          <w:t>does not by itself deter contribution in this domain, the deterrence we observe operates largely through the answerer</w:t>
        </w:r>
      </w:ins>
      <w:r w:rsidR="00052238">
        <w:t>’</w:t>
      </w:r>
      <w:ins w:id="775" w:author="Dylan CHEN" w:date="2026-08-04T10:55:00Z" w16du:dateUtc="2026-08-04T02:55:00Z">
        <w:r w:rsidRPr="00B93A76">
          <w:t xml:space="preserve">s evaluation of the AI </w:t>
        </w:r>
      </w:ins>
      <w:ins w:id="776" w:author="Dylan CHEN" w:date="2026-08-20T22:25:00Z" w16du:dateUtc="2026-08-20T14:25:00Z">
        <w:r w:rsidR="00BC5B75">
          <w:rPr>
            <w:rFonts w:hint="eastAsia"/>
          </w:rPr>
          <w:t>length</w:t>
        </w:r>
      </w:ins>
      <w:ins w:id="777" w:author="Dylan CHEN" w:date="2026-08-04T10:55:00Z" w16du:dateUtc="2026-08-04T02:55:00Z">
        <w:r w:rsidRPr="00B93A76">
          <w:t xml:space="preserve"> rather than through the label alone. The reviewer</w:t>
        </w:r>
      </w:ins>
      <w:r w:rsidR="00052238">
        <w:t>’</w:t>
      </w:r>
      <w:ins w:id="778" w:author="Dylan CHEN" w:date="2026-08-04T10:55:00Z" w16du:dateUtc="2026-08-04T02:55:00Z">
        <w:r w:rsidRPr="00B93A76">
          <w:t>s reading of the context is thus incorporated directly into the revised theory.</w:t>
        </w:r>
      </w:ins>
    </w:p>
    <w:p w14:paraId="16FCDB72" w14:textId="711B947E" w:rsidR="00B93A76" w:rsidRDefault="00BC5B75" w:rsidP="00B93A76">
      <w:pPr>
        <w:pStyle w:val="Paragraph"/>
        <w:rPr>
          <w:ins w:id="779" w:author="Dylan CHEN" w:date="2026-08-20T22:25:00Z" w16du:dateUtc="2026-08-20T14:25:00Z"/>
        </w:rPr>
      </w:pPr>
      <w:ins w:id="780" w:author="Dylan CHEN" w:date="2026-08-20T22:25:00Z" w16du:dateUtc="2026-08-20T14:25:00Z">
        <w:r>
          <w:rPr>
            <w:rFonts w:hint="eastAsia"/>
          </w:rPr>
          <w:t xml:space="preserve">We hope you find this way of theoretical development </w:t>
        </w:r>
      </w:ins>
      <w:ins w:id="781" w:author="Dylan CHEN" w:date="2026-08-20T22:26:00Z" w16du:dateUtc="2026-08-20T14:26:00Z">
        <w:r>
          <w:rPr>
            <w:rFonts w:hint="eastAsia"/>
          </w:rPr>
          <w:t>under a coherent overarching theoretical framework clearer and satisfactory.</w:t>
        </w:r>
      </w:ins>
    </w:p>
    <w:p w14:paraId="114B41D5" w14:textId="77777777" w:rsidR="00BC5B75" w:rsidRDefault="00BC5B75" w:rsidP="00B93A76">
      <w:pPr>
        <w:pStyle w:val="Paragraph"/>
        <w:rPr>
          <w:ins w:id="782" w:author="Dylan CHEN" w:date="2026-08-04T10:56:00Z" w16du:dateUtc="2026-08-04T02:56:00Z"/>
        </w:rPr>
      </w:pPr>
    </w:p>
    <w:p w14:paraId="7FDEF7E2" w14:textId="2F4D089F" w:rsidR="00B93A76" w:rsidRPr="00B93A76" w:rsidRDefault="00B93A76" w:rsidP="00B93A76">
      <w:pPr>
        <w:pStyle w:val="Paragraph"/>
        <w:rPr>
          <w:ins w:id="783" w:author="Dylan CHEN" w:date="2026-08-04T10:56:00Z" w16du:dateUtc="2026-08-04T02:56:00Z"/>
          <w:b/>
          <w:bCs/>
          <w:rPrChange w:id="784" w:author="Dylan CHEN" w:date="2026-08-04T10:56:00Z" w16du:dateUtc="2026-08-04T02:56:00Z">
            <w:rPr>
              <w:ins w:id="785" w:author="Dylan CHEN" w:date="2026-08-04T10:56:00Z" w16du:dateUtc="2026-08-04T02:56:00Z"/>
            </w:rPr>
          </w:rPrChange>
        </w:rPr>
      </w:pPr>
      <w:ins w:id="786" w:author="Dylan CHEN" w:date="2026-08-04T10:56:00Z" w16du:dateUtc="2026-08-04T02:56:00Z">
        <w:r w:rsidRPr="00B93A76">
          <w:rPr>
            <w:b/>
            <w:bCs/>
            <w:rPrChange w:id="787" w:author="Dylan CHEN" w:date="2026-08-04T10:56:00Z" w16du:dateUtc="2026-08-04T02:56:00Z">
              <w:rPr/>
            </w:rPrChange>
          </w:rPr>
          <w:t>Reference</w:t>
        </w:r>
      </w:ins>
    </w:p>
    <w:p w14:paraId="70F750E4" w14:textId="026FAEA8" w:rsidR="00B93A76" w:rsidRDefault="00B93A76">
      <w:pPr>
        <w:rPr>
          <w:ins w:id="788" w:author="Dylan CHEN" w:date="2026-08-04T10:19:00Z" w16du:dateUtc="2026-08-04T02:19:00Z"/>
        </w:rPr>
        <w:pPrChange w:id="789" w:author="Dylan CHEN" w:date="2026-08-04T10:56:00Z" w16du:dateUtc="2026-08-04T02:56:00Z">
          <w:pPr>
            <w:spacing w:before="120" w:after="120"/>
          </w:pPr>
        </w:pPrChange>
      </w:pPr>
      <w:ins w:id="790" w:author="Dylan CHEN" w:date="2026-08-04T10:56:00Z" w16du:dateUtc="2026-08-04T02:56:00Z">
        <w:r w:rsidRPr="00B93A76">
          <w:t xml:space="preserve">Tversky, Amos, and Daniel Kahneman. </w:t>
        </w:r>
      </w:ins>
      <w:r w:rsidR="00E71BCF">
        <w:t>“</w:t>
      </w:r>
      <w:ins w:id="791" w:author="Dylan CHEN" w:date="2026-08-04T10:56:00Z" w16du:dateUtc="2026-08-04T02:56:00Z">
        <w:r w:rsidRPr="00B93A76">
          <w:t>Availability: A Heuristic for Judging Frequency and Probability.</w:t>
        </w:r>
      </w:ins>
      <w:r w:rsidR="00E71BCF">
        <w:t>”</w:t>
      </w:r>
      <w:ins w:id="792" w:author="Dylan CHEN" w:date="2026-08-04T10:56:00Z" w16du:dateUtc="2026-08-04T02:56:00Z">
        <w:r w:rsidRPr="00B93A76">
          <w:t xml:space="preserve"> </w:t>
        </w:r>
        <w:r w:rsidRPr="00B93A76">
          <w:rPr>
            <w:i/>
            <w:iCs/>
          </w:rPr>
          <w:t>Cognitive Psychology</w:t>
        </w:r>
        <w:r w:rsidRPr="00B93A76">
          <w:t xml:space="preserve"> 5, no. 2 (1973): 207–32.</w:t>
        </w:r>
      </w:ins>
    </w:p>
    <w:p w14:paraId="41DA3BC5" w14:textId="4CC4EAA5" w:rsidR="00FC38A4"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1F3B6AB0" w14:textId="26E76003" w:rsidR="00EC4343" w:rsidRPr="00522DE1" w:rsidRDefault="003D15C5" w:rsidP="00683A26">
      <w:pPr>
        <w:pStyle w:val="Heading1"/>
      </w:pPr>
      <w:ins w:id="793" w:author="Dylan CHEN" w:date="2026-08-20T17:08:00Z" w16du:dateUtc="2026-08-20T09:08:00Z">
        <w:r>
          <w:rPr>
            <w:rFonts w:hint="eastAsia"/>
          </w:rPr>
          <w:t>#</w:t>
        </w:r>
      </w:ins>
      <w:r w:rsidR="00EC4343" w:rsidRPr="00522DE1">
        <w:t>R1-</w:t>
      </w:r>
      <w:r w:rsidR="0022012F" w:rsidRPr="00522DE1">
        <w:t>7</w:t>
      </w:r>
      <w:r w:rsidR="008A74D4" w:rsidRPr="00522DE1">
        <w:t xml:space="preserve"> (</w:t>
      </w:r>
      <w:r w:rsidR="00740000" w:rsidRPr="00522DE1">
        <w:t>theory</w:t>
      </w:r>
      <w:r w:rsidR="008A74D4" w:rsidRPr="00522DE1">
        <w:t xml:space="preserve"> – why dual-process)</w:t>
      </w:r>
    </w:p>
    <w:p w14:paraId="39DE8DE8" w14:textId="2ECE8C86" w:rsidR="00964E89"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99016B">
        <w:rPr>
          <w:rFonts w:eastAsia="SimSun"/>
          <w:i/>
          <w:iCs/>
          <w:kern w:val="2"/>
          <w:highlight w:val="yellow"/>
          <w:lang w:val="en-US"/>
          <w:rPrChange w:id="794" w:author="Dylan CHEN" w:date="2026-08-20T17:07:00Z" w16du:dateUtc="2026-08-20T09:07:00Z">
            <w:rPr>
              <w:rFonts w:eastAsia="SimSun"/>
              <w:i/>
              <w:iCs/>
              <w:kern w:val="2"/>
              <w:lang w:val="en-US"/>
            </w:rPr>
          </w:rPrChange>
        </w:rPr>
        <w:t>It is unclear why specific effects should operate through particular cognitive routes,</w:t>
      </w:r>
      <w:r w:rsidRPr="00522DE1">
        <w:rPr>
          <w:rFonts w:eastAsia="SimSun"/>
          <w:i/>
          <w:iCs/>
          <w:kern w:val="2"/>
          <w:lang w:val="en-US"/>
        </w:rPr>
        <w:t xml:space="preserve"> and </w:t>
      </w:r>
      <w:r w:rsidRPr="0099016B">
        <w:rPr>
          <w:rFonts w:eastAsia="SimSun"/>
          <w:i/>
          <w:iCs/>
          <w:kern w:val="2"/>
          <w:highlight w:val="yellow"/>
          <w:lang w:val="en-US"/>
          <w:rPrChange w:id="795" w:author="Dylan CHEN" w:date="2026-08-20T17:07:00Z" w16du:dateUtc="2026-08-20T09:07:00Z">
            <w:rPr>
              <w:rFonts w:eastAsia="SimSun"/>
              <w:i/>
              <w:iCs/>
              <w:kern w:val="2"/>
              <w:lang w:val="en-US"/>
            </w:rPr>
          </w:rPrChange>
        </w:rPr>
        <w:t>no empirical evidence</w:t>
      </w:r>
      <w:r w:rsidRPr="00522DE1">
        <w:rPr>
          <w:rFonts w:eastAsia="SimSun"/>
          <w:i/>
          <w:iCs/>
          <w:kern w:val="2"/>
          <w:lang w:val="en-US"/>
        </w:rPr>
        <w:t xml:space="preserve"> or established literature is provided to justify these mappings. Dual-process theories typically require </w:t>
      </w:r>
      <w:r w:rsidRPr="0099016B">
        <w:rPr>
          <w:rFonts w:eastAsia="SimSun"/>
          <w:i/>
          <w:iCs/>
          <w:kern w:val="2"/>
          <w:highlight w:val="yellow"/>
          <w:lang w:val="en-US"/>
          <w:rPrChange w:id="796" w:author="Dylan CHEN" w:date="2026-08-20T17:07:00Z" w16du:dateUtc="2026-08-20T09:07:00Z">
            <w:rPr>
              <w:rFonts w:eastAsia="SimSun"/>
              <w:i/>
              <w:iCs/>
              <w:kern w:val="2"/>
              <w:lang w:val="en-US"/>
            </w:rPr>
          </w:rPrChange>
        </w:rPr>
        <w:t>clear conditions under which</w:t>
      </w:r>
      <w:r w:rsidRPr="00522DE1">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633B15">
        <w:rPr>
          <w:rFonts w:eastAsia="SimSun"/>
          <w:i/>
          <w:iCs/>
          <w:kern w:val="2"/>
          <w:highlight w:val="yellow"/>
          <w:lang w:val="en-US"/>
          <w:rPrChange w:id="797" w:author="Dylan CHEN" w:date="2026-08-05T14:28:00Z" w16du:dateUtc="2026-08-05T06:28:00Z">
            <w:rPr>
              <w:rFonts w:eastAsia="SimSun"/>
              <w:i/>
              <w:iCs/>
              <w:kern w:val="2"/>
              <w:lang w:val="en-US"/>
            </w:rPr>
          </w:rPrChange>
        </w:rPr>
        <w:t>should either provide stronger theoretical and empirical justification for this integration or simplify the theorization</w:t>
      </w:r>
      <w:r w:rsidRPr="00522DE1">
        <w:rPr>
          <w:rFonts w:eastAsia="SimSun"/>
          <w:i/>
          <w:iCs/>
          <w:kern w:val="2"/>
          <w:lang w:val="en-US"/>
        </w:rPr>
        <w:t xml:space="preserve"> to avoid overextension.</w:t>
      </w:r>
    </w:p>
    <w:p w14:paraId="40561AAB"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2F06F8E" w14:textId="07C61C0D" w:rsidR="000427A7" w:rsidRDefault="00B93A76" w:rsidP="0099016B">
      <w:pPr>
        <w:spacing w:before="120" w:after="120"/>
        <w:rPr>
          <w:ins w:id="798" w:author="Dylan CHEN" w:date="2026-08-20T17:06:00Z" w16du:dateUtc="2026-08-20T09:06:00Z"/>
        </w:rPr>
      </w:pPr>
      <w:ins w:id="799" w:author="Dylan CHEN" w:date="2026-08-04T10:57:00Z" w16du:dateUtc="2026-08-04T02:57:00Z">
        <w:r w:rsidRPr="00B93A76">
          <w:t xml:space="preserve">We have rebuilt the </w:t>
        </w:r>
      </w:ins>
      <w:ins w:id="800" w:author="Dylan CHEN" w:date="2026-08-20T17:06:00Z" w16du:dateUtc="2026-08-20T09:06:00Z">
        <w:r w:rsidR="0099016B">
          <w:rPr>
            <w:rFonts w:hint="eastAsia"/>
          </w:rPr>
          <w:t>t</w:t>
        </w:r>
      </w:ins>
      <w:ins w:id="801" w:author="Dylan CHEN" w:date="2026-08-04T10:57:00Z" w16du:dateUtc="2026-08-04T02:57:00Z">
        <w:r w:rsidRPr="00B93A76">
          <w:t xml:space="preserve">heoretical </w:t>
        </w:r>
      </w:ins>
      <w:ins w:id="802" w:author="Dylan CHEN" w:date="2026-08-20T17:06:00Z" w16du:dateUtc="2026-08-20T09:06:00Z">
        <w:r w:rsidR="0099016B">
          <w:rPr>
            <w:rFonts w:hint="eastAsia"/>
          </w:rPr>
          <w:t>d</w:t>
        </w:r>
      </w:ins>
      <w:ins w:id="803" w:author="Dylan CHEN" w:date="2026-08-04T10:57:00Z" w16du:dateUtc="2026-08-04T02:57:00Z">
        <w:r w:rsidRPr="00B93A76">
          <w:t>evelopment section in response to this point. The revised framework no longer maps preexisting effects onto processing routes after the fact. It begins from a single overarching</w:t>
        </w:r>
      </w:ins>
      <w:ins w:id="804" w:author="Dylan CHEN" w:date="2026-08-20T17:06:00Z" w16du:dateUtc="2026-08-20T09:06:00Z">
        <w:r w:rsidR="0099016B">
          <w:rPr>
            <w:rFonts w:hint="eastAsia"/>
          </w:rPr>
          <w:t xml:space="preserve"> theoretical framework</w:t>
        </w:r>
      </w:ins>
      <w:del w:id="805" w:author="Dylan CHEN" w:date="2026-08-20T17:06:00Z" w16du:dateUtc="2026-08-20T09:06:00Z">
        <w:r w:rsidR="00052238" w:rsidDel="0099016B">
          <w:delText>’</w:delText>
        </w:r>
      </w:del>
      <w:del w:id="806" w:author="Dylan CHEN" w:date="2026-08-04T10:22:00Z" w16du:dateUtc="2026-08-04T02:22:00Z">
        <w:r w:rsidR="00DA16A7" w:rsidDel="007B7A50">
          <w:delText xml:space="preserve">We agree with the reviewer that dual process is not a good theory to this paper. To address this concern, we revamp the paper and propose </w:delText>
        </w:r>
        <w:r w:rsidR="000A29E3" w:rsidDel="007B7A50">
          <w:delText xml:space="preserve">to use the xxx theory. </w:delText>
        </w:r>
      </w:del>
      <w:del w:id="807" w:author="Dylan CHEN" w:date="2026-08-20T17:06:00Z" w16du:dateUtc="2026-08-20T09:06:00Z">
        <w:r w:rsidR="00052238" w:rsidDel="0099016B">
          <w:delText>’’</w:delText>
        </w:r>
      </w:del>
      <w:ins w:id="808" w:author="Dylan CHEN" w:date="2026-08-04T11:02:00Z" w16du:dateUtc="2026-08-04T03:02:00Z">
        <w:r w:rsidR="000427A7" w:rsidRPr="000427A7">
          <w:t>.</w:t>
        </w:r>
      </w:ins>
    </w:p>
    <w:p w14:paraId="3ED0A259" w14:textId="77777777" w:rsidR="0099016B" w:rsidRPr="0099016B" w:rsidRDefault="0099016B" w:rsidP="0099016B">
      <w:pPr>
        <w:spacing w:before="120" w:after="120"/>
        <w:rPr>
          <w:ins w:id="809" w:author="Dylan CHEN" w:date="2026-08-20T17:06:00Z" w16du:dateUtc="2026-08-20T09:06:00Z"/>
        </w:rPr>
      </w:pPr>
      <w:ins w:id="810" w:author="Dylan CHEN" w:date="2026-08-20T17:06:00Z" w16du:dateUtc="2026-08-20T09:06:00Z">
        <w:r w:rsidRPr="0099016B">
          <w:rPr>
            <w:b/>
            <w:bCs/>
          </w:rPr>
          <w:t>The revised framework derives six predictions from three signals across the two decisions.</w:t>
        </w:r>
        <w:r w:rsidRPr="0099016B">
          <w:t xml:space="preserve"> Specifically, we specify which mode of processing governs each decision and state the condition under which it does so. The answerer’s encounter unfolds in two stages. The first decision, whether to contribute at all, is binary and fast, and it is governed by System 1 because the only available information consists of surface cues, the AI label, and the AI answer length, which can be processed at a glance and cost almost nothing to process under the law of least effort. The second decision, how much effort to invest, is governed by System 2, and we state the condition for its engagement explicitly. Substantive answer quality is a slow signal that only deliberate reading can disclose, and System 2 engages because the competitive stakes, including a threat to </w:t>
        </w:r>
        <w:r w:rsidRPr="0099016B">
          <w:lastRenderedPageBreak/>
          <w:t>the answerer’s professional identity, are judged sufficiently important to override the law of least effort.</w:t>
        </w:r>
      </w:ins>
    </w:p>
    <w:p w14:paraId="64F0F5F1" w14:textId="77777777" w:rsidR="0099016B" w:rsidRDefault="0099016B" w:rsidP="0099016B">
      <w:pPr>
        <w:spacing w:before="120" w:after="120"/>
        <w:rPr>
          <w:ins w:id="811" w:author="Dylan CHEN" w:date="2026-08-20T17:07:00Z" w16du:dateUtc="2026-08-20T09:07:00Z"/>
        </w:rPr>
      </w:pPr>
      <w:ins w:id="812" w:author="Dylan CHEN" w:date="2026-08-20T17:06:00Z" w16du:dateUtc="2026-08-20T09:06:00Z">
        <w:r w:rsidRPr="0099016B">
          <w:t xml:space="preserve">Each route assignment is tied to a specific, testable hypothesis. For answer supply, the AI label is a fast source cue and predicts a positive level effect in H1, length is a glance-based coverage cue and predicts a negative slope in H2, and quality requires reading and predicts no appreciable slope in H3. For first human answer quality, the label predicts a negative level effect in H4, length predicts no appreciable slope in H5, and AI quality sets a benchmark and predicts a positive slope in H6. The mappings are therefore stated in advance and examined empirically rather than asserted post hoc. </w:t>
        </w:r>
      </w:ins>
    </w:p>
    <w:p w14:paraId="1D299337" w14:textId="77777777" w:rsidR="003D15C5" w:rsidRPr="003D15C5" w:rsidRDefault="003D15C5" w:rsidP="003D15C5">
      <w:pPr>
        <w:spacing w:before="120" w:after="120"/>
        <w:rPr>
          <w:ins w:id="813" w:author="Dylan CHEN" w:date="2026-08-20T17:07:00Z" w16du:dateUtc="2026-08-20T09:07:00Z"/>
        </w:rPr>
      </w:pPr>
      <w:ins w:id="814" w:author="Dylan CHEN" w:date="2026-08-20T17:07:00Z" w16du:dateUtc="2026-08-20T09:07:00Z">
        <w:r w:rsidRPr="003D15C5">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1A24D306" w14:textId="77777777" w:rsidR="003D15C5" w:rsidRPr="0099016B" w:rsidRDefault="003D15C5" w:rsidP="0099016B">
      <w:pPr>
        <w:spacing w:before="120" w:after="120"/>
        <w:rPr>
          <w:ins w:id="815" w:author="Dylan CHEN" w:date="2026-08-20T17:06:00Z" w16du:dateUtc="2026-08-20T09:06:00Z"/>
        </w:rPr>
      </w:pPr>
    </w:p>
    <w:p w14:paraId="0B17FA0B" w14:textId="77777777" w:rsidR="0099016B" w:rsidRPr="0099016B" w:rsidRDefault="0099016B" w:rsidP="0099016B">
      <w:pPr>
        <w:spacing w:before="120" w:after="120"/>
        <w:rPr>
          <w:ins w:id="816" w:author="Dylan CHEN" w:date="2026-08-20T17:06:00Z" w16du:dateUtc="2026-08-20T09:06:00Z"/>
        </w:rPr>
      </w:pPr>
      <w:ins w:id="817" w:author="Dylan CHEN" w:date="2026-08-20T17:06:00Z" w16du:dateUtc="2026-08-20T09:06:00Z">
        <w:r w:rsidRPr="0099016B">
          <w:t>We hope the revised theoretical development section makes the theoretical grounding clearer.</w:t>
        </w:r>
      </w:ins>
    </w:p>
    <w:p w14:paraId="1F982138" w14:textId="77777777" w:rsidR="0099016B" w:rsidRPr="00B93A76" w:rsidRDefault="0099016B" w:rsidP="0099016B">
      <w:pPr>
        <w:spacing w:before="120" w:after="120"/>
      </w:pPr>
    </w:p>
    <w:p w14:paraId="121CC950" w14:textId="0FBC8CF0" w:rsidR="00FC38A4"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2DA7B3F6" w14:textId="06A0596C" w:rsidR="00EC4343" w:rsidRPr="00522DE1" w:rsidRDefault="00CF13EC" w:rsidP="00683A26">
      <w:pPr>
        <w:pStyle w:val="Heading1"/>
      </w:pPr>
      <w:ins w:id="818" w:author="Dylan CHEN" w:date="2026-08-21T10:18:00Z" w16du:dateUtc="2026-08-21T02:18:00Z">
        <w:r>
          <w:rPr>
            <w:rFonts w:hint="eastAsia"/>
          </w:rPr>
          <w:t>#</w:t>
        </w:r>
      </w:ins>
      <w:r w:rsidR="00EC4343" w:rsidRPr="00522DE1">
        <w:t>R1-</w:t>
      </w:r>
      <w:r w:rsidR="0022012F" w:rsidRPr="00522DE1">
        <w:t>8</w:t>
      </w:r>
      <w:r w:rsidR="00065421" w:rsidRPr="00522DE1">
        <w:t xml:space="preserve"> (</w:t>
      </w:r>
      <w:r w:rsidR="008E325B" w:rsidRPr="00522DE1">
        <w:t>quality degradation</w:t>
      </w:r>
      <w:r w:rsidR="00065421" w:rsidRPr="00522DE1">
        <w:t>)</w:t>
      </w:r>
    </w:p>
    <w:p w14:paraId="59096E37" w14:textId="1442057E"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find Section 3.2 conceptually problematic.</w:t>
      </w:r>
    </w:p>
    <w:p w14:paraId="5DA14809" w14:textId="3711C2F4" w:rsidR="008A74D4"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The distinction between the proposed mechanisms, </w:t>
      </w:r>
      <w:r w:rsidRPr="00633B15">
        <w:rPr>
          <w:rFonts w:eastAsia="SimSun"/>
          <w:i/>
          <w:iCs/>
          <w:kern w:val="2"/>
          <w:highlight w:val="yellow"/>
          <w:lang w:val="en-US"/>
          <w:rPrChange w:id="819" w:author="Dylan CHEN" w:date="2026-08-05T14:30:00Z" w16du:dateUtc="2026-08-05T06:30:00Z">
            <w:rPr>
              <w:rFonts w:eastAsia="SimSun"/>
              <w:i/>
              <w:iCs/>
              <w:kern w:val="2"/>
              <w:lang w:val="en-US"/>
            </w:rPr>
          </w:rPrChange>
        </w:rPr>
        <w:t>expertise composition shift and reduced effort investment, is unclear.</w:t>
      </w:r>
      <w:r w:rsidRPr="00522DE1">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0D807E36"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2EA1187" w14:textId="510F6EB4" w:rsidR="008E325B" w:rsidRDefault="000427A7" w:rsidP="000427A7">
      <w:pPr>
        <w:pStyle w:val="Paragraph"/>
        <w:rPr>
          <w:ins w:id="820" w:author="Dylan CHEN" w:date="2026-08-04T11:03:00Z" w16du:dateUtc="2026-08-04T03:03:00Z"/>
        </w:rPr>
      </w:pPr>
      <w:ins w:id="821" w:author="Dylan CHEN" w:date="2026-08-04T11:03:00Z" w16du:dateUtc="2026-08-04T03:03:00Z">
        <w:r w:rsidRPr="000427A7">
          <w:t xml:space="preserve">We agree that the two mechanisms, expertise composition shift and reduced effort investment, </w:t>
        </w:r>
      </w:ins>
      <w:ins w:id="822" w:author="Dylan CHEN" w:date="2026-08-05T14:32:00Z" w16du:dateUtc="2026-08-05T06:32:00Z">
        <w:r w:rsidR="00633B15" w:rsidRPr="00633B15">
          <w:t>both ultimately describe lower-quality human answers arising from contributor discouragement</w:t>
        </w:r>
        <w:r w:rsidR="00633B15">
          <w:rPr>
            <w:rFonts w:hint="eastAsia"/>
          </w:rPr>
          <w:t>.</w:t>
        </w:r>
        <w:r w:rsidR="00633B15" w:rsidRPr="00633B15">
          <w:t xml:space="preserve"> </w:t>
        </w:r>
        <w:r w:rsidR="00633B15">
          <w:rPr>
            <w:rFonts w:hint="eastAsia"/>
          </w:rPr>
          <w:t>And</w:t>
        </w:r>
      </w:ins>
      <w:ins w:id="823" w:author="Dylan CHEN" w:date="2026-08-05T14:33:00Z" w16du:dateUtc="2026-08-05T06:33:00Z">
        <w:r w:rsidR="00633B15">
          <w:rPr>
            <w:rFonts w:hint="eastAsia"/>
          </w:rPr>
          <w:t xml:space="preserve"> they </w:t>
        </w:r>
      </w:ins>
      <w:ins w:id="824" w:author="Dylan CHEN" w:date="2026-08-04T11:03:00Z" w16du:dateUtc="2026-08-04T03:03:00Z">
        <w:r w:rsidRPr="000427A7">
          <w:t xml:space="preserve">are </w:t>
        </w:r>
      </w:ins>
      <w:ins w:id="825" w:author="Dylan CHEN" w:date="2026-08-05T14:31:00Z" w16du:dateUtc="2026-08-05T06:31:00Z">
        <w:r w:rsidR="00633B15">
          <w:rPr>
            <w:rFonts w:hint="eastAsia"/>
          </w:rPr>
          <w:t xml:space="preserve">hard to </w:t>
        </w:r>
      </w:ins>
      <w:ins w:id="826" w:author="Dylan CHEN" w:date="2026-08-04T11:03:00Z" w16du:dateUtc="2026-08-04T03:03:00Z">
        <w:r w:rsidRPr="000427A7">
          <w:t>analytically separa</w:t>
        </w:r>
      </w:ins>
      <w:ins w:id="827" w:author="Dylan CHEN" w:date="2026-08-05T14:31:00Z" w16du:dateUtc="2026-08-05T06:31:00Z">
        <w:r w:rsidR="00633B15">
          <w:rPr>
            <w:rFonts w:hint="eastAsia"/>
          </w:rPr>
          <w:t>t</w:t>
        </w:r>
      </w:ins>
      <w:ins w:id="828" w:author="Dylan CHEN" w:date="2026-08-04T11:03:00Z" w16du:dateUtc="2026-08-04T03:03:00Z">
        <w:r w:rsidRPr="000427A7">
          <w:t>e</w:t>
        </w:r>
      </w:ins>
      <w:ins w:id="829" w:author="Dylan CHEN" w:date="2026-08-05T14:31:00Z" w16du:dateUtc="2026-08-05T06:31:00Z">
        <w:r w:rsidR="00633B15">
          <w:rPr>
            <w:rFonts w:hint="eastAsia"/>
          </w:rPr>
          <w:t xml:space="preserve"> given the limi</w:t>
        </w:r>
      </w:ins>
      <w:ins w:id="830" w:author="Dylan CHEN" w:date="2026-08-05T14:32:00Z" w16du:dateUtc="2026-08-05T06:32:00Z">
        <w:r w:rsidR="00633B15">
          <w:rPr>
            <w:rFonts w:hint="eastAsia"/>
          </w:rPr>
          <w:t xml:space="preserve">tation that we </w:t>
        </w:r>
        <w:r w:rsidR="00633B15">
          <w:t>don</w:t>
        </w:r>
      </w:ins>
      <w:r w:rsidR="00052238">
        <w:t>’</w:t>
      </w:r>
      <w:ins w:id="831" w:author="Dylan CHEN" w:date="2026-08-05T14:32:00Z" w16du:dateUtc="2026-08-05T06:32:00Z">
        <w:r w:rsidR="00633B15">
          <w:t>t</w:t>
        </w:r>
        <w:r w:rsidR="00633B15">
          <w:rPr>
            <w:rFonts w:hint="eastAsia"/>
          </w:rPr>
          <w:t xml:space="preserve"> have good enough effort-related proxies</w:t>
        </w:r>
      </w:ins>
      <w:ins w:id="832" w:author="Dylan CHEN" w:date="2026-08-04T11:03:00Z" w16du:dateUtc="2026-08-04T03:03:00Z">
        <w:r w:rsidRPr="000427A7">
          <w:t>. Our earlier intention had been to combine them under the single heading of quality degradation and to stop distinguishing whether the change came from a shift in who contributes or from a change in the effort of the same contributors.</w:t>
        </w:r>
        <w:r w:rsidRPr="000427A7" w:rsidDel="000427A7">
          <w:t xml:space="preserve"> </w:t>
        </w:r>
      </w:ins>
      <w:del w:id="833" w:author="Dylan CHEN" w:date="2026-08-04T11:03:00Z" w16du:dateUtc="2026-08-04T03:03:00Z">
        <w:r w:rsidR="00522DE1" w:rsidRPr="00522DE1" w:rsidDel="000427A7">
          <w:delText>We agree that the two mechanisms are not distinguishable</w:delText>
        </w:r>
      </w:del>
      <w:del w:id="834" w:author="Dylan CHEN" w:date="2026-08-04T10:24:00Z" w16du:dateUtc="2026-08-04T02:24:00Z">
        <w:r w:rsidR="00522DE1" w:rsidRPr="00522DE1" w:rsidDel="007B7A50">
          <w:rPr>
            <w:rFonts w:hint="eastAsia"/>
          </w:rPr>
          <w:delText xml:space="preserve"> </w:delText>
        </w:r>
        <w:r w:rsidR="00522DE1" w:rsidRPr="00522DE1" w:rsidDel="007B7A50">
          <w:delText>and thus merged them</w:delText>
        </w:r>
      </w:del>
    </w:p>
    <w:p w14:paraId="574D8504" w14:textId="216521BA" w:rsidR="000427A7" w:rsidRPr="00522DE1" w:rsidRDefault="000427A7">
      <w:pPr>
        <w:pStyle w:val="Paragraph"/>
        <w:pPrChange w:id="835" w:author="Dylan CHEN" w:date="2026-08-04T11:03:00Z" w16du:dateUtc="2026-08-04T03:03:00Z">
          <w:pPr>
            <w:spacing w:before="120" w:after="120"/>
          </w:pPr>
        </w:pPrChange>
      </w:pPr>
      <w:ins w:id="836" w:author="Dylan CHEN" w:date="2026-08-04T11:03:00Z" w16du:dateUtc="2026-08-04T03:03:00Z">
        <w:r w:rsidRPr="000427A7">
          <w:t>In the revised manuscript</w:t>
        </w:r>
      </w:ins>
      <w:ins w:id="837" w:author="Dylan CHEN" w:date="2026-08-05T14:33:00Z" w16du:dateUtc="2026-08-05T06:33:00Z">
        <w:r w:rsidR="00633B15">
          <w:rPr>
            <w:rFonts w:hint="eastAsia"/>
          </w:rPr>
          <w:t>,</w:t>
        </w:r>
      </w:ins>
      <w:ins w:id="838" w:author="Dylan CHEN" w:date="2026-08-04T11:03:00Z" w16du:dateUtc="2026-08-04T03:03:00Z">
        <w:r w:rsidRPr="000427A7">
          <w:t xml:space="preserve"> this issue no longer arises. </w:t>
        </w:r>
      </w:ins>
      <w:ins w:id="839" w:author="Dylan CHEN" w:date="2026-08-05T14:35:00Z" w16du:dateUtc="2026-08-05T06:35:00Z">
        <w:r w:rsidR="00633B15" w:rsidRPr="00633B15">
          <w:t>We have removed the analyses based on netlikes to make the paper more focused and to ensure the results align more strongly with our updated theoretical framework. Consequently, we have also removed the section that developed those two mechanisms; the current version no longer relies on the distinction the reviewer questioned.</w:t>
        </w:r>
      </w:ins>
    </w:p>
    <w:p w14:paraId="7BA16E36" w14:textId="0033EBCF"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1D09CE82" w14:textId="5377F53B" w:rsidR="00EC4343" w:rsidRPr="00522DE1" w:rsidRDefault="001A0223" w:rsidP="00683A26">
      <w:pPr>
        <w:pStyle w:val="Heading1"/>
      </w:pPr>
      <w:ins w:id="840" w:author="Dylan CHEN" w:date="2026-08-21T10:46:00Z" w16du:dateUtc="2026-08-21T02:46:00Z">
        <w:r>
          <w:rPr>
            <w:rFonts w:hint="eastAsia"/>
          </w:rPr>
          <w:lastRenderedPageBreak/>
          <w:t>#</w:t>
        </w:r>
      </w:ins>
      <w:r w:rsidR="00EC4343" w:rsidRPr="00522DE1">
        <w:t>R1-</w:t>
      </w:r>
      <w:r w:rsidR="0022012F" w:rsidRPr="00522DE1">
        <w:t>9</w:t>
      </w:r>
      <w:r w:rsidR="00157BF1" w:rsidRPr="00522DE1">
        <w:t xml:space="preserve"> (elevated expectations)</w:t>
      </w:r>
    </w:p>
    <w:p w14:paraId="649C2DAB" w14:textId="6147FD7B" w:rsidR="00786259" w:rsidRPr="00522DE1" w:rsidRDefault="008E325B" w:rsidP="008E325B">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The elevated expectations mechanism again relies on the assumption that users perceive </w:t>
      </w:r>
      <w:r w:rsidRPr="00633B15">
        <w:rPr>
          <w:rFonts w:eastAsia="SimSun"/>
          <w:i/>
          <w:iCs/>
          <w:kern w:val="2"/>
          <w:highlight w:val="yellow"/>
          <w:lang w:val="en-US"/>
          <w:rPrChange w:id="841" w:author="Dylan CHEN" w:date="2026-08-05T14:36:00Z" w16du:dateUtc="2026-08-05T06:36:00Z">
            <w:rPr>
              <w:rFonts w:eastAsia="SimSun"/>
              <w:i/>
              <w:iCs/>
              <w:kern w:val="2"/>
              <w:lang w:val="en-US"/>
            </w:rPr>
          </w:rPrChange>
        </w:rPr>
        <w:t>AI-generated answers as superior and norm-setting. This assumption is not well supported in the platform context</w:t>
      </w:r>
      <w:r w:rsidRPr="00522DE1">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7891FDC4"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16E2A6A" w14:textId="71CF14DE" w:rsidR="00AF7A9E" w:rsidDel="000427A7" w:rsidRDefault="000427A7" w:rsidP="000427A7">
      <w:pPr>
        <w:pStyle w:val="Paragraph"/>
        <w:rPr>
          <w:del w:id="842" w:author="Dylan CHEN" w:date="2026-08-04T10:26:00Z" w16du:dateUtc="2026-08-04T02:26:00Z"/>
        </w:rPr>
      </w:pPr>
      <w:ins w:id="843" w:author="Dylan CHEN" w:date="2026-08-04T11:03:00Z" w16du:dateUtc="2026-08-04T03:03:00Z">
        <w:r w:rsidRPr="000427A7">
          <w:t>We agree that an elevated expectations mechanism rest</w:t>
        </w:r>
      </w:ins>
      <w:ins w:id="844" w:author="Dylan CHEN" w:date="2026-08-05T14:37:00Z" w16du:dateUtc="2026-08-05T06:37:00Z">
        <w:r w:rsidR="00633B15">
          <w:rPr>
            <w:rFonts w:hint="eastAsia"/>
          </w:rPr>
          <w:t>s</w:t>
        </w:r>
      </w:ins>
      <w:ins w:id="845" w:author="Dylan CHEN" w:date="2026-08-04T11:03:00Z" w16du:dateUtc="2026-08-04T03:03:00Z">
        <w:r w:rsidRPr="000427A7">
          <w:t xml:space="preserve"> on users perceiving AI answers as superior and norm-setting. </w:t>
        </w:r>
      </w:ins>
      <w:ins w:id="846" w:author="Dylan CHEN" w:date="2026-08-05T14:37:00Z" w16du:dateUtc="2026-08-05T06:37:00Z">
        <w:r w:rsidR="00633B15">
          <w:rPr>
            <w:rFonts w:hint="eastAsia"/>
          </w:rPr>
          <w:t>This key assumption, in o</w:t>
        </w:r>
      </w:ins>
      <w:ins w:id="847" w:author="Dylan CHEN" w:date="2026-08-04T11:03:00Z" w16du:dateUtc="2026-08-04T03:03:00Z">
        <w:r w:rsidRPr="000427A7">
          <w:t>ur current view</w:t>
        </w:r>
      </w:ins>
      <w:ins w:id="848" w:author="Dylan CHEN" w:date="2026-08-05T14:37:00Z" w16du:dateUtc="2026-08-05T06:37:00Z">
        <w:r w:rsidR="00633B15">
          <w:rPr>
            <w:rFonts w:hint="eastAsia"/>
          </w:rPr>
          <w:t>,</w:t>
        </w:r>
      </w:ins>
      <w:ins w:id="849" w:author="Dylan CHEN" w:date="2026-08-04T11:03:00Z" w16du:dateUtc="2026-08-04T03:03:00Z">
        <w:r w:rsidRPr="000427A7">
          <w:t xml:space="preserve"> is captured in the </w:t>
        </w:r>
      </w:ins>
      <w:ins w:id="850" w:author="Dylan CHEN" w:date="2026-08-21T10:41:00Z" w16du:dateUtc="2026-08-21T02:41:00Z">
        <w:r w:rsidR="001A0223">
          <w:rPr>
            <w:rFonts w:hint="eastAsia"/>
          </w:rPr>
          <w:t>H2 of our current theoretical framework</w:t>
        </w:r>
      </w:ins>
      <w:ins w:id="851" w:author="Dylan CHEN" w:date="2026-08-04T11:03:00Z" w16du:dateUtc="2026-08-04T03:03:00Z">
        <w:r w:rsidRPr="000427A7">
          <w:t xml:space="preserve">. </w:t>
        </w:r>
      </w:ins>
      <w:ins w:id="852" w:author="Dylan CHEN" w:date="2026-08-21T10:43:00Z" w16du:dateUtc="2026-08-21T02:43:00Z">
        <w:r w:rsidR="001A0223" w:rsidRPr="001A0223">
          <w:t>Potential human answerers are deterred primarily by the perceived high coverage of the AI answer, a surface cue that can be inferred from length at a glance</w:t>
        </w:r>
        <w:r w:rsidR="001A0223">
          <w:rPr>
            <w:rFonts w:hint="eastAsia"/>
          </w:rPr>
          <w:t xml:space="preserve">. </w:t>
        </w:r>
      </w:ins>
      <w:ins w:id="853" w:author="Dylan CHEN" w:date="2026-08-21T10:44:00Z" w16du:dateUtc="2026-08-21T02:44:00Z">
        <w:r w:rsidR="001A0223" w:rsidRPr="001A0223">
          <w:t>Length is processed through attribute substitution, in which System 1 replaces a difficult judgment with an easier one associated with it (Kahneman 2011; Kahneman &amp; Frederick 2002). The difficult judgment is how much of the question the rival has covered; the easy substitute is physical size. A visibly long AI answer is read as the work of a competitor that has treated the question comprehensively</w:t>
        </w:r>
        <w:r w:rsidR="001A0223">
          <w:rPr>
            <w:rFonts w:hint="eastAsia"/>
          </w:rPr>
          <w:t xml:space="preserve">, which </w:t>
        </w:r>
      </w:ins>
      <w:ins w:id="854" w:author="Dylan CHEN" w:date="2026-08-21T10:45:00Z" w16du:dateUtc="2026-08-21T02:45:00Z">
        <w:r w:rsidR="001A0223">
          <w:rPr>
            <w:rFonts w:hint="eastAsia"/>
          </w:rPr>
          <w:t>is developed and cultivated based on</w:t>
        </w:r>
      </w:ins>
      <w:ins w:id="855" w:author="Dylan CHEN" w:date="2026-08-21T10:44:00Z" w16du:dateUtc="2026-08-21T02:44:00Z">
        <w:r w:rsidR="001A0223">
          <w:rPr>
            <w:rFonts w:hint="eastAsia"/>
          </w:rPr>
          <w:t xml:space="preserve"> </w:t>
        </w:r>
      </w:ins>
      <w:ins w:id="856" w:author="Dylan CHEN" w:date="2026-08-21T10:46:00Z" w16du:dateUtc="2026-08-21T02:46:00Z">
        <w:r w:rsidR="001A0223">
          <w:rPr>
            <w:rFonts w:hint="eastAsia"/>
          </w:rPr>
          <w:t xml:space="preserve">the </w:t>
        </w:r>
      </w:ins>
      <w:ins w:id="857" w:author="Dylan CHEN" w:date="2026-08-21T10:44:00Z" w16du:dateUtc="2026-08-21T02:44:00Z">
        <w:r w:rsidR="001A0223">
          <w:rPr>
            <w:rFonts w:hint="eastAsia"/>
          </w:rPr>
          <w:t>reviewer</w:t>
        </w:r>
        <w:r w:rsidR="001A0223">
          <w:t>’</w:t>
        </w:r>
        <w:r w:rsidR="001A0223">
          <w:rPr>
            <w:rFonts w:hint="eastAsia"/>
          </w:rPr>
          <w:t xml:space="preserve">s idea about </w:t>
        </w:r>
        <w:r w:rsidR="001A0223">
          <w:t>“</w:t>
        </w:r>
        <w:r w:rsidR="001A0223">
          <w:rPr>
            <w:rFonts w:hint="eastAsia"/>
          </w:rPr>
          <w:t>AI-generated answers as superior</w:t>
        </w:r>
        <w:r w:rsidR="001A0223">
          <w:t>”</w:t>
        </w:r>
        <w:r w:rsidR="001A0223">
          <w:rPr>
            <w:rFonts w:hint="eastAsia"/>
          </w:rPr>
          <w:t>.</w:t>
        </w:r>
      </w:ins>
      <w:del w:id="858" w:author="Dylan CHEN" w:date="2026-08-04T10:26:00Z" w16du:dateUtc="2026-08-04T02:26:00Z">
        <w:r w:rsidR="004F27FD" w:rsidRPr="00522DE1" w:rsidDel="007B7A50">
          <w:delText xml:space="preserve"> </w:delText>
        </w:r>
        <w:r w:rsidR="00AF7A9E" w:rsidRPr="00522DE1" w:rsidDel="007B7A50">
          <w:delText>Indeed, our finding is users take different positions from the platform and view AI answers more accurate. We want to highlight that this is 10 months after the ban policy and the platform also put a lot of expectations on their internal GenAI</w:delText>
        </w:r>
      </w:del>
    </w:p>
    <w:p w14:paraId="5BE38DA0" w14:textId="77777777" w:rsidR="000427A7" w:rsidRPr="00522DE1" w:rsidRDefault="000427A7">
      <w:pPr>
        <w:pStyle w:val="Paragraph"/>
        <w:rPr>
          <w:ins w:id="859" w:author="Dylan CHEN" w:date="2026-08-04T11:03:00Z" w16du:dateUtc="2026-08-04T03:03:00Z"/>
        </w:rPr>
        <w:pPrChange w:id="860" w:author="Dylan CHEN" w:date="2026-08-04T11:03:00Z" w16du:dateUtc="2026-08-04T03:03:00Z">
          <w:pPr/>
        </w:pPrChange>
      </w:pPr>
    </w:p>
    <w:p w14:paraId="08E22566" w14:textId="2CBD3ADC" w:rsidR="0071692D" w:rsidRPr="00522DE1" w:rsidRDefault="001A0223">
      <w:pPr>
        <w:pStyle w:val="Paragraph"/>
        <w:pPrChange w:id="861" w:author="Dylan CHEN" w:date="2026-08-04T11:03:00Z" w16du:dateUtc="2026-08-04T03:03:00Z">
          <w:pPr>
            <w:pStyle w:val="NormalWeb"/>
            <w:spacing w:before="120" w:after="120"/>
          </w:pPr>
        </w:pPrChange>
      </w:pPr>
      <w:ins w:id="862" w:author="Dylan CHEN" w:date="2026-08-21T10:45:00Z" w16du:dateUtc="2026-08-21T02:45:00Z">
        <w:r w:rsidRPr="001A0223">
          <w:t>As stated in our opening remark, to make the paper more focused and to ensure the results align more strongly with our updated theoretical framework, we have respectfully placed this analysis here but removed all netlike-related results</w:t>
        </w:r>
      </w:ins>
      <w:ins w:id="863" w:author="Dylan CHEN" w:date="2026-08-21T10:46:00Z" w16du:dateUtc="2026-08-21T02:46:00Z">
        <w:r>
          <w:rPr>
            <w:rFonts w:hint="eastAsia"/>
          </w:rPr>
          <w:t xml:space="preserve">, including the </w:t>
        </w:r>
        <w:r w:rsidRPr="000427A7">
          <w:t>elevated expectations mechanism</w:t>
        </w:r>
        <w:r>
          <w:rPr>
            <w:rFonts w:hint="eastAsia"/>
          </w:rPr>
          <w:t>,</w:t>
        </w:r>
      </w:ins>
      <w:ins w:id="864" w:author="Dylan CHEN" w:date="2026-08-21T10:45:00Z" w16du:dateUtc="2026-08-21T02:45:00Z">
        <w:r w:rsidRPr="001A0223">
          <w:t xml:space="preserve"> in the manuscript.</w:t>
        </w:r>
      </w:ins>
    </w:p>
    <w:p w14:paraId="4E063230" w14:textId="77777777"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434FC46E" w14:textId="7783DF1E" w:rsidR="00B401F6" w:rsidRPr="00522DE1" w:rsidRDefault="002D45CB" w:rsidP="00683A26">
      <w:pPr>
        <w:pStyle w:val="Heading1"/>
      </w:pPr>
      <w:ins w:id="865" w:author="Dylan CHEN" w:date="2026-08-20T17:43:00Z" w16du:dateUtc="2026-08-20T09:43:00Z">
        <w:r>
          <w:rPr>
            <w:rFonts w:hint="eastAsia"/>
          </w:rPr>
          <w:t>#</w:t>
        </w:r>
      </w:ins>
      <w:r w:rsidR="00B401F6" w:rsidRPr="00522DE1">
        <w:t>R1-1</w:t>
      </w:r>
      <w:r w:rsidR="0022012F" w:rsidRPr="00522DE1">
        <w:t>0</w:t>
      </w:r>
      <w:r w:rsidR="00407505" w:rsidRPr="00522DE1">
        <w:t xml:space="preserve"> (5 mins)</w:t>
      </w:r>
    </w:p>
    <w:p w14:paraId="662F7FAF" w14:textId="2F203F84" w:rsidR="00B401F6" w:rsidRPr="00522DE1"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In Section 4.1, the authors assert that AI-generated </w:t>
      </w:r>
      <w:r w:rsidRPr="00522DE1">
        <w:rPr>
          <w:rFonts w:eastAsia="SimSun"/>
          <w:i/>
          <w:iCs/>
          <w:kern w:val="2"/>
          <w:highlight w:val="yellow"/>
          <w:lang w:val="en-US"/>
        </w:rPr>
        <w:t xml:space="preserve">answers </w:t>
      </w:r>
      <w:r w:rsidR="00E71BCF">
        <w:rPr>
          <w:rFonts w:eastAsia="SimSun"/>
          <w:i/>
          <w:iCs/>
          <w:kern w:val="2"/>
          <w:highlight w:val="yellow"/>
          <w:lang w:val="en-US"/>
        </w:rPr>
        <w:t>“</w:t>
      </w:r>
      <w:r w:rsidRPr="00522DE1">
        <w:rPr>
          <w:rFonts w:eastAsia="SimSun"/>
          <w:i/>
          <w:iCs/>
          <w:kern w:val="2"/>
          <w:highlight w:val="yellow"/>
          <w:lang w:val="en-US"/>
        </w:rPr>
        <w:t>typically occupy the first position for treated questions</w:t>
      </w:r>
      <w:r w:rsidR="00E71BCF">
        <w:rPr>
          <w:rFonts w:eastAsia="SimSun"/>
          <w:i/>
          <w:iCs/>
          <w:kern w:val="2"/>
          <w:highlight w:val="yellow"/>
          <w:lang w:val="en-US"/>
        </w:rPr>
        <w:t>”</w:t>
      </w:r>
      <w:r w:rsidRPr="00522DE1">
        <w:rPr>
          <w:rFonts w:eastAsia="SimSun"/>
          <w:i/>
          <w:iCs/>
          <w:kern w:val="2"/>
          <w:lang w:val="en-US"/>
        </w:rPr>
        <w:t xml:space="preserve"> and that viewers </w:t>
      </w:r>
      <w:r w:rsidR="00E71BCF">
        <w:rPr>
          <w:rFonts w:eastAsia="SimSun"/>
          <w:i/>
          <w:iCs/>
          <w:kern w:val="2"/>
          <w:lang w:val="en-US"/>
        </w:rPr>
        <w:t>“</w:t>
      </w:r>
      <w:r w:rsidRPr="00522DE1">
        <w:rPr>
          <w:rFonts w:eastAsia="SimSun"/>
          <w:i/>
          <w:iCs/>
          <w:kern w:val="2"/>
          <w:lang w:val="en-US"/>
        </w:rPr>
        <w:t>typically see this content before human-generated answers.</w:t>
      </w:r>
      <w:r w:rsidR="00E71BCF">
        <w:rPr>
          <w:rFonts w:eastAsia="SimSun"/>
          <w:i/>
          <w:iCs/>
          <w:kern w:val="2"/>
          <w:lang w:val="en-US"/>
        </w:rPr>
        <w:t>”</w:t>
      </w:r>
      <w:r w:rsidRPr="00522DE1">
        <w:rPr>
          <w:rFonts w:eastAsia="SimSun"/>
          <w:i/>
          <w:iCs/>
          <w:kern w:val="2"/>
          <w:lang w:val="en-US"/>
        </w:rPr>
        <w:t xml:space="preserve"> It is unclear what </w:t>
      </w:r>
      <w:r w:rsidR="00E71BCF">
        <w:rPr>
          <w:rFonts w:eastAsia="SimSun"/>
          <w:i/>
          <w:iCs/>
          <w:kern w:val="2"/>
          <w:lang w:val="en-US"/>
        </w:rPr>
        <w:t>“</w:t>
      </w:r>
      <w:r w:rsidRPr="00522DE1">
        <w:rPr>
          <w:rFonts w:eastAsia="SimSun"/>
          <w:i/>
          <w:iCs/>
          <w:kern w:val="2"/>
          <w:lang w:val="en-US"/>
        </w:rPr>
        <w:t>typically</w:t>
      </w:r>
      <w:r w:rsidR="00E71BCF">
        <w:rPr>
          <w:rFonts w:eastAsia="SimSun"/>
          <w:i/>
          <w:iCs/>
          <w:kern w:val="2"/>
          <w:lang w:val="en-US"/>
        </w:rPr>
        <w:t>”</w:t>
      </w:r>
      <w:r w:rsidRPr="00522DE1">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522DE1">
        <w:rPr>
          <w:rFonts w:eastAsia="SimSun"/>
          <w:i/>
          <w:iCs/>
          <w:kern w:val="2"/>
          <w:lang w:val="en-US"/>
        </w:rPr>
        <w:t>.</w:t>
      </w:r>
    </w:p>
    <w:p w14:paraId="4742409A" w14:textId="77777777" w:rsidR="00B401F6" w:rsidRPr="00522DE1" w:rsidRDefault="00B401F6" w:rsidP="00B401F6">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DE0E0AC" w14:textId="64D84B69" w:rsidR="00633B15" w:rsidRDefault="00AF7A9E" w:rsidP="00B97DB5">
      <w:pPr>
        <w:rPr>
          <w:ins w:id="866" w:author="Dylan CHEN" w:date="2026-08-05T14:51:00Z" w16du:dateUtc="2026-08-05T06:51:00Z"/>
          <w:rFonts w:eastAsia="SimSun"/>
        </w:rPr>
      </w:pPr>
      <w:r>
        <w:rPr>
          <w:rFonts w:eastAsia="SimSun"/>
        </w:rPr>
        <w:t xml:space="preserve">Sorry for the confusion. </w:t>
      </w:r>
      <w:ins w:id="867" w:author="Dylan CHEN" w:date="2026-08-05T14:51:00Z" w16du:dateUtc="2026-08-05T06:51:00Z">
        <w:r w:rsidR="00633B15" w:rsidRPr="00633B15">
          <w:rPr>
            <w:rFonts w:eastAsia="SimSun"/>
          </w:rPr>
          <w:t>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5FF9AB4D" w14:textId="77777777" w:rsidR="00633B15" w:rsidRDefault="00633B15" w:rsidP="00B97DB5">
      <w:pPr>
        <w:rPr>
          <w:ins w:id="868" w:author="Dylan CHEN" w:date="2026-08-05T14:51:00Z" w16du:dateUtc="2026-08-05T06:51:00Z"/>
          <w:rFonts w:eastAsia="SimSun"/>
        </w:rPr>
      </w:pPr>
    </w:p>
    <w:p w14:paraId="14FB4112" w14:textId="18A4A305" w:rsidR="00633B15" w:rsidRPr="00522DE1" w:rsidRDefault="00AF7A9E" w:rsidP="00B97DB5">
      <w:pPr>
        <w:rPr>
          <w:rFonts w:eastAsia="SimSun"/>
        </w:rPr>
      </w:pPr>
      <w:del w:id="869" w:author="Dylan CHEN" w:date="2026-08-05T14:51:00Z" w16du:dateUtc="2026-08-05T06:51:00Z">
        <w:r w:rsidDel="00633B15">
          <w:rPr>
            <w:rFonts w:eastAsia="SimSun"/>
          </w:rPr>
          <w:delText xml:space="preserve">The platform always put AI answers before human answers. </w:delText>
        </w:r>
      </w:del>
      <w:r>
        <w:rPr>
          <w:rFonts w:eastAsia="SimSun"/>
        </w:rPr>
        <w:t xml:space="preserve">Due to the </w:t>
      </w:r>
      <w:ins w:id="870" w:author="Dylan CHEN" w:date="2026-08-05T14:52:00Z" w16du:dateUtc="2026-08-05T06:52:00Z">
        <w:r w:rsidR="00633B15">
          <w:rPr>
            <w:rFonts w:eastAsia="SimSun" w:hint="eastAsia"/>
          </w:rPr>
          <w:t xml:space="preserve">time </w:t>
        </w:r>
      </w:ins>
      <w:r>
        <w:rPr>
          <w:rFonts w:eastAsia="SimSun"/>
        </w:rPr>
        <w:t>need</w:t>
      </w:r>
      <w:ins w:id="871" w:author="Dylan CHEN" w:date="2026-08-05T14:53:00Z" w16du:dateUtc="2026-08-05T06:53:00Z">
        <w:r w:rsidR="00633B15">
          <w:rPr>
            <w:rFonts w:eastAsia="SimSun" w:hint="eastAsia"/>
          </w:rPr>
          <w:t>ed</w:t>
        </w:r>
      </w:ins>
      <w:r>
        <w:rPr>
          <w:rFonts w:eastAsia="SimSun"/>
        </w:rPr>
        <w:t xml:space="preserve"> </w:t>
      </w:r>
      <w:del w:id="872" w:author="Dylan CHEN" w:date="2026-08-05T14:52:00Z" w16du:dateUtc="2026-08-05T06:52:00Z">
        <w:r w:rsidDel="00633B15">
          <w:rPr>
            <w:rFonts w:eastAsia="SimSun" w:hint="eastAsia"/>
          </w:rPr>
          <w:delText>of time of</w:delText>
        </w:r>
      </w:del>
      <w:ins w:id="873" w:author="Dylan CHEN" w:date="2026-08-05T14:52:00Z" w16du:dateUtc="2026-08-05T06:52:00Z">
        <w:r w:rsidR="00633B15">
          <w:rPr>
            <w:rFonts w:eastAsia="SimSun" w:hint="eastAsia"/>
          </w:rPr>
          <w:t>for</w:t>
        </w:r>
      </w:ins>
      <w:r>
        <w:rPr>
          <w:rFonts w:eastAsia="SimSun"/>
        </w:rPr>
        <w:t xml:space="preserve"> </w:t>
      </w:r>
      <w:ins w:id="874" w:author="Dylan CHEN" w:date="2026-08-05T14:52:00Z" w16du:dateUtc="2026-08-05T06:52:00Z">
        <w:r w:rsidR="00633B15">
          <w:rPr>
            <w:rFonts w:eastAsia="SimSun" w:hint="eastAsia"/>
          </w:rPr>
          <w:t xml:space="preserve">AI </w:t>
        </w:r>
      </w:ins>
      <w:r>
        <w:rPr>
          <w:rFonts w:eastAsia="SimSun"/>
        </w:rPr>
        <w:t xml:space="preserve">answer generation, there is a small delay. </w:t>
      </w:r>
      <w:ins w:id="875" w:author="Dylan CHEN" w:date="2026-08-05T14:52:00Z" w16du:dateUtc="2026-08-05T06:52:00Z">
        <w:r w:rsidR="00633B15" w:rsidRPr="00633B15">
          <w:rPr>
            <w:rFonts w:eastAsia="SimSun"/>
          </w:rPr>
          <w:t>In practice, this window is negligible relative to human response latency</w:t>
        </w:r>
        <w:r w:rsidR="00633B15">
          <w:rPr>
            <w:rFonts w:eastAsia="SimSun" w:hint="eastAsia"/>
          </w:rPr>
          <w:t xml:space="preserve">, </w:t>
        </w:r>
      </w:ins>
      <w:del w:id="876" w:author="Dylan CHEN" w:date="2026-08-05T14:52:00Z" w16du:dateUtc="2026-08-05T06:52:00Z">
        <w:r w:rsidDel="00633B15">
          <w:rPr>
            <w:rFonts w:eastAsia="SimSun"/>
          </w:rPr>
          <w:delText xml:space="preserve">But </w:delText>
        </w:r>
      </w:del>
      <w:r>
        <w:rPr>
          <w:rFonts w:eastAsia="SimSun"/>
        </w:rPr>
        <w:t xml:space="preserve">since the first human answer is posted </w:t>
      </w:r>
      <w:del w:id="877" w:author="Dylan CHEN" w:date="2026-08-05T14:45:00Z" w16du:dateUtc="2026-08-05T06:45:00Z">
        <w:r w:rsidDel="00633B15">
          <w:rPr>
            <w:rFonts w:eastAsia="SimSun"/>
          </w:rPr>
          <w:delText xml:space="preserve">XXX </w:delText>
        </w:r>
      </w:del>
      <w:ins w:id="878" w:author="Dylan CHEN" w:date="2026-08-05T14:45:00Z" w16du:dateUtc="2026-08-05T06:45:00Z">
        <w:r w:rsidR="00633B15">
          <w:rPr>
            <w:rFonts w:eastAsia="SimSun" w:hint="eastAsia"/>
          </w:rPr>
          <w:t>22.067</w:t>
        </w:r>
        <w:r w:rsidR="00633B15">
          <w:rPr>
            <w:rFonts w:eastAsia="SimSun"/>
          </w:rPr>
          <w:t xml:space="preserve"> </w:t>
        </w:r>
      </w:ins>
      <w:del w:id="879" w:author="Dylan CHEN" w:date="2026-08-05T14:45:00Z" w16du:dateUtc="2026-08-05T06:45:00Z">
        <w:r w:rsidDel="00633B15">
          <w:rPr>
            <w:rFonts w:eastAsia="SimSun"/>
          </w:rPr>
          <w:delText xml:space="preserve">minunte </w:delText>
        </w:r>
      </w:del>
      <w:ins w:id="880" w:author="Dylan CHEN" w:date="2026-08-05T14:45:00Z" w16du:dateUtc="2026-08-05T06:45:00Z">
        <w:r w:rsidR="00633B15">
          <w:rPr>
            <w:rFonts w:eastAsia="SimSun" w:hint="eastAsia"/>
          </w:rPr>
          <w:t>hours</w:t>
        </w:r>
        <w:r w:rsidR="00633B15">
          <w:rPr>
            <w:rFonts w:eastAsia="SimSun"/>
          </w:rPr>
          <w:t xml:space="preserve"> </w:t>
        </w:r>
      </w:ins>
      <w:r>
        <w:rPr>
          <w:rFonts w:eastAsia="SimSun"/>
        </w:rPr>
        <w:t>on</w:t>
      </w:r>
      <w:del w:id="881" w:author="Dylan CHEN" w:date="2026-08-05T14:52:00Z" w16du:dateUtc="2026-08-05T06:52:00Z">
        <w:r w:rsidDel="00633B15">
          <w:rPr>
            <w:rFonts w:eastAsia="SimSun"/>
          </w:rPr>
          <w:delText>e</w:delText>
        </w:r>
      </w:del>
      <w:r>
        <w:rPr>
          <w:rFonts w:eastAsia="SimSun"/>
        </w:rPr>
        <w:t xml:space="preserve"> average. </w:t>
      </w:r>
      <w:del w:id="882" w:author="Dylan CHEN" w:date="2026-08-05T14:52:00Z" w16du:dateUtc="2026-08-05T06:52:00Z">
        <w:r w:rsidDel="00633B15">
          <w:rPr>
            <w:rFonts w:eastAsia="SimSun"/>
          </w:rPr>
          <w:delText xml:space="preserve">[make statistics] </w:delText>
        </w:r>
      </w:del>
      <w:r>
        <w:rPr>
          <w:rFonts w:eastAsia="SimSun"/>
        </w:rPr>
        <w:t>It will be faster than most humans</w:t>
      </w:r>
      <w:del w:id="883" w:author="Dylan CHEN" w:date="2026-08-05T14:45:00Z" w16du:dateUtc="2026-08-05T06:45:00Z">
        <w:r w:rsidDel="00633B15">
          <w:rPr>
            <w:rFonts w:eastAsia="SimSun"/>
          </w:rPr>
          <w:delText xml:space="preserve"> </w:delText>
        </w:r>
      </w:del>
      <w:r>
        <w:rPr>
          <w:rFonts w:eastAsia="SimSun"/>
        </w:rPr>
        <w:t>.</w:t>
      </w:r>
      <w:del w:id="884" w:author="Dylan CHEN" w:date="2026-08-05T14:45:00Z" w16du:dateUtc="2026-08-05T06:45:00Z">
        <w:r w:rsidDel="00633B15">
          <w:rPr>
            <w:rFonts w:eastAsia="SimSun"/>
          </w:rPr>
          <w:delText>[check if webpage has time.]</w:delText>
        </w:r>
      </w:del>
    </w:p>
    <w:p w14:paraId="1958F37B" w14:textId="77777777" w:rsidR="005814DF" w:rsidRPr="00522DE1" w:rsidRDefault="00B401F6" w:rsidP="00683A26">
      <w:pPr>
        <w:spacing w:before="120" w:after="120"/>
        <w:rPr>
          <w:rFonts w:eastAsia="SimSun"/>
          <w:b/>
          <w:bCs/>
          <w:kern w:val="2"/>
        </w:rPr>
      </w:pPr>
      <w:r w:rsidRPr="00522DE1">
        <w:t>---------------------------------------------------------------------------------------------------------------------</w:t>
      </w:r>
      <w:r w:rsidRPr="00522DE1">
        <w:rPr>
          <w:rFonts w:eastAsia="SimSun"/>
          <w:b/>
          <w:bCs/>
          <w:kern w:val="2"/>
        </w:rPr>
        <w:t xml:space="preserve"> </w:t>
      </w:r>
    </w:p>
    <w:p w14:paraId="54803636" w14:textId="4C695477" w:rsidR="00F51D34" w:rsidRPr="00522DE1" w:rsidRDefault="00FA770C" w:rsidP="00683A26">
      <w:pPr>
        <w:pStyle w:val="Heading1"/>
      </w:pPr>
      <w:ins w:id="885" w:author="Dylan CHEN" w:date="2026-08-20T22:41:00Z" w16du:dateUtc="2026-08-20T14:41:00Z">
        <w:r>
          <w:rPr>
            <w:rFonts w:hint="eastAsia"/>
          </w:rPr>
          <w:lastRenderedPageBreak/>
          <w:t>#</w:t>
        </w:r>
      </w:ins>
      <w:r w:rsidR="00F51D34" w:rsidRPr="00522DE1">
        <w:t>R1-1</w:t>
      </w:r>
      <w:r w:rsidR="0022012F" w:rsidRPr="00522DE1">
        <w:t>1</w:t>
      </w:r>
    </w:p>
    <w:p w14:paraId="55ACA961" w14:textId="4F959CB6" w:rsidR="00F51D34" w:rsidRPr="00522DE1" w:rsidRDefault="00E10111" w:rsidP="00F51D3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noticed </w:t>
      </w:r>
      <w:r w:rsidRPr="00992B08">
        <w:rPr>
          <w:rFonts w:eastAsia="SimSun"/>
          <w:i/>
          <w:iCs/>
          <w:kern w:val="2"/>
          <w:highlight w:val="yellow"/>
          <w:rPrChange w:id="886" w:author="Dylan CHEN" w:date="2026-08-05T14:56:00Z" w16du:dateUtc="2026-08-05T06:56:00Z">
            <w:rPr>
              <w:rFonts w:eastAsia="SimSun"/>
              <w:i/>
              <w:iCs/>
              <w:kern w:val="2"/>
            </w:rPr>
          </w:rPrChange>
        </w:rPr>
        <w:t>inconsistencies</w:t>
      </w:r>
      <w:r w:rsidRPr="00522DE1">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Pr>
          <w:rFonts w:eastAsia="SimSun"/>
          <w:i/>
          <w:iCs/>
          <w:kern w:val="2"/>
        </w:rPr>
        <w:t>“</w:t>
      </w:r>
      <w:r w:rsidRPr="00522DE1">
        <w:rPr>
          <w:rFonts w:eastAsia="SimSun"/>
          <w:i/>
          <w:iCs/>
          <w:kern w:val="2"/>
        </w:rPr>
        <w:t>log number of Chinese characters</w:t>
      </w:r>
      <w:r w:rsidR="00E71BCF">
        <w:rPr>
          <w:rFonts w:eastAsia="SimSun"/>
          <w:i/>
          <w:iCs/>
          <w:kern w:val="2"/>
        </w:rPr>
        <w:t>”</w:t>
      </w:r>
      <w:r w:rsidRPr="00522DE1">
        <w:rPr>
          <w:rFonts w:eastAsia="SimSun"/>
          <w:i/>
          <w:iCs/>
          <w:kern w:val="2"/>
        </w:rPr>
        <w:t xml:space="preserve"> of 0.004; similarly, Table 2 reports an average questioner reputation of 334.484, while Table A1 reports a mean </w:t>
      </w:r>
      <w:r w:rsidR="00E71BCF">
        <w:rPr>
          <w:rFonts w:eastAsia="SimSun"/>
          <w:i/>
          <w:iCs/>
          <w:kern w:val="2"/>
        </w:rPr>
        <w:t>“</w:t>
      </w:r>
      <w:r w:rsidRPr="00522DE1">
        <w:rPr>
          <w:rFonts w:eastAsia="SimSun"/>
          <w:i/>
          <w:iCs/>
          <w:kern w:val="2"/>
        </w:rPr>
        <w:t>log reputation score</w:t>
      </w:r>
      <w:r w:rsidR="00E71BCF">
        <w:rPr>
          <w:rFonts w:eastAsia="SimSun"/>
          <w:i/>
          <w:iCs/>
          <w:kern w:val="2"/>
        </w:rPr>
        <w:t>”</w:t>
      </w:r>
      <w:r w:rsidRPr="00522DE1">
        <w:rPr>
          <w:rFonts w:eastAsia="SimSun"/>
          <w:i/>
          <w:iCs/>
          <w:kern w:val="2"/>
        </w:rPr>
        <w:t xml:space="preserve"> of 4.026. These values are not consistent under standard log transformations.</w:t>
      </w:r>
    </w:p>
    <w:p w14:paraId="5BEAE06D" w14:textId="77777777" w:rsidR="00F51D34" w:rsidRPr="00522DE1" w:rsidRDefault="00F51D34" w:rsidP="00F51D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E275350" w14:textId="2098A644" w:rsidR="00157BF1" w:rsidRPr="00522DE1" w:rsidRDefault="00157BF1" w:rsidP="00AE3F37">
      <w:pPr>
        <w:pStyle w:val="Paragraph"/>
      </w:pPr>
      <w:r w:rsidRPr="00522DE1">
        <w:t>We sincerely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522DE1" w:rsidRDefault="00F51D34" w:rsidP="00683A26">
      <w:pPr>
        <w:spacing w:before="120" w:after="120"/>
        <w:rPr>
          <w:rFonts w:eastAsia="SimSun"/>
          <w:b/>
          <w:bCs/>
          <w:kern w:val="2"/>
        </w:rPr>
      </w:pPr>
      <w:r w:rsidRPr="00522DE1">
        <w:t>---------------------------------------------------------------------------------------------------------------------</w:t>
      </w:r>
      <w:r w:rsidRPr="00522DE1">
        <w:rPr>
          <w:rFonts w:eastAsia="SimSun"/>
          <w:b/>
          <w:bCs/>
          <w:kern w:val="2"/>
        </w:rPr>
        <w:t xml:space="preserve"> </w:t>
      </w:r>
    </w:p>
    <w:p w14:paraId="3A61FEA6" w14:textId="5902CAFB" w:rsidR="000F2FD3" w:rsidRPr="00522DE1" w:rsidRDefault="002D45CB" w:rsidP="00683A26">
      <w:pPr>
        <w:pStyle w:val="Heading1"/>
      </w:pPr>
      <w:bookmarkStart w:id="887" w:name="OLE_LINK20"/>
      <w:ins w:id="888" w:author="Dylan CHEN" w:date="2026-08-20T17:36:00Z" w16du:dateUtc="2026-08-20T09:36:00Z">
        <w:r>
          <w:rPr>
            <w:rFonts w:hint="eastAsia"/>
          </w:rPr>
          <w:t>#</w:t>
        </w:r>
      </w:ins>
      <w:r w:rsidR="000F2FD3" w:rsidRPr="00522DE1">
        <w:t>R1-1</w:t>
      </w:r>
      <w:r w:rsidR="0022012F" w:rsidRPr="00522DE1">
        <w:t>2</w:t>
      </w:r>
      <w:r w:rsidR="00157BF1" w:rsidRPr="00522DE1">
        <w:t xml:space="preserve"> (only length proxies)</w:t>
      </w:r>
    </w:p>
    <w:p w14:paraId="5C72F20E" w14:textId="405EFF0E" w:rsidR="000F2FD3" w:rsidRPr="00522DE1" w:rsidRDefault="00E10111" w:rsidP="000F2FD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Section 6.3.1.1 uses </w:t>
      </w:r>
      <w:r w:rsidR="00E71BCF">
        <w:rPr>
          <w:rFonts w:eastAsia="SimSun"/>
          <w:i/>
          <w:iCs/>
          <w:kern w:val="2"/>
        </w:rPr>
        <w:t>“</w:t>
      </w:r>
      <w:r w:rsidRPr="00522DE1">
        <w:rPr>
          <w:rFonts w:eastAsia="SimSun"/>
          <w:i/>
          <w:iCs/>
          <w:kern w:val="2"/>
        </w:rPr>
        <w:t>first answer length</w:t>
      </w:r>
      <w:r w:rsidR="00E71BCF">
        <w:rPr>
          <w:rFonts w:eastAsia="SimSun"/>
          <w:i/>
          <w:iCs/>
          <w:kern w:val="2"/>
        </w:rPr>
        <w:t>”</w:t>
      </w:r>
      <w:r w:rsidRPr="00522DE1">
        <w:rPr>
          <w:rFonts w:eastAsia="SimSun"/>
          <w:i/>
          <w:iCs/>
          <w:kern w:val="2"/>
        </w:rPr>
        <w:t xml:space="preserve"> as a key variable in testing the content effect, but the </w:t>
      </w:r>
      <w:r w:rsidRPr="00992B08">
        <w:rPr>
          <w:rFonts w:eastAsia="SimSun"/>
          <w:i/>
          <w:iCs/>
          <w:kern w:val="2"/>
          <w:highlight w:val="yellow"/>
          <w:rPrChange w:id="889" w:author="Dylan CHEN" w:date="2026-08-05T15:06:00Z" w16du:dateUtc="2026-08-05T07:06:00Z">
            <w:rPr>
              <w:rFonts w:eastAsia="SimSun"/>
              <w:i/>
              <w:iCs/>
              <w:kern w:val="2"/>
            </w:rPr>
          </w:rPrChange>
        </w:rPr>
        <w:t>definition is unclear</w:t>
      </w:r>
      <w:r w:rsidRPr="00522DE1">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522DE1" w:rsidRDefault="000F2FD3" w:rsidP="000F2FD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7EE982" w14:textId="34F1ADB2" w:rsidR="00DD74E2" w:rsidRDefault="00DD74E2" w:rsidP="00D241ED">
      <w:pPr>
        <w:pStyle w:val="Paragraph"/>
        <w:rPr>
          <w:ins w:id="890" w:author="Dylan CHEN" w:date="2026-08-04T14:53:00Z" w16du:dateUtc="2026-08-04T06:53:00Z"/>
        </w:rPr>
      </w:pPr>
      <w:ins w:id="891" w:author="Dylan CHEN" w:date="2026-08-04T14:53:00Z" w16du:dateUtc="2026-08-04T06:53:00Z">
        <w:r w:rsidRPr="00DD74E2">
          <w:t xml:space="preserve">We clarify the definition first. First answer length refers </w:t>
        </w:r>
        <w:r w:rsidRPr="00DD74E2">
          <w:rPr>
            <w:b/>
            <w:bCs/>
            <w:rPrChange w:id="892" w:author="Dylan CHEN" w:date="2026-08-04T14:53:00Z" w16du:dateUtc="2026-08-04T06:53:00Z">
              <w:rPr/>
            </w:rPrChange>
          </w:rPr>
          <w:t>to the length of the first answer posted under a question</w:t>
        </w:r>
      </w:ins>
      <w:ins w:id="893" w:author="Dylan CHEN" w:date="2026-08-05T15:07:00Z" w16du:dateUtc="2026-08-05T07:07:00Z">
        <w:r w:rsidR="00992B08">
          <w:rPr>
            <w:rFonts w:hint="eastAsia"/>
            <w:b/>
            <w:bCs/>
          </w:rPr>
          <w:t>, and this variable is for both the treatment group and control group</w:t>
        </w:r>
      </w:ins>
      <w:ins w:id="894" w:author="Dylan CHEN" w:date="2026-08-04T14:53:00Z" w16du:dateUtc="2026-08-04T06:53:00Z">
        <w:r w:rsidRPr="00DD74E2">
          <w:t>. Because the AI answer is posted first in treated questions, this first answer is the AI answer in the treatment group and the first human answer in the control group. We use it to control for the quality of the first-position content that a later answerer sees before deciding whether and how much to contribute. We note that this variable was required by the analysis strategy used in the previous version, in which controlling for first-answer content was necessary to isolate the effect of interest, and this is the reason the same variable appeared on both treated and control questions.</w:t>
        </w:r>
      </w:ins>
    </w:p>
    <w:p w14:paraId="5A3C3AA3" w14:textId="747C6AC8" w:rsidR="00DD74E2" w:rsidRDefault="00DD74E2" w:rsidP="00D241ED">
      <w:pPr>
        <w:pStyle w:val="Paragraph"/>
        <w:rPr>
          <w:ins w:id="895" w:author="Dylan CHEN" w:date="2026-08-04T14:53:00Z" w16du:dateUtc="2026-08-04T06:53:00Z"/>
        </w:rPr>
      </w:pPr>
      <w:ins w:id="896" w:author="Dylan CHEN" w:date="2026-08-04T14:53:00Z" w16du:dateUtc="2026-08-04T06:53:00Z">
        <w:r w:rsidRPr="00DD74E2">
          <w:t>In the revised version</w:t>
        </w:r>
      </w:ins>
      <w:ins w:id="897" w:author="Dylan CHEN" w:date="2026-08-05T15:09:00Z" w16du:dateUtc="2026-08-05T07:09:00Z">
        <w:r w:rsidR="00992B08">
          <w:rPr>
            <w:rFonts w:hint="eastAsia"/>
          </w:rPr>
          <w:t>,</w:t>
        </w:r>
      </w:ins>
      <w:ins w:id="898" w:author="Dylan CHEN" w:date="2026-08-04T14:53:00Z" w16du:dateUtc="2026-08-04T06:53:00Z">
        <w:r w:rsidRPr="00DD74E2">
          <w:t xml:space="preserve"> we have changed the analysis so that the content variable is defined directly as the quality of the AI content, taking the value zero when no AI content is present, which is the case for all control questions. This specification does not mix AI and human content within a single variable, and it lets us separate the AI label effect from the AI content effect, since the label distinguishes treatment from control while the AI content quality varies within treated questions. We have updated Section </w:t>
        </w:r>
        <w:r>
          <w:rPr>
            <w:rFonts w:hint="eastAsia"/>
          </w:rPr>
          <w:t xml:space="preserve">Results </w:t>
        </w:r>
        <w:r w:rsidRPr="00DD74E2">
          <w:t>to state this definition and to explain the change.</w:t>
        </w:r>
      </w:ins>
    </w:p>
    <w:p w14:paraId="40F5C936" w14:textId="0B03AE0D" w:rsidR="00DD74E2" w:rsidRDefault="00DD74E2" w:rsidP="00D241ED">
      <w:pPr>
        <w:pStyle w:val="Paragraph"/>
        <w:rPr>
          <w:ins w:id="899" w:author="Dylan CHEN" w:date="2026-08-04T14:54:00Z" w16du:dateUtc="2026-08-04T06:54:00Z"/>
        </w:rPr>
      </w:pPr>
      <w:ins w:id="900" w:author="Dylan CHEN" w:date="2026-08-04T14:53:00Z" w16du:dateUtc="2026-08-04T06:53:00Z">
        <w:r w:rsidRPr="00DD74E2">
          <w:t xml:space="preserve">Beyond the definition, we </w:t>
        </w:r>
      </w:ins>
      <w:ins w:id="901" w:author="Dylan CHEN" w:date="2026-08-20T17:34:00Z" w16du:dateUtc="2026-08-20T09:34:00Z">
        <w:r w:rsidR="002D45CB">
          <w:rPr>
            <w:rFonts w:hint="eastAsia"/>
          </w:rPr>
          <w:t xml:space="preserve">see </w:t>
        </w:r>
      </w:ins>
      <w:ins w:id="902" w:author="Dylan CHEN" w:date="2026-08-04T14:53:00Z" w16du:dateUtc="2026-08-04T06:53:00Z">
        <w:r w:rsidRPr="00DD74E2">
          <w:t>the comment as raising a substantive measurement question, namely whether a single length variable can adequately capture content quality. We agree that length alone is a limited proxy, and this concern is the reason we had earlier introduced a</w:t>
        </w:r>
      </w:ins>
      <w:ins w:id="903" w:author="Dylan CHEN" w:date="2026-08-05T15:09:00Z" w16du:dateUtc="2026-08-05T07:09:00Z">
        <w:r w:rsidR="00992B08">
          <w:rPr>
            <w:rFonts w:hint="eastAsia"/>
          </w:rPr>
          <w:t>n</w:t>
        </w:r>
      </w:ins>
      <w:ins w:id="904" w:author="Dylan CHEN" w:date="2026-08-04T14:53:00Z" w16du:dateUtc="2026-08-04T06:53:00Z">
        <w:r w:rsidRPr="00DD74E2">
          <w:t xml:space="preserve"> </w:t>
        </w:r>
      </w:ins>
      <w:ins w:id="905" w:author="Dylan CHEN" w:date="2026-08-05T15:09:00Z" w16du:dateUtc="2026-08-05T07:09:00Z">
        <w:r w:rsidR="00992B08">
          <w:rPr>
            <w:rFonts w:hint="eastAsia"/>
          </w:rPr>
          <w:t>LLM</w:t>
        </w:r>
      </w:ins>
      <w:ins w:id="906" w:author="Dylan CHEN" w:date="2026-08-04T14:53:00Z" w16du:dateUtc="2026-08-04T06:53:00Z">
        <w:r w:rsidRPr="00DD74E2">
          <w:t>-based quality score. In this revision we took two further steps to address it directly.</w:t>
        </w:r>
      </w:ins>
    </w:p>
    <w:p w14:paraId="3A4D88FA" w14:textId="77777777" w:rsidR="002D45CB" w:rsidRPr="002D45CB" w:rsidRDefault="002D45CB" w:rsidP="002D45CB">
      <w:pPr>
        <w:widowControl w:val="0"/>
        <w:snapToGrid w:val="0"/>
        <w:spacing w:afterLines="50" w:after="120"/>
        <w:rPr>
          <w:ins w:id="907" w:author="Dylan CHEN" w:date="2026-08-20T17:35:00Z" w16du:dateUtc="2026-08-20T09:35:00Z"/>
          <w:rFonts w:eastAsia="DengXian"/>
          <w:color w:val="000000"/>
          <w:kern w:val="2"/>
        </w:rPr>
      </w:pPr>
      <w:ins w:id="908" w:author="Dylan CHEN" w:date="2026-08-20T17:35:00Z" w16du:dateUtc="2026-08-20T09:35:00Z">
        <w:r w:rsidRPr="002D45CB">
          <w:rPr>
            <w:rFonts w:eastAsia="DengXian"/>
            <w:b/>
            <w:bCs/>
            <w:color w:val="000000"/>
            <w:kern w:val="2"/>
          </w:rPr>
          <w:t>First, we clarify that answer length measures coverage rather than overall quality.</w:t>
        </w:r>
        <w:r w:rsidRPr="002D45CB">
          <w:rPr>
            <w:rFonts w:eastAsia="DengXian"/>
            <w:color w:val="000000"/>
            <w:kern w:val="2"/>
          </w:rPr>
          <w:t xml:space="preserve"> In our original framing, we imprecisely characterized length as a quality proxy. We now position it </w:t>
        </w:r>
        <w:r w:rsidRPr="002D45CB">
          <w:rPr>
            <w:rFonts w:eastAsia="DengXian"/>
            <w:color w:val="000000"/>
            <w:kern w:val="2"/>
          </w:rPr>
          <w:lastRenderedPageBreak/>
          <w:t>specifically as a measure of answer coverage, which captures the breadth and thoroughness of comprehensiveness. This is conceptually distinct from the dimensions captured by our original 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perceived high coverage of the AI answer, a surface cue that can be inferred from length at a glance, rather than by fine-grained quality, which becomes available only through effortful evaluation.</w:t>
        </w:r>
      </w:ins>
    </w:p>
    <w:p w14:paraId="4B8CC09A" w14:textId="77777777" w:rsidR="002D45CB" w:rsidRPr="002D45CB" w:rsidRDefault="002D45CB" w:rsidP="002D45CB">
      <w:pPr>
        <w:widowControl w:val="0"/>
        <w:snapToGrid w:val="0"/>
        <w:spacing w:afterLines="50" w:after="120"/>
        <w:rPr>
          <w:ins w:id="909" w:author="Dylan CHEN" w:date="2026-08-20T17:35:00Z" w16du:dateUtc="2026-08-20T09:35:00Z"/>
          <w:rFonts w:eastAsia="DengXian"/>
          <w:color w:val="000000"/>
          <w:kern w:val="2"/>
        </w:rPr>
      </w:pPr>
      <w:ins w:id="910" w:author="Dylan CHEN" w:date="2026-08-20T17:35:00Z" w16du:dateUtc="2026-08-20T09:35:00Z">
        <w:r w:rsidRPr="002D45CB">
          <w:rPr>
            <w:rFonts w:eastAsia="DengXian"/>
            <w:b/>
            <w:bCs/>
            <w:color w:val="000000"/>
            <w:kern w:val="2"/>
          </w:rPr>
          <w:t>Second, we highlight the 3 validation tests we conduct for the LLM-based quality measure.</w:t>
        </w:r>
        <w:r w:rsidRPr="002D45CB">
          <w:rPr>
            <w:rFonts w:eastAsia="DengXian"/>
            <w:color w:val="000000"/>
            <w:kern w:val="2"/>
          </w:rPr>
          <w:t xml:space="preserve"> Failed AI answers (for example, “I’m sorry, I can’t provide a detailed answer”) received significantly lower quality ratings than substantive answers (p &lt; 0.001). Human answers accepted by questioners received significantly higher ratings than non-accepted answers (p &lt; 0.05). Answers with above-median or above-mean net likes received significantly higher ratings than those below the median (p &lt; 0.001). These results support the validity of the measures.</w:t>
        </w:r>
      </w:ins>
    </w:p>
    <w:p w14:paraId="71C5AF5B" w14:textId="77777777" w:rsidR="002D45CB" w:rsidRPr="002D45CB" w:rsidRDefault="002D45CB" w:rsidP="002D45CB">
      <w:pPr>
        <w:widowControl w:val="0"/>
        <w:snapToGrid w:val="0"/>
        <w:spacing w:afterLines="50" w:after="120"/>
        <w:rPr>
          <w:ins w:id="911" w:author="Dylan CHEN" w:date="2026-08-20T17:35:00Z" w16du:dateUtc="2026-08-20T09:35:00Z"/>
          <w:rFonts w:eastAsia="DengXian"/>
          <w:color w:val="000000"/>
          <w:kern w:val="2"/>
        </w:rPr>
      </w:pPr>
      <w:ins w:id="912" w:author="Dylan CHEN" w:date="2026-08-20T17:35:00Z" w16du:dateUtc="2026-08-20T09:35:00Z">
        <w:r w:rsidRPr="002D45CB">
          <w:rPr>
            <w:rFonts w:eastAsia="DengXian"/>
            <w:b/>
            <w:bCs/>
            <w:color w:val="000000"/>
            <w:kern w:val="2"/>
          </w:rPr>
          <w:t>Third, we examined what answer length actually captures.</w:t>
        </w:r>
        <w:r w:rsidRPr="002D45CB">
          <w:rPr>
            <w:rFonts w:eastAsia="DengXian"/>
            <w:color w:val="000000"/>
            <w:kern w:val="2"/>
          </w:rPr>
          <w:t xml:space="preserve">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 which motivates a human perception of comprehensiveness. If length were operating mainly through perceived coverage, its effect should track this coverage variable rather than a direct quality signal. Our results indicate that the role of length does operate largely through perceived coverage and not through perceived quality. We report this analysis in mechanism part.</w:t>
        </w:r>
      </w:ins>
    </w:p>
    <w:p w14:paraId="58CC605E" w14:textId="6BEB3B44" w:rsidR="00DD74E2" w:rsidRDefault="00DD74E2" w:rsidP="00D241ED">
      <w:pPr>
        <w:pStyle w:val="Paragraph"/>
        <w:rPr>
          <w:ins w:id="913" w:author="Dylan CHEN" w:date="2026-08-04T14:53:00Z" w16du:dateUtc="2026-08-04T06:53:00Z"/>
        </w:rPr>
      </w:pPr>
    </w:p>
    <w:p w14:paraId="7E978C37" w14:textId="011EBF29" w:rsidR="00DD74E2" w:rsidRPr="00522DE1" w:rsidDel="00DD74E2" w:rsidRDefault="008814E4" w:rsidP="00DD74E2">
      <w:pPr>
        <w:pStyle w:val="Paragraph"/>
        <w:rPr>
          <w:del w:id="914" w:author="Dylan CHEN" w:date="2026-08-04T14:55:00Z" w16du:dateUtc="2026-08-04T06:55:00Z"/>
        </w:rPr>
      </w:pPr>
      <w:del w:id="915" w:author="Dylan CHEN" w:date="2026-08-04T14:55:00Z" w16du:dateUtc="2026-08-04T06:55:00Z">
        <w:r w:rsidDel="00DD74E2">
          <w:delText>It is the length of AI/human answer.</w:delText>
        </w:r>
      </w:del>
    </w:p>
    <w:bookmarkEnd w:id="887"/>
    <w:p w14:paraId="468D7684" w14:textId="77777777" w:rsidR="00192BF1" w:rsidRPr="00522DE1" w:rsidRDefault="000F2FD3" w:rsidP="00683A26">
      <w:pPr>
        <w:spacing w:before="120" w:after="120"/>
        <w:rPr>
          <w:rFonts w:eastAsia="SimSun"/>
          <w:b/>
          <w:bCs/>
          <w:kern w:val="2"/>
        </w:rPr>
      </w:pPr>
      <w:r w:rsidRPr="00522DE1">
        <w:t>---------------------------------------------------------------------------------------------------------------------</w:t>
      </w:r>
      <w:r w:rsidRPr="00522DE1">
        <w:rPr>
          <w:rFonts w:eastAsia="SimSun"/>
          <w:b/>
          <w:bCs/>
          <w:kern w:val="2"/>
        </w:rPr>
        <w:t xml:space="preserve"> </w:t>
      </w:r>
    </w:p>
    <w:p w14:paraId="76E909FB" w14:textId="381EFAE4" w:rsidR="006D68EB" w:rsidRPr="00522DE1" w:rsidRDefault="00475BF1" w:rsidP="00683A26">
      <w:pPr>
        <w:pStyle w:val="Heading1"/>
      </w:pPr>
      <w:bookmarkStart w:id="916" w:name="OLE_LINK34"/>
      <w:ins w:id="917" w:author="Dylan CHEN" w:date="2026-08-20T17:51:00Z" w16du:dateUtc="2026-08-20T09:51:00Z">
        <w:r>
          <w:rPr>
            <w:rFonts w:hint="eastAsia"/>
          </w:rPr>
          <w:t>#</w:t>
        </w:r>
      </w:ins>
      <w:r w:rsidR="006D68EB" w:rsidRPr="00522DE1">
        <w:t>R1-1</w:t>
      </w:r>
      <w:r w:rsidR="0022012F" w:rsidRPr="00522DE1">
        <w:t>3</w:t>
      </w:r>
      <w:r w:rsidR="00157BF1" w:rsidRPr="00522DE1">
        <w:t xml:space="preserve"> (position effect)</w:t>
      </w:r>
    </w:p>
    <w:p w14:paraId="2FC66AA4" w14:textId="6A998A29"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find the logic surrounding </w:t>
      </w:r>
      <w:r w:rsidR="00E71BCF">
        <w:rPr>
          <w:rFonts w:eastAsia="SimSun"/>
          <w:i/>
          <w:iCs/>
          <w:kern w:val="2"/>
        </w:rPr>
        <w:t>“</w:t>
      </w:r>
      <w:r w:rsidRPr="00522DE1">
        <w:rPr>
          <w:rFonts w:eastAsia="SimSun"/>
          <w:i/>
          <w:iCs/>
          <w:kern w:val="2"/>
        </w:rPr>
        <w:t>first-position seekers</w:t>
      </w:r>
      <w:r w:rsidR="00E71BCF">
        <w:rPr>
          <w:rFonts w:eastAsia="SimSun"/>
          <w:i/>
          <w:iCs/>
          <w:kern w:val="2"/>
        </w:rPr>
        <w:t>”</w:t>
      </w:r>
      <w:r w:rsidRPr="00522DE1">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918" w:name="OLE_LINK16"/>
      <w:r w:rsidRPr="00522DE1">
        <w:rPr>
          <w:rFonts w:eastAsia="SimSun"/>
          <w:i/>
          <w:iCs/>
          <w:kern w:val="2"/>
          <w:highlight w:val="yellow"/>
        </w:rPr>
        <w:t>This interpretation implicitly assumes that first-position seekers care only about being absolutely first rather than first among human contributor</w:t>
      </w:r>
      <w:bookmarkEnd w:id="918"/>
      <w:r w:rsidRPr="00522DE1">
        <w:rPr>
          <w:rFonts w:eastAsia="SimSun"/>
          <w:i/>
          <w:iCs/>
          <w:kern w:val="2"/>
          <w:highlight w:val="yellow"/>
        </w:rPr>
        <w:t>s</w:t>
      </w:r>
      <w:r w:rsidRPr="00522DE1">
        <w:rPr>
          <w:rFonts w:eastAsia="SimSun"/>
          <w:i/>
          <w:iCs/>
          <w:kern w:val="2"/>
        </w:rPr>
        <w:t>, which is neither theoretically justified nor empirically demonstrated.</w:t>
      </w:r>
    </w:p>
    <w:p w14:paraId="6530D233" w14:textId="25F83F86" w:rsidR="006D68EB"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522DE1">
        <w:rPr>
          <w:rFonts w:eastAsia="SimSun"/>
          <w:i/>
          <w:iCs/>
          <w:kern w:val="2"/>
          <w:highlight w:val="yellow"/>
        </w:rPr>
        <w:t>The paper does not explain why first-position seekers would systematically generate answers that invite further engagement.</w:t>
      </w:r>
      <w:r w:rsidRPr="00522DE1">
        <w:rPr>
          <w:rFonts w:eastAsia="SimSun"/>
          <w:i/>
          <w:iCs/>
          <w:kern w:val="2"/>
        </w:rPr>
        <w:t xml:space="preserve"> Are </w:t>
      </w:r>
      <w:bookmarkStart w:id="919" w:name="OLE_LINK17"/>
      <w:r w:rsidRPr="00522DE1">
        <w:rPr>
          <w:rFonts w:eastAsia="SimSun"/>
          <w:i/>
          <w:iCs/>
          <w:kern w:val="2"/>
        </w:rPr>
        <w:t>answers from these first-position seekers of low quality</w:t>
      </w:r>
      <w:bookmarkEnd w:id="919"/>
      <w:r w:rsidRPr="00522DE1">
        <w:rPr>
          <w:rFonts w:eastAsia="SimSun"/>
          <w:i/>
          <w:iCs/>
          <w:kern w:val="2"/>
        </w:rPr>
        <w:t>?</w:t>
      </w:r>
    </w:p>
    <w:p w14:paraId="1CFCDDA6" w14:textId="2B821158" w:rsidR="006D68EB" w:rsidRPr="00522DE1" w:rsidRDefault="006D68EB" w:rsidP="006D68E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910237" w14:textId="61E2403F" w:rsidR="0097448C" w:rsidDel="000427A7" w:rsidRDefault="000427A7" w:rsidP="000427A7">
      <w:pPr>
        <w:pStyle w:val="Paragraph"/>
        <w:rPr>
          <w:del w:id="920" w:author="Dylan CHEN" w:date="2026-08-04T10:30:00Z" w16du:dateUtc="2026-08-04T02:30:00Z"/>
        </w:rPr>
      </w:pPr>
      <w:ins w:id="921" w:author="Dylan CHEN" w:date="2026-08-04T11:03:00Z" w16du:dateUtc="2026-08-04T03:03:00Z">
        <w:r w:rsidRPr="000427A7">
          <w:t>We address the two parts of this comment in turn before explaining the change we have made.</w:t>
        </w:r>
        <w:r w:rsidRPr="000427A7" w:rsidDel="00203B5A">
          <w:t xml:space="preserve"> </w:t>
        </w:r>
      </w:ins>
      <w:del w:id="922" w:author="Dylan CHEN" w:date="2026-08-04T10:30:00Z" w16du:dateUtc="2026-08-04T02:30:00Z">
        <w:r w:rsidR="001242EF" w:rsidDel="00203B5A">
          <w:delText>[How about remove this effect?]</w:delText>
        </w:r>
      </w:del>
    </w:p>
    <w:p w14:paraId="30B14586" w14:textId="77777777" w:rsidR="000427A7" w:rsidRDefault="000427A7">
      <w:pPr>
        <w:pStyle w:val="Paragraph"/>
        <w:rPr>
          <w:ins w:id="923" w:author="Dylan CHEN" w:date="2026-08-04T11:03:00Z" w16du:dateUtc="2026-08-04T03:03:00Z"/>
        </w:rPr>
        <w:pPrChange w:id="924" w:author="Dylan CHEN" w:date="2026-08-04T11:03:00Z" w16du:dateUtc="2026-08-04T03:03:00Z">
          <w:pPr>
            <w:pStyle w:val="NormalWeb"/>
            <w:spacing w:after="0" w:afterAutospacing="0"/>
          </w:pPr>
        </w:pPrChange>
      </w:pPr>
    </w:p>
    <w:p w14:paraId="268BA2E8" w14:textId="33ACB859" w:rsidR="001242EF" w:rsidRDefault="000427A7" w:rsidP="000427A7">
      <w:pPr>
        <w:pStyle w:val="Paragraph"/>
        <w:rPr>
          <w:ins w:id="925" w:author="Dylan CHEN" w:date="2026-08-04T11:04:00Z" w16du:dateUtc="2026-08-04T03:04:00Z"/>
        </w:rPr>
      </w:pPr>
      <w:ins w:id="926" w:author="Dylan CHEN" w:date="2026-08-04T11:04:00Z" w16du:dateUtc="2026-08-04T03:04:00Z">
        <w:r w:rsidRPr="000427A7">
          <w:t xml:space="preserve">On the first part, the reviewer correctly identifies our implicit assumption. We did assume that </w:t>
        </w:r>
        <w:r w:rsidRPr="000427A7">
          <w:lastRenderedPageBreak/>
          <w:t xml:space="preserve">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w:t>
        </w:r>
      </w:ins>
      <w:ins w:id="927" w:author="Dylan CHEN" w:date="2026-08-05T15:13:00Z" w16du:dateUtc="2026-08-05T07:13:00Z">
        <w:r w:rsidR="00992B08">
          <w:rPr>
            <w:rFonts w:hint="eastAsia"/>
          </w:rPr>
          <w:t>comp</w:t>
        </w:r>
      </w:ins>
      <w:ins w:id="928" w:author="Dylan CHEN" w:date="2026-08-05T15:14:00Z" w16du:dateUtc="2026-08-05T07:14:00Z">
        <w:r w:rsidR="00992B08">
          <w:rPr>
            <w:rFonts w:hint="eastAsia"/>
          </w:rPr>
          <w:t>etitor</w:t>
        </w:r>
      </w:ins>
      <w:ins w:id="929" w:author="Dylan CHEN" w:date="2026-08-04T11:04:00Z" w16du:dateUtc="2026-08-04T03:04:00Z">
        <w:r w:rsidRPr="000427A7">
          <w:t xml:space="preserve"> for the first position and not merely background content. From this standpoint, an existing AI answer reduces the value of the first human answer for a first-position seeker.</w:t>
        </w:r>
        <w:r w:rsidRPr="000427A7" w:rsidDel="00203B5A">
          <w:t xml:space="preserve"> </w:t>
        </w:r>
      </w:ins>
      <w:del w:id="930" w:author="Dylan CHEN" w:date="2026-08-04T10:30:00Z" w16du:dateUtc="2026-08-04T02:30:00Z">
        <w:r w:rsidR="00A37481" w:rsidDel="00203B5A">
          <w:delText>[does first mover post a position occupier?]</w:delText>
        </w:r>
      </w:del>
      <w:del w:id="931" w:author="Dylan CHEN" w:date="2026-08-04T11:03:00Z" w16du:dateUtc="2026-08-04T03:03:00Z">
        <w:r w:rsidR="001242EF" w:rsidDel="000427A7">
          <w:delText xml:space="preserve"> </w:delText>
        </w:r>
      </w:del>
    </w:p>
    <w:p w14:paraId="4CC4ED84" w14:textId="18AC5EA2" w:rsidR="000427A7" w:rsidRDefault="000427A7" w:rsidP="000427A7">
      <w:pPr>
        <w:pStyle w:val="Paragraph"/>
        <w:rPr>
          <w:ins w:id="932" w:author="Dylan CHEN" w:date="2026-08-04T11:04:00Z" w16du:dateUtc="2026-08-04T03:04:00Z"/>
        </w:rPr>
      </w:pPr>
      <w:ins w:id="933" w:author="Dylan CHEN" w:date="2026-08-04T11:04:00Z" w16du:dateUtc="2026-08-04T03:04:00Z">
        <w:r w:rsidRPr="000427A7">
          <w:t>On the second part, regarding why the presence of a first-position seeker would stimulate rather than crowd out later participation, one reading is that first-position seekers optimize for speed rather than comprehensiveness, so their early answers tend to be narrow in coverage and leave room for others to add what is missing, while also signaling that the question is an active contest worth entering. Whether these early answers are of low quality is one possibility the reviewer raises. We regard it as plausible but not the only account, because an early answer may be narrow in coverage rather than low in quality, and without perception data we cannot cleanly separate these two readings.</w:t>
        </w:r>
      </w:ins>
    </w:p>
    <w:p w14:paraId="52F78E47" w14:textId="2711D3FF" w:rsidR="000427A7" w:rsidRPr="00522DE1" w:rsidRDefault="000427A7">
      <w:pPr>
        <w:pStyle w:val="Paragraph"/>
        <w:pPrChange w:id="934" w:author="Dylan CHEN" w:date="2026-08-04T11:03:00Z" w16du:dateUtc="2026-08-04T03:03:00Z">
          <w:pPr>
            <w:pStyle w:val="NormalWeb"/>
            <w:spacing w:after="0" w:afterAutospacing="0"/>
          </w:pPr>
        </w:pPrChange>
      </w:pPr>
      <w:ins w:id="935" w:author="Dylan CHEN" w:date="2026-08-04T11:04:00Z" w16du:dateUtc="2026-08-04T03:04:00Z">
        <w:r w:rsidRPr="000427A7">
          <w:t>This limitation is the reason for our change. We acknowledge that the position effect is difficult to test adequately without data on how answerers perceive position</w:t>
        </w:r>
      </w:ins>
      <w:ins w:id="936" w:author="Dylan CHEN" w:date="2026-08-20T17:51:00Z" w16du:dateUtc="2026-08-20T09:51:00Z">
        <w:r w:rsidR="00475BF1">
          <w:rPr>
            <w:rFonts w:hint="eastAsia"/>
          </w:rPr>
          <w:t xml:space="preserve">. </w:t>
        </w:r>
        <w:r w:rsidR="00475BF1" w:rsidRPr="00475BF1">
          <w:t xml:space="preserve">As stated in </w:t>
        </w:r>
        <w:r w:rsidR="00475BF1">
          <w:rPr>
            <w:rFonts w:hint="eastAsia"/>
          </w:rPr>
          <w:t>R1-4</w:t>
        </w:r>
        <w:r w:rsidR="00475BF1" w:rsidRPr="00475BF1">
          <w:t>, to make the paper more focused and to ensure the results align more strongly with our updated theoretical framework, the position effect has been removed from the manuscript in this revision.</w:t>
        </w:r>
      </w:ins>
    </w:p>
    <w:bookmarkEnd w:id="916"/>
    <w:p w14:paraId="5995E6AA" w14:textId="77777777" w:rsidR="00192BF1" w:rsidRPr="00522DE1" w:rsidRDefault="006D68EB" w:rsidP="00683A26">
      <w:pPr>
        <w:spacing w:before="120" w:after="120"/>
        <w:rPr>
          <w:rFonts w:eastAsia="SimSun"/>
          <w:b/>
          <w:bCs/>
          <w:kern w:val="2"/>
        </w:rPr>
      </w:pPr>
      <w:r w:rsidRPr="00522DE1">
        <w:t>---------------------------------------------------------------------------------------------------------------------</w:t>
      </w:r>
      <w:r w:rsidRPr="00522DE1">
        <w:rPr>
          <w:rFonts w:eastAsia="SimSun"/>
          <w:b/>
          <w:bCs/>
          <w:kern w:val="2"/>
        </w:rPr>
        <w:t xml:space="preserve"> </w:t>
      </w:r>
    </w:p>
    <w:p w14:paraId="19C98F06" w14:textId="194E2768" w:rsidR="006D68EB" w:rsidRPr="00522DE1" w:rsidRDefault="00BC5B75" w:rsidP="00683A26">
      <w:pPr>
        <w:pStyle w:val="Heading1"/>
      </w:pPr>
      <w:ins w:id="937" w:author="Dylan CHEN" w:date="2026-08-20T22:22:00Z" w16du:dateUtc="2026-08-20T14:22:00Z">
        <w:r>
          <w:rPr>
            <w:rFonts w:hint="eastAsia"/>
          </w:rPr>
          <w:t>#</w:t>
        </w:r>
      </w:ins>
      <w:r w:rsidR="006D68EB" w:rsidRPr="00522DE1">
        <w:t>R1-14</w:t>
      </w:r>
    </w:p>
    <w:p w14:paraId="2EF35A4D" w14:textId="6224A3CE"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bookmarkStart w:id="938" w:name="OLE_LINK26"/>
      <w:r w:rsidRPr="00522DE1">
        <w:rPr>
          <w:rFonts w:eastAsia="SimSun"/>
          <w:i/>
          <w:iCs/>
          <w:kern w:val="2"/>
        </w:rPr>
        <w:t xml:space="preserve">In Section 6.3.1.3, the authors state that they control for the position effect when estimating the source effect, but it is unclear what specific variables constitute the </w:t>
      </w:r>
      <w:r w:rsidR="00E71BCF">
        <w:rPr>
          <w:rFonts w:eastAsia="SimSun"/>
          <w:i/>
          <w:iCs/>
          <w:kern w:val="2"/>
        </w:rPr>
        <w:t>“</w:t>
      </w:r>
      <w:r w:rsidRPr="00522DE1">
        <w:rPr>
          <w:rFonts w:eastAsia="SimSun"/>
          <w:i/>
          <w:iCs/>
          <w:kern w:val="2"/>
        </w:rPr>
        <w:t>position effect controls</w:t>
      </w:r>
      <w:r w:rsidR="00E71BCF">
        <w:rPr>
          <w:rFonts w:eastAsia="SimSun"/>
          <w:i/>
          <w:iCs/>
          <w:kern w:val="2"/>
        </w:rPr>
        <w:t>”</w:t>
      </w:r>
      <w:r w:rsidRPr="00522DE1">
        <w:rPr>
          <w:rFonts w:eastAsia="SimSun"/>
          <w:i/>
          <w:iCs/>
          <w:kern w:val="2"/>
        </w:rPr>
        <w:t xml:space="preserve"> and </w:t>
      </w:r>
      <w:r w:rsidRPr="00992B08">
        <w:rPr>
          <w:rFonts w:eastAsia="SimSun"/>
          <w:i/>
          <w:iCs/>
          <w:kern w:val="2"/>
          <w:highlight w:val="yellow"/>
          <w:rPrChange w:id="939" w:author="Dylan CHEN" w:date="2026-08-05T15:16:00Z" w16du:dateUtc="2026-08-05T07:16:00Z">
            <w:rPr>
              <w:rFonts w:eastAsia="SimSun"/>
              <w:i/>
              <w:iCs/>
              <w:kern w:val="2"/>
            </w:rPr>
          </w:rPrChange>
        </w:rPr>
        <w:t>how they capture answer ordering or visibility</w:t>
      </w:r>
      <w:r w:rsidRPr="00522DE1">
        <w:rPr>
          <w:rFonts w:eastAsia="SimSun"/>
          <w:i/>
          <w:iCs/>
          <w:kern w:val="2"/>
        </w:rPr>
        <w:t>.</w:t>
      </w:r>
      <w:bookmarkEnd w:id="938"/>
    </w:p>
    <w:p w14:paraId="399E1D34" w14:textId="51781639"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the claim that a remaining significant coefficient on the AI indicator constitutes evidence of a source effect is too strong. A residual AI effect could reflect other unmodeled mechanisms correlated with AI presence, </w:t>
      </w:r>
      <w:r w:rsidRPr="00522DE1">
        <w:rPr>
          <w:rFonts w:eastAsia="SimSun"/>
          <w:i/>
          <w:iCs/>
          <w:kern w:val="2"/>
          <w:highlight w:val="yellow"/>
        </w:rPr>
        <w:t>such as user discouragement or frustration induced by the platform</w:t>
      </w:r>
      <w:r w:rsidR="00052238">
        <w:rPr>
          <w:rFonts w:eastAsia="SimSun"/>
          <w:i/>
          <w:iCs/>
          <w:kern w:val="2"/>
          <w:highlight w:val="yellow"/>
        </w:rPr>
        <w:t>’</w:t>
      </w:r>
      <w:r w:rsidRPr="00522DE1">
        <w:rPr>
          <w:rFonts w:eastAsia="SimSun"/>
          <w:i/>
          <w:iCs/>
          <w:kern w:val="2"/>
          <w:highlight w:val="yellow"/>
        </w:rPr>
        <w:t>s restrictive policy toward external GenAI and negative user reactions to AI deployment</w:t>
      </w:r>
      <w:r w:rsidRPr="00522DE1">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522DE1" w:rsidRDefault="00192BF1" w:rsidP="00E1011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F3C6FB" w14:textId="525A3F1B" w:rsidR="00992B08" w:rsidRDefault="00992B08" w:rsidP="000427A7">
      <w:pPr>
        <w:pStyle w:val="Paragraph"/>
        <w:rPr>
          <w:ins w:id="940" w:author="Dylan CHEN" w:date="2026-08-05T15:21:00Z" w16du:dateUtc="2026-08-05T07:21:00Z"/>
        </w:rPr>
      </w:pPr>
      <w:ins w:id="941" w:author="Dylan CHEN" w:date="2026-08-05T15:16:00Z" w16du:dateUtc="2026-08-05T07:16:00Z">
        <w:r w:rsidRPr="00992B08">
          <w:t>We thank the reviewer for both parts of this comment, and we address them in turn.</w:t>
        </w:r>
      </w:ins>
    </w:p>
    <w:p w14:paraId="1B62882C" w14:textId="43148BBC" w:rsidR="00992B08" w:rsidRPr="00992B08" w:rsidRDefault="00992B08" w:rsidP="00992B08">
      <w:pPr>
        <w:pStyle w:val="Paragraph"/>
        <w:rPr>
          <w:ins w:id="942" w:author="Dylan CHEN" w:date="2026-08-05T15:16:00Z" w16du:dateUtc="2026-08-05T07:16:00Z"/>
        </w:rPr>
      </w:pPr>
      <w:ins w:id="943" w:author="Dylan CHEN" w:date="2026-08-05T15:21:00Z" w16du:dateUtc="2026-08-05T07:21:00Z">
        <w:r>
          <w:rPr>
            <w:rStyle w:val="Strong"/>
          </w:rPr>
          <w:t xml:space="preserve">On the </w:t>
        </w:r>
      </w:ins>
      <w:r w:rsidR="00E71BCF">
        <w:rPr>
          <w:rStyle w:val="Strong"/>
        </w:rPr>
        <w:t>“</w:t>
      </w:r>
      <w:ins w:id="944" w:author="Dylan CHEN" w:date="2026-08-05T15:21:00Z" w16du:dateUtc="2026-08-05T07:21:00Z">
        <w:r>
          <w:rPr>
            <w:rStyle w:val="Strong"/>
          </w:rPr>
          <w:t>position effect controls.</w:t>
        </w:r>
      </w:ins>
      <w:r w:rsidR="00E71BCF">
        <w:rPr>
          <w:rStyle w:val="Strong"/>
        </w:rPr>
        <w:t>”</w:t>
      </w:r>
      <w:ins w:id="945" w:author="Dylan CHEN" w:date="2026-08-05T15:21:00Z" w16du:dateUtc="2026-08-05T07:21:00Z">
        <w:r>
          <w:t xml:space="preserve"> In the earlier version, the position effect was not captured by a direct measure of answer </w:t>
        </w:r>
        <w:r w:rsidRPr="00992B08">
          <w:t xml:space="preserve">ordering or visibility. Instead, we tested it indirectly through a proxy based on user behavior: for each treated question, we examined whether the first human answer came from a </w:t>
        </w:r>
      </w:ins>
      <w:r w:rsidR="00E71BCF">
        <w:t>“</w:t>
      </w:r>
      <w:ins w:id="946" w:author="Dylan CHEN" w:date="2026-08-05T15:21:00Z" w16du:dateUtc="2026-08-05T07:21:00Z">
        <w:r w:rsidRPr="00992B08">
          <w:t>first position seeker,</w:t>
        </w:r>
      </w:ins>
      <w:r w:rsidR="00E71BCF">
        <w:t>”</w:t>
      </w:r>
      <w:ins w:id="947" w:author="Dylan CHEN" w:date="2026-08-05T15:21:00Z" w16du:dateUtc="2026-08-05T07:21:00Z">
        <w:r w:rsidRPr="00992B08">
          <w:t xml:space="preserve"> an answerer identified from pre-experiment revealed preferences as someone who tends to compete for the first-answer position. The logic was that if AI presence deters these users</w:t>
        </w:r>
      </w:ins>
      <w:ins w:id="948" w:author="Dylan CHEN" w:date="2026-08-20T22:22:00Z" w16du:dateUtc="2026-08-20T14:22:00Z">
        <w:r w:rsidR="00BC5B75">
          <w:rPr>
            <w:rFonts w:hint="eastAsia"/>
          </w:rPr>
          <w:t xml:space="preserve"> precisely</w:t>
        </w:r>
      </w:ins>
      <w:ins w:id="949" w:author="Dylan CHEN" w:date="2026-08-05T15:21:00Z" w16du:dateUtc="2026-08-05T07:21:00Z">
        <w:r w:rsidRPr="00992B08">
          <w:t xml:space="preserve"> from providing the first human answer, this would provide indirect evidence of a position effect. We adopted this behavioral proxy because a more direct test was not feasible in our setting. Ideally, one would exploit variation in the AI answer</w:t>
        </w:r>
      </w:ins>
      <w:r w:rsidR="00052238">
        <w:t>’</w:t>
      </w:r>
      <w:ins w:id="950" w:author="Dylan CHEN" w:date="2026-08-05T15:21:00Z" w16du:dateUtc="2026-08-05T07:21:00Z">
        <w:r w:rsidRPr="00992B08">
          <w:t xml:space="preserve">s position, but such variation does not exist here: the AI answer is essentially always placed first, and even for the rare </w:t>
        </w:r>
      </w:ins>
      <w:r w:rsidR="00E71BCF">
        <w:t>“</w:t>
      </w:r>
      <w:ins w:id="951" w:author="Dylan CHEN" w:date="2026-08-05T15:21:00Z" w16du:dateUtc="2026-08-05T07:21:00Z">
        <w:r w:rsidRPr="00992B08">
          <w:t>typical</w:t>
        </w:r>
      </w:ins>
      <w:r w:rsidR="00E71BCF">
        <w:t>”</w:t>
      </w:r>
      <w:ins w:id="952" w:author="Dylan CHEN" w:date="2026-08-05T15:21:00Z" w16du:dateUtc="2026-08-05T07:21:00Z">
        <w:r w:rsidRPr="00992B08">
          <w:t xml:space="preserve"> cases we do not observe a precise timestamp for when the AI answer appears, so we cannot construct an answer-position variable. On reflection, we agree with </w:t>
        </w:r>
        <w:r w:rsidRPr="00992B08">
          <w:lastRenderedPageBreak/>
          <w:t xml:space="preserve">the reviewer that this behavioral proxy was too indirect to convincingly capture answer ordering or visibility. This limitation, together with the concern the reviewer raises separately in R1-13 that the position effect is difficult to test adequately in our setting, led us to remove the position effect from the framework rather than retain a mechanism we could not test rigorously. As a result, the </w:t>
        </w:r>
      </w:ins>
      <w:r w:rsidR="00E71BCF">
        <w:t>“</w:t>
      </w:r>
      <w:ins w:id="953" w:author="Dylan CHEN" w:date="2026-08-05T15:21:00Z" w16du:dateUtc="2026-08-05T07:21:00Z">
        <w:r w:rsidRPr="00992B08">
          <w:t>position effect controls</w:t>
        </w:r>
      </w:ins>
      <w:r w:rsidR="00E71BCF">
        <w:t>”</w:t>
      </w:r>
      <w:ins w:id="954" w:author="Dylan CHEN" w:date="2026-08-05T15:21:00Z" w16du:dateUtc="2026-08-05T07:21:00Z">
        <w:r w:rsidRPr="00992B08">
          <w:t xml:space="preserve"> no longer appear</w:t>
        </w:r>
        <w:r>
          <w:t xml:space="preserve"> in the revised paper, and the framework is now organized around effects we can examine directly.</w:t>
        </w:r>
      </w:ins>
    </w:p>
    <w:p w14:paraId="33DCC764" w14:textId="5F7C6291" w:rsidR="00307690" w:rsidRPr="00992B08" w:rsidRDefault="00992B08" w:rsidP="00992B08">
      <w:pPr>
        <w:pStyle w:val="Paragraph"/>
        <w:rPr>
          <w:ins w:id="955" w:author="Dylan CHEN" w:date="2026-08-04T11:04:00Z" w16du:dateUtc="2026-08-04T03:04:00Z"/>
        </w:rPr>
      </w:pPr>
      <w:ins w:id="956" w:author="Dylan CHEN" w:date="2026-08-05T15:21:00Z" w16du:dateUtc="2026-08-05T07:21:00Z">
        <w:r>
          <w:rPr>
            <w:rStyle w:val="Strong"/>
          </w:rPr>
          <w:t>On the residual logic and the alternative explanation.</w:t>
        </w:r>
        <w:r>
          <w:t xml:space="preserve"> </w:t>
        </w:r>
      </w:ins>
      <w:ins w:id="957" w:author="Dylan CHEN" w:date="2026-08-04T11:04:00Z" w16du:dateUtc="2026-08-04T03:04:00Z">
        <w:r w:rsidR="000427A7" w:rsidRPr="000427A7">
          <w:t>We agree that treating a remaining significant coefficient on the AI indicator as evidence of a source effect claims more than the design can support, since a residual effect can reflect mechanisms correlated with AI presence that the model does not separately capture.</w:t>
        </w:r>
      </w:ins>
    </w:p>
    <w:p w14:paraId="615CBF06" w14:textId="3D925660" w:rsidR="000427A7" w:rsidRDefault="000427A7" w:rsidP="000427A7">
      <w:pPr>
        <w:pStyle w:val="Paragraph"/>
        <w:rPr>
          <w:ins w:id="958" w:author="Dylan CHEN" w:date="2026-08-04T11:04:00Z" w16du:dateUtc="2026-08-04T03:04:00Z"/>
        </w:rPr>
      </w:pPr>
      <w:ins w:id="959" w:author="Dylan CHEN" w:date="2026-08-04T11:04:00Z" w16du:dateUtc="2026-08-04T03:04:00Z">
        <w:r w:rsidRPr="000427A7">
          <w:t>The revised framework no longer rests on this residual logic. As described in our response to R1-6, the total AI effect is now organized into an AI label effect and an AI content effect, each derived from the fast-and-slow account and examined directly rather than recovered as what remains after other effects are removed.</w:t>
        </w:r>
      </w:ins>
    </w:p>
    <w:p w14:paraId="0DB38943" w14:textId="6449B996" w:rsidR="000427A7" w:rsidRDefault="000427A7" w:rsidP="000427A7">
      <w:pPr>
        <w:pStyle w:val="Paragraph"/>
        <w:rPr>
          <w:ins w:id="960" w:author="Dylan CHEN" w:date="2026-08-04T11:04:00Z" w16du:dateUtc="2026-08-04T03:04:00Z"/>
        </w:rPr>
      </w:pPr>
      <w:ins w:id="961" w:author="Dylan CHEN" w:date="2026-08-04T11:04:00Z" w16du:dateUtc="2026-08-04T03:04:00Z">
        <w:r w:rsidRPr="000427A7">
          <w:t>The alternative explanation the reviewer raises, discouragement or skepticism induced by the platform</w:t>
        </w:r>
      </w:ins>
      <w:r w:rsidR="00052238">
        <w:t>’</w:t>
      </w:r>
      <w:ins w:id="962" w:author="Dylan CHEN" w:date="2026-08-04T11:04:00Z" w16du:dateUtc="2026-08-04T03:04:00Z">
        <w:r w:rsidRPr="000427A7">
          <w:t xml:space="preserve">s restrictive stance toward external GenAI and the accompanying user reactions, is now part of the mechanism we model rather than a confound we need to rule out. In </w:t>
        </w:r>
      </w:ins>
      <w:ins w:id="963" w:author="Dylan CHEN" w:date="2026-08-20T22:22:00Z" w16du:dateUtc="2026-08-20T14:22:00Z">
        <w:r w:rsidR="00BC5B75">
          <w:rPr>
            <w:rFonts w:hint="eastAsia"/>
          </w:rPr>
          <w:t xml:space="preserve">the theoretical </w:t>
        </w:r>
        <w:r w:rsidR="00BC5B75">
          <w:t>development</w:t>
        </w:r>
        <w:r w:rsidR="00BC5B75">
          <w:rPr>
            <w:rFonts w:hint="eastAsia"/>
          </w:rPr>
          <w:t xml:space="preserve"> part (H1)</w:t>
        </w:r>
      </w:ins>
      <w:ins w:id="964" w:author="Dylan CHEN" w:date="2026-08-04T11:04:00Z" w16du:dateUtc="2026-08-04T03:04:00Z">
        <w:r w:rsidRPr="000427A7">
          <w:t xml:space="preserve">, the AI label activates this domain-specific skepticism through the availability heuristic (Tversky &amp; Kahneman, 1973), and this skepticism is what leads the answerer to appraise the AI as a weak competitor. What the earlier version would have </w:t>
        </w:r>
      </w:ins>
      <w:ins w:id="965" w:author="Dylan CHEN" w:date="2026-08-20T22:21:00Z" w16du:dateUtc="2026-08-20T14:21:00Z">
        <w:r w:rsidR="00BC5B75">
          <w:rPr>
            <w:rFonts w:hint="eastAsia"/>
          </w:rPr>
          <w:t>made</w:t>
        </w:r>
      </w:ins>
      <w:ins w:id="966" w:author="Dylan CHEN" w:date="2026-08-04T11:04:00Z" w16du:dateUtc="2026-08-04T03:04:00Z">
        <w:r w:rsidRPr="000427A7">
          <w:t xml:space="preserve"> into an unexplained residual is therefore given an explicit theoretical role in the current version.</w:t>
        </w:r>
      </w:ins>
    </w:p>
    <w:p w14:paraId="25B6BE70" w14:textId="77777777" w:rsidR="000427A7" w:rsidRDefault="000427A7" w:rsidP="000427A7">
      <w:pPr>
        <w:pStyle w:val="Paragraph"/>
        <w:rPr>
          <w:ins w:id="967" w:author="Dylan CHEN" w:date="2026-08-04T11:04:00Z" w16du:dateUtc="2026-08-04T03:04:00Z"/>
        </w:rPr>
      </w:pPr>
    </w:p>
    <w:p w14:paraId="6CABE83E" w14:textId="77777777" w:rsidR="000427A7" w:rsidRPr="00546646" w:rsidRDefault="000427A7" w:rsidP="000427A7">
      <w:pPr>
        <w:pStyle w:val="Paragraph"/>
        <w:rPr>
          <w:ins w:id="968" w:author="Dylan CHEN" w:date="2026-08-04T11:05:00Z" w16du:dateUtc="2026-08-04T03:05:00Z"/>
          <w:b/>
          <w:bCs/>
        </w:rPr>
      </w:pPr>
      <w:ins w:id="969" w:author="Dylan CHEN" w:date="2026-08-04T11:05:00Z" w16du:dateUtc="2026-08-04T03:05:00Z">
        <w:r w:rsidRPr="00546646">
          <w:rPr>
            <w:rFonts w:hint="eastAsia"/>
            <w:b/>
            <w:bCs/>
          </w:rPr>
          <w:t>Reference</w:t>
        </w:r>
      </w:ins>
    </w:p>
    <w:p w14:paraId="202B7D53" w14:textId="02204CB3" w:rsidR="000427A7" w:rsidRPr="000427A7" w:rsidRDefault="000427A7">
      <w:pPr>
        <w:rPr>
          <w:rPrChange w:id="970" w:author="Dylan CHEN" w:date="2026-08-04T11:05:00Z" w16du:dateUtc="2026-08-04T03:05:00Z">
            <w:rPr>
              <w:rFonts w:eastAsia="Heiti TC"/>
            </w:rPr>
          </w:rPrChange>
        </w:rPr>
        <w:pPrChange w:id="971" w:author="Dylan CHEN" w:date="2026-08-04T11:05:00Z" w16du:dateUtc="2026-08-04T03:05:00Z">
          <w:pPr>
            <w:pStyle w:val="NormalWeb"/>
            <w:spacing w:after="0" w:afterAutospacing="0"/>
          </w:pPr>
        </w:pPrChange>
      </w:pPr>
      <w:ins w:id="972" w:author="Dylan CHEN" w:date="2026-08-04T11:05:00Z" w16du:dateUtc="2026-08-04T03:05:00Z">
        <w:r w:rsidRPr="00B93A76">
          <w:t xml:space="preserve">Tversky, Amos, and Daniel Kahneman. </w:t>
        </w:r>
      </w:ins>
      <w:r w:rsidR="00E71BCF">
        <w:t>“</w:t>
      </w:r>
      <w:ins w:id="973" w:author="Dylan CHEN" w:date="2026-08-04T11:05:00Z" w16du:dateUtc="2026-08-04T03:05:00Z">
        <w:r w:rsidRPr="00B93A76">
          <w:t>Availability: A Heuristic for Judging Frequency and Probability.</w:t>
        </w:r>
      </w:ins>
      <w:r w:rsidR="00E71BCF">
        <w:t>”</w:t>
      </w:r>
      <w:ins w:id="974" w:author="Dylan CHEN" w:date="2026-08-04T11:05:00Z" w16du:dateUtc="2026-08-04T03:05:00Z">
        <w:r w:rsidRPr="00B93A76">
          <w:t xml:space="preserve"> </w:t>
        </w:r>
        <w:r w:rsidRPr="00B93A76">
          <w:rPr>
            <w:i/>
            <w:iCs/>
          </w:rPr>
          <w:t>Cognitive Psychology</w:t>
        </w:r>
        <w:r w:rsidRPr="00B93A76">
          <w:t xml:space="preserve"> 5, no. 2 (1973): 207–32.</w:t>
        </w:r>
      </w:ins>
    </w:p>
    <w:p w14:paraId="54FCFA76" w14:textId="77777777" w:rsidR="00192BF1" w:rsidRPr="00522DE1" w:rsidRDefault="00192BF1" w:rsidP="00192BF1">
      <w:pPr>
        <w:spacing w:before="120" w:after="120"/>
        <w:rPr>
          <w:rFonts w:eastAsia="SimSun"/>
          <w:b/>
          <w:bCs/>
          <w:kern w:val="2"/>
        </w:rPr>
      </w:pPr>
      <w:r w:rsidRPr="00522DE1">
        <w:t>---------------------------------------------------------------------------------------------------------------------</w:t>
      </w:r>
      <w:r w:rsidRPr="00522DE1">
        <w:rPr>
          <w:rFonts w:eastAsia="SimSun"/>
          <w:b/>
          <w:bCs/>
          <w:kern w:val="2"/>
        </w:rPr>
        <w:t xml:space="preserve"> </w:t>
      </w:r>
    </w:p>
    <w:p w14:paraId="0821704A" w14:textId="3CA0C1F9" w:rsidR="00192BF1" w:rsidRPr="00522DE1" w:rsidRDefault="00FA770C" w:rsidP="00192BF1">
      <w:pPr>
        <w:pStyle w:val="Heading1"/>
      </w:pPr>
      <w:ins w:id="975" w:author="Dylan CHEN" w:date="2026-08-20T22:41:00Z" w16du:dateUtc="2026-08-20T14:41:00Z">
        <w:r>
          <w:rPr>
            <w:rFonts w:hint="eastAsia"/>
          </w:rPr>
          <w:t>#</w:t>
        </w:r>
      </w:ins>
      <w:r w:rsidR="00192BF1" w:rsidRPr="00522DE1">
        <w:t>R1-15</w:t>
      </w:r>
    </w:p>
    <w:p w14:paraId="13853F11" w14:textId="294D4F8A" w:rsidR="00FF4147" w:rsidRPr="00522DE1" w:rsidRDefault="00FF4147" w:rsidP="00FF414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recommend reporting the results of the causal mediation analysis in a table and provide enough details about the implementation.</w:t>
      </w:r>
    </w:p>
    <w:p w14:paraId="4141D96C" w14:textId="77777777" w:rsidR="00425D04" w:rsidRPr="00522DE1" w:rsidRDefault="00425D04" w:rsidP="00425D0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B464CB2" w14:textId="75278246" w:rsidR="00DD74E2" w:rsidRDefault="00DD74E2" w:rsidP="00DD74E2">
      <w:pPr>
        <w:spacing w:before="120" w:after="120"/>
        <w:rPr>
          <w:ins w:id="976" w:author="Dylan CHEN" w:date="2026-08-04T11:13:00Z" w16du:dateUtc="2026-08-04T03:13:00Z"/>
        </w:rPr>
      </w:pPr>
      <w:ins w:id="977" w:author="Dylan CHEN" w:date="2026-08-04T11:13:00Z" w16du:dateUtc="2026-08-04T03:13:00Z">
        <w:r>
          <w:rPr>
            <w:rStyle w:val="Strong"/>
            <w:rFonts w:hint="eastAsia"/>
          </w:rPr>
          <w:t>The</w:t>
        </w:r>
        <w:r>
          <w:rPr>
            <w:rStyle w:val="Strong"/>
          </w:rPr>
          <w:t xml:space="preserve"> </w:t>
        </w:r>
        <w:r>
          <w:rPr>
            <w:rStyle w:val="Strong"/>
            <w:rFonts w:hint="eastAsia"/>
          </w:rPr>
          <w:t xml:space="preserve">required detailed </w:t>
        </w:r>
        <w:r>
          <w:rPr>
            <w:rStyle w:val="Strong"/>
          </w:rPr>
          <w:t xml:space="preserve">causal mediation results in Table </w:t>
        </w:r>
        <w:r>
          <w:rPr>
            <w:rStyle w:val="Strong"/>
            <w:rFonts w:hint="eastAsia"/>
          </w:rPr>
          <w:t>R1-15.</w:t>
        </w:r>
        <w:r>
          <w:t xml:space="preserve"> </w:t>
        </w:r>
        <w:r w:rsidRPr="00AA3FC9">
          <w:t xml:space="preserve">We understand that the </w:t>
        </w:r>
      </w:ins>
      <w:r w:rsidR="00E71BCF">
        <w:t>“</w:t>
      </w:r>
      <w:ins w:id="978" w:author="Dylan CHEN" w:date="2026-08-04T11:13:00Z" w16du:dateUtc="2026-08-04T03:13:00Z">
        <w:r w:rsidRPr="00AA3FC9">
          <w:t>formal causal mediation analysis</w:t>
        </w:r>
      </w:ins>
      <w:r w:rsidR="00E71BCF">
        <w:t>”</w:t>
      </w:r>
      <w:ins w:id="979" w:author="Dylan CHEN" w:date="2026-08-04T11:13:00Z" w16du:dateUtc="2026-08-04T03:13:00Z">
        <w:r w:rsidRPr="00AA3FC9">
          <w:t xml:space="preserve"> refers to the approach developed by Imai, Keele, and Tingley (2010). We did conduct this analysis in our previous revision, but we acknowledge that the presentation was not sufficiently detailed. In this </w:t>
        </w:r>
      </w:ins>
      <w:ins w:id="980" w:author="Dylan CHEN" w:date="2026-08-05T15:24:00Z" w16du:dateUtc="2026-08-05T07:24:00Z">
        <w:r w:rsidR="00992B08">
          <w:rPr>
            <w:rFonts w:hint="eastAsia"/>
          </w:rPr>
          <w:t>response letter</w:t>
        </w:r>
      </w:ins>
      <w:ins w:id="981" w:author="Dylan CHEN" w:date="2026-08-04T11:13:00Z" w16du:dateUtc="2026-08-04T03:13:00Z">
        <w:r w:rsidRPr="00AA3FC9">
          <w:t>, we report the full causal mediation results in a dedicated table, with the average causal mediation effect (ACME), average direct effect (ADE), total effect, and the proportion mediated. The results confirm that the content channel accounts for approximately 26% of the total treatment effect.</w:t>
        </w:r>
      </w:ins>
    </w:p>
    <w:p w14:paraId="42F91085" w14:textId="0FA1E2CB" w:rsidR="00DD74E2" w:rsidRPr="00E272B6" w:rsidRDefault="00DD74E2" w:rsidP="00DD74E2">
      <w:pPr>
        <w:pStyle w:val="TableFiguretitle"/>
        <w:spacing w:before="120"/>
        <w:rPr>
          <w:ins w:id="982" w:author="Dylan CHEN" w:date="2026-08-04T11:13:00Z" w16du:dateUtc="2026-08-04T03:13:00Z"/>
        </w:rPr>
      </w:pPr>
      <w:ins w:id="983" w:author="Dylan CHEN" w:date="2026-08-04T11:13:00Z" w16du:dateUtc="2026-08-04T03:13:00Z">
        <w:r>
          <w:rPr>
            <w:rFonts w:hint="eastAsia"/>
          </w:rPr>
          <w:t xml:space="preserve">Table </w:t>
        </w:r>
        <w:r>
          <w:rPr>
            <w:rFonts w:eastAsia="SimSun" w:hint="eastAsia"/>
          </w:rPr>
          <w:t>R1-15</w:t>
        </w:r>
        <w:r w:rsidRPr="00455ECF">
          <w:rPr>
            <w:rFonts w:eastAsia="SimSun"/>
          </w:rPr>
          <w:t>.</w:t>
        </w:r>
        <w:r>
          <w:rPr>
            <w:rFonts w:eastAsia="SimSun" w:hint="eastAsia"/>
          </w:rPr>
          <w:t xml:space="preserve"> </w:t>
        </w:r>
        <w:r w:rsidRPr="00C17D87">
          <w:t>Causal Mediation Analysis Results</w:t>
        </w:r>
      </w:ins>
    </w:p>
    <w:tbl>
      <w:tblPr>
        <w:tblW w:w="5000" w:type="pct"/>
        <w:jc w:val="center"/>
        <w:tblLayout w:type="fixed"/>
        <w:tblLook w:val="04A0" w:firstRow="1" w:lastRow="0" w:firstColumn="1" w:lastColumn="0" w:noHBand="0" w:noVBand="1"/>
      </w:tblPr>
      <w:tblGrid>
        <w:gridCol w:w="3096"/>
        <w:gridCol w:w="2830"/>
        <w:gridCol w:w="3434"/>
      </w:tblGrid>
      <w:tr w:rsidR="00DD74E2" w14:paraId="7C717874" w14:textId="77777777" w:rsidTr="00546646">
        <w:trPr>
          <w:trHeight w:val="320"/>
          <w:jc w:val="center"/>
          <w:ins w:id="984" w:author="Dylan CHEN" w:date="2026-08-04T11:13:00Z"/>
        </w:trPr>
        <w:tc>
          <w:tcPr>
            <w:tcW w:w="2560" w:type="dxa"/>
            <w:tcBorders>
              <w:top w:val="single" w:sz="4" w:space="0" w:color="auto"/>
              <w:left w:val="nil"/>
              <w:bottom w:val="single" w:sz="4" w:space="0" w:color="auto"/>
              <w:right w:val="nil"/>
            </w:tcBorders>
            <w:noWrap/>
            <w:hideMark/>
          </w:tcPr>
          <w:p w14:paraId="67FB9F92" w14:textId="77777777" w:rsidR="00DD74E2" w:rsidRDefault="00DD74E2" w:rsidP="00546646">
            <w:pPr>
              <w:rPr>
                <w:ins w:id="985" w:author="Dylan CHEN" w:date="2026-08-04T11:13:00Z" w16du:dateUtc="2026-08-04T03:13:00Z"/>
                <w:b/>
                <w:bCs/>
                <w:color w:val="000000"/>
                <w:sz w:val="20"/>
                <w:szCs w:val="20"/>
              </w:rPr>
            </w:pPr>
          </w:p>
        </w:tc>
        <w:tc>
          <w:tcPr>
            <w:tcW w:w="2340" w:type="dxa"/>
            <w:tcBorders>
              <w:top w:val="single" w:sz="4" w:space="0" w:color="auto"/>
              <w:left w:val="nil"/>
              <w:bottom w:val="single" w:sz="4" w:space="0" w:color="auto"/>
              <w:right w:val="nil"/>
            </w:tcBorders>
            <w:noWrap/>
            <w:hideMark/>
          </w:tcPr>
          <w:p w14:paraId="3B259B67" w14:textId="77777777" w:rsidR="00DD74E2" w:rsidRDefault="00DD74E2" w:rsidP="00546646">
            <w:pPr>
              <w:jc w:val="center"/>
              <w:rPr>
                <w:ins w:id="986" w:author="Dylan CHEN" w:date="2026-08-04T11:13:00Z" w16du:dateUtc="2026-08-04T03:13:00Z"/>
                <w:b/>
                <w:bCs/>
                <w:color w:val="000000"/>
                <w:sz w:val="20"/>
                <w:szCs w:val="20"/>
              </w:rPr>
            </w:pPr>
            <w:ins w:id="987" w:author="Dylan CHEN" w:date="2026-08-04T11:13:00Z" w16du:dateUtc="2026-08-04T03:13: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
          <w:p w14:paraId="2CC77F75" w14:textId="77777777" w:rsidR="00DD74E2" w:rsidRDefault="00DD74E2" w:rsidP="00546646">
            <w:pPr>
              <w:jc w:val="center"/>
              <w:rPr>
                <w:ins w:id="988" w:author="Dylan CHEN" w:date="2026-08-04T11:13:00Z" w16du:dateUtc="2026-08-04T03:13:00Z"/>
                <w:b/>
                <w:bCs/>
                <w:color w:val="000000"/>
                <w:sz w:val="20"/>
                <w:szCs w:val="20"/>
              </w:rPr>
            </w:pPr>
            <w:ins w:id="989" w:author="Dylan CHEN" w:date="2026-08-04T11:13:00Z" w16du:dateUtc="2026-08-04T03:13:00Z">
              <w:r>
                <w:rPr>
                  <w:b/>
                  <w:bCs/>
                  <w:color w:val="000000"/>
                  <w:sz w:val="20"/>
                  <w:szCs w:val="20"/>
                </w:rPr>
                <w:t>Position Effect</w:t>
              </w:r>
            </w:ins>
          </w:p>
        </w:tc>
      </w:tr>
      <w:tr w:rsidR="00DD74E2" w14:paraId="0897E014" w14:textId="77777777" w:rsidTr="00546646">
        <w:trPr>
          <w:trHeight w:val="360"/>
          <w:jc w:val="center"/>
          <w:ins w:id="990" w:author="Dylan CHEN" w:date="2026-08-04T11:13:00Z"/>
        </w:trPr>
        <w:tc>
          <w:tcPr>
            <w:tcW w:w="2560" w:type="dxa"/>
            <w:tcBorders>
              <w:top w:val="nil"/>
              <w:left w:val="nil"/>
              <w:bottom w:val="nil"/>
              <w:right w:val="nil"/>
            </w:tcBorders>
            <w:noWrap/>
            <w:hideMark/>
          </w:tcPr>
          <w:p w14:paraId="2826E8E3" w14:textId="77777777" w:rsidR="00DD74E2" w:rsidRDefault="00DD74E2" w:rsidP="00546646">
            <w:pPr>
              <w:rPr>
                <w:ins w:id="991" w:author="Dylan CHEN" w:date="2026-08-04T11:13:00Z" w16du:dateUtc="2026-08-04T03:13:00Z"/>
                <w:b/>
                <w:bCs/>
                <w:i/>
                <w:iCs/>
                <w:color w:val="000000"/>
                <w:sz w:val="20"/>
                <w:szCs w:val="20"/>
              </w:rPr>
            </w:pPr>
            <w:ins w:id="992" w:author="Dylan CHEN" w:date="2026-08-04T11:13:00Z" w16du:dateUtc="2026-08-04T03:13:00Z">
              <w:r>
                <w:rPr>
                  <w:b/>
                  <w:bCs/>
                  <w:i/>
                  <w:iCs/>
                  <w:color w:val="000000"/>
                  <w:sz w:val="20"/>
                  <w:szCs w:val="20"/>
                </w:rPr>
                <w:t>Effect Decomposition</w:t>
              </w:r>
            </w:ins>
          </w:p>
        </w:tc>
        <w:tc>
          <w:tcPr>
            <w:tcW w:w="2340" w:type="dxa"/>
            <w:tcBorders>
              <w:top w:val="nil"/>
              <w:left w:val="nil"/>
              <w:bottom w:val="nil"/>
              <w:right w:val="nil"/>
            </w:tcBorders>
            <w:noWrap/>
            <w:hideMark/>
          </w:tcPr>
          <w:p w14:paraId="77C111C5" w14:textId="77777777" w:rsidR="00DD74E2" w:rsidRDefault="00DD74E2" w:rsidP="00546646">
            <w:pPr>
              <w:rPr>
                <w:ins w:id="993" w:author="Dylan CHEN" w:date="2026-08-04T11:13:00Z" w16du:dateUtc="2026-08-04T03:13:00Z"/>
                <w:b/>
                <w:bCs/>
                <w:i/>
                <w:iCs/>
                <w:color w:val="000000"/>
                <w:sz w:val="20"/>
                <w:szCs w:val="20"/>
              </w:rPr>
            </w:pPr>
          </w:p>
        </w:tc>
        <w:tc>
          <w:tcPr>
            <w:tcW w:w="2840" w:type="dxa"/>
            <w:tcBorders>
              <w:top w:val="nil"/>
              <w:left w:val="nil"/>
              <w:bottom w:val="nil"/>
              <w:right w:val="nil"/>
            </w:tcBorders>
            <w:noWrap/>
            <w:hideMark/>
          </w:tcPr>
          <w:p w14:paraId="44D3B371" w14:textId="77777777" w:rsidR="00DD74E2" w:rsidRDefault="00DD74E2" w:rsidP="00546646">
            <w:pPr>
              <w:jc w:val="center"/>
              <w:rPr>
                <w:ins w:id="994" w:author="Dylan CHEN" w:date="2026-08-04T11:13:00Z" w16du:dateUtc="2026-08-04T03:13:00Z"/>
                <w:sz w:val="20"/>
                <w:szCs w:val="20"/>
              </w:rPr>
            </w:pPr>
          </w:p>
        </w:tc>
      </w:tr>
      <w:tr w:rsidR="00DD74E2" w14:paraId="1F1F7B8B" w14:textId="77777777" w:rsidTr="00546646">
        <w:trPr>
          <w:trHeight w:val="320"/>
          <w:jc w:val="center"/>
          <w:ins w:id="995" w:author="Dylan CHEN" w:date="2026-08-04T11:13:00Z"/>
        </w:trPr>
        <w:tc>
          <w:tcPr>
            <w:tcW w:w="2560" w:type="dxa"/>
            <w:vMerge w:val="restart"/>
            <w:tcBorders>
              <w:top w:val="nil"/>
              <w:left w:val="nil"/>
              <w:bottom w:val="nil"/>
              <w:right w:val="nil"/>
            </w:tcBorders>
            <w:noWrap/>
            <w:hideMark/>
          </w:tcPr>
          <w:p w14:paraId="457C1391" w14:textId="77777777" w:rsidR="00DD74E2" w:rsidRDefault="00DD74E2" w:rsidP="00546646">
            <w:pPr>
              <w:rPr>
                <w:ins w:id="996" w:author="Dylan CHEN" w:date="2026-08-04T11:13:00Z" w16du:dateUtc="2026-08-04T03:13:00Z"/>
                <w:b/>
                <w:bCs/>
                <w:color w:val="000000"/>
                <w:sz w:val="20"/>
                <w:szCs w:val="20"/>
              </w:rPr>
            </w:pPr>
            <w:ins w:id="997" w:author="Dylan CHEN" w:date="2026-08-04T11:13:00Z" w16du:dateUtc="2026-08-04T03:13:00Z">
              <w:r>
                <w:rPr>
                  <w:b/>
                  <w:bCs/>
                  <w:color w:val="000000"/>
                  <w:sz w:val="20"/>
                  <w:szCs w:val="20"/>
                </w:rPr>
                <w:lastRenderedPageBreak/>
                <w:t>ACME</w:t>
              </w:r>
            </w:ins>
          </w:p>
        </w:tc>
        <w:tc>
          <w:tcPr>
            <w:tcW w:w="2340" w:type="dxa"/>
            <w:tcBorders>
              <w:top w:val="nil"/>
              <w:left w:val="nil"/>
              <w:bottom w:val="nil"/>
              <w:right w:val="nil"/>
            </w:tcBorders>
            <w:noWrap/>
            <w:hideMark/>
          </w:tcPr>
          <w:p w14:paraId="44077346" w14:textId="77777777" w:rsidR="00DD74E2" w:rsidRDefault="00DD74E2" w:rsidP="00546646">
            <w:pPr>
              <w:jc w:val="center"/>
              <w:rPr>
                <w:ins w:id="998" w:author="Dylan CHEN" w:date="2026-08-04T11:13:00Z" w16du:dateUtc="2026-08-04T03:13:00Z"/>
                <w:b/>
                <w:bCs/>
                <w:color w:val="000000"/>
                <w:sz w:val="20"/>
                <w:szCs w:val="20"/>
              </w:rPr>
            </w:pPr>
            <w:ins w:id="999" w:author="Dylan CHEN" w:date="2026-08-04T11:13:00Z" w16du:dateUtc="2026-08-04T03:13:00Z">
              <w:r>
                <w:rPr>
                  <w:b/>
                  <w:bCs/>
                  <w:color w:val="000000"/>
                  <w:sz w:val="20"/>
                  <w:szCs w:val="20"/>
                </w:rPr>
                <w:t>-0.041***</w:t>
              </w:r>
            </w:ins>
          </w:p>
        </w:tc>
        <w:tc>
          <w:tcPr>
            <w:tcW w:w="2840" w:type="dxa"/>
            <w:tcBorders>
              <w:top w:val="nil"/>
              <w:left w:val="nil"/>
              <w:bottom w:val="nil"/>
              <w:right w:val="nil"/>
            </w:tcBorders>
            <w:noWrap/>
            <w:hideMark/>
          </w:tcPr>
          <w:p w14:paraId="6CDE16D9" w14:textId="77777777" w:rsidR="00DD74E2" w:rsidRDefault="00DD74E2" w:rsidP="00546646">
            <w:pPr>
              <w:jc w:val="center"/>
              <w:rPr>
                <w:ins w:id="1000" w:author="Dylan CHEN" w:date="2026-08-04T11:13:00Z" w16du:dateUtc="2026-08-04T03:13:00Z"/>
                <w:b/>
                <w:bCs/>
                <w:color w:val="000000"/>
                <w:sz w:val="20"/>
                <w:szCs w:val="20"/>
              </w:rPr>
            </w:pPr>
            <w:ins w:id="1001" w:author="Dylan CHEN" w:date="2026-08-04T11:13:00Z" w16du:dateUtc="2026-08-04T03:13:00Z">
              <w:r>
                <w:rPr>
                  <w:b/>
                  <w:bCs/>
                  <w:color w:val="000000"/>
                  <w:sz w:val="20"/>
                  <w:szCs w:val="20"/>
                </w:rPr>
                <w:t>-0.031***</w:t>
              </w:r>
            </w:ins>
          </w:p>
        </w:tc>
      </w:tr>
      <w:tr w:rsidR="00DD74E2" w14:paraId="60DF1759" w14:textId="77777777" w:rsidTr="00546646">
        <w:trPr>
          <w:trHeight w:val="340"/>
          <w:jc w:val="center"/>
          <w:ins w:id="1002" w:author="Dylan CHEN" w:date="2026-08-04T11:13:00Z"/>
        </w:trPr>
        <w:tc>
          <w:tcPr>
            <w:tcW w:w="2560" w:type="dxa"/>
            <w:vMerge/>
            <w:tcBorders>
              <w:top w:val="nil"/>
              <w:left w:val="nil"/>
              <w:bottom w:val="nil"/>
              <w:right w:val="nil"/>
            </w:tcBorders>
            <w:hideMark/>
          </w:tcPr>
          <w:p w14:paraId="15D34EF4" w14:textId="77777777" w:rsidR="00DD74E2" w:rsidRDefault="00DD74E2" w:rsidP="00546646">
            <w:pPr>
              <w:rPr>
                <w:ins w:id="1003" w:author="Dylan CHEN" w:date="2026-08-04T11:13:00Z" w16du:dateUtc="2026-08-04T03:13:00Z"/>
                <w:b/>
                <w:bCs/>
                <w:color w:val="000000"/>
                <w:sz w:val="20"/>
                <w:szCs w:val="20"/>
              </w:rPr>
            </w:pPr>
          </w:p>
        </w:tc>
        <w:tc>
          <w:tcPr>
            <w:tcW w:w="2340" w:type="dxa"/>
            <w:tcBorders>
              <w:top w:val="nil"/>
              <w:left w:val="nil"/>
              <w:bottom w:val="nil"/>
              <w:right w:val="nil"/>
            </w:tcBorders>
            <w:noWrap/>
            <w:hideMark/>
          </w:tcPr>
          <w:p w14:paraId="668896BE" w14:textId="77777777" w:rsidR="00DD74E2" w:rsidRDefault="00DD74E2" w:rsidP="00546646">
            <w:pPr>
              <w:jc w:val="center"/>
              <w:rPr>
                <w:ins w:id="1004" w:author="Dylan CHEN" w:date="2026-08-04T11:13:00Z" w16du:dateUtc="2026-08-04T03:13:00Z"/>
                <w:b/>
                <w:bCs/>
                <w:color w:val="333333"/>
                <w:sz w:val="20"/>
                <w:szCs w:val="20"/>
              </w:rPr>
            </w:pPr>
            <w:ins w:id="1005" w:author="Dylan CHEN" w:date="2026-08-04T11:13:00Z" w16du:dateUtc="2026-08-04T03:13:00Z">
              <w:r>
                <w:rPr>
                  <w:b/>
                  <w:bCs/>
                  <w:color w:val="333333"/>
                  <w:sz w:val="20"/>
                  <w:szCs w:val="20"/>
                </w:rPr>
                <w:t>[-0.063, -0.018]</w:t>
              </w:r>
            </w:ins>
          </w:p>
        </w:tc>
        <w:tc>
          <w:tcPr>
            <w:tcW w:w="2840" w:type="dxa"/>
            <w:tcBorders>
              <w:top w:val="nil"/>
              <w:left w:val="nil"/>
              <w:bottom w:val="nil"/>
              <w:right w:val="nil"/>
            </w:tcBorders>
            <w:noWrap/>
            <w:hideMark/>
          </w:tcPr>
          <w:p w14:paraId="210BE864" w14:textId="77777777" w:rsidR="00DD74E2" w:rsidRDefault="00DD74E2" w:rsidP="00546646">
            <w:pPr>
              <w:jc w:val="center"/>
              <w:rPr>
                <w:ins w:id="1006" w:author="Dylan CHEN" w:date="2026-08-04T11:13:00Z" w16du:dateUtc="2026-08-04T03:13:00Z"/>
                <w:b/>
                <w:bCs/>
                <w:color w:val="333333"/>
                <w:sz w:val="20"/>
                <w:szCs w:val="20"/>
              </w:rPr>
            </w:pPr>
            <w:ins w:id="1007" w:author="Dylan CHEN" w:date="2026-08-04T11:13:00Z" w16du:dateUtc="2026-08-04T03:13:00Z">
              <w:r>
                <w:rPr>
                  <w:b/>
                  <w:bCs/>
                  <w:color w:val="333333"/>
                  <w:sz w:val="20"/>
                  <w:szCs w:val="20"/>
                </w:rPr>
                <w:t>[-0.037, -0.024]</w:t>
              </w:r>
            </w:ins>
          </w:p>
        </w:tc>
      </w:tr>
      <w:tr w:rsidR="00DD74E2" w14:paraId="0352AE3B" w14:textId="77777777" w:rsidTr="00546646">
        <w:trPr>
          <w:trHeight w:val="340"/>
          <w:jc w:val="center"/>
          <w:ins w:id="1008" w:author="Dylan CHEN" w:date="2026-08-04T11:13:00Z"/>
        </w:trPr>
        <w:tc>
          <w:tcPr>
            <w:tcW w:w="2560" w:type="dxa"/>
            <w:vMerge w:val="restart"/>
            <w:tcBorders>
              <w:top w:val="nil"/>
              <w:left w:val="nil"/>
              <w:bottom w:val="nil"/>
              <w:right w:val="nil"/>
            </w:tcBorders>
            <w:noWrap/>
            <w:hideMark/>
          </w:tcPr>
          <w:p w14:paraId="698F950F" w14:textId="77777777" w:rsidR="00DD74E2" w:rsidRDefault="00DD74E2" w:rsidP="00546646">
            <w:pPr>
              <w:rPr>
                <w:ins w:id="1009" w:author="Dylan CHEN" w:date="2026-08-04T11:13:00Z" w16du:dateUtc="2026-08-04T03:13:00Z"/>
                <w:color w:val="000000"/>
                <w:sz w:val="20"/>
                <w:szCs w:val="20"/>
              </w:rPr>
            </w:pPr>
            <w:ins w:id="1010" w:author="Dylan CHEN" w:date="2026-08-04T11:13:00Z" w16du:dateUtc="2026-08-04T03:13:00Z">
              <w:r>
                <w:rPr>
                  <w:color w:val="000000"/>
                  <w:sz w:val="20"/>
                  <w:szCs w:val="20"/>
                </w:rPr>
                <w:t>Direct Effect (ADE)</w:t>
              </w:r>
            </w:ins>
          </w:p>
        </w:tc>
        <w:tc>
          <w:tcPr>
            <w:tcW w:w="2340" w:type="dxa"/>
            <w:tcBorders>
              <w:top w:val="nil"/>
              <w:left w:val="nil"/>
              <w:bottom w:val="nil"/>
              <w:right w:val="nil"/>
            </w:tcBorders>
            <w:noWrap/>
            <w:hideMark/>
          </w:tcPr>
          <w:p w14:paraId="44565796" w14:textId="77777777" w:rsidR="00DD74E2" w:rsidRDefault="00DD74E2" w:rsidP="00546646">
            <w:pPr>
              <w:jc w:val="center"/>
              <w:rPr>
                <w:ins w:id="1011" w:author="Dylan CHEN" w:date="2026-08-04T11:13:00Z" w16du:dateUtc="2026-08-04T03:13:00Z"/>
                <w:color w:val="000000"/>
                <w:sz w:val="20"/>
                <w:szCs w:val="20"/>
              </w:rPr>
            </w:pPr>
            <w:ins w:id="1012" w:author="Dylan CHEN" w:date="2026-08-04T11:13:00Z" w16du:dateUtc="2026-08-04T03:13:00Z">
              <w:r>
                <w:rPr>
                  <w:color w:val="000000"/>
                  <w:sz w:val="20"/>
                  <w:szCs w:val="20"/>
                </w:rPr>
                <w:t>-0.115***</w:t>
              </w:r>
            </w:ins>
          </w:p>
        </w:tc>
        <w:tc>
          <w:tcPr>
            <w:tcW w:w="2840" w:type="dxa"/>
            <w:tcBorders>
              <w:top w:val="nil"/>
              <w:left w:val="nil"/>
              <w:bottom w:val="nil"/>
              <w:right w:val="nil"/>
            </w:tcBorders>
            <w:noWrap/>
            <w:hideMark/>
          </w:tcPr>
          <w:p w14:paraId="3F6AE7FD" w14:textId="77777777" w:rsidR="00DD74E2" w:rsidRDefault="00DD74E2" w:rsidP="00546646">
            <w:pPr>
              <w:jc w:val="center"/>
              <w:rPr>
                <w:ins w:id="1013" w:author="Dylan CHEN" w:date="2026-08-04T11:13:00Z" w16du:dateUtc="2026-08-04T03:13:00Z"/>
                <w:color w:val="000000"/>
                <w:sz w:val="20"/>
                <w:szCs w:val="20"/>
              </w:rPr>
            </w:pPr>
            <w:ins w:id="1014" w:author="Dylan CHEN" w:date="2026-08-04T11:13:00Z" w16du:dateUtc="2026-08-04T03:13:00Z">
              <w:r>
                <w:rPr>
                  <w:color w:val="000000"/>
                  <w:sz w:val="20"/>
                  <w:szCs w:val="20"/>
                </w:rPr>
                <w:t>-0.125***</w:t>
              </w:r>
            </w:ins>
          </w:p>
        </w:tc>
      </w:tr>
      <w:tr w:rsidR="00DD74E2" w14:paraId="2830CE2A" w14:textId="77777777" w:rsidTr="00546646">
        <w:trPr>
          <w:trHeight w:val="360"/>
          <w:jc w:val="center"/>
          <w:ins w:id="1015" w:author="Dylan CHEN" w:date="2026-08-04T11:13:00Z"/>
        </w:trPr>
        <w:tc>
          <w:tcPr>
            <w:tcW w:w="2560" w:type="dxa"/>
            <w:vMerge/>
            <w:tcBorders>
              <w:top w:val="nil"/>
              <w:left w:val="nil"/>
              <w:bottom w:val="nil"/>
              <w:right w:val="nil"/>
            </w:tcBorders>
            <w:hideMark/>
          </w:tcPr>
          <w:p w14:paraId="15F2AE54" w14:textId="77777777" w:rsidR="00DD74E2" w:rsidRDefault="00DD74E2" w:rsidP="00546646">
            <w:pPr>
              <w:rPr>
                <w:ins w:id="1016" w:author="Dylan CHEN" w:date="2026-08-04T11:13:00Z" w16du:dateUtc="2026-08-04T03:13:00Z"/>
                <w:color w:val="000000"/>
                <w:sz w:val="20"/>
                <w:szCs w:val="20"/>
              </w:rPr>
            </w:pPr>
          </w:p>
        </w:tc>
        <w:tc>
          <w:tcPr>
            <w:tcW w:w="2340" w:type="dxa"/>
            <w:tcBorders>
              <w:top w:val="nil"/>
              <w:left w:val="nil"/>
              <w:bottom w:val="nil"/>
              <w:right w:val="nil"/>
            </w:tcBorders>
            <w:noWrap/>
            <w:hideMark/>
          </w:tcPr>
          <w:p w14:paraId="1A169C65" w14:textId="77777777" w:rsidR="00DD74E2" w:rsidRDefault="00DD74E2" w:rsidP="00546646">
            <w:pPr>
              <w:jc w:val="center"/>
              <w:rPr>
                <w:ins w:id="1017" w:author="Dylan CHEN" w:date="2026-08-04T11:13:00Z" w16du:dateUtc="2026-08-04T03:13:00Z"/>
                <w:color w:val="333333"/>
                <w:sz w:val="20"/>
                <w:szCs w:val="20"/>
              </w:rPr>
            </w:pPr>
            <w:ins w:id="1018" w:author="Dylan CHEN" w:date="2026-08-04T11:13:00Z" w16du:dateUtc="2026-08-04T03:13:00Z">
              <w:r>
                <w:rPr>
                  <w:color w:val="333333"/>
                  <w:sz w:val="20"/>
                  <w:szCs w:val="20"/>
                </w:rPr>
                <w:t>[-0.144, -0.083]</w:t>
              </w:r>
            </w:ins>
          </w:p>
        </w:tc>
        <w:tc>
          <w:tcPr>
            <w:tcW w:w="2840" w:type="dxa"/>
            <w:tcBorders>
              <w:top w:val="nil"/>
              <w:left w:val="nil"/>
              <w:bottom w:val="nil"/>
              <w:right w:val="nil"/>
            </w:tcBorders>
            <w:noWrap/>
            <w:hideMark/>
          </w:tcPr>
          <w:p w14:paraId="707A8AEE" w14:textId="77777777" w:rsidR="00DD74E2" w:rsidRDefault="00DD74E2" w:rsidP="00546646">
            <w:pPr>
              <w:jc w:val="center"/>
              <w:rPr>
                <w:ins w:id="1019" w:author="Dylan CHEN" w:date="2026-08-04T11:13:00Z" w16du:dateUtc="2026-08-04T03:13:00Z"/>
                <w:color w:val="333333"/>
                <w:sz w:val="20"/>
                <w:szCs w:val="20"/>
              </w:rPr>
            </w:pPr>
            <w:ins w:id="1020" w:author="Dylan CHEN" w:date="2026-08-04T11:13:00Z" w16du:dateUtc="2026-08-04T03:13:00Z">
              <w:r>
                <w:rPr>
                  <w:color w:val="333333"/>
                  <w:sz w:val="20"/>
                  <w:szCs w:val="20"/>
                </w:rPr>
                <w:t>[-0.144, -0.104]</w:t>
              </w:r>
            </w:ins>
          </w:p>
        </w:tc>
      </w:tr>
      <w:tr w:rsidR="00DD74E2" w14:paraId="74A0EF11" w14:textId="77777777" w:rsidTr="00546646">
        <w:trPr>
          <w:trHeight w:val="340"/>
          <w:jc w:val="center"/>
          <w:ins w:id="1021" w:author="Dylan CHEN" w:date="2026-08-04T11:13:00Z"/>
        </w:trPr>
        <w:tc>
          <w:tcPr>
            <w:tcW w:w="2560" w:type="dxa"/>
            <w:vMerge w:val="restart"/>
            <w:tcBorders>
              <w:top w:val="nil"/>
              <w:left w:val="nil"/>
              <w:bottom w:val="single" w:sz="4" w:space="0" w:color="000000"/>
              <w:right w:val="nil"/>
            </w:tcBorders>
            <w:noWrap/>
            <w:hideMark/>
          </w:tcPr>
          <w:p w14:paraId="7361E4EA" w14:textId="77777777" w:rsidR="00DD74E2" w:rsidRDefault="00DD74E2" w:rsidP="00546646">
            <w:pPr>
              <w:rPr>
                <w:ins w:id="1022" w:author="Dylan CHEN" w:date="2026-08-04T11:13:00Z" w16du:dateUtc="2026-08-04T03:13:00Z"/>
                <w:color w:val="000000"/>
                <w:sz w:val="20"/>
                <w:szCs w:val="20"/>
              </w:rPr>
            </w:pPr>
            <w:ins w:id="1023" w:author="Dylan CHEN" w:date="2026-08-04T11:13:00Z" w16du:dateUtc="2026-08-04T03:13:00Z">
              <w:r>
                <w:rPr>
                  <w:color w:val="000000"/>
                  <w:sz w:val="20"/>
                  <w:szCs w:val="20"/>
                </w:rPr>
                <w:t>Total Effect</w:t>
              </w:r>
            </w:ins>
          </w:p>
        </w:tc>
        <w:tc>
          <w:tcPr>
            <w:tcW w:w="2340" w:type="dxa"/>
            <w:tcBorders>
              <w:top w:val="nil"/>
              <w:left w:val="nil"/>
              <w:bottom w:val="nil"/>
              <w:right w:val="nil"/>
            </w:tcBorders>
            <w:noWrap/>
            <w:hideMark/>
          </w:tcPr>
          <w:p w14:paraId="0D97E60A" w14:textId="77777777" w:rsidR="00DD74E2" w:rsidRDefault="00DD74E2" w:rsidP="00546646">
            <w:pPr>
              <w:jc w:val="center"/>
              <w:rPr>
                <w:ins w:id="1024" w:author="Dylan CHEN" w:date="2026-08-04T11:13:00Z" w16du:dateUtc="2026-08-04T03:13:00Z"/>
                <w:color w:val="000000"/>
                <w:sz w:val="20"/>
                <w:szCs w:val="20"/>
              </w:rPr>
            </w:pPr>
            <w:ins w:id="1025" w:author="Dylan CHEN" w:date="2026-08-04T11:13:00Z" w16du:dateUtc="2026-08-04T03:13:00Z">
              <w:r>
                <w:rPr>
                  <w:color w:val="000000"/>
                  <w:sz w:val="20"/>
                  <w:szCs w:val="20"/>
                </w:rPr>
                <w:t>-0.156***</w:t>
              </w:r>
            </w:ins>
          </w:p>
        </w:tc>
        <w:tc>
          <w:tcPr>
            <w:tcW w:w="2840" w:type="dxa"/>
            <w:tcBorders>
              <w:top w:val="nil"/>
              <w:left w:val="nil"/>
              <w:bottom w:val="nil"/>
              <w:right w:val="nil"/>
            </w:tcBorders>
            <w:noWrap/>
            <w:hideMark/>
          </w:tcPr>
          <w:p w14:paraId="1760B8DF" w14:textId="77777777" w:rsidR="00DD74E2" w:rsidRDefault="00DD74E2" w:rsidP="00546646">
            <w:pPr>
              <w:jc w:val="center"/>
              <w:rPr>
                <w:ins w:id="1026" w:author="Dylan CHEN" w:date="2026-08-04T11:13:00Z" w16du:dateUtc="2026-08-04T03:13:00Z"/>
                <w:color w:val="000000"/>
                <w:sz w:val="20"/>
                <w:szCs w:val="20"/>
              </w:rPr>
            </w:pPr>
            <w:ins w:id="1027" w:author="Dylan CHEN" w:date="2026-08-04T11:13:00Z" w16du:dateUtc="2026-08-04T03:13:00Z">
              <w:r>
                <w:rPr>
                  <w:color w:val="000000"/>
                  <w:sz w:val="20"/>
                  <w:szCs w:val="20"/>
                </w:rPr>
                <w:t>-0.156***</w:t>
              </w:r>
            </w:ins>
          </w:p>
        </w:tc>
      </w:tr>
      <w:tr w:rsidR="00DD74E2" w14:paraId="3F1CF61C" w14:textId="77777777" w:rsidTr="00546646">
        <w:trPr>
          <w:trHeight w:val="340"/>
          <w:jc w:val="center"/>
          <w:ins w:id="1028" w:author="Dylan CHEN" w:date="2026-08-04T11:13:00Z"/>
        </w:trPr>
        <w:tc>
          <w:tcPr>
            <w:tcW w:w="2560" w:type="dxa"/>
            <w:vMerge/>
            <w:tcBorders>
              <w:top w:val="nil"/>
              <w:left w:val="nil"/>
              <w:bottom w:val="single" w:sz="4" w:space="0" w:color="000000"/>
              <w:right w:val="nil"/>
            </w:tcBorders>
            <w:hideMark/>
          </w:tcPr>
          <w:p w14:paraId="5D0057E2" w14:textId="77777777" w:rsidR="00DD74E2" w:rsidRDefault="00DD74E2" w:rsidP="00546646">
            <w:pPr>
              <w:rPr>
                <w:ins w:id="1029" w:author="Dylan CHEN" w:date="2026-08-04T11:13:00Z" w16du:dateUtc="2026-08-04T03:13:00Z"/>
                <w:color w:val="000000"/>
                <w:sz w:val="20"/>
                <w:szCs w:val="20"/>
              </w:rPr>
            </w:pPr>
          </w:p>
        </w:tc>
        <w:tc>
          <w:tcPr>
            <w:tcW w:w="2340" w:type="dxa"/>
            <w:tcBorders>
              <w:top w:val="nil"/>
              <w:left w:val="nil"/>
              <w:bottom w:val="single" w:sz="4" w:space="0" w:color="auto"/>
              <w:right w:val="nil"/>
            </w:tcBorders>
            <w:noWrap/>
            <w:hideMark/>
          </w:tcPr>
          <w:p w14:paraId="71386AEA" w14:textId="77777777" w:rsidR="00DD74E2" w:rsidRDefault="00DD74E2" w:rsidP="00546646">
            <w:pPr>
              <w:jc w:val="center"/>
              <w:rPr>
                <w:ins w:id="1030" w:author="Dylan CHEN" w:date="2026-08-04T11:13:00Z" w16du:dateUtc="2026-08-04T03:13:00Z"/>
                <w:color w:val="333333"/>
                <w:sz w:val="20"/>
                <w:szCs w:val="20"/>
              </w:rPr>
            </w:pPr>
            <w:ins w:id="1031" w:author="Dylan CHEN" w:date="2026-08-04T11:13:00Z" w16du:dateUtc="2026-08-04T03:13:00Z">
              <w:r>
                <w:rPr>
                  <w:color w:val="333333"/>
                  <w:sz w:val="20"/>
                  <w:szCs w:val="20"/>
                </w:rPr>
                <w:t>[-0.175, -0.136]</w:t>
              </w:r>
            </w:ins>
          </w:p>
        </w:tc>
        <w:tc>
          <w:tcPr>
            <w:tcW w:w="2840" w:type="dxa"/>
            <w:tcBorders>
              <w:top w:val="nil"/>
              <w:left w:val="nil"/>
              <w:bottom w:val="single" w:sz="4" w:space="0" w:color="auto"/>
              <w:right w:val="nil"/>
            </w:tcBorders>
            <w:noWrap/>
            <w:hideMark/>
          </w:tcPr>
          <w:p w14:paraId="1C6A8FD7" w14:textId="77777777" w:rsidR="00DD74E2" w:rsidRDefault="00DD74E2" w:rsidP="00546646">
            <w:pPr>
              <w:jc w:val="center"/>
              <w:rPr>
                <w:ins w:id="1032" w:author="Dylan CHEN" w:date="2026-08-04T11:13:00Z" w16du:dateUtc="2026-08-04T03:13:00Z"/>
                <w:color w:val="333333"/>
                <w:sz w:val="20"/>
                <w:szCs w:val="20"/>
              </w:rPr>
            </w:pPr>
            <w:ins w:id="1033" w:author="Dylan CHEN" w:date="2026-08-04T11:13:00Z" w16du:dateUtc="2026-08-04T03:13:00Z">
              <w:r>
                <w:rPr>
                  <w:color w:val="333333"/>
                  <w:sz w:val="20"/>
                  <w:szCs w:val="20"/>
                </w:rPr>
                <w:t>[-0.176, -0.136]</w:t>
              </w:r>
            </w:ins>
          </w:p>
        </w:tc>
      </w:tr>
      <w:tr w:rsidR="00DD74E2" w14:paraId="7ADC2334" w14:textId="77777777" w:rsidTr="00546646">
        <w:trPr>
          <w:trHeight w:val="340"/>
          <w:jc w:val="center"/>
          <w:ins w:id="1034" w:author="Dylan CHEN" w:date="2026-08-04T11:13:00Z"/>
        </w:trPr>
        <w:tc>
          <w:tcPr>
            <w:tcW w:w="2560" w:type="dxa"/>
            <w:tcBorders>
              <w:top w:val="nil"/>
              <w:left w:val="nil"/>
              <w:bottom w:val="nil"/>
              <w:right w:val="nil"/>
            </w:tcBorders>
            <w:noWrap/>
            <w:hideMark/>
          </w:tcPr>
          <w:p w14:paraId="551A6331" w14:textId="77777777" w:rsidR="00DD74E2" w:rsidRDefault="00DD74E2" w:rsidP="00546646">
            <w:pPr>
              <w:rPr>
                <w:ins w:id="1035" w:author="Dylan CHEN" w:date="2026-08-04T11:13:00Z" w16du:dateUtc="2026-08-04T03:13:00Z"/>
                <w:b/>
                <w:bCs/>
                <w:i/>
                <w:iCs/>
                <w:color w:val="000000"/>
                <w:sz w:val="20"/>
                <w:szCs w:val="20"/>
              </w:rPr>
            </w:pPr>
            <w:ins w:id="1036" w:author="Dylan CHEN" w:date="2026-08-04T11:13:00Z" w16du:dateUtc="2026-08-04T03:13:00Z">
              <w:r>
                <w:rPr>
                  <w:b/>
                  <w:bCs/>
                  <w:i/>
                  <w:iCs/>
                  <w:color w:val="000000"/>
                  <w:sz w:val="20"/>
                  <w:szCs w:val="20"/>
                </w:rPr>
                <w:t>Proportion Mediated</w:t>
              </w:r>
            </w:ins>
          </w:p>
        </w:tc>
        <w:tc>
          <w:tcPr>
            <w:tcW w:w="2340" w:type="dxa"/>
            <w:tcBorders>
              <w:top w:val="nil"/>
              <w:left w:val="nil"/>
              <w:bottom w:val="nil"/>
              <w:right w:val="nil"/>
            </w:tcBorders>
            <w:noWrap/>
            <w:hideMark/>
          </w:tcPr>
          <w:p w14:paraId="705C3287" w14:textId="77777777" w:rsidR="00DD74E2" w:rsidRDefault="00DD74E2" w:rsidP="00546646">
            <w:pPr>
              <w:rPr>
                <w:ins w:id="1037" w:author="Dylan CHEN" w:date="2026-08-04T11:13:00Z" w16du:dateUtc="2026-08-04T03:13:00Z"/>
                <w:b/>
                <w:bCs/>
                <w:i/>
                <w:iCs/>
                <w:color w:val="000000"/>
                <w:sz w:val="20"/>
                <w:szCs w:val="20"/>
              </w:rPr>
            </w:pPr>
          </w:p>
        </w:tc>
        <w:tc>
          <w:tcPr>
            <w:tcW w:w="2840" w:type="dxa"/>
            <w:tcBorders>
              <w:top w:val="nil"/>
              <w:left w:val="nil"/>
              <w:bottom w:val="nil"/>
              <w:right w:val="nil"/>
            </w:tcBorders>
            <w:noWrap/>
            <w:hideMark/>
          </w:tcPr>
          <w:p w14:paraId="1C0B5C2E" w14:textId="77777777" w:rsidR="00DD74E2" w:rsidRDefault="00DD74E2" w:rsidP="00546646">
            <w:pPr>
              <w:jc w:val="center"/>
              <w:rPr>
                <w:ins w:id="1038" w:author="Dylan CHEN" w:date="2026-08-04T11:13:00Z" w16du:dateUtc="2026-08-04T03:13:00Z"/>
                <w:sz w:val="20"/>
                <w:szCs w:val="20"/>
              </w:rPr>
            </w:pPr>
          </w:p>
        </w:tc>
      </w:tr>
      <w:tr w:rsidR="00DD74E2" w14:paraId="49BF54A6" w14:textId="77777777" w:rsidTr="00546646">
        <w:trPr>
          <w:trHeight w:val="320"/>
          <w:jc w:val="center"/>
          <w:ins w:id="1039" w:author="Dylan CHEN" w:date="2026-08-04T11:13:00Z"/>
        </w:trPr>
        <w:tc>
          <w:tcPr>
            <w:tcW w:w="2560" w:type="dxa"/>
            <w:vMerge w:val="restart"/>
            <w:tcBorders>
              <w:top w:val="nil"/>
              <w:left w:val="nil"/>
              <w:bottom w:val="single" w:sz="4" w:space="0" w:color="000000"/>
              <w:right w:val="nil"/>
            </w:tcBorders>
            <w:noWrap/>
            <w:hideMark/>
          </w:tcPr>
          <w:p w14:paraId="6A3F8191" w14:textId="77777777" w:rsidR="00DD74E2" w:rsidRDefault="00DD74E2" w:rsidP="00546646">
            <w:pPr>
              <w:rPr>
                <w:ins w:id="1040" w:author="Dylan CHEN" w:date="2026-08-04T11:13:00Z" w16du:dateUtc="2026-08-04T03:13:00Z"/>
                <w:b/>
                <w:bCs/>
                <w:color w:val="000000"/>
                <w:sz w:val="20"/>
                <w:szCs w:val="20"/>
              </w:rPr>
            </w:pPr>
            <w:ins w:id="1041" w:author="Dylan CHEN" w:date="2026-08-04T11:13:00Z" w16du:dateUtc="2026-08-04T03:13:00Z">
              <w:r>
                <w:rPr>
                  <w:b/>
                  <w:bCs/>
                  <w:color w:val="000000"/>
                  <w:sz w:val="20"/>
                  <w:szCs w:val="20"/>
                </w:rPr>
                <w:t>% of Total Effect Mediated</w:t>
              </w:r>
            </w:ins>
          </w:p>
        </w:tc>
        <w:tc>
          <w:tcPr>
            <w:tcW w:w="2340" w:type="dxa"/>
            <w:tcBorders>
              <w:top w:val="nil"/>
              <w:left w:val="nil"/>
              <w:bottom w:val="nil"/>
              <w:right w:val="nil"/>
            </w:tcBorders>
            <w:noWrap/>
            <w:hideMark/>
          </w:tcPr>
          <w:p w14:paraId="215A854C" w14:textId="77777777" w:rsidR="00DD74E2" w:rsidRDefault="00DD74E2" w:rsidP="00546646">
            <w:pPr>
              <w:jc w:val="center"/>
              <w:rPr>
                <w:ins w:id="1042" w:author="Dylan CHEN" w:date="2026-08-04T11:13:00Z" w16du:dateUtc="2026-08-04T03:13:00Z"/>
                <w:b/>
                <w:bCs/>
                <w:color w:val="000000"/>
                <w:sz w:val="20"/>
                <w:szCs w:val="20"/>
              </w:rPr>
            </w:pPr>
            <w:ins w:id="1043" w:author="Dylan CHEN" w:date="2026-08-04T11:13:00Z" w16du:dateUtc="2026-08-04T03:13:00Z">
              <w:r>
                <w:rPr>
                  <w:b/>
                  <w:bCs/>
                  <w:color w:val="000000"/>
                  <w:sz w:val="20"/>
                  <w:szCs w:val="20"/>
                </w:rPr>
                <w:t>26.50%</w:t>
              </w:r>
            </w:ins>
          </w:p>
        </w:tc>
        <w:tc>
          <w:tcPr>
            <w:tcW w:w="2840" w:type="dxa"/>
            <w:tcBorders>
              <w:top w:val="nil"/>
              <w:left w:val="nil"/>
              <w:bottom w:val="nil"/>
              <w:right w:val="nil"/>
            </w:tcBorders>
            <w:noWrap/>
            <w:hideMark/>
          </w:tcPr>
          <w:p w14:paraId="28B8847C" w14:textId="77777777" w:rsidR="00DD74E2" w:rsidRDefault="00DD74E2" w:rsidP="00546646">
            <w:pPr>
              <w:jc w:val="center"/>
              <w:rPr>
                <w:ins w:id="1044" w:author="Dylan CHEN" w:date="2026-08-04T11:13:00Z" w16du:dateUtc="2026-08-04T03:13:00Z"/>
                <w:b/>
                <w:bCs/>
                <w:color w:val="000000"/>
                <w:sz w:val="20"/>
                <w:szCs w:val="20"/>
              </w:rPr>
            </w:pPr>
            <w:ins w:id="1045" w:author="Dylan CHEN" w:date="2026-08-04T11:13:00Z" w16du:dateUtc="2026-08-04T03:13:00Z">
              <w:r>
                <w:rPr>
                  <w:b/>
                  <w:bCs/>
                  <w:color w:val="000000"/>
                  <w:sz w:val="20"/>
                  <w:szCs w:val="20"/>
                </w:rPr>
                <w:t>19.70%</w:t>
              </w:r>
            </w:ins>
          </w:p>
        </w:tc>
      </w:tr>
      <w:tr w:rsidR="00DD74E2" w14:paraId="00DD86EB" w14:textId="77777777" w:rsidTr="00546646">
        <w:trPr>
          <w:trHeight w:val="320"/>
          <w:jc w:val="center"/>
          <w:ins w:id="1046" w:author="Dylan CHEN" w:date="2026-08-04T11:13:00Z"/>
        </w:trPr>
        <w:tc>
          <w:tcPr>
            <w:tcW w:w="2560" w:type="dxa"/>
            <w:vMerge/>
            <w:tcBorders>
              <w:top w:val="nil"/>
              <w:left w:val="nil"/>
              <w:bottom w:val="single" w:sz="4" w:space="0" w:color="000000"/>
              <w:right w:val="nil"/>
            </w:tcBorders>
            <w:hideMark/>
          </w:tcPr>
          <w:p w14:paraId="4C1F48B5" w14:textId="77777777" w:rsidR="00DD74E2" w:rsidRDefault="00DD74E2" w:rsidP="00546646">
            <w:pPr>
              <w:rPr>
                <w:ins w:id="1047" w:author="Dylan CHEN" w:date="2026-08-04T11:13:00Z" w16du:dateUtc="2026-08-04T03:13:00Z"/>
                <w:b/>
                <w:bCs/>
                <w:color w:val="000000"/>
                <w:sz w:val="20"/>
                <w:szCs w:val="20"/>
              </w:rPr>
            </w:pPr>
          </w:p>
        </w:tc>
        <w:tc>
          <w:tcPr>
            <w:tcW w:w="2340" w:type="dxa"/>
            <w:tcBorders>
              <w:top w:val="nil"/>
              <w:left w:val="nil"/>
              <w:bottom w:val="single" w:sz="4" w:space="0" w:color="auto"/>
              <w:right w:val="nil"/>
            </w:tcBorders>
            <w:noWrap/>
            <w:hideMark/>
          </w:tcPr>
          <w:p w14:paraId="673530E0" w14:textId="77777777" w:rsidR="00DD74E2" w:rsidRDefault="00DD74E2" w:rsidP="00546646">
            <w:pPr>
              <w:jc w:val="center"/>
              <w:rPr>
                <w:ins w:id="1048" w:author="Dylan CHEN" w:date="2026-08-04T11:13:00Z" w16du:dateUtc="2026-08-04T03:13:00Z"/>
                <w:b/>
                <w:bCs/>
                <w:color w:val="333333"/>
                <w:sz w:val="20"/>
                <w:szCs w:val="20"/>
              </w:rPr>
            </w:pPr>
            <w:ins w:id="1049" w:author="Dylan CHEN" w:date="2026-08-04T11:13:00Z" w16du:dateUtc="2026-08-04T03:13:00Z">
              <w:r>
                <w:rPr>
                  <w:b/>
                  <w:bCs/>
                  <w:color w:val="333333"/>
                  <w:sz w:val="20"/>
                  <w:szCs w:val="20"/>
                </w:rPr>
                <w:t>[23.6%, 30.4%]</w:t>
              </w:r>
            </w:ins>
          </w:p>
        </w:tc>
        <w:tc>
          <w:tcPr>
            <w:tcW w:w="2840" w:type="dxa"/>
            <w:tcBorders>
              <w:top w:val="nil"/>
              <w:left w:val="nil"/>
              <w:bottom w:val="single" w:sz="4" w:space="0" w:color="auto"/>
              <w:right w:val="nil"/>
            </w:tcBorders>
            <w:noWrap/>
            <w:hideMark/>
          </w:tcPr>
          <w:p w14:paraId="7EA0FB81" w14:textId="77777777" w:rsidR="00DD74E2" w:rsidRDefault="00DD74E2" w:rsidP="00546646">
            <w:pPr>
              <w:jc w:val="center"/>
              <w:rPr>
                <w:ins w:id="1050" w:author="Dylan CHEN" w:date="2026-08-04T11:13:00Z" w16du:dateUtc="2026-08-04T03:13:00Z"/>
                <w:b/>
                <w:bCs/>
                <w:color w:val="333333"/>
                <w:sz w:val="20"/>
                <w:szCs w:val="20"/>
              </w:rPr>
            </w:pPr>
            <w:ins w:id="1051" w:author="Dylan CHEN" w:date="2026-08-04T11:13:00Z" w16du:dateUtc="2026-08-04T03:13:00Z">
              <w:r>
                <w:rPr>
                  <w:b/>
                  <w:bCs/>
                  <w:color w:val="333333"/>
                  <w:sz w:val="20"/>
                  <w:szCs w:val="20"/>
                </w:rPr>
                <w:t>[17.5%, 22.6%]</w:t>
              </w:r>
            </w:ins>
          </w:p>
        </w:tc>
      </w:tr>
    </w:tbl>
    <w:p w14:paraId="3BC49F77" w14:textId="77777777" w:rsidR="00DD74E2" w:rsidRDefault="00DD74E2" w:rsidP="00203B5A">
      <w:pPr>
        <w:spacing w:before="120" w:after="120"/>
        <w:rPr>
          <w:ins w:id="1052" w:author="Dylan CHEN" w:date="2026-08-04T11:13:00Z" w16du:dateUtc="2026-08-04T03:13:00Z"/>
        </w:rPr>
      </w:pPr>
    </w:p>
    <w:p w14:paraId="5A7167F4" w14:textId="62A298CF" w:rsidR="00FF4147" w:rsidRPr="00203B5A" w:rsidRDefault="00DD74E2" w:rsidP="00203B5A">
      <w:pPr>
        <w:spacing w:before="120" w:after="120"/>
        <w:rPr>
          <w:rFonts w:ascii="Heiti TC" w:eastAsia="Heiti TC" w:hAnsi="Heiti TC" w:cs="Heiti TC"/>
          <w:rPrChange w:id="1053" w:author="Dylan CHEN" w:date="2026-08-04T10:35:00Z" w16du:dateUtc="2026-08-04T02:35:00Z">
            <w:rPr/>
          </w:rPrChange>
        </w:rPr>
      </w:pPr>
      <w:ins w:id="1054" w:author="Dylan CHEN" w:date="2026-08-04T11:13:00Z" w16du:dateUtc="2026-08-04T03:13:00Z">
        <w:r>
          <w:rPr>
            <w:rFonts w:hint="eastAsia"/>
          </w:rPr>
          <w:t xml:space="preserve">But </w:t>
        </w:r>
      </w:ins>
      <w:del w:id="1055" w:author="Dylan CHEN" w:date="2026-08-04T10:35:00Z" w16du:dateUtc="2026-08-04T02:35:00Z">
        <w:r w:rsidR="00157BF1" w:rsidRPr="00522DE1" w:rsidDel="00203B5A">
          <w:delText>Thank you for this constructive suggestion. We have now included a dedicated table (Table [X]) presenting the results of our causal mediation analysis, along with expanded methodological details in Section [X] that specify the estimation procedures, identifying assumptions, and bootstrap inference approach employed.</w:delText>
        </w:r>
      </w:del>
      <w:ins w:id="1056" w:author="Dylan CHEN" w:date="2026-08-04T11:13:00Z" w16du:dateUtc="2026-08-04T03:13:00Z">
        <w:r>
          <w:rPr>
            <w:rFonts w:hint="eastAsia"/>
          </w:rPr>
          <w:t>i</w:t>
        </w:r>
      </w:ins>
      <w:ins w:id="1057" w:author="Dylan CHEN" w:date="2026-08-04T11:05:00Z" w16du:dateUtc="2026-08-04T03:05:00Z">
        <w:r w:rsidR="000427A7" w:rsidRPr="000427A7">
          <w:t>n the revised manuscript we no longer conduct a causal mediation analysis, and we no longer state hypotheses about mediation. The current approach is organized around theory. We derive the hypotheses H1 through H</w:t>
        </w:r>
      </w:ins>
      <w:ins w:id="1058" w:author="Dylan CHEN" w:date="2026-08-20T22:41:00Z" w16du:dateUtc="2026-08-20T14:41:00Z">
        <w:r w:rsidR="00FA770C">
          <w:rPr>
            <w:rFonts w:hint="eastAsia"/>
          </w:rPr>
          <w:t>6</w:t>
        </w:r>
      </w:ins>
      <w:ins w:id="1059" w:author="Dylan CHEN" w:date="2026-08-04T11:05:00Z" w16du:dateUtc="2026-08-04T03:05:00Z">
        <w:r w:rsidR="000427A7" w:rsidRPr="000427A7">
          <w:t xml:space="preserve"> from the fast-and-slow account and then test each of them, so that the empirical work supports the theoretical development directly. For this reason</w:t>
        </w:r>
      </w:ins>
      <w:ins w:id="1060" w:author="Dylan CHEN" w:date="2026-08-05T15:25:00Z" w16du:dateUtc="2026-08-05T07:25:00Z">
        <w:r w:rsidR="00992B08">
          <w:rPr>
            <w:rFonts w:hint="eastAsia"/>
          </w:rPr>
          <w:t>,</w:t>
        </w:r>
      </w:ins>
      <w:ins w:id="1061" w:author="Dylan CHEN" w:date="2026-08-04T11:05:00Z" w16du:dateUtc="2026-08-04T03:05:00Z">
        <w:r w:rsidR="000427A7" w:rsidRPr="000427A7">
          <w:t xml:space="preserve"> a </w:t>
        </w:r>
      </w:ins>
      <w:ins w:id="1062" w:author="Dylan CHEN" w:date="2026-08-05T15:25:00Z" w16du:dateUtc="2026-08-05T07:25:00Z">
        <w:r w:rsidR="00992B08">
          <w:rPr>
            <w:rFonts w:hint="eastAsia"/>
          </w:rPr>
          <w:t xml:space="preserve">causal </w:t>
        </w:r>
      </w:ins>
      <w:ins w:id="1063" w:author="Dylan CHEN" w:date="2026-08-04T11:05:00Z" w16du:dateUtc="2026-08-04T03:05:00Z">
        <w:r w:rsidR="000427A7" w:rsidRPr="000427A7">
          <w:t>mediation results table is no longer applicable.</w:t>
        </w:r>
      </w:ins>
    </w:p>
    <w:p w14:paraId="07220244"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EBD9EEE" w14:textId="0EB65FFE" w:rsidR="00DE33BC" w:rsidRPr="00522DE1" w:rsidRDefault="00FA770C" w:rsidP="00DE33BC">
      <w:pPr>
        <w:pStyle w:val="Heading1"/>
      </w:pPr>
      <w:ins w:id="1064" w:author="Dylan CHEN" w:date="2026-08-20T22:41:00Z" w16du:dateUtc="2026-08-20T14:41:00Z">
        <w:r>
          <w:rPr>
            <w:rFonts w:hint="eastAsia"/>
          </w:rPr>
          <w:t>#</w:t>
        </w:r>
      </w:ins>
      <w:r w:rsidR="00DE33BC" w:rsidRPr="00522DE1">
        <w:t>R1-16 (comment sentiment)</w:t>
      </w:r>
    </w:p>
    <w:p w14:paraId="0B86DB18"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Section 6.3.2.1, the authors use comment volume to rule out attention diversion. While this is informative, under the elevated expectations mechanism, comments may become more critical or negative rather than fewer. </w:t>
      </w:r>
      <w:r w:rsidRPr="00522DE1">
        <w:rPr>
          <w:rFonts w:eastAsia="SimSun"/>
          <w:i/>
          <w:iCs/>
          <w:kern w:val="2"/>
          <w:highlight w:val="yellow"/>
        </w:rPr>
        <w:t>Comment sentiment</w:t>
      </w:r>
      <w:r w:rsidRPr="00522DE1">
        <w:rPr>
          <w:rFonts w:eastAsia="SimSun"/>
          <w:i/>
          <w:iCs/>
          <w:kern w:val="2"/>
        </w:rPr>
        <w:t>, not just volume, would therefore be more informative.</w:t>
      </w:r>
    </w:p>
    <w:p w14:paraId="4F8FD7E6" w14:textId="77777777" w:rsidR="00DE33BC" w:rsidRDefault="00DE33BC" w:rsidP="00DE33BC">
      <w:pPr>
        <w:widowControl w:val="0"/>
        <w:autoSpaceDE w:val="0"/>
        <w:autoSpaceDN w:val="0"/>
        <w:adjustRightInd w:val="0"/>
        <w:spacing w:before="120" w:after="120"/>
        <w:jc w:val="both"/>
        <w:rPr>
          <w:ins w:id="1065" w:author="Dylan CHEN" w:date="2026-03-20T16:38:00Z" w16du:dateUtc="2026-03-20T08:38:00Z"/>
          <w:rFonts w:eastAsia="SimSun"/>
          <w:b/>
          <w:bCs/>
          <w:i/>
          <w:iCs/>
          <w:kern w:val="2"/>
          <w:u w:val="single"/>
        </w:rPr>
      </w:pPr>
      <w:r w:rsidRPr="00522DE1">
        <w:rPr>
          <w:rFonts w:eastAsia="SimSun"/>
          <w:b/>
          <w:bCs/>
          <w:i/>
          <w:iCs/>
          <w:kern w:val="2"/>
          <w:u w:val="single"/>
        </w:rPr>
        <w:t>Response</w:t>
      </w:r>
    </w:p>
    <w:p w14:paraId="7735F09D" w14:textId="77777777" w:rsidR="0037431D" w:rsidRDefault="0037431D">
      <w:pPr>
        <w:pStyle w:val="Paragraph"/>
        <w:rPr>
          <w:ins w:id="1066" w:author="Dylan CHEN" w:date="2026-03-20T16:45:00Z" w16du:dateUtc="2026-03-20T08:45:00Z"/>
        </w:rPr>
        <w:pPrChange w:id="1067" w:author="Dylan CHEN" w:date="2026-03-20T16:45:00Z" w16du:dateUtc="2026-03-20T08:45:00Z">
          <w:pPr>
            <w:pStyle w:val="NormalWeb"/>
          </w:pPr>
        </w:pPrChange>
      </w:pPr>
      <w:ins w:id="1068" w:author="Dylan CHEN" w:date="2026-03-20T16:45:00Z" w16du:dateUtc="2026-03-20T08:45:00Z">
        <w:r>
          <w:t>We thank the reviewer for this insightful suggestion. The logic that elevated expectations may manifest through more critical or negative comments, rather than fewer comments, is compelling. We conducted the suggested analysis, though two data limitations constrain its statistical power. First, platform observations reveal minimal sentiment variation in comments on this technical Q&amp;A community; users typically focus on functional clarifications rather than evaluative judgments. Second, a substantial proportion of answers receive zero comments, and this analysis conditions on the subset with at least one comment, which further reduces sample size.</w:t>
        </w:r>
      </w:ins>
    </w:p>
    <w:p w14:paraId="5B096E35" w14:textId="3C21D603" w:rsidR="00BE7CD1" w:rsidRDefault="0037431D" w:rsidP="00466F7D">
      <w:pPr>
        <w:pStyle w:val="Paragraph"/>
        <w:rPr>
          <w:ins w:id="1069" w:author="Dylan CHEN" w:date="2026-03-20T16:47:00Z" w16du:dateUtc="2026-03-20T08:47:00Z"/>
        </w:rPr>
      </w:pPr>
      <w:ins w:id="1070" w:author="Dylan CHEN" w:date="2026-03-20T16:45:00Z" w16du:dateUtc="2026-03-20T08:45:00Z">
        <w:r>
          <w:t xml:space="preserve">Despite these constraints, we constructed two sentiment measures using established Chinese NLP tools. For SnowNLP, which returns a continuous sentiment score between 0 and 1, we classify a comment as negative when its score falls below 0.5. For CnSenti, which separately counts positive and negative sentiment words within each comment, we classify a comment as negative when its negative word count exceeds its positive word count. As shown in the </w:t>
        </w:r>
      </w:ins>
      <w:ins w:id="1071" w:author="Dylan CHEN" w:date="2026-03-20T16:47:00Z" w16du:dateUtc="2026-03-20T08:47:00Z">
        <w:r w:rsidR="00BE7CD1">
          <w:rPr>
            <w:rFonts w:hint="eastAsia"/>
          </w:rPr>
          <w:t>Table R1-16</w:t>
        </w:r>
      </w:ins>
      <w:ins w:id="1072" w:author="Dylan CHEN" w:date="2026-03-20T16:45:00Z" w16du:dateUtc="2026-03-20T08:45:00Z">
        <w:r>
          <w:t xml:space="preserve"> below, the coefficients on AI are positive under both measures, suggesting a directional pattern consistent with the elevated expectations mechanism, though neither reaches statistical significance.</w:t>
        </w:r>
      </w:ins>
    </w:p>
    <w:p w14:paraId="00EC5AE9" w14:textId="77777777" w:rsidR="00BE7CD1" w:rsidRDefault="00BE7CD1">
      <w:pPr>
        <w:pStyle w:val="Paragraph"/>
        <w:rPr>
          <w:ins w:id="1073" w:author="Dylan CHEN" w:date="2026-03-20T16:45:00Z" w16du:dateUtc="2026-03-20T08:45:00Z"/>
        </w:rPr>
        <w:pPrChange w:id="1074" w:author="Dylan CHEN" w:date="2026-03-20T16:45:00Z" w16du:dateUtc="2026-03-20T08:45:00Z">
          <w:pPr>
            <w:pStyle w:val="NormalWeb"/>
          </w:pPr>
        </w:pPrChange>
      </w:pPr>
    </w:p>
    <w:p w14:paraId="603BE1E7" w14:textId="031044C4" w:rsidR="0037431D" w:rsidRDefault="00BE7CD1">
      <w:pPr>
        <w:pStyle w:val="TableFiguretitle"/>
        <w:rPr>
          <w:ins w:id="1075" w:author="Dylan CHEN" w:date="2026-03-20T16:45:00Z" w16du:dateUtc="2026-03-20T08:45:00Z"/>
        </w:rPr>
        <w:pPrChange w:id="1076" w:author="Dylan CHEN" w:date="2026-03-20T16:47:00Z" w16du:dateUtc="2026-03-20T08:47:00Z">
          <w:pPr>
            <w:pStyle w:val="NormalWeb"/>
          </w:pPr>
        </w:pPrChange>
      </w:pPr>
      <w:ins w:id="1077" w:author="Dylan CHEN" w:date="2026-03-20T16:46:00Z" w16du:dateUtc="2026-03-20T08:46:00Z">
        <w:r>
          <w:lastRenderedPageBreak/>
          <w:t xml:space="preserve">Table </w:t>
        </w:r>
      </w:ins>
      <w:ins w:id="1078" w:author="Dylan CHEN" w:date="2026-03-20T16:47:00Z" w16du:dateUtc="2026-03-20T08:47:00Z">
        <w:r>
          <w:rPr>
            <w:rFonts w:hint="eastAsia"/>
          </w:rPr>
          <w:t>R1-16</w:t>
        </w:r>
      </w:ins>
      <w:ins w:id="1079" w:author="Dylan CHEN" w:date="2026-03-20T16:46:00Z" w16du:dateUtc="2026-03-20T08:46:00Z">
        <w:r>
          <w:t>. Effect of AI Answers on the Number of Negative Comments Received by Human Answers</w:t>
        </w:r>
      </w:ins>
    </w:p>
    <w:tbl>
      <w:tblPr>
        <w:tblW w:w="5000" w:type="pct"/>
        <w:jc w:val="center"/>
        <w:tblLayout w:type="fixed"/>
        <w:tblLook w:val="04A0" w:firstRow="1" w:lastRow="0" w:firstColumn="1" w:lastColumn="0" w:noHBand="0" w:noVBand="1"/>
      </w:tblPr>
      <w:tblGrid>
        <w:gridCol w:w="2338"/>
        <w:gridCol w:w="3375"/>
        <w:gridCol w:w="3647"/>
      </w:tblGrid>
      <w:tr w:rsidR="00466F7D" w14:paraId="3E7DED91" w14:textId="77777777" w:rsidTr="00417031">
        <w:trPr>
          <w:trHeight w:val="320"/>
          <w:jc w:val="center"/>
          <w:ins w:id="1080" w:author="Dylan CHEN" w:date="2026-03-20T16:45:00Z"/>
        </w:trPr>
        <w:tc>
          <w:tcPr>
            <w:tcW w:w="1580" w:type="dxa"/>
            <w:tcBorders>
              <w:top w:val="single" w:sz="4" w:space="0" w:color="auto"/>
              <w:left w:val="nil"/>
              <w:bottom w:val="nil"/>
              <w:right w:val="nil"/>
            </w:tcBorders>
            <w:noWrap/>
            <w:hideMark/>
          </w:tcPr>
          <w:p w14:paraId="66CA5440" w14:textId="77777777" w:rsidR="00466F7D" w:rsidRDefault="00466F7D" w:rsidP="00417031">
            <w:pPr>
              <w:rPr>
                <w:ins w:id="1081" w:author="Dylan CHEN" w:date="2026-03-20T16:45:00Z" w16du:dateUtc="2026-03-20T08:45:00Z"/>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Default="00466F7D" w:rsidP="00417031">
            <w:pPr>
              <w:jc w:val="center"/>
              <w:rPr>
                <w:ins w:id="1082" w:author="Dylan CHEN" w:date="2026-03-20T16:45:00Z" w16du:dateUtc="2026-03-20T08:45:00Z"/>
                <w:sz w:val="20"/>
                <w:szCs w:val="20"/>
              </w:rPr>
            </w:pPr>
            <w:ins w:id="1083" w:author="Dylan CHEN" w:date="2026-03-20T16:45:00Z" w16du:dateUtc="2026-03-20T08:45:00Z">
              <w:r>
                <w:rPr>
                  <w:sz w:val="20"/>
                  <w:szCs w:val="20"/>
                </w:rPr>
                <w:t>(1)</w:t>
              </w:r>
            </w:ins>
          </w:p>
        </w:tc>
        <w:tc>
          <w:tcPr>
            <w:tcW w:w="2464" w:type="dxa"/>
            <w:tcBorders>
              <w:top w:val="single" w:sz="4" w:space="0" w:color="auto"/>
              <w:left w:val="nil"/>
              <w:bottom w:val="nil"/>
              <w:right w:val="nil"/>
            </w:tcBorders>
            <w:noWrap/>
            <w:hideMark/>
          </w:tcPr>
          <w:p w14:paraId="0A782707" w14:textId="77777777" w:rsidR="00466F7D" w:rsidRDefault="00466F7D" w:rsidP="00417031">
            <w:pPr>
              <w:jc w:val="center"/>
              <w:rPr>
                <w:ins w:id="1084" w:author="Dylan CHEN" w:date="2026-03-20T16:45:00Z" w16du:dateUtc="2026-03-20T08:45:00Z"/>
                <w:sz w:val="20"/>
                <w:szCs w:val="20"/>
              </w:rPr>
            </w:pPr>
            <w:ins w:id="1085" w:author="Dylan CHEN" w:date="2026-03-20T16:45:00Z" w16du:dateUtc="2026-03-20T08:45:00Z">
              <w:r>
                <w:rPr>
                  <w:sz w:val="20"/>
                  <w:szCs w:val="20"/>
                </w:rPr>
                <w:t>(1)</w:t>
              </w:r>
            </w:ins>
          </w:p>
        </w:tc>
      </w:tr>
      <w:tr w:rsidR="00466F7D" w14:paraId="0B2CD8F7" w14:textId="77777777" w:rsidTr="00417031">
        <w:trPr>
          <w:trHeight w:val="360"/>
          <w:jc w:val="center"/>
          <w:ins w:id="1086" w:author="Dylan CHEN" w:date="2026-03-20T16:45:00Z"/>
        </w:trPr>
        <w:tc>
          <w:tcPr>
            <w:tcW w:w="1580" w:type="dxa"/>
            <w:tcBorders>
              <w:top w:val="nil"/>
              <w:left w:val="nil"/>
              <w:bottom w:val="nil"/>
              <w:right w:val="nil"/>
            </w:tcBorders>
            <w:noWrap/>
            <w:hideMark/>
          </w:tcPr>
          <w:p w14:paraId="000FAC18" w14:textId="77777777" w:rsidR="00466F7D" w:rsidRDefault="00466F7D" w:rsidP="00417031">
            <w:pPr>
              <w:jc w:val="right"/>
              <w:rPr>
                <w:ins w:id="1087" w:author="Dylan CHEN" w:date="2026-03-20T16:45:00Z" w16du:dateUtc="2026-03-20T08:45:00Z"/>
                <w:color w:val="000000"/>
                <w:sz w:val="20"/>
                <w:szCs w:val="20"/>
              </w:rPr>
            </w:pPr>
            <w:ins w:id="1088" w:author="Dylan CHEN" w:date="2026-03-20T16:45:00Z" w16du:dateUtc="2026-03-20T08:45:00Z">
              <w:r>
                <w:rPr>
                  <w:color w:val="000000"/>
                  <w:sz w:val="20"/>
                  <w:szCs w:val="20"/>
                </w:rPr>
                <w:t xml:space="preserve">DV: </w:t>
              </w:r>
            </w:ins>
          </w:p>
        </w:tc>
        <w:tc>
          <w:tcPr>
            <w:tcW w:w="2280" w:type="dxa"/>
            <w:tcBorders>
              <w:top w:val="nil"/>
              <w:left w:val="nil"/>
              <w:bottom w:val="single" w:sz="4" w:space="0" w:color="auto"/>
              <w:right w:val="nil"/>
            </w:tcBorders>
            <w:noWrap/>
            <w:hideMark/>
          </w:tcPr>
          <w:p w14:paraId="7449D514" w14:textId="77777777" w:rsidR="00466F7D" w:rsidRPr="00417031" w:rsidRDefault="00466F7D" w:rsidP="00417031">
            <w:pPr>
              <w:jc w:val="center"/>
              <w:rPr>
                <w:ins w:id="1089" w:author="Dylan CHEN" w:date="2026-03-20T16:45:00Z" w16du:dateUtc="2026-03-20T08:45:00Z"/>
                <w:i/>
                <w:color w:val="000000"/>
                <w:sz w:val="20"/>
                <w:szCs w:val="20"/>
              </w:rPr>
            </w:pPr>
            <w:ins w:id="1090" w:author="Dylan CHEN" w:date="2026-03-20T16:45:00Z" w16du:dateUtc="2026-03-20T08:45:00Z">
              <w:r w:rsidRPr="00417031">
                <w:rPr>
                  <w:i/>
                  <w:color w:val="000000"/>
                  <w:sz w:val="20"/>
                  <w:szCs w:val="20"/>
                </w:rPr>
                <w:t>negCommentNum_cnsenti</w:t>
              </w:r>
              <w:r w:rsidRPr="00417031">
                <w:rPr>
                  <w:i/>
                  <w:color w:val="000000"/>
                  <w:sz w:val="20"/>
                  <w:szCs w:val="20"/>
                  <w:vertAlign w:val="subscript"/>
                </w:rPr>
                <w:t>j</w:t>
              </w:r>
            </w:ins>
          </w:p>
        </w:tc>
        <w:tc>
          <w:tcPr>
            <w:tcW w:w="2464" w:type="dxa"/>
            <w:tcBorders>
              <w:top w:val="nil"/>
              <w:left w:val="nil"/>
              <w:bottom w:val="single" w:sz="4" w:space="0" w:color="auto"/>
              <w:right w:val="nil"/>
            </w:tcBorders>
            <w:noWrap/>
            <w:hideMark/>
          </w:tcPr>
          <w:p w14:paraId="4F806198" w14:textId="77777777" w:rsidR="00466F7D" w:rsidRPr="00417031" w:rsidRDefault="00466F7D" w:rsidP="00417031">
            <w:pPr>
              <w:jc w:val="center"/>
              <w:rPr>
                <w:ins w:id="1091" w:author="Dylan CHEN" w:date="2026-03-20T16:45:00Z" w16du:dateUtc="2026-03-20T08:45:00Z"/>
                <w:i/>
                <w:color w:val="000000"/>
                <w:sz w:val="20"/>
                <w:szCs w:val="20"/>
              </w:rPr>
            </w:pPr>
            <w:ins w:id="1092" w:author="Dylan CHEN" w:date="2026-03-20T16:45:00Z" w16du:dateUtc="2026-03-20T08:45:00Z">
              <w:r w:rsidRPr="00417031">
                <w:rPr>
                  <w:i/>
                  <w:color w:val="000000"/>
                  <w:sz w:val="20"/>
                  <w:szCs w:val="20"/>
                </w:rPr>
                <w:t>negCommentNum_snowNLP</w:t>
              </w:r>
              <w:r w:rsidRPr="00417031">
                <w:rPr>
                  <w:i/>
                  <w:color w:val="000000"/>
                  <w:sz w:val="20"/>
                  <w:szCs w:val="20"/>
                  <w:vertAlign w:val="subscript"/>
                </w:rPr>
                <w:t>j</w:t>
              </w:r>
            </w:ins>
          </w:p>
        </w:tc>
      </w:tr>
      <w:tr w:rsidR="00466F7D" w14:paraId="3BF46CDA" w14:textId="77777777" w:rsidTr="00417031">
        <w:trPr>
          <w:trHeight w:val="320"/>
          <w:jc w:val="center"/>
          <w:ins w:id="1093" w:author="Dylan CHEN" w:date="2026-03-20T16:45:00Z"/>
        </w:trPr>
        <w:tc>
          <w:tcPr>
            <w:tcW w:w="1580" w:type="dxa"/>
            <w:vMerge w:val="restart"/>
            <w:tcBorders>
              <w:top w:val="nil"/>
              <w:left w:val="nil"/>
              <w:bottom w:val="single" w:sz="4" w:space="0" w:color="000000"/>
              <w:right w:val="nil"/>
            </w:tcBorders>
            <w:noWrap/>
            <w:hideMark/>
          </w:tcPr>
          <w:p w14:paraId="528C3FEA" w14:textId="77777777" w:rsidR="00466F7D" w:rsidRPr="00417031" w:rsidRDefault="00466F7D" w:rsidP="00417031">
            <w:pPr>
              <w:rPr>
                <w:ins w:id="1094" w:author="Dylan CHEN" w:date="2026-03-20T16:45:00Z" w16du:dateUtc="2026-03-20T08:45:00Z"/>
                <w:i/>
                <w:iCs/>
                <w:color w:val="000000"/>
                <w:sz w:val="20"/>
                <w:szCs w:val="20"/>
              </w:rPr>
            </w:pPr>
            <w:ins w:id="1095" w:author="Dylan CHEN" w:date="2026-03-20T16:45:00Z" w16du:dateUtc="2026-03-20T08:45:00Z">
              <w:r w:rsidRPr="00417031">
                <w:rPr>
                  <w:i/>
                  <w:iCs/>
                  <w:color w:val="000000"/>
                  <w:sz w:val="20"/>
                  <w:szCs w:val="20"/>
                </w:rPr>
                <w:t>AI</w:t>
              </w:r>
              <w:r w:rsidRPr="00417031">
                <w:rPr>
                  <w:i/>
                  <w:iCs/>
                  <w:color w:val="000000"/>
                  <w:sz w:val="20"/>
                  <w:szCs w:val="20"/>
                  <w:vertAlign w:val="subscript"/>
                </w:rPr>
                <w:t>i</w:t>
              </w:r>
            </w:ins>
          </w:p>
        </w:tc>
        <w:tc>
          <w:tcPr>
            <w:tcW w:w="2280" w:type="dxa"/>
            <w:tcBorders>
              <w:top w:val="nil"/>
              <w:left w:val="nil"/>
              <w:bottom w:val="nil"/>
              <w:right w:val="nil"/>
            </w:tcBorders>
            <w:noWrap/>
            <w:hideMark/>
          </w:tcPr>
          <w:p w14:paraId="697CD915" w14:textId="77777777" w:rsidR="00466F7D" w:rsidRDefault="00466F7D" w:rsidP="00417031">
            <w:pPr>
              <w:jc w:val="center"/>
              <w:rPr>
                <w:ins w:id="1096" w:author="Dylan CHEN" w:date="2026-03-20T16:45:00Z" w16du:dateUtc="2026-03-20T08:45:00Z"/>
                <w:color w:val="000000"/>
                <w:sz w:val="20"/>
                <w:szCs w:val="20"/>
              </w:rPr>
            </w:pPr>
            <w:ins w:id="1097" w:author="Dylan CHEN" w:date="2026-03-20T16:45:00Z" w16du:dateUtc="2026-03-20T08:45:00Z">
              <w:r>
                <w:rPr>
                  <w:color w:val="000000"/>
                  <w:sz w:val="20"/>
                  <w:szCs w:val="20"/>
                </w:rPr>
                <w:t>0.061</w:t>
              </w:r>
            </w:ins>
          </w:p>
        </w:tc>
        <w:tc>
          <w:tcPr>
            <w:tcW w:w="2464" w:type="dxa"/>
            <w:tcBorders>
              <w:top w:val="nil"/>
              <w:left w:val="nil"/>
              <w:bottom w:val="nil"/>
              <w:right w:val="nil"/>
            </w:tcBorders>
            <w:noWrap/>
            <w:hideMark/>
          </w:tcPr>
          <w:p w14:paraId="75A0FC1A" w14:textId="77777777" w:rsidR="00466F7D" w:rsidRDefault="00466F7D" w:rsidP="00417031">
            <w:pPr>
              <w:jc w:val="center"/>
              <w:rPr>
                <w:ins w:id="1098" w:author="Dylan CHEN" w:date="2026-03-20T16:45:00Z" w16du:dateUtc="2026-03-20T08:45:00Z"/>
                <w:color w:val="000000"/>
                <w:sz w:val="20"/>
                <w:szCs w:val="20"/>
              </w:rPr>
            </w:pPr>
            <w:ins w:id="1099" w:author="Dylan CHEN" w:date="2026-03-20T16:45:00Z" w16du:dateUtc="2026-03-20T08:45:00Z">
              <w:r>
                <w:rPr>
                  <w:color w:val="000000"/>
                  <w:sz w:val="20"/>
                  <w:szCs w:val="20"/>
                </w:rPr>
                <w:t>0.001</w:t>
              </w:r>
            </w:ins>
          </w:p>
        </w:tc>
      </w:tr>
      <w:tr w:rsidR="00466F7D" w14:paraId="5F7559CF" w14:textId="77777777" w:rsidTr="00417031">
        <w:trPr>
          <w:trHeight w:val="340"/>
          <w:jc w:val="center"/>
          <w:ins w:id="1100" w:author="Dylan CHEN" w:date="2026-03-20T16:45:00Z"/>
        </w:trPr>
        <w:tc>
          <w:tcPr>
            <w:tcW w:w="1580" w:type="dxa"/>
            <w:vMerge/>
            <w:tcBorders>
              <w:top w:val="nil"/>
              <w:left w:val="nil"/>
              <w:bottom w:val="single" w:sz="4" w:space="0" w:color="000000"/>
              <w:right w:val="nil"/>
            </w:tcBorders>
            <w:hideMark/>
          </w:tcPr>
          <w:p w14:paraId="2B00C754" w14:textId="77777777" w:rsidR="00466F7D" w:rsidRDefault="00466F7D" w:rsidP="00417031">
            <w:pPr>
              <w:rPr>
                <w:ins w:id="1101" w:author="Dylan CHEN" w:date="2026-03-20T16:45:00Z" w16du:dateUtc="2026-03-20T08:45:00Z"/>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Default="00466F7D" w:rsidP="00417031">
            <w:pPr>
              <w:jc w:val="center"/>
              <w:rPr>
                <w:ins w:id="1102" w:author="Dylan CHEN" w:date="2026-03-20T16:45:00Z" w16du:dateUtc="2026-03-20T08:45:00Z"/>
                <w:color w:val="000000"/>
                <w:sz w:val="20"/>
                <w:szCs w:val="20"/>
              </w:rPr>
            </w:pPr>
            <w:ins w:id="1103" w:author="Dylan CHEN" w:date="2026-03-20T16:45:00Z" w16du:dateUtc="2026-03-20T08:45:00Z">
              <w:r>
                <w:rPr>
                  <w:color w:val="000000"/>
                  <w:sz w:val="20"/>
                  <w:szCs w:val="20"/>
                </w:rPr>
                <w:t>(0.037)</w:t>
              </w:r>
            </w:ins>
          </w:p>
        </w:tc>
        <w:tc>
          <w:tcPr>
            <w:tcW w:w="2464" w:type="dxa"/>
            <w:tcBorders>
              <w:top w:val="nil"/>
              <w:left w:val="nil"/>
              <w:bottom w:val="single" w:sz="4" w:space="0" w:color="auto"/>
              <w:right w:val="nil"/>
            </w:tcBorders>
            <w:noWrap/>
            <w:hideMark/>
          </w:tcPr>
          <w:p w14:paraId="09C180C2" w14:textId="77777777" w:rsidR="00466F7D" w:rsidRDefault="00466F7D" w:rsidP="00417031">
            <w:pPr>
              <w:jc w:val="center"/>
              <w:rPr>
                <w:ins w:id="1104" w:author="Dylan CHEN" w:date="2026-03-20T16:45:00Z" w16du:dateUtc="2026-03-20T08:45:00Z"/>
                <w:color w:val="000000"/>
                <w:sz w:val="20"/>
                <w:szCs w:val="20"/>
              </w:rPr>
            </w:pPr>
            <w:ins w:id="1105" w:author="Dylan CHEN" w:date="2026-03-20T16:45:00Z" w16du:dateUtc="2026-03-20T08:45:00Z">
              <w:r>
                <w:rPr>
                  <w:color w:val="000000"/>
                  <w:sz w:val="20"/>
                  <w:szCs w:val="20"/>
                </w:rPr>
                <w:t>(0.084)</w:t>
              </w:r>
            </w:ins>
          </w:p>
        </w:tc>
      </w:tr>
      <w:tr w:rsidR="00466F7D" w14:paraId="333687C3" w14:textId="77777777" w:rsidTr="00417031">
        <w:trPr>
          <w:trHeight w:val="340"/>
          <w:jc w:val="center"/>
          <w:ins w:id="1106" w:author="Dylan CHEN" w:date="2026-03-20T16:45:00Z"/>
        </w:trPr>
        <w:tc>
          <w:tcPr>
            <w:tcW w:w="1580" w:type="dxa"/>
            <w:tcBorders>
              <w:top w:val="nil"/>
              <w:left w:val="nil"/>
              <w:bottom w:val="nil"/>
              <w:right w:val="nil"/>
            </w:tcBorders>
            <w:noWrap/>
            <w:hideMark/>
          </w:tcPr>
          <w:p w14:paraId="3403310B" w14:textId="77777777" w:rsidR="00466F7D" w:rsidRDefault="00466F7D" w:rsidP="00417031">
            <w:pPr>
              <w:rPr>
                <w:ins w:id="1107" w:author="Dylan CHEN" w:date="2026-03-20T16:45:00Z" w16du:dateUtc="2026-03-20T08:45:00Z"/>
                <w:sz w:val="20"/>
                <w:szCs w:val="20"/>
              </w:rPr>
            </w:pPr>
            <w:ins w:id="1108" w:author="Dylan CHEN" w:date="2026-03-20T16:45:00Z" w16du:dateUtc="2026-03-20T08:45:00Z">
              <w:r>
                <w:rPr>
                  <w:sz w:val="20"/>
                  <w:szCs w:val="20"/>
                </w:rPr>
                <w:t>other controls</w:t>
              </w:r>
            </w:ins>
          </w:p>
        </w:tc>
        <w:tc>
          <w:tcPr>
            <w:tcW w:w="2280" w:type="dxa"/>
            <w:tcBorders>
              <w:top w:val="nil"/>
              <w:left w:val="nil"/>
              <w:bottom w:val="nil"/>
              <w:right w:val="nil"/>
            </w:tcBorders>
            <w:noWrap/>
            <w:hideMark/>
          </w:tcPr>
          <w:p w14:paraId="797D3A79" w14:textId="77777777" w:rsidR="00466F7D" w:rsidRDefault="00466F7D" w:rsidP="00417031">
            <w:pPr>
              <w:jc w:val="center"/>
              <w:rPr>
                <w:ins w:id="1109" w:author="Dylan CHEN" w:date="2026-03-20T16:45:00Z" w16du:dateUtc="2026-03-20T08:45:00Z"/>
                <w:sz w:val="20"/>
                <w:szCs w:val="20"/>
              </w:rPr>
            </w:pPr>
            <w:ins w:id="1110" w:author="Dylan CHEN" w:date="2026-03-20T16:45:00Z" w16du:dateUtc="2026-03-20T08:45:00Z">
              <w:r>
                <w:rPr>
                  <w:sz w:val="20"/>
                  <w:szCs w:val="20"/>
                </w:rPr>
                <w:t>√</w:t>
              </w:r>
            </w:ins>
          </w:p>
        </w:tc>
        <w:tc>
          <w:tcPr>
            <w:tcW w:w="2464" w:type="dxa"/>
            <w:tcBorders>
              <w:top w:val="nil"/>
              <w:left w:val="nil"/>
              <w:bottom w:val="nil"/>
              <w:right w:val="nil"/>
            </w:tcBorders>
            <w:noWrap/>
            <w:hideMark/>
          </w:tcPr>
          <w:p w14:paraId="54393F19" w14:textId="77777777" w:rsidR="00466F7D" w:rsidRDefault="00466F7D" w:rsidP="00417031">
            <w:pPr>
              <w:jc w:val="center"/>
              <w:rPr>
                <w:ins w:id="1111" w:author="Dylan CHEN" w:date="2026-03-20T16:45:00Z" w16du:dateUtc="2026-03-20T08:45:00Z"/>
                <w:sz w:val="20"/>
                <w:szCs w:val="20"/>
              </w:rPr>
            </w:pPr>
            <w:ins w:id="1112" w:author="Dylan CHEN" w:date="2026-03-20T16:45:00Z" w16du:dateUtc="2026-03-20T08:45:00Z">
              <w:r>
                <w:rPr>
                  <w:sz w:val="20"/>
                  <w:szCs w:val="20"/>
                </w:rPr>
                <w:t>√</w:t>
              </w:r>
            </w:ins>
          </w:p>
        </w:tc>
      </w:tr>
      <w:tr w:rsidR="00466F7D" w14:paraId="06705AAD" w14:textId="77777777" w:rsidTr="00417031">
        <w:trPr>
          <w:trHeight w:val="360"/>
          <w:jc w:val="center"/>
          <w:ins w:id="1113" w:author="Dylan CHEN" w:date="2026-03-20T16:45:00Z"/>
        </w:trPr>
        <w:tc>
          <w:tcPr>
            <w:tcW w:w="1580" w:type="dxa"/>
            <w:tcBorders>
              <w:top w:val="nil"/>
              <w:left w:val="nil"/>
              <w:bottom w:val="single" w:sz="4" w:space="0" w:color="auto"/>
              <w:right w:val="nil"/>
            </w:tcBorders>
            <w:noWrap/>
            <w:hideMark/>
          </w:tcPr>
          <w:p w14:paraId="4E0309F9" w14:textId="77777777" w:rsidR="00466F7D" w:rsidRDefault="00466F7D" w:rsidP="00417031">
            <w:pPr>
              <w:rPr>
                <w:ins w:id="1114" w:author="Dylan CHEN" w:date="2026-03-20T16:45:00Z" w16du:dateUtc="2026-03-20T08:45:00Z"/>
                <w:sz w:val="20"/>
                <w:szCs w:val="20"/>
              </w:rPr>
            </w:pPr>
            <w:ins w:id="1115" w:author="Dylan CHEN" w:date="2026-03-20T16:45:00Z" w16du:dateUtc="2026-03-20T08:45:00Z">
              <w:r>
                <w:rPr>
                  <w:sz w:val="20"/>
                  <w:szCs w:val="20"/>
                </w:rPr>
                <w:t>answer timing FE</w:t>
              </w:r>
            </w:ins>
          </w:p>
        </w:tc>
        <w:tc>
          <w:tcPr>
            <w:tcW w:w="2280" w:type="dxa"/>
            <w:tcBorders>
              <w:top w:val="nil"/>
              <w:left w:val="nil"/>
              <w:bottom w:val="single" w:sz="4" w:space="0" w:color="auto"/>
              <w:right w:val="nil"/>
            </w:tcBorders>
            <w:noWrap/>
            <w:hideMark/>
          </w:tcPr>
          <w:p w14:paraId="65A26FE5" w14:textId="77777777" w:rsidR="00466F7D" w:rsidRDefault="00466F7D" w:rsidP="00417031">
            <w:pPr>
              <w:jc w:val="center"/>
              <w:rPr>
                <w:ins w:id="1116" w:author="Dylan CHEN" w:date="2026-03-20T16:45:00Z" w16du:dateUtc="2026-03-20T08:45:00Z"/>
                <w:color w:val="000000"/>
                <w:sz w:val="20"/>
                <w:szCs w:val="20"/>
              </w:rPr>
            </w:pPr>
            <w:ins w:id="1117" w:author="Dylan CHEN" w:date="2026-03-20T16:45:00Z" w16du:dateUtc="2026-03-20T08:45:00Z">
              <w:r>
                <w:rPr>
                  <w:color w:val="000000"/>
                  <w:sz w:val="20"/>
                  <w:szCs w:val="20"/>
                </w:rPr>
                <w:t>√</w:t>
              </w:r>
            </w:ins>
          </w:p>
        </w:tc>
        <w:tc>
          <w:tcPr>
            <w:tcW w:w="2464" w:type="dxa"/>
            <w:tcBorders>
              <w:top w:val="nil"/>
              <w:left w:val="nil"/>
              <w:bottom w:val="single" w:sz="4" w:space="0" w:color="auto"/>
              <w:right w:val="nil"/>
            </w:tcBorders>
            <w:noWrap/>
            <w:hideMark/>
          </w:tcPr>
          <w:p w14:paraId="23AB8740" w14:textId="77777777" w:rsidR="00466F7D" w:rsidRDefault="00466F7D" w:rsidP="00417031">
            <w:pPr>
              <w:jc w:val="center"/>
              <w:rPr>
                <w:ins w:id="1118" w:author="Dylan CHEN" w:date="2026-03-20T16:45:00Z" w16du:dateUtc="2026-03-20T08:45:00Z"/>
                <w:color w:val="000000"/>
                <w:sz w:val="20"/>
                <w:szCs w:val="20"/>
              </w:rPr>
            </w:pPr>
            <w:ins w:id="1119" w:author="Dylan CHEN" w:date="2026-03-20T16:45:00Z" w16du:dateUtc="2026-03-20T08:45:00Z">
              <w:r>
                <w:rPr>
                  <w:color w:val="000000"/>
                  <w:sz w:val="20"/>
                  <w:szCs w:val="20"/>
                </w:rPr>
                <w:t>√</w:t>
              </w:r>
            </w:ins>
          </w:p>
        </w:tc>
      </w:tr>
      <w:tr w:rsidR="00466F7D" w14:paraId="4E3FA7E7" w14:textId="77777777" w:rsidTr="00417031">
        <w:trPr>
          <w:trHeight w:val="340"/>
          <w:jc w:val="center"/>
          <w:ins w:id="1120" w:author="Dylan CHEN" w:date="2026-03-20T16:45:00Z"/>
        </w:trPr>
        <w:tc>
          <w:tcPr>
            <w:tcW w:w="1580" w:type="dxa"/>
            <w:tcBorders>
              <w:top w:val="nil"/>
              <w:left w:val="nil"/>
              <w:bottom w:val="single" w:sz="4" w:space="0" w:color="auto"/>
              <w:right w:val="nil"/>
            </w:tcBorders>
            <w:noWrap/>
            <w:hideMark/>
          </w:tcPr>
          <w:p w14:paraId="1F5349B5" w14:textId="77777777" w:rsidR="00466F7D" w:rsidRDefault="00466F7D" w:rsidP="00417031">
            <w:pPr>
              <w:rPr>
                <w:ins w:id="1121" w:author="Dylan CHEN" w:date="2026-03-20T16:45:00Z" w16du:dateUtc="2026-03-20T08:45:00Z"/>
                <w:color w:val="000000"/>
                <w:sz w:val="20"/>
                <w:szCs w:val="20"/>
              </w:rPr>
            </w:pPr>
            <w:ins w:id="1122" w:author="Dylan CHEN" w:date="2026-03-20T16:45:00Z" w16du:dateUtc="2026-03-20T08:45:00Z">
              <w:r>
                <w:rPr>
                  <w:color w:val="000000"/>
                  <w:sz w:val="20"/>
                  <w:szCs w:val="20"/>
                </w:rPr>
                <w:t>N</w:t>
              </w:r>
            </w:ins>
          </w:p>
        </w:tc>
        <w:tc>
          <w:tcPr>
            <w:tcW w:w="2280" w:type="dxa"/>
            <w:tcBorders>
              <w:top w:val="nil"/>
              <w:left w:val="nil"/>
              <w:bottom w:val="single" w:sz="4" w:space="0" w:color="auto"/>
              <w:right w:val="nil"/>
            </w:tcBorders>
            <w:noWrap/>
            <w:hideMark/>
          </w:tcPr>
          <w:p w14:paraId="593F7AB2" w14:textId="77777777" w:rsidR="00466F7D" w:rsidRDefault="00466F7D" w:rsidP="00417031">
            <w:pPr>
              <w:jc w:val="center"/>
              <w:rPr>
                <w:ins w:id="1123" w:author="Dylan CHEN" w:date="2026-03-20T16:45:00Z" w16du:dateUtc="2026-03-20T08:45:00Z"/>
                <w:color w:val="000000"/>
                <w:sz w:val="20"/>
                <w:szCs w:val="20"/>
              </w:rPr>
            </w:pPr>
            <w:ins w:id="1124" w:author="Dylan CHEN" w:date="2026-03-20T16:45:00Z" w16du:dateUtc="2026-03-20T08:45:00Z">
              <w:r>
                <w:rPr>
                  <w:color w:val="000000"/>
                  <w:sz w:val="20"/>
                  <w:szCs w:val="20"/>
                </w:rPr>
                <w:t>1,451</w:t>
              </w:r>
            </w:ins>
          </w:p>
        </w:tc>
        <w:tc>
          <w:tcPr>
            <w:tcW w:w="2464" w:type="dxa"/>
            <w:tcBorders>
              <w:top w:val="nil"/>
              <w:left w:val="nil"/>
              <w:bottom w:val="single" w:sz="4" w:space="0" w:color="auto"/>
              <w:right w:val="nil"/>
            </w:tcBorders>
            <w:noWrap/>
            <w:hideMark/>
          </w:tcPr>
          <w:p w14:paraId="7352E59D" w14:textId="77777777" w:rsidR="00466F7D" w:rsidRDefault="00466F7D" w:rsidP="00417031">
            <w:pPr>
              <w:jc w:val="center"/>
              <w:rPr>
                <w:ins w:id="1125" w:author="Dylan CHEN" w:date="2026-03-20T16:45:00Z" w16du:dateUtc="2026-03-20T08:45:00Z"/>
                <w:color w:val="000000"/>
                <w:sz w:val="20"/>
                <w:szCs w:val="20"/>
              </w:rPr>
            </w:pPr>
            <w:ins w:id="1126" w:author="Dylan CHEN" w:date="2026-03-20T16:45:00Z" w16du:dateUtc="2026-03-20T08:45:00Z">
              <w:r>
                <w:rPr>
                  <w:color w:val="000000"/>
                  <w:sz w:val="20"/>
                  <w:szCs w:val="20"/>
                </w:rPr>
                <w:t>1,451</w:t>
              </w:r>
            </w:ins>
          </w:p>
        </w:tc>
      </w:tr>
    </w:tbl>
    <w:p w14:paraId="407DA004" w14:textId="77777777" w:rsidR="00BE7CD1" w:rsidRDefault="00BE7CD1" w:rsidP="00BE7CD1">
      <w:pPr>
        <w:pStyle w:val="Paragraph"/>
        <w:rPr>
          <w:ins w:id="1127" w:author="Dylan CHEN" w:date="2026-03-20T16:47:00Z" w16du:dateUtc="2026-03-20T08:47:00Z"/>
        </w:rPr>
      </w:pPr>
    </w:p>
    <w:p w14:paraId="74565007" w14:textId="5AB6BE0D" w:rsidR="0037431D" w:rsidRDefault="0037431D">
      <w:pPr>
        <w:pStyle w:val="Paragraph"/>
        <w:rPr>
          <w:ins w:id="1128" w:author="Dylan CHEN" w:date="2026-08-20T22:41:00Z" w16du:dateUtc="2026-08-20T14:41:00Z"/>
        </w:rPr>
      </w:pPr>
      <w:ins w:id="1129" w:author="Dylan CHEN" w:date="2026-03-20T16:45:00Z" w16du:dateUtc="2026-03-20T08:45:00Z">
        <w:r>
          <w:t xml:space="preserve">We interpret these positive coefficients as directionally supportive evidence that viewers may express more critical sentiment toward human answers in the presence of AI, consistent with elevated evaluative standards. </w:t>
        </w:r>
      </w:ins>
    </w:p>
    <w:p w14:paraId="0BE9DDAE" w14:textId="59BEC0F0" w:rsidR="00FA770C" w:rsidRDefault="00FA770C">
      <w:pPr>
        <w:pStyle w:val="Paragraph"/>
        <w:rPr>
          <w:ins w:id="1130" w:author="Dylan CHEN" w:date="2026-03-20T16:45:00Z" w16du:dateUtc="2026-03-20T08:45:00Z"/>
        </w:rPr>
        <w:pPrChange w:id="1131" w:author="Dylan CHEN" w:date="2026-03-20T16:47:00Z" w16du:dateUtc="2026-03-20T08:47:00Z">
          <w:pPr>
            <w:pStyle w:val="NormalWeb"/>
          </w:pPr>
        </w:pPrChange>
      </w:pPr>
      <w:ins w:id="1132" w:author="Dylan CHEN" w:date="2026-08-20T22:41:00Z" w16du:dateUtc="2026-08-20T14:41:00Z">
        <w:r w:rsidRPr="00FA770C">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5DDE5114" w14:textId="75CE3A05" w:rsidR="005C1878" w:rsidRPr="005C1878" w:rsidDel="00BE7CD1" w:rsidRDefault="005C1878" w:rsidP="00DE33BC">
      <w:pPr>
        <w:widowControl w:val="0"/>
        <w:autoSpaceDE w:val="0"/>
        <w:autoSpaceDN w:val="0"/>
        <w:adjustRightInd w:val="0"/>
        <w:spacing w:before="120" w:after="120"/>
        <w:jc w:val="both"/>
        <w:rPr>
          <w:del w:id="1133" w:author="Dylan CHEN" w:date="2026-03-20T16:47:00Z" w16du:dateUtc="2026-03-20T08:47:00Z"/>
          <w:rFonts w:eastAsia="SimSun"/>
          <w:kern w:val="2"/>
          <w:rPrChange w:id="1134" w:author="Dylan CHEN" w:date="2026-03-20T16:38:00Z" w16du:dateUtc="2026-03-20T08:38:00Z">
            <w:rPr>
              <w:del w:id="1135" w:author="Dylan CHEN" w:date="2026-03-20T16:47:00Z" w16du:dateUtc="2026-03-20T08:47:00Z"/>
              <w:rFonts w:eastAsia="SimSun"/>
              <w:b/>
              <w:bCs/>
              <w:i/>
              <w:iCs/>
              <w:kern w:val="2"/>
              <w:u w:val="single"/>
            </w:rPr>
          </w:rPrChange>
        </w:rPr>
      </w:pPr>
    </w:p>
    <w:p w14:paraId="64610955" w14:textId="0394DA31" w:rsidR="00DE33BC" w:rsidRPr="00522DE1" w:rsidDel="00BE7CD1" w:rsidRDefault="00DE33BC" w:rsidP="00DE33BC">
      <w:pPr>
        <w:widowControl w:val="0"/>
        <w:autoSpaceDE w:val="0"/>
        <w:autoSpaceDN w:val="0"/>
        <w:adjustRightInd w:val="0"/>
        <w:spacing w:before="120" w:after="120"/>
        <w:jc w:val="both"/>
        <w:rPr>
          <w:del w:id="1136" w:author="Dylan CHEN" w:date="2026-03-20T16:47:00Z" w16du:dateUtc="2026-03-20T08:47:00Z"/>
          <w:rFonts w:eastAsia="SimSun"/>
          <w:b/>
          <w:bCs/>
          <w:i/>
          <w:iCs/>
          <w:kern w:val="2"/>
          <w:u w:val="single"/>
        </w:rPr>
      </w:pPr>
    </w:p>
    <w:p w14:paraId="579B2EAE"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775AA30C" w14:textId="751C1BD5" w:rsidR="00DE33BC" w:rsidRPr="00522DE1" w:rsidRDefault="00FA770C" w:rsidP="00DE33BC">
      <w:pPr>
        <w:pStyle w:val="Heading1"/>
      </w:pPr>
      <w:ins w:id="1137" w:author="Dylan CHEN" w:date="2026-08-20T22:43:00Z" w16du:dateUtc="2026-08-20T14:43:00Z">
        <w:r>
          <w:rPr>
            <w:rFonts w:hint="eastAsia"/>
          </w:rPr>
          <w:t>#</w:t>
        </w:r>
      </w:ins>
      <w:commentRangeStart w:id="1138"/>
      <w:r w:rsidR="00DE33BC" w:rsidRPr="00522DE1">
        <w:t xml:space="preserve">R1-17 </w:t>
      </w:r>
      <w:commentRangeEnd w:id="1138"/>
      <w:r w:rsidR="001A0223" w:rsidRPr="00522DE1">
        <w:rPr>
          <w:rStyle w:val="CommentReference"/>
          <w:sz w:val="24"/>
          <w:szCs w:val="24"/>
        </w:rPr>
        <w:commentReference w:id="1138"/>
      </w:r>
    </w:p>
    <w:p w14:paraId="6B2DFB64"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522DE1">
        <w:rPr>
          <w:rFonts w:eastAsia="SimSun"/>
          <w:i/>
          <w:iCs/>
          <w:kern w:val="2"/>
          <w:highlight w:val="yellow"/>
        </w:rPr>
        <w:t>The authors should clearly justify these sample restrictions</w:t>
      </w:r>
      <w:r w:rsidRPr="00522DE1">
        <w:rPr>
          <w:rFonts w:eastAsia="SimSun"/>
          <w:i/>
          <w:iCs/>
          <w:kern w:val="2"/>
        </w:rPr>
        <w:t xml:space="preserve">, </w:t>
      </w:r>
      <w:r w:rsidRPr="00992B08">
        <w:rPr>
          <w:rFonts w:eastAsia="SimSun"/>
          <w:i/>
          <w:iCs/>
          <w:kern w:val="2"/>
          <w:highlight w:val="yellow"/>
          <w:rPrChange w:id="1139" w:author="Dylan CHEN" w:date="2026-08-05T15:28:00Z" w16du:dateUtc="2026-08-05T07:28:00Z">
            <w:rPr>
              <w:rFonts w:eastAsia="SimSun"/>
              <w:i/>
              <w:iCs/>
              <w:kern w:val="2"/>
            </w:rPr>
          </w:rPrChange>
        </w:rPr>
        <w:t>discuss</w:t>
      </w:r>
      <w:r w:rsidRPr="00522DE1">
        <w:rPr>
          <w:rFonts w:eastAsia="SimSun"/>
          <w:i/>
          <w:iCs/>
          <w:kern w:val="2"/>
        </w:rPr>
        <w:t xml:space="preserve"> the resulting selection, and assess whether the conclusions drawn from these subsamples </w:t>
      </w:r>
      <w:r w:rsidRPr="00992B08">
        <w:rPr>
          <w:rFonts w:eastAsia="SimSun"/>
          <w:i/>
          <w:iCs/>
          <w:kern w:val="2"/>
          <w:highlight w:val="yellow"/>
          <w:rPrChange w:id="1140" w:author="Dylan CHEN" w:date="2026-08-05T15:28:00Z" w16du:dateUtc="2026-08-05T07:28:00Z">
            <w:rPr>
              <w:rFonts w:eastAsia="SimSun"/>
              <w:i/>
              <w:iCs/>
              <w:kern w:val="2"/>
            </w:rPr>
          </w:rPrChange>
        </w:rPr>
        <w:t>generalize</w:t>
      </w:r>
      <w:r w:rsidRPr="00522DE1">
        <w:rPr>
          <w:rFonts w:eastAsia="SimSun"/>
          <w:i/>
          <w:iCs/>
          <w:kern w:val="2"/>
        </w:rPr>
        <w:t xml:space="preserve"> to the full set of treated questions.</w:t>
      </w:r>
    </w:p>
    <w:p w14:paraId="5E122B14"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BA69F7" w14:textId="4F304014" w:rsidR="000427A7" w:rsidRDefault="00FA770C" w:rsidP="00A354C1">
      <w:pPr>
        <w:widowControl w:val="0"/>
        <w:autoSpaceDE w:val="0"/>
        <w:autoSpaceDN w:val="0"/>
        <w:adjustRightInd w:val="0"/>
        <w:spacing w:before="120" w:after="120"/>
        <w:jc w:val="both"/>
        <w:rPr>
          <w:ins w:id="1141" w:author="Dylan CHEN" w:date="2026-08-04T11:06:00Z" w16du:dateUtc="2026-08-04T03:06:00Z"/>
          <w:rFonts w:eastAsia="SimSun"/>
          <w:kern w:val="2"/>
          <w:u w:val="single"/>
        </w:rPr>
      </w:pPr>
      <w:ins w:id="1142" w:author="Dylan CHEN" w:date="2026-08-20T22:42:00Z" w16du:dateUtc="2026-08-20T14:42:00Z">
        <w:r>
          <w:rPr>
            <w:rFonts w:eastAsia="SimSun" w:hint="eastAsia"/>
            <w:kern w:val="2"/>
            <w:u w:val="single"/>
          </w:rPr>
          <w:t>Yes,</w:t>
        </w:r>
      </w:ins>
      <w:del w:id="1143" w:author="Dylan CHEN" w:date="2026-08-20T22:42:00Z" w16du:dateUtc="2026-08-20T14:42:00Z">
        <w:r w:rsidR="00052238" w:rsidDel="00FA770C">
          <w:rPr>
            <w:rFonts w:eastAsia="SimSun"/>
            <w:kern w:val="2"/>
            <w:u w:val="single"/>
          </w:rPr>
          <w:delText>’</w:delText>
        </w:r>
      </w:del>
      <w:ins w:id="1144" w:author="Dylan CHEN" w:date="2026-08-04T11:06:00Z" w16du:dateUtc="2026-08-04T03:06:00Z">
        <w:r w:rsidR="000427A7" w:rsidRPr="000427A7">
          <w:rPr>
            <w:rFonts w:eastAsia="SimSun"/>
            <w:kern w:val="2"/>
            <w:u w:val="single"/>
          </w:rPr>
          <w:t xml:space="preserve"> </w:t>
        </w:r>
      </w:ins>
      <w:ins w:id="1145" w:author="Dylan CHEN" w:date="2026-08-20T22:42:00Z" w16du:dateUtc="2026-08-20T14:42:00Z">
        <w:r>
          <w:rPr>
            <w:rFonts w:eastAsia="SimSun" w:hint="eastAsia"/>
            <w:kern w:val="2"/>
            <w:u w:val="single"/>
          </w:rPr>
          <w:t>i</w:t>
        </w:r>
      </w:ins>
      <w:ins w:id="1146" w:author="Dylan CHEN" w:date="2026-08-04T11:06:00Z" w16du:dateUtc="2026-08-04T03:06:00Z">
        <w:r w:rsidR="000427A7" w:rsidRPr="000427A7">
          <w:rPr>
            <w:rFonts w:eastAsia="SimSun"/>
            <w:kern w:val="2"/>
            <w:u w:val="single"/>
          </w:rPr>
          <w:t>n the previous version, the mechanism tests restricted attention to questions with at least one answer.</w:t>
        </w:r>
      </w:ins>
    </w:p>
    <w:p w14:paraId="305AE844" w14:textId="37460F28" w:rsidR="000427A7" w:rsidRDefault="000427A7" w:rsidP="00A354C1">
      <w:pPr>
        <w:widowControl w:val="0"/>
        <w:autoSpaceDE w:val="0"/>
        <w:autoSpaceDN w:val="0"/>
        <w:adjustRightInd w:val="0"/>
        <w:spacing w:before="120" w:after="120"/>
        <w:jc w:val="both"/>
        <w:rPr>
          <w:ins w:id="1147" w:author="Dylan CHEN" w:date="2026-08-04T11:07:00Z" w16du:dateUtc="2026-08-04T03:07:00Z"/>
          <w:rFonts w:eastAsia="SimSun"/>
          <w:kern w:val="2"/>
          <w:u w:val="single"/>
        </w:rPr>
      </w:pPr>
      <w:ins w:id="1148" w:author="Dylan CHEN" w:date="2026-08-04T11:06:00Z" w16du:dateUtc="2026-08-04T03:06:00Z">
        <w:r w:rsidRPr="000427A7">
          <w:rPr>
            <w:rFonts w:eastAsia="SimSun"/>
            <w:kern w:val="2"/>
            <w:u w:val="single"/>
          </w:rPr>
          <w:t>This restriction was required by the analysis strategy at the time, since controlling for first-answer content is only possible on questions that already have a human answer. We also re-reported the main results on this restricted subsample</w:t>
        </w:r>
        <w:r>
          <w:rPr>
            <w:rFonts w:eastAsia="SimSun" w:hint="eastAsia"/>
            <w:kern w:val="2"/>
            <w:u w:val="single"/>
          </w:rPr>
          <w:t xml:space="preserve"> (in the o</w:t>
        </w:r>
      </w:ins>
      <w:ins w:id="1149" w:author="Dylan CHEN" w:date="2026-08-04T11:07:00Z" w16du:dateUtc="2026-08-04T03:07:00Z">
        <w:r>
          <w:rPr>
            <w:rFonts w:eastAsia="SimSun" w:hint="eastAsia"/>
            <w:kern w:val="2"/>
            <w:u w:val="single"/>
          </w:rPr>
          <w:t>riginal manuscript</w:t>
        </w:r>
      </w:ins>
      <w:ins w:id="1150" w:author="Dylan CHEN" w:date="2026-08-04T11:06:00Z" w16du:dateUtc="2026-08-04T03:06:00Z">
        <w:r>
          <w:rPr>
            <w:rFonts w:eastAsia="SimSun" w:hint="eastAsia"/>
            <w:kern w:val="2"/>
            <w:u w:val="single"/>
          </w:rPr>
          <w:t>)</w:t>
        </w:r>
        <w:r w:rsidRPr="000427A7">
          <w:rPr>
            <w:rFonts w:eastAsia="SimSun"/>
            <w:kern w:val="2"/>
            <w:u w:val="single"/>
          </w:rPr>
          <w:t>, and the deterrence effect there is larger, which indicates that the deterrence is not an artifact of the sample restriction and that the main results continue to hold.</w:t>
        </w:r>
      </w:ins>
    </w:p>
    <w:p w14:paraId="02765AB4" w14:textId="12AE234A" w:rsidR="000427A7" w:rsidRDefault="000427A7" w:rsidP="00A354C1">
      <w:pPr>
        <w:widowControl w:val="0"/>
        <w:autoSpaceDE w:val="0"/>
        <w:autoSpaceDN w:val="0"/>
        <w:adjustRightInd w:val="0"/>
        <w:spacing w:before="120" w:after="120"/>
        <w:jc w:val="both"/>
        <w:rPr>
          <w:ins w:id="1151" w:author="Dylan CHEN" w:date="2026-08-04T11:06:00Z" w16du:dateUtc="2026-08-04T03:06:00Z"/>
          <w:rFonts w:eastAsia="SimSun"/>
          <w:kern w:val="2"/>
          <w:u w:val="single"/>
        </w:rPr>
      </w:pPr>
      <w:ins w:id="1152" w:author="Dylan CHEN" w:date="2026-08-04T11:07:00Z" w16du:dateUtc="2026-08-04T03:07:00Z">
        <w:r w:rsidRPr="000427A7">
          <w:rPr>
            <w:rFonts w:eastAsia="SimSun"/>
            <w:kern w:val="2"/>
            <w:u w:val="single"/>
          </w:rPr>
          <w:t>More to the point, the current version no longer uses this setup in any of its analyses, and the main results do not depend on it. We hope the reviewer will refer to the results section of the revised manuscript, where this concern should be substantially reduced.</w:t>
        </w:r>
      </w:ins>
    </w:p>
    <w:p w14:paraId="02898A83" w14:textId="01B0E503" w:rsidR="00DE33BC" w:rsidRPr="00A354C1" w:rsidDel="000427A7" w:rsidRDefault="00DE33BC" w:rsidP="00A354C1">
      <w:pPr>
        <w:widowControl w:val="0"/>
        <w:autoSpaceDE w:val="0"/>
        <w:autoSpaceDN w:val="0"/>
        <w:adjustRightInd w:val="0"/>
        <w:spacing w:before="120" w:after="120"/>
        <w:jc w:val="both"/>
        <w:rPr>
          <w:del w:id="1153" w:author="Dylan CHEN" w:date="2026-08-04T11:07:00Z" w16du:dateUtc="2026-08-04T03:07:00Z"/>
          <w:rFonts w:eastAsia="SimSun"/>
          <w:kern w:val="2"/>
          <w:u w:val="single"/>
          <w:rPrChange w:id="1154" w:author="Dylan CHEN" w:date="2026-08-04T10:37:00Z" w16du:dateUtc="2026-08-04T02:37:00Z">
            <w:rPr>
              <w:del w:id="1155" w:author="Dylan CHEN" w:date="2026-08-04T11:07:00Z" w16du:dateUtc="2026-08-04T03:07:00Z"/>
              <w:rFonts w:eastAsia="SimSun"/>
              <w:b/>
              <w:bCs/>
              <w:i/>
              <w:iCs/>
              <w:kern w:val="2"/>
              <w:u w:val="single"/>
            </w:rPr>
          </w:rPrChange>
        </w:rPr>
      </w:pPr>
    </w:p>
    <w:p w14:paraId="1E22CD48"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82A0518" w14:textId="54BB76AF" w:rsidR="00DE33BC" w:rsidRPr="00522DE1" w:rsidRDefault="00B35FA4" w:rsidP="00DE33BC">
      <w:pPr>
        <w:pStyle w:val="Heading1"/>
      </w:pPr>
      <w:ins w:id="1156" w:author="Dylan CHEN" w:date="2026-08-20T22:43:00Z" w16du:dateUtc="2026-08-20T14:43:00Z">
        <w:r>
          <w:rPr>
            <w:rFonts w:hint="eastAsia"/>
          </w:rPr>
          <w:t>#</w:t>
        </w:r>
      </w:ins>
      <w:r w:rsidR="00DE33BC" w:rsidRPr="00522DE1">
        <w:t>R1-18</w:t>
      </w:r>
    </w:p>
    <w:p w14:paraId="3F123D90" w14:textId="2A2F1CB0"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 xml:space="preserve">– Page 19 of the revised manuscript, there is a typo: </w:t>
      </w:r>
      <w:r w:rsidR="00E71BCF">
        <w:rPr>
          <w:rFonts w:eastAsia="SimSun"/>
          <w:i/>
          <w:iCs/>
          <w:kern w:val="2"/>
        </w:rPr>
        <w:t>“</w:t>
      </w:r>
      <w:r w:rsidRPr="00522DE1">
        <w:rPr>
          <w:rFonts w:eastAsia="SimSun"/>
          <w:i/>
          <w:iCs/>
          <w:kern w:val="2"/>
        </w:rPr>
        <w:t xml:space="preserve">Summary StatisticsTable 2 </w:t>
      </w:r>
      <w:r w:rsidR="00E71BCF">
        <w:rPr>
          <w:rFonts w:eastAsia="SimSun"/>
          <w:i/>
          <w:iCs/>
          <w:kern w:val="2"/>
        </w:rPr>
        <w:t>“</w:t>
      </w:r>
      <w:r w:rsidRPr="00522DE1">
        <w:rPr>
          <w:rFonts w:eastAsia="SimSun"/>
          <w:i/>
          <w:iCs/>
          <w:kern w:val="2"/>
        </w:rPr>
        <w:t>.</w:t>
      </w:r>
    </w:p>
    <w:p w14:paraId="62E2CF49" w14:textId="04CD85AC"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CEF5212" w14:textId="1620D664" w:rsidR="00157BF1" w:rsidRPr="00522DE1" w:rsidRDefault="00157BF1" w:rsidP="00157BF1">
      <w:r w:rsidRPr="00522DE1">
        <w:t>Thank you for catching this typographical error. We have corrected it and conducted a comprehensive proofreading of the entire manuscript to ensure no similar issues remain.</w:t>
      </w:r>
    </w:p>
    <w:p w14:paraId="13BC13E7" w14:textId="16260DE2"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154352C" w14:textId="4863CBE1" w:rsidR="00DE33BC" w:rsidRPr="00522DE1" w:rsidRDefault="00B35FA4" w:rsidP="00DE33BC">
      <w:pPr>
        <w:pStyle w:val="Heading1"/>
      </w:pPr>
      <w:ins w:id="1157" w:author="Dylan CHEN" w:date="2026-08-20T22:43:00Z" w16du:dateUtc="2026-08-20T14:43:00Z">
        <w:r>
          <w:rPr>
            <w:rFonts w:hint="eastAsia"/>
          </w:rPr>
          <w:t>#</w:t>
        </w:r>
      </w:ins>
      <w:r w:rsidR="00DE33BC" w:rsidRPr="00522DE1">
        <w:t>R1-19</w:t>
      </w:r>
    </w:p>
    <w:p w14:paraId="0688B1EE" w14:textId="597B66BC"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the authors find these comments helpful. Best of luck!</w:t>
      </w:r>
    </w:p>
    <w:p w14:paraId="451E9BE0"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9230D11" w14:textId="26B5E9F6" w:rsidR="00DE33BC" w:rsidRPr="00522DE1" w:rsidRDefault="00157BF1" w:rsidP="00157BF1">
      <w:pPr>
        <w:rPr>
          <w:b/>
        </w:rPr>
      </w:pPr>
      <w:bookmarkStart w:id="1158" w:name="OLE_LINK15"/>
      <w:r w:rsidRPr="00522DE1">
        <w:t>We are deeply grateful for your thorough and constructive review. Your comments have been invaluable in strengthening both the rigor and clarity of our manuscript. We sincerely appreciate the time and effort you have devoted to improving this work.</w:t>
      </w:r>
      <w:r w:rsidRPr="00522DE1">
        <w:rPr>
          <w:b/>
        </w:rPr>
        <w:t xml:space="preserve"> </w:t>
      </w:r>
      <w:r w:rsidR="00DE33BC" w:rsidRPr="00522DE1">
        <w:rPr>
          <w:b/>
        </w:rPr>
        <w:br w:type="page"/>
      </w:r>
    </w:p>
    <w:p w14:paraId="761E37AD" w14:textId="7EA7693B" w:rsidR="00036793" w:rsidRPr="00522DE1" w:rsidRDefault="00036793" w:rsidP="00036793">
      <w:pPr>
        <w:spacing w:before="120" w:after="120"/>
        <w:jc w:val="center"/>
      </w:pPr>
      <w:bookmarkStart w:id="1159" w:name="OLE_LINK22"/>
      <w:bookmarkEnd w:id="1158"/>
      <w:r w:rsidRPr="00522DE1">
        <w:rPr>
          <w:b/>
        </w:rPr>
        <w:lastRenderedPageBreak/>
        <w:t>Reviewer 2 Comments</w:t>
      </w:r>
    </w:p>
    <w:p w14:paraId="18ECF73F" w14:textId="3EF339C3" w:rsidR="00F44F53" w:rsidRPr="00522DE1" w:rsidRDefault="007432BB" w:rsidP="00683A26">
      <w:pPr>
        <w:pStyle w:val="Heading1"/>
      </w:pPr>
      <w:ins w:id="1160" w:author="Dylan CHEN" w:date="2026-08-20T15:20:00Z" w16du:dateUtc="2026-08-20T07:20:00Z">
        <w:r>
          <w:rPr>
            <w:rFonts w:hint="eastAsia"/>
          </w:rPr>
          <w:t>#</w:t>
        </w:r>
      </w:ins>
      <w:del w:id="1161" w:author="Dylan CHEN" w:date="2026-08-20T15:20:00Z" w16du:dateUtc="2026-08-20T07:20:00Z">
        <w:r w:rsidR="006219D7" w:rsidRPr="00522DE1" w:rsidDel="007432BB">
          <w:delText>*</w:delText>
        </w:r>
      </w:del>
      <w:r w:rsidR="00F44F53" w:rsidRPr="00522DE1">
        <w:t>R2-0</w:t>
      </w:r>
    </w:p>
    <w:p w14:paraId="60A929CD"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the editors for inviting me to review the revised version of this paper. Thank the authors for addressing my earlier comments.</w:t>
      </w:r>
    </w:p>
    <w:p w14:paraId="54B57FB4"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am the R2 in the last round of review. My process for this round review is as follows.</w:t>
      </w:r>
    </w:p>
    <w:p w14:paraId="51F0FB40" w14:textId="3196E65F"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First, I scan the authors</w:t>
      </w:r>
      <w:r w:rsidR="00052238">
        <w:rPr>
          <w:rFonts w:eastAsia="SimSun"/>
          <w:i/>
          <w:iCs/>
          <w:kern w:val="2"/>
        </w:rPr>
        <w:t>’</w:t>
      </w:r>
      <w:r w:rsidRPr="00522DE1">
        <w:rPr>
          <w:rFonts w:eastAsia="SimSun"/>
          <w:i/>
          <w:iCs/>
          <w:kern w:val="2"/>
        </w:rPr>
        <w:t xml:space="preserve"> responses.</w:t>
      </w:r>
    </w:p>
    <w:p w14:paraId="24E39E71"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re-read the revised paper carefully.</w:t>
      </w:r>
    </w:p>
    <w:p w14:paraId="4B4226DF"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p>
    <w:p w14:paraId="43DA205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To organize the work, I followed the same comment label from the authors.</w:t>
      </w:r>
    </w:p>
    <w:p w14:paraId="22176F9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this is a revised paper, and I read the paper to understand how my earlier comments were addressed, I, therefore, have some new comments. At the same time, this is a revision. Hence, I keep new comments to a minimum.</w:t>
      </w:r>
    </w:p>
    <w:p w14:paraId="5993F963" w14:textId="1B804E5C" w:rsidR="00F25ED7"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my review process makes sense to the authors and editors. I hope the authors the best of luck in improving their paper.</w:t>
      </w:r>
    </w:p>
    <w:p w14:paraId="092041E0" w14:textId="5ED9836E" w:rsidR="00F44F53" w:rsidRPr="00522DE1" w:rsidRDefault="00F44F53"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6CB8434" w14:textId="6AB75FC7" w:rsidR="000C5522" w:rsidRDefault="007B0109" w:rsidP="00AE3F37">
      <w:pPr>
        <w:pStyle w:val="Paragraph"/>
        <w:rPr>
          <w:ins w:id="1162" w:author="Dylan CHEN" w:date="2026-08-21T11:53:00Z" w16du:dateUtc="2026-08-21T03:53:00Z"/>
        </w:rPr>
      </w:pPr>
      <w:r w:rsidRPr="00522DE1">
        <w:t xml:space="preserve">We sincerely thank Reviewer 2 for the systematic </w:t>
      </w:r>
      <w:r w:rsidR="00697432">
        <w:t>and con</w:t>
      </w:r>
      <w:del w:id="1163" w:author="Dylan CHEN" w:date="2026-08-05T15:35:00Z" w16du:dateUtc="2026-08-05T07:35:00Z">
        <w:r w:rsidR="00697432" w:rsidDel="00496382">
          <w:delText>c</w:delText>
        </w:r>
      </w:del>
      <w:r w:rsidR="00697432">
        <w:t xml:space="preserve">structive </w:t>
      </w:r>
      <w:r w:rsidRPr="00522DE1">
        <w:t xml:space="preserve">comments. </w:t>
      </w:r>
      <w:r w:rsidR="00697432">
        <w:t xml:space="preserve">We have carefully revised the paper according </w:t>
      </w:r>
      <w:ins w:id="1164" w:author="Dylan CHEN" w:date="2026-08-05T15:35:00Z" w16du:dateUtc="2026-08-05T07:35:00Z">
        <w:r w:rsidR="00496382">
          <w:rPr>
            <w:rFonts w:hint="eastAsia"/>
          </w:rPr>
          <w:t xml:space="preserve">to </w:t>
        </w:r>
      </w:ins>
      <w:r w:rsidR="00697432">
        <w:t>the reviewer</w:t>
      </w:r>
      <w:r w:rsidR="00052238">
        <w:t>’</w:t>
      </w:r>
      <w:r w:rsidR="00697432">
        <w:t>s comments</w:t>
      </w:r>
      <w:r w:rsidRPr="00522DE1">
        <w:t>.</w:t>
      </w:r>
      <w:r w:rsidR="00697432">
        <w:t xml:space="preserve"> We hope the reviewer finds the paper </w:t>
      </w:r>
      <w:del w:id="1165" w:author="Dylan CHEN" w:date="2026-08-05T15:35:00Z" w16du:dateUtc="2026-08-05T07:35:00Z">
        <w:r w:rsidR="00697432" w:rsidDel="00496382">
          <w:delText xml:space="preserve">satisfactoried </w:delText>
        </w:r>
      </w:del>
      <w:ins w:id="1166" w:author="Dylan CHEN" w:date="2026-08-05T15:35:00Z" w16du:dateUtc="2026-08-05T07:35:00Z">
        <w:r w:rsidR="00496382">
          <w:t>satisfactor</w:t>
        </w:r>
        <w:r w:rsidR="00496382">
          <w:rPr>
            <w:rFonts w:hint="eastAsia"/>
          </w:rPr>
          <w:t>y</w:t>
        </w:r>
        <w:r w:rsidR="00496382">
          <w:t xml:space="preserve"> </w:t>
        </w:r>
      </w:ins>
      <w:r w:rsidR="00697432">
        <w:t>this time.</w:t>
      </w:r>
    </w:p>
    <w:p w14:paraId="3206C591" w14:textId="7D5DCE4F" w:rsidR="00B21BB2" w:rsidRDefault="00B21BB2">
      <w:pPr>
        <w:spacing w:before="120" w:beforeAutospacing="1" w:after="120" w:afterAutospacing="1"/>
        <w:rPr>
          <w:ins w:id="1167" w:author="Dylan CHEN" w:date="2026-08-21T11:53:00Z" w16du:dateUtc="2026-08-21T03:53:00Z"/>
        </w:rPr>
        <w:pPrChange w:id="1168" w:author="Dylan CHEN" w:date="2026-08-21T11:53:00Z" w16du:dateUtc="2026-08-21T03:53:00Z">
          <w:pPr>
            <w:pStyle w:val="Paragraph"/>
          </w:pPr>
        </w:pPrChange>
      </w:pPr>
      <w:ins w:id="1169" w:author="Dylan CHEN" w:date="2026-08-21T11:53:00Z" w16du:dateUtc="2026-08-21T03:53:00Z">
        <w:r w:rsidRPr="00CC0BA8">
          <w:t xml:space="preserve">In this round of revision, we benefited greatly from extensive communication with the </w:t>
        </w:r>
        <w:r w:rsidRPr="00E83740">
          <w:rPr>
            <w:b/>
            <w:bCs/>
          </w:rPr>
          <w:t>Senior Editor, including both email correspondence and offline face-to-face discussion</w:t>
        </w:r>
        <w:r w:rsidRPr="00CC0BA8">
          <w:t>. Following SE's d</w:t>
        </w:r>
        <w:r w:rsidRPr="00E83740">
          <w:rPr>
            <w:b/>
            <w:bCs/>
          </w:rPr>
          <w:t>etailed and actionable guidance</w:t>
        </w:r>
        <w:r w:rsidRPr="00CC0BA8">
          <w:t xml:space="preserve">, we have made the following major changes. </w:t>
        </w:r>
        <w:r w:rsidRPr="00E83740">
          <w:rPr>
            <w:b/>
            <w:bCs/>
          </w:rPr>
          <w:t>First</w:t>
        </w:r>
        <w:r w:rsidRPr="00CC0BA8">
          <w:t xml:space="preserve">, we substantially refined the theoretical framework along the competition direction suggested by the Senior Editor, establishing the theoretical hypotheses under a coherent and overarching logic. </w:t>
        </w:r>
        <w:r w:rsidRPr="00E83740">
          <w:rPr>
            <w:b/>
            <w:bCs/>
          </w:rPr>
          <w:t>Second</w:t>
        </w:r>
        <w:r w:rsidRPr="00CC0BA8">
          <w:t xml:space="preserve">, we realigned our empirical results with this framework, which involved both adding results that speak more directly to the theory and removing those that were less central to it. </w:t>
        </w:r>
        <w:r w:rsidRPr="00E83740">
          <w:rPr>
            <w:b/>
            <w:bCs/>
          </w:rPr>
          <w:t>Third</w:t>
        </w:r>
        <w:r w:rsidRPr="00CC0BA8">
          <w:t>, we sharpened the positioning of our contribution by more explicitly articulating how our study differs from prior work. We elaborate on each of these changes in our point-by-point responses below.</w:t>
        </w:r>
      </w:ins>
    </w:p>
    <w:p w14:paraId="4EA586EF" w14:textId="77777777" w:rsidR="00B21BB2" w:rsidRDefault="00B21BB2" w:rsidP="00AE3F37">
      <w:pPr>
        <w:pStyle w:val="Paragraph"/>
        <w:rPr>
          <w:ins w:id="1170" w:author="Dylan CHEN" w:date="2026-08-04T16:35:00Z" w16du:dateUtc="2026-08-04T08:35:00Z"/>
        </w:rPr>
      </w:pPr>
    </w:p>
    <w:p w14:paraId="24664D83" w14:textId="02666797" w:rsidR="00D43EC2" w:rsidRDefault="00D43EC2">
      <w:pPr>
        <w:pStyle w:val="Paragraph"/>
        <w:rPr>
          <w:ins w:id="1171" w:author="Dylan CHEN" w:date="2026-08-04T16:59:00Z" w16du:dateUtc="2026-08-04T08:59:00Z"/>
        </w:rPr>
        <w:pPrChange w:id="1172" w:author="Dylan CHEN" w:date="2026-08-04T16:59:00Z" w16du:dateUtc="2026-08-04T08:59:00Z">
          <w:pPr>
            <w:pStyle w:val="NormalWeb"/>
          </w:pPr>
        </w:pPrChange>
      </w:pPr>
      <w:ins w:id="1173" w:author="Dylan CHEN" w:date="2026-08-04T16:59:00Z" w16du:dateUtc="2026-08-04T08:59:00Z">
        <w:r>
          <w:t xml:space="preserve">Before responding to individual comments, we describe two </w:t>
        </w:r>
      </w:ins>
      <w:ins w:id="1174" w:author="Dylan CHEN" w:date="2026-08-21T11:53:00Z" w16du:dateUtc="2026-08-21T03:53:00Z">
        <w:r w:rsidR="00B21BB2">
          <w:rPr>
            <w:rFonts w:hint="eastAsia"/>
          </w:rPr>
          <w:t>major</w:t>
        </w:r>
      </w:ins>
      <w:ins w:id="1175" w:author="Dylan CHEN" w:date="2026-08-21T11:54:00Z" w16du:dateUtc="2026-08-21T03:54:00Z">
        <w:r w:rsidR="00B21BB2">
          <w:rPr>
            <w:rFonts w:hint="eastAsia"/>
          </w:rPr>
          <w:t xml:space="preserve"> theoretical and empirical</w:t>
        </w:r>
      </w:ins>
      <w:ins w:id="1176" w:author="Dylan CHEN" w:date="2026-08-21T11:53:00Z" w16du:dateUtc="2026-08-21T03:53:00Z">
        <w:r w:rsidR="00B21BB2">
          <w:rPr>
            <w:rFonts w:hint="eastAsia"/>
          </w:rPr>
          <w:t xml:space="preserve"> </w:t>
        </w:r>
      </w:ins>
      <w:ins w:id="1177" w:author="Dylan CHEN" w:date="2026-08-04T16:59:00Z" w16du:dateUtc="2026-08-04T08:59:00Z">
        <w:r>
          <w:t>changes that run across our responses. Later comments refer back to this note rather than repeating it.</w:t>
        </w:r>
      </w:ins>
    </w:p>
    <w:p w14:paraId="213FA568" w14:textId="77777777" w:rsidR="007432BB" w:rsidRPr="007432BB" w:rsidRDefault="007432BB" w:rsidP="007432BB">
      <w:pPr>
        <w:spacing w:before="120" w:after="120"/>
        <w:rPr>
          <w:ins w:id="1178" w:author="Dylan CHEN" w:date="2026-08-20T15:20:00Z" w16du:dateUtc="2026-08-20T07:20:00Z"/>
        </w:rPr>
      </w:pPr>
      <w:ins w:id="1179" w:author="Dylan CHEN" w:date="2026-08-20T15:20:00Z" w16du:dateUtc="2026-08-20T07:20:00Z">
        <w:r w:rsidRPr="007432BB">
          <w:rPr>
            <w:b/>
            <w:bCs/>
          </w:rPr>
          <w:t>First, a reorganization of how the theory is presented.</w:t>
        </w:r>
        <w:r w:rsidRPr="007432BB">
          <w:t xml:space="preserve"> We have rebuilt the theoretical development based on the email communication and offline face-to-face instruction with SE. It begins from: </w:t>
        </w:r>
        <w:r w:rsidRPr="007432BB">
          <w:rPr>
            <w:b/>
            <w:bCs/>
          </w:rPr>
          <w:t>1) a competitive encounter perspective</w:t>
        </w:r>
        <w:r w:rsidRPr="007432BB">
          <w:t xml:space="preserve"> motivated by competition dynamics theory (Chen et al., 2007; Chen, 2009), which explains how the member appraises the AI rival; and </w:t>
        </w:r>
        <w:r w:rsidRPr="007432BB">
          <w:rPr>
            <w:b/>
            <w:bCs/>
          </w:rPr>
          <w:t>2) a single overarching account Kahneman’s fast-and-slow theory</w:t>
        </w:r>
        <w:r w:rsidRPr="007432BB">
          <w:t xml:space="preserve"> (Evans &amp; Stanovich, </w:t>
        </w:r>
        <w:r w:rsidRPr="007432BB">
          <w:lastRenderedPageBreak/>
          <w:t>2013; Kahneman, 2003, 2011), which explains which signal can affect each decision and when that signal becomes available..</w:t>
        </w:r>
      </w:ins>
    </w:p>
    <w:p w14:paraId="21B94965" w14:textId="77777777" w:rsidR="007432BB" w:rsidRPr="007432BB" w:rsidRDefault="007432BB" w:rsidP="007432BB">
      <w:pPr>
        <w:spacing w:before="120" w:after="120"/>
        <w:rPr>
          <w:ins w:id="1180" w:author="Dylan CHEN" w:date="2026-08-20T15:20:00Z" w16du:dateUtc="2026-08-20T07:20:00Z"/>
          <w:b/>
          <w:bCs/>
        </w:rPr>
      </w:pPr>
      <w:ins w:id="1181" w:author="Dylan CHEN" w:date="2026-08-20T15:20:00Z" w16du:dateUtc="2026-08-20T07:20:00Z">
        <w:r w:rsidRPr="007432BB">
          <w:t xml:space="preserve">Grounded in new framework, we now claim that the effect of an AI answer depends on the </w:t>
        </w:r>
        <w:r w:rsidRPr="007432BB">
          <w:rPr>
            <w:b/>
            <w:bCs/>
          </w:rPr>
          <w:t>AI profile</w:t>
        </w:r>
        <w:r w:rsidRPr="007432BB">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Pr="007432BB">
          <w:rPr>
            <w:rFonts w:ascii="Calibri" w:eastAsia="Microsoft YaHei" w:hAnsi="Calibri"/>
            <w:sz w:val="22"/>
            <w:szCs w:val="22"/>
            <w:lang w:eastAsia="en-US"/>
          </w:rPr>
          <w:t xml:space="preserve"> </w:t>
        </w:r>
        <w:r w:rsidRPr="007432BB">
          <w:t>The positive prediction is thus derived from theory before analysis and is stated in the hypotheses themselves, not inferred after the fact.</w:t>
        </w:r>
      </w:ins>
    </w:p>
    <w:p w14:paraId="5C416D86" w14:textId="77777777" w:rsidR="007432BB" w:rsidRPr="007432BB" w:rsidRDefault="007432BB" w:rsidP="007432BB">
      <w:pPr>
        <w:spacing w:before="120" w:after="120"/>
        <w:rPr>
          <w:ins w:id="1182" w:author="Dylan CHEN" w:date="2026-08-20T15:20:00Z" w16du:dateUtc="2026-08-20T07:20:00Z"/>
        </w:rPr>
      </w:pPr>
      <w:ins w:id="1183" w:author="Dylan CHEN" w:date="2026-08-20T15:20:00Z" w16du:dateUtc="2026-08-20T07:20:00Z">
        <w:r w:rsidRPr="007432BB">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5513929B" w14:textId="77777777" w:rsidR="007432BB" w:rsidRPr="007432BB" w:rsidRDefault="007432BB" w:rsidP="007432BB">
      <w:pPr>
        <w:widowControl w:val="0"/>
        <w:snapToGrid w:val="0"/>
        <w:spacing w:afterLines="50" w:after="120"/>
        <w:rPr>
          <w:ins w:id="1184" w:author="Dylan CHEN" w:date="2026-08-20T15:20:00Z" w16du:dateUtc="2026-08-20T07:20:00Z"/>
          <w:rFonts w:eastAsia="DengXian"/>
          <w:color w:val="000000"/>
          <w:kern w:val="2"/>
        </w:rPr>
      </w:pPr>
      <w:ins w:id="1185" w:author="Dylan CHEN" w:date="2026-08-20T15:20:00Z" w16du:dateUtc="2026-08-20T07:20:00Z">
        <w:r w:rsidRPr="007432BB">
          <w:rPr>
            <w:rFonts w:eastAsia="DengXian"/>
            <w:b/>
            <w:bCs/>
            <w:color w:val="000000"/>
            <w:kern w:val="2"/>
          </w:rPr>
          <w:t>Second, a deliberate narrowing of scope to keep the story focused.</w:t>
        </w:r>
        <w:r w:rsidRPr="007432BB">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reviewer’s earlier concerns about these removed elements, in order to show that the original reasoning was sound. </w:t>
        </w:r>
      </w:ins>
    </w:p>
    <w:p w14:paraId="7AE90C7F" w14:textId="19DBD323" w:rsidR="00D43EC2" w:rsidRPr="00522DE1" w:rsidRDefault="00052238" w:rsidP="00D43EC2">
      <w:pPr>
        <w:pStyle w:val="Paragraph"/>
      </w:pPr>
      <w:del w:id="1186" w:author="Dylan CHEN" w:date="2026-08-20T15:20:00Z" w16du:dateUtc="2026-08-20T07:20:00Z">
        <w:r w:rsidDel="007432BB">
          <w:delText>’’</w:delText>
        </w:r>
      </w:del>
    </w:p>
    <w:p w14:paraId="358BDBB5" w14:textId="60FBA802" w:rsidR="00F44F53" w:rsidRPr="00522DE1" w:rsidRDefault="00F44F53" w:rsidP="00AD58F3">
      <w:pPr>
        <w:spacing w:before="120" w:after="120"/>
      </w:pPr>
      <w:r w:rsidRPr="00522DE1">
        <w:t>---------------------------------------------------------------------------------------------------------------------</w:t>
      </w:r>
    </w:p>
    <w:bookmarkEnd w:id="0"/>
    <w:p w14:paraId="2D6282CB" w14:textId="310A1BDE" w:rsidR="000D507F" w:rsidRPr="00522DE1" w:rsidRDefault="00742092" w:rsidP="00683A26">
      <w:pPr>
        <w:pStyle w:val="Heading1"/>
      </w:pPr>
      <w:ins w:id="1187" w:author="Dylan CHEN" w:date="2026-08-20T15:09:00Z" w16du:dateUtc="2026-08-20T07:09:00Z">
        <w:r>
          <w:rPr>
            <w:rFonts w:hint="eastAsia"/>
          </w:rPr>
          <w:t>#</w:t>
        </w:r>
      </w:ins>
      <w:r w:rsidR="000D507F" w:rsidRPr="00522DE1">
        <w:t>R2-1</w:t>
      </w:r>
    </w:p>
    <w:p w14:paraId="7C0F75F5" w14:textId="77777777" w:rsidR="00025FAF" w:rsidRPr="00522DE1" w:rsidRDefault="00025FAF" w:rsidP="00025FAF">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Theoretical Foundation</w:t>
      </w:r>
    </w:p>
    <w:p w14:paraId="7AD7AF27" w14:textId="28AEDDDB"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5B3EF153"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052238">
        <w:rPr>
          <w:rFonts w:eastAsia="SimSun"/>
          <w:i/>
          <w:iCs/>
          <w:kern w:val="2"/>
        </w:rPr>
        <w:t>’</w:t>
      </w:r>
      <w:r w:rsidRPr="00522DE1">
        <w:rPr>
          <w:rFonts w:eastAsia="SimSun"/>
          <w:i/>
          <w:iCs/>
          <w:kern w:val="2"/>
        </w:rPr>
        <w:t xml:space="preserve"> effect on human answers).</w:t>
      </w:r>
    </w:p>
    <w:p w14:paraId="37407C97" w14:textId="3F17B708"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Probably</w:t>
      </w:r>
      <w:r w:rsidRPr="00587C3A">
        <w:rPr>
          <w:rFonts w:eastAsia="SimSun"/>
          <w:i/>
          <w:iCs/>
          <w:kern w:val="2"/>
          <w:highlight w:val="yellow"/>
          <w:rPrChange w:id="1188" w:author="Dylan CHEN" w:date="2026-08-05T15:43:00Z" w16du:dateUtc="2026-08-05T07:43:00Z">
            <w:rPr>
              <w:rFonts w:eastAsia="SimSun"/>
              <w:i/>
              <w:iCs/>
              <w:kern w:val="2"/>
            </w:rPr>
          </w:rPrChange>
        </w:rPr>
        <w:t>, the authors can find an overarching theoretical framework</w:t>
      </w:r>
      <w:r w:rsidRPr="00522DE1">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5C55D6F" w14:textId="1E52CC37" w:rsidR="00D43EC2" w:rsidRDefault="00D43EC2">
      <w:pPr>
        <w:pStyle w:val="Paragraph"/>
        <w:rPr>
          <w:ins w:id="1189" w:author="Dylan CHEN" w:date="2026-08-20T22:28:00Z" w16du:dateUtc="2026-08-20T14:28:00Z"/>
        </w:rPr>
      </w:pPr>
      <w:ins w:id="1190" w:author="Dylan CHEN" w:date="2026-08-04T17:00:00Z" w16du:dateUtc="2026-08-04T09:00:00Z">
        <w:r>
          <w:t xml:space="preserve">We thank the reviewer for pushing us on the choice of mechanisms. We agree that learning, crowding out, anchoring, and cognitive offloading are all relevant to this setting. In this revision </w:t>
        </w:r>
        <w:r>
          <w:lastRenderedPageBreak/>
          <w:t>we do not treat them as competing alternatives that we exclude. Instead, we adopt an overarching framework, Kahneman</w:t>
        </w:r>
      </w:ins>
      <w:r w:rsidR="00052238">
        <w:t>’</w:t>
      </w:r>
      <w:ins w:id="1191" w:author="Dylan CHEN" w:date="2026-08-04T17:00:00Z" w16du:dateUtc="2026-08-04T09:00:00Z">
        <w:r>
          <w:t>s dual-process theory, that organizes these forces and specifies which mode of processing governs each of the answerer</w:t>
        </w:r>
      </w:ins>
      <w:r w:rsidR="00052238">
        <w:t>’</w:t>
      </w:r>
      <w:ins w:id="1192" w:author="Dylan CHEN" w:date="2026-08-04T17:00:00Z" w16du:dateUtc="2026-08-04T09:00:00Z">
        <w:r>
          <w:t xml:space="preserve">s decisions (Evans &amp; Stanovich, 2013; Kahneman, 2003, 2011). Please see the revised </w:t>
        </w:r>
      </w:ins>
      <w:ins w:id="1193" w:author="Dylan CHEN" w:date="2026-08-20T15:06:00Z" w16du:dateUtc="2026-08-20T07:06:00Z">
        <w:r w:rsidR="00742092">
          <w:rPr>
            <w:rFonts w:hint="eastAsia"/>
          </w:rPr>
          <w:t>th</w:t>
        </w:r>
      </w:ins>
      <w:ins w:id="1194" w:author="Dylan CHEN" w:date="2026-08-20T15:07:00Z" w16du:dateUtc="2026-08-20T07:07:00Z">
        <w:r w:rsidR="00742092">
          <w:rPr>
            <w:rFonts w:hint="eastAsia"/>
          </w:rPr>
          <w:t>eoretical d</w:t>
        </w:r>
      </w:ins>
      <w:ins w:id="1195" w:author="Dylan CHEN" w:date="2026-08-04T17:00:00Z" w16du:dateUtc="2026-08-04T09:00:00Z">
        <w:r>
          <w:t>evelopment</w:t>
        </w:r>
      </w:ins>
      <w:ins w:id="1196" w:author="Dylan CHEN" w:date="2026-08-20T15:07:00Z" w16du:dateUtc="2026-08-20T07:07:00Z">
        <w:r w:rsidR="00742092">
          <w:rPr>
            <w:rFonts w:hint="eastAsia"/>
          </w:rPr>
          <w:t xml:space="preserve"> section</w:t>
        </w:r>
      </w:ins>
      <w:ins w:id="1197" w:author="Dylan CHEN" w:date="2026-08-04T17:00:00Z" w16du:dateUtc="2026-08-04T09:00:00Z">
        <w:r>
          <w:t>.</w:t>
        </w:r>
      </w:ins>
    </w:p>
    <w:p w14:paraId="5028D00E" w14:textId="15EE986F" w:rsidR="00BC5B75" w:rsidRDefault="00BC5B75" w:rsidP="00BC5B75">
      <w:pPr>
        <w:pStyle w:val="Paragraph"/>
        <w:rPr>
          <w:ins w:id="1198" w:author="Dylan CHEN" w:date="2026-08-20T22:28:00Z" w16du:dateUtc="2026-08-20T14:28:00Z"/>
        </w:rPr>
      </w:pPr>
      <w:ins w:id="1199" w:author="Dylan CHEN" w:date="2026-08-20T22:28:00Z" w16du:dateUtc="2026-08-20T14:28:00Z">
        <w:r>
          <w:t xml:space="preserve">The reviewer’s suggested mechanisms map directly onto our framework rather than sitting outside it. </w:t>
        </w:r>
      </w:ins>
      <w:ins w:id="1200" w:author="Dylan CHEN" w:date="2026-08-20T22:30:00Z" w16du:dateUtc="2026-08-20T14:30:00Z">
        <w:r w:rsidRPr="00680D29">
          <w:rPr>
            <w:b/>
            <w:bCs/>
            <w:rPrChange w:id="1201" w:author="Dylan CHEN" w:date="2026-08-20T22:31:00Z" w16du:dateUtc="2026-08-20T14:31:00Z">
              <w:rPr/>
            </w:rPrChange>
          </w:rPr>
          <w:t>Learning</w:t>
        </w:r>
        <w:r>
          <w:t xml:space="preserve"> corresponds to the deliberate, System 2 engagement in H</w:t>
        </w:r>
        <w:r>
          <w:rPr>
            <w:rFonts w:hint="eastAsia"/>
          </w:rPr>
          <w:t>6</w:t>
        </w:r>
        <w:r>
          <w:t>, where an answerer who reads a high-quality AI answer raises the quality of their own contribution.</w:t>
        </w:r>
      </w:ins>
      <w:ins w:id="1202" w:author="Dylan CHEN" w:date="2026-08-20T22:31:00Z" w16du:dateUtc="2026-08-20T14:31:00Z">
        <w:r w:rsidR="00680D29">
          <w:rPr>
            <w:rFonts w:hint="eastAsia"/>
          </w:rPr>
          <w:t xml:space="preserve"> </w:t>
        </w:r>
      </w:ins>
      <w:ins w:id="1203" w:author="Dylan CHEN" w:date="2026-08-20T22:30:00Z" w16du:dateUtc="2026-08-20T14:30:00Z">
        <w:r w:rsidRPr="00680D29">
          <w:rPr>
            <w:b/>
            <w:bCs/>
            <w:rPrChange w:id="1204" w:author="Dylan CHEN" w:date="2026-08-20T22:31:00Z" w16du:dateUtc="2026-08-20T14:31:00Z">
              <w:rPr/>
            </w:rPrChange>
          </w:rPr>
          <w:t>Cognitive offloading and the crowding out</w:t>
        </w:r>
        <w:r>
          <w:t xml:space="preserve"> of effort operate through the law of least effort that governs our entire fast stage, and they enter the </w:t>
        </w:r>
        <w:r>
          <w:rPr>
            <w:rFonts w:hint="eastAsia"/>
          </w:rPr>
          <w:t>theoretical framework</w:t>
        </w:r>
        <w:r>
          <w:t xml:space="preserve"> through H2, where a comprehensive AI answer changes the perceived cost and benefit of contributing. </w:t>
        </w:r>
      </w:ins>
      <w:ins w:id="1205" w:author="Dylan CHEN" w:date="2026-08-20T22:31:00Z" w16du:dateUtc="2026-08-20T14:31:00Z">
        <w:r w:rsidR="00680D29">
          <w:rPr>
            <w:rFonts w:hint="eastAsia"/>
          </w:rPr>
          <w:t xml:space="preserve"> </w:t>
        </w:r>
      </w:ins>
      <w:ins w:id="1206" w:author="Dylan CHEN" w:date="2026-08-20T22:28:00Z" w16du:dateUtc="2026-08-20T14:28:00Z">
        <w:r w:rsidRPr="00680D29">
          <w:rPr>
            <w:b/>
            <w:bCs/>
            <w:rPrChange w:id="1207" w:author="Dylan CHEN" w:date="2026-08-20T22:31:00Z" w16du:dateUtc="2026-08-20T14:31:00Z">
              <w:rPr/>
            </w:rPrChange>
          </w:rPr>
          <w:t>Anchoring</w:t>
        </w:r>
        <w:r>
          <w:t xml:space="preserve"> is now the explicit core of H</w:t>
        </w:r>
        <w:r>
          <w:rPr>
            <w:rFonts w:hint="eastAsia"/>
          </w:rPr>
          <w:t>4</w:t>
        </w:r>
        <w:r>
          <w:t xml:space="preserve">: the weak competitor judgment formed from the bare AI label acts as </w:t>
        </w:r>
        <w:r>
          <w:rPr>
            <w:rFonts w:hint="eastAsia"/>
          </w:rPr>
          <w:t xml:space="preserve">a kind of </w:t>
        </w:r>
        <w:r>
          <w:t xml:space="preserve">anchor on subsequent effort. </w:t>
        </w:r>
        <w:r w:rsidRPr="00742092">
          <w:t>Having judged the rival to be weak, the member expects that even a fairly modest answer will be enough to come out ahead. The law of least effort holds that people supply effort only up to the level a goal requires, and no further (Kahneman 2011)</w:t>
        </w:r>
      </w:ins>
    </w:p>
    <w:p w14:paraId="7EB77FA9" w14:textId="05AF3D2B" w:rsidR="00D43EC2" w:rsidRDefault="00052238">
      <w:pPr>
        <w:pStyle w:val="Paragraph"/>
        <w:rPr>
          <w:ins w:id="1208" w:author="Dylan CHEN" w:date="2026-08-04T17:00:00Z" w16du:dateUtc="2026-08-04T09:00:00Z"/>
        </w:rPr>
        <w:pPrChange w:id="1209" w:author="Dylan CHEN" w:date="2026-08-04T17:01:00Z" w16du:dateUtc="2026-08-04T09:01:00Z">
          <w:pPr>
            <w:pStyle w:val="NormalWeb"/>
          </w:pPr>
        </w:pPrChange>
      </w:pPr>
      <w:del w:id="1210" w:author="Dylan CHEN" w:date="2026-08-20T22:28:00Z" w16du:dateUtc="2026-08-20T14:28:00Z">
        <w:r w:rsidDel="00BC5B75">
          <w:delText>’</w:delText>
        </w:r>
      </w:del>
      <w:ins w:id="1211" w:author="Dylan CHEN" w:date="2026-08-04T17:00:00Z" w16du:dateUtc="2026-08-04T09:00:00Z">
        <w:r w:rsidR="00D43EC2">
          <w:t xml:space="preserve">Adopting a single overarching framework, rather than a list of separate mechanisms, lets us explain the two decisions an answerer actually faces, namely whether to contribute and how much effort to invest, within one coherent account. Following this reorganization, the </w:t>
        </w:r>
      </w:ins>
      <w:r w:rsidR="00E71BCF">
        <w:t>“</w:t>
      </w:r>
      <w:ins w:id="1212" w:author="Dylan CHEN" w:date="2026-08-04T17:00:00Z" w16du:dateUtc="2026-08-04T09:00:00Z">
        <w:r w:rsidR="00D43EC2">
          <w:t>when and where the AI appears</w:t>
        </w:r>
      </w:ins>
      <w:r w:rsidR="00E71BCF">
        <w:t>”</w:t>
      </w:r>
      <w:ins w:id="1213" w:author="Dylan CHEN" w:date="2026-08-04T17:00:00Z" w16du:dateUtc="2026-08-04T09:00:00Z">
        <w:r w:rsidR="00D43EC2">
          <w:t xml:space="preserve"> dimension is no longer part of the framework. As noted in our opening remark, the position effect has been removed from the main text to keep the theoretical story focused on the fast and slow processing of AI cues.</w:t>
        </w:r>
      </w:ins>
    </w:p>
    <w:p w14:paraId="53DD90DB" w14:textId="4E44905F" w:rsidR="00EB0C13" w:rsidRPr="00D43EC2" w:rsidDel="00D43EC2" w:rsidRDefault="00EB0C13">
      <w:pPr>
        <w:pStyle w:val="Paragraph"/>
        <w:rPr>
          <w:del w:id="1214" w:author="Dylan CHEN" w:date="2026-08-04T17:00:00Z" w16du:dateUtc="2026-08-04T09:00:00Z"/>
        </w:rPr>
        <w:pPrChange w:id="1215" w:author="Dylan CHEN" w:date="2026-08-04T17:00:00Z" w16du:dateUtc="2026-08-04T09:00:00Z">
          <w:pPr>
            <w:pStyle w:val="NormalWeb"/>
            <w:spacing w:before="0" w:beforeAutospacing="0" w:after="0" w:afterAutospacing="0"/>
            <w:ind w:left="720" w:hanging="720"/>
          </w:pPr>
        </w:pPrChange>
      </w:pPr>
    </w:p>
    <w:p w14:paraId="7AD2616A" w14:textId="6884571B" w:rsidR="000D507F" w:rsidRPr="00522DE1" w:rsidRDefault="000D507F" w:rsidP="002029EB">
      <w:pPr>
        <w:pStyle w:val="NormalWeb"/>
        <w:spacing w:before="120" w:after="120"/>
        <w:rPr>
          <w:b/>
        </w:rPr>
      </w:pPr>
      <w:r w:rsidRPr="00522DE1">
        <w:t>---------------------------------------------------------------------------------------------------------------------</w:t>
      </w:r>
    </w:p>
    <w:p w14:paraId="34277752" w14:textId="261D8C5C" w:rsidR="000D507F" w:rsidRPr="00522DE1" w:rsidRDefault="00742092" w:rsidP="00683A26">
      <w:pPr>
        <w:pStyle w:val="Heading1"/>
      </w:pPr>
      <w:ins w:id="1216" w:author="Dylan CHEN" w:date="2026-08-20T15:02:00Z" w16du:dateUtc="2026-08-20T07:02:00Z">
        <w:r>
          <w:rPr>
            <w:rFonts w:hint="eastAsia"/>
          </w:rPr>
          <w:t>#</w:t>
        </w:r>
      </w:ins>
      <w:r w:rsidR="000D507F" w:rsidRPr="00522DE1">
        <w:t>R2-</w:t>
      </w:r>
      <w:r w:rsidR="00A81423" w:rsidRPr="00522DE1">
        <w:t>2</w:t>
      </w:r>
    </w:p>
    <w:p w14:paraId="0D86EBE5" w14:textId="0F1990A5"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R2-2. In the last round, I asked whether it is theoretically possible that AI answers increase human participation and provide a </w:t>
      </w:r>
      <w:r w:rsidR="00E71BCF">
        <w:rPr>
          <w:rFonts w:eastAsia="SimSun"/>
          <w:bCs/>
          <w:i/>
          <w:iCs/>
          <w:kern w:val="2"/>
        </w:rPr>
        <w:t>“</w:t>
      </w:r>
      <w:r w:rsidRPr="00522DE1">
        <w:rPr>
          <w:rFonts w:eastAsia="SimSun"/>
          <w:bCs/>
          <w:i/>
          <w:iCs/>
          <w:kern w:val="2"/>
        </w:rPr>
        <w:t>feeling that the authors get some empirical findings first and then try to propose some mechanisms to explain the findings.</w:t>
      </w:r>
      <w:r w:rsidR="00E71BCF">
        <w:rPr>
          <w:rFonts w:eastAsia="SimSun"/>
          <w:bCs/>
          <w:i/>
          <w:iCs/>
          <w:kern w:val="2"/>
        </w:rPr>
        <w:t>”</w:t>
      </w:r>
    </w:p>
    <w:p w14:paraId="038B7C74" w14:textId="34BDDBB9"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The authors responded by clarifying that their </w:t>
      </w:r>
      <w:r w:rsidR="00E71BCF">
        <w:rPr>
          <w:rFonts w:eastAsia="SimSun"/>
          <w:bCs/>
          <w:i/>
          <w:iCs/>
          <w:kern w:val="2"/>
        </w:rPr>
        <w:t>“</w:t>
      </w:r>
      <w:r w:rsidRPr="00522DE1">
        <w:rPr>
          <w:rFonts w:eastAsia="SimSun"/>
          <w:bCs/>
          <w:i/>
          <w:iCs/>
          <w:kern w:val="2"/>
        </w:rPr>
        <w:t>theoretical framework was developed before conducting analyses.</w:t>
      </w:r>
      <w:r w:rsidR="00E71BCF">
        <w:rPr>
          <w:rFonts w:eastAsia="SimSun"/>
          <w:bCs/>
          <w:i/>
          <w:iCs/>
          <w:kern w:val="2"/>
        </w:rPr>
        <w:t>”</w:t>
      </w:r>
    </w:p>
    <w:p w14:paraId="3512271F" w14:textId="48EA9AA9"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Based on the authors</w:t>
      </w:r>
      <w:r w:rsidR="00052238">
        <w:rPr>
          <w:rFonts w:eastAsia="SimSun"/>
          <w:bCs/>
          <w:i/>
          <w:iCs/>
          <w:kern w:val="2"/>
        </w:rPr>
        <w:t>’</w:t>
      </w:r>
      <w:r w:rsidRPr="00522DE1">
        <w:rPr>
          <w:rFonts w:eastAsia="SimSun"/>
          <w:bCs/>
          <w:i/>
          <w:iCs/>
          <w:kern w:val="2"/>
        </w:rPr>
        <w:t xml:space="preserve"> response, </w:t>
      </w:r>
      <w:r w:rsidR="00E71BCF">
        <w:rPr>
          <w:rFonts w:eastAsia="SimSun"/>
          <w:bCs/>
          <w:i/>
          <w:iCs/>
          <w:kern w:val="2"/>
        </w:rPr>
        <w:t>“</w:t>
      </w:r>
      <w:r w:rsidRPr="00522DE1">
        <w:rPr>
          <w:rFonts w:eastAsia="SimSun"/>
          <w:bCs/>
          <w:i/>
          <w:iCs/>
          <w:kern w:val="2"/>
        </w:rPr>
        <w:t xml:space="preserve">We appreciate your suggestion that AI answers might increase human participation by providing a </w:t>
      </w:r>
      <w:r w:rsidR="00E71BCF">
        <w:rPr>
          <w:rFonts w:eastAsia="SimSun"/>
          <w:bCs/>
          <w:i/>
          <w:iCs/>
          <w:kern w:val="2"/>
        </w:rPr>
        <w:t>“</w:t>
      </w:r>
      <w:r w:rsidRPr="00522DE1">
        <w:rPr>
          <w:rFonts w:eastAsia="SimSun"/>
          <w:bCs/>
          <w:i/>
          <w:iCs/>
          <w:kern w:val="2"/>
        </w:rPr>
        <w:t>starting point.</w:t>
      </w:r>
      <w:r w:rsidR="00E71BCF">
        <w:rPr>
          <w:rFonts w:eastAsia="SimSun"/>
          <w:bCs/>
          <w:i/>
          <w:iCs/>
          <w:kern w:val="2"/>
        </w:rPr>
        <w:t>”</w:t>
      </w:r>
      <w:r w:rsidRPr="00522DE1">
        <w:rPr>
          <w:rFonts w:eastAsia="SimSun"/>
          <w:bCs/>
          <w:i/>
          <w:iCs/>
          <w:kern w:val="2"/>
        </w:rPr>
        <w:t xml:space="preserve"> While theoretically possible, this mechanism is not supported by our empirical findings, which provide evidence against such a </w:t>
      </w:r>
      <w:r w:rsidR="00E71BCF">
        <w:rPr>
          <w:rFonts w:eastAsia="SimSun"/>
          <w:bCs/>
          <w:i/>
          <w:iCs/>
          <w:kern w:val="2"/>
        </w:rPr>
        <w:t>“</w:t>
      </w:r>
      <w:r w:rsidRPr="00522DE1">
        <w:rPr>
          <w:rFonts w:eastAsia="SimSun"/>
          <w:bCs/>
          <w:i/>
          <w:iCs/>
          <w:kern w:val="2"/>
        </w:rPr>
        <w:t>starting point</w:t>
      </w:r>
      <w:r w:rsidR="00E71BCF">
        <w:rPr>
          <w:rFonts w:eastAsia="SimSun"/>
          <w:bCs/>
          <w:i/>
          <w:iCs/>
          <w:kern w:val="2"/>
        </w:rPr>
        <w:t>”</w:t>
      </w:r>
      <w:r w:rsidRPr="00522DE1">
        <w:rPr>
          <w:rFonts w:eastAsia="SimSun"/>
          <w:bCs/>
          <w:i/>
          <w:iCs/>
          <w:kern w:val="2"/>
        </w:rPr>
        <w:t xml:space="preserve"> mechanism.</w:t>
      </w:r>
      <w:r w:rsidR="00E71BCF">
        <w:rPr>
          <w:rFonts w:eastAsia="SimSun"/>
          <w:bCs/>
          <w:i/>
          <w:iCs/>
          <w:kern w:val="2"/>
        </w:rPr>
        <w:t>”</w:t>
      </w:r>
      <w:r w:rsidRPr="00522DE1">
        <w:rPr>
          <w:rFonts w:eastAsia="SimSun"/>
          <w:bCs/>
          <w:i/>
          <w:iCs/>
          <w:kern w:val="2"/>
        </w:rPr>
        <w:t xml:space="preserve"> </w:t>
      </w:r>
      <w:r w:rsidRPr="00587C3A">
        <w:rPr>
          <w:rFonts w:eastAsia="SimSun"/>
          <w:bCs/>
          <w:i/>
          <w:iCs/>
          <w:kern w:val="2"/>
          <w:highlight w:val="yellow"/>
          <w:rPrChange w:id="1217" w:author="Dylan CHEN" w:date="2026-08-05T15:54:00Z" w16du:dateUtc="2026-08-05T07:54:00Z">
            <w:rPr>
              <w:rFonts w:eastAsia="SimSun"/>
              <w:bCs/>
              <w:i/>
              <w:iCs/>
              <w:kern w:val="2"/>
            </w:rPr>
          </w:rPrChange>
        </w:rPr>
        <w:t>the authors admitted the theoretical possibility that AI answers increase human participation. And they choose not to propose it because of their empirical findings.</w:t>
      </w:r>
    </w:p>
    <w:p w14:paraId="69194DEB" w14:textId="31F01489"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BB64574" w14:textId="553AE2A6" w:rsidR="00D43EC2" w:rsidRDefault="00D43EC2" w:rsidP="00D43EC2">
      <w:pPr>
        <w:pStyle w:val="Paragraph"/>
        <w:rPr>
          <w:ins w:id="1218" w:author="Dylan CHEN" w:date="2026-08-04T17:01:00Z" w16du:dateUtc="2026-08-04T09:01:00Z"/>
        </w:rPr>
      </w:pPr>
      <w:ins w:id="1219" w:author="Dylan CHEN" w:date="2026-08-04T17:01:00Z" w16du:dateUtc="2026-08-04T09:01:00Z">
        <w:r w:rsidRPr="00D43EC2">
          <w:t>We fully accept the reviewer</w:t>
        </w:r>
      </w:ins>
      <w:r w:rsidR="00052238">
        <w:t>’</w:t>
      </w:r>
      <w:ins w:id="1220" w:author="Dylan CHEN" w:date="2026-08-04T17:01:00Z" w16du:dateUtc="2026-08-04T09:01:00Z">
        <w:r w:rsidRPr="00D43EC2">
          <w:t>s point that a theoretically possible positive effect must be theorized in the front matter</w:t>
        </w:r>
        <w:r>
          <w:rPr>
            <w:rFonts w:hint="eastAsia"/>
          </w:rPr>
          <w:t>.</w:t>
        </w:r>
        <w:r w:rsidRPr="00D43EC2">
          <w:t xml:space="preserve"> Our revised framework now does exactly this.</w:t>
        </w:r>
      </w:ins>
    </w:p>
    <w:p w14:paraId="641680AC" w14:textId="3A8E80C5" w:rsidR="00D43EC2" w:rsidRDefault="00D43EC2" w:rsidP="00D43EC2">
      <w:pPr>
        <w:pStyle w:val="Paragraph"/>
        <w:rPr>
          <w:ins w:id="1221" w:author="Dylan CHEN" w:date="2026-08-04T17:01:00Z" w16du:dateUtc="2026-08-04T09:01:00Z"/>
        </w:rPr>
      </w:pPr>
      <w:ins w:id="1222" w:author="Dylan CHEN" w:date="2026-08-04T17:01:00Z" w16du:dateUtc="2026-08-04T09:01:00Z">
        <w:r w:rsidRPr="00D43EC2">
          <w:t xml:space="preserve">H1 formally predicts a positive effect of the AI presence on human contribution. When an </w:t>
        </w:r>
        <w:r w:rsidRPr="00D43EC2">
          <w:lastRenderedPageBreak/>
          <w:t>answerer sees the AI label</w:t>
        </w:r>
      </w:ins>
      <w:ins w:id="1223" w:author="Dylan CHEN" w:date="2026-08-20T14:59:00Z" w16du:dateUtc="2026-08-20T06:59:00Z">
        <w:r w:rsidR="00516C41">
          <w:rPr>
            <w:rFonts w:hint="eastAsia"/>
          </w:rPr>
          <w:t xml:space="preserve"> alone</w:t>
        </w:r>
      </w:ins>
      <w:ins w:id="1224" w:author="Dylan CHEN" w:date="2026-08-04T17:01:00Z" w16du:dateUtc="2026-08-04T09:01:00Z">
        <w:r w:rsidRPr="00D43EC2">
          <w:t xml:space="preserve">, the availability heuristic retrieves a domain-specific impression that AI is unreliable on genuine technical problems, and this produces a weak competitor judgment (Tversky &amp; Kahneman, 1973). </w:t>
        </w:r>
      </w:ins>
      <w:ins w:id="1225" w:author="Dylan CHEN" w:date="2026-08-20T15:00:00Z" w16du:dateUtc="2026-08-20T07:00:00Z">
        <w:r w:rsidR="00516C41" w:rsidRPr="00516C41">
          <w:t>Appraising the AI as a weak competitor pushes toward entry. The AI answer sits under the same question, faces the same readers, and competes for the same attention, precisely the condition under which an actor is most likely to notice a rival and respond (Chen et al. 2007; Chen 2009). The mere presence of a competitor in the same thread is an invitation to respond, and a weak competitor makes responding attractive: the risk of losing is low, and a competent developer can supply the correct answer the AI failed to supply.</w:t>
        </w:r>
        <w:r w:rsidR="00516C41">
          <w:rPr>
            <w:rFonts w:hint="eastAsia"/>
          </w:rPr>
          <w:t xml:space="preserve"> </w:t>
        </w:r>
      </w:ins>
      <w:ins w:id="1226" w:author="Dylan CHEN" w:date="2026-08-04T17:01:00Z" w16du:dateUtc="2026-08-04T09:01:00Z">
        <w:r w:rsidRPr="00D43EC2">
          <w:t>H1 therefore predicts that the AI label</w:t>
        </w:r>
      </w:ins>
      <w:ins w:id="1227" w:author="Dylan CHEN" w:date="2026-08-20T15:01:00Z" w16du:dateUtc="2026-08-20T07:01:00Z">
        <w:r w:rsidR="00516C41">
          <w:rPr>
            <w:rFonts w:hint="eastAsia"/>
          </w:rPr>
          <w:t xml:space="preserve"> alone</w:t>
        </w:r>
      </w:ins>
      <w:ins w:id="1228" w:author="Dylan CHEN" w:date="2026-08-04T17:01:00Z" w16du:dateUtc="2026-08-04T09:01:00Z">
        <w:r w:rsidRPr="00D43EC2">
          <w:t>, increases contribution.</w:t>
        </w:r>
      </w:ins>
    </w:p>
    <w:p w14:paraId="66D96769" w14:textId="719BF712" w:rsidR="00D43EC2" w:rsidRDefault="00D43EC2" w:rsidP="00D43EC2">
      <w:pPr>
        <w:pStyle w:val="Paragraph"/>
        <w:rPr>
          <w:ins w:id="1229" w:author="Dylan CHEN" w:date="2026-08-04T17:01:00Z" w16du:dateUtc="2026-08-04T09:01:00Z"/>
        </w:rPr>
      </w:pPr>
      <w:ins w:id="1230" w:author="Dylan CHEN" w:date="2026-08-04T17:01:00Z" w16du:dateUtc="2026-08-04T09:01:00Z">
        <w:r w:rsidRPr="00D43EC2">
          <w:t>The observed net reduction in human answers is the sum of two opposing forces that are both theorized in advance: the positive AI</w:t>
        </w:r>
      </w:ins>
      <w:ins w:id="1231" w:author="Dylan CHEN" w:date="2026-08-05T16:02:00Z" w16du:dateUtc="2026-08-05T08:02:00Z">
        <w:r w:rsidR="00587C3A">
          <w:rPr>
            <w:rFonts w:hint="eastAsia"/>
          </w:rPr>
          <w:t xml:space="preserve"> l</w:t>
        </w:r>
      </w:ins>
      <w:ins w:id="1232" w:author="Dylan CHEN" w:date="2026-08-04T17:01:00Z" w16du:dateUtc="2026-08-04T09:01:00Z">
        <w:r w:rsidRPr="00D43EC2">
          <w:t xml:space="preserve">abel </w:t>
        </w:r>
      </w:ins>
      <w:ins w:id="1233" w:author="Dylan CHEN" w:date="2026-08-05T16:02:00Z" w16du:dateUtc="2026-08-05T08:02:00Z">
        <w:r w:rsidR="00587C3A">
          <w:rPr>
            <w:rFonts w:hint="eastAsia"/>
          </w:rPr>
          <w:t>e</w:t>
        </w:r>
      </w:ins>
      <w:ins w:id="1234" w:author="Dylan CHEN" w:date="2026-08-04T17:01:00Z" w16du:dateUtc="2026-08-04T09:01:00Z">
        <w:r w:rsidRPr="00D43EC2">
          <w:t>ffect in H1 and the negative effect of AI answer length in H2, with the length-driven force dominating in our setting. The positive prediction is thus derived from theory before analysis and is stated in the hypotheses themselves, not inferred after the fact. This structure directly resolves the HARKing concern.</w:t>
        </w:r>
      </w:ins>
    </w:p>
    <w:p w14:paraId="3DF094D1" w14:textId="40AA15F7" w:rsidR="00124FFD" w:rsidDel="00D43EC2" w:rsidRDefault="00D34646" w:rsidP="00D34646">
      <w:pPr>
        <w:pStyle w:val="Paragraph"/>
        <w:rPr>
          <w:del w:id="1235" w:author="Dylan CHEN" w:date="2026-08-04T16:35:00Z" w16du:dateUtc="2026-08-04T08:35:00Z"/>
        </w:rPr>
      </w:pPr>
      <w:del w:id="1236" w:author="Dylan CHEN" w:date="2026-08-04T16:35:00Z" w16du:dateUtc="2026-08-04T08:35:00Z">
        <w:r w:rsidDel="00D43EC2">
          <w:delText>Thanks for the suggestion. We appreciate the reviewer’s suggestion of human participation. But it is within our theretical framework. We acknowledge that there exist multiple parallel theretical framework that aim to explain one phenomenon. But we choose the one that is more plausible than the one proposed by the reviewer.</w:delText>
        </w:r>
      </w:del>
    </w:p>
    <w:p w14:paraId="671154F6" w14:textId="42F01F1C" w:rsidR="00D43EC2" w:rsidRPr="00522DE1" w:rsidDel="00D43EC2" w:rsidRDefault="00D34646" w:rsidP="00D241ED">
      <w:pPr>
        <w:pStyle w:val="Paragraph"/>
        <w:rPr>
          <w:del w:id="1237" w:author="Dylan CHEN" w:date="2026-08-04T16:35:00Z" w16du:dateUtc="2026-08-04T08:35:00Z"/>
        </w:rPr>
      </w:pPr>
      <w:del w:id="1238" w:author="Dylan CHEN" w:date="2026-08-04T16:35:00Z" w16du:dateUtc="2026-08-04T08:35:00Z">
        <w:r w:rsidDel="00D43EC2">
          <w:delText>We apologize for not being cystyle clear in the last review that we do not think AI answer can increase human participation. In the revision, we highlight XXX theory as the overarching theory to direct our modeling, of which human participation is not a major factor.</w:delText>
        </w:r>
      </w:del>
    </w:p>
    <w:p w14:paraId="043C43DB" w14:textId="77777777" w:rsidR="00EA56CE" w:rsidRPr="00522DE1" w:rsidRDefault="00EA56CE" w:rsidP="00EA56CE">
      <w:pPr>
        <w:spacing w:before="120" w:after="120"/>
        <w:rPr>
          <w:b/>
        </w:rPr>
      </w:pPr>
      <w:r w:rsidRPr="00522DE1">
        <w:t>---------------------------------------------------------------------------------------------------------------------</w:t>
      </w:r>
    </w:p>
    <w:p w14:paraId="1703CC01" w14:textId="596E02E6" w:rsidR="00EA56CE" w:rsidRPr="00522DE1" w:rsidRDefault="002D45CB" w:rsidP="00683A26">
      <w:pPr>
        <w:pStyle w:val="Heading1"/>
      </w:pPr>
      <w:ins w:id="1239" w:author="Dylan CHEN" w:date="2026-08-20T17:38:00Z" w16du:dateUtc="2026-08-20T09:38:00Z">
        <w:r>
          <w:rPr>
            <w:rFonts w:hint="eastAsia"/>
          </w:rPr>
          <w:t>#</w:t>
        </w:r>
      </w:ins>
      <w:r w:rsidR="00EA56CE" w:rsidRPr="00522DE1">
        <w:t>R2-3</w:t>
      </w:r>
      <w:r w:rsidR="0033590A" w:rsidRPr="00522DE1">
        <w:t xml:space="preserve"> (content effect)</w:t>
      </w:r>
    </w:p>
    <w:p w14:paraId="016FDB92" w14:textId="2F18F443"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R2-3. I provided a counterargument for the content effect by arguing that the imperfections of AI can perform worse than humans. The authors argued that </w:t>
      </w:r>
      <w:r w:rsidR="00E71BCF">
        <w:rPr>
          <w:rFonts w:eastAsia="SimSun"/>
          <w:bCs/>
          <w:i/>
          <w:iCs/>
          <w:kern w:val="2"/>
        </w:rPr>
        <w:t>“</w:t>
      </w:r>
      <w:r w:rsidRPr="00522DE1">
        <w:rPr>
          <w:rFonts w:eastAsia="SimSun"/>
          <w:bCs/>
          <w:i/>
          <w:iCs/>
          <w:kern w:val="2"/>
        </w:rPr>
        <w:t>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E71BCF">
        <w:rPr>
          <w:rFonts w:eastAsia="SimSun"/>
          <w:bCs/>
          <w:i/>
          <w:iCs/>
          <w:kern w:val="2"/>
        </w:rPr>
        <w:t>”</w:t>
      </w:r>
      <w:r w:rsidRPr="00522DE1">
        <w:rPr>
          <w:rFonts w:eastAsia="SimSun"/>
          <w:bCs/>
          <w:i/>
          <w:iCs/>
          <w:kern w:val="2"/>
        </w:rPr>
        <w:t xml:space="preserve"> Additionally, they provide empirical evidence to show that AI answers in their context are sufficiently comprehensive.</w:t>
      </w:r>
    </w:p>
    <w:p w14:paraId="3B471EA5" w14:textId="77777777"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I feel my concerns were not addressed, and the counterarguments hold.</w:t>
      </w:r>
    </w:p>
    <w:p w14:paraId="79830C15" w14:textId="64320B0F"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I agree with the authors that if AI performs better than humans, some humans who can not make new contributions may decrease their motivation to contribute. However, the authors didn</w:t>
      </w:r>
      <w:r w:rsidR="00052238">
        <w:rPr>
          <w:rFonts w:eastAsia="SimSun"/>
          <w:bCs/>
          <w:i/>
          <w:iCs/>
          <w:kern w:val="2"/>
        </w:rPr>
        <w:t>’</w:t>
      </w:r>
      <w:r w:rsidRPr="00522DE1">
        <w:rPr>
          <w:rFonts w:eastAsia="SimSun"/>
          <w:bCs/>
          <w:i/>
          <w:iCs/>
          <w:kern w:val="2"/>
        </w:rPr>
        <w:t xml:space="preserve">t argue theoretically that AI performs better than humans in this context; they just said that </w:t>
      </w:r>
      <w:r w:rsidR="00E71BCF">
        <w:rPr>
          <w:rFonts w:eastAsia="SimSun"/>
          <w:bCs/>
          <w:i/>
          <w:iCs/>
          <w:kern w:val="2"/>
        </w:rPr>
        <w:t>“</w:t>
      </w:r>
      <w:r w:rsidRPr="00522DE1">
        <w:rPr>
          <w:rFonts w:eastAsia="SimSun"/>
          <w:bCs/>
          <w:i/>
          <w:iCs/>
          <w:kern w:val="2"/>
        </w:rPr>
        <w:t>If AI-generated answers are sufficiently comprehensive…</w:t>
      </w:r>
      <w:r w:rsidR="00E71BCF">
        <w:rPr>
          <w:rFonts w:eastAsia="SimSun"/>
          <w:bCs/>
          <w:i/>
          <w:iCs/>
          <w:kern w:val="2"/>
        </w:rPr>
        <w:t>”</w:t>
      </w:r>
    </w:p>
    <w:p w14:paraId="7E32BF14" w14:textId="707103BF" w:rsidR="00441B68"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 xml:space="preserve">Although they provided some empirical evidence (in the empirical sections) to support that AI performs better than humans, </w:t>
      </w:r>
      <w:r w:rsidRPr="00522DE1">
        <w:rPr>
          <w:rFonts w:eastAsia="SimSun"/>
          <w:bCs/>
          <w:i/>
          <w:iCs/>
          <w:kern w:val="2"/>
          <w:highlight w:val="yellow"/>
        </w:rPr>
        <w:t>the theoretical arguments about the superiority of AI answers are missing.</w:t>
      </w:r>
    </w:p>
    <w:p w14:paraId="1AA8C400"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AB47757" w14:textId="0E38188E" w:rsidR="00587C3A" w:rsidRDefault="00587C3A" w:rsidP="00587C3A">
      <w:pPr>
        <w:pStyle w:val="Paragraph"/>
        <w:rPr>
          <w:ins w:id="1240" w:author="Dylan CHEN" w:date="2026-08-05T16:14:00Z" w16du:dateUtc="2026-08-05T08:14:00Z"/>
        </w:rPr>
      </w:pPr>
      <w:ins w:id="1241" w:author="Dylan CHEN" w:date="2026-08-05T16:12:00Z" w16du:dateUtc="2026-08-05T08:12:00Z">
        <w:r w:rsidRPr="00587C3A">
          <w:t xml:space="preserve">We thank the reviewer, and we agree that our earlier phrasing relied on an empirical </w:t>
        </w:r>
      </w:ins>
      <w:r w:rsidR="00E71BCF">
        <w:t>“</w:t>
      </w:r>
      <w:ins w:id="1242" w:author="Dylan CHEN" w:date="2026-08-05T16:12:00Z" w16du:dateUtc="2026-08-05T08:12:00Z">
        <w:r w:rsidRPr="00587C3A">
          <w:t>if the AI answer is sufficiently comprehensive</w:t>
        </w:r>
      </w:ins>
      <w:r w:rsidR="00E71BCF">
        <w:t>”</w:t>
      </w:r>
      <w:ins w:id="1243" w:author="Dylan CHEN" w:date="2026-08-05T16:12:00Z" w16du:dateUtc="2026-08-05T08:12:00Z">
        <w:r w:rsidRPr="00587C3A">
          <w:t xml:space="preserve"> clause without a theoretical argument for why the AI answer would be strong enough to matter. We now supply that argument in the revised Section 3, and we deliberately avoid the stronger and harder-to-defend claim that AI outperforms the best human answerer.</w:t>
        </w:r>
      </w:ins>
    </w:p>
    <w:p w14:paraId="281C8265" w14:textId="1AAAAFB7" w:rsidR="00587C3A" w:rsidRDefault="00587C3A">
      <w:pPr>
        <w:pStyle w:val="Paragraph"/>
        <w:rPr>
          <w:ins w:id="1244" w:author="Dylan CHEN" w:date="2026-08-05T16:13:00Z" w16du:dateUtc="2026-08-05T08:13:00Z"/>
        </w:rPr>
        <w:pPrChange w:id="1245" w:author="Dylan CHEN" w:date="2026-08-05T16:14:00Z" w16du:dateUtc="2026-08-05T08:14:00Z">
          <w:pPr/>
        </w:pPrChange>
      </w:pPr>
      <w:ins w:id="1246" w:author="Dylan CHEN" w:date="2026-08-05T16:13:00Z" w16du:dateUtc="2026-08-05T08:13:00Z">
        <w:r>
          <w:rPr>
            <w:rStyle w:val="Strong"/>
          </w:rPr>
          <w:t>Why the AI answer is strong enough to matter.</w:t>
        </w:r>
        <w:r>
          <w:t xml:space="preserve"> We do not claim that AI dominates all humans. The platform</w:t>
        </w:r>
      </w:ins>
      <w:r w:rsidR="00052238">
        <w:t>’</w:t>
      </w:r>
      <w:ins w:id="1247" w:author="Dylan CHEN" w:date="2026-08-05T16:13:00Z" w16du:dateUtc="2026-08-05T08:13:00Z">
        <w:r>
          <w:t>s human contributors form a certain distribution of ability, and while AI</w:t>
        </w:r>
      </w:ins>
      <w:r w:rsidR="00052238">
        <w:t>’</w:t>
      </w:r>
      <w:ins w:id="1248" w:author="Dylan CHEN" w:date="2026-08-05T16:13:00Z" w16du:dateUtc="2026-08-05T08:13:00Z">
        <w:r>
          <w:t xml:space="preserve">s quality may not exceed that of the best human, it certainly exceeds that of the weaker contributors; </w:t>
        </w:r>
        <w:r>
          <w:lastRenderedPageBreak/>
          <w:t xml:space="preserve">otherwise the platform would not have deployed the system at all. This is sufficient for a </w:t>
        </w:r>
      </w:ins>
      <w:r w:rsidR="00E71BCF">
        <w:t>“</w:t>
      </w:r>
      <w:ins w:id="1249" w:author="Dylan CHEN" w:date="2026-08-05T16:13:00Z" w16du:dateUtc="2026-08-05T08:13:00Z">
        <w:r>
          <w:t>crowding-out</w:t>
        </w:r>
      </w:ins>
      <w:r w:rsidR="00E71BCF">
        <w:t>”</w:t>
      </w:r>
      <w:ins w:id="1250" w:author="Dylan CHEN" w:date="2026-08-05T16:13:00Z" w16du:dateUtc="2026-08-05T08:13:00Z">
        <w:r>
          <w:t xml:space="preserve"> effect: the AI answer will deter the segment of potential </w:t>
        </w:r>
      </w:ins>
      <w:ins w:id="1251" w:author="Dylan CHEN" w:date="2026-08-20T17:37:00Z" w16du:dateUtc="2026-08-20T09:37:00Z">
        <w:r w:rsidR="002D45CB">
          <w:rPr>
            <w:rFonts w:hint="eastAsia"/>
          </w:rPr>
          <w:t xml:space="preserve">rookie </w:t>
        </w:r>
      </w:ins>
      <w:ins w:id="1252" w:author="Dylan CHEN" w:date="2026-08-05T16:13:00Z" w16du:dateUtc="2026-08-05T08:13:00Z">
        <w:r>
          <w:t>contributors who</w:t>
        </w:r>
      </w:ins>
      <w:ins w:id="1253" w:author="Dylan CHEN" w:date="2026-08-20T17:36:00Z" w16du:dateUtc="2026-08-20T09:36:00Z">
        <w:r w:rsidR="002D45CB">
          <w:rPr>
            <w:rFonts w:hint="eastAsia"/>
          </w:rPr>
          <w:t xml:space="preserve"> think AI is not weak</w:t>
        </w:r>
      </w:ins>
      <w:ins w:id="1254" w:author="Dylan CHEN" w:date="2026-08-20T17:37:00Z" w16du:dateUtc="2026-08-20T09:37:00Z">
        <w:r w:rsidR="002D45CB">
          <w:rPr>
            <w:rFonts w:hint="eastAsia"/>
          </w:rPr>
          <w:t xml:space="preserve"> in their mind</w:t>
        </w:r>
      </w:ins>
      <w:del w:id="1255" w:author="Dylan CHEN" w:date="2026-08-20T17:36:00Z" w16du:dateUtc="2026-08-20T09:36:00Z">
        <w:r w:rsidR="00052238" w:rsidDel="002D45CB">
          <w:delText>’</w:delText>
        </w:r>
      </w:del>
      <w:ins w:id="1256" w:author="Dylan CHEN" w:date="2026-08-05T16:13:00Z" w16du:dateUtc="2026-08-05T08:13:00Z">
        <w:r>
          <w:t>, because</w:t>
        </w:r>
      </w:ins>
      <w:ins w:id="1257" w:author="Dylan CHEN" w:date="2026-08-20T17:37:00Z" w16du:dateUtc="2026-08-20T09:37:00Z">
        <w:r w:rsidR="002D45CB">
          <w:rPr>
            <w:rFonts w:hint="eastAsia"/>
          </w:rPr>
          <w:t xml:space="preserve"> they think</w:t>
        </w:r>
      </w:ins>
      <w:ins w:id="1258" w:author="Dylan CHEN" w:date="2026-08-05T16:13:00Z" w16du:dateUtc="2026-08-05T08:13:00Z">
        <w:r>
          <w:t xml:space="preserve"> the answers the AI has already supplied</w:t>
        </w:r>
      </w:ins>
      <w:ins w:id="1259" w:author="Dylan CHEN" w:date="2026-08-20T17:37:00Z" w16du:dateUtc="2026-08-20T09:37:00Z">
        <w:r w:rsidR="002D45CB">
          <w:rPr>
            <w:rFonts w:hint="eastAsia"/>
          </w:rPr>
          <w:t xml:space="preserve"> </w:t>
        </w:r>
      </w:ins>
      <w:ins w:id="1260" w:author="Dylan CHEN" w:date="2026-08-05T16:13:00Z" w16du:dateUtc="2026-08-05T08:13:00Z">
        <w:r>
          <w:t>what they could add. This is the basic argument for our content effect.</w:t>
        </w:r>
      </w:ins>
    </w:p>
    <w:p w14:paraId="4A57AFA2" w14:textId="77777777" w:rsidR="00441267" w:rsidRDefault="00441267" w:rsidP="00441267">
      <w:pPr>
        <w:pStyle w:val="Paragraph"/>
        <w:rPr>
          <w:ins w:id="1261" w:author="Dylan CHEN" w:date="2026-08-21T12:26:00Z" w16du:dateUtc="2026-08-21T04:26:00Z"/>
        </w:rPr>
      </w:pPr>
      <w:ins w:id="1262" w:author="Dylan CHEN" w:date="2026-08-21T12:26:00Z" w16du:dateUtc="2026-08-21T04:26:00Z">
        <w:r>
          <w:rPr>
            <w:rStyle w:val="Strong"/>
          </w:rPr>
          <w:t xml:space="preserve">Why perceived AI quality deters contribution: </w:t>
        </w:r>
        <w:r>
          <w:rPr>
            <w:rStyle w:val="Strong"/>
            <w:rFonts w:hint="eastAsia"/>
          </w:rPr>
          <w:t xml:space="preserve">perceived coverage </w:t>
        </w:r>
        <w:r>
          <w:rPr>
            <w:rStyle w:val="Strong"/>
          </w:rPr>
          <w:t>as a fast signal.</w:t>
        </w:r>
        <w:r>
          <w:t xml:space="preserve"> Beyond this logic, we also theorize the perceptual channel through which AI </w:t>
        </w:r>
        <w:r>
          <w:rPr>
            <w:rFonts w:hint="eastAsia"/>
          </w:rPr>
          <w:t>content</w:t>
        </w:r>
        <w:r>
          <w:t xml:space="preserve"> operates, since what deters a potential contributor is the </w:t>
        </w:r>
        <w:r>
          <w:rPr>
            <w:rStyle w:val="Emphasis"/>
          </w:rPr>
          <w:t>perceived</w:t>
        </w:r>
        <w:r>
          <w:t xml:space="preserve"> rather than the objectively verified quality of the AI answer. Consistent with the fast-and-slow account, potential contributors do not systematically evaluate the AI answer before deciding whether to contribute; instead they rely on readily available surface cues. AI answers are characteristically long and heavily structured into bullet points, and this length and structure serve as a heuristic (fast) signal of </w:t>
        </w:r>
        <w:r>
          <w:rPr>
            <w:rFonts w:hint="eastAsia"/>
          </w:rPr>
          <w:t>high coverage</w:t>
        </w:r>
        <w:r>
          <w:t xml:space="preserve">. An answer that </w:t>
        </w:r>
        <w:r>
          <w:rPr>
            <w:rStyle w:val="Emphasis"/>
          </w:rPr>
          <w:t>looks</w:t>
        </w:r>
        <w:r>
          <w:t xml:space="preserve"> thorough raises the potential contributor’s perception that the information need has already been met, which lowers the perceived gap that a new human answer could fill and thereby deters contribution. This is why the content effect operates through perceived comprehension, and it is reflected in our empirical </w:t>
        </w:r>
        <w:r>
          <w:rPr>
            <w:rFonts w:hint="eastAsia"/>
          </w:rPr>
          <w:t>test</w:t>
        </w:r>
        <w:r>
          <w:t xml:space="preserve"> of </w:t>
        </w:r>
        <w:r>
          <w:rPr>
            <w:rFonts w:hint="eastAsia"/>
          </w:rPr>
          <w:t xml:space="preserve">AI </w:t>
        </w:r>
        <w:r>
          <w:t xml:space="preserve">answer length and </w:t>
        </w:r>
        <w:r>
          <w:rPr>
            <w:rFonts w:hint="eastAsia"/>
          </w:rPr>
          <w:t>AI answer</w:t>
        </w:r>
        <w:r>
          <w:t xml:space="preserve"> quality in </w:t>
        </w:r>
        <w:r>
          <w:rPr>
            <w:rFonts w:hint="eastAsia"/>
          </w:rPr>
          <w:t>the results s</w:t>
        </w:r>
        <w:r>
          <w:t>ection.</w:t>
        </w:r>
      </w:ins>
    </w:p>
    <w:p w14:paraId="0DB23447" w14:textId="7D769C50" w:rsidR="00D43EC2" w:rsidRPr="00522DE1" w:rsidRDefault="00052238">
      <w:pPr>
        <w:pStyle w:val="Paragraph"/>
        <w:pPrChange w:id="1263" w:author="Dylan CHEN" w:date="2026-08-04T17:04:00Z" w16du:dateUtc="2026-08-04T09:04:00Z">
          <w:pPr>
            <w:spacing w:before="120" w:after="120"/>
          </w:pPr>
        </w:pPrChange>
      </w:pPr>
      <w:del w:id="1264" w:author="Dylan CHEN" w:date="2026-08-21T12:26:00Z" w16du:dateUtc="2026-08-21T04:26:00Z">
        <w:r w:rsidDel="00441267">
          <w:delText>’</w:delText>
        </w:r>
      </w:del>
      <w:ins w:id="1265" w:author="Dylan CHEN" w:date="2026-08-04T17:04:00Z" w16du:dateUtc="2026-08-04T09:04:00Z">
        <w:r w:rsidR="00D43EC2" w:rsidRPr="00D43EC2">
          <w:t>For our current treatment of the content effect, we respectfully direct the reviewer to the revised Section 3, Theoretical Development, in particular H2 and H4. We hope this fuller theorization addresses the concern.</w:t>
        </w:r>
      </w:ins>
      <w:del w:id="1266" w:author="Dylan CHEN" w:date="2026-08-04T16:36:00Z" w16du:dateUtc="2026-08-04T08:36:00Z">
        <w:r w:rsidR="00D34646" w:rsidDel="00D43EC2">
          <w:delText xml:space="preserve">Thanks for raising this comment. While the AI system of the platform can be considered as have a certain quality level, the human contributors of the platform forms a certain distribution. AI’s quality may not be better than the best human, it is certainly better than the worst human. Otherwise, the platform won’t need of setup the system. Thus, given a certain AI level, its content will for </w:delText>
        </w:r>
        <w:r w:rsidR="00631E53" w:rsidDel="00D43EC2">
          <w:delText>sure crowd out some users. This forms the basic argument for our content effect</w:delText>
        </w:r>
      </w:del>
    </w:p>
    <w:p w14:paraId="75420D3E" w14:textId="1C1D738B" w:rsidR="00EA56CE" w:rsidRPr="00522DE1" w:rsidRDefault="00EA56CE" w:rsidP="00EA56CE">
      <w:pPr>
        <w:spacing w:before="120" w:after="120"/>
        <w:rPr>
          <w:b/>
        </w:rPr>
      </w:pPr>
      <w:r w:rsidRPr="00522DE1">
        <w:t>---------------------------------------------------------------------------------------------------------------------</w:t>
      </w:r>
    </w:p>
    <w:p w14:paraId="0202F2F2" w14:textId="43EE2CF6" w:rsidR="00EA56CE" w:rsidRPr="00522DE1" w:rsidRDefault="00B35FA4" w:rsidP="00683A26">
      <w:pPr>
        <w:pStyle w:val="Heading1"/>
      </w:pPr>
      <w:ins w:id="1267" w:author="Dylan CHEN" w:date="2026-08-20T22:45:00Z" w16du:dateUtc="2026-08-20T14:45:00Z">
        <w:r>
          <w:rPr>
            <w:rFonts w:hint="eastAsia"/>
          </w:rPr>
          <w:t>#</w:t>
        </w:r>
      </w:ins>
      <w:r w:rsidR="00EA56CE" w:rsidRPr="00522DE1">
        <w:t>R2-4</w:t>
      </w:r>
      <w:r w:rsidR="0033590A" w:rsidRPr="00522DE1">
        <w:t xml:space="preserve"> (source effect)</w:t>
      </w:r>
    </w:p>
    <w:p w14:paraId="2963E7F6" w14:textId="50272BD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In response, the authors argued that algorithm appreciation and aversion are not mutually exclusive, and they posit that </w:t>
      </w:r>
      <w:r w:rsidR="00E71BCF">
        <w:rPr>
          <w:bCs/>
          <w:i/>
          <w:iCs/>
        </w:rPr>
        <w:t>“</w:t>
      </w:r>
      <w:r w:rsidRPr="00522DE1">
        <w:rPr>
          <w:bCs/>
          <w:i/>
          <w:iCs/>
        </w:rPr>
        <w:t>within online technical Q&amp;A communities, the AI source label carries specific credibility signals that influence user behavior.</w:t>
      </w:r>
      <w:r w:rsidR="00E71BCF">
        <w:rPr>
          <w:bCs/>
          <w:i/>
          <w:iCs/>
        </w:rPr>
        <w:t>”</w:t>
      </w:r>
      <w:r w:rsidRPr="00522DE1">
        <w:rPr>
          <w:bCs/>
          <w:i/>
          <w:iCs/>
        </w:rPr>
        <w:t xml:space="preserve"> In addition, they argued that there are common contexts between the forecasting contexts (used in Logg et al. 2019) and this research context.</w:t>
      </w:r>
    </w:p>
    <w:p w14:paraId="25261031" w14:textId="67A95B18" w:rsidR="00D90788" w:rsidRPr="00522DE1" w:rsidRDefault="00556AFF" w:rsidP="00556AFF">
      <w:pPr>
        <w:widowControl w:val="0"/>
        <w:autoSpaceDE w:val="0"/>
        <w:autoSpaceDN w:val="0"/>
        <w:adjustRightInd w:val="0"/>
        <w:spacing w:before="120" w:after="120"/>
        <w:ind w:leftChars="200" w:left="480"/>
        <w:jc w:val="both"/>
        <w:rPr>
          <w:i/>
          <w:iCs/>
        </w:rPr>
      </w:pPr>
      <w:r w:rsidRPr="00522DE1">
        <w:rPr>
          <w:bCs/>
          <w:i/>
          <w:iCs/>
        </w:rPr>
        <w:t>My concerns still hold. The authors didn</w:t>
      </w:r>
      <w:r w:rsidR="00052238">
        <w:rPr>
          <w:bCs/>
          <w:i/>
          <w:iCs/>
        </w:rPr>
        <w:t>’</w:t>
      </w:r>
      <w:r w:rsidRPr="00522DE1">
        <w:rPr>
          <w:bCs/>
          <w:i/>
          <w:iCs/>
        </w:rPr>
        <w:t xml:space="preserve">t address whether the findings in the literature about the authority/credibility </w:t>
      </w:r>
      <w:r w:rsidRPr="006B37AD">
        <w:rPr>
          <w:bCs/>
          <w:i/>
          <w:iCs/>
          <w:highlight w:val="yellow"/>
          <w:rPrChange w:id="1268" w:author="Dylan CHEN" w:date="2026-08-05T16:16:00Z" w16du:dateUtc="2026-08-05T08:16:00Z">
            <w:rPr>
              <w:bCs/>
              <w:i/>
              <w:iCs/>
            </w:rPr>
          </w:rPrChange>
        </w:rPr>
        <w:t>in predictive AI in context</w:t>
      </w:r>
      <w:r w:rsidRPr="00522DE1">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4F6D0FA" w14:textId="6DF302FC" w:rsidR="00D43EC2" w:rsidRDefault="00631E53" w:rsidP="00D43EC2">
      <w:pPr>
        <w:pStyle w:val="Paragraph"/>
        <w:rPr>
          <w:ins w:id="1269" w:author="Dylan CHEN" w:date="2026-08-04T17:04:00Z" w16du:dateUtc="2026-08-04T09:04:00Z"/>
        </w:rPr>
      </w:pPr>
      <w:del w:id="1270" w:author="Dylan CHEN" w:date="2026-08-04T16:37:00Z" w16du:dateUtc="2026-08-04T08:37:00Z">
        <w:r w:rsidDel="00D43EC2">
          <w:delText xml:space="preserve">We appreciate the concern of the reviewer. In the revision, we removed the </w:delText>
        </w:r>
        <w:r w:rsidR="00BA73D9" w:rsidDel="00D43EC2">
          <w:delText xml:space="preserve">analogy to predictive AI. Instead we directly attribute the effect to AI fantasy caused by GenAI in these years. [Find some literature ] </w:delText>
        </w:r>
      </w:del>
      <w:ins w:id="1271" w:author="Dylan CHEN" w:date="2026-08-04T17:04:00Z" w16du:dateUtc="2026-08-04T09:04:00Z">
        <w:r w:rsidR="00D43EC2" w:rsidRPr="00D43EC2">
          <w:t>We appreciate this comment and have made three changes in response.</w:t>
        </w:r>
      </w:ins>
    </w:p>
    <w:p w14:paraId="02FE1B4A" w14:textId="0C9099D9" w:rsidR="00D43EC2" w:rsidRDefault="00D43EC2" w:rsidP="00D43EC2">
      <w:pPr>
        <w:pStyle w:val="Paragraph"/>
        <w:rPr>
          <w:ins w:id="1272" w:author="Dylan CHEN" w:date="2026-08-04T17:04:00Z" w16du:dateUtc="2026-08-04T09:04:00Z"/>
        </w:rPr>
      </w:pPr>
      <w:ins w:id="1273" w:author="Dylan CHEN" w:date="2026-08-04T17:04:00Z" w16du:dateUtc="2026-08-04T09:04:00Z">
        <w:r w:rsidRPr="00B35FA4">
          <w:rPr>
            <w:b/>
            <w:bCs/>
            <w:rPrChange w:id="1274" w:author="Dylan CHEN" w:date="2026-08-20T22:45:00Z" w16du:dateUtc="2026-08-20T14:45:00Z">
              <w:rPr/>
            </w:rPrChange>
          </w:rPr>
          <w:t>First,</w:t>
        </w:r>
        <w:r w:rsidRPr="00D43EC2">
          <w:t xml:space="preserve"> we have removed the analogy to predictive AI. We agree that findings on authority and credibility in forecasting contexts, such as those in Logg et al. (2019), cannot be transported directly to generative AI, which can fabricate and hallucinate and which users may appraise very differently.</w:t>
        </w:r>
      </w:ins>
    </w:p>
    <w:p w14:paraId="0F04EF49" w14:textId="19709A0B" w:rsidR="00D43EC2" w:rsidRDefault="00D43EC2" w:rsidP="00D43EC2">
      <w:pPr>
        <w:pStyle w:val="Paragraph"/>
        <w:rPr>
          <w:ins w:id="1275" w:author="Dylan CHEN" w:date="2026-08-04T17:04:00Z" w16du:dateUtc="2026-08-04T09:04:00Z"/>
        </w:rPr>
      </w:pPr>
      <w:ins w:id="1276" w:author="Dylan CHEN" w:date="2026-08-04T17:04:00Z" w16du:dateUtc="2026-08-04T09:04:00Z">
        <w:r w:rsidRPr="00B35FA4">
          <w:rPr>
            <w:b/>
            <w:bCs/>
            <w:rPrChange w:id="1277" w:author="Dylan CHEN" w:date="2026-08-20T22:45:00Z" w16du:dateUtc="2026-08-20T14:45:00Z">
              <w:rPr/>
            </w:rPrChange>
          </w:rPr>
          <w:lastRenderedPageBreak/>
          <w:t>Second,</w:t>
        </w:r>
        <w:r w:rsidRPr="00D43EC2">
          <w:t xml:space="preserve"> on reflection we accept the reviewer</w:t>
        </w:r>
      </w:ins>
      <w:r w:rsidR="00052238">
        <w:t>’</w:t>
      </w:r>
      <w:ins w:id="1278" w:author="Dylan CHEN" w:date="2026-08-04T17:04:00Z" w16du:dateUtc="2026-08-04T09:04:00Z">
        <w:r w:rsidRPr="00D43EC2">
          <w:t xml:space="preserve">s underlying logic about the source. Our earlier notion of an </w:t>
        </w:r>
      </w:ins>
      <w:r w:rsidR="00E71BCF">
        <w:t>“</w:t>
      </w:r>
      <w:ins w:id="1279" w:author="Dylan CHEN" w:date="2026-08-04T17:04:00Z" w16du:dateUtc="2026-08-04T09:04:00Z">
        <w:r w:rsidRPr="00D43EC2">
          <w:t>illusion of authority</w:t>
        </w:r>
      </w:ins>
      <w:r w:rsidR="00E71BCF">
        <w:t>”</w:t>
      </w:r>
      <w:ins w:id="1280" w:author="Dylan CHEN" w:date="2026-08-04T17:04:00Z" w16du:dateUtc="2026-08-04T09:04:00Z">
        <w:r w:rsidRPr="00D43EC2">
          <w:t xml:space="preserve"> was our attempt to name where the overall deterrence came from. On closer analysis, an illusion of </w:t>
        </w:r>
      </w:ins>
      <w:ins w:id="1281" w:author="Dylan CHEN" w:date="2026-08-05T16:17:00Z" w16du:dateUtc="2026-08-05T08:17:00Z">
        <w:r w:rsidR="006B37AD">
          <w:rPr>
            <w:rFonts w:hint="eastAsia"/>
          </w:rPr>
          <w:t>high-quality perception</w:t>
        </w:r>
      </w:ins>
      <w:ins w:id="1282" w:author="Dylan CHEN" w:date="2026-08-04T17:04:00Z" w16du:dateUtc="2026-08-04T09:04:00Z">
        <w:r w:rsidRPr="00D43EC2">
          <w:t xml:space="preserve"> could only arise after an answerer has </w:t>
        </w:r>
      </w:ins>
      <w:ins w:id="1283" w:author="Dylan CHEN" w:date="2026-08-05T16:18:00Z" w16du:dateUtc="2026-08-05T08:18:00Z">
        <w:r w:rsidR="006B37AD">
          <w:rPr>
            <w:rFonts w:hint="eastAsia"/>
          </w:rPr>
          <w:t>glanced at</w:t>
        </w:r>
      </w:ins>
      <w:ins w:id="1284" w:author="Dylan CHEN" w:date="2026-08-04T17:04:00Z" w16du:dateUtc="2026-08-04T09:04:00Z">
        <w:r w:rsidRPr="00D43EC2">
          <w:t xml:space="preserve"> the AI content and found it </w:t>
        </w:r>
      </w:ins>
      <w:ins w:id="1285" w:author="Dylan CHEN" w:date="2026-08-05T16:17:00Z" w16du:dateUtc="2026-08-05T08:17:00Z">
        <w:r w:rsidR="006B37AD">
          <w:rPr>
            <w:rFonts w:hint="eastAsia"/>
          </w:rPr>
          <w:t>comprehensive</w:t>
        </w:r>
      </w:ins>
      <w:ins w:id="1286" w:author="Dylan CHEN" w:date="2026-08-04T17:04:00Z" w16du:dateUtc="2026-08-04T09:04:00Z">
        <w:r w:rsidRPr="00D43EC2">
          <w:t xml:space="preserve">. Any such effect therefore belongs to the content level, not to the bare </w:t>
        </w:r>
      </w:ins>
      <w:ins w:id="1287" w:author="Dylan CHEN" w:date="2026-08-05T16:18:00Z" w16du:dateUtc="2026-08-05T08:18:00Z">
        <w:r w:rsidR="006B37AD">
          <w:rPr>
            <w:rFonts w:hint="eastAsia"/>
          </w:rPr>
          <w:t xml:space="preserve">AI </w:t>
        </w:r>
      </w:ins>
      <w:ins w:id="1288" w:author="Dylan CHEN" w:date="2026-08-04T17:04:00Z" w16du:dateUtc="2026-08-04T09:04:00Z">
        <w:r w:rsidRPr="00D43EC2">
          <w:t>label</w:t>
        </w:r>
      </w:ins>
      <w:ins w:id="1289" w:author="Dylan CHEN" w:date="2026-08-20T22:44:00Z" w16du:dateUtc="2026-08-20T14:44:00Z">
        <w:r w:rsidR="00B35FA4">
          <w:rPr>
            <w:rFonts w:hint="eastAsia"/>
          </w:rPr>
          <w:t xml:space="preserve"> alone</w:t>
        </w:r>
      </w:ins>
      <w:ins w:id="1290" w:author="Dylan CHEN" w:date="2026-08-04T17:04:00Z" w16du:dateUtc="2026-08-04T09:04:00Z">
        <w:r w:rsidRPr="00D43EC2">
          <w:t xml:space="preserve"> that an answerer sees before reading </w:t>
        </w:r>
      </w:ins>
      <w:ins w:id="1291" w:author="Dylan CHEN" w:date="2026-08-05T16:18:00Z" w16du:dateUtc="2026-08-05T08:18:00Z">
        <w:r w:rsidR="006B37AD">
          <w:rPr>
            <w:rFonts w:hint="eastAsia"/>
          </w:rPr>
          <w:t>content</w:t>
        </w:r>
      </w:ins>
      <w:ins w:id="1292" w:author="Dylan CHEN" w:date="2026-08-04T17:04:00Z" w16du:dateUtc="2026-08-04T09:04:00Z">
        <w:r w:rsidRPr="00D43EC2">
          <w:t>. We no longer attribute a source-based authority effect to the bare</w:t>
        </w:r>
      </w:ins>
      <w:ins w:id="1293" w:author="Dylan CHEN" w:date="2026-08-05T16:18:00Z" w16du:dateUtc="2026-08-05T08:18:00Z">
        <w:r w:rsidR="006B37AD">
          <w:rPr>
            <w:rFonts w:hint="eastAsia"/>
          </w:rPr>
          <w:t xml:space="preserve"> AI</w:t>
        </w:r>
      </w:ins>
      <w:ins w:id="1294" w:author="Dylan CHEN" w:date="2026-08-04T17:04:00Z" w16du:dateUtc="2026-08-04T09:04:00Z">
        <w:r w:rsidRPr="00D43EC2">
          <w:t xml:space="preserve"> label.</w:t>
        </w:r>
      </w:ins>
    </w:p>
    <w:p w14:paraId="16C7C633" w14:textId="283263B9" w:rsidR="006B37AD" w:rsidRDefault="00D43EC2" w:rsidP="00D43EC2">
      <w:pPr>
        <w:pStyle w:val="Paragraph"/>
        <w:rPr>
          <w:ins w:id="1295" w:author="Dylan CHEN" w:date="2026-08-05T16:19:00Z" w16du:dateUtc="2026-08-05T08:19:00Z"/>
        </w:rPr>
      </w:pPr>
      <w:ins w:id="1296" w:author="Dylan CHEN" w:date="2026-08-04T17:04:00Z" w16du:dateUtc="2026-08-04T09:04:00Z">
        <w:r w:rsidRPr="00B35FA4">
          <w:rPr>
            <w:b/>
            <w:bCs/>
            <w:rPrChange w:id="1297" w:author="Dylan CHEN" w:date="2026-08-20T22:45:00Z" w16du:dateUtc="2026-08-20T14:45:00Z">
              <w:rPr/>
            </w:rPrChange>
          </w:rPr>
          <w:t>Third,</w:t>
        </w:r>
        <w:r w:rsidRPr="00D43EC2">
          <w:t xml:space="preserve"> the effect of the bare AI label is now explained without any appeal to predictive AI. When an answerer sees only the label, the availability heuristic retrieves the prevailing domain-specific impression in developer communities, namely that AI-generated answers remain unreliable and error-prone on genuine technical problems (Tversky &amp; Kahneman, 1973). This produces a weak competitor judgment and motivates contribution, as theorized in H1. This account is fully consistent with the fact that generative AI can fabricate and hallucinate, since the answerer</w:t>
        </w:r>
      </w:ins>
      <w:r w:rsidR="00052238">
        <w:t>’</w:t>
      </w:r>
      <w:ins w:id="1298" w:author="Dylan CHEN" w:date="2026-08-04T17:04:00Z" w16du:dateUtc="2026-08-04T09:04:00Z">
        <w:r w:rsidRPr="00D43EC2">
          <w:t>s doubt is precisely about the AI</w:t>
        </w:r>
      </w:ins>
      <w:r w:rsidR="00052238">
        <w:t>’</w:t>
      </w:r>
      <w:ins w:id="1299" w:author="Dylan CHEN" w:date="2026-08-04T17:04:00Z" w16du:dateUtc="2026-08-04T09:04:00Z">
        <w:r w:rsidRPr="00D43EC2">
          <w:t xml:space="preserve">s reliability on the technical problem at hand. </w:t>
        </w:r>
      </w:ins>
    </w:p>
    <w:p w14:paraId="01DF884E" w14:textId="078807EE" w:rsidR="00D43EC2" w:rsidRPr="00522DE1" w:rsidRDefault="006B37AD" w:rsidP="00D43EC2">
      <w:pPr>
        <w:pStyle w:val="Paragraph"/>
      </w:pPr>
      <w:ins w:id="1300" w:author="Dylan CHEN" w:date="2026-08-05T16:19:00Z" w16du:dateUtc="2026-08-05T08:19:00Z">
        <w:r>
          <w:rPr>
            <w:rFonts w:hint="eastAsia"/>
          </w:rPr>
          <w:t xml:space="preserve">We sincerely invite the reviewer to Section 3.1 where </w:t>
        </w:r>
        <w:r w:rsidRPr="00D43EC2">
          <w:t xml:space="preserve">the </w:t>
        </w:r>
        <w:r>
          <w:rPr>
            <w:rFonts w:hint="eastAsia"/>
          </w:rPr>
          <w:t>AI label</w:t>
        </w:r>
        <w:r w:rsidRPr="00D43EC2">
          <w:t xml:space="preserve"> </w:t>
        </w:r>
      </w:ins>
      <w:ins w:id="1301" w:author="Dylan CHEN" w:date="2026-08-20T22:45:00Z" w16du:dateUtc="2026-08-20T14:45:00Z">
        <w:r w:rsidR="00B35FA4">
          <w:rPr>
            <w:rFonts w:hint="eastAsia"/>
          </w:rPr>
          <w:t xml:space="preserve">alone </w:t>
        </w:r>
      </w:ins>
      <w:ins w:id="1302" w:author="Dylan CHEN" w:date="2026-08-05T16:19:00Z" w16du:dateUtc="2026-08-05T08:19:00Z">
        <w:r w:rsidRPr="00D43EC2">
          <w:t xml:space="preserve">effect is </w:t>
        </w:r>
      </w:ins>
      <w:ins w:id="1303" w:author="Dylan CHEN" w:date="2026-08-05T16:20:00Z" w16du:dateUtc="2026-08-05T08:20:00Z">
        <w:r>
          <w:rPr>
            <w:rFonts w:hint="eastAsia"/>
          </w:rPr>
          <w:t xml:space="preserve">theoretically </w:t>
        </w:r>
      </w:ins>
      <w:ins w:id="1304" w:author="Dylan CHEN" w:date="2026-08-05T16:19:00Z" w16du:dateUtc="2026-08-05T08:19:00Z">
        <w:r w:rsidRPr="00D43EC2">
          <w:t>developed</w:t>
        </w:r>
      </w:ins>
      <w:ins w:id="1305" w:author="Dylan CHEN" w:date="2026-08-04T17:04:00Z" w16du:dateUtc="2026-08-04T09:04:00Z">
        <w:r w:rsidR="00D43EC2" w:rsidRPr="00D43EC2">
          <w:t>.</w:t>
        </w:r>
      </w:ins>
      <w:ins w:id="1306" w:author="Dylan CHEN" w:date="2026-08-20T22:45:00Z" w16du:dateUtc="2026-08-20T14:45:00Z">
        <w:r w:rsidR="00B35FA4" w:rsidRPr="00B35FA4">
          <w:t xml:space="preserve"> We hope you find this way of theoretical development under a coherent overarching theoretical framework clearer and satisfactory.</w:t>
        </w:r>
      </w:ins>
    </w:p>
    <w:p w14:paraId="578B1873" w14:textId="77777777" w:rsidR="00EA56CE" w:rsidRPr="00522DE1" w:rsidRDefault="00EA56CE" w:rsidP="00EA56CE">
      <w:pPr>
        <w:spacing w:before="120" w:after="120"/>
        <w:rPr>
          <w:b/>
        </w:rPr>
      </w:pPr>
      <w:r w:rsidRPr="00522DE1">
        <w:t>---------------------------------------------------------------------------------------------------------------------</w:t>
      </w:r>
    </w:p>
    <w:p w14:paraId="0E35EB71" w14:textId="1106AAD6" w:rsidR="00EA56CE" w:rsidRPr="00522DE1" w:rsidRDefault="005818AF" w:rsidP="00683A26">
      <w:pPr>
        <w:pStyle w:val="Heading1"/>
      </w:pPr>
      <w:bookmarkStart w:id="1307" w:name="OLE_LINK27"/>
      <w:ins w:id="1308" w:author="Dylan CHEN" w:date="2026-08-20T22:46:00Z" w16du:dateUtc="2026-08-20T14:46:00Z">
        <w:r>
          <w:rPr>
            <w:rFonts w:hint="eastAsia"/>
          </w:rPr>
          <w:t>#</w:t>
        </w:r>
      </w:ins>
      <w:r w:rsidR="00EA56CE" w:rsidRPr="00522DE1">
        <w:t>R2-5</w:t>
      </w:r>
      <w:r w:rsidR="0033590A" w:rsidRPr="00522DE1">
        <w:t xml:space="preserve"> (position effect)</w:t>
      </w:r>
    </w:p>
    <w:p w14:paraId="6A17F4E6" w14:textId="505C2B8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R2-5. I provided some counterarguments for the position effect. Specifically, I argued the position effect is negligible because questioners and answerers know the first answer in the treatment group is AI. Therefore, </w:t>
      </w:r>
      <w:r w:rsidRPr="003C769E">
        <w:rPr>
          <w:bCs/>
          <w:i/>
          <w:iCs/>
          <w:highlight w:val="yellow"/>
          <w:rPrChange w:id="1309" w:author="Dylan CHEN" w:date="2026-08-05T16:29:00Z" w16du:dateUtc="2026-08-05T08:29:00Z">
            <w:rPr>
              <w:bCs/>
              <w:i/>
              <w:iCs/>
            </w:rPr>
          </w:rPrChange>
        </w:rPr>
        <w:t>the answerers will work hard to secure the first human position</w:t>
      </w:r>
      <w:r w:rsidRPr="00522DE1">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788421A5"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My concerns still hold. First, I agree that the position effect exists. Second, I think arguing the </w:t>
      </w:r>
      <w:r w:rsidRPr="003C769E">
        <w:rPr>
          <w:bCs/>
          <w:i/>
          <w:iCs/>
          <w:highlight w:val="yellow"/>
          <w:rPrChange w:id="1310" w:author="Dylan CHEN" w:date="2026-08-05T16:28:00Z" w16du:dateUtc="2026-08-05T08:28:00Z">
            <w:rPr>
              <w:bCs/>
              <w:i/>
              <w:iCs/>
            </w:rPr>
          </w:rPrChange>
        </w:rPr>
        <w:t>position effect has to consider the AI source</w:t>
      </w:r>
      <w:r w:rsidRPr="00522DE1">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052238">
        <w:rPr>
          <w:bCs/>
          <w:i/>
          <w:iCs/>
        </w:rPr>
        <w:t>’</w:t>
      </w:r>
      <w:r w:rsidRPr="00522DE1">
        <w:rPr>
          <w:bCs/>
          <w:i/>
          <w:iCs/>
        </w:rPr>
        <w:t xml:space="preserve">s answers (e.g., </w:t>
      </w:r>
      <w:r w:rsidR="00E71BCF">
        <w:rPr>
          <w:bCs/>
          <w:i/>
          <w:iCs/>
        </w:rPr>
        <w:t>“</w:t>
      </w:r>
      <w:r w:rsidRPr="00522DE1">
        <w:rPr>
          <w:bCs/>
          <w:i/>
          <w:iCs/>
        </w:rPr>
        <w:t>accept</w:t>
      </w:r>
      <w:r w:rsidR="00E71BCF">
        <w:rPr>
          <w:bCs/>
          <w:i/>
          <w:iCs/>
        </w:rPr>
        <w:t>”</w:t>
      </w:r>
      <w:r w:rsidRPr="00522DE1">
        <w:rPr>
          <w:bCs/>
          <w:i/>
          <w:iCs/>
        </w:rPr>
        <w:t xml:space="preserve">, </w:t>
      </w:r>
      <w:r w:rsidR="00E71BCF">
        <w:rPr>
          <w:bCs/>
          <w:i/>
          <w:iCs/>
        </w:rPr>
        <w:t>“</w:t>
      </w:r>
      <w:r w:rsidRPr="00522DE1">
        <w:rPr>
          <w:bCs/>
          <w:i/>
          <w:iCs/>
        </w:rPr>
        <w:t>like</w:t>
      </w:r>
      <w:r w:rsidR="00E71BCF">
        <w:rPr>
          <w:bCs/>
          <w:i/>
          <w:iCs/>
        </w:rPr>
        <w:t>”</w:t>
      </w:r>
      <w:r w:rsidRPr="00522DE1">
        <w:rPr>
          <w:bCs/>
          <w:i/>
          <w:iCs/>
        </w:rPr>
        <w:t xml:space="preserve">, </w:t>
      </w:r>
      <w:r w:rsidR="00E71BCF">
        <w:rPr>
          <w:bCs/>
          <w:i/>
          <w:iCs/>
        </w:rPr>
        <w:t>“</w:t>
      </w:r>
      <w:r w:rsidRPr="00522DE1">
        <w:rPr>
          <w:bCs/>
          <w:i/>
          <w:iCs/>
        </w:rPr>
        <w:t>comment</w:t>
      </w:r>
      <w:r w:rsidR="00E71BCF">
        <w:rPr>
          <w:bCs/>
          <w:i/>
          <w:iCs/>
        </w:rPr>
        <w:t>”</w:t>
      </w:r>
      <w:r w:rsidRPr="00522DE1">
        <w:rPr>
          <w:bCs/>
          <w:i/>
          <w:iCs/>
        </w:rPr>
        <w:t>). It makes the first position as the AI or the human answers work differently. Arguing the position effect without accounting for the different mechanisms by which AI and humans work does not make sense.</w:t>
      </w:r>
    </w:p>
    <w:p w14:paraId="56094E1F" w14:textId="2F52C0CA" w:rsidR="004B2787"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bCs/>
          <w:i/>
          <w:iCs/>
        </w:rPr>
        <w:t xml:space="preserve">Third, </w:t>
      </w:r>
      <w:r w:rsidRPr="003C769E">
        <w:rPr>
          <w:bCs/>
          <w:i/>
          <w:iCs/>
          <w:highlight w:val="yellow"/>
          <w:rPrChange w:id="1311" w:author="Dylan CHEN" w:date="2026-08-05T16:29:00Z" w16du:dateUtc="2026-08-05T08:29:00Z">
            <w:rPr>
              <w:bCs/>
              <w:i/>
              <w:iCs/>
            </w:rPr>
          </w:rPrChange>
        </w:rPr>
        <w:t>empirically</w:t>
      </w:r>
      <w:r w:rsidRPr="00522DE1">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3C769E">
        <w:rPr>
          <w:bCs/>
          <w:i/>
          <w:iCs/>
          <w:highlight w:val="yellow"/>
          <w:rPrChange w:id="1312" w:author="Dylan CHEN" w:date="2026-08-05T16:29:00Z" w16du:dateUtc="2026-08-05T08:29:00Z">
            <w:rPr>
              <w:bCs/>
              <w:i/>
              <w:iCs/>
            </w:rPr>
          </w:rPrChange>
        </w:rPr>
        <w:t>, it may be that the AI answers squeeze out simple answers, making those who tend to provide simple answers not contribute</w:t>
      </w:r>
      <w:r w:rsidRPr="00522DE1">
        <w:rPr>
          <w:bCs/>
          <w:i/>
          <w:iCs/>
        </w:rPr>
        <w:t>.</w:t>
      </w:r>
    </w:p>
    <w:p w14:paraId="0ACF150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97B6E02" w14:textId="08BE54B5" w:rsidR="003C769E" w:rsidRDefault="003C769E" w:rsidP="00D43EC2">
      <w:pPr>
        <w:pStyle w:val="Paragraph"/>
        <w:rPr>
          <w:ins w:id="1313" w:author="Dylan CHEN" w:date="2026-08-05T16:33:00Z" w16du:dateUtc="2026-08-05T08:33:00Z"/>
        </w:rPr>
      </w:pPr>
      <w:ins w:id="1314" w:author="Dylan CHEN" w:date="2026-08-05T16:32:00Z" w16du:dateUtc="2026-08-05T08:32:00Z">
        <w:r w:rsidRPr="003C769E">
          <w:t xml:space="preserve">We thank the reviewer for these detailed counterarguments. We read the comment as raising </w:t>
        </w:r>
        <w:r w:rsidRPr="003C769E">
          <w:lastRenderedPageBreak/>
          <w:t>three distinct concerns, and we address them in turn.</w:t>
        </w:r>
      </w:ins>
    </w:p>
    <w:p w14:paraId="55195BAF" w14:textId="77777777" w:rsidR="003C769E" w:rsidRDefault="003C769E" w:rsidP="003C769E">
      <w:pPr>
        <w:pStyle w:val="Paragraph"/>
        <w:rPr>
          <w:ins w:id="1315" w:author="Dylan CHEN" w:date="2026-08-05T16:34:00Z" w16du:dateUtc="2026-08-05T08:34:00Z"/>
        </w:rPr>
      </w:pPr>
      <w:ins w:id="1316" w:author="Dylan CHEN" w:date="2026-08-05T16:33:00Z" w16du:dateUtc="2026-08-05T08:33:00Z">
        <w:r>
          <w:rPr>
            <w:rStyle w:val="Strong"/>
          </w:rPr>
          <w:t>Concern 1: Answerers will compete for the first human position, so the position effect is similar across groups.</w:t>
        </w:r>
        <w:r>
          <w:t xml:space="preserve"> </w:t>
        </w:r>
      </w:ins>
      <w:ins w:id="1317" w:author="Dylan CHEN" w:date="2026-08-05T16:34:00Z" w16du:dateUtc="2026-08-05T08:34:00Z">
        <w:r w:rsidRPr="00D43EC2">
          <w:t>We did assume that 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rival for the first position and not merely background content. From this standpoint, an existing AI answer reduces the value of the first human answer for a first-position seeker.</w:t>
        </w:r>
      </w:ins>
    </w:p>
    <w:p w14:paraId="3EC7B1FF" w14:textId="6C4ECA28" w:rsidR="003C769E" w:rsidRDefault="003C769E">
      <w:pPr>
        <w:pStyle w:val="Paragraph"/>
        <w:rPr>
          <w:ins w:id="1318" w:author="Dylan CHEN" w:date="2026-08-05T16:34:00Z" w16du:dateUtc="2026-08-05T08:34:00Z"/>
        </w:rPr>
        <w:pPrChange w:id="1319" w:author="Dylan CHEN" w:date="2026-08-05T16:34:00Z" w16du:dateUtc="2026-08-05T08:34:00Z">
          <w:pPr/>
        </w:pPrChange>
      </w:pPr>
      <w:ins w:id="1320" w:author="Dylan CHEN" w:date="2026-08-05T16:34:00Z" w16du:dateUtc="2026-08-05T08:34:00Z">
        <w:r>
          <w:rPr>
            <w:rStyle w:val="Strong"/>
          </w:rPr>
          <w:t>Concern 2: Theorizing the position effect must account for the AI source, because AI and human answers function differently.</w:t>
        </w:r>
        <w:r>
          <w:t xml:space="preserve"> We find this point reasonable to a meaningful extent</w:t>
        </w:r>
        <w:r>
          <w:rPr>
            <w:rFonts w:hint="eastAsia"/>
          </w:rPr>
          <w:t xml:space="preserve"> -</w:t>
        </w:r>
        <w:r>
          <w:t xml:space="preserve"> the first position in the treatment group is occupied by an AI answer. This consideration, together with </w:t>
        </w:r>
      </w:ins>
      <w:ins w:id="1321" w:author="Dylan CHEN" w:date="2026-08-05T16:35:00Z" w16du:dateUtc="2026-08-05T08:35:00Z">
        <w:r>
          <w:rPr>
            <w:rFonts w:hint="eastAsia"/>
          </w:rPr>
          <w:t xml:space="preserve">1) the purpose </w:t>
        </w:r>
      </w:ins>
      <w:ins w:id="1322" w:author="Dylan CHEN" w:date="2026-08-05T16:36:00Z" w16du:dateUtc="2026-08-05T08:36:00Z">
        <w:r>
          <w:rPr>
            <w:rFonts w:hint="eastAsia"/>
          </w:rPr>
          <w:t>of</w:t>
        </w:r>
      </w:ins>
      <w:ins w:id="1323" w:author="Dylan CHEN" w:date="2026-08-05T16:35:00Z" w16du:dateUtc="2026-08-05T08:35:00Z">
        <w:r>
          <w:rPr>
            <w:rFonts w:hint="eastAsia"/>
          </w:rPr>
          <w:t xml:space="preserve"> mak</w:t>
        </w:r>
      </w:ins>
      <w:ins w:id="1324" w:author="Dylan CHEN" w:date="2026-08-05T16:36:00Z" w16du:dateUtc="2026-08-05T08:36:00Z">
        <w:r>
          <w:rPr>
            <w:rFonts w:hint="eastAsia"/>
          </w:rPr>
          <w:t>ing</w:t>
        </w:r>
      </w:ins>
      <w:ins w:id="1325" w:author="Dylan CHEN" w:date="2026-08-05T16:35:00Z" w16du:dateUtc="2026-08-05T08:35:00Z">
        <w:r>
          <w:rPr>
            <w:rFonts w:hint="eastAsia"/>
          </w:rPr>
          <w:t xml:space="preserve"> the story focused and </w:t>
        </w:r>
      </w:ins>
      <w:ins w:id="1326" w:author="Dylan CHEN" w:date="2026-08-05T16:36:00Z" w16du:dateUtc="2026-08-05T08:36:00Z">
        <w:r>
          <w:rPr>
            <w:rFonts w:hint="eastAsia"/>
          </w:rPr>
          <w:t xml:space="preserve">the </w:t>
        </w:r>
      </w:ins>
      <w:ins w:id="1327" w:author="Dylan CHEN" w:date="2026-08-05T16:35:00Z" w16du:dateUtc="2026-08-05T08:35:00Z">
        <w:r>
          <w:rPr>
            <w:rFonts w:hint="eastAsia"/>
          </w:rPr>
          <w:t xml:space="preserve">limitation of pages; 2) </w:t>
        </w:r>
      </w:ins>
      <w:ins w:id="1328" w:author="Dylan CHEN" w:date="2026-08-05T16:34:00Z" w16du:dateUtc="2026-08-05T08:34:00Z">
        <w:r>
          <w:t>the difficulty of</w:t>
        </w:r>
      </w:ins>
      <w:ins w:id="1329" w:author="Dylan CHEN" w:date="2026-08-05T16:35:00Z" w16du:dateUtc="2026-08-05T08:35:00Z">
        <w:r>
          <w:rPr>
            <w:rFonts w:hint="eastAsia"/>
          </w:rPr>
          <w:t xml:space="preserve"> adequat</w:t>
        </w:r>
      </w:ins>
      <w:ins w:id="1330" w:author="Dylan CHEN" w:date="2026-08-05T16:36:00Z" w16du:dateUtc="2026-08-05T08:36:00Z">
        <w:r>
          <w:rPr>
            <w:rFonts w:hint="eastAsia"/>
          </w:rPr>
          <w:t>e</w:t>
        </w:r>
      </w:ins>
      <w:ins w:id="1331" w:author="Dylan CHEN" w:date="2026-08-05T16:35:00Z" w16du:dateUtc="2026-08-05T08:35:00Z">
        <w:r>
          <w:rPr>
            <w:rFonts w:hint="eastAsia"/>
          </w:rPr>
          <w:t>ly</w:t>
        </w:r>
      </w:ins>
      <w:ins w:id="1332" w:author="Dylan CHEN" w:date="2026-08-05T16:34:00Z" w16du:dateUtc="2026-08-05T08:34:00Z">
        <w:r>
          <w:t xml:space="preserve"> testing the AI position effect in our setting (a limitation we also discuss in relation to R1-13/R1-14), led us to remove the position effect from the framework. Importantly, the concern the reviewer raises is not lost in the revised theory. What was previously the source effect is now developed as the </w:t>
        </w:r>
        <w:r>
          <w:rPr>
            <w:rStyle w:val="Strong"/>
          </w:rPr>
          <w:t>AI label effect</w:t>
        </w:r>
        <w:r>
          <w:t>, and its development already presumes that the AI answer is the first mover occupying the dominant first position and is therefore processed as a fast, heuristic signal. In other words, the interaction between position and source that the reviewer emphasizes is now internalized in the AI label effect rather than handled as a separate position mechanism.</w:t>
        </w:r>
      </w:ins>
    </w:p>
    <w:p w14:paraId="311AB21C" w14:textId="6F2F2058" w:rsidR="003C769E" w:rsidRDefault="003C769E">
      <w:pPr>
        <w:pStyle w:val="Paragraph"/>
        <w:rPr>
          <w:ins w:id="1333" w:author="Dylan CHEN" w:date="2026-08-05T16:37:00Z" w16du:dateUtc="2026-08-05T08:37:00Z"/>
        </w:rPr>
        <w:pPrChange w:id="1334" w:author="Dylan CHEN" w:date="2026-08-05T16:37:00Z" w16du:dateUtc="2026-08-05T08:37:00Z">
          <w:pPr/>
        </w:pPrChange>
      </w:pPr>
      <w:ins w:id="1335" w:author="Dylan CHEN" w:date="2026-08-05T16:36:00Z" w16du:dateUtc="2026-08-05T08:36:00Z">
        <w:r>
          <w:rPr>
            <w:rStyle w:val="Strong"/>
          </w:rPr>
          <w:t>Concern 3: The empirical pattern does not uniquely establish a position mechanism.</w:t>
        </w:r>
        <w:r>
          <w:t xml:space="preserve"> We agree. </w:t>
        </w:r>
      </w:ins>
      <w:ins w:id="1336" w:author="Dylan CHEN" w:date="2026-08-04T17:05:00Z" w16du:dateUtc="2026-08-04T09:05:00Z">
        <w:r w:rsidR="00D43EC2" w:rsidRPr="00D43EC2">
          <w:t xml:space="preserve">As stated in our opening remark, we have removed the position effect from the main text in this revision, in order to keep the theoretical story focused on the fast and slow processing of AI cues. Because the position effect is no longer part of the paper, we do not further develop the argument about </w:t>
        </w:r>
      </w:ins>
      <w:ins w:id="1337" w:author="Dylan CHEN" w:date="2026-08-05T17:25:00Z" w16du:dateUtc="2026-08-05T09:25:00Z">
        <w:r w:rsidR="00B9646D">
          <w:rPr>
            <w:rFonts w:hint="eastAsia"/>
          </w:rPr>
          <w:t xml:space="preserve">the </w:t>
        </w:r>
      </w:ins>
      <w:ins w:id="1338" w:author="Dylan CHEN" w:date="2026-08-05T16:30:00Z" w16du:dateUtc="2026-08-05T08:30:00Z">
        <w:r>
          <w:rPr>
            <w:rFonts w:hint="eastAsia"/>
          </w:rPr>
          <w:t>position effect</w:t>
        </w:r>
      </w:ins>
      <w:ins w:id="1339" w:author="Dylan CHEN" w:date="2026-08-04T17:05:00Z" w16du:dateUtc="2026-08-04T09:05:00Z">
        <w:r w:rsidR="00D43EC2" w:rsidRPr="00D43EC2">
          <w:t xml:space="preserve">. </w:t>
        </w:r>
      </w:ins>
    </w:p>
    <w:p w14:paraId="66412208" w14:textId="2C525FBC" w:rsidR="00B26B4A" w:rsidRPr="003C769E" w:rsidRDefault="00D43EC2">
      <w:pPr>
        <w:rPr>
          <w:color w:val="000000"/>
          <w:rPrChange w:id="1340" w:author="Dylan CHEN" w:date="2026-08-05T16:36:00Z" w16du:dateUtc="2026-08-05T08:36:00Z">
            <w:rPr/>
          </w:rPrChange>
        </w:rPr>
        <w:pPrChange w:id="1341" w:author="Dylan CHEN" w:date="2026-08-05T16:36:00Z" w16du:dateUtc="2026-08-05T08:36:00Z">
          <w:pPr>
            <w:pStyle w:val="NormalWeb"/>
            <w:spacing w:before="0" w:beforeAutospacing="0" w:after="0" w:afterAutospacing="0"/>
            <w:ind w:left="720" w:hanging="720"/>
          </w:pPr>
        </w:pPrChange>
      </w:pPr>
      <w:ins w:id="1342" w:author="Dylan CHEN" w:date="2026-08-04T17:05:00Z" w16du:dateUtc="2026-08-04T09:05:00Z">
        <w:r w:rsidRPr="00D43EC2">
          <w:rPr>
            <w:rFonts w:eastAsiaTheme="minorEastAsia"/>
          </w:rPr>
          <w:t>We are grateful that the reviewer</w:t>
        </w:r>
      </w:ins>
      <w:r w:rsidR="00052238">
        <w:rPr>
          <w:rFonts w:eastAsiaTheme="minorEastAsia"/>
        </w:rPr>
        <w:t>’</w:t>
      </w:r>
      <w:ins w:id="1343" w:author="Dylan CHEN" w:date="2026-08-04T17:05:00Z" w16du:dateUtc="2026-08-04T09:05:00Z">
        <w:r w:rsidRPr="00D43EC2">
          <w:rPr>
            <w:rFonts w:eastAsiaTheme="minorEastAsia"/>
          </w:rPr>
          <w:t>s point helped clarify the boundary of what our focused framework now claims.</w:t>
        </w:r>
      </w:ins>
      <w:bookmarkEnd w:id="1307"/>
      <w:ins w:id="1344" w:author="Dylan CHEN" w:date="2026-08-20T22:46:00Z" w16du:dateUtc="2026-08-20T14:46:00Z">
        <w:r w:rsidR="005818AF" w:rsidRPr="005818AF">
          <w:t xml:space="preserve"> </w:t>
        </w:r>
        <w:r w:rsidR="005818AF" w:rsidRPr="005818AF">
          <w:rPr>
            <w:rFonts w:eastAsiaTheme="minorEastAsia"/>
          </w:rPr>
          <w:t xml:space="preserve">As stated in our opening remark, to make the paper more focused and to ensure the results align more strongly with our updated theoretical framework, the position effect has been removed from the manuscript in this revision. </w:t>
        </w:r>
      </w:ins>
      <w:del w:id="1345" w:author="Dylan CHEN" w:date="2026-08-04T16:37:00Z" w16du:dateUtc="2026-08-04T08:37:00Z">
        <w:r w:rsidR="00BA73D9" w:rsidDel="00D43EC2">
          <w:delText>In this revision, we remove the position effect.</w:delText>
        </w:r>
      </w:del>
    </w:p>
    <w:p w14:paraId="60D2FF87" w14:textId="455EDB10" w:rsidR="000D507F" w:rsidRPr="00522DE1" w:rsidRDefault="000D507F" w:rsidP="000D507F">
      <w:pPr>
        <w:spacing w:before="120" w:after="120"/>
        <w:rPr>
          <w:b/>
        </w:rPr>
      </w:pPr>
      <w:r w:rsidRPr="00522DE1">
        <w:t>---------------------------------------------------------------------------------------------------------------------</w:t>
      </w:r>
    </w:p>
    <w:p w14:paraId="143F0B2F" w14:textId="7A6E5C38" w:rsidR="000D507F" w:rsidRPr="00522DE1" w:rsidRDefault="005818AF" w:rsidP="000D507F">
      <w:pPr>
        <w:widowControl w:val="0"/>
        <w:autoSpaceDE w:val="0"/>
        <w:spacing w:before="120" w:after="120"/>
        <w:jc w:val="both"/>
        <w:outlineLvl w:val="0"/>
        <w:rPr>
          <w:rFonts w:eastAsia="SimSun"/>
          <w:b/>
          <w:bCs/>
          <w:kern w:val="2"/>
        </w:rPr>
      </w:pPr>
      <w:ins w:id="1346" w:author="Dylan CHEN" w:date="2026-08-20T22:47:00Z" w16du:dateUtc="2026-08-20T14:47:00Z">
        <w:r>
          <w:rPr>
            <w:rFonts w:eastAsia="SimSun" w:hint="eastAsia"/>
            <w:b/>
            <w:bCs/>
            <w:kern w:val="2"/>
          </w:rPr>
          <w:t>#</w:t>
        </w:r>
      </w:ins>
      <w:r w:rsidR="000D507F" w:rsidRPr="00522DE1">
        <w:rPr>
          <w:rFonts w:eastAsia="SimSun"/>
          <w:b/>
          <w:bCs/>
          <w:kern w:val="2"/>
        </w:rPr>
        <w:t>R2-</w:t>
      </w:r>
      <w:r w:rsidR="00EA56CE" w:rsidRPr="00522DE1">
        <w:rPr>
          <w:rFonts w:eastAsia="SimSun"/>
          <w:b/>
          <w:bCs/>
          <w:kern w:val="2"/>
        </w:rPr>
        <w:t>6</w:t>
      </w:r>
      <w:r w:rsidR="0033590A" w:rsidRPr="00522DE1">
        <w:rPr>
          <w:rFonts w:eastAsia="SimSun"/>
          <w:b/>
          <w:bCs/>
          <w:kern w:val="2"/>
        </w:rPr>
        <w:t xml:space="preserve"> (expertise composition shift)</w:t>
      </w:r>
    </w:p>
    <w:p w14:paraId="64B42C10" w14:textId="22A65EED"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argued: 1. </w:t>
      </w:r>
      <w:r w:rsidR="00E71BCF">
        <w:rPr>
          <w:rFonts w:eastAsia="SimSun"/>
          <w:i/>
          <w:iCs/>
          <w:kern w:val="2"/>
        </w:rPr>
        <w:t>“</w:t>
      </w:r>
      <w:r w:rsidRPr="00522DE1">
        <w:rPr>
          <w:rFonts w:eastAsia="SimSun"/>
          <w:i/>
          <w:iCs/>
          <w:kern w:val="2"/>
        </w:rPr>
        <w:t>The key issue is that expert participation depends on perceived marginal contribution, not merely on their capacity to differentiate.</w:t>
      </w:r>
      <w:r w:rsidR="00E71BCF">
        <w:rPr>
          <w:rFonts w:eastAsia="SimSun"/>
          <w:i/>
          <w:iCs/>
          <w:kern w:val="2"/>
        </w:rPr>
        <w:t>”</w:t>
      </w:r>
      <w:r w:rsidRPr="00522DE1">
        <w:rPr>
          <w:rFonts w:eastAsia="SimSun"/>
          <w:i/>
          <w:iCs/>
          <w:kern w:val="2"/>
        </w:rPr>
        <w:t xml:space="preserve"> 2. </w:t>
      </w:r>
      <w:r w:rsidR="00E71BCF">
        <w:rPr>
          <w:rFonts w:eastAsia="SimSun"/>
          <w:i/>
          <w:iCs/>
          <w:kern w:val="2"/>
        </w:rPr>
        <w:t>“</w:t>
      </w:r>
      <w:r w:rsidRPr="00522DE1">
        <w:rPr>
          <w:rFonts w:eastAsia="SimSun"/>
          <w:i/>
          <w:iCs/>
          <w:kern w:val="2"/>
        </w:rPr>
        <w:t>comprehensive AI answers dramatically reduce the perceived unique value experts can add.</w:t>
      </w:r>
      <w:r w:rsidR="00E71BCF">
        <w:rPr>
          <w:rFonts w:eastAsia="SimSun"/>
          <w:i/>
          <w:iCs/>
          <w:kern w:val="2"/>
        </w:rPr>
        <w:t>”</w:t>
      </w:r>
      <w:r w:rsidRPr="00522DE1">
        <w:rPr>
          <w:rFonts w:eastAsia="SimSun"/>
          <w:i/>
          <w:iCs/>
          <w:kern w:val="2"/>
        </w:rPr>
        <w:t xml:space="preserve"> 3. </w:t>
      </w:r>
      <w:r w:rsidR="00E71BCF">
        <w:rPr>
          <w:rFonts w:eastAsia="SimSun"/>
          <w:i/>
          <w:iCs/>
          <w:kern w:val="2"/>
        </w:rPr>
        <w:t>“</w:t>
      </w:r>
      <w:r w:rsidRPr="00522DE1">
        <w:rPr>
          <w:rFonts w:eastAsia="SimSun"/>
          <w:i/>
          <w:iCs/>
          <w:kern w:val="2"/>
        </w:rPr>
        <w:t>Thus, rational experts will reduce their effort investment in crafting high-quality answers to these questions, leading to the expertise composition shift that we document.</w:t>
      </w:r>
      <w:r w:rsidR="00E71BCF">
        <w:rPr>
          <w:rFonts w:eastAsia="SimSun"/>
          <w:i/>
          <w:iCs/>
          <w:kern w:val="2"/>
        </w:rPr>
        <w:t>”</w:t>
      </w:r>
    </w:p>
    <w:p w14:paraId="234A49FE" w14:textId="30F9A738"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My concerns still hold. First, the authors admitted that expert participation depends on their capacity to differentiate (see the first point in the previous paragraph). </w:t>
      </w:r>
      <w:r w:rsidRPr="00D43EC2">
        <w:rPr>
          <w:rFonts w:eastAsia="SimSun"/>
          <w:i/>
          <w:iCs/>
          <w:kern w:val="2"/>
          <w:highlight w:val="yellow"/>
          <w:rPrChange w:id="1347" w:author="Dylan CHEN" w:date="2026-08-04T17:08:00Z" w16du:dateUtc="2026-08-04T09:08:00Z">
            <w:rPr>
              <w:rFonts w:eastAsia="SimSun"/>
              <w:i/>
              <w:iCs/>
              <w:kern w:val="2"/>
            </w:rPr>
          </w:rPrChange>
        </w:rPr>
        <w:t xml:space="preserve">Therefore, solely </w:t>
      </w:r>
      <w:r w:rsidRPr="00D43EC2">
        <w:rPr>
          <w:rFonts w:eastAsia="SimSun"/>
          <w:i/>
          <w:iCs/>
          <w:kern w:val="2"/>
          <w:highlight w:val="yellow"/>
          <w:rPrChange w:id="1348" w:author="Dylan CHEN" w:date="2026-08-04T17:08:00Z" w16du:dateUtc="2026-08-04T09:08:00Z">
            <w:rPr>
              <w:rFonts w:eastAsia="SimSun"/>
              <w:i/>
              <w:iCs/>
              <w:kern w:val="2"/>
            </w:rPr>
          </w:rPrChange>
        </w:rPr>
        <w:lastRenderedPageBreak/>
        <w:t>arguing the marginal contribution without arguing the expert</w:t>
      </w:r>
      <w:r w:rsidR="00052238">
        <w:rPr>
          <w:rFonts w:eastAsia="SimSun"/>
          <w:i/>
          <w:iCs/>
          <w:kern w:val="2"/>
          <w:highlight w:val="yellow"/>
        </w:rPr>
        <w:t>’</w:t>
      </w:r>
      <w:r w:rsidRPr="00D43EC2">
        <w:rPr>
          <w:rFonts w:eastAsia="SimSun"/>
          <w:i/>
          <w:iCs/>
          <w:kern w:val="2"/>
          <w:highlight w:val="yellow"/>
          <w:rPrChange w:id="1349" w:author="Dylan CHEN" w:date="2026-08-04T17:08:00Z" w16du:dateUtc="2026-08-04T09:08:00Z">
            <w:rPr>
              <w:rFonts w:eastAsia="SimSun"/>
              <w:i/>
              <w:iCs/>
              <w:kern w:val="2"/>
            </w:rPr>
          </w:rPrChange>
        </w:rPr>
        <w:t>s capacity in leveraging AI answers to improve their likelihood to stay and improve their missed answers misses the important pieces.</w:t>
      </w:r>
      <w:r w:rsidRPr="00522DE1">
        <w:rPr>
          <w:rFonts w:eastAsia="SimSun"/>
          <w:i/>
          <w:iCs/>
          <w:kern w:val="2"/>
        </w:rPr>
        <w:t xml:space="preserve"> Overall, AI answers can provide a good starting point for experts and save the cognitive costs to improve their answers.</w:t>
      </w:r>
    </w:p>
    <w:p w14:paraId="0E200D3F" w14:textId="31073606"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Second, the authors assumed that the AI provides comprehensive answers in their second point. </w:t>
      </w:r>
      <w:r w:rsidRPr="004F7EBF">
        <w:rPr>
          <w:rFonts w:eastAsia="SimSun"/>
          <w:i/>
          <w:iCs/>
          <w:kern w:val="2"/>
          <w:highlight w:val="yellow"/>
          <w:rPrChange w:id="1350" w:author="Dylan CHEN" w:date="2026-08-05T16:38:00Z" w16du:dateUtc="2026-08-05T08:38:00Z">
            <w:rPr>
              <w:rFonts w:eastAsia="SimSun"/>
              <w:i/>
              <w:iCs/>
              <w:kern w:val="2"/>
            </w:rPr>
          </w:rPrChange>
        </w:rPr>
        <w:t>Whether AI can provide comprehensive answers depends on many factors</w:t>
      </w:r>
      <w:r w:rsidRPr="00522DE1">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Third, my original comment is </w:t>
      </w:r>
      <w:r w:rsidR="00E71BCF">
        <w:rPr>
          <w:rFonts w:eastAsia="SimSun"/>
          <w:i/>
          <w:iCs/>
          <w:kern w:val="2"/>
        </w:rPr>
        <w:t>“</w:t>
      </w:r>
      <w:r w:rsidRPr="00522DE1">
        <w:rPr>
          <w:rFonts w:eastAsia="SimSun"/>
          <w:i/>
          <w:iCs/>
          <w:kern w:val="2"/>
        </w:rPr>
        <w:t xml:space="preserve">In my view, humans are rational, and if they find they can not get recognition for their contribution, they will not contribute (as indicated by the authors, </w:t>
      </w:r>
      <w:r w:rsidR="00E71BCF">
        <w:rPr>
          <w:rFonts w:eastAsia="SimSun"/>
          <w:i/>
          <w:iCs/>
          <w:kern w:val="2"/>
        </w:rPr>
        <w:t>“</w:t>
      </w:r>
      <w:r w:rsidRPr="00522DE1">
        <w:rPr>
          <w:rFonts w:eastAsia="SimSun"/>
          <w:i/>
          <w:iCs/>
          <w:kern w:val="2"/>
        </w:rPr>
        <w:t>Anderson et al...</w:t>
      </w:r>
      <w:r w:rsidR="00E71BCF">
        <w:rPr>
          <w:rFonts w:eastAsia="SimSun"/>
          <w:i/>
          <w:iCs/>
          <w:kern w:val="2"/>
        </w:rPr>
        <w:t>”</w:t>
      </w:r>
      <w:r w:rsidRPr="00522DE1">
        <w:rPr>
          <w:rFonts w:eastAsia="SimSun"/>
          <w:i/>
          <w:iCs/>
          <w:kern w:val="2"/>
        </w:rPr>
        <w:t xml:space="preserve">) instead of </w:t>
      </w:r>
      <w:r w:rsidR="00E71BCF">
        <w:rPr>
          <w:rFonts w:eastAsia="SimSun"/>
          <w:i/>
          <w:iCs/>
          <w:kern w:val="2"/>
        </w:rPr>
        <w:t>“</w:t>
      </w:r>
      <w:r w:rsidRPr="00522DE1">
        <w:rPr>
          <w:rFonts w:eastAsia="SimSun"/>
          <w:i/>
          <w:iCs/>
          <w:kern w:val="2"/>
        </w:rPr>
        <w:t>becoming disinclined to invest substantial effort in crafting high-quality answers.</w:t>
      </w:r>
      <w:r w:rsidR="00E71BCF">
        <w:rPr>
          <w:rFonts w:eastAsia="SimSun"/>
          <w:i/>
          <w:iCs/>
          <w:kern w:val="2"/>
        </w:rPr>
        <w:t>”</w:t>
      </w:r>
      <w:r w:rsidRPr="00522DE1">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4F7EBF">
        <w:rPr>
          <w:rFonts w:eastAsia="SimSun"/>
          <w:i/>
          <w:iCs/>
          <w:kern w:val="2"/>
          <w:highlight w:val="yellow"/>
          <w:rPrChange w:id="1351" w:author="Dylan CHEN" w:date="2026-08-05T16:38:00Z" w16du:dateUtc="2026-08-05T08:38:00Z">
            <w:rPr>
              <w:rFonts w:eastAsia="SimSun"/>
              <w:i/>
              <w:iCs/>
              <w:kern w:val="2"/>
            </w:rPr>
          </w:rPrChange>
        </w:rPr>
        <w:t>, I suggest arguing the positive side of the AI answer on the viewer recognition of human answers</w:t>
      </w:r>
      <w:r w:rsidRPr="00522DE1">
        <w:rPr>
          <w:rFonts w:eastAsia="SimSun"/>
          <w:i/>
          <w:iCs/>
          <w:kern w:val="2"/>
        </w:rPr>
        <w:t>.</w:t>
      </w:r>
    </w:p>
    <w:p w14:paraId="07905FD6"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5AC6835" w14:textId="6CC493B3" w:rsidR="00D43EC2" w:rsidRDefault="00D43EC2" w:rsidP="003D4073">
      <w:pPr>
        <w:pStyle w:val="Paragraph"/>
        <w:rPr>
          <w:ins w:id="1352" w:author="Dylan CHEN" w:date="2026-08-04T17:07:00Z" w16du:dateUtc="2026-08-04T09:07:00Z"/>
        </w:rPr>
      </w:pPr>
      <w:ins w:id="1353" w:author="Dylan CHEN" w:date="2026-08-04T17:07:00Z" w16du:dateUtc="2026-08-04T09:07:00Z">
        <w:r w:rsidRPr="00D43EC2">
          <w:t>We thank the reviewer for this careful alternative. We first address the substance and then note the change in scope.</w:t>
        </w:r>
      </w:ins>
    </w:p>
    <w:p w14:paraId="1B53AD05" w14:textId="5625542C" w:rsidR="00D43EC2" w:rsidRDefault="00D43EC2" w:rsidP="003D4073">
      <w:pPr>
        <w:pStyle w:val="Paragraph"/>
        <w:rPr>
          <w:ins w:id="1354" w:author="Dylan CHEN" w:date="2026-08-04T17:09:00Z" w16du:dateUtc="2026-08-04T09:09:00Z"/>
        </w:rPr>
      </w:pPr>
      <w:ins w:id="1355" w:author="Dylan CHEN" w:date="2026-08-04T17:09:00Z" w16du:dateUtc="2026-08-04T09:09:00Z">
        <w:r w:rsidRPr="00D43EC2">
          <w:t>On the substance, our account rests on marginal contribution rather than on absolute answer quality. Viewer recognition rewards what an answer adds beyond what is already available, not the answer</w:t>
        </w:r>
      </w:ins>
      <w:r w:rsidR="00052238">
        <w:t>’</w:t>
      </w:r>
      <w:ins w:id="1356" w:author="Dylan CHEN" w:date="2026-08-04T17:09:00Z" w16du:dateUtc="2026-08-04T09:09:00Z">
        <w:r w:rsidRPr="00D43EC2">
          <w:t>s quality in isolation. If recognition tracked absolute quality alone, a competent answer that merely restated an existing high-quality answer would also earn recognition, which is not what communities reward. We agree with the reviewer that expert participation depends on the capacity to differentiate. Our point is that this capacity is bounded by the AI answer already present. When a highly comprehensive AI answer already occupies the field, even a domain expert finds little room to add differentiated marginal content, so the marginal contribution of an equivalent human answer falls, and recognition for it falls with it. This is consistent with the reviewer</w:t>
        </w:r>
      </w:ins>
      <w:r w:rsidR="00052238">
        <w:t>’</w:t>
      </w:r>
      <w:ins w:id="1357" w:author="Dylan CHEN" w:date="2026-08-04T17:09:00Z" w16du:dateUtc="2026-08-04T09:09:00Z">
        <w:r w:rsidRPr="00D43EC2">
          <w:t>s observation that only answerers who believe they can still earn recognition will contribute. Precisely because the comprehensive AI answer compresses the space for differentiation, the marginal value that experts can add is reduced, and this is what drives the shift we described.</w:t>
        </w:r>
      </w:ins>
    </w:p>
    <w:p w14:paraId="0631E303" w14:textId="2A785648" w:rsidR="00D43EC2" w:rsidRDefault="00D43EC2" w:rsidP="003D4073">
      <w:pPr>
        <w:pStyle w:val="Paragraph"/>
        <w:rPr>
          <w:ins w:id="1358" w:author="Dylan CHEN" w:date="2026-08-04T17:07:00Z" w16du:dateUtc="2026-08-04T09:07:00Z"/>
        </w:rPr>
      </w:pPr>
      <w:ins w:id="1359" w:author="Dylan CHEN" w:date="2026-08-04T17:09:00Z" w16du:dateUtc="2026-08-04T09:09:00Z">
        <w:r w:rsidRPr="00D43EC2">
          <w:t xml:space="preserve">On scope, and as stated in our opening remark, </w:t>
        </w:r>
      </w:ins>
      <w:ins w:id="1360" w:author="Dylan CHEN" w:date="2026-08-20T22:47:00Z" w16du:dateUtc="2026-08-20T14:47:00Z">
        <w:r w:rsidR="005818AF" w:rsidRPr="005818AF">
          <w:t>to make the paper more focused and to ensure the results align more strongly with our updated theoretical framework</w:t>
        </w:r>
        <w:r w:rsidR="005818AF">
          <w:rPr>
            <w:rFonts w:hint="eastAsia"/>
          </w:rPr>
          <w:t>,</w:t>
        </w:r>
        <w:r w:rsidR="005818AF" w:rsidRPr="005818AF">
          <w:t xml:space="preserve"> </w:t>
        </w:r>
      </w:ins>
      <w:ins w:id="1361" w:author="Dylan CHEN" w:date="2026-08-04T17:09:00Z" w16du:dateUtc="2026-08-04T09:09:00Z">
        <w:r w:rsidRPr="00D43EC2">
          <w:t>this revision removes all results that use net likes as the dependent variable, together with the recognition mechanisms built on them. The expertise composition shift and the elevated expectations mechanism are therefore no longer part of the main text. We retained the exchange above so that the reviewer can see the reasoning was sound, and we removed the results only to keep the paper focused.</w:t>
        </w:r>
      </w:ins>
    </w:p>
    <w:p w14:paraId="78EE7577" w14:textId="1F20ABC5" w:rsidR="0095365D" w:rsidDel="00D43EC2" w:rsidRDefault="003D4073" w:rsidP="003D4073">
      <w:pPr>
        <w:pStyle w:val="Paragraph"/>
        <w:rPr>
          <w:del w:id="1362" w:author="Dylan CHEN" w:date="2026-08-04T16:38:00Z" w16du:dateUtc="2026-08-04T08:38:00Z"/>
        </w:rPr>
      </w:pPr>
      <w:del w:id="1363" w:author="Dylan CHEN" w:date="2026-08-04T16:38:00Z" w16du:dateUtc="2026-08-04T08:38:00Z">
        <w:r w:rsidDel="00D43EC2">
          <w:delText xml:space="preserve">We take a different perspective from the reviewer on recognition. We consider recognition is received based on marginal contribution rather than absolute recogiton. Thus, the answers need to have sufficient differentiation from existing answers to be recgotioned. (If not so, when one answer is good enough, all answers after that can receive recognition by copy-pasting.) If there is an AI answer very much comprehensive, it will be difficult for human to generate between answers to recognition. </w:delText>
        </w:r>
      </w:del>
    </w:p>
    <w:p w14:paraId="2FB2897A" w14:textId="62DFE2BC" w:rsidR="003D4073" w:rsidRPr="00522DE1" w:rsidDel="00D43EC2" w:rsidRDefault="003D4073" w:rsidP="00D241ED">
      <w:pPr>
        <w:pStyle w:val="Paragraph"/>
        <w:rPr>
          <w:del w:id="1364" w:author="Dylan CHEN" w:date="2026-08-04T16:38:00Z" w16du:dateUtc="2026-08-04T08:38:00Z"/>
        </w:rPr>
      </w:pPr>
      <w:del w:id="1365" w:author="Dylan CHEN" w:date="2026-08-04T16:38:00Z" w16du:dateUtc="2026-08-04T08:38:00Z">
        <w:r w:rsidDel="00D43EC2">
          <w:delText>[Marginal utitly theory?]</w:delText>
        </w:r>
      </w:del>
    </w:p>
    <w:p w14:paraId="053A135C" w14:textId="77777777" w:rsidR="000D507F" w:rsidRPr="00522DE1" w:rsidRDefault="000D507F" w:rsidP="000D507F">
      <w:pPr>
        <w:spacing w:before="120" w:after="120"/>
        <w:rPr>
          <w:b/>
        </w:rPr>
      </w:pPr>
      <w:r w:rsidRPr="00522DE1">
        <w:t>---------------------------------------------------------------------------------------------------------------------</w:t>
      </w:r>
    </w:p>
    <w:p w14:paraId="5A3C4218" w14:textId="25050A28" w:rsidR="000D507F" w:rsidRPr="00522DE1" w:rsidRDefault="00626D48" w:rsidP="000D507F">
      <w:pPr>
        <w:widowControl w:val="0"/>
        <w:autoSpaceDE w:val="0"/>
        <w:spacing w:before="120" w:after="120"/>
        <w:jc w:val="both"/>
        <w:outlineLvl w:val="0"/>
        <w:rPr>
          <w:rFonts w:eastAsia="SimSun"/>
          <w:b/>
          <w:bCs/>
          <w:kern w:val="2"/>
        </w:rPr>
      </w:pPr>
      <w:ins w:id="1366" w:author="Dylan CHEN" w:date="2026-08-20T22:40:00Z" w16du:dateUtc="2026-08-20T14:40:00Z">
        <w:r>
          <w:rPr>
            <w:rFonts w:eastAsia="SimSun" w:hint="eastAsia"/>
            <w:b/>
            <w:bCs/>
            <w:kern w:val="2"/>
          </w:rPr>
          <w:t>#</w:t>
        </w:r>
      </w:ins>
      <w:r w:rsidR="000D507F" w:rsidRPr="00522DE1">
        <w:rPr>
          <w:rFonts w:eastAsia="SimSun"/>
          <w:b/>
          <w:bCs/>
          <w:kern w:val="2"/>
        </w:rPr>
        <w:t>R2-</w:t>
      </w:r>
      <w:r w:rsidR="00EA56CE" w:rsidRPr="00522DE1">
        <w:rPr>
          <w:rFonts w:eastAsia="SimSun"/>
          <w:b/>
          <w:bCs/>
          <w:kern w:val="2"/>
        </w:rPr>
        <w:t>7</w:t>
      </w:r>
    </w:p>
    <w:p w14:paraId="00D45D39" w14:textId="77777777" w:rsidR="0062056C" w:rsidRPr="00522DE1" w:rsidRDefault="0062056C" w:rsidP="0062056C">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Empirical Analysis</w:t>
      </w:r>
    </w:p>
    <w:p w14:paraId="69C77A5E" w14:textId="3480385E"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R2-7. I raised a concern about the data</w:t>
      </w:r>
      <w:r w:rsidR="00052238">
        <w:rPr>
          <w:rFonts w:eastAsia="SimSun"/>
          <w:i/>
          <w:iCs/>
          <w:kern w:val="2"/>
        </w:rPr>
        <w:t>’</w:t>
      </w:r>
      <w:r w:rsidRPr="00522DE1">
        <w:rPr>
          <w:rFonts w:eastAsia="SimSun"/>
          <w:i/>
          <w:iCs/>
          <w:kern w:val="2"/>
        </w:rPr>
        <w:t xml:space="preserve">s validity because the average number of questions </w:t>
      </w:r>
      <w:r w:rsidRPr="00522DE1">
        <w:rPr>
          <w:rFonts w:eastAsia="SimSun"/>
          <w:i/>
          <w:iCs/>
          <w:kern w:val="2"/>
        </w:rPr>
        <w:lastRenderedPageBreak/>
        <w:t>per day between 2021 and April 2024 is 65, while the experimental period (Sept. 2023 – Feb. 2024) only has 24 questions per day.</w:t>
      </w:r>
    </w:p>
    <w:p w14:paraId="5081A667" w14:textId="5E759FB4"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claimed that </w:t>
      </w:r>
      <w:r w:rsidR="00E71BCF">
        <w:rPr>
          <w:rFonts w:eastAsia="SimSun"/>
          <w:i/>
          <w:iCs/>
          <w:kern w:val="2"/>
        </w:rPr>
        <w:t>“</w:t>
      </w:r>
      <w:r w:rsidRPr="00522DE1">
        <w:rPr>
          <w:rFonts w:eastAsia="SimSun"/>
          <w:i/>
          <w:iCs/>
          <w:kern w:val="2"/>
        </w:rPr>
        <w:t>This difference does not indicate a data validity issue. Rather, it reflects the natural evolution and variation in platform activity over time.</w:t>
      </w:r>
      <w:r w:rsidR="00E71BCF">
        <w:rPr>
          <w:rFonts w:eastAsia="SimSun"/>
          <w:i/>
          <w:iCs/>
          <w:kern w:val="2"/>
        </w:rPr>
        <w:t>”</w:t>
      </w:r>
      <w:r w:rsidRPr="00522DE1">
        <w:rPr>
          <w:rFonts w:eastAsia="SimSun"/>
          <w:i/>
          <w:iCs/>
          <w:kern w:val="2"/>
        </w:rPr>
        <w:t xml:space="preserve"> and the </w:t>
      </w:r>
      <w:r w:rsidR="00E71BCF">
        <w:rPr>
          <w:rFonts w:eastAsia="SimSun"/>
          <w:i/>
          <w:iCs/>
          <w:kern w:val="2"/>
        </w:rPr>
        <w:t>“</w:t>
      </w:r>
      <w:r w:rsidRPr="00522DE1">
        <w:rPr>
          <w:rFonts w:eastAsia="SimSun"/>
          <w:i/>
          <w:iCs/>
          <w:kern w:val="2"/>
        </w:rPr>
        <w:t>observed activity level during our study period reflects the platform</w:t>
      </w:r>
      <w:r w:rsidR="00052238">
        <w:rPr>
          <w:rFonts w:eastAsia="SimSun"/>
          <w:i/>
          <w:iCs/>
          <w:kern w:val="2"/>
        </w:rPr>
        <w:t>’</w:t>
      </w:r>
      <w:r w:rsidRPr="00522DE1">
        <w:rPr>
          <w:rFonts w:eastAsia="SimSun"/>
          <w:i/>
          <w:iCs/>
          <w:kern w:val="2"/>
        </w:rPr>
        <w:t>s actual usage patterns at that time.</w:t>
      </w:r>
      <w:r w:rsidR="00E71BCF">
        <w:rPr>
          <w:rFonts w:eastAsia="SimSun"/>
          <w:i/>
          <w:iCs/>
          <w:kern w:val="2"/>
        </w:rPr>
        <w:t>”</w:t>
      </w:r>
    </w:p>
    <w:p w14:paraId="466390F8" w14:textId="7052BC36" w:rsidR="0015035D"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am still concerned because </w:t>
      </w:r>
      <w:r w:rsidRPr="004F7EBF">
        <w:rPr>
          <w:rFonts w:eastAsia="SimSun"/>
          <w:i/>
          <w:iCs/>
          <w:kern w:val="2"/>
          <w:highlight w:val="yellow"/>
          <w:rPrChange w:id="1367" w:author="Dylan CHEN" w:date="2026-08-05T16:40:00Z" w16du:dateUtc="2026-08-05T08:40:00Z">
            <w:rPr>
              <w:rFonts w:eastAsia="SimSun"/>
              <w:i/>
              <w:iCs/>
              <w:kern w:val="2"/>
            </w:rPr>
          </w:rPrChange>
        </w:rPr>
        <w:t>the authors did not explain in detail the steps they took to verify their data</w:t>
      </w:r>
      <w:r w:rsidRPr="00522DE1">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522DE1">
        <w:rPr>
          <w:rFonts w:eastAsia="SimSun"/>
          <w:i/>
          <w:iCs/>
          <w:kern w:val="2"/>
        </w:rPr>
        <w:t xml:space="preserve"> </w:t>
      </w:r>
    </w:p>
    <w:p w14:paraId="2CA94DED" w14:textId="2B60C5F5" w:rsidR="00F87E01"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w:t>
      </w:r>
      <w:r w:rsidR="00885113" w:rsidRPr="00522DE1">
        <w:rPr>
          <w:rFonts w:eastAsia="SimSun"/>
          <w:b/>
          <w:bCs/>
          <w:i/>
          <w:iCs/>
          <w:kern w:val="2"/>
          <w:u w:val="single"/>
        </w:rPr>
        <w:t>e</w:t>
      </w:r>
    </w:p>
    <w:p w14:paraId="4D5A7099" w14:textId="06BA15C9" w:rsidR="00D43EC2" w:rsidRDefault="00D43EC2" w:rsidP="00D43EC2">
      <w:pPr>
        <w:pStyle w:val="NormalWeb"/>
        <w:rPr>
          <w:ins w:id="1368" w:author="Dylan CHEN" w:date="2026-08-05T16:44:00Z" w16du:dateUtc="2026-08-05T08:44:00Z"/>
        </w:rPr>
      </w:pPr>
      <w:ins w:id="1369" w:author="Dylan CHEN" w:date="2026-08-04T17:10:00Z" w16du:dateUtc="2026-08-04T09:10:00Z">
        <w:r>
          <w:t xml:space="preserve">We thank the reviewer and have taken concrete steps to be more transparent. SegmentFault posts all questions publicly, so we were able to reconstruct the full time series of question volume directly from the platform rather than relying only on aggregate averages. Figure R2-7 plots </w:t>
        </w:r>
        <w:bookmarkStart w:id="1370" w:name="OLE_LINK28"/>
        <w:r>
          <w:t xml:space="preserve">the number of questions </w:t>
        </w:r>
      </w:ins>
      <w:ins w:id="1371" w:author="Dylan CHEN" w:date="2026-08-05T16:45:00Z" w16du:dateUtc="2026-08-05T08:45:00Z">
        <w:r w:rsidR="004F7EBF">
          <w:rPr>
            <w:rFonts w:hint="eastAsia"/>
          </w:rPr>
          <w:t xml:space="preserve">and answers </w:t>
        </w:r>
      </w:ins>
      <w:ins w:id="1372" w:author="Dylan CHEN" w:date="2026-08-04T17:10:00Z" w16du:dateUtc="2026-08-04T09:10:00Z">
        <w:r>
          <w:t xml:space="preserve">per </w:t>
        </w:r>
      </w:ins>
      <w:ins w:id="1373" w:author="Dylan CHEN" w:date="2026-08-05T16:45:00Z" w16du:dateUtc="2026-08-05T08:45:00Z">
        <w:r w:rsidR="004F7EBF">
          <w:rPr>
            <w:rFonts w:hint="eastAsia"/>
          </w:rPr>
          <w:t>day</w:t>
        </w:r>
      </w:ins>
      <w:ins w:id="1374" w:author="Dylan CHEN" w:date="2026-08-04T17:10:00Z" w16du:dateUtc="2026-08-04T09:10:00Z">
        <w:r>
          <w:t xml:space="preserve"> across the platform</w:t>
        </w:r>
      </w:ins>
      <w:r w:rsidR="00052238">
        <w:t>’</w:t>
      </w:r>
      <w:ins w:id="1375" w:author="Dylan CHEN" w:date="2026-08-04T17:10:00Z" w16du:dateUtc="2026-08-04T09:10:00Z">
        <w:r>
          <w:t>s entire history</w:t>
        </w:r>
        <w:bookmarkEnd w:id="1370"/>
        <w:r>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ins>
      <w:r w:rsidR="00052238">
        <w:t>’</w:t>
      </w:r>
      <w:ins w:id="1376" w:author="Dylan CHEN" w:date="2026-08-04T17:10:00Z" w16du:dateUtc="2026-08-04T09:10:00Z">
        <w:r>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declining trend rather than a data quality problem.</w:t>
        </w:r>
      </w:ins>
    </w:p>
    <w:p w14:paraId="4425909C" w14:textId="6C91176D" w:rsidR="004F7EBF" w:rsidRDefault="004F7EBF">
      <w:pPr>
        <w:pStyle w:val="TableFiguretitle"/>
        <w:rPr>
          <w:ins w:id="1377" w:author="Dylan CHEN" w:date="2026-08-05T16:44:00Z" w16du:dateUtc="2026-08-05T08:44:00Z"/>
        </w:rPr>
        <w:pPrChange w:id="1378" w:author="Dylan CHEN" w:date="2026-08-05T16:45:00Z" w16du:dateUtc="2026-08-05T08:45:00Z">
          <w:pPr>
            <w:pStyle w:val="NormalWeb"/>
          </w:pPr>
        </w:pPrChange>
      </w:pPr>
      <w:ins w:id="1379" w:author="Dylan CHEN" w:date="2026-08-05T16:44:00Z" w16du:dateUtc="2026-08-05T08:44:00Z">
        <w:r>
          <w:rPr>
            <w:rFonts w:hint="eastAsia"/>
            <w:noProof/>
          </w:rPr>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14">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ins>
    </w:p>
    <w:p w14:paraId="0AF7012E" w14:textId="27537962" w:rsidR="004F7EBF" w:rsidRPr="004F7EBF" w:rsidRDefault="004F7EBF" w:rsidP="004F7EBF">
      <w:pPr>
        <w:pStyle w:val="TableFiguretitle"/>
        <w:rPr>
          <w:ins w:id="1380" w:author="Dylan CHEN" w:date="2026-08-05T16:45:00Z" w16du:dateUtc="2026-08-05T08:45:00Z"/>
          <w:sz w:val="24"/>
          <w:szCs w:val="24"/>
          <w:rPrChange w:id="1381" w:author="Dylan CHEN" w:date="2026-08-05T16:46:00Z" w16du:dateUtc="2026-08-05T08:46:00Z">
            <w:rPr>
              <w:ins w:id="1382" w:author="Dylan CHEN" w:date="2026-08-05T16:45:00Z" w16du:dateUtc="2026-08-05T08:45:00Z"/>
            </w:rPr>
          </w:rPrChange>
        </w:rPr>
      </w:pPr>
      <w:ins w:id="1383" w:author="Dylan CHEN" w:date="2026-08-05T16:44:00Z" w16du:dateUtc="2026-08-05T08:44:00Z">
        <w:r>
          <w:rPr>
            <w:rFonts w:hint="eastAsia"/>
          </w:rPr>
          <w:t xml:space="preserve">Figure </w:t>
        </w:r>
      </w:ins>
      <w:ins w:id="1384" w:author="Dylan CHEN" w:date="2026-08-05T16:45:00Z" w16du:dateUtc="2026-08-05T08:45:00Z">
        <w:r>
          <w:rPr>
            <w:rFonts w:hint="eastAsia"/>
          </w:rPr>
          <w:t xml:space="preserve">R2-7. </w:t>
        </w:r>
      </w:ins>
      <w:ins w:id="1385" w:author="Dylan CHEN" w:date="2026-08-05T16:46:00Z" w16du:dateUtc="2026-08-05T08:46:00Z">
        <w:r>
          <w:t>The Number of Questions and Answers per Day Across the Platform</w:t>
        </w:r>
      </w:ins>
      <w:r w:rsidR="00052238">
        <w:t>’</w:t>
      </w:r>
      <w:ins w:id="1386" w:author="Dylan CHEN" w:date="2026-08-05T16:46:00Z" w16du:dateUtc="2026-08-05T08:46:00Z">
        <w:r>
          <w:t>s Entire History</w:t>
        </w:r>
      </w:ins>
    </w:p>
    <w:p w14:paraId="20264632" w14:textId="77777777" w:rsidR="004F7EBF" w:rsidRDefault="004F7EBF">
      <w:pPr>
        <w:pStyle w:val="TableFiguretitle"/>
        <w:rPr>
          <w:ins w:id="1387" w:author="Dylan CHEN" w:date="2026-08-04T17:10:00Z" w16du:dateUtc="2026-08-04T09:10:00Z"/>
        </w:rPr>
        <w:pPrChange w:id="1388" w:author="Dylan CHEN" w:date="2026-08-05T16:45:00Z" w16du:dateUtc="2026-08-05T08:45:00Z">
          <w:pPr>
            <w:pStyle w:val="NormalWeb"/>
          </w:pPr>
        </w:pPrChange>
      </w:pPr>
    </w:p>
    <w:p w14:paraId="6DE63575" w14:textId="45A48DA4" w:rsidR="00D43EC2" w:rsidRPr="00522DE1" w:rsidRDefault="003D4073" w:rsidP="004F7EBF">
      <w:pPr>
        <w:pStyle w:val="Paragraph"/>
      </w:pPr>
      <w:del w:id="1389" w:author="Dylan CHEN" w:date="2026-08-04T17:10:00Z" w16du:dateUtc="2026-08-04T09:10:00Z">
        <w:r w:rsidDel="00D43EC2">
          <w:lastRenderedPageBreak/>
          <w:delText>The platform post all questions, we make a post of # of questions along with time.</w:delText>
        </w:r>
      </w:del>
      <w:ins w:id="1390" w:author="Dylan CHEN" w:date="2026-08-04T17:09:00Z" w16du:dateUtc="2026-08-04T09:09:00Z">
        <w:r w:rsidR="00D43EC2" w:rsidRPr="00D43EC2">
          <w:t xml:space="preserve">This declining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w:t>
        </w:r>
        <w:r w:rsidR="00D43EC2">
          <w:rPr>
            <w:rFonts w:hint="eastAsia"/>
          </w:rPr>
          <w:t xml:space="preserve">question timing FE or </w:t>
        </w:r>
        <w:r w:rsidR="00D43EC2" w:rsidRPr="00D43EC2">
          <w:t xml:space="preserve">a cubic polynomial of question age, which absorbs smooth time trends within the window. </w:t>
        </w:r>
      </w:ins>
    </w:p>
    <w:p w14:paraId="541919A5" w14:textId="77777777" w:rsidR="00F61EA5" w:rsidRPr="00522DE1" w:rsidRDefault="00F61EA5" w:rsidP="00F61EA5">
      <w:pPr>
        <w:spacing w:before="120" w:after="120"/>
        <w:rPr>
          <w:b/>
        </w:rPr>
      </w:pPr>
      <w:r w:rsidRPr="00522DE1">
        <w:t>---------------------------------------------------------------------------------------------------------------------</w:t>
      </w:r>
    </w:p>
    <w:p w14:paraId="5B61EA0E" w14:textId="2D612D72" w:rsidR="00DE1230" w:rsidRPr="00522DE1" w:rsidRDefault="000B59FA" w:rsidP="00DE1230">
      <w:pPr>
        <w:widowControl w:val="0"/>
        <w:autoSpaceDE w:val="0"/>
        <w:spacing w:before="120" w:after="120"/>
        <w:jc w:val="both"/>
        <w:outlineLvl w:val="0"/>
        <w:rPr>
          <w:rFonts w:eastAsia="SimSun"/>
          <w:b/>
          <w:bCs/>
          <w:kern w:val="2"/>
        </w:rPr>
      </w:pPr>
      <w:ins w:id="1391" w:author="Dylan CHEN" w:date="2026-08-20T16:04:00Z" w16du:dateUtc="2026-08-20T08:04:00Z">
        <w:r>
          <w:rPr>
            <w:rFonts w:eastAsia="SimSun" w:hint="eastAsia"/>
            <w:b/>
            <w:bCs/>
            <w:kern w:val="2"/>
          </w:rPr>
          <w:t>#</w:t>
        </w:r>
      </w:ins>
      <w:ins w:id="1392" w:author="Xin Li" w:date="2026-03-28T07:52:00Z" w16du:dateUtc="2026-03-27T23:52:00Z">
        <w:r w:rsidR="005E6416">
          <w:rPr>
            <w:rFonts w:eastAsia="SimSun"/>
            <w:b/>
            <w:bCs/>
            <w:kern w:val="2"/>
          </w:rPr>
          <w:t>*</w:t>
        </w:r>
      </w:ins>
      <w:r w:rsidR="00DE1230" w:rsidRPr="00522DE1">
        <w:rPr>
          <w:rFonts w:eastAsia="SimSun"/>
          <w:b/>
          <w:bCs/>
          <w:kern w:val="2"/>
        </w:rPr>
        <w:t>R2-</w:t>
      </w:r>
      <w:r w:rsidR="001535FF" w:rsidRPr="00522DE1">
        <w:rPr>
          <w:rFonts w:eastAsia="SimSun"/>
          <w:b/>
          <w:bCs/>
          <w:kern w:val="2"/>
        </w:rPr>
        <w:t>8</w:t>
      </w:r>
    </w:p>
    <w:p w14:paraId="5F2528BB" w14:textId="77777777"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522DE1" w:rsidRDefault="00E71BCF" w:rsidP="0062056C">
      <w:pPr>
        <w:widowControl w:val="0"/>
        <w:autoSpaceDE w:val="0"/>
        <w:autoSpaceDN w:val="0"/>
        <w:adjustRightInd w:val="0"/>
        <w:spacing w:before="120" w:after="120"/>
        <w:ind w:leftChars="200" w:left="480"/>
        <w:jc w:val="both"/>
        <w:rPr>
          <w:rFonts w:eastAsia="SimSun"/>
          <w:i/>
          <w:iCs/>
          <w:kern w:val="2"/>
        </w:rPr>
      </w:pPr>
      <w:r>
        <w:rPr>
          <w:rFonts w:eastAsia="SimSun"/>
          <w:i/>
          <w:iCs/>
          <w:kern w:val="2"/>
        </w:rPr>
        <w:t>“</w:t>
      </w:r>
      <w:r w:rsidR="0062056C" w:rsidRPr="00522DE1">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Pr>
          <w:rFonts w:eastAsia="SimSun"/>
          <w:i/>
          <w:iCs/>
          <w:kern w:val="2"/>
        </w:rPr>
        <w:t>”</w:t>
      </w:r>
    </w:p>
    <w:p w14:paraId="257AAB2F" w14:textId="77777777" w:rsidR="00E272B6"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two inconsistencies. First, there are only 1,766 questions in the treatment group instead of 3,613. </w:t>
      </w:r>
    </w:p>
    <w:p w14:paraId="55C78ED5" w14:textId="3B5E233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also read carefully about the revised section (section 6.3.2.2), highlighted by the authors. I found my concerns were not addressed. The authors just rephrased the above-quoted paragraph by removing the numbers and avoiding disclosing the number of questions in the top 25% and bottom 25% subsamples in the analysis. It is concerning.</w:t>
      </w:r>
    </w:p>
    <w:p w14:paraId="214E6424" w14:textId="4EDE2E8E" w:rsidR="00DE1230"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For my first concern, it can be a mistake on the authors</w:t>
      </w:r>
      <w:r w:rsidR="00052238">
        <w:rPr>
          <w:rFonts w:eastAsia="SimSun"/>
          <w:i/>
          <w:iCs/>
          <w:kern w:val="2"/>
        </w:rPr>
        <w:t>’</w:t>
      </w:r>
      <w:r w:rsidRPr="00522DE1">
        <w:rPr>
          <w:rFonts w:eastAsia="SimSun"/>
          <w:i/>
          <w:iCs/>
          <w:kern w:val="2"/>
        </w:rPr>
        <w:t xml:space="preserve"> side in treating the 3,613 questions as treated questions. But the authors need to </w:t>
      </w:r>
      <w:r w:rsidRPr="004F7EBF">
        <w:rPr>
          <w:rFonts w:eastAsia="SimSun"/>
          <w:i/>
          <w:iCs/>
          <w:kern w:val="2"/>
          <w:highlight w:val="yellow"/>
          <w:rPrChange w:id="1393" w:author="Dylan CHEN" w:date="2026-08-05T16:48:00Z" w16du:dateUtc="2026-08-05T08:48:00Z">
            <w:rPr>
              <w:rFonts w:eastAsia="SimSun"/>
              <w:i/>
              <w:iCs/>
              <w:kern w:val="2"/>
            </w:rPr>
          </w:rPrChange>
        </w:rPr>
        <w:t>respond to the comment and point out how they address it</w:t>
      </w:r>
      <w:r w:rsidRPr="00522DE1">
        <w:rPr>
          <w:rFonts w:eastAsia="SimSun"/>
          <w:i/>
          <w:iCs/>
          <w:kern w:val="2"/>
        </w:rPr>
        <w:t xml:space="preserve">. </w:t>
      </w:r>
      <w:r w:rsidRPr="004F7EBF">
        <w:rPr>
          <w:rFonts w:eastAsia="SimSun"/>
          <w:i/>
          <w:iCs/>
          <w:kern w:val="2"/>
          <w:highlight w:val="yellow"/>
          <w:rPrChange w:id="1394" w:author="Dylan CHEN" w:date="2026-08-05T16:47:00Z" w16du:dateUtc="2026-08-05T08:47:00Z">
            <w:rPr>
              <w:rFonts w:eastAsia="SimSun"/>
              <w:i/>
              <w:iCs/>
              <w:kern w:val="2"/>
            </w:rPr>
          </w:rPrChange>
        </w:rPr>
        <w:t>For my second concern, the authors need to put the real number of treated questions in each subsample</w:t>
      </w:r>
      <w:r w:rsidRPr="00522DE1">
        <w:rPr>
          <w:rFonts w:eastAsia="SimSun"/>
          <w:i/>
          <w:iCs/>
          <w:kern w:val="2"/>
        </w:rPr>
        <w:t>.</w:t>
      </w:r>
    </w:p>
    <w:p w14:paraId="57646EA7" w14:textId="77777777" w:rsidR="00DE1230" w:rsidRPr="00522DE1" w:rsidRDefault="00DE1230" w:rsidP="00DE1230">
      <w:pPr>
        <w:widowControl w:val="0"/>
        <w:autoSpaceDE w:val="0"/>
        <w:autoSpaceDN w:val="0"/>
        <w:adjustRightInd w:val="0"/>
        <w:spacing w:before="120" w:after="120"/>
        <w:jc w:val="both"/>
      </w:pPr>
      <w:r w:rsidRPr="00522DE1">
        <w:rPr>
          <w:rFonts w:eastAsia="SimSun"/>
          <w:b/>
          <w:bCs/>
          <w:i/>
          <w:iCs/>
          <w:kern w:val="2"/>
          <w:u w:val="single"/>
        </w:rPr>
        <w:t>Response</w:t>
      </w:r>
    </w:p>
    <w:p w14:paraId="287F1DE9" w14:textId="22FDCEBE" w:rsidR="00D321AE" w:rsidRDefault="00A30B99" w:rsidP="004F7EBF">
      <w:pPr>
        <w:pStyle w:val="Paragraph"/>
      </w:pPr>
      <w:r>
        <w:t xml:space="preserve">We apologize for the </w:t>
      </w:r>
      <w:r w:rsidR="00D321AE">
        <w:t>typos and mistakes</w:t>
      </w:r>
      <w:r>
        <w:t xml:space="preserve"> in our previous response.</w:t>
      </w:r>
      <w:r w:rsidR="00E272B6">
        <w:t xml:space="preserve"> </w:t>
      </w:r>
    </w:p>
    <w:p w14:paraId="7B3D7002" w14:textId="7453AC4C" w:rsidR="00A30B99" w:rsidRPr="00D321AE" w:rsidRDefault="00A30B99" w:rsidP="004F7EBF">
      <w:pPr>
        <w:pStyle w:val="Paragraph"/>
      </w:pPr>
      <w:r>
        <w:t>Th</w:t>
      </w:r>
      <w:r w:rsidR="00D321AE">
        <w:t xml:space="preserve">e treatment group size </w:t>
      </w:r>
      <w:r>
        <w:t xml:space="preserve">was a </w:t>
      </w:r>
      <w:r>
        <w:rPr>
          <w:rFonts w:hint="eastAsia"/>
        </w:rPr>
        <w:t>typo</w:t>
      </w:r>
      <w:r w:rsidR="00730942">
        <w:t xml:space="preserve"> in the letter</w:t>
      </w:r>
      <w:r>
        <w:t xml:space="preserve">. </w:t>
      </w:r>
      <w:r w:rsidR="00730942">
        <w:t>As reported in Sectio</w:t>
      </w:r>
      <w:ins w:id="1395" w:author="Dylan CHEN" w:date="2026-08-05T16:46:00Z" w16du:dateUtc="2026-08-05T08:46:00Z">
        <w:r w:rsidR="004F7EBF">
          <w:rPr>
            <w:rFonts w:hint="eastAsia"/>
          </w:rPr>
          <w:t>n</w:t>
        </w:r>
      </w:ins>
      <w:r w:rsidR="00730942">
        <w:t xml:space="preserve"> 4.2, t</w:t>
      </w:r>
      <w:r>
        <w:t>he treatment group contains 1,766 questions; 3,613 is the total across both treatment and control groups. This was purely a reporting error</w:t>
      </w:r>
      <w:r w:rsidR="00730942">
        <w:t xml:space="preserve"> in the letter</w:t>
      </w:r>
      <w:r>
        <w:t xml:space="preserve">; </w:t>
      </w:r>
      <w:r w:rsidRPr="00D321AE">
        <w:t xml:space="preserve">all statistical analyses were conducted on the correct samples. </w:t>
      </w:r>
    </w:p>
    <w:p w14:paraId="0B0B56EA" w14:textId="5FD114A3" w:rsidR="00E272B6" w:rsidRDefault="00D321AE" w:rsidP="004F7EBF">
      <w:pPr>
        <w:pStyle w:val="Paragraph"/>
      </w:pPr>
      <w:r>
        <w:t>T</w:t>
      </w:r>
      <w:r w:rsidR="006B60BE" w:rsidRPr="006B60BE">
        <w:t xml:space="preserve">he </w:t>
      </w:r>
      <w:r>
        <w:t>number</w:t>
      </w:r>
      <w:r>
        <w:rPr>
          <w:rFonts w:hint="eastAsia"/>
        </w:rPr>
        <w:t xml:space="preserve"> </w:t>
      </w:r>
      <w:r w:rsidR="00E71BCF">
        <w:t>“</w:t>
      </w:r>
      <w:r w:rsidR="006B60BE" w:rsidRPr="006B60BE">
        <w:t>993</w:t>
      </w:r>
      <w:r w:rsidR="00E71BCF">
        <w:t>”</w:t>
      </w:r>
      <w:r w:rsidR="006B60BE" w:rsidRPr="006B60BE">
        <w:t xml:space="preserve"> </w:t>
      </w:r>
      <w:r>
        <w:t>was also a report</w:t>
      </w:r>
      <w:ins w:id="1396" w:author="Dylan CHEN" w:date="2026-08-05T16:46:00Z" w16du:dateUtc="2026-08-05T08:46:00Z">
        <w:r w:rsidR="004F7EBF">
          <w:rPr>
            <w:rFonts w:hint="eastAsia"/>
          </w:rPr>
          <w:t>ing</w:t>
        </w:r>
      </w:ins>
      <w:r>
        <w:t xml:space="preserve"> error </w:t>
      </w:r>
      <w:del w:id="1397" w:author="Dylan CHEN" w:date="2026-08-05T16:47:00Z" w16du:dateUtc="2026-08-05T08:47:00Z">
        <w:r w:rsidDel="004F7EBF">
          <w:rPr>
            <w:rFonts w:hint="eastAsia"/>
          </w:rPr>
          <w:delText>of</w:delText>
        </w:r>
      </w:del>
      <w:ins w:id="1398" w:author="Dylan CHEN" w:date="2026-08-05T16:47:00Z" w16du:dateUtc="2026-08-05T08:47:00Z">
        <w:r w:rsidR="004F7EBF">
          <w:rPr>
            <w:rFonts w:hint="eastAsia"/>
          </w:rPr>
          <w:t>due to a</w:t>
        </w:r>
      </w:ins>
      <w:r>
        <w:t xml:space="preserve"> typo. T</w:t>
      </w:r>
      <w:r w:rsidR="006B60BE" w:rsidRPr="006B60BE">
        <w:t xml:space="preserve">he actual statistical analyses were conducted </w:t>
      </w:r>
      <w:r>
        <w:t xml:space="preserve">on </w:t>
      </w:r>
      <w:r w:rsidR="006B60BE" w:rsidRPr="006B60BE">
        <w:t>correct subsamples</w:t>
      </w:r>
      <w:r w:rsidR="005E6416">
        <w:t xml:space="preserve">, with </w:t>
      </w:r>
      <w:ins w:id="1399" w:author="Dylan CHEN" w:date="2026-08-05T16:47:00Z" w16du:dateUtc="2026-08-05T08:47:00Z">
        <w:r w:rsidR="004F7EBF">
          <w:rPr>
            <w:rFonts w:hint="eastAsia"/>
          </w:rPr>
          <w:t xml:space="preserve">a </w:t>
        </w:r>
      </w:ins>
      <w:r w:rsidR="005E6416">
        <w:t>h</w:t>
      </w:r>
      <w:r w:rsidR="00E272B6">
        <w:t>igh-quality first answer subsample (top 25%): N = 1,697</w:t>
      </w:r>
      <w:r w:rsidR="00094A1A">
        <w:rPr>
          <w:rFonts w:hint="eastAsia"/>
        </w:rPr>
        <w:t>;</w:t>
      </w:r>
      <w:r w:rsidR="00E272B6">
        <w:t xml:space="preserve"> </w:t>
      </w:r>
      <w:ins w:id="1400" w:author="Dylan CHEN" w:date="2026-08-05T16:47:00Z" w16du:dateUtc="2026-08-05T08:47:00Z">
        <w:r w:rsidR="004F7EBF">
          <w:rPr>
            <w:rFonts w:hint="eastAsia"/>
          </w:rPr>
          <w:t>and with a l</w:t>
        </w:r>
      </w:ins>
      <w:del w:id="1401" w:author="Dylan CHEN" w:date="2026-08-05T16:47:00Z" w16du:dateUtc="2026-08-05T08:47:00Z">
        <w:r w:rsidR="00E272B6" w:rsidDel="004F7EBF">
          <w:delText>L</w:delText>
        </w:r>
      </w:del>
      <w:r w:rsidR="00E272B6">
        <w:t>ow-quality first answer subsample (bottom 25%): N = 1,945</w:t>
      </w:r>
      <w:r w:rsidR="005E6416">
        <w:t>.</w:t>
      </w:r>
    </w:p>
    <w:p w14:paraId="23507069" w14:textId="4E491412" w:rsidR="005E6416" w:rsidDel="000B59FA" w:rsidRDefault="005E6416" w:rsidP="004F7EBF">
      <w:pPr>
        <w:pStyle w:val="Paragraph"/>
        <w:rPr>
          <w:del w:id="1402" w:author="Dylan CHEN" w:date="2026-08-20T16:01:00Z" w16du:dateUtc="2026-08-20T08:01:00Z"/>
        </w:rPr>
      </w:pPr>
      <w:del w:id="1403" w:author="Dylan CHEN" w:date="2026-08-20T16:01:00Z" w16du:dateUtc="2026-08-20T08:01:00Z">
        <w:r w:rsidDel="000B59FA">
          <w:delText>We reported t</w:delText>
        </w:r>
        <w:r w:rsidR="00A30B99" w:rsidDel="000B59FA">
          <w:delText xml:space="preserve">he </w:delText>
        </w:r>
        <w:r w:rsidR="007A1562" w:rsidDel="000B59FA">
          <w:delText xml:space="preserve">sample size </w:delText>
        </w:r>
      </w:del>
      <w:del w:id="1404" w:author="Dylan CHEN" w:date="2026-08-05T16:49:00Z" w16du:dateUtc="2026-08-05T08:49:00Z">
        <w:r w:rsidR="00A30B99" w:rsidDel="004F7EBF">
          <w:rPr>
            <w:rFonts w:hint="eastAsia"/>
          </w:rPr>
          <w:delText xml:space="preserve">in </w:delText>
        </w:r>
        <w:r w:rsidR="00A30B99" w:rsidDel="004F7EBF">
          <w:delText>Online Appendix C (“Overview of Main Analyses: Sample Sizes and Selection Criteria”)</w:delText>
        </w:r>
        <w:r w:rsidR="003650CE" w:rsidDel="004F7EBF">
          <w:delText xml:space="preserve"> </w:delText>
        </w:r>
      </w:del>
      <w:del w:id="1405" w:author="Dylan CHEN" w:date="2026-08-20T16:01:00Z" w16du:dateUtc="2026-08-20T08:01:00Z">
        <w:r w:rsidR="003650CE" w:rsidDel="000B59FA">
          <w:delText>as shown below</w:delText>
        </w:r>
        <w:r w:rsidR="00E272B6" w:rsidDel="000B59FA">
          <w:delText xml:space="preserve">. </w:delText>
        </w:r>
      </w:del>
      <w:del w:id="1406" w:author="Dylan CHEN" w:date="2026-08-05T16:50:00Z" w16du:dateUtc="2026-08-05T08:50:00Z">
        <w:r w:rsidR="00E272B6" w:rsidDel="004F7EBF">
          <w:delText>In</w:delText>
        </w:r>
      </w:del>
      <w:del w:id="1407" w:author="Dylan CHEN" w:date="2026-08-05T16:49:00Z" w16du:dateUtc="2026-08-05T08:49:00Z">
        <w:r w:rsidR="00E272B6" w:rsidDel="004F7EBF">
          <w:delText xml:space="preserve"> the revision, we further clarify these numbers in the main text of Section 6.3.2.</w:delText>
        </w:r>
        <w:r w:rsidR="00E272B6" w:rsidDel="004F7EBF">
          <w:rPr>
            <w:rFonts w:hint="eastAsia"/>
          </w:rPr>
          <w:delText>3</w:delText>
        </w:r>
        <w:r w:rsidR="00E272B6" w:rsidDel="004F7EBF">
          <w:delText xml:space="preserve">. </w:delText>
        </w:r>
      </w:del>
      <w:del w:id="1408" w:author="Dylan CHEN" w:date="2026-08-20T16:01:00Z" w16du:dateUtc="2026-08-20T08:01:00Z">
        <w:r w:rsidDel="000B59FA">
          <w:delText>We hope this fully addresses the reviewer</w:delText>
        </w:r>
        <w:r w:rsidR="00052238" w:rsidDel="000B59FA">
          <w:delText>’</w:delText>
        </w:r>
        <w:r w:rsidDel="000B59FA">
          <w:delText>s concerns.</w:delText>
        </w:r>
      </w:del>
    </w:p>
    <w:p w14:paraId="24829497" w14:textId="2B857ED3" w:rsidR="007A1562" w:rsidRPr="00171E1E" w:rsidDel="000B59FA" w:rsidRDefault="007A1562" w:rsidP="007A1562">
      <w:pPr>
        <w:pStyle w:val="TableFiguretitle"/>
        <w:rPr>
          <w:del w:id="1409" w:author="Dylan CHEN" w:date="2026-08-20T16:01:00Z" w16du:dateUtc="2026-08-20T08:01:00Z"/>
        </w:rPr>
      </w:pPr>
      <w:del w:id="1410" w:author="Dylan CHEN" w:date="2026-08-20T16:01:00Z" w16du:dateUtc="2026-08-20T08:01:00Z">
        <w:r w:rsidRPr="009C7CE9" w:rsidDel="000B59FA">
          <w:delText>Table</w:delText>
        </w:r>
        <w:r w:rsidDel="000B59FA">
          <w:rPr>
            <w:rFonts w:hint="eastAsia"/>
          </w:rPr>
          <w:delText xml:space="preserve"> C. </w:delText>
        </w:r>
        <w:r w:rsidDel="000B59FA">
          <w:delText>Overview of Main Analyses: Sample Sizes and Selection Criteria</w:delText>
        </w:r>
      </w:del>
    </w:p>
    <w:tbl>
      <w:tblPr>
        <w:tblW w:w="0" w:type="auto"/>
        <w:jc w:val="center"/>
        <w:tblCellMar>
          <w:left w:w="14" w:type="dxa"/>
          <w:right w:w="14" w:type="dxa"/>
        </w:tblCellMar>
        <w:tblLook w:val="04A0" w:firstRow="1" w:lastRow="0" w:firstColumn="1" w:lastColumn="0" w:noHBand="0" w:noVBand="1"/>
      </w:tblPr>
      <w:tblGrid>
        <w:gridCol w:w="1073"/>
        <w:gridCol w:w="1762"/>
        <w:gridCol w:w="2826"/>
        <w:gridCol w:w="3699"/>
      </w:tblGrid>
      <w:tr w:rsidR="00CB28C2" w:rsidRPr="00434354" w:rsidDel="000B59FA" w14:paraId="4E791E48" w14:textId="07E4B3DB" w:rsidTr="003650CE">
        <w:trPr>
          <w:jc w:val="center"/>
          <w:del w:id="1411" w:author="Dylan CHEN" w:date="2026-08-20T16:01:00Z"/>
        </w:trPr>
        <w:tc>
          <w:tcPr>
            <w:tcW w:w="0" w:type="auto"/>
            <w:tcBorders>
              <w:top w:val="single" w:sz="4" w:space="0" w:color="auto"/>
              <w:left w:val="nil"/>
              <w:bottom w:val="single" w:sz="4" w:space="0" w:color="auto"/>
              <w:right w:val="nil"/>
            </w:tcBorders>
            <w:noWrap/>
            <w:hideMark/>
          </w:tcPr>
          <w:p w14:paraId="408B1C3A" w14:textId="4C892080" w:rsidR="007A1562" w:rsidRPr="007506B0" w:rsidDel="000B59FA" w:rsidRDefault="007A1562" w:rsidP="00150A21">
            <w:pPr>
              <w:rPr>
                <w:del w:id="1412" w:author="Dylan CHEN" w:date="2026-08-20T16:01:00Z" w16du:dateUtc="2026-08-20T08:01:00Z"/>
                <w:color w:val="000000"/>
                <w:sz w:val="18"/>
                <w:szCs w:val="18"/>
              </w:rPr>
            </w:pPr>
            <w:del w:id="1413" w:author="Dylan CHEN" w:date="2026-08-20T16:01:00Z" w16du:dateUtc="2026-08-20T08:01:00Z">
              <w:r w:rsidRPr="007506B0" w:rsidDel="000B59FA">
                <w:rPr>
                  <w:color w:val="000000"/>
                  <w:sz w:val="18"/>
                  <w:szCs w:val="18"/>
                </w:rPr>
                <w:delText>Table Number</w:delText>
              </w:r>
            </w:del>
          </w:p>
        </w:tc>
        <w:tc>
          <w:tcPr>
            <w:tcW w:w="0" w:type="auto"/>
            <w:gridSpan w:val="2"/>
            <w:tcBorders>
              <w:top w:val="single" w:sz="4" w:space="0" w:color="auto"/>
              <w:left w:val="nil"/>
              <w:bottom w:val="single" w:sz="4" w:space="0" w:color="auto"/>
              <w:right w:val="nil"/>
            </w:tcBorders>
            <w:hideMark/>
          </w:tcPr>
          <w:p w14:paraId="33C6BFD4" w14:textId="6DAF46D3" w:rsidR="007A1562" w:rsidRPr="007506B0" w:rsidDel="000B59FA" w:rsidRDefault="007A1562" w:rsidP="00150A21">
            <w:pPr>
              <w:jc w:val="center"/>
              <w:rPr>
                <w:del w:id="1414" w:author="Dylan CHEN" w:date="2026-08-20T16:01:00Z" w16du:dateUtc="2026-08-20T08:01:00Z"/>
                <w:color w:val="000000"/>
                <w:sz w:val="18"/>
                <w:szCs w:val="18"/>
              </w:rPr>
            </w:pPr>
            <w:del w:id="1415" w:author="Dylan CHEN" w:date="2026-08-20T16:01:00Z" w16du:dateUtc="2026-08-20T08:01:00Z">
              <w:r w:rsidRPr="007506B0" w:rsidDel="000B59FA">
                <w:rPr>
                  <w:color w:val="000000"/>
                  <w:sz w:val="18"/>
                  <w:szCs w:val="18"/>
                </w:rPr>
                <w:delText>Analysis</w:delText>
              </w:r>
            </w:del>
          </w:p>
        </w:tc>
        <w:tc>
          <w:tcPr>
            <w:tcW w:w="0" w:type="auto"/>
            <w:tcBorders>
              <w:top w:val="single" w:sz="4" w:space="0" w:color="auto"/>
              <w:left w:val="nil"/>
              <w:bottom w:val="single" w:sz="4" w:space="0" w:color="auto"/>
              <w:right w:val="nil"/>
            </w:tcBorders>
            <w:hideMark/>
          </w:tcPr>
          <w:p w14:paraId="6AB9EAED" w14:textId="556E69FB" w:rsidR="007A1562" w:rsidRPr="007506B0" w:rsidDel="000B59FA" w:rsidRDefault="007A1562" w:rsidP="00150A21">
            <w:pPr>
              <w:jc w:val="center"/>
              <w:rPr>
                <w:del w:id="1416" w:author="Dylan CHEN" w:date="2026-08-20T16:01:00Z" w16du:dateUtc="2026-08-20T08:01:00Z"/>
                <w:color w:val="000000"/>
                <w:sz w:val="18"/>
                <w:szCs w:val="18"/>
              </w:rPr>
            </w:pPr>
            <w:del w:id="1417" w:author="Dylan CHEN" w:date="2026-08-20T16:01:00Z" w16du:dateUtc="2026-08-20T08:01:00Z">
              <w:r w:rsidRPr="007506B0" w:rsidDel="000B59FA">
                <w:rPr>
                  <w:color w:val="000000"/>
                  <w:sz w:val="18"/>
                  <w:szCs w:val="18"/>
                </w:rPr>
                <w:delText>sample</w:delText>
              </w:r>
            </w:del>
          </w:p>
        </w:tc>
      </w:tr>
      <w:tr w:rsidR="00CB28C2" w:rsidRPr="00434354" w:rsidDel="000B59FA" w14:paraId="50290E45" w14:textId="48F078D0" w:rsidTr="003650CE">
        <w:trPr>
          <w:jc w:val="center"/>
          <w:del w:id="1418" w:author="Dylan CHEN" w:date="2026-08-20T16:01:00Z"/>
        </w:trPr>
        <w:tc>
          <w:tcPr>
            <w:tcW w:w="0" w:type="auto"/>
            <w:tcBorders>
              <w:top w:val="nil"/>
              <w:left w:val="nil"/>
              <w:bottom w:val="nil"/>
              <w:right w:val="nil"/>
            </w:tcBorders>
            <w:noWrap/>
            <w:hideMark/>
          </w:tcPr>
          <w:p w14:paraId="178B7EE9" w14:textId="517504D1" w:rsidR="007A1562" w:rsidRPr="007506B0" w:rsidDel="000B59FA" w:rsidRDefault="007A1562" w:rsidP="00150A21">
            <w:pPr>
              <w:rPr>
                <w:del w:id="1419" w:author="Dylan CHEN" w:date="2026-08-20T16:01:00Z" w16du:dateUtc="2026-08-20T08:01:00Z"/>
                <w:color w:val="000000"/>
                <w:sz w:val="18"/>
                <w:szCs w:val="18"/>
              </w:rPr>
            </w:pPr>
            <w:del w:id="1420" w:author="Dylan CHEN" w:date="2026-08-20T16:01:00Z" w16du:dateUtc="2026-08-20T08:01:00Z">
              <w:r w:rsidRPr="007506B0" w:rsidDel="000B59FA">
                <w:rPr>
                  <w:color w:val="000000"/>
                  <w:sz w:val="18"/>
                  <w:szCs w:val="18"/>
                </w:rPr>
                <w:delText>Table 3</w:delText>
              </w:r>
            </w:del>
          </w:p>
        </w:tc>
        <w:tc>
          <w:tcPr>
            <w:tcW w:w="0" w:type="auto"/>
            <w:gridSpan w:val="2"/>
            <w:tcBorders>
              <w:top w:val="nil"/>
              <w:left w:val="nil"/>
              <w:bottom w:val="nil"/>
              <w:right w:val="nil"/>
            </w:tcBorders>
            <w:hideMark/>
          </w:tcPr>
          <w:p w14:paraId="5D906073" w14:textId="5C4C80CE" w:rsidR="007A1562" w:rsidRPr="007506B0" w:rsidDel="000B59FA" w:rsidRDefault="007A1562" w:rsidP="00150A21">
            <w:pPr>
              <w:jc w:val="center"/>
              <w:rPr>
                <w:del w:id="1421" w:author="Dylan CHEN" w:date="2026-08-20T16:01:00Z" w16du:dateUtc="2026-08-20T08:01:00Z"/>
                <w:color w:val="000000"/>
                <w:sz w:val="18"/>
                <w:szCs w:val="18"/>
              </w:rPr>
            </w:pPr>
            <w:del w:id="1422" w:author="Dylan CHEN" w:date="2026-08-20T16:01:00Z" w16du:dateUtc="2026-08-20T08:01:00Z">
              <w:r w:rsidRPr="007506B0" w:rsidDel="000B59FA">
                <w:rPr>
                  <w:color w:val="000000"/>
                  <w:sz w:val="18"/>
                  <w:szCs w:val="18"/>
                </w:rPr>
                <w:delText>Main Results</w:delText>
              </w:r>
            </w:del>
          </w:p>
        </w:tc>
        <w:tc>
          <w:tcPr>
            <w:tcW w:w="0" w:type="auto"/>
            <w:tcBorders>
              <w:top w:val="nil"/>
              <w:left w:val="nil"/>
              <w:bottom w:val="nil"/>
              <w:right w:val="nil"/>
            </w:tcBorders>
            <w:hideMark/>
          </w:tcPr>
          <w:p w14:paraId="06D0F146" w14:textId="6E1C2626" w:rsidR="007A1562" w:rsidRPr="007506B0" w:rsidDel="000B59FA" w:rsidRDefault="007A1562" w:rsidP="00150A21">
            <w:pPr>
              <w:rPr>
                <w:del w:id="1423" w:author="Dylan CHEN" w:date="2026-08-20T16:01:00Z" w16du:dateUtc="2026-08-20T08:01:00Z"/>
                <w:color w:val="000000"/>
                <w:sz w:val="18"/>
                <w:szCs w:val="18"/>
              </w:rPr>
            </w:pPr>
            <w:del w:id="1424" w:author="Dylan CHEN" w:date="2026-08-20T16:01:00Z" w16du:dateUtc="2026-08-20T08:01:00Z">
              <w:r w:rsidRPr="007506B0" w:rsidDel="000B59FA">
                <w:rPr>
                  <w:color w:val="000000"/>
                  <w:sz w:val="18"/>
                  <w:szCs w:val="18"/>
                </w:rPr>
                <w:delText>Columns 1-3: all questions (N = 3,613)</w:delText>
              </w:r>
              <w:r w:rsidRPr="007506B0" w:rsidDel="000B59FA">
                <w:rPr>
                  <w:color w:val="000000"/>
                  <w:sz w:val="18"/>
                  <w:szCs w:val="18"/>
                </w:rPr>
                <w:br/>
                <w:delText>Columns 4-6: all answers (N = 4,670)</w:delText>
              </w:r>
            </w:del>
          </w:p>
        </w:tc>
      </w:tr>
      <w:tr w:rsidR="00CB28C2" w:rsidRPr="00434354" w:rsidDel="000B59FA" w14:paraId="07947C85" w14:textId="5EDA876F" w:rsidTr="003650CE">
        <w:trPr>
          <w:jc w:val="center"/>
          <w:del w:id="1425" w:author="Dylan CHEN" w:date="2026-08-20T16:01:00Z"/>
        </w:trPr>
        <w:tc>
          <w:tcPr>
            <w:tcW w:w="0" w:type="auto"/>
            <w:tcBorders>
              <w:top w:val="nil"/>
              <w:left w:val="nil"/>
              <w:bottom w:val="nil"/>
              <w:right w:val="nil"/>
            </w:tcBorders>
            <w:noWrap/>
            <w:hideMark/>
          </w:tcPr>
          <w:p w14:paraId="52154BED" w14:textId="65A7AF34" w:rsidR="007A1562" w:rsidRPr="007506B0" w:rsidDel="000B59FA" w:rsidRDefault="007A1562" w:rsidP="00150A21">
            <w:pPr>
              <w:rPr>
                <w:del w:id="1426" w:author="Dylan CHEN" w:date="2026-08-20T16:01:00Z" w16du:dateUtc="2026-08-20T08:01:00Z"/>
                <w:color w:val="000000"/>
                <w:sz w:val="18"/>
                <w:szCs w:val="18"/>
              </w:rPr>
            </w:pPr>
            <w:del w:id="1427" w:author="Dylan CHEN" w:date="2026-08-20T16:01:00Z" w16du:dateUtc="2026-08-20T08:01:00Z">
              <w:r w:rsidRPr="007506B0" w:rsidDel="000B59FA">
                <w:rPr>
                  <w:color w:val="000000"/>
                  <w:sz w:val="18"/>
                  <w:szCs w:val="18"/>
                </w:rPr>
                <w:delText xml:space="preserve">Tables </w:delText>
              </w:r>
              <w:r w:rsidDel="000B59FA">
                <w:rPr>
                  <w:rFonts w:hint="eastAsia"/>
                  <w:color w:val="000000"/>
                  <w:sz w:val="18"/>
                  <w:szCs w:val="18"/>
                </w:rPr>
                <w:delText>9</w:delText>
              </w:r>
              <w:r w:rsidRPr="007506B0" w:rsidDel="000B59FA">
                <w:rPr>
                  <w:color w:val="000000"/>
                  <w:sz w:val="18"/>
                  <w:szCs w:val="18"/>
                </w:rPr>
                <w:delText>, 1</w:delText>
              </w:r>
              <w:r w:rsidDel="000B59FA">
                <w:rPr>
                  <w:rFonts w:hint="eastAsia"/>
                  <w:color w:val="000000"/>
                  <w:sz w:val="18"/>
                  <w:szCs w:val="18"/>
                </w:rPr>
                <w:delText>0</w:delText>
              </w:r>
            </w:del>
          </w:p>
        </w:tc>
        <w:tc>
          <w:tcPr>
            <w:tcW w:w="0" w:type="auto"/>
            <w:gridSpan w:val="2"/>
            <w:tcBorders>
              <w:top w:val="nil"/>
              <w:left w:val="nil"/>
              <w:bottom w:val="nil"/>
              <w:right w:val="nil"/>
            </w:tcBorders>
            <w:hideMark/>
          </w:tcPr>
          <w:p w14:paraId="160E9B4B" w14:textId="355F331B" w:rsidR="007A1562" w:rsidRPr="007506B0" w:rsidDel="000B59FA" w:rsidRDefault="007A1562" w:rsidP="00150A21">
            <w:pPr>
              <w:jc w:val="center"/>
              <w:rPr>
                <w:del w:id="1428" w:author="Dylan CHEN" w:date="2026-08-20T16:01:00Z" w16du:dateUtc="2026-08-20T08:01:00Z"/>
                <w:color w:val="000000"/>
                <w:sz w:val="18"/>
                <w:szCs w:val="18"/>
              </w:rPr>
            </w:pPr>
            <w:del w:id="1429" w:author="Dylan CHEN" w:date="2026-08-20T16:01:00Z" w16du:dateUtc="2026-08-20T08:01:00Z">
              <w:r w:rsidRPr="007506B0" w:rsidDel="000B59FA">
                <w:rPr>
                  <w:color w:val="000000"/>
                  <w:sz w:val="18"/>
                  <w:szCs w:val="18"/>
                </w:rPr>
                <w:delText>Mechanisms for Answers Reduction</w:delText>
              </w:r>
            </w:del>
          </w:p>
        </w:tc>
        <w:tc>
          <w:tcPr>
            <w:tcW w:w="0" w:type="auto"/>
            <w:tcBorders>
              <w:top w:val="nil"/>
              <w:left w:val="nil"/>
              <w:bottom w:val="nil"/>
              <w:right w:val="nil"/>
            </w:tcBorders>
            <w:hideMark/>
          </w:tcPr>
          <w:p w14:paraId="496837B4" w14:textId="31171DAF" w:rsidR="007A1562" w:rsidRPr="007506B0" w:rsidDel="000B59FA" w:rsidRDefault="007A1562" w:rsidP="00150A21">
            <w:pPr>
              <w:rPr>
                <w:del w:id="1430" w:author="Dylan CHEN" w:date="2026-08-20T16:01:00Z" w16du:dateUtc="2026-08-20T08:01:00Z"/>
                <w:color w:val="000000"/>
                <w:sz w:val="18"/>
                <w:szCs w:val="18"/>
              </w:rPr>
            </w:pPr>
            <w:del w:id="1431" w:author="Dylan CHEN" w:date="2026-08-20T16:01:00Z" w16du:dateUtc="2026-08-20T08:01:00Z">
              <w:r w:rsidRPr="007506B0" w:rsidDel="000B59FA">
                <w:rPr>
                  <w:color w:val="000000"/>
                  <w:sz w:val="18"/>
                  <w:szCs w:val="18"/>
                </w:rPr>
                <w:delText>All questions with at least one answer (either from AI or human, N = 3,235)</w:delText>
              </w:r>
            </w:del>
          </w:p>
        </w:tc>
      </w:tr>
      <w:tr w:rsidR="00CB28C2" w:rsidRPr="00434354" w:rsidDel="000B59FA" w14:paraId="4E40A0FD" w14:textId="550A580D" w:rsidTr="003650CE">
        <w:trPr>
          <w:jc w:val="center"/>
          <w:del w:id="1432" w:author="Dylan CHEN" w:date="2026-08-20T16:01:00Z"/>
        </w:trPr>
        <w:tc>
          <w:tcPr>
            <w:tcW w:w="0" w:type="auto"/>
            <w:tcBorders>
              <w:top w:val="nil"/>
              <w:left w:val="nil"/>
              <w:bottom w:val="nil"/>
              <w:right w:val="nil"/>
            </w:tcBorders>
            <w:noWrap/>
            <w:hideMark/>
          </w:tcPr>
          <w:p w14:paraId="6679BF40" w14:textId="428B60E6" w:rsidR="007A1562" w:rsidRPr="007506B0" w:rsidDel="000B59FA" w:rsidRDefault="007A1562" w:rsidP="00150A21">
            <w:pPr>
              <w:rPr>
                <w:del w:id="1433" w:author="Dylan CHEN" w:date="2026-08-20T16:01:00Z" w16du:dateUtc="2026-08-20T08:01:00Z"/>
                <w:color w:val="000000"/>
                <w:sz w:val="18"/>
                <w:szCs w:val="18"/>
              </w:rPr>
            </w:pPr>
            <w:del w:id="1434" w:author="Dylan CHEN" w:date="2026-08-20T16:01:00Z" w16du:dateUtc="2026-08-20T08:01:00Z">
              <w:r w:rsidRPr="007506B0" w:rsidDel="000B59FA">
                <w:rPr>
                  <w:color w:val="000000"/>
                  <w:sz w:val="18"/>
                  <w:szCs w:val="18"/>
                </w:rPr>
                <w:delText>Table 1</w:delText>
              </w:r>
              <w:r w:rsidDel="000B59FA">
                <w:rPr>
                  <w:rFonts w:hint="eastAsia"/>
                  <w:color w:val="000000"/>
                  <w:sz w:val="18"/>
                  <w:szCs w:val="18"/>
                </w:rPr>
                <w:delText>2</w:delText>
              </w:r>
            </w:del>
          </w:p>
        </w:tc>
        <w:tc>
          <w:tcPr>
            <w:tcW w:w="0" w:type="auto"/>
            <w:vMerge w:val="restart"/>
            <w:tcBorders>
              <w:top w:val="nil"/>
              <w:left w:val="nil"/>
              <w:bottom w:val="nil"/>
              <w:right w:val="nil"/>
            </w:tcBorders>
            <w:hideMark/>
          </w:tcPr>
          <w:p w14:paraId="67AAE6A9" w14:textId="4487398C" w:rsidR="007A1562" w:rsidRPr="007506B0" w:rsidDel="000B59FA" w:rsidRDefault="007A1562" w:rsidP="00150A21">
            <w:pPr>
              <w:jc w:val="center"/>
              <w:rPr>
                <w:del w:id="1435" w:author="Dylan CHEN" w:date="2026-08-20T16:01:00Z" w16du:dateUtc="2026-08-20T08:01:00Z"/>
                <w:color w:val="000000"/>
                <w:sz w:val="18"/>
                <w:szCs w:val="18"/>
              </w:rPr>
            </w:pPr>
            <w:del w:id="1436" w:author="Dylan CHEN" w:date="2026-08-20T16:01:00Z" w16du:dateUtc="2026-08-20T08:01:00Z">
              <w:r w:rsidRPr="007506B0" w:rsidDel="000B59FA">
                <w:rPr>
                  <w:color w:val="000000"/>
                  <w:sz w:val="18"/>
                  <w:szCs w:val="18"/>
                </w:rPr>
                <w:delText>Mechanisms for Recognition Reduction</w:delText>
              </w:r>
            </w:del>
          </w:p>
        </w:tc>
        <w:tc>
          <w:tcPr>
            <w:tcW w:w="0" w:type="auto"/>
            <w:tcBorders>
              <w:top w:val="nil"/>
              <w:left w:val="nil"/>
              <w:bottom w:val="nil"/>
              <w:right w:val="nil"/>
            </w:tcBorders>
            <w:hideMark/>
          </w:tcPr>
          <w:p w14:paraId="225FCBF2" w14:textId="7F265D0A" w:rsidR="007A1562" w:rsidRPr="007506B0" w:rsidDel="000B59FA" w:rsidRDefault="007A1562" w:rsidP="00150A21">
            <w:pPr>
              <w:rPr>
                <w:del w:id="1437" w:author="Dylan CHEN" w:date="2026-08-20T16:01:00Z" w16du:dateUtc="2026-08-20T08:01:00Z"/>
                <w:color w:val="000000"/>
                <w:sz w:val="18"/>
                <w:szCs w:val="18"/>
              </w:rPr>
            </w:pPr>
            <w:del w:id="1438" w:author="Dylan CHEN" w:date="2026-08-20T16:01:00Z" w16du:dateUtc="2026-08-20T08:01:00Z">
              <w:r w:rsidRPr="007506B0" w:rsidDel="000B59FA">
                <w:rPr>
                  <w:color w:val="000000"/>
                  <w:sz w:val="18"/>
                  <w:szCs w:val="18"/>
                </w:rPr>
                <w:delText xml:space="preserve">Test for </w:delText>
              </w:r>
              <w:r w:rsidDel="000B59FA">
                <w:rPr>
                  <w:rFonts w:hint="eastAsia"/>
                  <w:color w:val="000000"/>
                  <w:sz w:val="18"/>
                  <w:szCs w:val="18"/>
                </w:rPr>
                <w:delText>attention diversion mechanism and quality degradation mechanism</w:delText>
              </w:r>
            </w:del>
          </w:p>
        </w:tc>
        <w:tc>
          <w:tcPr>
            <w:tcW w:w="0" w:type="auto"/>
            <w:tcBorders>
              <w:top w:val="nil"/>
              <w:left w:val="nil"/>
              <w:bottom w:val="nil"/>
              <w:right w:val="nil"/>
            </w:tcBorders>
            <w:hideMark/>
          </w:tcPr>
          <w:p w14:paraId="501FC1A1" w14:textId="21946599" w:rsidR="007A1562" w:rsidRPr="007506B0" w:rsidDel="000B59FA" w:rsidRDefault="007A1562" w:rsidP="00150A21">
            <w:pPr>
              <w:rPr>
                <w:del w:id="1439" w:author="Dylan CHEN" w:date="2026-08-20T16:01:00Z" w16du:dateUtc="2026-08-20T08:01:00Z"/>
                <w:color w:val="000000"/>
                <w:sz w:val="18"/>
                <w:szCs w:val="18"/>
              </w:rPr>
            </w:pPr>
            <w:del w:id="1440" w:author="Dylan CHEN" w:date="2026-08-20T16:01:00Z" w16du:dateUtc="2026-08-20T08:01:00Z">
              <w:r w:rsidRPr="007506B0" w:rsidDel="000B59FA">
                <w:rPr>
                  <w:color w:val="000000"/>
                  <w:sz w:val="18"/>
                  <w:szCs w:val="18"/>
                </w:rPr>
                <w:delText>All answers (N = 4,670)</w:delText>
              </w:r>
            </w:del>
          </w:p>
        </w:tc>
      </w:tr>
      <w:tr w:rsidR="00CB28C2" w:rsidRPr="00434354" w:rsidDel="000B59FA" w14:paraId="2779C1E6" w14:textId="793131F3" w:rsidTr="003650CE">
        <w:trPr>
          <w:jc w:val="center"/>
          <w:del w:id="1441" w:author="Dylan CHEN" w:date="2026-08-20T16:01:00Z"/>
        </w:trPr>
        <w:tc>
          <w:tcPr>
            <w:tcW w:w="0" w:type="auto"/>
            <w:tcBorders>
              <w:top w:val="nil"/>
              <w:left w:val="nil"/>
              <w:bottom w:val="nil"/>
              <w:right w:val="nil"/>
            </w:tcBorders>
            <w:noWrap/>
            <w:hideMark/>
          </w:tcPr>
          <w:p w14:paraId="206CEA0C" w14:textId="33B624E8" w:rsidR="007A1562" w:rsidRPr="007506B0" w:rsidDel="000B59FA" w:rsidRDefault="007A1562" w:rsidP="00150A21">
            <w:pPr>
              <w:rPr>
                <w:del w:id="1442" w:author="Dylan CHEN" w:date="2026-08-20T16:01:00Z" w16du:dateUtc="2026-08-20T08:01:00Z"/>
                <w:color w:val="000000"/>
                <w:sz w:val="18"/>
                <w:szCs w:val="18"/>
              </w:rPr>
            </w:pPr>
            <w:del w:id="1443" w:author="Dylan CHEN" w:date="2026-08-20T16:01:00Z" w16du:dateUtc="2026-08-20T08:01:00Z">
              <w:r w:rsidRPr="007506B0" w:rsidDel="000B59FA">
                <w:rPr>
                  <w:color w:val="000000"/>
                  <w:sz w:val="18"/>
                  <w:szCs w:val="18"/>
                </w:rPr>
                <w:delText>Table 13</w:delText>
              </w:r>
            </w:del>
          </w:p>
        </w:tc>
        <w:tc>
          <w:tcPr>
            <w:tcW w:w="0" w:type="auto"/>
            <w:vMerge/>
            <w:tcBorders>
              <w:top w:val="nil"/>
              <w:left w:val="nil"/>
              <w:bottom w:val="nil"/>
              <w:right w:val="nil"/>
            </w:tcBorders>
            <w:hideMark/>
          </w:tcPr>
          <w:p w14:paraId="0D5B8390" w14:textId="6DB29E1D" w:rsidR="007A1562" w:rsidRPr="007506B0" w:rsidDel="000B59FA" w:rsidRDefault="007A1562" w:rsidP="00150A21">
            <w:pPr>
              <w:rPr>
                <w:del w:id="1444" w:author="Dylan CHEN" w:date="2026-08-20T16:01:00Z" w16du:dateUtc="2026-08-20T08:01:00Z"/>
                <w:color w:val="000000"/>
                <w:sz w:val="18"/>
                <w:szCs w:val="18"/>
              </w:rPr>
            </w:pPr>
          </w:p>
        </w:tc>
        <w:tc>
          <w:tcPr>
            <w:tcW w:w="0" w:type="auto"/>
            <w:tcBorders>
              <w:top w:val="nil"/>
              <w:left w:val="nil"/>
              <w:bottom w:val="nil"/>
              <w:right w:val="nil"/>
            </w:tcBorders>
            <w:hideMark/>
          </w:tcPr>
          <w:p w14:paraId="0AD2DD71" w14:textId="0ABE1AC2" w:rsidR="007A1562" w:rsidRPr="007506B0" w:rsidDel="000B59FA" w:rsidRDefault="007A1562" w:rsidP="00150A21">
            <w:pPr>
              <w:rPr>
                <w:del w:id="1445" w:author="Dylan CHEN" w:date="2026-08-20T16:01:00Z" w16du:dateUtc="2026-08-20T08:01:00Z"/>
                <w:color w:val="000000"/>
                <w:sz w:val="18"/>
                <w:szCs w:val="18"/>
              </w:rPr>
            </w:pPr>
            <w:del w:id="1446" w:author="Dylan CHEN" w:date="2026-08-20T16:01:00Z" w16du:dateUtc="2026-08-20T08:01:00Z">
              <w:r w:rsidRPr="007506B0" w:rsidDel="000B59FA">
                <w:rPr>
                  <w:color w:val="000000"/>
                  <w:sz w:val="18"/>
                  <w:szCs w:val="18"/>
                </w:rPr>
                <w:delText xml:space="preserve">Test </w:delText>
              </w:r>
              <w:r w:rsidRPr="002B0CAE" w:rsidDel="000B59FA">
                <w:rPr>
                  <w:color w:val="000000"/>
                  <w:sz w:val="18"/>
                  <w:szCs w:val="18"/>
                </w:rPr>
                <w:delText xml:space="preserve">for </w:delText>
              </w:r>
              <w:r w:rsidDel="000B59FA">
                <w:rPr>
                  <w:rFonts w:hint="eastAsia"/>
                  <w:color w:val="000000"/>
                  <w:sz w:val="18"/>
                  <w:szCs w:val="18"/>
                </w:rPr>
                <w:delText xml:space="preserve">elevated </w:delText>
              </w:r>
              <w:r w:rsidRPr="002B0CAE" w:rsidDel="000B59FA">
                <w:rPr>
                  <w:color w:val="000000"/>
                  <w:sz w:val="18"/>
                  <w:szCs w:val="18"/>
                </w:rPr>
                <w:delText>expectation</w:delText>
              </w:r>
              <w:r w:rsidDel="000B59FA">
                <w:rPr>
                  <w:rFonts w:hint="eastAsia"/>
                  <w:color w:val="000000"/>
                  <w:sz w:val="18"/>
                  <w:szCs w:val="18"/>
                </w:rPr>
                <w:delText>s</w:delText>
              </w:r>
              <w:r w:rsidRPr="007506B0" w:rsidDel="000B59FA">
                <w:rPr>
                  <w:color w:val="000000"/>
                  <w:sz w:val="18"/>
                  <w:szCs w:val="18"/>
                </w:rPr>
                <w:delText xml:space="preserve"> mechanism</w:delText>
              </w:r>
            </w:del>
          </w:p>
        </w:tc>
        <w:tc>
          <w:tcPr>
            <w:tcW w:w="0" w:type="auto"/>
            <w:tcBorders>
              <w:top w:val="nil"/>
              <w:left w:val="nil"/>
              <w:bottom w:val="nil"/>
              <w:right w:val="nil"/>
            </w:tcBorders>
            <w:hideMark/>
          </w:tcPr>
          <w:p w14:paraId="5685FF62" w14:textId="620F1F50" w:rsidR="007A1562" w:rsidRPr="007506B0" w:rsidDel="000B59FA" w:rsidRDefault="00CB28C2" w:rsidP="00150A21">
            <w:pPr>
              <w:rPr>
                <w:del w:id="1447" w:author="Dylan CHEN" w:date="2026-08-20T16:01:00Z" w16du:dateUtc="2026-08-20T08:01:00Z"/>
                <w:color w:val="000000"/>
                <w:sz w:val="18"/>
                <w:szCs w:val="18"/>
              </w:rPr>
            </w:pPr>
            <w:del w:id="1448" w:author="Dylan CHEN" w:date="2026-08-20T16:01:00Z" w16du:dateUtc="2026-08-20T08:01:00Z">
              <w:r w:rsidDel="000B59FA">
                <w:rPr>
                  <w:color w:val="000000"/>
                  <w:sz w:val="18"/>
                  <w:szCs w:val="18"/>
                </w:rPr>
                <w:delText>A</w:delText>
              </w:r>
              <w:r w:rsidR="007A1562" w:rsidDel="000B59FA">
                <w:rPr>
                  <w:rFonts w:hint="eastAsia"/>
                  <w:color w:val="000000"/>
                  <w:sz w:val="18"/>
                  <w:szCs w:val="18"/>
                </w:rPr>
                <w:delText xml:space="preserve">nswers </w:delText>
              </w:r>
              <w:r w:rsidDel="000B59FA">
                <w:rPr>
                  <w:color w:val="000000"/>
                  <w:sz w:val="18"/>
                  <w:szCs w:val="18"/>
                </w:rPr>
                <w:delText>with high-</w:delText>
              </w:r>
              <w:r w:rsidR="007A1562" w:rsidRPr="007506B0" w:rsidDel="000B59FA">
                <w:rPr>
                  <w:color w:val="000000"/>
                  <w:sz w:val="18"/>
                  <w:szCs w:val="18"/>
                </w:rPr>
                <w:delText xml:space="preserve">quality </w:delText>
              </w:r>
              <w:r w:rsidDel="000B59FA">
                <w:rPr>
                  <w:color w:val="000000"/>
                  <w:sz w:val="18"/>
                  <w:szCs w:val="18"/>
                </w:rPr>
                <w:delText xml:space="preserve">(top 25%) </w:delText>
              </w:r>
              <w:r w:rsidR="007A1562" w:rsidRPr="007506B0" w:rsidDel="000B59FA">
                <w:rPr>
                  <w:color w:val="000000"/>
                  <w:sz w:val="18"/>
                  <w:szCs w:val="18"/>
                </w:rPr>
                <w:delText>first answers (1,697</w:delText>
              </w:r>
              <w:r w:rsidDel="000B59FA">
                <w:rPr>
                  <w:color w:val="000000"/>
                  <w:sz w:val="18"/>
                  <w:szCs w:val="18"/>
                </w:rPr>
                <w:delText>)</w:delText>
              </w:r>
              <w:r w:rsidR="007A1562" w:rsidRPr="007506B0" w:rsidDel="000B59FA">
                <w:rPr>
                  <w:color w:val="000000"/>
                  <w:sz w:val="18"/>
                  <w:szCs w:val="18"/>
                </w:rPr>
                <w:delText xml:space="preserve"> &amp; </w:delText>
              </w:r>
              <w:r w:rsidDel="000B59FA">
                <w:rPr>
                  <w:color w:val="000000"/>
                  <w:sz w:val="18"/>
                  <w:szCs w:val="18"/>
                </w:rPr>
                <w:delText>bottom (25%) low-quality first answer (</w:delText>
              </w:r>
              <w:r w:rsidR="007A1562" w:rsidRPr="007506B0" w:rsidDel="000B59FA">
                <w:rPr>
                  <w:color w:val="000000"/>
                  <w:sz w:val="18"/>
                  <w:szCs w:val="18"/>
                </w:rPr>
                <w:delText>1,945)</w:delText>
              </w:r>
            </w:del>
          </w:p>
        </w:tc>
      </w:tr>
      <w:tr w:rsidR="00CB28C2" w:rsidRPr="00434354" w:rsidDel="000B59FA" w14:paraId="5AE33290" w14:textId="3865F427" w:rsidTr="003650CE">
        <w:trPr>
          <w:jc w:val="center"/>
          <w:del w:id="1449" w:author="Dylan CHEN" w:date="2026-08-20T16:01:00Z"/>
        </w:trPr>
        <w:tc>
          <w:tcPr>
            <w:tcW w:w="0" w:type="auto"/>
            <w:tcBorders>
              <w:top w:val="nil"/>
              <w:left w:val="nil"/>
              <w:bottom w:val="nil"/>
              <w:right w:val="nil"/>
            </w:tcBorders>
            <w:noWrap/>
            <w:hideMark/>
          </w:tcPr>
          <w:p w14:paraId="05105320" w14:textId="5A253539" w:rsidR="007A1562" w:rsidRPr="007506B0" w:rsidDel="000B59FA" w:rsidRDefault="007A1562" w:rsidP="00150A21">
            <w:pPr>
              <w:rPr>
                <w:del w:id="1450" w:author="Dylan CHEN" w:date="2026-08-20T16:01:00Z" w16du:dateUtc="2026-08-20T08:01:00Z"/>
                <w:color w:val="000000"/>
                <w:sz w:val="18"/>
                <w:szCs w:val="18"/>
              </w:rPr>
            </w:pPr>
            <w:del w:id="1451" w:author="Dylan CHEN" w:date="2026-08-20T16:01:00Z" w16du:dateUtc="2026-08-20T08:01:00Z">
              <w:r w:rsidRPr="007506B0" w:rsidDel="000B59FA">
                <w:rPr>
                  <w:color w:val="000000"/>
                  <w:sz w:val="18"/>
                  <w:szCs w:val="18"/>
                </w:rPr>
                <w:delText>Table 14</w:delText>
              </w:r>
            </w:del>
          </w:p>
        </w:tc>
        <w:tc>
          <w:tcPr>
            <w:tcW w:w="0" w:type="auto"/>
            <w:gridSpan w:val="2"/>
            <w:tcBorders>
              <w:top w:val="nil"/>
              <w:left w:val="nil"/>
              <w:bottom w:val="nil"/>
              <w:right w:val="nil"/>
            </w:tcBorders>
            <w:hideMark/>
          </w:tcPr>
          <w:p w14:paraId="5E519970" w14:textId="692DBC7F" w:rsidR="007A1562" w:rsidRPr="007506B0" w:rsidDel="000B59FA" w:rsidRDefault="007A1562" w:rsidP="00150A21">
            <w:pPr>
              <w:rPr>
                <w:del w:id="1452" w:author="Dylan CHEN" w:date="2026-08-20T16:01:00Z" w16du:dateUtc="2026-08-20T08:01:00Z"/>
                <w:color w:val="000000"/>
                <w:sz w:val="18"/>
                <w:szCs w:val="18"/>
              </w:rPr>
            </w:pPr>
            <w:del w:id="1453" w:author="Dylan CHEN" w:date="2026-08-20T16:01:00Z" w16du:dateUtc="2026-08-20T08:01:00Z">
              <w:r w:rsidRPr="007506B0" w:rsidDel="000B59FA">
                <w:rPr>
                  <w:color w:val="000000"/>
                  <w:sz w:val="18"/>
                  <w:szCs w:val="18"/>
                </w:rPr>
                <w:delText>Is There an Illusion of Authority for AI-generated Answers?</w:delText>
              </w:r>
            </w:del>
          </w:p>
        </w:tc>
        <w:tc>
          <w:tcPr>
            <w:tcW w:w="0" w:type="auto"/>
            <w:tcBorders>
              <w:top w:val="nil"/>
              <w:left w:val="nil"/>
              <w:bottom w:val="nil"/>
              <w:right w:val="nil"/>
            </w:tcBorders>
            <w:hideMark/>
          </w:tcPr>
          <w:p w14:paraId="7B783AF8" w14:textId="5E0D1EDD" w:rsidR="007A1562" w:rsidRPr="007506B0" w:rsidDel="000B59FA" w:rsidRDefault="007A1562" w:rsidP="00150A21">
            <w:pPr>
              <w:rPr>
                <w:del w:id="1454" w:author="Dylan CHEN" w:date="2026-08-20T16:01:00Z" w16du:dateUtc="2026-08-20T08:01:00Z"/>
                <w:color w:val="000000"/>
                <w:sz w:val="18"/>
                <w:szCs w:val="18"/>
              </w:rPr>
            </w:pPr>
            <w:del w:id="1455" w:author="Dylan CHEN" w:date="2026-08-20T16:01:00Z" w16du:dateUtc="2026-08-20T08:01:00Z">
              <w:r w:rsidRPr="007506B0" w:rsidDel="000B59FA">
                <w:rPr>
                  <w:color w:val="000000"/>
                  <w:sz w:val="18"/>
                  <w:szCs w:val="18"/>
                </w:rPr>
                <w:delText xml:space="preserve">All questions with LLM-based quality scores </w:delText>
              </w:r>
              <w:r w:rsidR="00CB28C2" w:rsidDel="000B59FA">
                <w:rPr>
                  <w:color w:val="000000"/>
                  <w:sz w:val="18"/>
                  <w:szCs w:val="18"/>
                </w:rPr>
                <w:delText xml:space="preserve">for the first answer </w:delText>
              </w:r>
              <w:r w:rsidRPr="007506B0" w:rsidDel="000B59FA">
                <w:rPr>
                  <w:color w:val="000000"/>
                  <w:sz w:val="18"/>
                  <w:szCs w:val="18"/>
                </w:rPr>
                <w:delText>(N = 3,216)</w:delText>
              </w:r>
            </w:del>
          </w:p>
        </w:tc>
      </w:tr>
      <w:tr w:rsidR="00CB28C2" w:rsidRPr="00434354" w:rsidDel="000B59FA" w14:paraId="0B22C2FA" w14:textId="4BF75E51" w:rsidTr="003650CE">
        <w:trPr>
          <w:jc w:val="center"/>
          <w:del w:id="1456" w:author="Dylan CHEN" w:date="2026-08-20T16:01:00Z"/>
        </w:trPr>
        <w:tc>
          <w:tcPr>
            <w:tcW w:w="0" w:type="auto"/>
            <w:tcBorders>
              <w:top w:val="nil"/>
              <w:left w:val="nil"/>
              <w:bottom w:val="nil"/>
              <w:right w:val="nil"/>
            </w:tcBorders>
            <w:noWrap/>
            <w:hideMark/>
          </w:tcPr>
          <w:p w14:paraId="5917A7E3" w14:textId="518B2FDA" w:rsidR="007A1562" w:rsidRPr="007506B0" w:rsidDel="000B59FA" w:rsidRDefault="007A1562" w:rsidP="00150A21">
            <w:pPr>
              <w:rPr>
                <w:del w:id="1457" w:author="Dylan CHEN" w:date="2026-08-20T16:01:00Z" w16du:dateUtc="2026-08-20T08:01:00Z"/>
                <w:color w:val="000000"/>
                <w:sz w:val="18"/>
                <w:szCs w:val="18"/>
              </w:rPr>
            </w:pPr>
            <w:del w:id="1458" w:author="Dylan CHEN" w:date="2026-08-20T16:01:00Z" w16du:dateUtc="2026-08-20T08:01:00Z">
              <w:r w:rsidRPr="007506B0" w:rsidDel="000B59FA">
                <w:rPr>
                  <w:color w:val="000000"/>
                  <w:sz w:val="18"/>
                  <w:szCs w:val="18"/>
                </w:rPr>
                <w:delText>Table 15</w:delText>
              </w:r>
            </w:del>
          </w:p>
        </w:tc>
        <w:tc>
          <w:tcPr>
            <w:tcW w:w="0" w:type="auto"/>
            <w:gridSpan w:val="2"/>
            <w:tcBorders>
              <w:top w:val="nil"/>
              <w:left w:val="nil"/>
              <w:bottom w:val="nil"/>
              <w:right w:val="nil"/>
            </w:tcBorders>
            <w:hideMark/>
          </w:tcPr>
          <w:p w14:paraId="7B9086AE" w14:textId="1894DD4F" w:rsidR="007A1562" w:rsidRPr="007506B0" w:rsidDel="000B59FA" w:rsidRDefault="007A1562" w:rsidP="00150A21">
            <w:pPr>
              <w:rPr>
                <w:del w:id="1459" w:author="Dylan CHEN" w:date="2026-08-20T16:01:00Z" w16du:dateUtc="2026-08-20T08:01:00Z"/>
                <w:color w:val="000000"/>
                <w:sz w:val="18"/>
                <w:szCs w:val="18"/>
              </w:rPr>
            </w:pPr>
            <w:del w:id="1460" w:author="Dylan CHEN" w:date="2026-08-20T16:01:00Z" w16du:dateUtc="2026-08-20T08:01:00Z">
              <w:r w:rsidRPr="007506B0" w:rsidDel="000B59FA">
                <w:rPr>
                  <w:color w:val="000000"/>
                  <w:sz w:val="18"/>
                  <w:szCs w:val="18"/>
                </w:rPr>
                <w:delText>How Do Answerers Respond to AI-generated Answers?</w:delText>
              </w:r>
            </w:del>
          </w:p>
        </w:tc>
        <w:tc>
          <w:tcPr>
            <w:tcW w:w="0" w:type="auto"/>
            <w:tcBorders>
              <w:top w:val="nil"/>
              <w:left w:val="nil"/>
              <w:bottom w:val="nil"/>
              <w:right w:val="nil"/>
            </w:tcBorders>
            <w:hideMark/>
          </w:tcPr>
          <w:p w14:paraId="728BAB88" w14:textId="3405576A" w:rsidR="007A1562" w:rsidRPr="007506B0" w:rsidDel="000B59FA" w:rsidRDefault="007A1562" w:rsidP="00150A21">
            <w:pPr>
              <w:rPr>
                <w:del w:id="1461" w:author="Dylan CHEN" w:date="2026-08-20T16:01:00Z" w16du:dateUtc="2026-08-20T08:01:00Z"/>
                <w:color w:val="000000"/>
                <w:sz w:val="18"/>
                <w:szCs w:val="18"/>
              </w:rPr>
            </w:pPr>
            <w:del w:id="1462" w:author="Dylan CHEN" w:date="2026-08-20T16:01:00Z" w16du:dateUtc="2026-08-20T08:01:00Z">
              <w:r w:rsidRPr="007506B0" w:rsidDel="000B59FA">
                <w:rPr>
                  <w:color w:val="000000"/>
                  <w:sz w:val="18"/>
                  <w:szCs w:val="18"/>
                </w:rPr>
                <w:delText>Column</w:delText>
              </w:r>
              <w:r w:rsidDel="000B59FA">
                <w:rPr>
                  <w:rFonts w:hint="eastAsia"/>
                  <w:color w:val="000000"/>
                  <w:sz w:val="18"/>
                  <w:szCs w:val="18"/>
                </w:rPr>
                <w:delText>s</w:delText>
              </w:r>
              <w:r w:rsidRPr="007506B0" w:rsidDel="000B59FA">
                <w:rPr>
                  <w:color w:val="000000"/>
                  <w:sz w:val="18"/>
                  <w:szCs w:val="18"/>
                </w:rPr>
                <w:delText xml:space="preserve"> 1</w:delText>
              </w:r>
              <w:r w:rsidDel="000B59FA">
                <w:rPr>
                  <w:rFonts w:hint="eastAsia"/>
                  <w:color w:val="000000"/>
                  <w:sz w:val="18"/>
                  <w:szCs w:val="18"/>
                </w:rPr>
                <w:delText>-2</w:delText>
              </w:r>
              <w:r w:rsidRPr="007506B0" w:rsidDel="000B59FA">
                <w:rPr>
                  <w:color w:val="000000"/>
                  <w:sz w:val="18"/>
                  <w:szCs w:val="18"/>
                </w:rPr>
                <w:delText>: all questions with at least two answers (either from AI or human, N = 1,058)</w:delText>
              </w:r>
              <w:r w:rsidDel="000B59FA">
                <w:rPr>
                  <w:rFonts w:hint="eastAsia"/>
                  <w:color w:val="000000"/>
                  <w:sz w:val="18"/>
                  <w:szCs w:val="18"/>
                </w:rPr>
                <w:delText xml:space="preserve"> </w:delText>
              </w:r>
              <w:r w:rsidRPr="007506B0" w:rsidDel="000B59FA">
                <w:rPr>
                  <w:color w:val="000000"/>
                  <w:sz w:val="18"/>
                  <w:szCs w:val="18"/>
                </w:rPr>
                <w:br/>
                <w:delText>Columns 3-5: all answers with a LLM-generated quality scores (N = 4,634)</w:delText>
              </w:r>
            </w:del>
          </w:p>
        </w:tc>
      </w:tr>
      <w:tr w:rsidR="00CB28C2" w:rsidRPr="00434354" w:rsidDel="000B59FA" w14:paraId="3B8F6B1B" w14:textId="522DFB45" w:rsidTr="003650CE">
        <w:trPr>
          <w:jc w:val="center"/>
          <w:del w:id="1463" w:author="Dylan CHEN" w:date="2026-08-20T16:01:00Z"/>
        </w:trPr>
        <w:tc>
          <w:tcPr>
            <w:tcW w:w="0" w:type="auto"/>
            <w:tcBorders>
              <w:top w:val="nil"/>
              <w:left w:val="nil"/>
              <w:bottom w:val="single" w:sz="4" w:space="0" w:color="auto"/>
              <w:right w:val="nil"/>
            </w:tcBorders>
            <w:noWrap/>
            <w:hideMark/>
          </w:tcPr>
          <w:p w14:paraId="4F9EA14C" w14:textId="6B539B32" w:rsidR="007A1562" w:rsidRPr="007506B0" w:rsidDel="000B59FA" w:rsidRDefault="007A1562" w:rsidP="00150A21">
            <w:pPr>
              <w:rPr>
                <w:del w:id="1464" w:author="Dylan CHEN" w:date="2026-08-20T16:01:00Z" w16du:dateUtc="2026-08-20T08:01:00Z"/>
                <w:color w:val="000000"/>
                <w:sz w:val="18"/>
                <w:szCs w:val="18"/>
              </w:rPr>
            </w:pPr>
            <w:del w:id="1465" w:author="Dylan CHEN" w:date="2026-08-20T16:01:00Z" w16du:dateUtc="2026-08-20T08:01:00Z">
              <w:r w:rsidRPr="007506B0" w:rsidDel="000B59FA">
                <w:rPr>
                  <w:color w:val="000000"/>
                  <w:sz w:val="18"/>
                  <w:szCs w:val="18"/>
                </w:rPr>
                <w:delText>Table 1</w:delText>
              </w:r>
              <w:r w:rsidDel="000B59FA">
                <w:rPr>
                  <w:rFonts w:hint="eastAsia"/>
                  <w:color w:val="000000"/>
                  <w:sz w:val="18"/>
                  <w:szCs w:val="18"/>
                </w:rPr>
                <w:delText>6</w:delText>
              </w:r>
            </w:del>
          </w:p>
        </w:tc>
        <w:tc>
          <w:tcPr>
            <w:tcW w:w="0" w:type="auto"/>
            <w:gridSpan w:val="2"/>
            <w:tcBorders>
              <w:top w:val="nil"/>
              <w:left w:val="nil"/>
              <w:bottom w:val="single" w:sz="4" w:space="0" w:color="auto"/>
              <w:right w:val="nil"/>
            </w:tcBorders>
            <w:hideMark/>
          </w:tcPr>
          <w:p w14:paraId="139ECE75" w14:textId="1A217CB3" w:rsidR="007A1562" w:rsidRPr="007506B0" w:rsidDel="000B59FA" w:rsidRDefault="007A1562" w:rsidP="00150A21">
            <w:pPr>
              <w:rPr>
                <w:del w:id="1466" w:author="Dylan CHEN" w:date="2026-08-20T16:01:00Z" w16du:dateUtc="2026-08-20T08:01:00Z"/>
                <w:color w:val="000000"/>
                <w:sz w:val="18"/>
                <w:szCs w:val="18"/>
              </w:rPr>
            </w:pPr>
            <w:del w:id="1467" w:author="Dylan CHEN" w:date="2026-08-20T16:01:00Z" w16du:dateUtc="2026-08-20T08:01:00Z">
              <w:r w:rsidRPr="007506B0" w:rsidDel="000B59FA">
                <w:rPr>
                  <w:color w:val="000000"/>
                  <w:sz w:val="18"/>
                  <w:szCs w:val="18"/>
                </w:rPr>
                <w:delText xml:space="preserve">Broader Platform Engagement: Effects of AI-Generated Answers on Questioner Activity and Question Visibility </w:delText>
              </w:r>
            </w:del>
          </w:p>
        </w:tc>
        <w:tc>
          <w:tcPr>
            <w:tcW w:w="0" w:type="auto"/>
            <w:tcBorders>
              <w:top w:val="nil"/>
              <w:left w:val="nil"/>
              <w:bottom w:val="single" w:sz="4" w:space="0" w:color="auto"/>
              <w:right w:val="nil"/>
            </w:tcBorders>
            <w:hideMark/>
          </w:tcPr>
          <w:p w14:paraId="4E631CEB" w14:textId="66B582BE" w:rsidR="007A1562" w:rsidDel="000B59FA" w:rsidRDefault="007A1562" w:rsidP="00150A21">
            <w:pPr>
              <w:rPr>
                <w:del w:id="1468" w:author="Dylan CHEN" w:date="2026-08-20T16:01:00Z" w16du:dateUtc="2026-08-20T08:01:00Z"/>
                <w:color w:val="000000"/>
                <w:sz w:val="18"/>
                <w:szCs w:val="18"/>
              </w:rPr>
            </w:pPr>
            <w:del w:id="1469" w:author="Dylan CHEN" w:date="2026-08-20T16:01:00Z" w16du:dateUtc="2026-08-20T08:01:00Z">
              <w:r w:rsidDel="000B59FA">
                <w:rPr>
                  <w:rFonts w:hint="eastAsia"/>
                  <w:color w:val="000000"/>
                  <w:sz w:val="18"/>
                  <w:szCs w:val="18"/>
                </w:rPr>
                <w:delText xml:space="preserve">Columns 1,2,3 and 5: </w:delText>
              </w:r>
              <w:r w:rsidRPr="007506B0" w:rsidDel="000B59FA">
                <w:rPr>
                  <w:color w:val="000000"/>
                  <w:sz w:val="18"/>
                  <w:szCs w:val="18"/>
                </w:rPr>
                <w:delText>All questions (N = 3,613)</w:delText>
              </w:r>
            </w:del>
          </w:p>
          <w:p w14:paraId="4B5948F9" w14:textId="1686F33C" w:rsidR="007A1562" w:rsidRPr="007506B0" w:rsidDel="000B59FA" w:rsidRDefault="007A1562" w:rsidP="00150A21">
            <w:pPr>
              <w:rPr>
                <w:del w:id="1470" w:author="Dylan CHEN" w:date="2026-08-20T16:01:00Z" w16du:dateUtc="2026-08-20T08:01:00Z"/>
                <w:color w:val="000000"/>
                <w:sz w:val="18"/>
                <w:szCs w:val="18"/>
              </w:rPr>
            </w:pPr>
            <w:del w:id="1471" w:author="Dylan CHEN" w:date="2026-08-20T16:01:00Z" w16du:dateUtc="2026-08-20T08:01:00Z">
              <w:r w:rsidDel="000B59FA">
                <w:rPr>
                  <w:rFonts w:hint="eastAsia"/>
                  <w:color w:val="000000"/>
                  <w:sz w:val="18"/>
                  <w:szCs w:val="18"/>
                </w:rPr>
                <w:delText xml:space="preserve">Column 4: </w:delText>
              </w:r>
              <w:r w:rsidRPr="00BC1992" w:rsidDel="000B59FA">
                <w:rPr>
                  <w:color w:val="000000"/>
                  <w:sz w:val="18"/>
                  <w:szCs w:val="18"/>
                </w:rPr>
                <w:delText>questions receiving at least one human answer</w:delText>
              </w:r>
              <w:r w:rsidDel="000B59FA">
                <w:rPr>
                  <w:rFonts w:hint="eastAsia"/>
                  <w:color w:val="000000"/>
                  <w:sz w:val="18"/>
                  <w:szCs w:val="18"/>
                </w:rPr>
                <w:delText xml:space="preserve"> (N = 2,748)</w:delText>
              </w:r>
            </w:del>
          </w:p>
        </w:tc>
      </w:tr>
    </w:tbl>
    <w:p w14:paraId="54D2C300" w14:textId="79940B33" w:rsidR="000B59FA" w:rsidRDefault="00610894" w:rsidP="000D507F">
      <w:pPr>
        <w:spacing w:before="120" w:after="120"/>
        <w:rPr>
          <w:ins w:id="1472" w:author="Dylan CHEN" w:date="2026-08-20T16:01:00Z" w16du:dateUtc="2026-08-20T08:01:00Z"/>
        </w:rPr>
      </w:pPr>
      <w:ins w:id="1473" w:author="Dylan CHEN" w:date="2026-08-21T10:37:00Z" w16du:dateUtc="2026-08-21T02:37:00Z">
        <w:r w:rsidRPr="00610894">
          <w:lastRenderedPageBreak/>
          <w:t xml:space="preserve">As stated in our opening remark, to make the paper more focused and to ensure the results align more strongly with our updated theoretical framework, we removed all netlike-related results in the manuscript. But we </w:t>
        </w:r>
        <w:r>
          <w:rPr>
            <w:rFonts w:hint="eastAsia"/>
          </w:rPr>
          <w:t>discussed</w:t>
        </w:r>
        <w:r w:rsidRPr="00610894">
          <w:t xml:space="preserve"> the </w:t>
        </w:r>
        <w:r>
          <w:rPr>
            <w:rFonts w:hint="eastAsia"/>
          </w:rPr>
          <w:t>analysis details</w:t>
        </w:r>
        <w:r w:rsidRPr="00610894">
          <w:t xml:space="preserve"> here in response to the reviewer’s concern.</w:t>
        </w:r>
      </w:ins>
    </w:p>
    <w:p w14:paraId="5C29677F" w14:textId="6AA4F187" w:rsidR="000D507F" w:rsidRPr="00522DE1" w:rsidRDefault="000D507F" w:rsidP="000D507F">
      <w:pPr>
        <w:spacing w:before="120" w:after="120"/>
        <w:rPr>
          <w:b/>
        </w:rPr>
      </w:pPr>
      <w:r w:rsidRPr="00522DE1">
        <w:t>---------------------------------------------------------------------------------------------------------------------</w:t>
      </w:r>
    </w:p>
    <w:p w14:paraId="477B499E" w14:textId="39D1FA44" w:rsidR="000D507F" w:rsidRPr="00522DE1" w:rsidRDefault="00626D48" w:rsidP="000D507F">
      <w:pPr>
        <w:widowControl w:val="0"/>
        <w:autoSpaceDE w:val="0"/>
        <w:spacing w:before="120" w:after="120"/>
        <w:jc w:val="both"/>
        <w:outlineLvl w:val="0"/>
        <w:rPr>
          <w:rFonts w:eastAsia="SimSun"/>
          <w:b/>
          <w:bCs/>
          <w:kern w:val="2"/>
        </w:rPr>
      </w:pPr>
      <w:ins w:id="1474" w:author="Dylan CHEN" w:date="2026-08-20T22:40:00Z" w16du:dateUtc="2026-08-20T14:40:00Z">
        <w:r>
          <w:rPr>
            <w:rFonts w:eastAsia="SimSun" w:hint="eastAsia"/>
            <w:b/>
            <w:bCs/>
            <w:kern w:val="2"/>
          </w:rPr>
          <w:t>#</w:t>
        </w:r>
      </w:ins>
      <w:r w:rsidR="000D507F" w:rsidRPr="00522DE1">
        <w:rPr>
          <w:rFonts w:eastAsia="SimSun"/>
          <w:b/>
          <w:bCs/>
          <w:kern w:val="2"/>
        </w:rPr>
        <w:t>R2-</w:t>
      </w:r>
      <w:r w:rsidR="001535FF" w:rsidRPr="00522DE1">
        <w:rPr>
          <w:rFonts w:eastAsia="SimSun"/>
          <w:b/>
          <w:bCs/>
          <w:kern w:val="2"/>
        </w:rPr>
        <w:t>9</w:t>
      </w:r>
    </w:p>
    <w:p w14:paraId="5FC40AE3" w14:textId="3C168A3E" w:rsidR="000D507F" w:rsidRPr="00522DE1" w:rsidRDefault="0062056C"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R2-9. I suggested the authors run a t-test for their randomization checks. The authors followed. Hence, I am good on that.</w:t>
      </w:r>
    </w:p>
    <w:p w14:paraId="7EE29428"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BE976CA" w14:textId="53037767" w:rsidR="00CD0FED" w:rsidRPr="00522DE1" w:rsidRDefault="003D4073" w:rsidP="0062056C">
      <w:pPr>
        <w:pStyle w:val="NormalWeb"/>
      </w:pPr>
      <w:r>
        <w:t>We are happy you are satisfied with this response</w:t>
      </w:r>
      <w:r w:rsidR="0062056C" w:rsidRPr="00522DE1">
        <w:t>.</w:t>
      </w:r>
    </w:p>
    <w:p w14:paraId="157A7D38" w14:textId="77777777" w:rsidR="000D507F" w:rsidRPr="00522DE1" w:rsidRDefault="000D507F" w:rsidP="000D507F">
      <w:pPr>
        <w:spacing w:before="120" w:after="120"/>
        <w:rPr>
          <w:b/>
        </w:rPr>
      </w:pPr>
      <w:r w:rsidRPr="00522DE1">
        <w:t>---------------------------------------------------------------------------------------------------------------------</w:t>
      </w:r>
    </w:p>
    <w:p w14:paraId="172292BB" w14:textId="1320A080" w:rsidR="000D507F" w:rsidRPr="00522DE1" w:rsidRDefault="002D45CB" w:rsidP="000D507F">
      <w:pPr>
        <w:widowControl w:val="0"/>
        <w:autoSpaceDE w:val="0"/>
        <w:spacing w:before="120" w:after="120"/>
        <w:jc w:val="both"/>
        <w:outlineLvl w:val="0"/>
        <w:rPr>
          <w:rFonts w:eastAsia="SimSun"/>
          <w:b/>
          <w:bCs/>
          <w:kern w:val="2"/>
        </w:rPr>
      </w:pPr>
      <w:ins w:id="1475" w:author="Dylan CHEN" w:date="2026-08-20T17:43:00Z" w16du:dateUtc="2026-08-20T09:43:00Z">
        <w:r>
          <w:rPr>
            <w:rFonts w:eastAsia="SimSun" w:hint="eastAsia"/>
            <w:b/>
            <w:bCs/>
            <w:kern w:val="2"/>
          </w:rPr>
          <w:t>#</w:t>
        </w:r>
      </w:ins>
      <w:r w:rsidR="000D507F" w:rsidRPr="00522DE1">
        <w:rPr>
          <w:rFonts w:eastAsia="SimSun"/>
          <w:b/>
          <w:bCs/>
          <w:kern w:val="2"/>
        </w:rPr>
        <w:t>R2-</w:t>
      </w:r>
      <w:r w:rsidR="001535FF" w:rsidRPr="00522DE1">
        <w:rPr>
          <w:rFonts w:eastAsia="SimSun"/>
          <w:b/>
          <w:bCs/>
          <w:kern w:val="2"/>
        </w:rPr>
        <w:t>10</w:t>
      </w:r>
      <w:r w:rsidR="00407505" w:rsidRPr="00522DE1">
        <w:rPr>
          <w:rFonts w:eastAsia="SimSun"/>
          <w:b/>
          <w:bCs/>
          <w:kern w:val="2"/>
        </w:rPr>
        <w:t xml:space="preserve"> (5 mins)</w:t>
      </w:r>
    </w:p>
    <w:p w14:paraId="20FEA927" w14:textId="33193D2B"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1,766 questions in the treatment group, which contain an AI answer. Those 1,766 questions are posted across 150 days. I am really curious about how the authors monitor and observe. </w:t>
      </w:r>
      <w:r w:rsidRPr="00633B15">
        <w:rPr>
          <w:rFonts w:eastAsia="SimSun"/>
          <w:i/>
          <w:iCs/>
          <w:kern w:val="2"/>
          <w:highlight w:val="yellow"/>
          <w:rPrChange w:id="1476" w:author="Dylan CHEN" w:date="2026-08-05T14:53:00Z" w16du:dateUtc="2026-08-05T06:53:00Z">
            <w:rPr>
              <w:rFonts w:eastAsia="SimSun"/>
              <w:i/>
              <w:iCs/>
              <w:kern w:val="2"/>
            </w:rPr>
          </w:rPrChange>
        </w:rPr>
        <w:t>They should explain the process more clearly</w:t>
      </w:r>
      <w:r w:rsidRPr="00522DE1">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FAB3A1C" w14:textId="539BF1CF" w:rsidR="00633B15" w:rsidRDefault="00633B15">
      <w:pPr>
        <w:pStyle w:val="Paragraph"/>
        <w:rPr>
          <w:ins w:id="1477" w:author="Dylan CHEN" w:date="2026-08-05T14:53:00Z" w16du:dateUtc="2026-08-05T06:53:00Z"/>
        </w:rPr>
        <w:pPrChange w:id="1478" w:author="Dylan CHEN" w:date="2026-08-05T14:53:00Z" w16du:dateUtc="2026-08-05T06:53:00Z">
          <w:pPr/>
        </w:pPrChange>
      </w:pPr>
      <w:bookmarkStart w:id="1479" w:name="OLE_LINK25"/>
      <w:ins w:id="1480" w:author="Dylan CHEN" w:date="2026-08-05T14:53:00Z" w16du:dateUtc="2026-08-05T06:53:00Z">
        <w:r>
          <w:t xml:space="preserve">Sorry for the confusion. </w:t>
        </w:r>
        <w:r w:rsidRPr="00633B15">
          <w:t>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16E12714" w14:textId="77777777" w:rsidR="00633B15" w:rsidRDefault="00633B15">
      <w:pPr>
        <w:pStyle w:val="Paragraph"/>
        <w:rPr>
          <w:ins w:id="1481" w:author="Dylan CHEN" w:date="2026-08-05T14:53:00Z" w16du:dateUtc="2026-08-05T06:53:00Z"/>
        </w:rPr>
        <w:pPrChange w:id="1482" w:author="Dylan CHEN" w:date="2026-08-05T14:53:00Z" w16du:dateUtc="2026-08-05T06:53:00Z">
          <w:pPr/>
        </w:pPrChange>
      </w:pPr>
      <w:ins w:id="1483" w:author="Dylan CHEN" w:date="2026-08-05T14:53:00Z" w16du:dateUtc="2026-08-05T06:53:00Z">
        <w:r>
          <w:t xml:space="preserve">Due to the </w:t>
        </w:r>
        <w:r>
          <w:rPr>
            <w:rFonts w:hint="eastAsia"/>
          </w:rPr>
          <w:t xml:space="preserve">time </w:t>
        </w:r>
        <w:r>
          <w:t>need</w:t>
        </w:r>
        <w:r>
          <w:rPr>
            <w:rFonts w:hint="eastAsia"/>
          </w:rPr>
          <w:t>ed</w:t>
        </w:r>
        <w:r>
          <w:t xml:space="preserve"> </w:t>
        </w:r>
        <w:r>
          <w:rPr>
            <w:rFonts w:hint="eastAsia"/>
          </w:rPr>
          <w:t>for</w:t>
        </w:r>
        <w:r>
          <w:t xml:space="preserve"> </w:t>
        </w:r>
        <w:r>
          <w:rPr>
            <w:rFonts w:hint="eastAsia"/>
          </w:rPr>
          <w:t xml:space="preserve">AI </w:t>
        </w:r>
        <w:r>
          <w:t xml:space="preserve">answer generation, there is a small delay. </w:t>
        </w:r>
        <w:r w:rsidRPr="00633B15">
          <w:t>In practice, this window is negligible relative to human response latency</w:t>
        </w:r>
        <w:r>
          <w:rPr>
            <w:rFonts w:hint="eastAsia"/>
          </w:rPr>
          <w:t xml:space="preserve">, </w:t>
        </w:r>
        <w:r>
          <w:t xml:space="preserve">since the first human answer is posted </w:t>
        </w:r>
        <w:r>
          <w:rPr>
            <w:rFonts w:hint="eastAsia"/>
          </w:rPr>
          <w:t>22.067</w:t>
        </w:r>
        <w:r>
          <w:t xml:space="preserve"> </w:t>
        </w:r>
        <w:r>
          <w:rPr>
            <w:rFonts w:hint="eastAsia"/>
          </w:rPr>
          <w:t>hours</w:t>
        </w:r>
        <w:r>
          <w:t xml:space="preserve"> on average. It will be faster than most humans.</w:t>
        </w:r>
      </w:ins>
    </w:p>
    <w:p w14:paraId="3559A9DC" w14:textId="634FC114" w:rsidR="00D43EC2" w:rsidRDefault="00D43EC2" w:rsidP="00D43EC2">
      <w:pPr>
        <w:pStyle w:val="Paragraph"/>
        <w:rPr>
          <w:ins w:id="1484" w:author="Dylan CHEN" w:date="2026-08-04T17:12:00Z" w16du:dateUtc="2026-08-04T09:12:00Z"/>
        </w:rPr>
      </w:pPr>
      <w:ins w:id="1485" w:author="Dylan CHEN" w:date="2026-08-04T17:11:00Z" w16du:dateUtc="2026-08-04T09:11:00Z">
        <w:r w:rsidRPr="00D43EC2">
          <w:t xml:space="preserve">The five-minute appearance of the AI answer was produced by us </w:t>
        </w:r>
      </w:ins>
      <w:ins w:id="1486" w:author="Dylan CHEN" w:date="2026-08-04T17:12:00Z" w16du:dateUtc="2026-08-04T09:12:00Z">
        <w:r>
          <w:rPr>
            <w:rFonts w:hint="eastAsia"/>
          </w:rPr>
          <w:t xml:space="preserve">manually </w:t>
        </w:r>
      </w:ins>
      <w:ins w:id="1487" w:author="Dylan CHEN" w:date="2026-08-04T17:11:00Z" w16du:dateUtc="2026-08-04T09:11:00Z">
        <w:r w:rsidRPr="00D43EC2">
          <w:t>repeatedly monitoring the platform</w:t>
        </w:r>
      </w:ins>
      <w:ins w:id="1488" w:author="Dylan CHEN" w:date="2026-08-04T17:12:00Z" w16du:dateUtc="2026-08-04T09:12:00Z">
        <w:r>
          <w:rPr>
            <w:rFonts w:hint="eastAsia"/>
          </w:rPr>
          <w:t xml:space="preserve"> </w:t>
        </w:r>
      </w:ins>
      <w:ins w:id="1489" w:author="Dylan CHEN" w:date="2026-08-06T10:44:00Z" w16du:dateUtc="2026-08-06T02:44:00Z">
        <w:r w:rsidR="00CB3FE1">
          <w:rPr>
            <w:rFonts w:hint="eastAsia"/>
          </w:rPr>
          <w:t>at</w:t>
        </w:r>
      </w:ins>
      <w:ins w:id="1490" w:author="Dylan CHEN" w:date="2026-08-04T17:12:00Z" w16du:dateUtc="2026-08-04T09:12:00Z">
        <w:r>
          <w:rPr>
            <w:rFonts w:hint="eastAsia"/>
          </w:rPr>
          <w:t xml:space="preserve"> the </w:t>
        </w:r>
        <w:r>
          <w:t>beginning</w:t>
        </w:r>
        <w:r>
          <w:rPr>
            <w:rFonts w:hint="eastAsia"/>
          </w:rPr>
          <w:t xml:space="preserve"> of this research</w:t>
        </w:r>
      </w:ins>
      <w:ins w:id="1491" w:author="Dylan CHEN" w:date="2026-08-04T17:11:00Z" w16du:dateUtc="2026-08-04T09:11:00Z">
        <w:r w:rsidRPr="00D43EC2">
          <w:t xml:space="preserve">. </w:t>
        </w:r>
      </w:ins>
      <w:ins w:id="1492" w:author="Dylan CHEN" w:date="2026-08-04T17:12:00Z" w16du:dateUtc="2026-08-04T09:12:00Z">
        <w:r>
          <w:t>What</w:t>
        </w:r>
      </w:ins>
      <w:r w:rsidR="00052238">
        <w:t>’</w:t>
      </w:r>
      <w:ins w:id="1493" w:author="Dylan CHEN" w:date="2026-08-04T17:12:00Z" w16du:dateUtc="2026-08-04T09:12:00Z">
        <w:r>
          <w:rPr>
            <w:rFonts w:hint="eastAsia"/>
          </w:rPr>
          <w:t xml:space="preserve">s more, </w:t>
        </w:r>
      </w:ins>
      <w:ins w:id="1494" w:author="Dylan CHEN" w:date="2026-08-06T10:44:00Z" w16du:dateUtc="2026-08-06T02:44:00Z">
        <w:r w:rsidR="00CB3FE1">
          <w:rPr>
            <w:rFonts w:hint="eastAsia"/>
          </w:rPr>
          <w:t>i</w:t>
        </w:r>
      </w:ins>
      <w:ins w:id="1495" w:author="Dylan CHEN" w:date="2026-08-04T17:11:00Z" w16du:dateUtc="2026-08-04T09:11:00Z">
        <w:r w:rsidRPr="00D43EC2">
          <w:t>t was produced by the platform</w:t>
        </w:r>
      </w:ins>
      <w:r w:rsidR="00052238">
        <w:t>’</w:t>
      </w:r>
      <w:ins w:id="1496" w:author="Dylan CHEN" w:date="2026-08-04T17:11:00Z" w16du:dateUtc="2026-08-04T09:11:00Z">
        <w:r w:rsidRPr="00D43EC2">
          <w:t>s own procedure. When a new question was posted during the experimental period, the platform</w:t>
        </w:r>
      </w:ins>
      <w:r w:rsidR="00052238">
        <w:t>’</w:t>
      </w:r>
      <w:ins w:id="1497" w:author="Dylan CHEN" w:date="2026-08-04T17:11:00Z" w16du:dateUtc="2026-08-04T09:11:00Z">
        <w:r w:rsidRPr="00D43EC2">
          <w:t>s system randomly assigned it to the treatment or control condition, and for treatment questions</w:t>
        </w:r>
      </w:ins>
      <w:ins w:id="1498" w:author="Dylan CHEN" w:date="2026-08-05T14:54:00Z" w16du:dateUtc="2026-08-05T06:54:00Z">
        <w:r w:rsidR="00633B15">
          <w:rPr>
            <w:rFonts w:hint="eastAsia"/>
          </w:rPr>
          <w:t>,</w:t>
        </w:r>
      </w:ins>
      <w:ins w:id="1499" w:author="Dylan CHEN" w:date="2026-08-04T17:11:00Z" w16du:dateUtc="2026-08-04T09:11:00Z">
        <w:r w:rsidRPr="00D43EC2">
          <w:t xml:space="preserve"> the internal GenAI generated and posted its answer automatically after the question appeared. </w:t>
        </w:r>
      </w:ins>
    </w:p>
    <w:p w14:paraId="3CCC7CB2" w14:textId="597B970A" w:rsidR="00D43EC2" w:rsidRDefault="00D43EC2">
      <w:pPr>
        <w:pStyle w:val="Paragraph"/>
        <w:rPr>
          <w:ins w:id="1500" w:author="Dylan CHEN" w:date="2026-08-04T17:11:00Z" w16du:dateUtc="2026-08-04T09:11:00Z"/>
        </w:rPr>
        <w:pPrChange w:id="1501" w:author="Dylan CHEN" w:date="2026-08-04T17:11:00Z" w16du:dateUtc="2026-08-04T09:11:00Z">
          <w:pPr>
            <w:spacing w:before="120" w:after="120"/>
          </w:pPr>
        </w:pPrChange>
      </w:pPr>
      <w:ins w:id="1502" w:author="Dylan CHEN" w:date="2026-08-04T17:11:00Z" w16du:dateUtc="2026-08-04T09:11:00Z">
        <w:r w:rsidRPr="00D43EC2">
          <w:t xml:space="preserve">The five-minute figure describes </w:t>
        </w:r>
      </w:ins>
      <w:ins w:id="1503" w:author="Dylan CHEN" w:date="2026-08-04T17:12:00Z" w16du:dateUtc="2026-08-04T09:12:00Z">
        <w:r>
          <w:rPr>
            <w:rFonts w:hint="eastAsia"/>
          </w:rPr>
          <w:t>our</w:t>
        </w:r>
      </w:ins>
      <w:ins w:id="1504" w:author="Dylan CHEN" w:date="2026-08-04T17:11:00Z" w16du:dateUtc="2026-08-04T09:11:00Z">
        <w:r w:rsidRPr="00D43EC2">
          <w:t xml:space="preserve"> manual observation cadence on our side. We have revised the relevant text to state the procedure explicitly and to attribute the timing to the platform</w:t>
        </w:r>
      </w:ins>
      <w:r w:rsidR="00052238">
        <w:t>’</w:t>
      </w:r>
      <w:ins w:id="1505" w:author="Dylan CHEN" w:date="2026-08-04T17:11:00Z" w16du:dateUtc="2026-08-04T09:11:00Z">
        <w:r w:rsidRPr="00D43EC2">
          <w:t>s automated assignment.</w:t>
        </w:r>
      </w:ins>
    </w:p>
    <w:bookmarkEnd w:id="1479"/>
    <w:p w14:paraId="5B7275C2" w14:textId="4F02810D" w:rsidR="00407505" w:rsidRPr="00D43EC2" w:rsidDel="00D43EC2" w:rsidRDefault="00407505" w:rsidP="000D507F">
      <w:pPr>
        <w:spacing w:before="120" w:after="120"/>
        <w:rPr>
          <w:del w:id="1506" w:author="Dylan CHEN" w:date="2026-08-04T17:12:00Z" w16du:dateUtc="2026-08-04T09:12:00Z"/>
          <w:rFonts w:ascii="Heiti TC" w:eastAsia="Heiti TC" w:hAnsi="Heiti TC" w:cs="Heiti TC"/>
          <w:rPrChange w:id="1507" w:author="Dylan CHEN" w:date="2026-08-04T16:43:00Z" w16du:dateUtc="2026-08-04T08:43:00Z">
            <w:rPr>
              <w:del w:id="1508" w:author="Dylan CHEN" w:date="2026-08-04T17:12:00Z" w16du:dateUtc="2026-08-04T09:12:00Z"/>
            </w:rPr>
          </w:rPrChange>
        </w:rPr>
      </w:pPr>
    </w:p>
    <w:p w14:paraId="48BD0955" w14:textId="34A5E5ED" w:rsidR="000D507F" w:rsidRPr="00522DE1" w:rsidRDefault="000D507F" w:rsidP="000D507F">
      <w:pPr>
        <w:spacing w:before="120" w:after="120"/>
        <w:rPr>
          <w:b/>
        </w:rPr>
      </w:pPr>
      <w:r w:rsidRPr="00522DE1">
        <w:t>---------------------------------------------------------------------------------------------------------------------</w:t>
      </w:r>
    </w:p>
    <w:p w14:paraId="49B87FBA" w14:textId="36B3AB30" w:rsidR="000D507F" w:rsidRPr="00522DE1" w:rsidRDefault="00626D48" w:rsidP="000D507F">
      <w:pPr>
        <w:widowControl w:val="0"/>
        <w:autoSpaceDE w:val="0"/>
        <w:spacing w:before="120" w:after="120"/>
        <w:jc w:val="both"/>
        <w:outlineLvl w:val="0"/>
        <w:rPr>
          <w:rFonts w:eastAsia="SimSun"/>
          <w:b/>
          <w:bCs/>
          <w:kern w:val="2"/>
        </w:rPr>
      </w:pPr>
      <w:ins w:id="1509" w:author="Dylan CHEN" w:date="2026-08-20T22:40:00Z" w16du:dateUtc="2026-08-20T14:40:00Z">
        <w:r>
          <w:rPr>
            <w:rFonts w:eastAsia="SimSun" w:hint="eastAsia"/>
            <w:b/>
            <w:bCs/>
            <w:kern w:val="2"/>
          </w:rPr>
          <w:lastRenderedPageBreak/>
          <w:t>#</w:t>
        </w:r>
      </w:ins>
      <w:r w:rsidR="000D507F" w:rsidRPr="00522DE1">
        <w:rPr>
          <w:rFonts w:eastAsia="SimSun"/>
          <w:b/>
          <w:bCs/>
          <w:kern w:val="2"/>
        </w:rPr>
        <w:t>R2-</w:t>
      </w:r>
      <w:r w:rsidR="00EA56CE" w:rsidRPr="00522DE1">
        <w:rPr>
          <w:rFonts w:eastAsia="SimSun"/>
          <w:b/>
          <w:bCs/>
          <w:kern w:val="2"/>
        </w:rPr>
        <w:t>1</w:t>
      </w:r>
      <w:r w:rsidR="001535FF" w:rsidRPr="00522DE1">
        <w:rPr>
          <w:rFonts w:eastAsia="SimSun"/>
          <w:b/>
          <w:bCs/>
          <w:kern w:val="2"/>
        </w:rPr>
        <w:t>1</w:t>
      </w:r>
    </w:p>
    <w:p w14:paraId="4608D0F2" w14:textId="0179379C"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t>R2-11. The authors</w:t>
      </w:r>
      <w:r w:rsidR="00052238">
        <w:t>’</w:t>
      </w:r>
      <w:r w:rsidRPr="00522DE1">
        <w:t xml:space="preserve"> explanation for the question</w:t>
      </w:r>
      <w:r w:rsidR="00052238">
        <w:t>’</w:t>
      </w:r>
      <w:r w:rsidRPr="00522DE1">
        <w:t>s zero length makes sense.</w:t>
      </w:r>
    </w:p>
    <w:p w14:paraId="5B44AD9A"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619A7E6" w14:textId="77777777" w:rsidR="00AD5278" w:rsidRPr="00522DE1" w:rsidRDefault="00AD5278" w:rsidP="00AD5278">
      <w:pPr>
        <w:pStyle w:val="NormalWeb"/>
      </w:pPr>
      <w:r>
        <w:t>We are happy you are satisfied with this response</w:t>
      </w:r>
      <w:r w:rsidRPr="00522DE1">
        <w:t>.</w:t>
      </w:r>
    </w:p>
    <w:p w14:paraId="3E7AA2A1" w14:textId="77777777" w:rsidR="000D507F" w:rsidRPr="00522DE1" w:rsidRDefault="000D507F" w:rsidP="000D507F">
      <w:pPr>
        <w:spacing w:before="120" w:after="120"/>
        <w:rPr>
          <w:b/>
        </w:rPr>
      </w:pPr>
      <w:r w:rsidRPr="00522DE1">
        <w:t>---------------------------------------------------------------------------------------------------------------------</w:t>
      </w:r>
    </w:p>
    <w:p w14:paraId="6A2C422A" w14:textId="3EB15F9B" w:rsidR="000D507F" w:rsidRPr="00522DE1" w:rsidRDefault="00E02E4F" w:rsidP="000D507F">
      <w:pPr>
        <w:widowControl w:val="0"/>
        <w:autoSpaceDE w:val="0"/>
        <w:spacing w:before="120" w:after="120"/>
        <w:jc w:val="both"/>
        <w:outlineLvl w:val="0"/>
        <w:rPr>
          <w:rFonts w:eastAsia="SimSun"/>
          <w:b/>
          <w:bCs/>
          <w:kern w:val="2"/>
        </w:rPr>
      </w:pPr>
      <w:ins w:id="1510" w:author="Dylan CHEN" w:date="2026-08-20T18:13:00Z" w16du:dateUtc="2026-08-20T10:13:00Z">
        <w:r>
          <w:rPr>
            <w:rFonts w:eastAsia="SimSun" w:hint="eastAsia"/>
            <w:b/>
            <w:bCs/>
            <w:kern w:val="2"/>
          </w:rPr>
          <w:t>#</w:t>
        </w:r>
      </w:ins>
      <w:r w:rsidR="000D507F" w:rsidRPr="00522DE1">
        <w:rPr>
          <w:rFonts w:eastAsia="SimSun"/>
          <w:b/>
          <w:bCs/>
          <w:kern w:val="2"/>
        </w:rPr>
        <w:t>R2-</w:t>
      </w:r>
      <w:r w:rsidR="00EA56CE" w:rsidRPr="00522DE1">
        <w:rPr>
          <w:rFonts w:eastAsia="SimSun"/>
          <w:b/>
          <w:bCs/>
          <w:kern w:val="2"/>
        </w:rPr>
        <w:t>1</w:t>
      </w:r>
      <w:r w:rsidR="001535FF" w:rsidRPr="00522DE1">
        <w:rPr>
          <w:rFonts w:eastAsia="SimSun"/>
          <w:b/>
          <w:bCs/>
          <w:kern w:val="2"/>
        </w:rPr>
        <w:t>2</w:t>
      </w:r>
      <w:r w:rsidR="00EE0CC9" w:rsidRPr="00522DE1">
        <w:rPr>
          <w:rFonts w:eastAsia="SimSun"/>
          <w:b/>
          <w:bCs/>
          <w:kern w:val="2"/>
        </w:rPr>
        <w:t xml:space="preserve"> (questioner random effect)</w:t>
      </w:r>
    </w:p>
    <w:p w14:paraId="48C4713D" w14:textId="4DE63173"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R2-12. In the earlier round, I suggest that the authors add a question poster/questioner-level fixed effect to remove questioner-level confounders.</w:t>
      </w:r>
    </w:p>
    <w:p w14:paraId="2C260AAB" w14:textId="4528EBAD"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7E40D541"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would respectfully disagree with the authors</w:t>
      </w:r>
      <w:r w:rsidR="00052238">
        <w:rPr>
          <w:rFonts w:eastAsia="SimSun"/>
          <w:i/>
          <w:iCs/>
          <w:kern w:val="2"/>
        </w:rPr>
        <w:t>’</w:t>
      </w:r>
      <w:r w:rsidRPr="00522DE1">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3ACEE332"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adding questioner-fixed effects reduces the sample size substantially. The authors need to show the statistics of the samples in detail. I don</w:t>
      </w:r>
      <w:r w:rsidR="00052238">
        <w:rPr>
          <w:rFonts w:eastAsia="SimSun"/>
          <w:i/>
          <w:iCs/>
          <w:kern w:val="2"/>
        </w:rPr>
        <w:t>’</w:t>
      </w:r>
      <w:r w:rsidRPr="00522DE1">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D793851" w14:textId="77777777" w:rsidR="00E02E4F" w:rsidRDefault="00E02E4F">
      <w:pPr>
        <w:pStyle w:val="Paragraph"/>
        <w:rPr>
          <w:ins w:id="1511" w:author="Dylan CHEN" w:date="2026-08-20T18:12:00Z" w16du:dateUtc="2026-08-20T10:12:00Z"/>
        </w:rPr>
        <w:pPrChange w:id="1512" w:author="Dylan CHEN" w:date="2026-08-20T18:13:00Z" w16du:dateUtc="2026-08-20T10:13:00Z">
          <w:pPr>
            <w:pStyle w:val="NormalWeb"/>
          </w:pPr>
        </w:pPrChange>
      </w:pPr>
      <w:ins w:id="1513" w:author="Dylan CHEN" w:date="2026-08-20T18:12:00Z" w16du:dateUtc="2026-08-20T10:12:00Z">
        <w:r>
          <w:t>We thank the reviewer for the continued guidance on this point and for encouraging us to examine the identification more closely. We took the three concerns seriously and looked into each of them in turn.</w:t>
        </w:r>
      </w:ins>
    </w:p>
    <w:p w14:paraId="1E724994" w14:textId="04607F78" w:rsidR="00E02E4F" w:rsidRDefault="00E02E4F">
      <w:pPr>
        <w:pStyle w:val="Paragraph"/>
        <w:rPr>
          <w:ins w:id="1514" w:author="Dylan CHEN" w:date="2026-08-20T18:12:00Z" w16du:dateUtc="2026-08-20T10:12:00Z"/>
        </w:rPr>
        <w:pPrChange w:id="1515" w:author="Dylan CHEN" w:date="2026-08-20T18:13:00Z" w16du:dateUtc="2026-08-20T10:13:00Z">
          <w:pPr>
            <w:pStyle w:val="NormalWeb"/>
          </w:pPr>
        </w:pPrChange>
      </w:pPr>
      <w:ins w:id="1516" w:author="Dylan CHEN" w:date="2026-08-20T18:12:00Z" w16du:dateUtc="2026-08-20T10:12:00Z">
        <w:r>
          <w:rPr>
            <w:rStyle w:val="Emphasis"/>
          </w:rPr>
          <w:t>On the sample restriction from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 were posted by single-question posters. Removing them would reduce the estimation sample by this amount and lower the statistical power available for our tests. We therefore report the questioner random effects specification, which retains the full sample,</w:t>
        </w:r>
      </w:ins>
      <w:ins w:id="1517" w:author="Dylan CHEN" w:date="2026-08-20T18:13:00Z" w16du:dateUtc="2026-08-20T10:13:00Z">
        <w:r>
          <w:rPr>
            <w:rFonts w:hint="eastAsia"/>
          </w:rPr>
          <w:t>.</w:t>
        </w:r>
      </w:ins>
    </w:p>
    <w:p w14:paraId="217D778D" w14:textId="77777777" w:rsidR="00E02E4F" w:rsidRDefault="00E02E4F">
      <w:pPr>
        <w:pStyle w:val="Paragraph"/>
        <w:rPr>
          <w:ins w:id="1518" w:author="Dylan CHEN" w:date="2026-08-20T18:12:00Z" w16du:dateUtc="2026-08-20T10:12:00Z"/>
        </w:rPr>
        <w:pPrChange w:id="1519" w:author="Dylan CHEN" w:date="2026-08-20T18:13:00Z" w16du:dateUtc="2026-08-20T10:13:00Z">
          <w:pPr>
            <w:pStyle w:val="NormalWeb"/>
          </w:pPr>
        </w:pPrChange>
      </w:pPr>
      <w:ins w:id="1520" w:author="Dylan CHEN" w:date="2026-08-20T18:12:00Z" w16du:dateUtc="2026-08-20T10:12:00Z">
        <w:r>
          <w:rPr>
            <w:rStyle w:val="Emphasis"/>
          </w:rPr>
          <w:t>On whether the randomization worked.</w:t>
        </w:r>
        <w:r>
          <w:t xml:space="preserve"> We agree that randomization should be verified rather </w:t>
        </w:r>
        <w:r>
          <w:lastRenderedPageBreak/>
          <w:t>than assumed. Two points are relevant here. First, the assignment was carried out by the platform (SegmentFault) as part of its own randomized experiment, so the randomized nature of the treatment is a feature of the design rather than an inference on our part. Second, we conducted a series of randomization checks on observable characteristics and did not find evidence of imbalance. We report these checks in the revised manuscript.</w:t>
        </w:r>
      </w:ins>
    </w:p>
    <w:p w14:paraId="65602C52" w14:textId="77777777" w:rsidR="00E02E4F" w:rsidRDefault="00E02E4F">
      <w:pPr>
        <w:pStyle w:val="Paragraph"/>
        <w:rPr>
          <w:ins w:id="1521" w:author="Dylan CHEN" w:date="2026-08-20T18:12:00Z" w16du:dateUtc="2026-08-20T10:12:00Z"/>
        </w:rPr>
        <w:pPrChange w:id="1522" w:author="Dylan CHEN" w:date="2026-08-20T18:13:00Z" w16du:dateUtc="2026-08-20T10:13:00Z">
          <w:pPr>
            <w:pStyle w:val="NormalWeb"/>
          </w:pPr>
        </w:pPrChange>
      </w:pPr>
      <w:ins w:id="1523" w:author="Dylan CHEN" w:date="2026-08-20T18:12:00Z" w16du:dateUtc="2026-08-20T10:12:00Z">
        <w:r>
          <w:rPr>
            <w:rStyle w:val="Emphasis"/>
          </w:rPr>
          <w:t>On unobservable characteristics that cannot be tested directly.</w:t>
        </w:r>
        <w:r>
          <w:t xml:space="preserve"> The reviewer is correct that unobservable question-level characteristics cannot be measured directly, and this limitation is shared by any observational or experimental specification. What we can do is assess how sensitive our estimates would need to be to unobserved confounding before the conclusions would change. We therefore report the Oster (2019) bounds, and the results indicate that our estimates are robust to plausible degrees of unobserved omitted variable bias.</w:t>
        </w:r>
      </w:ins>
    </w:p>
    <w:p w14:paraId="3591264C" w14:textId="77777777" w:rsidR="00E02E4F" w:rsidRDefault="00E02E4F">
      <w:pPr>
        <w:pStyle w:val="Paragraph"/>
        <w:rPr>
          <w:ins w:id="1524" w:author="Dylan CHEN" w:date="2026-08-20T18:12:00Z" w16du:dateUtc="2026-08-20T10:12:00Z"/>
        </w:rPr>
        <w:pPrChange w:id="1525" w:author="Dylan CHEN" w:date="2026-08-20T18:13:00Z" w16du:dateUtc="2026-08-20T10:13:00Z">
          <w:pPr>
            <w:pStyle w:val="NormalWeb"/>
          </w:pPr>
        </w:pPrChange>
      </w:pPr>
      <w:ins w:id="1526" w:author="Dylan CHEN" w:date="2026-08-20T18:12:00Z" w16du:dateUtc="2026-08-20T10:12:00Z">
        <w:r>
          <w:rPr>
            <w:rStyle w:val="Emphasis"/>
          </w:rPr>
          <w:t>On the assumption underlying the random effects model.</w:t>
        </w:r>
        <w:r>
          <w:t xml:space="preserve"> We would add one brief clarification. Because our parameter of interest is the treatment effect, the consistency of that coefficient depends on the error term being uncorrelated with treatment assignment, which the platform's randomization ensures. The additional covariates enter to improve efficiency rather than to achieve identification of the treatment effect. In this sense the condition we rely on for the coefficient of interest is met by the design.</w:t>
        </w:r>
      </w:ins>
    </w:p>
    <w:p w14:paraId="233A6EAC" w14:textId="0911A65A" w:rsidR="0078116C" w:rsidRPr="00522DE1" w:rsidRDefault="00E02E4F">
      <w:pPr>
        <w:pStyle w:val="Paragraph"/>
        <w:pPrChange w:id="1527" w:author="Dylan CHEN" w:date="2026-08-20T18:13:00Z" w16du:dateUtc="2026-08-20T10:13:00Z">
          <w:pPr>
            <w:pStyle w:val="NormalWeb"/>
          </w:pPr>
        </w:pPrChange>
      </w:pPr>
      <w:ins w:id="1528" w:author="Dylan CHEN" w:date="2026-08-20T18:12:00Z" w16du:dateUtc="2026-08-20T10:12:00Z">
        <w:r>
          <w:t>We have updated the manuscript accordingly and describe these analyses in the revised results and robustness sections.</w:t>
        </w:r>
      </w:ins>
    </w:p>
    <w:p w14:paraId="109E6A7C" w14:textId="77777777" w:rsidR="000D507F" w:rsidRPr="00522DE1" w:rsidRDefault="000D507F" w:rsidP="000D507F">
      <w:pPr>
        <w:spacing w:before="120" w:after="120"/>
        <w:rPr>
          <w:b/>
        </w:rPr>
      </w:pPr>
      <w:r w:rsidRPr="00522DE1">
        <w:t>---------------------------------------------------------------------------------------------------------------------</w:t>
      </w:r>
    </w:p>
    <w:p w14:paraId="0E6D6726" w14:textId="2DCAAE28" w:rsidR="000D507F" w:rsidRPr="00522DE1" w:rsidRDefault="00626D48" w:rsidP="000D507F">
      <w:pPr>
        <w:widowControl w:val="0"/>
        <w:autoSpaceDE w:val="0"/>
        <w:spacing w:before="120" w:after="120"/>
        <w:jc w:val="both"/>
        <w:outlineLvl w:val="0"/>
        <w:rPr>
          <w:rFonts w:eastAsia="SimSun"/>
          <w:b/>
          <w:bCs/>
          <w:kern w:val="2"/>
        </w:rPr>
      </w:pPr>
      <w:ins w:id="1529" w:author="Dylan CHEN" w:date="2026-08-20T22:40:00Z" w16du:dateUtc="2026-08-20T14:40:00Z">
        <w:r>
          <w:rPr>
            <w:rFonts w:eastAsia="SimSun" w:hint="eastAsia"/>
            <w:b/>
            <w:bCs/>
            <w:kern w:val="2"/>
          </w:rPr>
          <w:t>#</w:t>
        </w:r>
      </w:ins>
      <w:r w:rsidR="000D507F" w:rsidRPr="00522DE1">
        <w:rPr>
          <w:rFonts w:eastAsia="SimSun"/>
          <w:b/>
          <w:bCs/>
          <w:kern w:val="2"/>
        </w:rPr>
        <w:t>R2-</w:t>
      </w:r>
      <w:r w:rsidR="00EA56CE" w:rsidRPr="00522DE1">
        <w:rPr>
          <w:rFonts w:eastAsia="SimSun"/>
          <w:b/>
          <w:bCs/>
          <w:kern w:val="2"/>
        </w:rPr>
        <w:t>1</w:t>
      </w:r>
      <w:r w:rsidR="001535FF" w:rsidRPr="00522DE1">
        <w:rPr>
          <w:rFonts w:eastAsia="SimSun"/>
          <w:b/>
          <w:bCs/>
          <w:kern w:val="2"/>
        </w:rPr>
        <w:t>3</w:t>
      </w:r>
    </w:p>
    <w:p w14:paraId="161AC80B" w14:textId="29F763BF"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R2-14. I suggested the author justify why they used the cubic polynomial, and they followed. I am good with that.</w:t>
      </w:r>
    </w:p>
    <w:p w14:paraId="3C3820C5" w14:textId="52D10F6A"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CE300D3" w14:textId="29469F54" w:rsidR="0078116C" w:rsidRPr="00522DE1" w:rsidRDefault="00AD5278" w:rsidP="006302D4">
      <w:pPr>
        <w:pStyle w:val="NormalWeb"/>
      </w:pPr>
      <w:r>
        <w:t>We are happy you are satisfied with these responses</w:t>
      </w:r>
      <w:r w:rsidRPr="00522DE1">
        <w:t>.</w:t>
      </w:r>
    </w:p>
    <w:p w14:paraId="776E43E8" w14:textId="77777777" w:rsidR="000D507F" w:rsidRPr="00522DE1" w:rsidRDefault="000D507F" w:rsidP="000D507F">
      <w:pPr>
        <w:spacing w:before="120" w:after="120"/>
        <w:rPr>
          <w:b/>
        </w:rPr>
      </w:pPr>
      <w:r w:rsidRPr="00522DE1">
        <w:t>---------------------------------------------------------------------------------------------------------------------</w:t>
      </w:r>
    </w:p>
    <w:p w14:paraId="60CD889A" w14:textId="7B29DA99" w:rsidR="000D507F" w:rsidRPr="00522DE1" w:rsidRDefault="000B59FA" w:rsidP="000D507F">
      <w:pPr>
        <w:widowControl w:val="0"/>
        <w:autoSpaceDE w:val="0"/>
        <w:spacing w:before="120" w:after="120"/>
        <w:jc w:val="both"/>
        <w:outlineLvl w:val="0"/>
        <w:rPr>
          <w:rFonts w:eastAsia="SimSun"/>
          <w:b/>
          <w:bCs/>
          <w:kern w:val="2"/>
        </w:rPr>
      </w:pPr>
      <w:ins w:id="1530" w:author="Dylan CHEN" w:date="2026-08-20T16:04:00Z" w16du:dateUtc="2026-08-20T08:04:00Z">
        <w:r>
          <w:rPr>
            <w:rFonts w:eastAsia="SimSun" w:hint="eastAsia"/>
            <w:b/>
            <w:bCs/>
            <w:kern w:val="2"/>
          </w:rPr>
          <w:t>#</w:t>
        </w:r>
      </w:ins>
      <w:r w:rsidR="000B7F20">
        <w:rPr>
          <w:rFonts w:eastAsia="SimSun"/>
          <w:b/>
          <w:bCs/>
          <w:kern w:val="2"/>
        </w:rPr>
        <w:t>*</w:t>
      </w:r>
      <w:r w:rsidR="000D507F" w:rsidRPr="00522DE1">
        <w:rPr>
          <w:rFonts w:eastAsia="SimSun"/>
          <w:b/>
          <w:bCs/>
          <w:kern w:val="2"/>
        </w:rPr>
        <w:t>R2-1</w:t>
      </w:r>
      <w:r w:rsidR="005D4D04">
        <w:rPr>
          <w:rFonts w:eastAsia="SimSun"/>
          <w:b/>
          <w:bCs/>
          <w:kern w:val="2"/>
        </w:rPr>
        <w:t>4</w:t>
      </w:r>
    </w:p>
    <w:p w14:paraId="1583DB7A" w14:textId="7777777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1531" w:author="Dylan CHEN" w:date="2026-08-05T16:51:00Z" w16du:dateUtc="2026-08-05T08:51:00Z">
            <w:rPr>
              <w:rFonts w:eastAsia="SimSun"/>
              <w:i/>
              <w:iCs/>
              <w:kern w:val="2"/>
            </w:rPr>
          </w:rPrChange>
        </w:rPr>
        <w:lastRenderedPageBreak/>
        <w:t>The authors responded that the difference between 1.9 and 1.372 is not statistically significant and falls within normal sampling variation.</w:t>
      </w:r>
    </w:p>
    <w:p w14:paraId="679800C3" w14:textId="15C98DFE"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1532" w:author="Dylan CHEN" w:date="2026-08-05T16:51:00Z" w16du:dateUtc="2026-08-05T08:51:00Z">
            <w:rPr>
              <w:rFonts w:eastAsia="SimSun"/>
              <w:i/>
              <w:iCs/>
              <w:kern w:val="2"/>
            </w:rPr>
          </w:rPrChange>
        </w:rPr>
        <w:t xml:space="preserve">Second, the authors attribute the difference to </w:t>
      </w:r>
      <w:r w:rsidR="00E71BCF">
        <w:rPr>
          <w:rFonts w:eastAsia="SimSun"/>
          <w:i/>
          <w:iCs/>
          <w:kern w:val="2"/>
          <w:highlight w:val="yellow"/>
        </w:rPr>
        <w:t>“</w:t>
      </w:r>
      <w:r w:rsidRPr="004F7EBF">
        <w:rPr>
          <w:rFonts w:eastAsia="SimSun"/>
          <w:i/>
          <w:iCs/>
          <w:kern w:val="2"/>
          <w:highlight w:val="yellow"/>
          <w:rPrChange w:id="1533" w:author="Dylan CHEN" w:date="2026-08-05T16:51:00Z" w16du:dateUtc="2026-08-05T08:51:00Z">
            <w:rPr>
              <w:rFonts w:eastAsia="SimSun"/>
              <w:i/>
              <w:iCs/>
              <w:kern w:val="2"/>
            </w:rPr>
          </w:rPrChange>
        </w:rPr>
        <w:t>normal sampling variation</w:t>
      </w:r>
      <w:r w:rsidR="00E71BCF">
        <w:rPr>
          <w:rFonts w:eastAsia="SimSun"/>
          <w:i/>
          <w:iCs/>
          <w:kern w:val="2"/>
          <w:highlight w:val="yellow"/>
        </w:rPr>
        <w:t>”</w:t>
      </w:r>
      <w:r w:rsidRPr="004F7EBF">
        <w:rPr>
          <w:rFonts w:eastAsia="SimSun"/>
          <w:i/>
          <w:iCs/>
          <w:kern w:val="2"/>
          <w:highlight w:val="yellow"/>
          <w:rPrChange w:id="1534" w:author="Dylan CHEN" w:date="2026-08-05T16:51:00Z" w16du:dateUtc="2026-08-05T08:51:00Z">
            <w:rPr>
              <w:rFonts w:eastAsia="SimSun"/>
              <w:i/>
              <w:iCs/>
              <w:kern w:val="2"/>
            </w:rPr>
          </w:rPrChange>
        </w:rPr>
        <w:t xml:space="preserve"> without specifying the sampling process and the variance.</w:t>
      </w:r>
    </w:p>
    <w:p w14:paraId="03059382" w14:textId="77777777" w:rsidR="000D507F"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824FC20" w14:textId="2AD31820" w:rsidR="00236B18" w:rsidRDefault="00236B18" w:rsidP="00E272B6">
      <w:pPr>
        <w:pStyle w:val="Paragraph"/>
      </w:pPr>
      <w:r>
        <w:t xml:space="preserve">We thank the reviewer for </w:t>
      </w:r>
      <w:r w:rsidR="00CF46D7">
        <w:t>the comment</w:t>
      </w:r>
      <w:r>
        <w:t xml:space="preserve">. </w:t>
      </w:r>
    </w:p>
    <w:p w14:paraId="63DAA078" w14:textId="7819189E" w:rsidR="00962907" w:rsidRDefault="001F66D8" w:rsidP="00E272B6">
      <w:pPr>
        <w:pStyle w:val="Paragraph"/>
      </w:pPr>
      <w:r>
        <w:t xml:space="preserve">First, we want to clarify that </w:t>
      </w:r>
      <w:r w:rsidR="00962907">
        <w:t xml:space="preserve">the two numbers </w:t>
      </w:r>
      <w:r w:rsidRPr="001F66D8">
        <w:t>1.372</w:t>
      </w:r>
      <w:r>
        <w:t xml:space="preserve"> </w:t>
      </w:r>
      <w:r w:rsidR="00962907">
        <w:t xml:space="preserve">and </w:t>
      </w:r>
      <w:r>
        <w:t xml:space="preserve">1.9 </w:t>
      </w:r>
      <w:r w:rsidR="00236B18">
        <w:t xml:space="preserve">come from </w:t>
      </w:r>
      <w:r w:rsidR="00236B18">
        <w:rPr>
          <w:rStyle w:val="Strong"/>
        </w:rPr>
        <w:t xml:space="preserve">different populations </w:t>
      </w:r>
      <w:r w:rsidR="00236B18">
        <w:t>and cannot be directly compared to infer a trend.</w:t>
      </w:r>
      <w:r w:rsidR="00962907">
        <w:t xml:space="preserve"> 1.372 is on the control group in </w:t>
      </w:r>
      <w:ins w:id="1535" w:author="Dylan CHEN" w:date="2026-08-05T16:51:00Z" w16du:dateUtc="2026-08-05T08:51:00Z">
        <w:r w:rsidR="004F7EBF">
          <w:rPr>
            <w:rFonts w:hint="eastAsia"/>
          </w:rPr>
          <w:t xml:space="preserve">the </w:t>
        </w:r>
      </w:ins>
      <w:r w:rsidR="00962907">
        <w:t>post-experiment period</w:t>
      </w:r>
      <w:ins w:id="1536" w:author="Dylan CHEN" w:date="2026-08-05T16:51:00Z" w16du:dateUtc="2026-08-05T08:51:00Z">
        <w:r w:rsidR="004F7EBF">
          <w:rPr>
            <w:rFonts w:hint="eastAsia"/>
          </w:rPr>
          <w:t>,</w:t>
        </w:r>
      </w:ins>
      <w:r w:rsidR="00962907">
        <w:t xml:space="preserve"> and 1.9 is on the entire population.</w:t>
      </w:r>
      <w:r w:rsidR="008B6505">
        <w:t xml:space="preserve"> O</w:t>
      </w:r>
      <w:r w:rsidR="00962907">
        <w:t xml:space="preserve">ur statement on </w:t>
      </w:r>
      <w:r w:rsidR="00E71BCF">
        <w:rPr>
          <w:rStyle w:val="Emphasis"/>
        </w:rPr>
        <w:t>“</w:t>
      </w:r>
      <w:r w:rsidR="00962907">
        <w:rPr>
          <w:rStyle w:val="Emphasis"/>
        </w:rPr>
        <w:t>normal sampling variation</w:t>
      </w:r>
      <w:r w:rsidR="00E71BCF">
        <w:rPr>
          <w:rStyle w:val="Emphasis"/>
        </w:rPr>
        <w:t>”</w:t>
      </w:r>
      <w:r w:rsidR="00962907">
        <w:t xml:space="preserve"> </w:t>
      </w:r>
      <w:ins w:id="1537" w:author="Dylan CHEN" w:date="2026-08-05T16:51:00Z" w16du:dateUtc="2026-08-05T08:51:00Z">
        <w:r w:rsidR="004F7EBF">
          <w:rPr>
            <w:rFonts w:hint="eastAsia"/>
          </w:rPr>
          <w:t xml:space="preserve">was </w:t>
        </w:r>
      </w:ins>
      <w:r w:rsidR="00962907">
        <w:t xml:space="preserve">intended </w:t>
      </w:r>
      <w:ins w:id="1538" w:author="Dylan CHEN" w:date="2026-08-05T16:51:00Z" w16du:dateUtc="2026-08-05T08:51:00Z">
        <w:r w:rsidR="004F7EBF">
          <w:rPr>
            <w:rFonts w:hint="eastAsia"/>
          </w:rPr>
          <w:t xml:space="preserve">to </w:t>
        </w:r>
      </w:ins>
      <w:r w:rsidR="00962907">
        <w:t xml:space="preserve">explain that the two numbers come from different </w:t>
      </w:r>
      <w:r w:rsidR="00962907">
        <w:rPr>
          <w:rStyle w:val="Strong"/>
        </w:rPr>
        <w:t>samples</w:t>
      </w:r>
      <w:r w:rsidR="008B6505">
        <w:rPr>
          <w:rStyle w:val="Strong"/>
        </w:rPr>
        <w:t>.</w:t>
      </w:r>
      <w:r w:rsidR="00962907">
        <w:t xml:space="preserve"> </w:t>
      </w:r>
    </w:p>
    <w:p w14:paraId="457D750E" w14:textId="465D597A" w:rsidR="00236B18" w:rsidRDefault="00962907">
      <w:pPr>
        <w:pStyle w:val="Paragraph"/>
      </w:pPr>
      <w:r>
        <w:t>Second, it should be noted that p</w:t>
      </w:r>
      <w:r w:rsidR="00236B18">
        <w:t xml:space="preserve">re-experiment questions have been on the platform longer and have mechanically accumulated more answers over time. </w:t>
      </w:r>
      <w:r>
        <w:t xml:space="preserve">For the same reason, a </w:t>
      </w:r>
      <w:r w:rsidR="00236B18">
        <w:t>raw comparison conflates time-on-platform with behavioral change.</w:t>
      </w:r>
      <w:r>
        <w:t xml:space="preserve"> The fact </w:t>
      </w:r>
      <w:ins w:id="1539" w:author="Dylan CHEN" w:date="2026-08-20T16:05:00Z" w16du:dateUtc="2026-08-20T08:05:00Z">
        <w:r w:rsidR="000B59FA">
          <w:rPr>
            <w:rFonts w:hint="eastAsia"/>
          </w:rPr>
          <w:t xml:space="preserve">that </w:t>
        </w:r>
      </w:ins>
      <w:r>
        <w:t xml:space="preserve">1.9 is larger than 1.372 does not necessarily indicate a decrease in </w:t>
      </w:r>
      <w:ins w:id="1540" w:author="Dylan CHEN" w:date="2026-08-05T16:52:00Z" w16du:dateUtc="2026-08-05T08:52:00Z">
        <w:r w:rsidR="004F7EBF">
          <w:rPr>
            <w:rFonts w:hint="eastAsia"/>
          </w:rPr>
          <w:t xml:space="preserve">the </w:t>
        </w:r>
      </w:ins>
      <w:r>
        <w:t>number of answers</w:t>
      </w:r>
      <w:r w:rsidR="00313A47">
        <w:t>.</w:t>
      </w:r>
    </w:p>
    <w:p w14:paraId="61A3D0D8" w14:textId="57E8113D" w:rsidR="00313A47" w:rsidRDefault="00313A47" w:rsidP="000B34A9">
      <w:pPr>
        <w:pStyle w:val="Paragraph"/>
      </w:pPr>
      <w:r>
        <w:t xml:space="preserve">Third, our studied period is small. Even though there is a decreasing trend, it may not be reflected or affect our analysis. </w:t>
      </w:r>
    </w:p>
    <w:p w14:paraId="0459C0CD" w14:textId="7ED34F3F" w:rsidR="00CF46D7" w:rsidRDefault="00313A47" w:rsidP="00841A6C">
      <w:pPr>
        <w:pStyle w:val="Paragraph"/>
      </w:pPr>
      <w:r>
        <w:t>Due to these reasons, o</w:t>
      </w:r>
      <w:r w:rsidR="00962907">
        <w:t xml:space="preserve">ur spillover test </w:t>
      </w:r>
      <w:del w:id="1541" w:author="Dylan CHEN" w:date="2026-08-20T16:05:00Z" w16du:dateUtc="2026-08-20T08:05:00Z">
        <w:r w:rsidR="00962907" w:rsidDel="000B59FA">
          <w:delText xml:space="preserve">in Table 5 </w:delText>
        </w:r>
      </w:del>
      <w:r w:rsidR="00962907">
        <w:t xml:space="preserve">compares </w:t>
      </w:r>
      <w:r w:rsidR="00962907">
        <w:rPr>
          <w:rStyle w:val="Strong"/>
        </w:rPr>
        <w:t>pre-experiment questions</w:t>
      </w:r>
      <w:r w:rsidR="00962907">
        <w:t xml:space="preserve"> (N = 4,137; mean = 1.482, SD = 1.131) against </w:t>
      </w:r>
      <w:r w:rsidR="00962907">
        <w:rPr>
          <w:rStyle w:val="Strong"/>
        </w:rPr>
        <w:t>control-group questions during the experiment</w:t>
      </w:r>
      <w:r w:rsidR="00962907">
        <w:t xml:space="preserve"> (N = 1,847; mean = 1.305, SD = 1.172). These two group</w:t>
      </w:r>
      <w:ins w:id="1542" w:author="Dylan CHEN" w:date="2026-08-05T16:52:00Z" w16du:dateUtc="2026-08-05T08:52:00Z">
        <w:r w:rsidR="004F7EBF">
          <w:rPr>
            <w:rFonts w:hint="eastAsia"/>
          </w:rPr>
          <w:t>s</w:t>
        </w:r>
      </w:ins>
      <w:r w:rsidR="00962907">
        <w:t xml:space="preserve"> of questions are essentially the same type of questions without AI answers. </w:t>
      </w:r>
      <w:r>
        <w:t>Further</w:t>
      </w:r>
      <w:del w:id="1543" w:author="Dylan CHEN" w:date="2026-08-05T16:52:00Z" w16du:dateUtc="2026-08-05T08:52:00Z">
        <w:r w:rsidDel="004F7EBF">
          <w:delText xml:space="preserve"> </w:delText>
        </w:r>
      </w:del>
      <w:r>
        <w:t xml:space="preserve">more, we </w:t>
      </w:r>
      <w:r w:rsidR="00236B18">
        <w:t xml:space="preserve">employ a </w:t>
      </w:r>
      <w:r w:rsidR="00236B18">
        <w:rPr>
          <w:rStyle w:val="Strong"/>
        </w:rPr>
        <w:t>regression that controls for a cubic polynomial of question age</w:t>
      </w:r>
      <w:r w:rsidR="00236B18">
        <w:t xml:space="preserve"> and other covariates. Once the mechanical age effect is removed, the coefficient on the post-AI deployment indicator is </w:t>
      </w:r>
      <w:r w:rsidR="00236B18">
        <w:rPr>
          <w:rStyle w:val="Strong"/>
        </w:rPr>
        <w:t>−0.022 (SE = 0.015</w:t>
      </w:r>
      <w:r w:rsidR="00CF46D7">
        <w:rPr>
          <w:rStyle w:val="Strong"/>
        </w:rPr>
        <w:t xml:space="preserve">; </w:t>
      </w:r>
      <w:r w:rsidR="00CF46D7">
        <w:t>p &gt; 0.10</w:t>
      </w:r>
      <w:r w:rsidR="00236B18">
        <w:rPr>
          <w:rStyle w:val="Strong"/>
        </w:rPr>
        <w:t>)</w:t>
      </w:r>
      <w:r w:rsidR="00236B18">
        <w:t xml:space="preserve">. </w:t>
      </w:r>
      <w:r w:rsidR="00CF46D7">
        <w:t xml:space="preserve">Our claim that </w:t>
      </w:r>
      <w:r w:rsidR="00E71BCF">
        <w:rPr>
          <w:rStyle w:val="Emphasis"/>
        </w:rPr>
        <w:t>“</w:t>
      </w:r>
      <w:r w:rsidR="00CF46D7">
        <w:rPr>
          <w:rStyle w:val="Emphasis"/>
        </w:rPr>
        <w:t>the difference is not statistically significant</w:t>
      </w:r>
      <w:r w:rsidR="00E71BCF">
        <w:rPr>
          <w:rStyle w:val="Emphasis"/>
        </w:rPr>
        <w:t>”</w:t>
      </w:r>
      <w:r w:rsidR="00CF46D7">
        <w:t xml:space="preserve"> referred to this result. </w:t>
      </w:r>
    </w:p>
    <w:p w14:paraId="65D60F9B" w14:textId="636E211D" w:rsidR="00CF46D7" w:rsidRDefault="00CF46D7" w:rsidP="00CF46D7">
      <w:pPr>
        <w:pStyle w:val="Paragraph"/>
      </w:pPr>
      <w:r>
        <w:t xml:space="preserve">This confirms that the introduction of internal GenAI did not change the patterns </w:t>
      </w:r>
      <w:ins w:id="1544" w:author="Dylan CHEN" w:date="2026-08-05T16:52:00Z" w16du:dateUtc="2026-08-05T08:52:00Z">
        <w:r w:rsidR="004F7EBF">
          <w:rPr>
            <w:rFonts w:hint="eastAsia"/>
          </w:rPr>
          <w:t xml:space="preserve">of </w:t>
        </w:r>
      </w:ins>
      <w:r>
        <w:t>human answering for control-group questions.</w:t>
      </w:r>
    </w:p>
    <w:p w14:paraId="1FBD4B2F" w14:textId="3CF591A2" w:rsidR="00CF46D7" w:rsidRDefault="00CF46D7" w:rsidP="00CF46D7">
      <w:pPr>
        <w:pStyle w:val="Paragraph"/>
      </w:pPr>
      <w:r>
        <w:t>Following the reviewer</w:t>
      </w:r>
      <w:r w:rsidR="00052238">
        <w:t>’</w:t>
      </w:r>
      <w:r>
        <w:t xml:space="preserve">s suggestion, we have clarified this </w:t>
      </w:r>
      <w:r w:rsidR="002E0717">
        <w:rPr>
          <w:rFonts w:hint="eastAsia"/>
        </w:rPr>
        <w:t>in Section 6.2.3</w:t>
      </w:r>
      <w:r>
        <w:t>.</w:t>
      </w:r>
    </w:p>
    <w:p w14:paraId="63A88DB0" w14:textId="77777777" w:rsidR="000D507F" w:rsidRPr="00522DE1" w:rsidRDefault="000D507F" w:rsidP="000D507F">
      <w:pPr>
        <w:spacing w:before="120" w:after="120"/>
        <w:rPr>
          <w:b/>
        </w:rPr>
      </w:pPr>
      <w:r w:rsidRPr="00522DE1">
        <w:t>---------------------------------------------------------------------------------------------------------------------</w:t>
      </w:r>
    </w:p>
    <w:p w14:paraId="5450869F" w14:textId="3CB24F62" w:rsidR="000D507F" w:rsidRPr="00522DE1" w:rsidRDefault="002D45CB" w:rsidP="000D507F">
      <w:pPr>
        <w:widowControl w:val="0"/>
        <w:autoSpaceDE w:val="0"/>
        <w:spacing w:before="120" w:after="120"/>
        <w:jc w:val="both"/>
        <w:outlineLvl w:val="0"/>
        <w:rPr>
          <w:rFonts w:eastAsia="SimSun"/>
          <w:b/>
          <w:bCs/>
          <w:kern w:val="2"/>
        </w:rPr>
      </w:pPr>
      <w:ins w:id="1545" w:author="Dylan CHEN" w:date="2026-08-20T17:40:00Z" w16du:dateUtc="2026-08-20T09:40:00Z">
        <w:r>
          <w:rPr>
            <w:rFonts w:eastAsia="SimSun" w:hint="eastAsia"/>
            <w:b/>
            <w:bCs/>
            <w:kern w:val="2"/>
          </w:rPr>
          <w:t>#</w:t>
        </w:r>
      </w:ins>
      <w:r w:rsidR="000D507F" w:rsidRPr="00522DE1">
        <w:rPr>
          <w:rFonts w:eastAsia="SimSun"/>
          <w:b/>
          <w:bCs/>
          <w:kern w:val="2"/>
        </w:rPr>
        <w:t>R2-1</w:t>
      </w:r>
      <w:r w:rsidR="005D4D04">
        <w:rPr>
          <w:rFonts w:eastAsia="SimSun"/>
          <w:b/>
          <w:bCs/>
          <w:kern w:val="2"/>
        </w:rPr>
        <w:t>5</w:t>
      </w:r>
    </w:p>
    <w:p w14:paraId="5129B7AD" w14:textId="4F2F144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R2-17. In the earlier round, I challenged the authors</w:t>
      </w:r>
      <w:r w:rsidR="00052238">
        <w:rPr>
          <w:rFonts w:eastAsia="SimSun"/>
          <w:i/>
          <w:iCs/>
          <w:kern w:val="2"/>
        </w:rPr>
        <w:t>’</w:t>
      </w:r>
      <w:r w:rsidRPr="00522DE1">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followed but argued the validity of their original approach, which only controlled the first answer quality by citing highly influential papers.</w:t>
      </w:r>
    </w:p>
    <w:p w14:paraId="7A9E9DF9" w14:textId="4AC500B4"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the authors argued, I want to respond and raise the authors</w:t>
      </w:r>
      <w:r w:rsidR="00052238">
        <w:rPr>
          <w:rFonts w:eastAsia="SimSun"/>
          <w:i/>
          <w:iCs/>
          <w:kern w:val="2"/>
        </w:rPr>
        <w:t>’</w:t>
      </w:r>
      <w:r w:rsidRPr="00522DE1">
        <w:rPr>
          <w:rFonts w:eastAsia="SimSun"/>
          <w:i/>
          <w:iCs/>
          <w:kern w:val="2"/>
        </w:rPr>
        <w:t xml:space="preserve"> incorrect operations of only including the controls to test a mechanism.</w:t>
      </w:r>
    </w:p>
    <w:p w14:paraId="75D9AFEB" w14:textId="59E87FC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 xml:space="preserve">First, by including controls, </w:t>
      </w:r>
      <w:r w:rsidRPr="004F7EBF">
        <w:rPr>
          <w:rFonts w:eastAsia="SimSun"/>
          <w:i/>
          <w:iCs/>
          <w:kern w:val="2"/>
        </w:rPr>
        <w:t xml:space="preserve">the </w:t>
      </w:r>
      <w:r w:rsidRPr="004F7EBF">
        <w:rPr>
          <w:rFonts w:eastAsia="SimSun"/>
          <w:i/>
          <w:iCs/>
          <w:kern w:val="2"/>
          <w:rPrChange w:id="1546" w:author="Dylan CHEN" w:date="2026-08-05T16:53:00Z" w16du:dateUtc="2026-08-05T08:53:00Z">
            <w:rPr>
              <w:rFonts w:eastAsia="SimSun"/>
              <w:i/>
              <w:iCs/>
              <w:kern w:val="2"/>
              <w:highlight w:val="yellow"/>
            </w:rPr>
          </w:rPrChange>
        </w:rPr>
        <w:t>authors didn</w:t>
      </w:r>
      <w:r w:rsidR="00052238">
        <w:rPr>
          <w:rFonts w:eastAsia="SimSun"/>
          <w:i/>
          <w:iCs/>
          <w:kern w:val="2"/>
        </w:rPr>
        <w:t>’</w:t>
      </w:r>
      <w:r w:rsidRPr="004F7EBF">
        <w:rPr>
          <w:rFonts w:eastAsia="SimSun"/>
          <w:i/>
          <w:iCs/>
          <w:kern w:val="2"/>
          <w:rPrChange w:id="1547" w:author="Dylan CHEN" w:date="2026-08-05T16:53:00Z" w16du:dateUtc="2026-08-05T08:53:00Z">
            <w:rPr>
              <w:rFonts w:eastAsia="SimSun"/>
              <w:i/>
              <w:iCs/>
              <w:kern w:val="2"/>
              <w:highlight w:val="yellow"/>
            </w:rPr>
          </w:rPrChange>
        </w:rPr>
        <w:t>t test whether AI answers are of higher quality</w:t>
      </w:r>
      <w:r w:rsidRPr="004F7EBF">
        <w:rPr>
          <w:rFonts w:eastAsia="SimSun"/>
          <w:i/>
          <w:iCs/>
          <w:kern w:val="2"/>
        </w:rPr>
        <w:t>, leaving their proposed theoretical mechanisms for higher AI answer quality in the air and untested (as supported by the authors</w:t>
      </w:r>
      <w:r w:rsidR="00052238">
        <w:rPr>
          <w:rFonts w:eastAsia="SimSun"/>
          <w:i/>
          <w:iCs/>
          <w:kern w:val="2"/>
        </w:rPr>
        <w:t>’</w:t>
      </w:r>
      <w:r w:rsidRPr="004F7EBF">
        <w:rPr>
          <w:rFonts w:eastAsia="SimSun"/>
          <w:i/>
          <w:iCs/>
          <w:kern w:val="2"/>
        </w:rPr>
        <w:t xml:space="preserve"> response: </w:t>
      </w:r>
      <w:r w:rsidR="00E71BCF">
        <w:rPr>
          <w:rFonts w:eastAsia="SimSun"/>
          <w:i/>
          <w:iCs/>
          <w:kern w:val="2"/>
        </w:rPr>
        <w:t>“</w:t>
      </w:r>
      <w:r w:rsidRPr="004F7EBF">
        <w:rPr>
          <w:rFonts w:eastAsia="SimSun"/>
          <w:i/>
          <w:iCs/>
          <w:kern w:val="2"/>
        </w:rPr>
        <w:t>By holding answer quality constant</w:t>
      </w:r>
      <w:r w:rsidRPr="00522DE1">
        <w:rPr>
          <w:rFonts w:eastAsia="SimSun"/>
          <w:i/>
          <w:iCs/>
          <w:kern w:val="2"/>
        </w:rPr>
        <w:t xml:space="preserve"> (controlling for it), we remove the portion of the AI effect that works through quality differences.</w:t>
      </w:r>
      <w:r w:rsidR="00E71BCF">
        <w:rPr>
          <w:rFonts w:eastAsia="SimSun"/>
          <w:i/>
          <w:iCs/>
          <w:kern w:val="2"/>
        </w:rPr>
        <w:t>”</w:t>
      </w:r>
      <w:r w:rsidRPr="00522DE1">
        <w:rPr>
          <w:rFonts w:eastAsia="SimSun"/>
          <w:i/>
          <w:iCs/>
          <w:kern w:val="2"/>
        </w:rPr>
        <w:t>)</w:t>
      </w:r>
    </w:p>
    <w:p w14:paraId="73C011A1" w14:textId="7B869223"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agree with the authors that (β₁ - β₁</w:t>
      </w:r>
      <w:r w:rsidR="00052238">
        <w:rPr>
          <w:rFonts w:eastAsia="SimSun"/>
          <w:i/>
          <w:iCs/>
          <w:kern w:val="2"/>
        </w:rPr>
        <w:t>’</w:t>
      </w:r>
      <w:r w:rsidRPr="00522DE1">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highlight w:val="yellow"/>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addition, the authors </w:t>
      </w:r>
      <w:r w:rsidRPr="00522DE1">
        <w:rPr>
          <w:rFonts w:eastAsia="SimSun"/>
          <w:i/>
          <w:iCs/>
          <w:kern w:val="2"/>
          <w:highlight w:val="yellow"/>
        </w:rPr>
        <w:t>only used answer length as the answer quality measure.</w:t>
      </w:r>
      <w:r w:rsidRPr="00522DE1">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522DE1">
        <w:rPr>
          <w:rFonts w:eastAsia="SimSun"/>
          <w:i/>
          <w:iCs/>
          <w:kern w:val="2"/>
        </w:rPr>
        <w:t xml:space="preserve"> </w:t>
      </w:r>
    </w:p>
    <w:p w14:paraId="588A302C" w14:textId="093EFB82" w:rsidR="004F481B"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Response</w:t>
      </w:r>
    </w:p>
    <w:p w14:paraId="025DEA98" w14:textId="7B7C8EDE" w:rsidR="00D43EC2" w:rsidRDefault="00D43EC2" w:rsidP="00D43EC2">
      <w:pPr>
        <w:pStyle w:val="Paragraph"/>
        <w:rPr>
          <w:ins w:id="1548" w:author="Dylan CHEN" w:date="2026-08-04T17:13:00Z" w16du:dateUtc="2026-08-04T09:13:00Z"/>
        </w:rPr>
      </w:pPr>
      <w:ins w:id="1549" w:author="Dylan CHEN" w:date="2026-08-04T17:13:00Z" w16du:dateUtc="2026-08-04T09:13:00Z">
        <w:r w:rsidRPr="00D43EC2">
          <w:t>We thank the reviewer for pressing on both points, and we address them in turn.</w:t>
        </w:r>
      </w:ins>
    </w:p>
    <w:p w14:paraId="3CBEDF2F" w14:textId="7B790C25" w:rsidR="00D43EC2" w:rsidRDefault="00D43EC2" w:rsidP="00D43EC2">
      <w:pPr>
        <w:pStyle w:val="Paragraph"/>
        <w:rPr>
          <w:ins w:id="1550" w:author="Dylan CHEN" w:date="2026-08-04T17:13:00Z" w16du:dateUtc="2026-08-04T09:13:00Z"/>
        </w:rPr>
      </w:pPr>
      <w:ins w:id="1551" w:author="Dylan CHEN" w:date="2026-08-04T17:13:00Z" w16du:dateUtc="2026-08-04T09:13:00Z">
        <w:r w:rsidRPr="00D43EC2">
          <w:t>On the significance of the coefficient difference between −0.153 and −0.113, and on control-based mediation more generally, we no longer use the control-based approach to establish mechanisms. As described in our opening remark and in our response to R2-1, every mechanism in the revised paper is now derived directly from theoretical argument under the dual-process framework and tested through predictions stated in advance, rather than through the change in a coefficient after adding a control. There is therefore no longer a coefficient-difference test of the kind the reviewer refers to, and no corresponding new result, because that inference strategy has been removed from the paper.</w:t>
        </w:r>
      </w:ins>
    </w:p>
    <w:p w14:paraId="6F1DF06A" w14:textId="77777777" w:rsidR="002D45CB" w:rsidRPr="002D45CB" w:rsidRDefault="00D43EC2" w:rsidP="002D45CB">
      <w:pPr>
        <w:widowControl w:val="0"/>
        <w:snapToGrid w:val="0"/>
        <w:spacing w:afterLines="50" w:after="120"/>
        <w:rPr>
          <w:ins w:id="1552" w:author="Dylan CHEN" w:date="2026-08-20T17:40:00Z" w16du:dateUtc="2026-08-20T09:40:00Z"/>
          <w:rFonts w:eastAsia="DengXian"/>
          <w:color w:val="000000"/>
          <w:kern w:val="2"/>
        </w:rPr>
      </w:pPr>
      <w:ins w:id="1553" w:author="Dylan CHEN" w:date="2026-08-04T17:14:00Z" w16du:dateUtc="2026-08-04T09:14:00Z">
        <w:r w:rsidRPr="00D43EC2">
          <w:t xml:space="preserve">On the measurement of AI answer quality beyond length, we make three clarifications and additions. </w:t>
        </w:r>
      </w:ins>
      <w:ins w:id="1554" w:author="Dylan CHEN" w:date="2026-08-20T17:40:00Z" w16du:dateUtc="2026-08-20T09:40:00Z">
        <w:r w:rsidR="002D45CB" w:rsidRPr="002D45CB">
          <w:rPr>
            <w:rFonts w:eastAsia="DengXian"/>
            <w:b/>
            <w:bCs/>
            <w:color w:val="000000"/>
            <w:kern w:val="2"/>
          </w:rPr>
          <w:t>First, we clarify that answer length measures coverage rather than overall quality.</w:t>
        </w:r>
        <w:r w:rsidR="002D45CB" w:rsidRPr="002D45CB">
          <w:rPr>
            <w:rFonts w:eastAsia="DengXian"/>
            <w:color w:val="000000"/>
            <w:kern w:val="2"/>
          </w:rPr>
          <w:t xml:space="preserve"> In our original framing, we imprecisely characterized length as a quality proxy. We now position it specifically as a measure of answer coverage, which captures the breadth and thoroughness of comprehensiveness. This is conceptually distinct from the dimensions captured by our original 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perceived high coverage of the AI answer, a surface cue that can be inferred from length at a glance, rather than by fine-grained quality, which becomes available only through effortful evaluation.</w:t>
        </w:r>
      </w:ins>
    </w:p>
    <w:p w14:paraId="6A9D0991" w14:textId="77777777" w:rsidR="002D45CB" w:rsidRPr="002D45CB" w:rsidRDefault="002D45CB" w:rsidP="002D45CB">
      <w:pPr>
        <w:widowControl w:val="0"/>
        <w:snapToGrid w:val="0"/>
        <w:spacing w:afterLines="50" w:after="120"/>
        <w:rPr>
          <w:ins w:id="1555" w:author="Dylan CHEN" w:date="2026-08-20T17:40:00Z" w16du:dateUtc="2026-08-20T09:40:00Z"/>
          <w:rFonts w:eastAsia="DengXian"/>
          <w:color w:val="000000"/>
          <w:kern w:val="2"/>
        </w:rPr>
      </w:pPr>
      <w:ins w:id="1556" w:author="Dylan CHEN" w:date="2026-08-20T17:40:00Z" w16du:dateUtc="2026-08-20T09:40:00Z">
        <w:r w:rsidRPr="002D45CB">
          <w:rPr>
            <w:rFonts w:eastAsia="DengXian"/>
            <w:b/>
            <w:bCs/>
            <w:color w:val="000000"/>
            <w:kern w:val="2"/>
          </w:rPr>
          <w:t>Second, we highlight the 3 validation tests we conduct for the LLM-based quality measure.</w:t>
        </w:r>
        <w:r w:rsidRPr="002D45CB">
          <w:rPr>
            <w:rFonts w:eastAsia="DengXian"/>
            <w:color w:val="000000"/>
            <w:kern w:val="2"/>
          </w:rPr>
          <w:t xml:space="preserve"> Failed AI answers (for example, “I’m sorry, I can’t provide a detailed answer”) received significantly lower quality ratings than substantive answers (p &lt; 0.001). Human answers accepted by questioners received significantly higher ratings than non-accepted answers (p &lt; 0.05). Answers with above-median or above-mean net likes received significantly higher ratings than those below the median (p &lt; 0.001). These results support the validity of the measures.</w:t>
        </w:r>
      </w:ins>
    </w:p>
    <w:p w14:paraId="2584F1A5" w14:textId="30CF5E0C" w:rsidR="002D45CB" w:rsidRPr="002D45CB" w:rsidRDefault="002D45CB" w:rsidP="002D45CB">
      <w:pPr>
        <w:widowControl w:val="0"/>
        <w:snapToGrid w:val="0"/>
        <w:spacing w:afterLines="50" w:after="120"/>
        <w:rPr>
          <w:ins w:id="1557" w:author="Dylan CHEN" w:date="2026-08-20T17:40:00Z" w16du:dateUtc="2026-08-20T09:40:00Z"/>
          <w:rFonts w:eastAsia="DengXian"/>
          <w:color w:val="000000"/>
          <w:kern w:val="2"/>
        </w:rPr>
      </w:pPr>
      <w:ins w:id="1558" w:author="Dylan CHEN" w:date="2026-08-20T17:40:00Z" w16du:dateUtc="2026-08-20T09:40:00Z">
        <w:r w:rsidRPr="002D45CB">
          <w:rPr>
            <w:rFonts w:eastAsia="DengXian"/>
            <w:b/>
            <w:bCs/>
            <w:color w:val="000000"/>
            <w:kern w:val="2"/>
          </w:rPr>
          <w:lastRenderedPageBreak/>
          <w:t>Third, we examined what answer length actually captures.</w:t>
        </w:r>
        <w:r w:rsidRPr="002D45CB">
          <w:rPr>
            <w:rFonts w:eastAsia="DengXian"/>
            <w:color w:val="000000"/>
            <w:kern w:val="2"/>
          </w:rPr>
          <w:t xml:space="preserve">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 which motivates a human perception of comprehensiveness. If length were operating mainly through perceived coverage, its effect should track this coverage variable rather than a direct quality signal. Our results indicate that the role of length does operate largely through perceived coverage and not through perceived quality. We report this analysis in </w:t>
        </w:r>
        <w:r>
          <w:rPr>
            <w:rFonts w:eastAsia="DengXian" w:hint="eastAsia"/>
            <w:color w:val="000000"/>
            <w:kern w:val="2"/>
          </w:rPr>
          <w:t xml:space="preserve">the </w:t>
        </w:r>
        <w:r w:rsidRPr="002D45CB">
          <w:rPr>
            <w:rFonts w:eastAsia="DengXian"/>
            <w:color w:val="000000"/>
            <w:kern w:val="2"/>
          </w:rPr>
          <w:t>mechanism part.</w:t>
        </w:r>
      </w:ins>
    </w:p>
    <w:p w14:paraId="3FCDD48A" w14:textId="783704FB" w:rsidR="00F30EA2" w:rsidRPr="00D43EC2" w:rsidRDefault="00F30EA2">
      <w:pPr>
        <w:pStyle w:val="Paragraph"/>
        <w:rPr>
          <w:rFonts w:ascii="Heiti TC" w:eastAsia="Heiti TC" w:hAnsi="Heiti TC" w:cs="Heiti TC"/>
          <w:rPrChange w:id="1559" w:author="Dylan CHEN" w:date="2026-08-04T16:46:00Z" w16du:dateUtc="2026-08-04T08:46:00Z">
            <w:rPr/>
          </w:rPrChange>
        </w:rPr>
        <w:pPrChange w:id="1560" w:author="Dylan CHEN" w:date="2026-08-04T17:14:00Z" w16du:dateUtc="2026-08-04T09:14:00Z">
          <w:pPr>
            <w:pStyle w:val="NormalWeb"/>
            <w:spacing w:before="0" w:beforeAutospacing="0" w:after="0" w:afterAutospacing="0"/>
            <w:ind w:left="720" w:hanging="720"/>
          </w:pPr>
        </w:pPrChange>
      </w:pPr>
    </w:p>
    <w:p w14:paraId="5AAA984A" w14:textId="77777777" w:rsidR="00CA2329" w:rsidRPr="00522DE1" w:rsidRDefault="00CA2329" w:rsidP="00CA2329">
      <w:pPr>
        <w:spacing w:before="120" w:after="120"/>
        <w:rPr>
          <w:b/>
        </w:rPr>
      </w:pPr>
      <w:r w:rsidRPr="00522DE1">
        <w:t>---------------------------------------------------------------------------------------------------------------------</w:t>
      </w:r>
    </w:p>
    <w:p w14:paraId="5DA13AEE" w14:textId="24D77E3D" w:rsidR="00CA2329" w:rsidRPr="00522DE1" w:rsidRDefault="00626D48" w:rsidP="00CA2329">
      <w:pPr>
        <w:widowControl w:val="0"/>
        <w:autoSpaceDE w:val="0"/>
        <w:spacing w:before="120" w:after="120"/>
        <w:jc w:val="both"/>
        <w:outlineLvl w:val="0"/>
        <w:rPr>
          <w:rFonts w:eastAsia="SimSun"/>
          <w:b/>
          <w:bCs/>
          <w:kern w:val="2"/>
        </w:rPr>
      </w:pPr>
      <w:ins w:id="1561" w:author="Dylan CHEN" w:date="2026-08-20T22:40:00Z" w16du:dateUtc="2026-08-20T14:40:00Z">
        <w:r>
          <w:rPr>
            <w:rFonts w:eastAsia="SimSun" w:hint="eastAsia"/>
            <w:b/>
            <w:bCs/>
            <w:kern w:val="2"/>
          </w:rPr>
          <w:t>#</w:t>
        </w:r>
      </w:ins>
      <w:r w:rsidR="00CA2329" w:rsidRPr="00522DE1">
        <w:rPr>
          <w:rFonts w:eastAsia="SimSun"/>
          <w:b/>
          <w:bCs/>
          <w:kern w:val="2"/>
        </w:rPr>
        <w:t>R2-1</w:t>
      </w:r>
      <w:r w:rsidR="00CF5CBF">
        <w:rPr>
          <w:rFonts w:eastAsia="SimSun"/>
          <w:b/>
          <w:bCs/>
          <w:kern w:val="2"/>
        </w:rPr>
        <w:t>6</w:t>
      </w:r>
    </w:p>
    <w:p w14:paraId="004B9E90" w14:textId="03AAB25E" w:rsidR="00CA2329" w:rsidRPr="00522DE1" w:rsidRDefault="00EE0CC9"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R2-18. I raised concerns about the measurement of the </w:t>
      </w:r>
      <w:r w:rsidR="00E71BCF">
        <w:rPr>
          <w:rFonts w:eastAsia="SimSun"/>
          <w:i/>
          <w:iCs/>
          <w:kern w:val="2"/>
        </w:rPr>
        <w:t>“</w:t>
      </w:r>
      <w:r w:rsidRPr="00522DE1">
        <w:rPr>
          <w:rFonts w:eastAsia="SimSun"/>
          <w:i/>
          <w:iCs/>
          <w:kern w:val="2"/>
        </w:rPr>
        <w:t>first-answer seeking tendency.</w:t>
      </w:r>
      <w:r w:rsidR="00E71BCF">
        <w:rPr>
          <w:rFonts w:eastAsia="SimSun"/>
          <w:i/>
          <w:iCs/>
          <w:kern w:val="2"/>
        </w:rPr>
        <w:t>”</w:t>
      </w:r>
      <w:r w:rsidRPr="00522DE1">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5EB9538D" w14:textId="77777777" w:rsidR="00CF5CBF" w:rsidRPr="00522DE1" w:rsidRDefault="00CF5CBF" w:rsidP="00CF5CBF">
      <w:pPr>
        <w:pStyle w:val="NormalWeb"/>
      </w:pPr>
      <w:r>
        <w:t>We are happy you are satisfied with this response</w:t>
      </w:r>
      <w:r w:rsidRPr="00522DE1">
        <w:t>.</w:t>
      </w:r>
    </w:p>
    <w:p w14:paraId="4F6C41E1" w14:textId="77777777" w:rsidR="001463FA" w:rsidRPr="00522DE1" w:rsidRDefault="001463FA" w:rsidP="001463FA">
      <w:pPr>
        <w:spacing w:before="120" w:after="120"/>
        <w:rPr>
          <w:b/>
        </w:rPr>
      </w:pPr>
      <w:r w:rsidRPr="00522DE1">
        <w:t>---------------------------------------------------------------------------------------------------------------------</w:t>
      </w:r>
    </w:p>
    <w:p w14:paraId="072823F1" w14:textId="7E56AAD1" w:rsidR="001463FA" w:rsidRPr="00522DE1" w:rsidRDefault="000B59FA" w:rsidP="001463FA">
      <w:pPr>
        <w:widowControl w:val="0"/>
        <w:autoSpaceDE w:val="0"/>
        <w:spacing w:before="120" w:after="120"/>
        <w:jc w:val="both"/>
        <w:outlineLvl w:val="0"/>
        <w:rPr>
          <w:rFonts w:eastAsia="SimSun"/>
          <w:b/>
          <w:bCs/>
          <w:kern w:val="2"/>
        </w:rPr>
      </w:pPr>
      <w:ins w:id="1562" w:author="Dylan CHEN" w:date="2026-08-20T16:05:00Z" w16du:dateUtc="2026-08-20T08:05:00Z">
        <w:r>
          <w:rPr>
            <w:rFonts w:eastAsia="SimSun" w:hint="eastAsia"/>
            <w:b/>
            <w:bCs/>
            <w:kern w:val="2"/>
          </w:rPr>
          <w:t>#</w:t>
        </w:r>
      </w:ins>
      <w:r w:rsidR="000B7F20">
        <w:rPr>
          <w:rFonts w:eastAsia="SimSun"/>
          <w:b/>
          <w:bCs/>
          <w:kern w:val="2"/>
        </w:rPr>
        <w:t>*</w:t>
      </w:r>
      <w:r w:rsidR="001463FA" w:rsidRPr="00522DE1">
        <w:rPr>
          <w:rFonts w:eastAsia="SimSun"/>
          <w:b/>
          <w:bCs/>
          <w:kern w:val="2"/>
        </w:rPr>
        <w:t>R2-1</w:t>
      </w:r>
      <w:r w:rsidR="00CF5CBF">
        <w:rPr>
          <w:rFonts w:eastAsia="SimSun"/>
          <w:b/>
          <w:bCs/>
          <w:kern w:val="2"/>
        </w:rPr>
        <w:t>7</w:t>
      </w:r>
    </w:p>
    <w:p w14:paraId="1F03351A" w14:textId="6A6BB1A2"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R2-19. I challenged the AI</w:t>
      </w:r>
      <w:r w:rsidR="00052238">
        <w:rPr>
          <w:rFonts w:eastAsia="SimSun"/>
          <w:i/>
          <w:iCs/>
          <w:kern w:val="2"/>
        </w:rPr>
        <w:t>’</w:t>
      </w:r>
      <w:r w:rsidRPr="00522DE1">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conducted an additional analysis by including the hasHighQuality1Ans_i (=1 if the first human answer has an above-median LLM-generated content quality score) as the control variable and found that this variable positively affects the answerNum_i.</w:t>
      </w:r>
    </w:p>
    <w:p w14:paraId="5E0147B2" w14:textId="47C783A8" w:rsidR="001463FA"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feel my concern was not well addressed. </w:t>
      </w:r>
      <w:r w:rsidRPr="004F7EBF">
        <w:rPr>
          <w:rFonts w:eastAsia="SimSun"/>
          <w:i/>
          <w:iCs/>
          <w:kern w:val="2"/>
          <w:highlight w:val="yellow"/>
          <w:rPrChange w:id="1563" w:author="Dylan CHEN" w:date="2026-08-05T16:57:00Z" w16du:dateUtc="2026-08-05T08:57:00Z">
            <w:rPr>
              <w:rFonts w:eastAsia="SimSun"/>
              <w:i/>
              <w:iCs/>
              <w:kern w:val="2"/>
            </w:rPr>
          </w:rPrChange>
        </w:rPr>
        <w:t>A more direct test is to only focus on the control group and regress the answerNum_i on the hasHighQuality1Ans_</w:t>
      </w:r>
      <w:r w:rsidRPr="00522DE1">
        <w:rPr>
          <w:rFonts w:eastAsia="SimSun"/>
          <w:i/>
          <w:iCs/>
          <w:kern w:val="2"/>
        </w:rPr>
        <w:t>i. If it has a positive effect, my early argument was disapproved.</w:t>
      </w:r>
      <w:r w:rsidR="001463FA" w:rsidRPr="00522DE1">
        <w:rPr>
          <w:rFonts w:eastAsia="SimSun"/>
          <w:i/>
          <w:iCs/>
          <w:kern w:val="2"/>
        </w:rPr>
        <w:t xml:space="preserve"> </w:t>
      </w:r>
    </w:p>
    <w:p w14:paraId="13A2A74F" w14:textId="77777777" w:rsidR="001463FA" w:rsidRPr="00522DE1" w:rsidRDefault="001463FA" w:rsidP="001463FA">
      <w:pPr>
        <w:widowControl w:val="0"/>
        <w:autoSpaceDE w:val="0"/>
        <w:autoSpaceDN w:val="0"/>
        <w:adjustRightInd w:val="0"/>
        <w:spacing w:before="120" w:after="120"/>
        <w:jc w:val="both"/>
      </w:pPr>
      <w:r w:rsidRPr="00522DE1">
        <w:rPr>
          <w:rFonts w:eastAsia="SimSun"/>
          <w:b/>
          <w:bCs/>
          <w:i/>
          <w:iCs/>
          <w:kern w:val="2"/>
          <w:u w:val="single"/>
        </w:rPr>
        <w:t>Response</w:t>
      </w:r>
    </w:p>
    <w:p w14:paraId="70E6EB53" w14:textId="77777777" w:rsidR="00D43EC2" w:rsidRDefault="00D43EC2" w:rsidP="002538F8">
      <w:pPr>
        <w:pStyle w:val="Paragraph"/>
        <w:rPr>
          <w:ins w:id="1564" w:author="Dylan CHEN" w:date="2026-08-04T17:14:00Z" w16du:dateUtc="2026-08-04T09:14:00Z"/>
        </w:rPr>
      </w:pPr>
      <w:ins w:id="1565" w:author="Dylan CHEN" w:date="2026-08-04T17:14:00Z" w16du:dateUtc="2026-08-04T09:14:00Z">
        <w:r w:rsidRPr="00D43EC2">
          <w:t>We thank the reviewer for proposing this more direct test. We first report the analysis and then note the change in scope.</w:t>
        </w:r>
      </w:ins>
    </w:p>
    <w:p w14:paraId="3FFBE4DA" w14:textId="6FC197BC" w:rsidR="002D3ABB" w:rsidRDefault="00CF5CBF" w:rsidP="002538F8">
      <w:pPr>
        <w:pStyle w:val="Paragraph"/>
        <w:rPr>
          <w:ins w:id="1566" w:author="Dylan CHEN" w:date="2026-03-17T16:14:00Z" w16du:dateUtc="2026-03-17T08:14:00Z"/>
        </w:rPr>
      </w:pPr>
      <w:r>
        <w:t>Following the suggestion</w:t>
      </w:r>
      <w:ins w:id="1567" w:author="Dylan CHEN" w:date="2026-03-16T10:23:00Z" w16du:dateUtc="2026-03-16T02:23:00Z">
        <w:r w:rsidR="002538F8">
          <w:rPr>
            <w:rFonts w:hint="eastAsia"/>
          </w:rPr>
          <w:t>, we</w:t>
        </w:r>
        <w:r w:rsidR="002538F8" w:rsidRPr="002538F8">
          <w:t xml:space="preserve"> restricted the sample to the control group and regressed answerNum on hasHighQuality1Ans. The estimated coefficient is statistically insignificant</w:t>
        </w:r>
      </w:ins>
      <w:ins w:id="1568" w:author="Dylan CHEN" w:date="2026-03-17T16:14:00Z" w16du:dateUtc="2026-03-17T08:14:00Z">
        <w:r w:rsidR="002D3ABB">
          <w:rPr>
            <w:rFonts w:hint="eastAsia"/>
          </w:rPr>
          <w:t xml:space="preserve"> (See Table below)</w:t>
        </w:r>
      </w:ins>
      <w:ins w:id="1569" w:author="Dylan CHEN" w:date="2026-03-16T10:23:00Z" w16du:dateUtc="2026-03-16T02:23:00Z">
        <w:r w:rsidR="002538F8" w:rsidRPr="002538F8">
          <w:t xml:space="preserve">. This result indicates that a high-quality first human answer does not deter subsequent human contributions. </w:t>
        </w:r>
      </w:ins>
    </w:p>
    <w:p w14:paraId="675BDDD4" w14:textId="6B472682" w:rsidR="002D3ABB" w:rsidRPr="00E272B6" w:rsidRDefault="00895959">
      <w:pPr>
        <w:pStyle w:val="TableFiguretitle"/>
        <w:pPrChange w:id="1570" w:author="Dylan CHEN" w:date="2026-03-17T16:32:00Z" w16du:dateUtc="2026-03-17T08:32:00Z">
          <w:pPr>
            <w:pStyle w:val="Paragraph"/>
          </w:pPr>
        </w:pPrChange>
      </w:pPr>
      <w:ins w:id="1571" w:author="Dylan CHEN" w:date="2026-03-17T16:31:00Z" w16du:dateUtc="2026-03-17T08:31:00Z">
        <w:r>
          <w:rPr>
            <w:rFonts w:hint="eastAsia"/>
          </w:rPr>
          <w:lastRenderedPageBreak/>
          <w:t xml:space="preserve">Figure </w:t>
        </w:r>
        <w:r>
          <w:rPr>
            <w:rFonts w:eastAsia="SimSun" w:hint="eastAsia"/>
          </w:rPr>
          <w:t>R2-17</w:t>
        </w:r>
        <w:r w:rsidRPr="00455ECF">
          <w:rPr>
            <w:rFonts w:eastAsia="SimSun"/>
          </w:rPr>
          <w:t xml:space="preserve">. </w:t>
        </w:r>
        <w:r>
          <w:t>Testing R2</w:t>
        </w:r>
      </w:ins>
      <w:r w:rsidR="00052238">
        <w:t>’</w:t>
      </w:r>
      <w:ins w:id="1572" w:author="Dylan CHEN" w:date="2026-03-17T16:31:00Z" w16du:dateUtc="2026-03-17T08:31:00Z">
        <w:r>
          <w:t>s Alternative Explanation That First-Position High Quality Answerer Deter Others</w:t>
        </w:r>
      </w:ins>
      <w:r w:rsidR="00052238">
        <w:t>’</w:t>
      </w:r>
      <w:ins w:id="1573" w:author="Dylan CHEN" w:date="2026-03-17T16:31:00Z" w16du:dateUtc="2026-03-17T08:31:00Z">
        <w:r>
          <w:t xml:space="preserve"> Participation</w:t>
        </w:r>
      </w:ins>
    </w:p>
    <w:tbl>
      <w:tblPr>
        <w:tblW w:w="5000" w:type="pct"/>
        <w:jc w:val="center"/>
        <w:tblLayout w:type="fixed"/>
        <w:tblLook w:val="04A0" w:firstRow="1" w:lastRow="0" w:firstColumn="1" w:lastColumn="0" w:noHBand="0" w:noVBand="1"/>
        <w:tblPrChange w:id="1574" w:author="Dylan CHEN" w:date="2026-03-17T16:12:00Z" w16du:dateUtc="2026-03-17T08:12:00Z">
          <w:tblPr>
            <w:tblW w:w="4120" w:type="dxa"/>
            <w:tblLook w:val="04A0" w:firstRow="1" w:lastRow="0" w:firstColumn="1" w:lastColumn="0" w:noHBand="0" w:noVBand="1"/>
          </w:tblPr>
        </w:tblPrChange>
      </w:tblPr>
      <w:tblGrid>
        <w:gridCol w:w="4135"/>
        <w:gridCol w:w="5225"/>
        <w:tblGridChange w:id="1575">
          <w:tblGrid>
            <w:gridCol w:w="1820"/>
            <w:gridCol w:w="2300"/>
            <w:gridCol w:w="15"/>
            <w:gridCol w:w="5225"/>
          </w:tblGrid>
        </w:tblGridChange>
      </w:tblGrid>
      <w:tr w:rsidR="002D3ABB" w14:paraId="27110180" w14:textId="77777777" w:rsidTr="002D3ABB">
        <w:trPr>
          <w:trHeight w:val="320"/>
          <w:jc w:val="center"/>
          <w:ins w:id="1576" w:author="Dylan CHEN" w:date="2026-03-17T16:12:00Z"/>
          <w:trPrChange w:id="1577" w:author="Dylan CHEN" w:date="2026-03-17T16:12:00Z" w16du:dateUtc="2026-03-17T08:12:00Z">
            <w:trPr>
              <w:gridAfter w:val="0"/>
              <w:trHeight w:val="320"/>
            </w:trPr>
          </w:trPrChange>
        </w:trPr>
        <w:tc>
          <w:tcPr>
            <w:tcW w:w="1820" w:type="dxa"/>
            <w:tcBorders>
              <w:top w:val="single" w:sz="4" w:space="0" w:color="auto"/>
              <w:left w:val="nil"/>
              <w:bottom w:val="nil"/>
              <w:right w:val="nil"/>
            </w:tcBorders>
            <w:noWrap/>
            <w:hideMark/>
            <w:tcPrChange w:id="1578" w:author="Dylan CHEN" w:date="2026-03-17T16:12:00Z" w16du:dateUtc="2026-03-17T08:12:00Z">
              <w:tcPr>
                <w:tcW w:w="1820" w:type="dxa"/>
                <w:tcBorders>
                  <w:top w:val="single" w:sz="4" w:space="0" w:color="auto"/>
                  <w:left w:val="nil"/>
                  <w:bottom w:val="nil"/>
                  <w:right w:val="nil"/>
                </w:tcBorders>
                <w:noWrap/>
                <w:vAlign w:val="bottom"/>
                <w:hideMark/>
              </w:tcPr>
            </w:tcPrChange>
          </w:tcPr>
          <w:p w14:paraId="2DC8BBE6" w14:textId="0714D3B3" w:rsidR="002D3ABB" w:rsidRDefault="002D3ABB">
            <w:pPr>
              <w:rPr>
                <w:ins w:id="1579" w:author="Dylan CHEN" w:date="2026-03-17T16:12:00Z" w16du:dateUtc="2026-03-17T08:12:00Z"/>
                <w:color w:val="000000"/>
                <w:sz w:val="20"/>
                <w:szCs w:val="20"/>
              </w:rPr>
            </w:pPr>
          </w:p>
        </w:tc>
        <w:tc>
          <w:tcPr>
            <w:tcW w:w="2300" w:type="dxa"/>
            <w:tcBorders>
              <w:top w:val="single" w:sz="4" w:space="0" w:color="auto"/>
              <w:left w:val="nil"/>
              <w:bottom w:val="nil"/>
              <w:right w:val="nil"/>
            </w:tcBorders>
            <w:noWrap/>
            <w:hideMark/>
            <w:tcPrChange w:id="1580" w:author="Dylan CHEN" w:date="2026-03-17T16:12:00Z" w16du:dateUtc="2026-03-17T08:12:00Z">
              <w:tcPr>
                <w:tcW w:w="2300" w:type="dxa"/>
                <w:tcBorders>
                  <w:top w:val="single" w:sz="4" w:space="0" w:color="auto"/>
                  <w:left w:val="nil"/>
                  <w:bottom w:val="nil"/>
                  <w:right w:val="nil"/>
                </w:tcBorders>
                <w:noWrap/>
                <w:vAlign w:val="center"/>
                <w:hideMark/>
              </w:tcPr>
            </w:tcPrChange>
          </w:tcPr>
          <w:p w14:paraId="08DD263F" w14:textId="77777777" w:rsidR="002D3ABB" w:rsidRDefault="002D3ABB">
            <w:pPr>
              <w:jc w:val="center"/>
              <w:rPr>
                <w:ins w:id="1581" w:author="Dylan CHEN" w:date="2026-03-17T16:12:00Z" w16du:dateUtc="2026-03-17T08:12:00Z"/>
                <w:sz w:val="20"/>
                <w:szCs w:val="20"/>
              </w:rPr>
            </w:pPr>
            <w:ins w:id="1582" w:author="Dylan CHEN" w:date="2026-03-17T16:12:00Z" w16du:dateUtc="2026-03-17T08:12:00Z">
              <w:r>
                <w:rPr>
                  <w:sz w:val="20"/>
                  <w:szCs w:val="20"/>
                </w:rPr>
                <w:t>(1)</w:t>
              </w:r>
            </w:ins>
          </w:p>
        </w:tc>
      </w:tr>
      <w:tr w:rsidR="002D3ABB" w14:paraId="0FB8E861" w14:textId="77777777" w:rsidTr="002D3ABB">
        <w:trPr>
          <w:trHeight w:val="320"/>
          <w:jc w:val="center"/>
          <w:ins w:id="1583" w:author="Dylan CHEN" w:date="2026-03-17T16:12:00Z"/>
          <w:trPrChange w:id="1584"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585" w:author="Dylan CHEN" w:date="2026-03-17T16:12:00Z" w16du:dateUtc="2026-03-17T08:12:00Z">
              <w:tcPr>
                <w:tcW w:w="1820" w:type="dxa"/>
                <w:tcBorders>
                  <w:top w:val="nil"/>
                  <w:left w:val="nil"/>
                  <w:bottom w:val="nil"/>
                  <w:right w:val="nil"/>
                </w:tcBorders>
                <w:noWrap/>
                <w:vAlign w:val="bottom"/>
                <w:hideMark/>
              </w:tcPr>
            </w:tcPrChange>
          </w:tcPr>
          <w:p w14:paraId="52735155" w14:textId="77777777" w:rsidR="002D3ABB" w:rsidRDefault="002D3ABB">
            <w:pPr>
              <w:jc w:val="center"/>
              <w:rPr>
                <w:ins w:id="1586"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1587" w:author="Dylan CHEN" w:date="2026-03-17T16:12:00Z" w16du:dateUtc="2026-03-17T08:12:00Z">
              <w:tcPr>
                <w:tcW w:w="2300" w:type="dxa"/>
                <w:tcBorders>
                  <w:top w:val="nil"/>
                  <w:left w:val="nil"/>
                  <w:bottom w:val="single" w:sz="4" w:space="0" w:color="auto"/>
                  <w:right w:val="nil"/>
                </w:tcBorders>
                <w:noWrap/>
                <w:vAlign w:val="bottom"/>
                <w:hideMark/>
              </w:tcPr>
            </w:tcPrChange>
          </w:tcPr>
          <w:p w14:paraId="2D040ECF" w14:textId="0E4A966B" w:rsidR="002D3ABB" w:rsidRDefault="002D3ABB">
            <w:pPr>
              <w:jc w:val="center"/>
              <w:rPr>
                <w:ins w:id="1588" w:author="Dylan CHEN" w:date="2026-03-17T16:12:00Z" w16du:dateUtc="2026-03-17T08:12:00Z"/>
                <w:color w:val="000000"/>
                <w:sz w:val="20"/>
                <w:szCs w:val="20"/>
              </w:rPr>
              <w:pPrChange w:id="1589" w:author="Dylan CHEN" w:date="2026-03-17T16:12:00Z" w16du:dateUtc="2026-03-17T08:12:00Z">
                <w:pPr/>
              </w:pPrChange>
            </w:pPr>
            <w:ins w:id="1590" w:author="Dylan CHEN" w:date="2026-03-17T16:12:00Z" w16du:dateUtc="2026-03-17T08:12:00Z">
              <w:r>
                <w:rPr>
                  <w:color w:val="000000"/>
                  <w:sz w:val="20"/>
                  <w:szCs w:val="20"/>
                </w:rPr>
                <w:t xml:space="preserve">DV: </w:t>
              </w:r>
            </w:ins>
            <w:ins w:id="1591" w:author="Dylan CHEN" w:date="2026-08-06T10:45:00Z" w16du:dateUtc="2026-08-06T02:45:00Z">
              <w:r w:rsidR="00CB3FE1">
                <w:rPr>
                  <w:sz w:val="20"/>
                  <w:szCs w:val="20"/>
                </w:rPr>
                <w:t>answerNum</w:t>
              </w:r>
              <w:r w:rsidR="00CB3FE1" w:rsidRPr="00546646">
                <w:rPr>
                  <w:sz w:val="20"/>
                  <w:szCs w:val="20"/>
                  <w:vertAlign w:val="subscript"/>
                </w:rPr>
                <w:t>i</w:t>
              </w:r>
            </w:ins>
          </w:p>
        </w:tc>
      </w:tr>
      <w:tr w:rsidR="002D3ABB" w14:paraId="6616E287" w14:textId="77777777" w:rsidTr="002D3ABB">
        <w:trPr>
          <w:trHeight w:val="320"/>
          <w:jc w:val="center"/>
          <w:ins w:id="1592" w:author="Dylan CHEN" w:date="2026-03-17T16:12:00Z"/>
          <w:trPrChange w:id="1593" w:author="Dylan CHEN" w:date="2026-03-17T16:12:00Z" w16du:dateUtc="2026-03-17T08:12:00Z">
            <w:trPr>
              <w:gridAfter w:val="0"/>
              <w:trHeight w:val="320"/>
            </w:trPr>
          </w:trPrChange>
        </w:trPr>
        <w:tc>
          <w:tcPr>
            <w:tcW w:w="1820" w:type="dxa"/>
            <w:vMerge w:val="restart"/>
            <w:tcBorders>
              <w:top w:val="nil"/>
              <w:left w:val="nil"/>
              <w:bottom w:val="single" w:sz="4" w:space="0" w:color="000000"/>
              <w:right w:val="nil"/>
            </w:tcBorders>
            <w:noWrap/>
            <w:hideMark/>
            <w:tcPrChange w:id="1594" w:author="Dylan CHEN" w:date="2026-03-17T16:12:00Z" w16du:dateUtc="2026-03-17T08:12:00Z">
              <w:tcPr>
                <w:tcW w:w="1820" w:type="dxa"/>
                <w:vMerge w:val="restart"/>
                <w:tcBorders>
                  <w:top w:val="nil"/>
                  <w:left w:val="nil"/>
                  <w:bottom w:val="single" w:sz="4" w:space="0" w:color="000000"/>
                  <w:right w:val="nil"/>
                </w:tcBorders>
                <w:noWrap/>
                <w:vAlign w:val="center"/>
                <w:hideMark/>
              </w:tcPr>
            </w:tcPrChange>
          </w:tcPr>
          <w:p w14:paraId="43B78829" w14:textId="5B1CC703" w:rsidR="002D3ABB" w:rsidRDefault="00CB3FE1">
            <w:pPr>
              <w:rPr>
                <w:ins w:id="1595" w:author="Dylan CHEN" w:date="2026-03-17T16:12:00Z" w16du:dateUtc="2026-03-17T08:12:00Z"/>
                <w:sz w:val="20"/>
                <w:szCs w:val="20"/>
              </w:rPr>
            </w:pPr>
            <w:ins w:id="1596" w:author="Dylan CHEN" w:date="2026-08-06T10:45:00Z" w16du:dateUtc="2026-08-06T02:45:00Z">
              <w:r>
                <w:rPr>
                  <w:color w:val="000000"/>
                  <w:sz w:val="20"/>
                  <w:szCs w:val="20"/>
                </w:rPr>
                <w:t>hasHighQuality1Ans</w:t>
              </w:r>
              <w:r w:rsidRPr="00546646">
                <w:rPr>
                  <w:color w:val="000000"/>
                  <w:sz w:val="20"/>
                  <w:szCs w:val="20"/>
                  <w:vertAlign w:val="subscript"/>
                </w:rPr>
                <w:t>i</w:t>
              </w:r>
            </w:ins>
          </w:p>
        </w:tc>
        <w:tc>
          <w:tcPr>
            <w:tcW w:w="2300" w:type="dxa"/>
            <w:tcBorders>
              <w:top w:val="nil"/>
              <w:left w:val="nil"/>
              <w:bottom w:val="nil"/>
              <w:right w:val="nil"/>
            </w:tcBorders>
            <w:noWrap/>
            <w:hideMark/>
            <w:tcPrChange w:id="1597" w:author="Dylan CHEN" w:date="2026-03-17T16:12:00Z" w16du:dateUtc="2026-03-17T08:12:00Z">
              <w:tcPr>
                <w:tcW w:w="2300" w:type="dxa"/>
                <w:tcBorders>
                  <w:top w:val="nil"/>
                  <w:left w:val="nil"/>
                  <w:bottom w:val="nil"/>
                  <w:right w:val="nil"/>
                </w:tcBorders>
                <w:noWrap/>
                <w:vAlign w:val="center"/>
                <w:hideMark/>
              </w:tcPr>
            </w:tcPrChange>
          </w:tcPr>
          <w:p w14:paraId="72EF6C33" w14:textId="77777777" w:rsidR="002D3ABB" w:rsidRDefault="002D3ABB">
            <w:pPr>
              <w:jc w:val="center"/>
              <w:rPr>
                <w:ins w:id="1598" w:author="Dylan CHEN" w:date="2026-03-17T16:12:00Z" w16du:dateUtc="2026-03-17T08:12:00Z"/>
                <w:color w:val="000000"/>
                <w:sz w:val="20"/>
                <w:szCs w:val="20"/>
              </w:rPr>
            </w:pPr>
            <w:ins w:id="1599" w:author="Dylan CHEN" w:date="2026-03-17T16:12:00Z" w16du:dateUtc="2026-03-17T08:12:00Z">
              <w:r>
                <w:rPr>
                  <w:color w:val="000000"/>
                  <w:sz w:val="20"/>
                  <w:szCs w:val="20"/>
                </w:rPr>
                <w:t>0.012</w:t>
              </w:r>
            </w:ins>
          </w:p>
        </w:tc>
      </w:tr>
      <w:tr w:rsidR="002D3ABB" w14:paraId="6FC0A602" w14:textId="77777777" w:rsidTr="002D3ABB">
        <w:trPr>
          <w:trHeight w:val="320"/>
          <w:jc w:val="center"/>
          <w:ins w:id="1600" w:author="Dylan CHEN" w:date="2026-03-17T16:12:00Z"/>
          <w:trPrChange w:id="1601" w:author="Dylan CHEN" w:date="2026-03-17T16:12:00Z" w16du:dateUtc="2026-03-17T08:12:00Z">
            <w:trPr>
              <w:gridAfter w:val="0"/>
              <w:trHeight w:val="320"/>
            </w:trPr>
          </w:trPrChange>
        </w:trPr>
        <w:tc>
          <w:tcPr>
            <w:tcW w:w="1820" w:type="dxa"/>
            <w:vMerge/>
            <w:tcBorders>
              <w:top w:val="nil"/>
              <w:left w:val="nil"/>
              <w:bottom w:val="single" w:sz="4" w:space="0" w:color="000000"/>
              <w:right w:val="nil"/>
            </w:tcBorders>
            <w:hideMark/>
            <w:tcPrChange w:id="1602" w:author="Dylan CHEN" w:date="2026-03-17T16:12:00Z" w16du:dateUtc="2026-03-17T08:12:00Z">
              <w:tcPr>
                <w:tcW w:w="1820" w:type="dxa"/>
                <w:vMerge/>
                <w:tcBorders>
                  <w:top w:val="nil"/>
                  <w:left w:val="nil"/>
                  <w:bottom w:val="single" w:sz="4" w:space="0" w:color="000000"/>
                  <w:right w:val="nil"/>
                </w:tcBorders>
                <w:vAlign w:val="center"/>
                <w:hideMark/>
              </w:tcPr>
            </w:tcPrChange>
          </w:tcPr>
          <w:p w14:paraId="16FD3494" w14:textId="77777777" w:rsidR="002D3ABB" w:rsidRDefault="002D3ABB">
            <w:pPr>
              <w:rPr>
                <w:ins w:id="1603"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1604" w:author="Dylan CHEN" w:date="2026-03-17T16:12:00Z" w16du:dateUtc="2026-03-17T08:12:00Z">
              <w:tcPr>
                <w:tcW w:w="2300" w:type="dxa"/>
                <w:tcBorders>
                  <w:top w:val="nil"/>
                  <w:left w:val="nil"/>
                  <w:bottom w:val="single" w:sz="4" w:space="0" w:color="auto"/>
                  <w:right w:val="nil"/>
                </w:tcBorders>
                <w:noWrap/>
                <w:vAlign w:val="center"/>
                <w:hideMark/>
              </w:tcPr>
            </w:tcPrChange>
          </w:tcPr>
          <w:p w14:paraId="0AD6DBF3" w14:textId="77777777" w:rsidR="002D3ABB" w:rsidRDefault="002D3ABB">
            <w:pPr>
              <w:jc w:val="center"/>
              <w:rPr>
                <w:ins w:id="1605" w:author="Dylan CHEN" w:date="2026-03-17T16:12:00Z" w16du:dateUtc="2026-03-17T08:12:00Z"/>
                <w:color w:val="000000"/>
                <w:sz w:val="20"/>
                <w:szCs w:val="20"/>
              </w:rPr>
            </w:pPr>
            <w:ins w:id="1606" w:author="Dylan CHEN" w:date="2026-03-17T16:12:00Z" w16du:dateUtc="2026-03-17T08:12:00Z">
              <w:r>
                <w:rPr>
                  <w:color w:val="000000"/>
                  <w:sz w:val="20"/>
                  <w:szCs w:val="20"/>
                </w:rPr>
                <w:t>(0.015)</w:t>
              </w:r>
            </w:ins>
          </w:p>
        </w:tc>
      </w:tr>
      <w:tr w:rsidR="002D3ABB" w14:paraId="5226311F" w14:textId="77777777" w:rsidTr="002D3ABB">
        <w:trPr>
          <w:trHeight w:val="320"/>
          <w:jc w:val="center"/>
          <w:ins w:id="1607" w:author="Dylan CHEN" w:date="2026-03-17T16:12:00Z"/>
          <w:trPrChange w:id="1608"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609" w:author="Dylan CHEN" w:date="2026-03-17T16:12:00Z" w16du:dateUtc="2026-03-17T08:12:00Z">
              <w:tcPr>
                <w:tcW w:w="1820" w:type="dxa"/>
                <w:tcBorders>
                  <w:top w:val="nil"/>
                  <w:left w:val="nil"/>
                  <w:bottom w:val="nil"/>
                  <w:right w:val="nil"/>
                </w:tcBorders>
                <w:noWrap/>
                <w:vAlign w:val="center"/>
                <w:hideMark/>
              </w:tcPr>
            </w:tcPrChange>
          </w:tcPr>
          <w:p w14:paraId="4CAD856D" w14:textId="77777777" w:rsidR="002D3ABB" w:rsidRDefault="002D3ABB">
            <w:pPr>
              <w:rPr>
                <w:ins w:id="1610" w:author="Dylan CHEN" w:date="2026-03-17T16:12:00Z" w16du:dateUtc="2026-03-17T08:12:00Z"/>
                <w:sz w:val="20"/>
                <w:szCs w:val="20"/>
              </w:rPr>
            </w:pPr>
            <w:ins w:id="1611" w:author="Dylan CHEN" w:date="2026-03-17T16:12:00Z" w16du:dateUtc="2026-03-17T08:12:00Z">
              <w:r>
                <w:rPr>
                  <w:sz w:val="20"/>
                  <w:szCs w:val="20"/>
                </w:rPr>
                <w:t>other controls</w:t>
              </w:r>
            </w:ins>
          </w:p>
        </w:tc>
        <w:tc>
          <w:tcPr>
            <w:tcW w:w="2300" w:type="dxa"/>
            <w:tcBorders>
              <w:top w:val="nil"/>
              <w:left w:val="nil"/>
              <w:bottom w:val="nil"/>
              <w:right w:val="nil"/>
            </w:tcBorders>
            <w:noWrap/>
            <w:hideMark/>
            <w:tcPrChange w:id="1612" w:author="Dylan CHEN" w:date="2026-03-17T16:12:00Z" w16du:dateUtc="2026-03-17T08:12:00Z">
              <w:tcPr>
                <w:tcW w:w="2300" w:type="dxa"/>
                <w:tcBorders>
                  <w:top w:val="nil"/>
                  <w:left w:val="nil"/>
                  <w:bottom w:val="nil"/>
                  <w:right w:val="nil"/>
                </w:tcBorders>
                <w:noWrap/>
                <w:vAlign w:val="center"/>
                <w:hideMark/>
              </w:tcPr>
            </w:tcPrChange>
          </w:tcPr>
          <w:p w14:paraId="37E47340" w14:textId="77777777" w:rsidR="002D3ABB" w:rsidRDefault="002D3ABB">
            <w:pPr>
              <w:jc w:val="center"/>
              <w:rPr>
                <w:ins w:id="1613" w:author="Dylan CHEN" w:date="2026-03-17T16:12:00Z" w16du:dateUtc="2026-03-17T08:12:00Z"/>
                <w:sz w:val="20"/>
                <w:szCs w:val="20"/>
              </w:rPr>
            </w:pPr>
            <w:ins w:id="1614" w:author="Dylan CHEN" w:date="2026-03-17T16:12:00Z" w16du:dateUtc="2026-03-17T08:12:00Z">
              <w:r>
                <w:rPr>
                  <w:sz w:val="20"/>
                  <w:szCs w:val="20"/>
                </w:rPr>
                <w:t>√</w:t>
              </w:r>
            </w:ins>
          </w:p>
        </w:tc>
      </w:tr>
      <w:tr w:rsidR="002D3ABB" w14:paraId="68FA2931" w14:textId="77777777" w:rsidTr="002D3ABB">
        <w:trPr>
          <w:trHeight w:val="320"/>
          <w:jc w:val="center"/>
          <w:ins w:id="1615" w:author="Dylan CHEN" w:date="2026-03-17T16:12:00Z"/>
          <w:trPrChange w:id="1616" w:author="Dylan CHEN" w:date="2026-03-17T16:12:00Z" w16du:dateUtc="2026-03-17T08:12:00Z">
            <w:trPr>
              <w:gridAfter w:val="0"/>
              <w:trHeight w:val="320"/>
            </w:trPr>
          </w:trPrChange>
        </w:trPr>
        <w:tc>
          <w:tcPr>
            <w:tcW w:w="1820" w:type="dxa"/>
            <w:tcBorders>
              <w:top w:val="nil"/>
              <w:left w:val="nil"/>
              <w:bottom w:val="nil"/>
              <w:right w:val="nil"/>
            </w:tcBorders>
            <w:noWrap/>
            <w:hideMark/>
            <w:tcPrChange w:id="1617" w:author="Dylan CHEN" w:date="2026-03-17T16:12:00Z" w16du:dateUtc="2026-03-17T08:12:00Z">
              <w:tcPr>
                <w:tcW w:w="1820" w:type="dxa"/>
                <w:tcBorders>
                  <w:top w:val="nil"/>
                  <w:left w:val="nil"/>
                  <w:bottom w:val="nil"/>
                  <w:right w:val="nil"/>
                </w:tcBorders>
                <w:noWrap/>
                <w:vAlign w:val="bottom"/>
                <w:hideMark/>
              </w:tcPr>
            </w:tcPrChange>
          </w:tcPr>
          <w:p w14:paraId="1E37480F" w14:textId="77777777" w:rsidR="002D3ABB" w:rsidRDefault="002D3ABB">
            <w:pPr>
              <w:rPr>
                <w:ins w:id="1618" w:author="Dylan CHEN" w:date="2026-03-17T16:12:00Z" w16du:dateUtc="2026-03-17T08:12:00Z"/>
                <w:color w:val="000000"/>
                <w:sz w:val="20"/>
                <w:szCs w:val="20"/>
              </w:rPr>
            </w:pPr>
            <w:ins w:id="1619" w:author="Dylan CHEN" w:date="2026-03-17T16:12:00Z" w16du:dateUtc="2026-03-17T08:12:00Z">
              <w:r>
                <w:rPr>
                  <w:color w:val="000000"/>
                  <w:sz w:val="20"/>
                  <w:szCs w:val="20"/>
                </w:rPr>
                <w:t>answer timing FE</w:t>
              </w:r>
            </w:ins>
          </w:p>
        </w:tc>
        <w:tc>
          <w:tcPr>
            <w:tcW w:w="2300" w:type="dxa"/>
            <w:tcBorders>
              <w:top w:val="nil"/>
              <w:left w:val="nil"/>
              <w:bottom w:val="nil"/>
              <w:right w:val="nil"/>
            </w:tcBorders>
            <w:noWrap/>
            <w:hideMark/>
            <w:tcPrChange w:id="1620" w:author="Dylan CHEN" w:date="2026-03-17T16:12:00Z" w16du:dateUtc="2026-03-17T08:12:00Z">
              <w:tcPr>
                <w:tcW w:w="2300" w:type="dxa"/>
                <w:tcBorders>
                  <w:top w:val="nil"/>
                  <w:left w:val="nil"/>
                  <w:bottom w:val="nil"/>
                  <w:right w:val="nil"/>
                </w:tcBorders>
                <w:noWrap/>
                <w:vAlign w:val="center"/>
                <w:hideMark/>
              </w:tcPr>
            </w:tcPrChange>
          </w:tcPr>
          <w:p w14:paraId="49D41A1A" w14:textId="77777777" w:rsidR="002D3ABB" w:rsidRDefault="002D3ABB">
            <w:pPr>
              <w:jc w:val="center"/>
              <w:rPr>
                <w:ins w:id="1621" w:author="Dylan CHEN" w:date="2026-03-17T16:12:00Z" w16du:dateUtc="2026-03-17T08:12:00Z"/>
                <w:sz w:val="20"/>
                <w:szCs w:val="20"/>
              </w:rPr>
            </w:pPr>
            <w:ins w:id="1622" w:author="Dylan CHEN" w:date="2026-03-17T16:12:00Z" w16du:dateUtc="2026-03-17T08:12:00Z">
              <w:r>
                <w:rPr>
                  <w:sz w:val="20"/>
                  <w:szCs w:val="20"/>
                </w:rPr>
                <w:t>√</w:t>
              </w:r>
            </w:ins>
          </w:p>
        </w:tc>
      </w:tr>
      <w:tr w:rsidR="002D3ABB" w14:paraId="008A6422" w14:textId="77777777" w:rsidTr="002D3ABB">
        <w:trPr>
          <w:trHeight w:val="320"/>
          <w:jc w:val="center"/>
          <w:ins w:id="1623" w:author="Dylan CHEN" w:date="2026-03-17T16:12:00Z"/>
          <w:trPrChange w:id="1624"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1625" w:author="Dylan CHEN" w:date="2026-03-17T16:12:00Z" w16du:dateUtc="2026-03-17T08:12:00Z">
              <w:tcPr>
                <w:tcW w:w="1820" w:type="dxa"/>
                <w:tcBorders>
                  <w:top w:val="nil"/>
                  <w:left w:val="nil"/>
                  <w:bottom w:val="single" w:sz="4" w:space="0" w:color="auto"/>
                  <w:right w:val="nil"/>
                </w:tcBorders>
                <w:noWrap/>
                <w:vAlign w:val="center"/>
                <w:hideMark/>
              </w:tcPr>
            </w:tcPrChange>
          </w:tcPr>
          <w:p w14:paraId="600B1D28" w14:textId="77777777" w:rsidR="002D3ABB" w:rsidRDefault="002D3ABB">
            <w:pPr>
              <w:rPr>
                <w:ins w:id="1626" w:author="Dylan CHEN" w:date="2026-03-17T16:12:00Z" w16du:dateUtc="2026-03-17T08:12:00Z"/>
                <w:sz w:val="20"/>
                <w:szCs w:val="20"/>
              </w:rPr>
            </w:pPr>
            <w:ins w:id="1627" w:author="Dylan CHEN" w:date="2026-03-17T16:12:00Z" w16du:dateUtc="2026-03-17T08:12:00Z">
              <w:r>
                <w:rPr>
                  <w:sz w:val="20"/>
                  <w:szCs w:val="20"/>
                </w:rPr>
                <w:t>conly control sample</w:t>
              </w:r>
            </w:ins>
          </w:p>
        </w:tc>
        <w:tc>
          <w:tcPr>
            <w:tcW w:w="2300" w:type="dxa"/>
            <w:tcBorders>
              <w:top w:val="nil"/>
              <w:left w:val="nil"/>
              <w:bottom w:val="single" w:sz="4" w:space="0" w:color="auto"/>
              <w:right w:val="nil"/>
            </w:tcBorders>
            <w:noWrap/>
            <w:hideMark/>
            <w:tcPrChange w:id="1628" w:author="Dylan CHEN" w:date="2026-03-17T16:12:00Z" w16du:dateUtc="2026-03-17T08:12:00Z">
              <w:tcPr>
                <w:tcW w:w="2300" w:type="dxa"/>
                <w:tcBorders>
                  <w:top w:val="nil"/>
                  <w:left w:val="nil"/>
                  <w:bottom w:val="single" w:sz="4" w:space="0" w:color="auto"/>
                  <w:right w:val="nil"/>
                </w:tcBorders>
                <w:noWrap/>
                <w:vAlign w:val="bottom"/>
                <w:hideMark/>
              </w:tcPr>
            </w:tcPrChange>
          </w:tcPr>
          <w:p w14:paraId="256A7800" w14:textId="365DE63C" w:rsidR="002D3ABB" w:rsidRDefault="002D3ABB">
            <w:pPr>
              <w:jc w:val="center"/>
              <w:rPr>
                <w:ins w:id="1629" w:author="Dylan CHEN" w:date="2026-03-17T16:12:00Z" w16du:dateUtc="2026-03-17T08:12:00Z"/>
                <w:color w:val="000000"/>
                <w:sz w:val="20"/>
                <w:szCs w:val="20"/>
              </w:rPr>
            </w:pPr>
            <w:ins w:id="1630" w:author="Dylan CHEN" w:date="2026-03-17T16:13:00Z" w16du:dateUtc="2026-03-17T08:13:00Z">
              <w:r>
                <w:rPr>
                  <w:sz w:val="20"/>
                  <w:szCs w:val="20"/>
                </w:rPr>
                <w:t>√</w:t>
              </w:r>
            </w:ins>
            <w:ins w:id="1631" w:author="Dylan CHEN" w:date="2026-03-17T16:12:00Z" w16du:dateUtc="2026-03-17T08:12:00Z">
              <w:r>
                <w:rPr>
                  <w:color w:val="000000"/>
                  <w:sz w:val="20"/>
                  <w:szCs w:val="20"/>
                </w:rPr>
                <w:t> </w:t>
              </w:r>
            </w:ins>
          </w:p>
        </w:tc>
      </w:tr>
      <w:tr w:rsidR="002D3ABB" w14:paraId="0E792329" w14:textId="77777777" w:rsidTr="002D3ABB">
        <w:trPr>
          <w:trHeight w:val="320"/>
          <w:jc w:val="center"/>
          <w:ins w:id="1632" w:author="Dylan CHEN" w:date="2026-03-17T16:12:00Z"/>
          <w:trPrChange w:id="1633"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1634" w:author="Dylan CHEN" w:date="2026-03-17T16:12:00Z" w16du:dateUtc="2026-03-17T08:12:00Z">
              <w:tcPr>
                <w:tcW w:w="1820" w:type="dxa"/>
                <w:tcBorders>
                  <w:top w:val="nil"/>
                  <w:left w:val="nil"/>
                  <w:bottom w:val="single" w:sz="4" w:space="0" w:color="auto"/>
                  <w:right w:val="nil"/>
                </w:tcBorders>
                <w:noWrap/>
                <w:vAlign w:val="bottom"/>
                <w:hideMark/>
              </w:tcPr>
            </w:tcPrChange>
          </w:tcPr>
          <w:p w14:paraId="58300E71" w14:textId="77777777" w:rsidR="002D3ABB" w:rsidRDefault="002D3ABB">
            <w:pPr>
              <w:rPr>
                <w:ins w:id="1635" w:author="Dylan CHEN" w:date="2026-03-17T16:12:00Z" w16du:dateUtc="2026-03-17T08:12:00Z"/>
                <w:color w:val="000000"/>
                <w:sz w:val="20"/>
                <w:szCs w:val="20"/>
              </w:rPr>
            </w:pPr>
            <w:ins w:id="1636" w:author="Dylan CHEN" w:date="2026-03-17T16:12:00Z" w16du:dateUtc="2026-03-17T08:12:00Z">
              <w:r>
                <w:rPr>
                  <w:color w:val="000000"/>
                  <w:sz w:val="20"/>
                  <w:szCs w:val="20"/>
                </w:rPr>
                <w:t>N</w:t>
              </w:r>
            </w:ins>
          </w:p>
        </w:tc>
        <w:tc>
          <w:tcPr>
            <w:tcW w:w="2300" w:type="dxa"/>
            <w:tcBorders>
              <w:top w:val="nil"/>
              <w:left w:val="nil"/>
              <w:bottom w:val="single" w:sz="4" w:space="0" w:color="auto"/>
              <w:right w:val="nil"/>
            </w:tcBorders>
            <w:noWrap/>
            <w:hideMark/>
            <w:tcPrChange w:id="1637" w:author="Dylan CHEN" w:date="2026-03-17T16:12:00Z" w16du:dateUtc="2026-03-17T08:12:00Z">
              <w:tcPr>
                <w:tcW w:w="2300" w:type="dxa"/>
                <w:tcBorders>
                  <w:top w:val="nil"/>
                  <w:left w:val="nil"/>
                  <w:bottom w:val="single" w:sz="4" w:space="0" w:color="auto"/>
                  <w:right w:val="nil"/>
                </w:tcBorders>
                <w:noWrap/>
                <w:vAlign w:val="bottom"/>
                <w:hideMark/>
              </w:tcPr>
            </w:tcPrChange>
          </w:tcPr>
          <w:p w14:paraId="46A6F7B1" w14:textId="77777777" w:rsidR="002D3ABB" w:rsidRDefault="002D3ABB">
            <w:pPr>
              <w:jc w:val="center"/>
              <w:rPr>
                <w:ins w:id="1638" w:author="Dylan CHEN" w:date="2026-03-17T16:12:00Z" w16du:dateUtc="2026-03-17T08:12:00Z"/>
                <w:color w:val="000000"/>
                <w:sz w:val="20"/>
                <w:szCs w:val="20"/>
              </w:rPr>
            </w:pPr>
            <w:ins w:id="1639" w:author="Dylan CHEN" w:date="2026-03-17T16:12:00Z" w16du:dateUtc="2026-03-17T08:12:00Z">
              <w:r>
                <w:rPr>
                  <w:color w:val="000000"/>
                  <w:sz w:val="20"/>
                  <w:szCs w:val="20"/>
                </w:rPr>
                <w:t>1,451</w:t>
              </w:r>
            </w:ins>
          </w:p>
        </w:tc>
      </w:tr>
    </w:tbl>
    <w:p w14:paraId="71F25F1D" w14:textId="34D36B50" w:rsidR="006A0A04" w:rsidRDefault="006A0A04" w:rsidP="002538F8">
      <w:pPr>
        <w:pStyle w:val="Paragraph"/>
        <w:rPr>
          <w:ins w:id="1640" w:author="Dylan CHEN" w:date="2026-03-16T10:23:00Z" w16du:dateUtc="2026-03-16T02:23:00Z"/>
        </w:rPr>
      </w:pPr>
      <w:del w:id="1641" w:author="Dylan CHEN" w:date="2026-03-17T16:12:00Z" w16du:dateUtc="2026-03-17T08:12:00Z">
        <w:r w:rsidDel="002D3ABB">
          <w:delText>[Put the table here]</w:delText>
        </w:r>
      </w:del>
    </w:p>
    <w:p w14:paraId="7D60969B" w14:textId="6067FD20" w:rsidR="00D43EC2" w:rsidRDefault="002538F8">
      <w:pPr>
        <w:pStyle w:val="Paragraph"/>
        <w:rPr>
          <w:ins w:id="1642" w:author="Dylan CHEN" w:date="2026-08-04T17:14:00Z" w16du:dateUtc="2026-08-04T09:14:00Z"/>
        </w:rPr>
      </w:pPr>
      <w:ins w:id="1643" w:author="Dylan CHEN" w:date="2026-03-16T10:23:00Z" w16du:dateUtc="2026-03-16T02:23:00Z">
        <w:r w:rsidRPr="002538F8">
          <w:t xml:space="preserve">As the reviewer noted, this positive coefficient is inconsistent with the alternative explanation that </w:t>
        </w:r>
        <w:bookmarkStart w:id="1644" w:name="OLE_LINK4"/>
        <w:r w:rsidRPr="002538F8">
          <w:t xml:space="preserve">first-position </w:t>
        </w:r>
        <w:r w:rsidR="00D5349D">
          <w:rPr>
            <w:rFonts w:hint="eastAsia"/>
          </w:rPr>
          <w:t>h</w:t>
        </w:r>
      </w:ins>
      <w:ins w:id="1645" w:author="Dylan CHEN" w:date="2026-03-16T10:24:00Z" w16du:dateUtc="2026-03-16T02:24:00Z">
        <w:r w:rsidR="00D5349D">
          <w:rPr>
            <w:rFonts w:hint="eastAsia"/>
          </w:rPr>
          <w:t>igh quality answerer</w:t>
        </w:r>
      </w:ins>
      <w:ins w:id="1646" w:author="Dylan CHEN" w:date="2026-03-16T10:23:00Z" w16du:dateUtc="2026-03-16T02:23:00Z">
        <w:r w:rsidRPr="002538F8">
          <w:t xml:space="preserve"> </w:t>
        </w:r>
      </w:ins>
      <w:ins w:id="1647" w:author="Dylan CHEN" w:date="2026-03-16T10:24:00Z" w16du:dateUtc="2026-03-16T02:24:00Z">
        <w:r w:rsidR="00D5349D">
          <w:rPr>
            <w:rFonts w:hint="eastAsia"/>
          </w:rPr>
          <w:t xml:space="preserve">deter </w:t>
        </w:r>
      </w:ins>
      <w:ins w:id="1648" w:author="Dylan CHEN" w:date="2026-03-16T10:23:00Z" w16du:dateUtc="2026-03-16T02:23:00Z">
        <w:r w:rsidRPr="002538F8">
          <w:t>others</w:t>
        </w:r>
      </w:ins>
      <w:r w:rsidR="00052238">
        <w:t>’</w:t>
      </w:r>
      <w:ins w:id="1649" w:author="Dylan CHEN" w:date="2026-03-16T10:23:00Z" w16du:dateUtc="2026-03-16T02:23:00Z">
        <w:r w:rsidRPr="002538F8">
          <w:t xml:space="preserve"> participation</w:t>
        </w:r>
        <w:bookmarkEnd w:id="1644"/>
        <w:r w:rsidRPr="002538F8">
          <w:t>.</w:t>
        </w:r>
      </w:ins>
      <w:ins w:id="1650" w:author="Dylan CHEN" w:date="2026-08-04T17:14:00Z" w16du:dateUtc="2026-08-04T09:14:00Z">
        <w:r w:rsidR="00D43EC2" w:rsidRPr="00D43EC2">
          <w:t xml:space="preserve"> </w:t>
        </w:r>
      </w:ins>
    </w:p>
    <w:p w14:paraId="48FD4237" w14:textId="77777777" w:rsidR="000B59FA" w:rsidRDefault="000B59FA">
      <w:pPr>
        <w:pStyle w:val="Paragraph"/>
        <w:rPr>
          <w:ins w:id="1651" w:author="Dylan CHEN" w:date="2026-08-20T16:07:00Z" w16du:dateUtc="2026-08-20T08:07:00Z"/>
        </w:rPr>
      </w:pPr>
      <w:ins w:id="1652" w:author="Dylan CHEN" w:date="2026-08-20T16:07:00Z" w16du:dateUtc="2026-08-20T08:07:00Z">
        <w:r w:rsidRPr="000B59FA">
          <w:t xml:space="preserve">As stated in our opening remark, to make the paper more focused and to ensure the results align more strongly with our updated theoretical framework, the position effect has been removed from the manuscript in this revision. </w:t>
        </w:r>
      </w:ins>
    </w:p>
    <w:p w14:paraId="692FAA89" w14:textId="00D00FDD" w:rsidR="002538F8" w:rsidRPr="00522DE1" w:rsidRDefault="00D43EC2">
      <w:pPr>
        <w:pStyle w:val="Paragraph"/>
        <w:pPrChange w:id="1653" w:author="Dylan CHEN" w:date="2026-03-16T10:23:00Z" w16du:dateUtc="2026-03-16T02:23:00Z">
          <w:pPr>
            <w:pStyle w:val="NormalWeb"/>
          </w:pPr>
        </w:pPrChange>
      </w:pPr>
      <w:ins w:id="1654" w:author="Dylan CHEN" w:date="2026-08-04T17:14:00Z" w16du:dateUtc="2026-08-04T09:14:00Z">
        <w:r w:rsidRPr="00D43EC2">
          <w:t>We report the test above so that the reviewer can see the alternative explanation does not hold, and we note that the broader position argument is no longer part of the paper.</w:t>
        </w:r>
      </w:ins>
    </w:p>
    <w:p w14:paraId="4A2B5FCB" w14:textId="77777777" w:rsidR="000A3656" w:rsidRPr="00522DE1" w:rsidRDefault="000A3656" w:rsidP="000A3656">
      <w:pPr>
        <w:spacing w:before="120" w:after="120"/>
        <w:rPr>
          <w:b/>
        </w:rPr>
      </w:pPr>
      <w:r w:rsidRPr="00522DE1">
        <w:t>---------------------------------------------------------------------------------------------------------------------</w:t>
      </w:r>
    </w:p>
    <w:p w14:paraId="7D06DCF6" w14:textId="51B4EAA1" w:rsidR="000A3656" w:rsidRPr="00522DE1" w:rsidRDefault="00680D29" w:rsidP="000A3656">
      <w:pPr>
        <w:widowControl w:val="0"/>
        <w:autoSpaceDE w:val="0"/>
        <w:spacing w:before="120" w:after="120"/>
        <w:jc w:val="both"/>
        <w:outlineLvl w:val="0"/>
        <w:rPr>
          <w:rFonts w:eastAsia="SimSun"/>
          <w:b/>
          <w:bCs/>
          <w:kern w:val="2"/>
        </w:rPr>
      </w:pPr>
      <w:ins w:id="1655" w:author="Dylan CHEN" w:date="2026-08-20T22:35:00Z" w16du:dateUtc="2026-08-20T14:35:00Z">
        <w:r>
          <w:rPr>
            <w:rFonts w:eastAsia="SimSun" w:hint="eastAsia"/>
            <w:b/>
            <w:bCs/>
            <w:kern w:val="2"/>
          </w:rPr>
          <w:t>#</w:t>
        </w:r>
      </w:ins>
      <w:r w:rsidR="000A3656" w:rsidRPr="00522DE1">
        <w:rPr>
          <w:rFonts w:eastAsia="SimSun"/>
          <w:b/>
          <w:bCs/>
          <w:kern w:val="2"/>
        </w:rPr>
        <w:t>R2-</w:t>
      </w:r>
      <w:r w:rsidR="00EB6634">
        <w:rPr>
          <w:rFonts w:eastAsia="SimSun"/>
          <w:b/>
          <w:bCs/>
          <w:kern w:val="2"/>
        </w:rPr>
        <w:t>18</w:t>
      </w:r>
    </w:p>
    <w:p w14:paraId="559CF780"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2-20. I commented that the source effect was not tested.</w:t>
      </w:r>
    </w:p>
    <w:p w14:paraId="01CFCBBC" w14:textId="0F484861"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responded that </w:t>
      </w:r>
      <w:r w:rsidR="00E71BCF">
        <w:rPr>
          <w:rFonts w:eastAsia="SimSun"/>
          <w:i/>
          <w:iCs/>
          <w:kern w:val="2"/>
        </w:rPr>
        <w:t>“</w:t>
      </w:r>
      <w:r w:rsidRPr="00522DE1">
        <w:rPr>
          <w:rFonts w:eastAsia="SimSun"/>
          <w:i/>
          <w:iCs/>
          <w:kern w:val="2"/>
        </w:rPr>
        <w:t>the source effect is tested in Section 6.3.1.3 Table 11.</w:t>
      </w:r>
      <w:r w:rsidR="00E71BCF">
        <w:rPr>
          <w:rFonts w:eastAsia="SimSun"/>
          <w:i/>
          <w:iCs/>
          <w:kern w:val="2"/>
        </w:rPr>
        <w:t>”</w:t>
      </w:r>
      <w:r w:rsidRPr="00522DE1">
        <w:rPr>
          <w:rFonts w:eastAsia="SimSun"/>
          <w:i/>
          <w:iCs/>
          <w:kern w:val="2"/>
        </w:rPr>
        <w:t xml:space="preserve"> Specifically, </w:t>
      </w:r>
      <w:r w:rsidR="00E71BCF">
        <w:rPr>
          <w:rFonts w:eastAsia="SimSun"/>
          <w:i/>
          <w:iCs/>
          <w:kern w:val="2"/>
        </w:rPr>
        <w:t>“</w:t>
      </w:r>
      <w:r w:rsidRPr="00522DE1">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E71BCF">
        <w:rPr>
          <w:rFonts w:eastAsia="SimSun"/>
          <w:i/>
          <w:iCs/>
          <w:kern w:val="2"/>
        </w:rPr>
        <w:t>”</w:t>
      </w:r>
    </w:p>
    <w:p w14:paraId="441F9680" w14:textId="35F03203" w:rsidR="000A365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1656" w:author="Dylan CHEN" w:date="2026-08-05T16:58:00Z" w16du:dateUtc="2026-08-05T08:58:00Z">
            <w:rPr>
              <w:rFonts w:eastAsia="SimSun"/>
              <w:i/>
              <w:iCs/>
              <w:kern w:val="2"/>
            </w:rPr>
          </w:rPrChange>
        </w:rPr>
        <w:t>I respectively disagree because there can be other reasons aside from the position and content, like anchoring reference, cognitive offloading, etc., for explaining the residual effect.</w:t>
      </w:r>
      <w:r w:rsidR="000A3656" w:rsidRPr="00522DE1">
        <w:rPr>
          <w:rFonts w:eastAsia="SimSun"/>
          <w:i/>
          <w:iCs/>
          <w:kern w:val="2"/>
        </w:rPr>
        <w:t xml:space="preserve"> </w:t>
      </w:r>
    </w:p>
    <w:p w14:paraId="75D6FC6C" w14:textId="77777777" w:rsidR="000A3656" w:rsidRPr="00522DE1" w:rsidRDefault="000A3656" w:rsidP="000A3656">
      <w:pPr>
        <w:widowControl w:val="0"/>
        <w:autoSpaceDE w:val="0"/>
        <w:autoSpaceDN w:val="0"/>
        <w:adjustRightInd w:val="0"/>
        <w:spacing w:before="120" w:after="120"/>
        <w:jc w:val="both"/>
      </w:pPr>
      <w:r w:rsidRPr="00522DE1">
        <w:rPr>
          <w:rFonts w:eastAsia="SimSun"/>
          <w:b/>
          <w:bCs/>
          <w:i/>
          <w:iCs/>
          <w:kern w:val="2"/>
          <w:u w:val="single"/>
        </w:rPr>
        <w:t>Response</w:t>
      </w:r>
    </w:p>
    <w:p w14:paraId="7FA8DA94" w14:textId="38BF1F3D" w:rsidR="00D43EC2" w:rsidRDefault="00D43EC2" w:rsidP="00D43EC2">
      <w:pPr>
        <w:pStyle w:val="Paragraph"/>
        <w:rPr>
          <w:ins w:id="1657" w:author="Dylan CHEN" w:date="2026-08-04T17:15:00Z" w16du:dateUtc="2026-08-04T09:15:00Z"/>
        </w:rPr>
      </w:pPr>
      <w:ins w:id="1658" w:author="Dylan CHEN" w:date="2026-08-04T17:15:00Z" w16du:dateUtc="2026-08-04T09:15:00Z">
        <w:r w:rsidRPr="00D43EC2">
          <w:t>We agree with the reviewer that the earlier residual, defined as what remained after controlling for content and position, could reflect several forces and should not be labeled a single</w:t>
        </w:r>
      </w:ins>
      <w:ins w:id="1659" w:author="Dylan CHEN" w:date="2026-08-20T22:27:00Z" w16du:dateUtc="2026-08-20T14:27:00Z">
        <w:r w:rsidR="00BC5B75">
          <w:rPr>
            <w:rFonts w:hint="eastAsia"/>
          </w:rPr>
          <w:t>-</w:t>
        </w:r>
      </w:ins>
      <w:ins w:id="1660" w:author="Dylan CHEN" w:date="2026-08-04T17:15:00Z" w16du:dateUtc="2026-08-04T09:15:00Z">
        <w:r w:rsidRPr="00D43EC2">
          <w:t>source effect by elimination. Our revised framework addresses this directly</w:t>
        </w:r>
      </w:ins>
      <w:ins w:id="1661" w:author="Dylan CHEN" w:date="2026-08-05T16:58:00Z" w16du:dateUtc="2026-08-05T08:58:00Z">
        <w:r w:rsidR="004F7EBF">
          <w:rPr>
            <w:rFonts w:hint="eastAsia"/>
          </w:rPr>
          <w:t xml:space="preserve"> </w:t>
        </w:r>
        <w:r w:rsidR="004F7EBF">
          <w:t>because</w:t>
        </w:r>
        <w:r w:rsidR="004F7EBF">
          <w:rPr>
            <w:rFonts w:hint="eastAsia"/>
          </w:rPr>
          <w:t xml:space="preserve"> we test AI</w:t>
        </w:r>
      </w:ins>
      <w:ins w:id="1662" w:author="Dylan CHEN" w:date="2026-08-05T16:59:00Z" w16du:dateUtc="2026-08-05T08:59:00Z">
        <w:r w:rsidR="004F7EBF">
          <w:rPr>
            <w:rFonts w:hint="eastAsia"/>
          </w:rPr>
          <w:t xml:space="preserve"> label effect and AI content directly based on a new theoretical framework</w:t>
        </w:r>
      </w:ins>
      <w:ins w:id="1663" w:author="Dylan CHEN" w:date="2026-08-04T17:15:00Z" w16du:dateUtc="2026-08-04T09:15:00Z">
        <w:r w:rsidRPr="00D43EC2">
          <w:t>.</w:t>
        </w:r>
      </w:ins>
    </w:p>
    <w:p w14:paraId="165559F0" w14:textId="67BA2158" w:rsidR="00D43EC2" w:rsidRDefault="00D43EC2" w:rsidP="00D43EC2">
      <w:pPr>
        <w:pStyle w:val="Paragraph"/>
        <w:rPr>
          <w:ins w:id="1664" w:author="Dylan CHEN" w:date="2026-08-05T17:01:00Z" w16du:dateUtc="2026-08-05T09:01:00Z"/>
        </w:rPr>
      </w:pPr>
      <w:ins w:id="1665" w:author="Dylan CHEN" w:date="2026-08-04T17:15:00Z" w16du:dateUtc="2026-08-04T09:15:00Z">
        <w:r w:rsidRPr="00D43EC2">
          <w:t xml:space="preserve">The forces the reviewer names are now theorized inside the framework rather than left in a residual. </w:t>
        </w:r>
      </w:ins>
      <w:ins w:id="1666" w:author="Dylan CHEN" w:date="2026-08-20T22:34:00Z" w16du:dateUtc="2026-08-20T14:34:00Z">
        <w:r w:rsidR="00680D29" w:rsidRPr="00680D29">
          <w:t xml:space="preserve">Anchoring is now the explicit core of H4: the weak competitor judgment formed from the bare AI label acts as a kind of anchor on subsequent effort. Having judged the rival to be weak, the member expects that even a fairly modest answer will be enough to come out ahead. The law of least effort holds that people supply effort only up to the level a goal requires, and no </w:t>
        </w:r>
        <w:r w:rsidR="00680D29" w:rsidRPr="00680D29">
          <w:lastRenderedPageBreak/>
          <w:t>further (Kahneman 2011)</w:t>
        </w:r>
        <w:r w:rsidR="00680D29">
          <w:rPr>
            <w:rFonts w:hint="eastAsia"/>
          </w:rPr>
          <w:t xml:space="preserve">. </w:t>
        </w:r>
      </w:ins>
      <w:ins w:id="1667" w:author="Dylan CHEN" w:date="2026-08-04T17:15:00Z" w16du:dateUtc="2026-08-04T09:15:00Z">
        <w:r w:rsidRPr="00D43EC2">
          <w:t xml:space="preserve">Cognitive offloading operates through the law of least effort that governs the fast stage. What we previously called the residual source effect is now positively theorized as the </w:t>
        </w:r>
      </w:ins>
      <w:ins w:id="1668" w:author="Dylan CHEN" w:date="2026-08-05T17:00:00Z" w16du:dateUtc="2026-08-05T09:00:00Z">
        <w:r w:rsidR="004F7EBF">
          <w:t>AI label effect</w:t>
        </w:r>
      </w:ins>
      <w:ins w:id="1669" w:author="Dylan CHEN" w:date="2026-08-04T17:15:00Z" w16du:dateUtc="2026-08-04T09:15:00Z">
        <w:r w:rsidRPr="00D43EC2">
          <w:t>, that is, the weak competitor perception that the bare label triggers through the availability heuristic in H1, rather than an unexplained remainder.</w:t>
        </w:r>
      </w:ins>
    </w:p>
    <w:p w14:paraId="1AA0DB39" w14:textId="58A209E2" w:rsidR="004F7EBF" w:rsidRPr="00D43EC2" w:rsidRDefault="00D43EC2">
      <w:pPr>
        <w:pStyle w:val="Paragraph"/>
        <w:pPrChange w:id="1670" w:author="Dylan CHEN" w:date="2026-08-04T17:15:00Z" w16du:dateUtc="2026-08-04T09:15:00Z">
          <w:pPr>
            <w:pStyle w:val="NormalWeb"/>
          </w:pPr>
        </w:pPrChange>
      </w:pPr>
      <w:ins w:id="1671" w:author="Dylan CHEN" w:date="2026-08-04T17:15:00Z" w16du:dateUtc="2026-08-04T09:15:00Z">
        <w:r w:rsidRPr="00D43EC2">
          <w:t>Consistent with this, and as described in our opening remark and our responses to R2-1 and R2-15, we no longer use the three-way control-based decomposition into position, content, and source. Each effect is now derived from theory and tested through a prediction stated in advance, so there is no residual term to interpret.</w:t>
        </w:r>
      </w:ins>
    </w:p>
    <w:p w14:paraId="635E3913" w14:textId="77777777" w:rsidR="00CA2329" w:rsidRPr="00522DE1" w:rsidRDefault="00CA2329" w:rsidP="00CA2329">
      <w:pPr>
        <w:spacing w:before="120" w:after="120"/>
        <w:rPr>
          <w:b/>
        </w:rPr>
      </w:pPr>
      <w:r w:rsidRPr="00522DE1">
        <w:t>---------------------------------------------------------------------------------------------------------------------</w:t>
      </w:r>
    </w:p>
    <w:p w14:paraId="30C0680B" w14:textId="34D7B8DF" w:rsidR="00CA2329" w:rsidRPr="00522DE1" w:rsidRDefault="00626D48" w:rsidP="00CA2329">
      <w:pPr>
        <w:widowControl w:val="0"/>
        <w:autoSpaceDE w:val="0"/>
        <w:spacing w:before="120" w:after="120"/>
        <w:jc w:val="both"/>
        <w:outlineLvl w:val="0"/>
        <w:rPr>
          <w:rFonts w:eastAsia="SimSun"/>
          <w:b/>
          <w:bCs/>
          <w:kern w:val="2"/>
        </w:rPr>
      </w:pPr>
      <w:ins w:id="1672" w:author="Dylan CHEN" w:date="2026-08-20T22:39:00Z" w16du:dateUtc="2026-08-20T14:39:00Z">
        <w:r>
          <w:rPr>
            <w:rFonts w:eastAsia="SimSun" w:hint="eastAsia"/>
            <w:b/>
            <w:bCs/>
            <w:kern w:val="2"/>
          </w:rPr>
          <w:t>#</w:t>
        </w:r>
      </w:ins>
      <w:r w:rsidR="00CA2329" w:rsidRPr="00522DE1">
        <w:rPr>
          <w:rFonts w:eastAsia="SimSun"/>
          <w:b/>
          <w:bCs/>
          <w:kern w:val="2"/>
        </w:rPr>
        <w:t>R2-</w:t>
      </w:r>
      <w:r w:rsidR="00EB6634">
        <w:rPr>
          <w:rFonts w:eastAsia="SimSun"/>
          <w:b/>
          <w:bCs/>
          <w:kern w:val="2"/>
        </w:rPr>
        <w:t>19</w:t>
      </w:r>
    </w:p>
    <w:p w14:paraId="11C6F320" w14:textId="0DE14EFE" w:rsidR="00CA2329" w:rsidRPr="00522DE1" w:rsidRDefault="002E4C86"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R2-21. I commented that the experts should be domain-specific. The authors followed. I am good on that.</w:t>
      </w:r>
      <w:r w:rsidR="00CA2329" w:rsidRPr="00522DE1">
        <w:rPr>
          <w:rFonts w:eastAsia="SimSun"/>
          <w:i/>
          <w:iCs/>
          <w:kern w:val="2"/>
        </w:rPr>
        <w:t xml:space="preserve"> </w:t>
      </w:r>
    </w:p>
    <w:p w14:paraId="1869D04B"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691DD7F3" w14:textId="77777777" w:rsidR="00CF5CBF" w:rsidRPr="00522DE1" w:rsidRDefault="00CF5CBF" w:rsidP="00CF5CBF">
      <w:pPr>
        <w:pStyle w:val="NormalWeb"/>
      </w:pPr>
      <w:r>
        <w:t>We are happy you are satisfied with this response</w:t>
      </w:r>
      <w:r w:rsidRPr="00522DE1">
        <w:t>.</w:t>
      </w:r>
    </w:p>
    <w:p w14:paraId="42FE4BF3" w14:textId="77777777" w:rsidR="000D507F" w:rsidRPr="00522DE1" w:rsidRDefault="000D507F" w:rsidP="000D507F">
      <w:pPr>
        <w:spacing w:before="120" w:after="120"/>
        <w:rPr>
          <w:b/>
        </w:rPr>
      </w:pPr>
      <w:r w:rsidRPr="00522DE1">
        <w:t>---------------------------------------------------------------------------------------------------------------------</w:t>
      </w:r>
    </w:p>
    <w:p w14:paraId="6F1B21C9" w14:textId="0A676578" w:rsidR="00652741" w:rsidRPr="00522DE1" w:rsidRDefault="00626D48" w:rsidP="00652741">
      <w:pPr>
        <w:widowControl w:val="0"/>
        <w:autoSpaceDE w:val="0"/>
        <w:spacing w:before="120" w:after="120"/>
        <w:jc w:val="both"/>
        <w:outlineLvl w:val="0"/>
        <w:rPr>
          <w:rFonts w:eastAsia="SimSun"/>
          <w:b/>
          <w:bCs/>
          <w:kern w:val="2"/>
        </w:rPr>
      </w:pPr>
      <w:ins w:id="1673" w:author="Dylan CHEN" w:date="2026-08-20T22:39:00Z" w16du:dateUtc="2026-08-20T14:39:00Z">
        <w:r>
          <w:rPr>
            <w:rFonts w:eastAsia="SimSun" w:hint="eastAsia"/>
            <w:b/>
            <w:bCs/>
            <w:kern w:val="2"/>
          </w:rPr>
          <w:t>#</w:t>
        </w:r>
      </w:ins>
      <w:r w:rsidR="00652741" w:rsidRPr="00522DE1">
        <w:rPr>
          <w:rFonts w:eastAsia="SimSun"/>
          <w:b/>
          <w:bCs/>
          <w:kern w:val="2"/>
        </w:rPr>
        <w:t>R2-</w:t>
      </w:r>
      <w:r w:rsidR="001535FF" w:rsidRPr="00522DE1">
        <w:rPr>
          <w:rFonts w:eastAsia="SimSun"/>
          <w:b/>
          <w:bCs/>
          <w:kern w:val="2"/>
        </w:rPr>
        <w:t>2</w:t>
      </w:r>
      <w:r w:rsidR="00EB6634">
        <w:rPr>
          <w:rFonts w:eastAsia="SimSun"/>
          <w:b/>
          <w:bCs/>
          <w:kern w:val="2"/>
        </w:rPr>
        <w:t>0</w:t>
      </w:r>
      <w:r w:rsidR="002E4C86" w:rsidRPr="00522DE1">
        <w:rPr>
          <w:rFonts w:eastAsia="SimSun"/>
          <w:b/>
          <w:bCs/>
          <w:kern w:val="2"/>
        </w:rPr>
        <w:t xml:space="preserve"> # R2-8</w:t>
      </w:r>
    </w:p>
    <w:p w14:paraId="11E39FBD"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R2-22. I challenged the subsample sizes in the test of the expectation-based mechanism.</w:t>
      </w:r>
    </w:p>
    <w:p w14:paraId="6473D5A6"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that they explained in their response to my comment R2-8.</w:t>
      </w:r>
    </w:p>
    <w:p w14:paraId="7EEC09F0" w14:textId="4BC74222" w:rsidR="00652741"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As a clarification to the R2-8, the authors didn</w:t>
      </w:r>
      <w:r w:rsidR="00052238">
        <w:rPr>
          <w:rFonts w:eastAsia="SimSun"/>
          <w:i/>
          <w:iCs/>
          <w:kern w:val="2"/>
        </w:rPr>
        <w:t>’</w:t>
      </w:r>
      <w:r w:rsidRPr="00522DE1">
        <w:rPr>
          <w:rFonts w:eastAsia="SimSun"/>
          <w:i/>
          <w:iCs/>
          <w:kern w:val="2"/>
        </w:rPr>
        <w:t>t address my comments regarding this subsample size.</w:t>
      </w:r>
    </w:p>
    <w:p w14:paraId="40462802" w14:textId="77777777" w:rsidR="00652741" w:rsidRPr="00522DE1" w:rsidRDefault="00652741" w:rsidP="0065274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99517E6" w14:textId="782681D2" w:rsidR="002E4C86" w:rsidRDefault="00EB6634" w:rsidP="00652741">
      <w:pPr>
        <w:spacing w:before="120" w:after="120"/>
        <w:rPr>
          <w:ins w:id="1674" w:author="Dylan CHEN" w:date="2026-08-04T17:16:00Z" w16du:dateUtc="2026-08-04T09:16:00Z"/>
        </w:rPr>
      </w:pPr>
      <w:r>
        <w:t xml:space="preserve">We appreciate the suggestion of comment, as explained in R2-8, </w:t>
      </w:r>
      <w:del w:id="1675" w:author="Dylan CHEN" w:date="2026-08-04T17:15:00Z" w16du:dateUtc="2026-08-04T09:15:00Z">
        <w:r w:rsidDel="00D43EC2">
          <w:delText>XXXXX</w:delText>
        </w:r>
      </w:del>
      <w:ins w:id="1676" w:author="Dylan CHEN" w:date="2026-08-04T17:15:00Z" w16du:dateUtc="2026-08-04T09:15:00Z">
        <w:r w:rsidR="00D43EC2">
          <w:rPr>
            <w:rFonts w:hint="eastAsia"/>
          </w:rPr>
          <w:t>w</w:t>
        </w:r>
        <w:r w:rsidR="00D43EC2" w:rsidRPr="00D43EC2">
          <w:t xml:space="preserve">e apologize that our earlier reply to R2-8 did not directly report the subsample sizes for the expectation-based test. To be fully transparent, the earlier </w:t>
        </w:r>
      </w:ins>
      <w:r w:rsidR="00E71BCF">
        <w:t>“</w:t>
      </w:r>
      <w:ins w:id="1677" w:author="Dylan CHEN" w:date="2026-08-04T17:15:00Z" w16du:dateUtc="2026-08-04T09:15:00Z">
        <w:r w:rsidR="00D43EC2" w:rsidRPr="00D43EC2">
          <w:t>993 versus 993</w:t>
        </w:r>
      </w:ins>
      <w:r w:rsidR="00E71BCF">
        <w:t>”</w:t>
      </w:r>
      <w:ins w:id="1678" w:author="Dylan CHEN" w:date="2026-08-04T17:15:00Z" w16du:dateUtc="2026-08-04T09:15:00Z">
        <w:r w:rsidR="00D43EC2" w:rsidRPr="00D43EC2">
          <w:t xml:space="preserve"> figures were a reporting error in the letter. The actual analyses used the high-quality first-answer subsample (top 25%, N = 1,697) and the low-quality first-answer subsample (bottom 25%, N = 1,945), as now documented in Online Appendix C (Table 13).</w:t>
        </w:r>
      </w:ins>
    </w:p>
    <w:p w14:paraId="07E3ED54" w14:textId="56FF7918" w:rsidR="00D43EC2" w:rsidRPr="00522DE1" w:rsidRDefault="00D43EC2">
      <w:pPr>
        <w:pStyle w:val="Paragraph"/>
        <w:pPrChange w:id="1679" w:author="Dylan CHEN" w:date="2026-08-04T17:16:00Z" w16du:dateUtc="2026-08-04T09:16:00Z">
          <w:pPr>
            <w:spacing w:before="120" w:after="120"/>
          </w:pPr>
        </w:pPrChange>
      </w:pPr>
      <w:ins w:id="1680" w:author="Dylan CHEN" w:date="2026-08-04T17:16:00Z" w16du:dateUtc="2026-08-04T09:16:00Z">
        <w:r w:rsidRPr="00D43EC2">
          <w:t>We also note, as stated in our opening remark and our response to R2-6, that this revision removes all results using net likes as the dependent variable, which includes the expectation-based (elevated expectations) mechanism itself. We have reported the corrected subsample sizes here for completeness and to confirm that the original analyses were conducted on the correct samples.</w:t>
        </w:r>
      </w:ins>
    </w:p>
    <w:p w14:paraId="7F5E28FF" w14:textId="5434D325" w:rsidR="00652741" w:rsidRPr="00522DE1" w:rsidRDefault="00652741" w:rsidP="00652741">
      <w:pPr>
        <w:spacing w:before="120" w:after="120"/>
        <w:rPr>
          <w:b/>
        </w:rPr>
      </w:pPr>
      <w:r w:rsidRPr="00522DE1">
        <w:t>---------------------------------------------------------------------------------------------------------------------</w:t>
      </w:r>
    </w:p>
    <w:p w14:paraId="19C7CF7F" w14:textId="1822DF61" w:rsidR="00C033C0" w:rsidRPr="00522DE1" w:rsidRDefault="000B59FA" w:rsidP="00C033C0">
      <w:pPr>
        <w:widowControl w:val="0"/>
        <w:autoSpaceDE w:val="0"/>
        <w:spacing w:before="120" w:after="120"/>
        <w:jc w:val="both"/>
        <w:outlineLvl w:val="0"/>
        <w:rPr>
          <w:rFonts w:eastAsia="SimSun"/>
          <w:b/>
          <w:bCs/>
          <w:kern w:val="2"/>
        </w:rPr>
      </w:pPr>
      <w:ins w:id="1681" w:author="Dylan CHEN" w:date="2026-08-20T16:08:00Z" w16du:dateUtc="2026-08-20T08:08:00Z">
        <w:r>
          <w:rPr>
            <w:rFonts w:eastAsia="SimSun" w:hint="eastAsia"/>
            <w:b/>
            <w:bCs/>
            <w:kern w:val="2"/>
          </w:rPr>
          <w:t>#</w:t>
        </w:r>
      </w:ins>
      <w:r w:rsidR="00C033C0" w:rsidRPr="00522DE1">
        <w:rPr>
          <w:rFonts w:eastAsia="SimSun"/>
          <w:b/>
          <w:bCs/>
          <w:kern w:val="2"/>
        </w:rPr>
        <w:t>R2-2</w:t>
      </w:r>
      <w:r w:rsidR="00EB6634">
        <w:rPr>
          <w:rFonts w:eastAsia="SimSun"/>
          <w:b/>
          <w:bCs/>
          <w:kern w:val="2"/>
        </w:rPr>
        <w:t>1</w:t>
      </w:r>
    </w:p>
    <w:p w14:paraId="217007F1" w14:textId="77777777" w:rsidR="00C033C0" w:rsidRPr="00522DE1" w:rsidRDefault="00C033C0" w:rsidP="00C033C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1. </w:t>
      </w:r>
      <w:r w:rsidR="00C033C0" w:rsidRPr="00D241ED">
        <w:rPr>
          <w:rFonts w:eastAsia="SimSun"/>
          <w:i/>
          <w:iCs/>
          <w:kern w:val="2"/>
        </w:rPr>
        <w:t xml:space="preserve">The reputation scores of the questioners are different across the treated and control groups, </w:t>
      </w:r>
      <w:r w:rsidR="00C033C0" w:rsidRPr="00D241ED">
        <w:rPr>
          <w:rFonts w:eastAsia="SimSun"/>
          <w:i/>
          <w:iCs/>
          <w:kern w:val="2"/>
        </w:rPr>
        <w:lastRenderedPageBreak/>
        <w:t xml:space="preserve">where the reputation scores of the questioners in the control group are higher. This is concerning. The authors ran the balance tests using the log reputation score, </w:t>
      </w:r>
      <w:r w:rsidR="00C033C0" w:rsidRPr="00D241ED">
        <w:rPr>
          <w:rFonts w:eastAsia="SimSun"/>
          <w:i/>
          <w:iCs/>
          <w:kern w:val="2"/>
          <w:highlight w:val="yellow"/>
        </w:rPr>
        <w:t>which shows insignificant (p=0.065). How about the raw reputation score?</w:t>
      </w:r>
    </w:p>
    <w:p w14:paraId="7FD5B589"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56851E" w14:textId="1E08678A" w:rsidR="006A0A04" w:rsidRDefault="0071464B">
      <w:pPr>
        <w:pStyle w:val="Paragraph"/>
      </w:pPr>
      <w:r w:rsidRPr="0071464B">
        <w:t xml:space="preserve">Thank you for raising this point. </w:t>
      </w:r>
    </w:p>
    <w:p w14:paraId="6F530ED8" w14:textId="6AF2E652" w:rsidR="005E6416" w:rsidRDefault="0071464B">
      <w:pPr>
        <w:pStyle w:val="Paragraph"/>
      </w:pPr>
      <w:r w:rsidRPr="0071464B">
        <w:t xml:space="preserve">The raw reputation score in our sample is highly right-skewed </w:t>
      </w:r>
      <w:r w:rsidR="00455ECF">
        <w:rPr>
          <w:rFonts w:hint="eastAsia"/>
        </w:rPr>
        <w:t>(Please see figure below</w:t>
      </w:r>
      <w:ins w:id="1682" w:author="Dylan CHEN" w:date="2026-03-30T15:22:00Z" w16du:dateUtc="2026-03-30T07:22:00Z">
        <w:r w:rsidR="000F2BB4">
          <w:rPr>
            <w:rFonts w:hint="eastAsia"/>
          </w:rPr>
          <w:t>, left panel</w:t>
        </w:r>
      </w:ins>
      <w:r w:rsidR="00455ECF">
        <w:rPr>
          <w:rFonts w:hint="eastAsia"/>
        </w:rPr>
        <w:t>)</w:t>
      </w:r>
      <w:r w:rsidRPr="0071464B">
        <w:t>, which severely violates the normality assumption underlying the t-test. The log transformation brings the distribution much closer to normality and better satisfies the statistical requirements</w:t>
      </w:r>
      <w:ins w:id="1683" w:author="Dylan CHEN" w:date="2026-03-30T15:21:00Z" w16du:dateUtc="2026-03-30T07:21:00Z">
        <w:r w:rsidR="000F2BB4">
          <w:rPr>
            <w:rFonts w:hint="eastAsia"/>
          </w:rPr>
          <w:t xml:space="preserve"> (Please see fi</w:t>
        </w:r>
      </w:ins>
      <w:ins w:id="1684" w:author="Dylan CHEN" w:date="2026-03-30T15:22:00Z" w16du:dateUtc="2026-03-30T07:22:00Z">
        <w:r w:rsidR="000F2BB4">
          <w:rPr>
            <w:rFonts w:hint="eastAsia"/>
          </w:rPr>
          <w:t>gure below, right panel</w:t>
        </w:r>
      </w:ins>
      <w:ins w:id="1685" w:author="Dylan CHEN" w:date="2026-03-30T15:21:00Z" w16du:dateUtc="2026-03-30T07:21:00Z">
        <w:r w:rsidR="000F2BB4">
          <w:rPr>
            <w:rFonts w:hint="eastAsia"/>
          </w:rPr>
          <w:t>)</w:t>
        </w:r>
      </w:ins>
      <w:r w:rsidRPr="0071464B">
        <w:t>.</w:t>
      </w:r>
    </w:p>
    <w:p w14:paraId="49069B44" w14:textId="063FC64D" w:rsidR="005E6416" w:rsidRDefault="005E6416" w:rsidP="005E6416">
      <w:pPr>
        <w:pStyle w:val="Paragraph"/>
      </w:pPr>
      <w:r>
        <w:t>Following 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p>
    <w:p w14:paraId="6E673870" w14:textId="720AF6AA" w:rsidR="00715613" w:rsidRDefault="00715613" w:rsidP="005E6416">
      <w:pPr>
        <w:pStyle w:val="Paragraph"/>
      </w:pPr>
      <w:r>
        <w:t xml:space="preserve">The revisions are reported in </w:t>
      </w:r>
      <w:del w:id="1686" w:author="Dylan CHEN" w:date="2026-03-30T15:22:00Z" w16du:dateUtc="2026-03-30T07:22:00Z">
        <w:r w:rsidDel="000F2BB4">
          <w:delText>Section XXXX</w:delText>
        </w:r>
      </w:del>
      <w:ins w:id="1687" w:author="Dylan CHEN" w:date="2026-03-30T15:22:00Z" w16du:dateUtc="2026-03-30T07:22:00Z">
        <w:r w:rsidR="000F2BB4">
          <w:rPr>
            <w:rFonts w:hint="eastAsia"/>
          </w:rPr>
          <w:t>Online Appendix A</w:t>
        </w:r>
      </w:ins>
      <w:r>
        <w:t xml:space="preserve"> in the paper.</w:t>
      </w:r>
    </w:p>
    <w:p w14:paraId="302AA8F2" w14:textId="0CCFF4EA" w:rsidR="006A0A04" w:rsidDel="000F2BB4" w:rsidRDefault="00402005">
      <w:pPr>
        <w:pStyle w:val="Paragraph"/>
        <w:rPr>
          <w:del w:id="1688" w:author="Dylan CHEN" w:date="2026-03-30T15:22:00Z" w16du:dateUtc="2026-03-30T07:22:00Z"/>
        </w:rPr>
      </w:pPr>
      <w:ins w:id="1689" w:author="Dylan CHEN" w:date="2026-08-05T17:20:00Z" w16du:dateUtc="2026-08-05T09:20:00Z">
        <w:r w:rsidRPr="00402005">
          <w:rPr>
            <w:noProof/>
          </w:rPr>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5"/>
                      <a:stretch>
                        <a:fillRect/>
                      </a:stretch>
                    </pic:blipFill>
                    <pic:spPr>
                      <a:xfrm>
                        <a:off x="0" y="0"/>
                        <a:ext cx="3004808" cy="2003205"/>
                      </a:xfrm>
                      <a:prstGeom prst="rect">
                        <a:avLst/>
                      </a:prstGeom>
                    </pic:spPr>
                  </pic:pic>
                </a:graphicData>
              </a:graphic>
            </wp:inline>
          </w:drawing>
        </w:r>
        <w:r w:rsidRPr="00402005" w:rsidDel="000F2BB4">
          <w:t xml:space="preserve"> </w:t>
        </w:r>
      </w:ins>
      <w:del w:id="1690" w:author="Dylan CHEN" w:date="2026-03-30T15:22:00Z" w16du:dateUtc="2026-03-30T07:22:00Z">
        <w:r w:rsidR="005E6416" w:rsidDel="000F2BB4">
          <w:delText>[</w:delText>
        </w:r>
        <w:r w:rsidR="005E6416" w:rsidRPr="000B34A9" w:rsidDel="000F2BB4">
          <w:rPr>
            <w:highlight w:val="yellow"/>
          </w:rPr>
          <w:delText>Make a another figure for log-transformed distribution</w:delText>
        </w:r>
        <w:r w:rsidR="005E6416" w:rsidDel="000F2BB4">
          <w:delText>]</w:delText>
        </w:r>
        <w:r w:rsidR="0071464B" w:rsidRPr="0071464B" w:rsidDel="000F2BB4">
          <w:delText xml:space="preserve"> </w:delText>
        </w:r>
      </w:del>
    </w:p>
    <w:p w14:paraId="45F0D3D3" w14:textId="72F93DFC" w:rsidR="00143BC2" w:rsidRDefault="00143BC2" w:rsidP="00143BC2">
      <w:pPr>
        <w:pStyle w:val="Paragraph"/>
        <w:jc w:val="center"/>
      </w:pPr>
      <w:del w:id="1691" w:author="Dylan CHEN" w:date="2026-08-05T17:20:00Z" w16du:dateUtc="2026-08-05T09:20:00Z">
        <w:r w:rsidRPr="00455ECF" w:rsidDel="00402005">
          <w:rPr>
            <w:noProof/>
          </w:rPr>
          <w:drawing>
            <wp:inline distT="0" distB="0" distL="0" distR="0" wp14:anchorId="35FCC191" wp14:editId="5ECBEB79">
              <wp:extent cx="2926080" cy="1828801"/>
              <wp:effectExtent l="0" t="0" r="7620" b="0"/>
              <wp:docPr id="19494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6"/>
                      <a:stretch>
                        <a:fillRect/>
                      </a:stretch>
                    </pic:blipFill>
                    <pic:spPr>
                      <a:xfrm>
                        <a:off x="0" y="0"/>
                        <a:ext cx="2926080" cy="1828801"/>
                      </a:xfrm>
                      <a:prstGeom prst="rect">
                        <a:avLst/>
                      </a:prstGeom>
                    </pic:spPr>
                  </pic:pic>
                </a:graphicData>
              </a:graphic>
            </wp:inline>
          </w:drawing>
        </w:r>
      </w:del>
      <w:del w:id="1692" w:author="Dylan CHEN" w:date="2026-03-30T15:20:00Z" w16du:dateUtc="2026-03-30T07:20:00Z">
        <w:r w:rsidR="005E6416" w:rsidRPr="00455ECF" w:rsidDel="00884C84">
          <w:rPr>
            <w:noProof/>
          </w:rPr>
          <w:drawing>
            <wp:inline distT="0" distB="0" distL="0" distR="0" wp14:anchorId="4B6BA4DD" wp14:editId="2F93F50F">
              <wp:extent cx="2926080" cy="1828801"/>
              <wp:effectExtent l="0" t="0" r="7620" b="0"/>
              <wp:docPr id="33163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6"/>
                      <a:stretch>
                        <a:fillRect/>
                      </a:stretch>
                    </pic:blipFill>
                    <pic:spPr>
                      <a:xfrm>
                        <a:off x="0" y="0"/>
                        <a:ext cx="2926080" cy="1828801"/>
                      </a:xfrm>
                      <a:prstGeom prst="rect">
                        <a:avLst/>
                      </a:prstGeom>
                    </pic:spPr>
                  </pic:pic>
                </a:graphicData>
              </a:graphic>
            </wp:inline>
          </w:drawing>
        </w:r>
      </w:del>
      <w:ins w:id="1693" w:author="Dylan CHEN" w:date="2026-08-05T17:20:00Z" w16du:dateUtc="2026-08-05T09:20:00Z">
        <w:r w:rsidR="00402005" w:rsidRPr="00402005">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7"/>
                      <a:stretch>
                        <a:fillRect/>
                      </a:stretch>
                    </pic:blipFill>
                    <pic:spPr>
                      <a:xfrm>
                        <a:off x="0" y="0"/>
                        <a:ext cx="2879002" cy="1919335"/>
                      </a:xfrm>
                      <a:prstGeom prst="rect">
                        <a:avLst/>
                      </a:prstGeom>
                    </pic:spPr>
                  </pic:pic>
                </a:graphicData>
              </a:graphic>
            </wp:inline>
          </w:drawing>
        </w:r>
      </w:ins>
    </w:p>
    <w:p w14:paraId="42FB190C" w14:textId="29237AF0" w:rsidR="00143BC2" w:rsidRPr="00455ECF" w:rsidRDefault="00143BC2" w:rsidP="00143BC2">
      <w:pPr>
        <w:pStyle w:val="TableFiguretitle"/>
        <w:rPr>
          <w:rFonts w:eastAsia="SimSun"/>
        </w:rPr>
      </w:pPr>
      <w:bookmarkStart w:id="1694" w:name="OLE_LINK8"/>
      <w:r>
        <w:rPr>
          <w:rFonts w:hint="eastAsia"/>
        </w:rPr>
        <w:t xml:space="preserve">Figure </w:t>
      </w:r>
      <w:r>
        <w:rPr>
          <w:rFonts w:eastAsia="SimSun" w:hint="eastAsia"/>
        </w:rPr>
        <w:t>R2-21</w:t>
      </w:r>
      <w:r w:rsidRPr="00455ECF">
        <w:rPr>
          <w:rFonts w:eastAsia="SimSun"/>
        </w:rPr>
        <w:t xml:space="preserve">. </w:t>
      </w:r>
      <w:r>
        <w:rPr>
          <w:rFonts w:eastAsia="SimSun" w:hint="eastAsia"/>
        </w:rPr>
        <w:t>Dist</w:t>
      </w:r>
      <w:del w:id="1695" w:author="Dylan CHEN" w:date="2026-08-06T10:45:00Z" w16du:dateUtc="2026-08-06T02:45:00Z">
        <w:r w:rsidDel="00CB3FE1">
          <w:rPr>
            <w:rFonts w:eastAsia="SimSun" w:hint="eastAsia"/>
          </w:rPr>
          <w:delText>ub</w:delText>
        </w:r>
      </w:del>
      <w:ins w:id="1696" w:author="Dylan CHEN" w:date="2026-08-06T10:45:00Z" w16du:dateUtc="2026-08-06T02:45:00Z">
        <w:r w:rsidR="00CB3FE1">
          <w:rPr>
            <w:rFonts w:eastAsia="SimSun" w:hint="eastAsia"/>
          </w:rPr>
          <w:t>rib</w:t>
        </w:r>
      </w:ins>
      <w:r>
        <w:rPr>
          <w:rFonts w:eastAsia="SimSun" w:hint="eastAsia"/>
        </w:rPr>
        <w:t>ution of The Reputation Scores</w:t>
      </w:r>
      <w:ins w:id="1697" w:author="Xin Li" w:date="2026-03-28T09:20:00Z" w16du:dateUtc="2026-03-28T01:20:00Z">
        <w:del w:id="1698" w:author="Dylan CHEN" w:date="2026-08-05T17:20:00Z" w16du:dateUtc="2026-08-05T09:20:00Z">
          <w:r w:rsidR="00DA1CD8" w:rsidDel="00402005">
            <w:rPr>
              <w:rFonts w:eastAsia="SimSun"/>
            </w:rPr>
            <w:delText xml:space="preserve"> [Remove kenerl density]</w:delText>
          </w:r>
        </w:del>
      </w:ins>
    </w:p>
    <w:bookmarkEnd w:id="1694"/>
    <w:p w14:paraId="72E32E09" w14:textId="77777777" w:rsidR="00143BC2" w:rsidRDefault="00143BC2">
      <w:pPr>
        <w:pStyle w:val="Paragraph"/>
        <w:rPr>
          <w:ins w:id="1699" w:author="Dylan CHEN" w:date="2026-03-27T23:26:00Z" w16du:dateUtc="2026-03-27T15:26:00Z"/>
        </w:rPr>
      </w:pPr>
    </w:p>
    <w:p w14:paraId="44A233EB" w14:textId="00D01B79" w:rsidR="00EB6634" w:rsidRPr="00522DE1" w:rsidDel="003E3770" w:rsidRDefault="00AE06B1">
      <w:pPr>
        <w:pStyle w:val="Paragraph"/>
        <w:rPr>
          <w:del w:id="1700" w:author="Dylan CHEN" w:date="2026-03-16T10:27:00Z" w16du:dateUtc="2026-03-16T02:27:00Z"/>
        </w:rPr>
        <w:pPrChange w:id="1701" w:author="Xin Li" w:date="2026-03-10T14:27:00Z" w16du:dateUtc="2026-03-10T06:27:00Z">
          <w:pPr>
            <w:widowControl w:val="0"/>
            <w:autoSpaceDE w:val="0"/>
            <w:autoSpaceDN w:val="0"/>
            <w:adjustRightInd w:val="0"/>
            <w:spacing w:before="120" w:after="120"/>
            <w:jc w:val="both"/>
          </w:pPr>
        </w:pPrChange>
      </w:pPr>
      <w:del w:id="1702" w:author="Dylan CHEN" w:date="2026-03-16T10:27:00Z" w16du:dateUtc="2026-03-16T02:27:00Z">
        <w:r w:rsidDel="003E3770">
          <w:delText xml:space="preserve">Thanks for the suggestion. We have conducted additional test on raw, reputation score the </w:delText>
        </w:r>
        <w:r w:rsidRPr="00AE06B1" w:rsidDel="003E3770">
          <w:delText>p</w:delText>
        </w:r>
        <w:r w:rsidDel="003E3770">
          <w:delText xml:space="preserve"> value is </w:delText>
        </w:r>
        <w:r w:rsidRPr="00AE06B1" w:rsidDel="003E3770">
          <w:delText>0.02130587</w:delText>
        </w:r>
        <w:r w:rsidDel="003E3770">
          <w:delText>. In the revision, we have reported this in the paper.</w:delText>
        </w:r>
      </w:del>
    </w:p>
    <w:p w14:paraId="1DAE8E9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4CA231D8" w14:textId="71E69A8B" w:rsidR="00EB6634" w:rsidRPr="00522DE1" w:rsidRDefault="00E82A2B" w:rsidP="00EB6634">
      <w:pPr>
        <w:widowControl w:val="0"/>
        <w:autoSpaceDE w:val="0"/>
        <w:spacing w:before="120" w:after="120"/>
        <w:jc w:val="both"/>
        <w:outlineLvl w:val="0"/>
        <w:rPr>
          <w:rFonts w:eastAsia="SimSun"/>
          <w:b/>
          <w:bCs/>
          <w:kern w:val="2"/>
        </w:rPr>
      </w:pPr>
      <w:ins w:id="1703" w:author="Dylan CHEN" w:date="2026-08-20T16:18:00Z" w16du:dateUtc="2026-08-20T08:18:00Z">
        <w:r>
          <w:rPr>
            <w:rFonts w:eastAsia="SimSun" w:hint="eastAsia"/>
            <w:b/>
            <w:bCs/>
            <w:kern w:val="2"/>
          </w:rPr>
          <w:t>#</w:t>
        </w:r>
      </w:ins>
      <w:r w:rsidR="000B7F20">
        <w:rPr>
          <w:rFonts w:eastAsia="SimSun"/>
          <w:b/>
          <w:bCs/>
          <w:kern w:val="2"/>
        </w:rPr>
        <w:t>*</w:t>
      </w:r>
      <w:r w:rsidR="00EB6634" w:rsidRPr="00522DE1">
        <w:rPr>
          <w:rFonts w:eastAsia="SimSun"/>
          <w:b/>
          <w:bCs/>
          <w:kern w:val="2"/>
        </w:rPr>
        <w:t>R2-2</w:t>
      </w:r>
      <w:r w:rsidR="00EB6634">
        <w:rPr>
          <w:rFonts w:eastAsia="SimSun"/>
          <w:b/>
          <w:bCs/>
          <w:kern w:val="2"/>
        </w:rPr>
        <w:t>2</w:t>
      </w:r>
    </w:p>
    <w:p w14:paraId="6AFB9E2F" w14:textId="04F80724"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2. </w:t>
      </w:r>
      <w:r w:rsidR="00C033C0" w:rsidRPr="00D241ED">
        <w:rPr>
          <w:rFonts w:eastAsia="SimSun"/>
          <w:i/>
          <w:iCs/>
          <w:kern w:val="2"/>
        </w:rPr>
        <w:t xml:space="preserve">The authors progressively add controls that look good, </w:t>
      </w:r>
      <w:r w:rsidR="00C033C0" w:rsidRPr="00D241ED">
        <w:rPr>
          <w:rFonts w:eastAsia="SimSun"/>
          <w:i/>
          <w:iCs/>
          <w:kern w:val="2"/>
          <w:highlight w:val="yellow"/>
        </w:rPr>
        <w:t>but they need to start with no controls (including removing the question timing FE)</w:t>
      </w:r>
    </w:p>
    <w:p w14:paraId="20E9A93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0EAA2E" w14:textId="4405C7F3" w:rsidR="00EB6634" w:rsidRDefault="00640A3C" w:rsidP="00E272B6">
      <w:pPr>
        <w:pStyle w:val="NormalWeb"/>
        <w:rPr>
          <w:ins w:id="1704" w:author="Dylan CHEN" w:date="2026-08-20T16:17:00Z" w16du:dateUtc="2026-08-20T08:17:00Z"/>
        </w:rPr>
      </w:pPr>
      <w:r>
        <w:t>Following the suggestion of the reviewer, we have include</w:t>
      </w:r>
      <w:r w:rsidR="003E3770">
        <w:rPr>
          <w:rFonts w:hint="eastAsia"/>
        </w:rPr>
        <w:t>d</w:t>
      </w:r>
      <w:r>
        <w:t xml:space="preserve"> </w:t>
      </w:r>
      <w:r w:rsidR="003E3770">
        <w:t xml:space="preserve">a baseline specification with no control variables and no question timing fixed effects. The treatment effect remains consistent in both direction and statistical significance. This result is reported </w:t>
      </w:r>
      <w:ins w:id="1705" w:author="Dylan CHEN" w:date="2026-08-20T16:18:00Z" w16du:dateUtc="2026-08-20T08:18:00Z">
        <w:r w:rsidR="00E82A2B">
          <w:rPr>
            <w:rFonts w:hint="eastAsia"/>
          </w:rPr>
          <w:t>below</w:t>
        </w:r>
      </w:ins>
      <w:del w:id="1706" w:author="Dylan CHEN" w:date="2026-08-05T17:21:00Z" w16du:dateUtc="2026-08-05T09:21:00Z">
        <w:r w:rsidR="003E3770" w:rsidDel="00402005">
          <w:delText xml:space="preserve">in Table </w:delText>
        </w:r>
        <w:r w:rsidR="00C45A51" w:rsidDel="00402005">
          <w:rPr>
            <w:rFonts w:hint="eastAsia"/>
          </w:rPr>
          <w:delText>3</w:delText>
        </w:r>
        <w:r w:rsidR="003E3770" w:rsidDel="00402005">
          <w:delText xml:space="preserve"> </w:delText>
        </w:r>
        <w:r w:rsidR="004B3847" w:rsidDel="00402005">
          <w:delText>in Section 6.1</w:delText>
        </w:r>
      </w:del>
      <w:r w:rsidR="004B3847">
        <w:t xml:space="preserve"> </w:t>
      </w:r>
      <w:r w:rsidR="003E3770">
        <w:t>and further confirms the robustness of our findings.</w:t>
      </w:r>
    </w:p>
    <w:p w14:paraId="30520E8C" w14:textId="1B81EBCD" w:rsidR="00E82A2B" w:rsidRPr="00E82A2B" w:rsidRDefault="00E82A2B" w:rsidP="00E82A2B">
      <w:pPr>
        <w:spacing w:after="120"/>
        <w:jc w:val="center"/>
        <w:rPr>
          <w:ins w:id="1707" w:author="Dylan CHEN" w:date="2026-08-20T16:17:00Z" w16du:dateUtc="2026-08-20T08:17:00Z"/>
          <w:rFonts w:eastAsia="SimSun"/>
          <w:b/>
          <w:color w:val="000000"/>
          <w:sz w:val="22"/>
          <w:szCs w:val="22"/>
        </w:rPr>
      </w:pPr>
      <w:bookmarkStart w:id="1708" w:name="_Ref194135045"/>
      <w:bookmarkStart w:id="1709" w:name="_Ref177391826"/>
      <w:ins w:id="1710" w:author="Dylan CHEN" w:date="2026-08-20T16:17:00Z" w16du:dateUtc="2026-08-20T08:17:00Z">
        <w:r w:rsidRPr="00E82A2B">
          <w:rPr>
            <w:rFonts w:eastAsia="SimSun"/>
            <w:b/>
            <w:color w:val="000000"/>
            <w:sz w:val="22"/>
            <w:szCs w:val="22"/>
          </w:rPr>
          <w:t xml:space="preserve">Table </w:t>
        </w:r>
      </w:ins>
      <w:bookmarkEnd w:id="1708"/>
      <w:ins w:id="1711" w:author="Dylan CHEN" w:date="2026-08-20T16:18:00Z" w16du:dateUtc="2026-08-20T08:18:00Z">
        <w:r>
          <w:rPr>
            <w:rFonts w:eastAsia="SimSun" w:hint="eastAsia"/>
            <w:b/>
            <w:color w:val="000000"/>
            <w:sz w:val="22"/>
            <w:szCs w:val="22"/>
          </w:rPr>
          <w:t>R2-22</w:t>
        </w:r>
      </w:ins>
      <w:ins w:id="1712" w:author="Dylan CHEN" w:date="2026-08-20T16:17:00Z" w16du:dateUtc="2026-08-20T08:17:00Z">
        <w:r w:rsidRPr="00E82A2B">
          <w:rPr>
            <w:rFonts w:eastAsia="SimSun"/>
            <w:b/>
            <w:color w:val="000000"/>
            <w:sz w:val="22"/>
            <w:szCs w:val="22"/>
          </w:rPr>
          <w:t xml:space="preserve">. </w:t>
        </w:r>
        <w:bookmarkEnd w:id="1709"/>
        <w:r w:rsidRPr="00E82A2B">
          <w:rPr>
            <w:rFonts w:eastAsia="SimSun"/>
            <w:b/>
            <w:color w:val="000000"/>
            <w:sz w:val="22"/>
            <w:szCs w:val="22"/>
          </w:rPr>
          <w:t>The impact of AI-generated answers on the answer supply and viewer recognition</w:t>
        </w:r>
      </w:ins>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E82A2B" w14:paraId="2FB0E4F3" w14:textId="77777777" w:rsidTr="00E83740">
        <w:trPr>
          <w:trHeight w:val="320"/>
          <w:jc w:val="center"/>
          <w:ins w:id="1713" w:author="Dylan CHEN" w:date="2026-08-20T16:17:00Z"/>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E82A2B" w:rsidRDefault="00E82A2B" w:rsidP="00E82A2B">
            <w:pPr>
              <w:jc w:val="center"/>
              <w:rPr>
                <w:ins w:id="1714" w:author="Dylan CHEN" w:date="2026-08-20T16:17:00Z" w16du:dateUtc="2026-08-20T08:17:00Z"/>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E82A2B" w:rsidRDefault="00E82A2B" w:rsidP="00E82A2B">
            <w:pPr>
              <w:jc w:val="center"/>
              <w:rPr>
                <w:ins w:id="1715" w:author="Dylan CHEN" w:date="2026-08-20T16:17:00Z" w16du:dateUtc="2026-08-20T08:17:00Z"/>
                <w:color w:val="000000"/>
                <w:sz w:val="20"/>
                <w:szCs w:val="20"/>
              </w:rPr>
            </w:pPr>
            <w:ins w:id="1716" w:author="Dylan CHEN" w:date="2026-08-20T16:17:00Z" w16du:dateUtc="2026-08-20T08:17:00Z">
              <w:r w:rsidRPr="00E82A2B">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E82A2B" w:rsidRDefault="00E82A2B" w:rsidP="00E82A2B">
            <w:pPr>
              <w:jc w:val="center"/>
              <w:rPr>
                <w:ins w:id="1717" w:author="Dylan CHEN" w:date="2026-08-20T16:17:00Z" w16du:dateUtc="2026-08-20T08:17:00Z"/>
                <w:color w:val="000000"/>
                <w:sz w:val="20"/>
                <w:szCs w:val="20"/>
              </w:rPr>
            </w:pPr>
            <w:ins w:id="1718" w:author="Dylan CHEN" w:date="2026-08-20T16:17:00Z" w16du:dateUtc="2026-08-20T08:17:00Z">
              <w:r w:rsidRPr="00E82A2B">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E82A2B" w:rsidRDefault="00E82A2B" w:rsidP="00E82A2B">
            <w:pPr>
              <w:jc w:val="center"/>
              <w:rPr>
                <w:ins w:id="1719" w:author="Dylan CHEN" w:date="2026-08-20T16:17:00Z" w16du:dateUtc="2026-08-20T08:17:00Z"/>
                <w:color w:val="000000"/>
                <w:sz w:val="20"/>
                <w:szCs w:val="20"/>
              </w:rPr>
            </w:pPr>
            <w:ins w:id="1720" w:author="Dylan CHEN" w:date="2026-08-20T16:17:00Z" w16du:dateUtc="2026-08-20T08:17:00Z">
              <w:r w:rsidRPr="00E82A2B">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E82A2B" w:rsidRDefault="00E82A2B" w:rsidP="00E82A2B">
            <w:pPr>
              <w:jc w:val="center"/>
              <w:rPr>
                <w:ins w:id="1721" w:author="Dylan CHEN" w:date="2026-08-20T16:17:00Z" w16du:dateUtc="2026-08-20T08:17:00Z"/>
                <w:color w:val="000000"/>
                <w:sz w:val="20"/>
                <w:szCs w:val="20"/>
              </w:rPr>
            </w:pPr>
            <w:ins w:id="1722" w:author="Dylan CHEN" w:date="2026-08-20T16:17:00Z" w16du:dateUtc="2026-08-20T08:17:00Z">
              <w:r w:rsidRPr="00E82A2B">
                <w:rPr>
                  <w:color w:val="000000"/>
                  <w:sz w:val="20"/>
                  <w:szCs w:val="20"/>
                </w:rPr>
                <w:t>(4)</w:t>
              </w:r>
            </w:ins>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E82A2B" w:rsidRDefault="00E82A2B" w:rsidP="00E82A2B">
            <w:pPr>
              <w:jc w:val="center"/>
              <w:rPr>
                <w:ins w:id="1723" w:author="Dylan CHEN" w:date="2026-08-20T16:17:00Z" w16du:dateUtc="2026-08-20T08:17:00Z"/>
                <w:color w:val="000000"/>
                <w:sz w:val="20"/>
                <w:szCs w:val="20"/>
              </w:rPr>
            </w:pPr>
            <w:ins w:id="1724" w:author="Dylan CHEN" w:date="2026-08-20T16:17:00Z" w16du:dateUtc="2026-08-20T08:17:00Z">
              <w:r w:rsidRPr="00E82A2B">
                <w:rPr>
                  <w:color w:val="000000"/>
                  <w:sz w:val="20"/>
                  <w:szCs w:val="20"/>
                </w:rPr>
                <w:t>(5)</w:t>
              </w:r>
            </w:ins>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E82A2B" w:rsidRDefault="00E82A2B" w:rsidP="00E82A2B">
            <w:pPr>
              <w:jc w:val="center"/>
              <w:rPr>
                <w:ins w:id="1725" w:author="Dylan CHEN" w:date="2026-08-20T16:17:00Z" w16du:dateUtc="2026-08-20T08:17:00Z"/>
                <w:color w:val="000000"/>
                <w:sz w:val="20"/>
                <w:szCs w:val="20"/>
              </w:rPr>
            </w:pPr>
            <w:ins w:id="1726" w:author="Dylan CHEN" w:date="2026-08-20T16:17:00Z" w16du:dateUtc="2026-08-20T08:17:00Z">
              <w:r w:rsidRPr="00E82A2B">
                <w:rPr>
                  <w:color w:val="000000"/>
                  <w:sz w:val="20"/>
                  <w:szCs w:val="20"/>
                </w:rPr>
                <w:t>(6)</w:t>
              </w:r>
            </w:ins>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E82A2B" w:rsidRDefault="00E82A2B" w:rsidP="00E82A2B">
            <w:pPr>
              <w:jc w:val="center"/>
              <w:rPr>
                <w:ins w:id="1727" w:author="Dylan CHEN" w:date="2026-08-20T16:17:00Z" w16du:dateUtc="2026-08-20T08:17:00Z"/>
                <w:color w:val="000000"/>
                <w:sz w:val="20"/>
                <w:szCs w:val="20"/>
              </w:rPr>
            </w:pPr>
            <w:ins w:id="1728" w:author="Dylan CHEN" w:date="2026-08-20T16:17:00Z" w16du:dateUtc="2026-08-20T08:17:00Z">
              <w:r w:rsidRPr="00E82A2B">
                <w:rPr>
                  <w:color w:val="000000"/>
                  <w:sz w:val="20"/>
                  <w:szCs w:val="20"/>
                </w:rPr>
                <w:t>(7)</w:t>
              </w:r>
            </w:ins>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E82A2B" w:rsidRDefault="00E82A2B" w:rsidP="00E82A2B">
            <w:pPr>
              <w:jc w:val="center"/>
              <w:rPr>
                <w:ins w:id="1729" w:author="Dylan CHEN" w:date="2026-08-20T16:17:00Z" w16du:dateUtc="2026-08-20T08:17:00Z"/>
                <w:color w:val="000000"/>
                <w:sz w:val="20"/>
                <w:szCs w:val="20"/>
              </w:rPr>
            </w:pPr>
            <w:ins w:id="1730" w:author="Dylan CHEN" w:date="2026-08-20T16:17:00Z" w16du:dateUtc="2026-08-20T08:17:00Z">
              <w:r w:rsidRPr="00E82A2B">
                <w:rPr>
                  <w:color w:val="000000"/>
                  <w:sz w:val="20"/>
                  <w:szCs w:val="20"/>
                </w:rPr>
                <w:t>(8)</w:t>
              </w:r>
            </w:ins>
          </w:p>
        </w:tc>
      </w:tr>
      <w:tr w:rsidR="00E82A2B" w:rsidRPr="00E82A2B" w14:paraId="59F1F2B1" w14:textId="77777777" w:rsidTr="00E83740">
        <w:trPr>
          <w:trHeight w:val="340"/>
          <w:jc w:val="center"/>
          <w:ins w:id="1731" w:author="Dylan CHEN" w:date="2026-08-20T16:17:00Z"/>
        </w:trPr>
        <w:tc>
          <w:tcPr>
            <w:tcW w:w="1620" w:type="dxa"/>
            <w:tcBorders>
              <w:top w:val="nil"/>
              <w:left w:val="nil"/>
              <w:bottom w:val="nil"/>
              <w:right w:val="nil"/>
            </w:tcBorders>
            <w:noWrap/>
            <w:tcMar>
              <w:left w:w="14" w:type="dxa"/>
              <w:right w:w="14" w:type="dxa"/>
            </w:tcMar>
            <w:hideMark/>
          </w:tcPr>
          <w:p w14:paraId="304BFFEA" w14:textId="77777777" w:rsidR="00E82A2B" w:rsidRPr="00E82A2B" w:rsidRDefault="00E82A2B" w:rsidP="00E82A2B">
            <w:pPr>
              <w:jc w:val="center"/>
              <w:rPr>
                <w:ins w:id="1732" w:author="Dylan CHEN" w:date="2026-08-20T16:17:00Z" w16du:dateUtc="2026-08-20T08:17:00Z"/>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E82A2B" w:rsidRDefault="00E82A2B" w:rsidP="00E82A2B">
            <w:pPr>
              <w:jc w:val="center"/>
              <w:rPr>
                <w:ins w:id="1733" w:author="Dylan CHEN" w:date="2026-08-20T16:17:00Z" w16du:dateUtc="2026-08-20T08:17:00Z"/>
                <w:color w:val="000000"/>
                <w:sz w:val="20"/>
                <w:szCs w:val="20"/>
              </w:rPr>
            </w:pPr>
            <w:ins w:id="1734" w:author="Dylan CHEN" w:date="2026-08-20T16:17:00Z" w16du:dateUtc="2026-08-20T08:17:00Z">
              <w:r w:rsidRPr="00E82A2B">
                <w:rPr>
                  <w:color w:val="000000"/>
                  <w:sz w:val="20"/>
                  <w:szCs w:val="20"/>
                </w:rPr>
                <w:t>DV: log of the number of human answers provided within 7 days (answerNum</w:t>
              </w:r>
              <w:r w:rsidRPr="00E82A2B">
                <w:rPr>
                  <w:color w:val="000000"/>
                  <w:sz w:val="20"/>
                  <w:szCs w:val="20"/>
                  <w:vertAlign w:val="subscript"/>
                </w:rPr>
                <w:t>i</w:t>
              </w:r>
              <w:r w:rsidRPr="00E82A2B">
                <w:rPr>
                  <w:color w:val="000000"/>
                  <w:sz w:val="20"/>
                  <w:szCs w:val="20"/>
                </w:rPr>
                <w:t>)</w:t>
              </w:r>
            </w:ins>
          </w:p>
        </w:tc>
        <w:tc>
          <w:tcPr>
            <w:tcW w:w="3668" w:type="dxa"/>
            <w:gridSpan w:val="4"/>
            <w:tcBorders>
              <w:top w:val="nil"/>
              <w:left w:val="nil"/>
              <w:bottom w:val="nil"/>
              <w:right w:val="nil"/>
            </w:tcBorders>
            <w:noWrap/>
            <w:tcMar>
              <w:left w:w="14" w:type="dxa"/>
              <w:right w:w="14" w:type="dxa"/>
            </w:tcMar>
            <w:hideMark/>
          </w:tcPr>
          <w:p w14:paraId="60EC07BE" w14:textId="77777777" w:rsidR="00E82A2B" w:rsidRPr="00E82A2B" w:rsidRDefault="00E82A2B" w:rsidP="00E82A2B">
            <w:pPr>
              <w:jc w:val="center"/>
              <w:rPr>
                <w:ins w:id="1735" w:author="Dylan CHEN" w:date="2026-08-20T16:17:00Z" w16du:dateUtc="2026-08-20T08:17:00Z"/>
                <w:color w:val="000000"/>
                <w:sz w:val="20"/>
                <w:szCs w:val="20"/>
              </w:rPr>
            </w:pPr>
            <w:ins w:id="1736" w:author="Dylan CHEN" w:date="2026-08-20T16:17:00Z" w16du:dateUtc="2026-08-20T08:17:00Z">
              <w:r w:rsidRPr="00E82A2B">
                <w:rPr>
                  <w:color w:val="000000"/>
                  <w:sz w:val="20"/>
                  <w:szCs w:val="20"/>
                </w:rPr>
                <w:t>DV: number of net likes received by an answer (netlikeNum</w:t>
              </w:r>
              <w:r w:rsidRPr="00E82A2B">
                <w:rPr>
                  <w:color w:val="000000"/>
                  <w:sz w:val="20"/>
                  <w:szCs w:val="20"/>
                  <w:vertAlign w:val="subscript"/>
                </w:rPr>
                <w:t>ij</w:t>
              </w:r>
              <w:r w:rsidRPr="00E82A2B">
                <w:rPr>
                  <w:color w:val="000000"/>
                  <w:sz w:val="20"/>
                  <w:szCs w:val="20"/>
                </w:rPr>
                <w:t>)</w:t>
              </w:r>
            </w:ins>
          </w:p>
        </w:tc>
      </w:tr>
      <w:tr w:rsidR="00E82A2B" w:rsidRPr="00E82A2B" w14:paraId="2023F560" w14:textId="77777777" w:rsidTr="00E83740">
        <w:trPr>
          <w:trHeight w:val="320"/>
          <w:jc w:val="center"/>
          <w:ins w:id="1737" w:author="Dylan CHEN" w:date="2026-08-20T16:17:00Z"/>
        </w:trPr>
        <w:tc>
          <w:tcPr>
            <w:tcW w:w="1620" w:type="dxa"/>
            <w:tcBorders>
              <w:top w:val="nil"/>
              <w:left w:val="nil"/>
              <w:bottom w:val="nil"/>
              <w:right w:val="nil"/>
            </w:tcBorders>
            <w:noWrap/>
            <w:tcMar>
              <w:left w:w="14" w:type="dxa"/>
              <w:right w:w="14" w:type="dxa"/>
            </w:tcMar>
            <w:hideMark/>
          </w:tcPr>
          <w:p w14:paraId="31F85501" w14:textId="77777777" w:rsidR="00E82A2B" w:rsidRPr="00E82A2B" w:rsidRDefault="00E82A2B" w:rsidP="00E82A2B">
            <w:pPr>
              <w:rPr>
                <w:ins w:id="1738" w:author="Dylan CHEN" w:date="2026-08-20T16:17:00Z" w16du:dateUtc="2026-08-20T08:17:00Z"/>
                <w:i/>
                <w:iCs/>
                <w:color w:val="000000"/>
                <w:sz w:val="20"/>
                <w:szCs w:val="20"/>
              </w:rPr>
            </w:pPr>
            <w:ins w:id="1739" w:author="Dylan CHEN" w:date="2026-08-20T16:17:00Z" w16du:dateUtc="2026-08-20T08:17:00Z">
              <w:r w:rsidRPr="00E82A2B">
                <w:rPr>
                  <w:i/>
                  <w:iCs/>
                  <w:color w:val="000000"/>
                  <w:sz w:val="20"/>
                  <w:szCs w:val="20"/>
                </w:rPr>
                <w:t>AI</w:t>
              </w:r>
              <w:r w:rsidRPr="00E82A2B">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
          <w:p w14:paraId="1EE1E600" w14:textId="77777777" w:rsidR="00E82A2B" w:rsidRPr="00E82A2B" w:rsidRDefault="00E82A2B" w:rsidP="00E82A2B">
            <w:pPr>
              <w:jc w:val="center"/>
              <w:rPr>
                <w:ins w:id="1740" w:author="Dylan CHEN" w:date="2026-08-20T16:17:00Z" w16du:dateUtc="2026-08-20T08:17:00Z"/>
                <w:color w:val="000000"/>
                <w:sz w:val="20"/>
                <w:szCs w:val="20"/>
              </w:rPr>
            </w:pPr>
            <w:ins w:id="1741" w:author="Dylan CHEN" w:date="2026-08-20T16:17:00Z" w16du:dateUtc="2026-08-20T08:17:00Z">
              <w:r w:rsidRPr="00E82A2B">
                <w:rPr>
                  <w:color w:val="000000"/>
                  <w:sz w:val="20"/>
                  <w:szCs w:val="20"/>
                </w:rPr>
                <w:t>-0.052 ***</w:t>
              </w:r>
            </w:ins>
          </w:p>
        </w:tc>
        <w:tc>
          <w:tcPr>
            <w:tcW w:w="938" w:type="dxa"/>
            <w:tcBorders>
              <w:top w:val="nil"/>
              <w:left w:val="nil"/>
              <w:bottom w:val="nil"/>
              <w:right w:val="nil"/>
            </w:tcBorders>
            <w:noWrap/>
            <w:tcMar>
              <w:left w:w="14" w:type="dxa"/>
              <w:right w:w="14" w:type="dxa"/>
            </w:tcMar>
            <w:hideMark/>
          </w:tcPr>
          <w:p w14:paraId="5B415149" w14:textId="77777777" w:rsidR="00E82A2B" w:rsidRPr="00E82A2B" w:rsidRDefault="00E82A2B" w:rsidP="00E82A2B">
            <w:pPr>
              <w:jc w:val="center"/>
              <w:rPr>
                <w:ins w:id="1742" w:author="Dylan CHEN" w:date="2026-08-20T16:17:00Z" w16du:dateUtc="2026-08-20T08:17:00Z"/>
                <w:color w:val="000000"/>
                <w:sz w:val="20"/>
                <w:szCs w:val="20"/>
              </w:rPr>
            </w:pPr>
            <w:ins w:id="1743" w:author="Dylan CHEN" w:date="2026-08-20T16:17:00Z" w16du:dateUtc="2026-08-20T08:17:00Z">
              <w:r w:rsidRPr="00E82A2B">
                <w:rPr>
                  <w:color w:val="000000"/>
                  <w:sz w:val="20"/>
                  <w:szCs w:val="20"/>
                </w:rPr>
                <w:t>-0.050 ***</w:t>
              </w:r>
            </w:ins>
          </w:p>
        </w:tc>
        <w:tc>
          <w:tcPr>
            <w:tcW w:w="1117" w:type="dxa"/>
            <w:tcBorders>
              <w:top w:val="nil"/>
              <w:left w:val="nil"/>
              <w:bottom w:val="nil"/>
              <w:right w:val="nil"/>
            </w:tcBorders>
            <w:noWrap/>
            <w:tcMar>
              <w:left w:w="14" w:type="dxa"/>
              <w:right w:w="14" w:type="dxa"/>
            </w:tcMar>
            <w:hideMark/>
          </w:tcPr>
          <w:p w14:paraId="73D83BB4" w14:textId="77777777" w:rsidR="00E82A2B" w:rsidRPr="00E82A2B" w:rsidRDefault="00E82A2B" w:rsidP="00E82A2B">
            <w:pPr>
              <w:jc w:val="center"/>
              <w:rPr>
                <w:ins w:id="1744" w:author="Dylan CHEN" w:date="2026-08-20T16:17:00Z" w16du:dateUtc="2026-08-20T08:17:00Z"/>
                <w:color w:val="000000"/>
                <w:sz w:val="20"/>
                <w:szCs w:val="20"/>
              </w:rPr>
            </w:pPr>
            <w:ins w:id="1745" w:author="Dylan CHEN" w:date="2026-08-20T16:17:00Z" w16du:dateUtc="2026-08-20T08:17:00Z">
              <w:r w:rsidRPr="00E82A2B">
                <w:rPr>
                  <w:color w:val="000000"/>
                  <w:sz w:val="20"/>
                  <w:szCs w:val="20"/>
                </w:rPr>
                <w:t>-0.048 ***</w:t>
              </w:r>
            </w:ins>
          </w:p>
        </w:tc>
        <w:tc>
          <w:tcPr>
            <w:tcW w:w="1117" w:type="dxa"/>
            <w:tcBorders>
              <w:top w:val="nil"/>
              <w:left w:val="nil"/>
              <w:bottom w:val="nil"/>
              <w:right w:val="nil"/>
            </w:tcBorders>
            <w:noWrap/>
            <w:tcMar>
              <w:left w:w="14" w:type="dxa"/>
              <w:right w:w="14" w:type="dxa"/>
            </w:tcMar>
            <w:hideMark/>
          </w:tcPr>
          <w:p w14:paraId="49774E98" w14:textId="77777777" w:rsidR="00E82A2B" w:rsidRPr="00E82A2B" w:rsidRDefault="00E82A2B" w:rsidP="00E82A2B">
            <w:pPr>
              <w:jc w:val="center"/>
              <w:rPr>
                <w:ins w:id="1746" w:author="Dylan CHEN" w:date="2026-08-20T16:17:00Z" w16du:dateUtc="2026-08-20T08:17:00Z"/>
                <w:color w:val="000000"/>
                <w:sz w:val="20"/>
                <w:szCs w:val="20"/>
              </w:rPr>
            </w:pPr>
            <w:ins w:id="1747" w:author="Dylan CHEN" w:date="2026-08-20T16:17:00Z" w16du:dateUtc="2026-08-20T08:17:00Z">
              <w:r w:rsidRPr="00E82A2B">
                <w:rPr>
                  <w:color w:val="000000"/>
                  <w:sz w:val="20"/>
                  <w:szCs w:val="20"/>
                </w:rPr>
                <w:t>-0.046 ***</w:t>
              </w:r>
            </w:ins>
          </w:p>
        </w:tc>
        <w:tc>
          <w:tcPr>
            <w:tcW w:w="917" w:type="dxa"/>
            <w:tcBorders>
              <w:top w:val="nil"/>
              <w:left w:val="nil"/>
              <w:bottom w:val="nil"/>
              <w:right w:val="nil"/>
            </w:tcBorders>
            <w:noWrap/>
            <w:tcMar>
              <w:left w:w="14" w:type="dxa"/>
              <w:right w:w="14" w:type="dxa"/>
            </w:tcMar>
            <w:hideMark/>
          </w:tcPr>
          <w:p w14:paraId="010EEDC5" w14:textId="77777777" w:rsidR="00E82A2B" w:rsidRPr="00E82A2B" w:rsidRDefault="00E82A2B" w:rsidP="00E82A2B">
            <w:pPr>
              <w:jc w:val="center"/>
              <w:rPr>
                <w:ins w:id="1748" w:author="Dylan CHEN" w:date="2026-08-20T16:17:00Z" w16du:dateUtc="2026-08-20T08:17:00Z"/>
                <w:color w:val="000000"/>
                <w:sz w:val="20"/>
                <w:szCs w:val="20"/>
              </w:rPr>
            </w:pPr>
            <w:ins w:id="1749" w:author="Dylan CHEN" w:date="2026-08-20T16:17:00Z" w16du:dateUtc="2026-08-20T08:17:00Z">
              <w:r w:rsidRPr="00E82A2B">
                <w:rPr>
                  <w:color w:val="000000"/>
                  <w:sz w:val="20"/>
                  <w:szCs w:val="20"/>
                </w:rPr>
                <w:t>-0.049 **</w:t>
              </w:r>
            </w:ins>
          </w:p>
        </w:tc>
        <w:tc>
          <w:tcPr>
            <w:tcW w:w="917" w:type="dxa"/>
            <w:tcBorders>
              <w:top w:val="nil"/>
              <w:left w:val="nil"/>
              <w:bottom w:val="nil"/>
              <w:right w:val="nil"/>
            </w:tcBorders>
            <w:noWrap/>
            <w:tcMar>
              <w:left w:w="14" w:type="dxa"/>
              <w:right w:w="14" w:type="dxa"/>
            </w:tcMar>
            <w:hideMark/>
          </w:tcPr>
          <w:p w14:paraId="34C45C29" w14:textId="77777777" w:rsidR="00E82A2B" w:rsidRPr="00E82A2B" w:rsidRDefault="00E82A2B" w:rsidP="00E82A2B">
            <w:pPr>
              <w:jc w:val="center"/>
              <w:rPr>
                <w:ins w:id="1750" w:author="Dylan CHEN" w:date="2026-08-20T16:17:00Z" w16du:dateUtc="2026-08-20T08:17:00Z"/>
                <w:color w:val="000000"/>
                <w:sz w:val="20"/>
                <w:szCs w:val="20"/>
              </w:rPr>
            </w:pPr>
            <w:ins w:id="1751" w:author="Dylan CHEN" w:date="2026-08-20T16:17:00Z" w16du:dateUtc="2026-08-20T08:17:00Z">
              <w:r w:rsidRPr="00E82A2B">
                <w:rPr>
                  <w:color w:val="000000"/>
                  <w:sz w:val="20"/>
                  <w:szCs w:val="20"/>
                </w:rPr>
                <w:t>-0.052 **</w:t>
              </w:r>
            </w:ins>
          </w:p>
        </w:tc>
        <w:tc>
          <w:tcPr>
            <w:tcW w:w="917" w:type="dxa"/>
            <w:tcBorders>
              <w:top w:val="nil"/>
              <w:left w:val="nil"/>
              <w:bottom w:val="nil"/>
              <w:right w:val="nil"/>
            </w:tcBorders>
            <w:noWrap/>
            <w:tcMar>
              <w:left w:w="14" w:type="dxa"/>
              <w:right w:w="14" w:type="dxa"/>
            </w:tcMar>
            <w:hideMark/>
          </w:tcPr>
          <w:p w14:paraId="6C105035" w14:textId="77777777" w:rsidR="00E82A2B" w:rsidRPr="00E82A2B" w:rsidRDefault="00E82A2B" w:rsidP="00E82A2B">
            <w:pPr>
              <w:jc w:val="center"/>
              <w:rPr>
                <w:ins w:id="1752" w:author="Dylan CHEN" w:date="2026-08-20T16:17:00Z" w16du:dateUtc="2026-08-20T08:17:00Z"/>
                <w:color w:val="000000"/>
                <w:sz w:val="20"/>
                <w:szCs w:val="20"/>
              </w:rPr>
            </w:pPr>
            <w:ins w:id="1753" w:author="Dylan CHEN" w:date="2026-08-20T16:17:00Z" w16du:dateUtc="2026-08-20T08:17:00Z">
              <w:r w:rsidRPr="00E82A2B">
                <w:rPr>
                  <w:color w:val="000000"/>
                  <w:sz w:val="20"/>
                  <w:szCs w:val="20"/>
                </w:rPr>
                <w:t>-0.052 **</w:t>
              </w:r>
            </w:ins>
          </w:p>
        </w:tc>
        <w:tc>
          <w:tcPr>
            <w:tcW w:w="917" w:type="dxa"/>
            <w:tcBorders>
              <w:top w:val="nil"/>
              <w:left w:val="nil"/>
              <w:bottom w:val="nil"/>
              <w:right w:val="nil"/>
            </w:tcBorders>
            <w:noWrap/>
            <w:tcMar>
              <w:left w:w="14" w:type="dxa"/>
              <w:right w:w="14" w:type="dxa"/>
            </w:tcMar>
            <w:hideMark/>
          </w:tcPr>
          <w:p w14:paraId="48E1F940" w14:textId="77777777" w:rsidR="00E82A2B" w:rsidRPr="00E82A2B" w:rsidRDefault="00E82A2B" w:rsidP="00E82A2B">
            <w:pPr>
              <w:jc w:val="center"/>
              <w:rPr>
                <w:ins w:id="1754" w:author="Dylan CHEN" w:date="2026-08-20T16:17:00Z" w16du:dateUtc="2026-08-20T08:17:00Z"/>
                <w:color w:val="000000"/>
                <w:sz w:val="20"/>
                <w:szCs w:val="20"/>
              </w:rPr>
            </w:pPr>
            <w:ins w:id="1755" w:author="Dylan CHEN" w:date="2026-08-20T16:17:00Z" w16du:dateUtc="2026-08-20T08:17:00Z">
              <w:r w:rsidRPr="00E82A2B">
                <w:rPr>
                  <w:color w:val="000000"/>
                  <w:sz w:val="20"/>
                  <w:szCs w:val="20"/>
                </w:rPr>
                <w:t>-0.046 *</w:t>
              </w:r>
            </w:ins>
          </w:p>
        </w:tc>
      </w:tr>
      <w:tr w:rsidR="00E82A2B" w:rsidRPr="00E82A2B" w14:paraId="6A576C85" w14:textId="77777777" w:rsidTr="00E83740">
        <w:trPr>
          <w:trHeight w:val="340"/>
          <w:jc w:val="center"/>
          <w:ins w:id="1756" w:author="Dylan CHEN" w:date="2026-08-20T16:17:00Z"/>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E82A2B" w:rsidRDefault="00E82A2B" w:rsidP="00E82A2B">
            <w:pPr>
              <w:rPr>
                <w:ins w:id="1757" w:author="Dylan CHEN" w:date="2026-08-20T16:17:00Z" w16du:dateUtc="2026-08-20T08:17:00Z"/>
                <w:i/>
                <w:iCs/>
                <w:color w:val="000000"/>
                <w:sz w:val="20"/>
                <w:szCs w:val="20"/>
              </w:rPr>
            </w:pPr>
            <w:ins w:id="1758" w:author="Dylan CHEN" w:date="2026-08-20T16:17:00Z" w16du:dateUtc="2026-08-20T08:17:00Z">
              <w:r w:rsidRPr="00E82A2B">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E82A2B" w:rsidRDefault="00E82A2B" w:rsidP="00E82A2B">
            <w:pPr>
              <w:jc w:val="center"/>
              <w:rPr>
                <w:ins w:id="1759" w:author="Dylan CHEN" w:date="2026-08-20T16:17:00Z" w16du:dateUtc="2026-08-20T08:17:00Z"/>
                <w:color w:val="000000"/>
                <w:sz w:val="20"/>
                <w:szCs w:val="20"/>
              </w:rPr>
            </w:pPr>
            <w:ins w:id="1760" w:author="Dylan CHEN" w:date="2026-08-20T16:17:00Z" w16du:dateUtc="2026-08-20T08:17:00Z">
              <w:r w:rsidRPr="00E82A2B">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E82A2B" w:rsidRDefault="00E82A2B" w:rsidP="00E82A2B">
            <w:pPr>
              <w:jc w:val="center"/>
              <w:rPr>
                <w:ins w:id="1761" w:author="Dylan CHEN" w:date="2026-08-20T16:17:00Z" w16du:dateUtc="2026-08-20T08:17:00Z"/>
                <w:color w:val="000000"/>
                <w:sz w:val="20"/>
                <w:szCs w:val="20"/>
              </w:rPr>
            </w:pPr>
            <w:ins w:id="1762" w:author="Dylan CHEN" w:date="2026-08-20T16:17:00Z" w16du:dateUtc="2026-08-20T08:17:00Z">
              <w:r w:rsidRPr="00E82A2B">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E82A2B" w:rsidRDefault="00E82A2B" w:rsidP="00E82A2B">
            <w:pPr>
              <w:jc w:val="center"/>
              <w:rPr>
                <w:ins w:id="1763" w:author="Dylan CHEN" w:date="2026-08-20T16:17:00Z" w16du:dateUtc="2026-08-20T08:17:00Z"/>
                <w:color w:val="000000"/>
                <w:sz w:val="20"/>
                <w:szCs w:val="20"/>
              </w:rPr>
            </w:pPr>
            <w:ins w:id="1764" w:author="Dylan CHEN" w:date="2026-08-20T16:17:00Z" w16du:dateUtc="2026-08-20T08:17:00Z">
              <w:r w:rsidRPr="00E82A2B">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E82A2B" w:rsidRDefault="00E82A2B" w:rsidP="00E82A2B">
            <w:pPr>
              <w:jc w:val="center"/>
              <w:rPr>
                <w:ins w:id="1765" w:author="Dylan CHEN" w:date="2026-08-20T16:17:00Z" w16du:dateUtc="2026-08-20T08:17:00Z"/>
                <w:color w:val="000000"/>
                <w:sz w:val="20"/>
                <w:szCs w:val="20"/>
              </w:rPr>
            </w:pPr>
            <w:ins w:id="1766" w:author="Dylan CHEN" w:date="2026-08-20T16:17:00Z" w16du:dateUtc="2026-08-20T08:17:00Z">
              <w:r w:rsidRPr="00E82A2B">
                <w:rPr>
                  <w:color w:val="000000"/>
                  <w:sz w:val="20"/>
                  <w:szCs w:val="20"/>
                </w:rPr>
                <w:t>(0.011)</w:t>
              </w:r>
            </w:ins>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E82A2B" w:rsidRDefault="00E82A2B" w:rsidP="00E82A2B">
            <w:pPr>
              <w:jc w:val="center"/>
              <w:rPr>
                <w:ins w:id="1767" w:author="Dylan CHEN" w:date="2026-08-20T16:17:00Z" w16du:dateUtc="2026-08-20T08:17:00Z"/>
                <w:color w:val="000000"/>
                <w:sz w:val="20"/>
                <w:szCs w:val="20"/>
              </w:rPr>
            </w:pPr>
            <w:ins w:id="1768" w:author="Dylan CHEN" w:date="2026-08-20T16:17:00Z" w16du:dateUtc="2026-08-20T08:17:00Z">
              <w:r w:rsidRPr="00E82A2B">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E82A2B" w:rsidRDefault="00E82A2B" w:rsidP="00E82A2B">
            <w:pPr>
              <w:jc w:val="center"/>
              <w:rPr>
                <w:ins w:id="1769" w:author="Dylan CHEN" w:date="2026-08-20T16:17:00Z" w16du:dateUtc="2026-08-20T08:17:00Z"/>
                <w:color w:val="000000"/>
                <w:sz w:val="20"/>
                <w:szCs w:val="20"/>
              </w:rPr>
            </w:pPr>
            <w:ins w:id="1770" w:author="Dylan CHEN" w:date="2026-08-20T16:17:00Z" w16du:dateUtc="2026-08-20T08:17:00Z">
              <w:r w:rsidRPr="00E82A2B">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E82A2B" w:rsidRDefault="00E82A2B" w:rsidP="00E82A2B">
            <w:pPr>
              <w:jc w:val="center"/>
              <w:rPr>
                <w:ins w:id="1771" w:author="Dylan CHEN" w:date="2026-08-20T16:17:00Z" w16du:dateUtc="2026-08-20T08:17:00Z"/>
                <w:color w:val="000000"/>
                <w:sz w:val="20"/>
                <w:szCs w:val="20"/>
              </w:rPr>
            </w:pPr>
            <w:ins w:id="1772" w:author="Dylan CHEN" w:date="2026-08-20T16:17:00Z" w16du:dateUtc="2026-08-20T08:17:00Z">
              <w:r w:rsidRPr="00E82A2B">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E82A2B" w:rsidRDefault="00E82A2B" w:rsidP="00E82A2B">
            <w:pPr>
              <w:jc w:val="center"/>
              <w:rPr>
                <w:ins w:id="1773" w:author="Dylan CHEN" w:date="2026-08-20T16:17:00Z" w16du:dateUtc="2026-08-20T08:17:00Z"/>
                <w:color w:val="000000"/>
                <w:sz w:val="20"/>
                <w:szCs w:val="20"/>
              </w:rPr>
            </w:pPr>
            <w:ins w:id="1774" w:author="Dylan CHEN" w:date="2026-08-20T16:17:00Z" w16du:dateUtc="2026-08-20T08:17:00Z">
              <w:r w:rsidRPr="00E82A2B">
                <w:rPr>
                  <w:color w:val="000000"/>
                  <w:sz w:val="20"/>
                  <w:szCs w:val="20"/>
                </w:rPr>
                <w:t>(0.019)</w:t>
              </w:r>
            </w:ins>
          </w:p>
        </w:tc>
      </w:tr>
      <w:tr w:rsidR="00E82A2B" w:rsidRPr="00E82A2B" w14:paraId="406F2178" w14:textId="77777777" w:rsidTr="00E83740">
        <w:trPr>
          <w:trHeight w:val="320"/>
          <w:jc w:val="center"/>
          <w:ins w:id="1775" w:author="Dylan CHEN" w:date="2026-08-20T16:17:00Z"/>
        </w:trPr>
        <w:tc>
          <w:tcPr>
            <w:tcW w:w="1620" w:type="dxa"/>
            <w:tcBorders>
              <w:top w:val="nil"/>
              <w:left w:val="nil"/>
              <w:bottom w:val="nil"/>
              <w:right w:val="nil"/>
            </w:tcBorders>
            <w:noWrap/>
            <w:tcMar>
              <w:left w:w="14" w:type="dxa"/>
              <w:right w:w="14" w:type="dxa"/>
            </w:tcMar>
            <w:hideMark/>
          </w:tcPr>
          <w:p w14:paraId="36EB2666" w14:textId="77777777" w:rsidR="00E82A2B" w:rsidRPr="00E82A2B" w:rsidRDefault="00E82A2B" w:rsidP="00E82A2B">
            <w:pPr>
              <w:rPr>
                <w:ins w:id="1776" w:author="Dylan CHEN" w:date="2026-08-20T16:17:00Z" w16du:dateUtc="2026-08-20T08:17:00Z"/>
                <w:color w:val="000000"/>
                <w:sz w:val="20"/>
                <w:szCs w:val="20"/>
              </w:rPr>
            </w:pPr>
            <w:ins w:id="1777" w:author="Dylan CHEN" w:date="2026-08-20T16:17:00Z" w16du:dateUtc="2026-08-20T08:17:00Z">
              <w:r w:rsidRPr="00E82A2B">
                <w:rPr>
                  <w:color w:val="000000"/>
                  <w:sz w:val="20"/>
                  <w:szCs w:val="20"/>
                </w:rPr>
                <w:t>question controls</w:t>
              </w:r>
            </w:ins>
          </w:p>
        </w:tc>
        <w:tc>
          <w:tcPr>
            <w:tcW w:w="900" w:type="dxa"/>
            <w:tcBorders>
              <w:top w:val="nil"/>
              <w:left w:val="nil"/>
              <w:bottom w:val="nil"/>
              <w:right w:val="nil"/>
            </w:tcBorders>
            <w:noWrap/>
            <w:tcMar>
              <w:left w:w="14" w:type="dxa"/>
              <w:right w:w="14" w:type="dxa"/>
            </w:tcMar>
            <w:hideMark/>
          </w:tcPr>
          <w:p w14:paraId="762CE919" w14:textId="77777777" w:rsidR="00E82A2B" w:rsidRPr="00E82A2B" w:rsidRDefault="00E82A2B" w:rsidP="00E82A2B">
            <w:pPr>
              <w:rPr>
                <w:ins w:id="1778" w:author="Dylan CHEN" w:date="2026-08-20T16:17:00Z" w16du:dateUtc="2026-08-20T08:17: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E82A2B" w:rsidRDefault="00E82A2B" w:rsidP="00E82A2B">
            <w:pPr>
              <w:rPr>
                <w:ins w:id="1779" w:author="Dylan CHEN" w:date="2026-08-20T16:17:00Z" w16du:dateUtc="2026-08-20T08:17: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E82A2B" w:rsidRDefault="00E82A2B" w:rsidP="00E82A2B">
            <w:pPr>
              <w:jc w:val="center"/>
              <w:rPr>
                <w:ins w:id="1780" w:author="Dylan CHEN" w:date="2026-08-20T16:17:00Z" w16du:dateUtc="2026-08-20T08:17:00Z"/>
                <w:color w:val="000000"/>
                <w:sz w:val="20"/>
                <w:szCs w:val="20"/>
              </w:rPr>
            </w:pPr>
            <w:ins w:id="1781" w:author="Dylan CHEN" w:date="2026-08-20T16:17:00Z" w16du:dateUtc="2026-08-20T08:17:00Z">
              <w:r w:rsidRPr="00E82A2B">
                <w:rPr>
                  <w:color w:val="000000"/>
                  <w:sz w:val="20"/>
                  <w:szCs w:val="20"/>
                </w:rPr>
                <w:t>√</w:t>
              </w:r>
            </w:ins>
          </w:p>
        </w:tc>
        <w:tc>
          <w:tcPr>
            <w:tcW w:w="1117" w:type="dxa"/>
            <w:tcBorders>
              <w:top w:val="nil"/>
              <w:left w:val="nil"/>
              <w:bottom w:val="nil"/>
              <w:right w:val="nil"/>
            </w:tcBorders>
            <w:noWrap/>
            <w:tcMar>
              <w:left w:w="14" w:type="dxa"/>
              <w:right w:w="14" w:type="dxa"/>
            </w:tcMar>
            <w:hideMark/>
          </w:tcPr>
          <w:p w14:paraId="32FF42FC" w14:textId="77777777" w:rsidR="00E82A2B" w:rsidRPr="00E82A2B" w:rsidRDefault="00E82A2B" w:rsidP="00E82A2B">
            <w:pPr>
              <w:jc w:val="center"/>
              <w:rPr>
                <w:ins w:id="1782" w:author="Dylan CHEN" w:date="2026-08-20T16:17:00Z" w16du:dateUtc="2026-08-20T08:17:00Z"/>
                <w:color w:val="000000"/>
                <w:sz w:val="20"/>
                <w:szCs w:val="20"/>
              </w:rPr>
            </w:pPr>
            <w:ins w:id="1783"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05B99E48" w14:textId="77777777" w:rsidR="00E82A2B" w:rsidRPr="00E82A2B" w:rsidRDefault="00E82A2B" w:rsidP="00E82A2B">
            <w:pPr>
              <w:jc w:val="center"/>
              <w:rPr>
                <w:ins w:id="1784" w:author="Dylan CHEN" w:date="2026-08-20T16:17:00Z" w16du:dateUtc="2026-08-20T08:17:00Z"/>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E82A2B" w:rsidRDefault="00E82A2B" w:rsidP="00E82A2B">
            <w:pPr>
              <w:jc w:val="center"/>
              <w:rPr>
                <w:ins w:id="1785"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E82A2B" w:rsidRDefault="00E82A2B" w:rsidP="00E82A2B">
            <w:pPr>
              <w:jc w:val="center"/>
              <w:rPr>
                <w:ins w:id="1786" w:author="Dylan CHEN" w:date="2026-08-20T16:17:00Z" w16du:dateUtc="2026-08-20T08:17:00Z"/>
                <w:color w:val="000000"/>
                <w:sz w:val="20"/>
                <w:szCs w:val="20"/>
              </w:rPr>
            </w:pPr>
            <w:ins w:id="1787"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0B185B31" w14:textId="77777777" w:rsidR="00E82A2B" w:rsidRPr="00E82A2B" w:rsidRDefault="00E82A2B" w:rsidP="00E82A2B">
            <w:pPr>
              <w:jc w:val="center"/>
              <w:rPr>
                <w:ins w:id="1788" w:author="Dylan CHEN" w:date="2026-08-20T16:17:00Z" w16du:dateUtc="2026-08-20T08:17:00Z"/>
                <w:color w:val="000000"/>
                <w:sz w:val="20"/>
                <w:szCs w:val="20"/>
              </w:rPr>
            </w:pPr>
            <w:ins w:id="1789" w:author="Dylan CHEN" w:date="2026-08-20T16:17:00Z" w16du:dateUtc="2026-08-20T08:17:00Z">
              <w:r w:rsidRPr="00E82A2B">
                <w:rPr>
                  <w:color w:val="000000"/>
                  <w:sz w:val="20"/>
                  <w:szCs w:val="20"/>
                </w:rPr>
                <w:t>√</w:t>
              </w:r>
            </w:ins>
          </w:p>
        </w:tc>
      </w:tr>
      <w:tr w:rsidR="00E82A2B" w:rsidRPr="00E82A2B" w14:paraId="6F131E55" w14:textId="77777777" w:rsidTr="00E83740">
        <w:trPr>
          <w:trHeight w:val="320"/>
          <w:jc w:val="center"/>
          <w:ins w:id="1790" w:author="Dylan CHEN" w:date="2026-08-20T16:17:00Z"/>
        </w:trPr>
        <w:tc>
          <w:tcPr>
            <w:tcW w:w="1620" w:type="dxa"/>
            <w:tcBorders>
              <w:top w:val="nil"/>
              <w:left w:val="nil"/>
              <w:bottom w:val="nil"/>
              <w:right w:val="nil"/>
            </w:tcBorders>
            <w:noWrap/>
            <w:tcMar>
              <w:left w:w="14" w:type="dxa"/>
              <w:right w:w="14" w:type="dxa"/>
            </w:tcMar>
            <w:hideMark/>
          </w:tcPr>
          <w:p w14:paraId="0263DB0E" w14:textId="77777777" w:rsidR="00E82A2B" w:rsidRPr="00E82A2B" w:rsidRDefault="00E82A2B" w:rsidP="00E82A2B">
            <w:pPr>
              <w:rPr>
                <w:ins w:id="1791" w:author="Dylan CHEN" w:date="2026-08-20T16:17:00Z" w16du:dateUtc="2026-08-20T08:17:00Z"/>
                <w:color w:val="000000"/>
                <w:sz w:val="20"/>
                <w:szCs w:val="20"/>
              </w:rPr>
            </w:pPr>
            <w:ins w:id="1792" w:author="Dylan CHEN" w:date="2026-08-20T16:17:00Z" w16du:dateUtc="2026-08-20T08:17:00Z">
              <w:r w:rsidRPr="00E82A2B">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
          <w:p w14:paraId="4BD74F20" w14:textId="77777777" w:rsidR="00E82A2B" w:rsidRPr="00E82A2B" w:rsidRDefault="00E82A2B" w:rsidP="00E82A2B">
            <w:pPr>
              <w:rPr>
                <w:ins w:id="1793" w:author="Dylan CHEN" w:date="2026-08-20T16:17:00Z" w16du:dateUtc="2026-08-20T08:17:00Z"/>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E82A2B" w:rsidRDefault="00E82A2B" w:rsidP="00E82A2B">
            <w:pPr>
              <w:jc w:val="center"/>
              <w:rPr>
                <w:ins w:id="1794" w:author="Dylan CHEN" w:date="2026-08-20T16:17:00Z" w16du:dateUtc="2026-08-20T08:17:00Z"/>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E82A2B" w:rsidRDefault="00E82A2B" w:rsidP="00E82A2B">
            <w:pPr>
              <w:jc w:val="center"/>
              <w:rPr>
                <w:ins w:id="1795" w:author="Dylan CHEN" w:date="2026-08-20T16:17:00Z" w16du:dateUtc="2026-08-20T08:17:00Z"/>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E82A2B" w:rsidRDefault="00E82A2B" w:rsidP="00E82A2B">
            <w:pPr>
              <w:jc w:val="center"/>
              <w:rPr>
                <w:ins w:id="1796" w:author="Dylan CHEN" w:date="2026-08-20T16:17:00Z" w16du:dateUtc="2026-08-20T08:17:00Z"/>
                <w:color w:val="000000"/>
                <w:sz w:val="20"/>
                <w:szCs w:val="20"/>
              </w:rPr>
            </w:pPr>
            <w:ins w:id="1797"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5D225484" w14:textId="77777777" w:rsidR="00E82A2B" w:rsidRPr="00E82A2B" w:rsidRDefault="00E82A2B" w:rsidP="00E82A2B">
            <w:pPr>
              <w:jc w:val="center"/>
              <w:rPr>
                <w:ins w:id="1798" w:author="Dylan CHEN" w:date="2026-08-20T16:17:00Z" w16du:dateUtc="2026-08-20T08:17:00Z"/>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E82A2B" w:rsidRDefault="00E82A2B" w:rsidP="00E82A2B">
            <w:pPr>
              <w:jc w:val="center"/>
              <w:rPr>
                <w:ins w:id="1799"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E82A2B" w:rsidRDefault="00E82A2B" w:rsidP="00E82A2B">
            <w:pPr>
              <w:jc w:val="center"/>
              <w:rPr>
                <w:ins w:id="1800"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E82A2B" w:rsidRDefault="00E82A2B" w:rsidP="00E82A2B">
            <w:pPr>
              <w:jc w:val="center"/>
              <w:rPr>
                <w:ins w:id="1801" w:author="Dylan CHEN" w:date="2026-08-20T16:17:00Z" w16du:dateUtc="2026-08-20T08:17:00Z"/>
                <w:color w:val="000000"/>
                <w:sz w:val="20"/>
                <w:szCs w:val="20"/>
              </w:rPr>
            </w:pPr>
            <w:ins w:id="1802" w:author="Dylan CHEN" w:date="2026-08-20T16:17:00Z" w16du:dateUtc="2026-08-20T08:17:00Z">
              <w:r w:rsidRPr="00E82A2B">
                <w:rPr>
                  <w:color w:val="000000"/>
                  <w:sz w:val="20"/>
                  <w:szCs w:val="20"/>
                </w:rPr>
                <w:t>√</w:t>
              </w:r>
            </w:ins>
          </w:p>
        </w:tc>
      </w:tr>
      <w:tr w:rsidR="00E82A2B" w:rsidRPr="00E82A2B" w14:paraId="30CD42EE" w14:textId="77777777" w:rsidTr="00E83740">
        <w:trPr>
          <w:trHeight w:val="320"/>
          <w:jc w:val="center"/>
          <w:ins w:id="1803" w:author="Dylan CHEN" w:date="2026-08-20T16:17:00Z"/>
        </w:trPr>
        <w:tc>
          <w:tcPr>
            <w:tcW w:w="1620" w:type="dxa"/>
            <w:tcBorders>
              <w:top w:val="nil"/>
              <w:left w:val="nil"/>
              <w:bottom w:val="nil"/>
              <w:right w:val="nil"/>
            </w:tcBorders>
            <w:noWrap/>
            <w:tcMar>
              <w:left w:w="14" w:type="dxa"/>
              <w:right w:w="14" w:type="dxa"/>
            </w:tcMar>
            <w:hideMark/>
          </w:tcPr>
          <w:p w14:paraId="4B7F955E" w14:textId="77777777" w:rsidR="00E82A2B" w:rsidRPr="00E82A2B" w:rsidRDefault="00E82A2B" w:rsidP="00E82A2B">
            <w:pPr>
              <w:rPr>
                <w:ins w:id="1804" w:author="Dylan CHEN" w:date="2026-08-20T16:17:00Z" w16du:dateUtc="2026-08-20T08:17:00Z"/>
                <w:color w:val="000000"/>
                <w:sz w:val="20"/>
                <w:szCs w:val="20"/>
              </w:rPr>
            </w:pPr>
            <w:ins w:id="1805" w:author="Dylan CHEN" w:date="2026-08-20T16:17:00Z" w16du:dateUtc="2026-08-20T08:17:00Z">
              <w:r w:rsidRPr="00E82A2B">
                <w:rPr>
                  <w:color w:val="000000"/>
                  <w:sz w:val="20"/>
                  <w:szCs w:val="20"/>
                </w:rPr>
                <w:t>question timing FE</w:t>
              </w:r>
            </w:ins>
          </w:p>
        </w:tc>
        <w:tc>
          <w:tcPr>
            <w:tcW w:w="900" w:type="dxa"/>
            <w:tcBorders>
              <w:top w:val="nil"/>
              <w:left w:val="nil"/>
              <w:bottom w:val="nil"/>
              <w:right w:val="nil"/>
            </w:tcBorders>
            <w:noWrap/>
            <w:tcMar>
              <w:left w:w="14" w:type="dxa"/>
              <w:right w:w="14" w:type="dxa"/>
            </w:tcMar>
            <w:hideMark/>
          </w:tcPr>
          <w:p w14:paraId="789225F7" w14:textId="77777777" w:rsidR="00E82A2B" w:rsidRPr="00E82A2B" w:rsidRDefault="00E82A2B" w:rsidP="00E82A2B">
            <w:pPr>
              <w:rPr>
                <w:ins w:id="1806" w:author="Dylan CHEN" w:date="2026-08-20T16:17:00Z" w16du:dateUtc="2026-08-20T08:17:00Z"/>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E82A2B" w:rsidRDefault="00E82A2B" w:rsidP="00E82A2B">
            <w:pPr>
              <w:jc w:val="center"/>
              <w:rPr>
                <w:ins w:id="1807" w:author="Dylan CHEN" w:date="2026-08-20T16:17:00Z" w16du:dateUtc="2026-08-20T08:17:00Z"/>
                <w:color w:val="000000"/>
                <w:sz w:val="20"/>
                <w:szCs w:val="20"/>
              </w:rPr>
            </w:pPr>
            <w:ins w:id="1808" w:author="Dylan CHEN" w:date="2026-08-20T16:17:00Z" w16du:dateUtc="2026-08-20T08:17:00Z">
              <w:r w:rsidRPr="00E82A2B">
                <w:rPr>
                  <w:color w:val="000000"/>
                  <w:sz w:val="20"/>
                  <w:szCs w:val="20"/>
                </w:rPr>
                <w:t>√</w:t>
              </w:r>
            </w:ins>
          </w:p>
        </w:tc>
        <w:tc>
          <w:tcPr>
            <w:tcW w:w="1117" w:type="dxa"/>
            <w:tcBorders>
              <w:top w:val="nil"/>
              <w:left w:val="nil"/>
              <w:bottom w:val="nil"/>
              <w:right w:val="nil"/>
            </w:tcBorders>
            <w:noWrap/>
            <w:tcMar>
              <w:left w:w="14" w:type="dxa"/>
              <w:right w:w="14" w:type="dxa"/>
            </w:tcMar>
            <w:hideMark/>
          </w:tcPr>
          <w:p w14:paraId="11D57DE8" w14:textId="77777777" w:rsidR="00E82A2B" w:rsidRPr="00E82A2B" w:rsidRDefault="00E82A2B" w:rsidP="00E82A2B">
            <w:pPr>
              <w:jc w:val="center"/>
              <w:rPr>
                <w:ins w:id="1809" w:author="Dylan CHEN" w:date="2026-08-20T16:17:00Z" w16du:dateUtc="2026-08-20T08:17:00Z"/>
                <w:color w:val="000000"/>
                <w:sz w:val="20"/>
                <w:szCs w:val="20"/>
              </w:rPr>
            </w:pPr>
            <w:ins w:id="1810" w:author="Dylan CHEN" w:date="2026-08-20T16:17:00Z" w16du:dateUtc="2026-08-20T08:17:00Z">
              <w:r w:rsidRPr="00E82A2B">
                <w:rPr>
                  <w:color w:val="000000"/>
                  <w:sz w:val="20"/>
                  <w:szCs w:val="20"/>
                </w:rPr>
                <w:t>√</w:t>
              </w:r>
            </w:ins>
          </w:p>
        </w:tc>
        <w:tc>
          <w:tcPr>
            <w:tcW w:w="1117" w:type="dxa"/>
            <w:tcBorders>
              <w:top w:val="nil"/>
              <w:left w:val="nil"/>
              <w:bottom w:val="nil"/>
              <w:right w:val="nil"/>
            </w:tcBorders>
            <w:noWrap/>
            <w:tcMar>
              <w:left w:w="14" w:type="dxa"/>
              <w:right w:w="14" w:type="dxa"/>
            </w:tcMar>
            <w:hideMark/>
          </w:tcPr>
          <w:p w14:paraId="464BF151" w14:textId="77777777" w:rsidR="00E82A2B" w:rsidRPr="00E82A2B" w:rsidRDefault="00E82A2B" w:rsidP="00E82A2B">
            <w:pPr>
              <w:jc w:val="center"/>
              <w:rPr>
                <w:ins w:id="1811" w:author="Dylan CHEN" w:date="2026-08-20T16:17:00Z" w16du:dateUtc="2026-08-20T08:17:00Z"/>
                <w:color w:val="000000"/>
                <w:sz w:val="20"/>
                <w:szCs w:val="20"/>
              </w:rPr>
            </w:pPr>
            <w:ins w:id="1812"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6A758791" w14:textId="77777777" w:rsidR="00E82A2B" w:rsidRPr="00E82A2B" w:rsidRDefault="00E82A2B" w:rsidP="00E82A2B">
            <w:pPr>
              <w:jc w:val="center"/>
              <w:rPr>
                <w:ins w:id="1813" w:author="Dylan CHEN" w:date="2026-08-20T16:17:00Z" w16du:dateUtc="2026-08-20T08:17:00Z"/>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E82A2B" w:rsidRDefault="00E82A2B" w:rsidP="00E82A2B">
            <w:pPr>
              <w:jc w:val="center"/>
              <w:rPr>
                <w:ins w:id="1814"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E82A2B" w:rsidRDefault="00E82A2B" w:rsidP="00E82A2B">
            <w:pPr>
              <w:jc w:val="center"/>
              <w:rPr>
                <w:ins w:id="1815"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E82A2B" w:rsidRDefault="00E82A2B" w:rsidP="00E82A2B">
            <w:pPr>
              <w:jc w:val="center"/>
              <w:rPr>
                <w:ins w:id="1816" w:author="Dylan CHEN" w:date="2026-08-20T16:17:00Z" w16du:dateUtc="2026-08-20T08:17:00Z"/>
                <w:sz w:val="20"/>
                <w:szCs w:val="20"/>
              </w:rPr>
            </w:pPr>
          </w:p>
        </w:tc>
      </w:tr>
      <w:tr w:rsidR="00E82A2B" w:rsidRPr="00E82A2B" w14:paraId="3394F9F0" w14:textId="77777777" w:rsidTr="00E83740">
        <w:trPr>
          <w:trHeight w:val="320"/>
          <w:jc w:val="center"/>
          <w:ins w:id="1817" w:author="Dylan CHEN" w:date="2026-08-20T16:17:00Z"/>
        </w:trPr>
        <w:tc>
          <w:tcPr>
            <w:tcW w:w="1620" w:type="dxa"/>
            <w:tcBorders>
              <w:top w:val="nil"/>
              <w:left w:val="nil"/>
              <w:bottom w:val="nil"/>
              <w:right w:val="nil"/>
            </w:tcBorders>
            <w:noWrap/>
            <w:tcMar>
              <w:left w:w="14" w:type="dxa"/>
              <w:right w:w="14" w:type="dxa"/>
            </w:tcMar>
            <w:hideMark/>
          </w:tcPr>
          <w:p w14:paraId="4D8D7D66" w14:textId="77777777" w:rsidR="00E82A2B" w:rsidRPr="00E82A2B" w:rsidRDefault="00E82A2B" w:rsidP="00E82A2B">
            <w:pPr>
              <w:rPr>
                <w:ins w:id="1818" w:author="Dylan CHEN" w:date="2026-08-20T16:17:00Z" w16du:dateUtc="2026-08-20T08:17:00Z"/>
                <w:color w:val="000000"/>
                <w:sz w:val="20"/>
                <w:szCs w:val="20"/>
              </w:rPr>
            </w:pPr>
            <w:ins w:id="1819" w:author="Dylan CHEN" w:date="2026-08-20T16:17:00Z" w16du:dateUtc="2026-08-20T08:17:00Z">
              <w:r w:rsidRPr="00E82A2B">
                <w:rPr>
                  <w:color w:val="000000"/>
                  <w:sz w:val="20"/>
                  <w:szCs w:val="20"/>
                </w:rPr>
                <w:t>answer timing FE</w:t>
              </w:r>
            </w:ins>
          </w:p>
        </w:tc>
        <w:tc>
          <w:tcPr>
            <w:tcW w:w="900" w:type="dxa"/>
            <w:tcBorders>
              <w:top w:val="nil"/>
              <w:left w:val="nil"/>
              <w:bottom w:val="nil"/>
              <w:right w:val="nil"/>
            </w:tcBorders>
            <w:noWrap/>
            <w:tcMar>
              <w:left w:w="14" w:type="dxa"/>
              <w:right w:w="14" w:type="dxa"/>
            </w:tcMar>
            <w:hideMark/>
          </w:tcPr>
          <w:p w14:paraId="4810A332" w14:textId="77777777" w:rsidR="00E82A2B" w:rsidRPr="00E82A2B" w:rsidRDefault="00E82A2B" w:rsidP="00E82A2B">
            <w:pPr>
              <w:rPr>
                <w:ins w:id="1820" w:author="Dylan CHEN" w:date="2026-08-20T16:17:00Z" w16du:dateUtc="2026-08-20T08:17:00Z"/>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E82A2B" w:rsidRDefault="00E82A2B" w:rsidP="00E82A2B">
            <w:pPr>
              <w:jc w:val="center"/>
              <w:rPr>
                <w:ins w:id="1821" w:author="Dylan CHEN" w:date="2026-08-20T16:17:00Z" w16du:dateUtc="2026-08-20T08:17:00Z"/>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E82A2B" w:rsidRDefault="00E82A2B" w:rsidP="00E82A2B">
            <w:pPr>
              <w:jc w:val="center"/>
              <w:rPr>
                <w:ins w:id="1822" w:author="Dylan CHEN" w:date="2026-08-20T16:17:00Z" w16du:dateUtc="2026-08-20T08:17:00Z"/>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E82A2B" w:rsidRDefault="00E82A2B" w:rsidP="00E82A2B">
            <w:pPr>
              <w:jc w:val="center"/>
              <w:rPr>
                <w:ins w:id="1823"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E82A2B" w:rsidRDefault="00E82A2B" w:rsidP="00E82A2B">
            <w:pPr>
              <w:jc w:val="center"/>
              <w:rPr>
                <w:ins w:id="1824"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E82A2B" w:rsidRDefault="00E82A2B" w:rsidP="00E82A2B">
            <w:pPr>
              <w:jc w:val="center"/>
              <w:rPr>
                <w:ins w:id="1825" w:author="Dylan CHEN" w:date="2026-08-20T16:17:00Z" w16du:dateUtc="2026-08-20T08:17:00Z"/>
                <w:color w:val="000000"/>
                <w:sz w:val="20"/>
                <w:szCs w:val="20"/>
              </w:rPr>
            </w:pPr>
            <w:ins w:id="1826"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458F9B89" w14:textId="77777777" w:rsidR="00E82A2B" w:rsidRPr="00E82A2B" w:rsidRDefault="00E82A2B" w:rsidP="00E82A2B">
            <w:pPr>
              <w:jc w:val="center"/>
              <w:rPr>
                <w:ins w:id="1827" w:author="Dylan CHEN" w:date="2026-08-20T16:17:00Z" w16du:dateUtc="2026-08-20T08:17:00Z"/>
                <w:color w:val="000000"/>
                <w:sz w:val="20"/>
                <w:szCs w:val="20"/>
              </w:rPr>
            </w:pPr>
            <w:ins w:id="1828"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314EB57B" w14:textId="77777777" w:rsidR="00E82A2B" w:rsidRPr="00E82A2B" w:rsidRDefault="00E82A2B" w:rsidP="00E82A2B">
            <w:pPr>
              <w:jc w:val="center"/>
              <w:rPr>
                <w:ins w:id="1829" w:author="Dylan CHEN" w:date="2026-08-20T16:17:00Z" w16du:dateUtc="2026-08-20T08:17:00Z"/>
                <w:color w:val="000000"/>
                <w:sz w:val="20"/>
                <w:szCs w:val="20"/>
              </w:rPr>
            </w:pPr>
            <w:ins w:id="1830" w:author="Dylan CHEN" w:date="2026-08-20T16:17:00Z" w16du:dateUtc="2026-08-20T08:17:00Z">
              <w:r w:rsidRPr="00E82A2B">
                <w:rPr>
                  <w:color w:val="000000"/>
                  <w:sz w:val="20"/>
                  <w:szCs w:val="20"/>
                </w:rPr>
                <w:t>√</w:t>
              </w:r>
            </w:ins>
          </w:p>
        </w:tc>
      </w:tr>
      <w:tr w:rsidR="00E82A2B" w:rsidRPr="00E82A2B" w14:paraId="5ACA8099" w14:textId="77777777" w:rsidTr="00E83740">
        <w:trPr>
          <w:trHeight w:val="340"/>
          <w:jc w:val="center"/>
          <w:ins w:id="1831" w:author="Dylan CHEN" w:date="2026-08-20T16:17:00Z"/>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E82A2B" w:rsidRDefault="00E82A2B" w:rsidP="00E82A2B">
            <w:pPr>
              <w:rPr>
                <w:ins w:id="1832" w:author="Dylan CHEN" w:date="2026-08-20T16:17:00Z" w16du:dateUtc="2026-08-20T08:17:00Z"/>
                <w:color w:val="000000"/>
                <w:sz w:val="20"/>
                <w:szCs w:val="20"/>
              </w:rPr>
            </w:pPr>
            <w:ins w:id="1833" w:author="Dylan CHEN" w:date="2026-08-20T16:17:00Z" w16du:dateUtc="2026-08-20T08:17:00Z">
              <w:r w:rsidRPr="00E82A2B">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E82A2B" w:rsidRDefault="00E82A2B" w:rsidP="00E82A2B">
            <w:pPr>
              <w:jc w:val="center"/>
              <w:rPr>
                <w:ins w:id="1834" w:author="Dylan CHEN" w:date="2026-08-20T16:17:00Z" w16du:dateUtc="2026-08-20T08:17:00Z"/>
                <w:color w:val="000000"/>
                <w:sz w:val="20"/>
                <w:szCs w:val="20"/>
              </w:rPr>
            </w:pPr>
            <w:ins w:id="1835" w:author="Dylan CHEN" w:date="2026-08-20T16:17:00Z" w16du:dateUtc="2026-08-20T08:17:00Z">
              <w:r w:rsidRPr="00E82A2B">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E82A2B" w:rsidRDefault="00E82A2B" w:rsidP="00E82A2B">
            <w:pPr>
              <w:jc w:val="center"/>
              <w:rPr>
                <w:ins w:id="1836" w:author="Dylan CHEN" w:date="2026-08-20T16:17:00Z" w16du:dateUtc="2026-08-20T08:17:00Z"/>
                <w:color w:val="000000"/>
                <w:sz w:val="20"/>
                <w:szCs w:val="20"/>
              </w:rPr>
            </w:pPr>
            <w:ins w:id="1837" w:author="Dylan CHEN" w:date="2026-08-20T16:17:00Z" w16du:dateUtc="2026-08-20T08:17:00Z">
              <w:r w:rsidRPr="00E82A2B">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E82A2B" w:rsidRDefault="00E82A2B" w:rsidP="00E82A2B">
            <w:pPr>
              <w:jc w:val="center"/>
              <w:rPr>
                <w:ins w:id="1838" w:author="Dylan CHEN" w:date="2026-08-20T16:17:00Z" w16du:dateUtc="2026-08-20T08:17:00Z"/>
                <w:color w:val="000000"/>
                <w:sz w:val="20"/>
                <w:szCs w:val="20"/>
              </w:rPr>
            </w:pPr>
            <w:ins w:id="1839" w:author="Dylan CHEN" w:date="2026-08-20T16:17:00Z" w16du:dateUtc="2026-08-20T08:17:00Z">
              <w:r w:rsidRPr="00E82A2B">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E82A2B" w:rsidRDefault="00E82A2B" w:rsidP="00E82A2B">
            <w:pPr>
              <w:jc w:val="center"/>
              <w:rPr>
                <w:ins w:id="1840" w:author="Dylan CHEN" w:date="2026-08-20T16:17:00Z" w16du:dateUtc="2026-08-20T08:17:00Z"/>
                <w:color w:val="000000"/>
                <w:sz w:val="20"/>
                <w:szCs w:val="20"/>
              </w:rPr>
            </w:pPr>
            <w:ins w:id="1841" w:author="Dylan CHEN" w:date="2026-08-20T16:17:00Z" w16du:dateUtc="2026-08-20T08:17:00Z">
              <w:r w:rsidRPr="00E82A2B">
                <w:rPr>
                  <w:color w:val="000000"/>
                  <w:sz w:val="20"/>
                  <w:szCs w:val="20"/>
                </w:rPr>
                <w:t>3,613</w:t>
              </w:r>
            </w:ins>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E82A2B" w:rsidRDefault="00E82A2B" w:rsidP="00E82A2B">
            <w:pPr>
              <w:jc w:val="center"/>
              <w:rPr>
                <w:ins w:id="1842" w:author="Dylan CHEN" w:date="2026-08-20T16:17:00Z" w16du:dateUtc="2026-08-20T08:17:00Z"/>
                <w:color w:val="000000"/>
                <w:sz w:val="20"/>
                <w:szCs w:val="20"/>
              </w:rPr>
            </w:pPr>
            <w:ins w:id="1843" w:author="Dylan CHEN" w:date="2026-08-20T16:17:00Z" w16du:dateUtc="2026-08-20T08:17:00Z">
              <w:r w:rsidRPr="00E82A2B">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E82A2B" w:rsidRDefault="00E82A2B" w:rsidP="00E82A2B">
            <w:pPr>
              <w:jc w:val="center"/>
              <w:rPr>
                <w:ins w:id="1844" w:author="Dylan CHEN" w:date="2026-08-20T16:17:00Z" w16du:dateUtc="2026-08-20T08:17:00Z"/>
                <w:color w:val="000000"/>
                <w:sz w:val="20"/>
                <w:szCs w:val="20"/>
              </w:rPr>
            </w:pPr>
            <w:ins w:id="1845" w:author="Dylan CHEN" w:date="2026-08-20T16:17:00Z" w16du:dateUtc="2026-08-20T08:17:00Z">
              <w:r w:rsidRPr="00E82A2B">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E82A2B" w:rsidRDefault="00E82A2B" w:rsidP="00E82A2B">
            <w:pPr>
              <w:jc w:val="center"/>
              <w:rPr>
                <w:ins w:id="1846" w:author="Dylan CHEN" w:date="2026-08-20T16:17:00Z" w16du:dateUtc="2026-08-20T08:17:00Z"/>
                <w:color w:val="000000"/>
                <w:sz w:val="20"/>
                <w:szCs w:val="20"/>
              </w:rPr>
            </w:pPr>
            <w:ins w:id="1847" w:author="Dylan CHEN" w:date="2026-08-20T16:17:00Z" w16du:dateUtc="2026-08-20T08:17:00Z">
              <w:r w:rsidRPr="00E82A2B">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E82A2B" w:rsidRDefault="00E82A2B" w:rsidP="00E82A2B">
            <w:pPr>
              <w:jc w:val="center"/>
              <w:rPr>
                <w:ins w:id="1848" w:author="Dylan CHEN" w:date="2026-08-20T16:17:00Z" w16du:dateUtc="2026-08-20T08:17:00Z"/>
                <w:color w:val="000000"/>
                <w:sz w:val="20"/>
                <w:szCs w:val="20"/>
              </w:rPr>
            </w:pPr>
            <w:ins w:id="1849" w:author="Dylan CHEN" w:date="2026-08-20T16:17:00Z" w16du:dateUtc="2026-08-20T08:17:00Z">
              <w:r w:rsidRPr="00E82A2B">
                <w:rPr>
                  <w:color w:val="000000"/>
                  <w:sz w:val="20"/>
                  <w:szCs w:val="20"/>
                </w:rPr>
                <w:t>4,670</w:t>
              </w:r>
            </w:ins>
          </w:p>
        </w:tc>
      </w:tr>
    </w:tbl>
    <w:p w14:paraId="7BA23015" w14:textId="5DC1CE33" w:rsidR="00E82A2B" w:rsidRPr="00522DE1" w:rsidRDefault="00E82A2B" w:rsidP="00E272B6">
      <w:pPr>
        <w:pStyle w:val="NormalWeb"/>
      </w:pPr>
      <w:ins w:id="1850" w:author="Dylan CHEN" w:date="2026-08-20T16:18:00Z" w16du:dateUtc="2026-08-20T08:18:00Z">
        <w:r w:rsidRPr="00E82A2B">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30A38DD0"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0D843C02" w14:textId="3569427E" w:rsidR="00EB6634" w:rsidRPr="00522DE1" w:rsidRDefault="008A5176" w:rsidP="00EB6634">
      <w:pPr>
        <w:widowControl w:val="0"/>
        <w:autoSpaceDE w:val="0"/>
        <w:spacing w:before="120" w:after="120"/>
        <w:jc w:val="both"/>
        <w:outlineLvl w:val="0"/>
        <w:rPr>
          <w:rFonts w:eastAsia="SimSun"/>
          <w:b/>
          <w:bCs/>
          <w:kern w:val="2"/>
        </w:rPr>
      </w:pPr>
      <w:ins w:id="1851" w:author="Dylan CHEN" w:date="2026-08-20T16:32:00Z" w16du:dateUtc="2026-08-20T08:32:00Z">
        <w:r>
          <w:rPr>
            <w:rFonts w:eastAsia="SimSun" w:hint="eastAsia"/>
            <w:b/>
            <w:bCs/>
            <w:kern w:val="2"/>
          </w:rPr>
          <w:t>#</w:t>
        </w:r>
      </w:ins>
      <w:r w:rsidR="000B7F20">
        <w:rPr>
          <w:rFonts w:eastAsia="SimSun"/>
          <w:b/>
          <w:bCs/>
          <w:kern w:val="2"/>
        </w:rPr>
        <w:t>*</w:t>
      </w:r>
      <w:r w:rsidR="00EB6634" w:rsidRPr="00522DE1">
        <w:rPr>
          <w:rFonts w:eastAsia="SimSun"/>
          <w:b/>
          <w:bCs/>
          <w:kern w:val="2"/>
        </w:rPr>
        <w:t>R2-2</w:t>
      </w:r>
      <w:r w:rsidR="00EB6634">
        <w:rPr>
          <w:rFonts w:eastAsia="SimSun"/>
          <w:b/>
          <w:bCs/>
          <w:kern w:val="2"/>
        </w:rPr>
        <w:t>3</w:t>
      </w:r>
    </w:p>
    <w:p w14:paraId="51F07133" w14:textId="4EB98A06"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3. </w:t>
      </w:r>
      <w:r w:rsidR="00C033C0" w:rsidRPr="00D241ED">
        <w:rPr>
          <w:rFonts w:eastAsia="SimSun"/>
          <w:i/>
          <w:iCs/>
          <w:kern w:val="2"/>
        </w:rPr>
        <w:t>The netlike number has negative values. How did the authors adjust the non-negativity for running the Poisson model in column 6 of Table 5? If the authors can shift/adjust netlikeNum for the non-negativity</w:t>
      </w:r>
      <w:r w:rsidR="00C033C0" w:rsidRPr="00B9646D">
        <w:rPr>
          <w:rFonts w:eastAsia="SimSun"/>
          <w:i/>
          <w:iCs/>
          <w:kern w:val="2"/>
          <w:highlight w:val="yellow"/>
          <w:rPrChange w:id="1852" w:author="Dylan CHEN" w:date="2026-08-05T17:23:00Z" w16du:dateUtc="2026-08-05T09:23:00Z">
            <w:rPr>
              <w:rFonts w:eastAsia="SimSun"/>
              <w:i/>
              <w:iCs/>
              <w:kern w:val="2"/>
            </w:rPr>
          </w:rPrChange>
        </w:rPr>
        <w:t>, they can also do it to run a log-transformation model for netlikeNum</w:t>
      </w:r>
      <w:r w:rsidR="00C033C0" w:rsidRPr="00D241ED">
        <w:rPr>
          <w:rFonts w:eastAsia="SimSun"/>
          <w:i/>
          <w:iCs/>
          <w:kern w:val="2"/>
        </w:rPr>
        <w:t>.</w:t>
      </w:r>
    </w:p>
    <w:p w14:paraId="27F17EBB"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62EAFA2" w14:textId="5E81244B" w:rsidR="006A0A04" w:rsidRDefault="00170888" w:rsidP="00AF7549">
      <w:pPr>
        <w:widowControl w:val="0"/>
        <w:autoSpaceDE w:val="0"/>
        <w:autoSpaceDN w:val="0"/>
        <w:adjustRightInd w:val="0"/>
        <w:spacing w:before="120" w:after="120"/>
        <w:jc w:val="both"/>
      </w:pPr>
      <w:r>
        <w:t xml:space="preserve">For the Poisson model, we shifted </w:t>
      </w:r>
      <w:r w:rsidR="005C0277" w:rsidRPr="00417031">
        <w:rPr>
          <w:rFonts w:hint="eastAsia"/>
          <w:i/>
          <w:iCs/>
        </w:rPr>
        <w:t>netlikeNum</w:t>
      </w:r>
      <w:r w:rsidR="005C0277">
        <w:t xml:space="preserve"> </w:t>
      </w:r>
      <w:r>
        <w:t xml:space="preserve">by adding a constant </w:t>
      </w:r>
      <w:r w:rsidR="00E71BCF">
        <w:t>“</w:t>
      </w:r>
      <w:r w:rsidR="006A0A04">
        <w:t>3</w:t>
      </w:r>
      <w:r w:rsidR="00E71BCF">
        <w:t>”</w:t>
      </w:r>
      <w:r w:rsidR="006A0A04">
        <w:t xml:space="preserve"> </w:t>
      </w:r>
      <w:r w:rsidR="005C0277">
        <w:rPr>
          <w:rFonts w:hint="eastAsia"/>
        </w:rPr>
        <w:t xml:space="preserve">(the minimum value of the </w:t>
      </w:r>
      <w:r w:rsidR="005C0277" w:rsidRPr="000B34A9">
        <w:rPr>
          <w:i/>
          <w:iCs/>
        </w:rPr>
        <w:t>netlikeNum</w:t>
      </w:r>
      <w:r w:rsidR="005C0277">
        <w:rPr>
          <w:rFonts w:hint="eastAsia"/>
        </w:rPr>
        <w:t xml:space="preserve">) </w:t>
      </w:r>
      <w:r>
        <w:t xml:space="preserve">to satisfy the non-negativity requirement. </w:t>
      </w:r>
    </w:p>
    <w:p w14:paraId="6114A11D" w14:textId="70B7CABF" w:rsidR="00170888" w:rsidRDefault="006A0A04" w:rsidP="00AF7549">
      <w:pPr>
        <w:widowControl w:val="0"/>
        <w:autoSpaceDE w:val="0"/>
        <w:autoSpaceDN w:val="0"/>
        <w:adjustRightInd w:val="0"/>
        <w:spacing w:before="120" w:after="120"/>
        <w:jc w:val="both"/>
        <w:rPr>
          <w:ins w:id="1853" w:author="Dylan CHEN" w:date="2026-08-05T17:22:00Z" w16du:dateUtc="2026-08-05T09:22:00Z"/>
        </w:rPr>
      </w:pPr>
      <w:r>
        <w:t>W</w:t>
      </w:r>
      <w:r w:rsidR="00170888">
        <w:t>e also estimated a log-transformation model using log(</w:t>
      </w:r>
      <w:r w:rsidR="005C0277" w:rsidRPr="00417031">
        <w:rPr>
          <w:rFonts w:hint="eastAsia"/>
          <w:i/>
          <w:iCs/>
        </w:rPr>
        <w:t>netlikeNum</w:t>
      </w:r>
      <w:r w:rsidR="005C0277">
        <w:t xml:space="preserve"> </w:t>
      </w:r>
      <w:r w:rsidR="00170888">
        <w:t xml:space="preserve">+ </w:t>
      </w:r>
      <w:r>
        <w:t>3</w:t>
      </w:r>
      <w:r w:rsidR="005C0277">
        <w:rPr>
          <w:rFonts w:hint="eastAsia"/>
        </w:rPr>
        <w:t xml:space="preserve"> + 1</w:t>
      </w:r>
      <w:r w:rsidR="00170888">
        <w:t>) as an additional robustness check. The results remain consistent across both specifications</w:t>
      </w:r>
      <w:r w:rsidR="00AF7549">
        <w:rPr>
          <w:rFonts w:hint="eastAsia"/>
        </w:rPr>
        <w:t xml:space="preserve"> and </w:t>
      </w:r>
      <w:r w:rsidR="00AF7549">
        <w:t>further validates our findings</w:t>
      </w:r>
      <w:r w:rsidR="00170888">
        <w:t xml:space="preserve">. This analysis is reported </w:t>
      </w:r>
      <w:del w:id="1854" w:author="Dylan CHEN" w:date="2026-08-05T17:22:00Z" w16du:dateUtc="2026-08-05T09:22:00Z">
        <w:r w:rsidR="00170888" w:rsidDel="00B9646D">
          <w:delText xml:space="preserve">in Table </w:delText>
        </w:r>
        <w:r w:rsidR="00E745DD" w:rsidDel="00B9646D">
          <w:rPr>
            <w:rFonts w:hint="eastAsia"/>
          </w:rPr>
          <w:delText>5</w:delText>
        </w:r>
        <w:r w:rsidR="000B7F20" w:rsidDel="00B9646D">
          <w:delText xml:space="preserve"> in Section 6.2.1</w:delText>
        </w:r>
      </w:del>
      <w:ins w:id="1855" w:author="Dylan CHEN" w:date="2026-08-05T17:22:00Z" w16du:dateUtc="2026-08-05T09:22:00Z">
        <w:r w:rsidR="00B9646D">
          <w:rPr>
            <w:rFonts w:hint="eastAsia"/>
          </w:rPr>
          <w:t>below</w:t>
        </w:r>
      </w:ins>
      <w:r w:rsidR="00170888">
        <w:t>.</w:t>
      </w:r>
    </w:p>
    <w:p w14:paraId="68565C3D" w14:textId="0BAC19CD" w:rsidR="00B9646D" w:rsidRDefault="00B9646D">
      <w:pPr>
        <w:pStyle w:val="Paragraph"/>
        <w:rPr>
          <w:ins w:id="1856" w:author="Dylan CHEN" w:date="2026-08-05T17:21:00Z" w16du:dateUtc="2026-08-05T09:21:00Z"/>
        </w:rPr>
        <w:pPrChange w:id="1857" w:author="Dylan CHEN" w:date="2026-08-05T17:22:00Z" w16du:dateUtc="2026-08-05T09:22:00Z">
          <w:pPr>
            <w:widowControl w:val="0"/>
            <w:autoSpaceDE w:val="0"/>
            <w:autoSpaceDN w:val="0"/>
            <w:adjustRightInd w:val="0"/>
            <w:spacing w:before="120" w:after="120"/>
            <w:jc w:val="both"/>
          </w:pPr>
        </w:pPrChange>
      </w:pPr>
      <w:ins w:id="1858" w:author="Dylan CHEN" w:date="2026-08-05T17:22:00Z" w16du:dateUtc="2026-08-05T09:22:00Z">
        <w:r w:rsidRPr="00B9646D">
          <w:rPr>
            <w:b/>
            <w:bCs/>
          </w:rPr>
          <w:t xml:space="preserve">Viewer Recognition </w:t>
        </w:r>
        <w:r w:rsidRPr="00B9646D">
          <w:t xml:space="preserve">of human answers. Table </w:t>
        </w:r>
      </w:ins>
      <w:ins w:id="1859" w:author="Dylan CHEN" w:date="2026-08-05T17:23:00Z" w16du:dateUtc="2026-08-05T09:23:00Z">
        <w:r>
          <w:rPr>
            <w:rFonts w:hint="eastAsia"/>
          </w:rPr>
          <w:t>R2-23</w:t>
        </w:r>
      </w:ins>
      <w:ins w:id="1860" w:author="Dylan CHEN" w:date="2026-08-05T17:22:00Z" w16du:dateUtc="2026-08-05T09:22:00Z">
        <w:r w:rsidRPr="00B9646D">
          <w:t xml:space="preserve"> addresses the concern that answer timing fixed effects may be too restrictive, given that net likes accumulate differently over different time periods. We then adopt a more flexible approach to capture the non-linear relationship between question age and net likes accumulation. Column 1 presents the baseline specification without controlling for answer age, while Columns 2-4 progressively add polynomial controls: linear (Column 2), quadratic (Column 3), and cubic (Column 4) terms of answer age. Column 5 reports our preferred specification with answer timing fixed effects. Column 6 employs the logarithm of the net number of likes as the dependent variable. Column 7 implements a Poisson model. (Since the minimum number of likes in the data is -3. We adjust the analyses in columns 6 and 7 for non-positive values by shifting </w:t>
        </w:r>
      </w:ins>
      <w:ins w:id="1861" w:author="Dylan CHEN" w:date="2026-08-05T17:23:00Z" w16du:dateUtc="2026-08-05T09:23:00Z">
        <w:r>
          <w:rPr>
            <w:rFonts w:hint="eastAsia"/>
          </w:rPr>
          <w:t xml:space="preserve">by </w:t>
        </w:r>
      </w:ins>
      <w:ins w:id="1862" w:author="Dylan CHEN" w:date="2026-08-05T17:22:00Z" w16du:dateUtc="2026-08-05T09:22:00Z">
        <w:r w:rsidRPr="00B9646D">
          <w:t>3.) All specifications show consistent negative effects</w:t>
        </w:r>
      </w:ins>
    </w:p>
    <w:p w14:paraId="54E7EACE" w14:textId="684A80CA" w:rsidR="00B9646D" w:rsidRPr="00B9646D" w:rsidRDefault="00B9646D" w:rsidP="00B9646D">
      <w:pPr>
        <w:spacing w:after="120"/>
        <w:jc w:val="center"/>
        <w:rPr>
          <w:ins w:id="1863" w:author="Dylan CHEN" w:date="2026-08-05T17:22:00Z" w16du:dateUtc="2026-08-05T09:22:00Z"/>
          <w:rFonts w:eastAsia="SimSun"/>
          <w:b/>
          <w:color w:val="000000"/>
          <w:sz w:val="22"/>
          <w:szCs w:val="22"/>
        </w:rPr>
      </w:pPr>
      <w:bookmarkStart w:id="1864" w:name="_Ref210225098"/>
      <w:ins w:id="1865" w:author="Dylan CHEN" w:date="2026-08-05T17:22:00Z" w16du:dateUtc="2026-08-05T09:22:00Z">
        <w:r w:rsidRPr="00B9646D">
          <w:rPr>
            <w:rFonts w:eastAsia="SimSun"/>
            <w:b/>
            <w:color w:val="000000"/>
            <w:sz w:val="22"/>
            <w:szCs w:val="22"/>
          </w:rPr>
          <w:t xml:space="preserve">Table </w:t>
        </w:r>
      </w:ins>
      <w:bookmarkEnd w:id="1864"/>
      <w:ins w:id="1866" w:author="Dylan CHEN" w:date="2026-08-05T17:23:00Z" w16du:dateUtc="2026-08-05T09:23:00Z">
        <w:r>
          <w:rPr>
            <w:rFonts w:eastAsia="SimSun" w:hint="eastAsia"/>
            <w:b/>
            <w:color w:val="000000"/>
            <w:sz w:val="22"/>
            <w:szCs w:val="22"/>
          </w:rPr>
          <w:t>R2-23</w:t>
        </w:r>
      </w:ins>
      <w:ins w:id="1867" w:author="Dylan CHEN" w:date="2026-08-05T17:22:00Z" w16du:dateUtc="2026-08-05T09:22:00Z">
        <w:r w:rsidRPr="00B9646D">
          <w:rPr>
            <w:rFonts w:eastAsia="SimSun"/>
            <w:b/>
            <w:color w:val="000000"/>
            <w:sz w:val="22"/>
            <w:szCs w:val="22"/>
          </w:rPr>
          <w:t>. Robustness checks: alternative model specifications for viewer recognition</w:t>
        </w:r>
      </w:ins>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B9646D" w14:paraId="6CE69C7B" w14:textId="77777777" w:rsidTr="00546646">
        <w:trPr>
          <w:trHeight w:val="340"/>
          <w:jc w:val="center"/>
          <w:ins w:id="1868" w:author="Dylan CHEN" w:date="2026-08-05T17:22:00Z"/>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B9646D" w:rsidRDefault="00B9646D" w:rsidP="00B9646D">
            <w:pPr>
              <w:rPr>
                <w:ins w:id="1869" w:author="Dylan CHEN" w:date="2026-08-05T17:22:00Z" w16du:dateUtc="2026-08-05T09:22:00Z"/>
                <w:color w:val="000000"/>
                <w:sz w:val="20"/>
                <w:szCs w:val="20"/>
              </w:rPr>
            </w:pPr>
            <w:ins w:id="1870" w:author="Dylan CHEN" w:date="2026-08-05T17:22:00Z" w16du:dateUtc="2026-08-05T09:22:00Z">
              <w:r w:rsidRPr="00B9646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B9646D" w:rsidRDefault="00B9646D" w:rsidP="00B9646D">
            <w:pPr>
              <w:jc w:val="center"/>
              <w:rPr>
                <w:ins w:id="1871" w:author="Dylan CHEN" w:date="2026-08-05T17:22:00Z" w16du:dateUtc="2026-08-05T09:22:00Z"/>
                <w:color w:val="000000"/>
                <w:sz w:val="20"/>
                <w:szCs w:val="20"/>
              </w:rPr>
            </w:pPr>
            <w:ins w:id="1872" w:author="Dylan CHEN" w:date="2026-08-05T17:22:00Z" w16du:dateUtc="2026-08-05T09:22:00Z">
              <w:r w:rsidRPr="00B9646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B9646D" w:rsidRDefault="00B9646D" w:rsidP="00B9646D">
            <w:pPr>
              <w:jc w:val="center"/>
              <w:rPr>
                <w:ins w:id="1873" w:author="Dylan CHEN" w:date="2026-08-05T17:22:00Z" w16du:dateUtc="2026-08-05T09:22:00Z"/>
                <w:color w:val="000000"/>
                <w:sz w:val="20"/>
                <w:szCs w:val="20"/>
              </w:rPr>
            </w:pPr>
            <w:ins w:id="1874" w:author="Dylan CHEN" w:date="2026-08-05T17:22:00Z" w16du:dateUtc="2026-08-05T09:22:00Z">
              <w:r w:rsidRPr="00B9646D">
                <w:rPr>
                  <w:color w:val="000000"/>
                  <w:sz w:val="20"/>
                  <w:szCs w:val="20"/>
                </w:rPr>
                <w:t>Poisson</w:t>
              </w:r>
            </w:ins>
          </w:p>
        </w:tc>
      </w:tr>
      <w:tr w:rsidR="00B9646D" w:rsidRPr="00B9646D" w14:paraId="45B51A56" w14:textId="77777777" w:rsidTr="00546646">
        <w:trPr>
          <w:trHeight w:val="320"/>
          <w:jc w:val="center"/>
          <w:ins w:id="1875" w:author="Dylan CHEN" w:date="2026-08-05T17:22:00Z"/>
        </w:trPr>
        <w:tc>
          <w:tcPr>
            <w:tcW w:w="2044" w:type="dxa"/>
            <w:tcBorders>
              <w:top w:val="nil"/>
              <w:left w:val="nil"/>
              <w:bottom w:val="nil"/>
              <w:right w:val="nil"/>
            </w:tcBorders>
            <w:noWrap/>
            <w:tcMar>
              <w:left w:w="29" w:type="dxa"/>
              <w:right w:w="29" w:type="dxa"/>
            </w:tcMar>
            <w:hideMark/>
          </w:tcPr>
          <w:p w14:paraId="660E07ED" w14:textId="77777777" w:rsidR="00B9646D" w:rsidRPr="00B9646D" w:rsidRDefault="00B9646D" w:rsidP="00B9646D">
            <w:pPr>
              <w:jc w:val="center"/>
              <w:rPr>
                <w:ins w:id="1876" w:author="Dylan CHEN" w:date="2026-08-05T17:22:00Z" w16du:dateUtc="2026-08-05T09:22:00Z"/>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B9646D" w:rsidRDefault="00B9646D" w:rsidP="00B9646D">
            <w:pPr>
              <w:jc w:val="center"/>
              <w:rPr>
                <w:ins w:id="1877" w:author="Dylan CHEN" w:date="2026-08-05T17:22:00Z" w16du:dateUtc="2026-08-05T09:22:00Z"/>
                <w:color w:val="000000"/>
                <w:sz w:val="20"/>
                <w:szCs w:val="20"/>
              </w:rPr>
            </w:pPr>
            <w:ins w:id="1878" w:author="Dylan CHEN" w:date="2026-08-05T17:22:00Z" w16du:dateUtc="2026-08-05T09:22:00Z">
              <w:r w:rsidRPr="00B9646D">
                <w:rPr>
                  <w:color w:val="000000"/>
                  <w:sz w:val="20"/>
                  <w:szCs w:val="20"/>
                </w:rPr>
                <w:t>(1)</w:t>
              </w:r>
            </w:ins>
          </w:p>
        </w:tc>
        <w:tc>
          <w:tcPr>
            <w:tcW w:w="917" w:type="dxa"/>
            <w:tcBorders>
              <w:top w:val="nil"/>
              <w:left w:val="nil"/>
              <w:bottom w:val="nil"/>
              <w:right w:val="nil"/>
            </w:tcBorders>
            <w:noWrap/>
            <w:tcMar>
              <w:left w:w="29" w:type="dxa"/>
              <w:right w:w="29" w:type="dxa"/>
            </w:tcMar>
            <w:hideMark/>
          </w:tcPr>
          <w:p w14:paraId="638799C4" w14:textId="77777777" w:rsidR="00B9646D" w:rsidRPr="00B9646D" w:rsidRDefault="00B9646D" w:rsidP="00B9646D">
            <w:pPr>
              <w:jc w:val="center"/>
              <w:rPr>
                <w:ins w:id="1879" w:author="Dylan CHEN" w:date="2026-08-05T17:22:00Z" w16du:dateUtc="2026-08-05T09:22:00Z"/>
                <w:color w:val="000000"/>
                <w:sz w:val="20"/>
                <w:szCs w:val="20"/>
              </w:rPr>
            </w:pPr>
            <w:ins w:id="1880" w:author="Dylan CHEN" w:date="2026-08-05T17:22:00Z" w16du:dateUtc="2026-08-05T09:22:00Z">
              <w:r w:rsidRPr="00B9646D">
                <w:rPr>
                  <w:color w:val="000000"/>
                  <w:sz w:val="20"/>
                  <w:szCs w:val="20"/>
                </w:rPr>
                <w:t>(2)</w:t>
              </w:r>
            </w:ins>
          </w:p>
        </w:tc>
        <w:tc>
          <w:tcPr>
            <w:tcW w:w="810" w:type="dxa"/>
            <w:tcBorders>
              <w:top w:val="nil"/>
              <w:left w:val="nil"/>
              <w:bottom w:val="nil"/>
              <w:right w:val="nil"/>
            </w:tcBorders>
            <w:noWrap/>
            <w:tcMar>
              <w:left w:w="29" w:type="dxa"/>
              <w:right w:w="29" w:type="dxa"/>
            </w:tcMar>
            <w:hideMark/>
          </w:tcPr>
          <w:p w14:paraId="6422D6BB" w14:textId="77777777" w:rsidR="00B9646D" w:rsidRPr="00B9646D" w:rsidRDefault="00B9646D" w:rsidP="00B9646D">
            <w:pPr>
              <w:jc w:val="center"/>
              <w:rPr>
                <w:ins w:id="1881" w:author="Dylan CHEN" w:date="2026-08-05T17:22:00Z" w16du:dateUtc="2026-08-05T09:22:00Z"/>
                <w:color w:val="000000"/>
                <w:sz w:val="20"/>
                <w:szCs w:val="20"/>
              </w:rPr>
            </w:pPr>
            <w:ins w:id="1882" w:author="Dylan CHEN" w:date="2026-08-05T17:22:00Z" w16du:dateUtc="2026-08-05T09:22:00Z">
              <w:r w:rsidRPr="00B9646D">
                <w:rPr>
                  <w:color w:val="000000"/>
                  <w:sz w:val="20"/>
                  <w:szCs w:val="20"/>
                </w:rPr>
                <w:t>(3)</w:t>
              </w:r>
            </w:ins>
          </w:p>
        </w:tc>
        <w:tc>
          <w:tcPr>
            <w:tcW w:w="900" w:type="dxa"/>
            <w:tcBorders>
              <w:top w:val="nil"/>
              <w:left w:val="nil"/>
              <w:bottom w:val="nil"/>
              <w:right w:val="nil"/>
            </w:tcBorders>
            <w:noWrap/>
            <w:tcMar>
              <w:left w:w="29" w:type="dxa"/>
              <w:right w:w="29" w:type="dxa"/>
            </w:tcMar>
            <w:hideMark/>
          </w:tcPr>
          <w:p w14:paraId="2794BEAB" w14:textId="77777777" w:rsidR="00B9646D" w:rsidRPr="00B9646D" w:rsidRDefault="00B9646D" w:rsidP="00B9646D">
            <w:pPr>
              <w:jc w:val="center"/>
              <w:rPr>
                <w:ins w:id="1883" w:author="Dylan CHEN" w:date="2026-08-05T17:22:00Z" w16du:dateUtc="2026-08-05T09:22:00Z"/>
                <w:color w:val="000000"/>
                <w:sz w:val="20"/>
                <w:szCs w:val="20"/>
              </w:rPr>
            </w:pPr>
            <w:ins w:id="1884" w:author="Dylan CHEN" w:date="2026-08-05T17:22:00Z" w16du:dateUtc="2026-08-05T09:22:00Z">
              <w:r w:rsidRPr="00B9646D">
                <w:rPr>
                  <w:color w:val="000000"/>
                  <w:sz w:val="20"/>
                  <w:szCs w:val="20"/>
                </w:rPr>
                <w:t>(4)</w:t>
              </w:r>
            </w:ins>
          </w:p>
        </w:tc>
        <w:tc>
          <w:tcPr>
            <w:tcW w:w="990" w:type="dxa"/>
            <w:tcBorders>
              <w:top w:val="nil"/>
              <w:left w:val="nil"/>
              <w:bottom w:val="nil"/>
              <w:right w:val="nil"/>
            </w:tcBorders>
            <w:noWrap/>
            <w:tcMar>
              <w:left w:w="29" w:type="dxa"/>
              <w:right w:w="29" w:type="dxa"/>
            </w:tcMar>
            <w:hideMark/>
          </w:tcPr>
          <w:p w14:paraId="10636DD5" w14:textId="77777777" w:rsidR="00B9646D" w:rsidRPr="00B9646D" w:rsidRDefault="00B9646D" w:rsidP="00B9646D">
            <w:pPr>
              <w:jc w:val="center"/>
              <w:rPr>
                <w:ins w:id="1885" w:author="Dylan CHEN" w:date="2026-08-05T17:22:00Z" w16du:dateUtc="2026-08-05T09:22:00Z"/>
                <w:color w:val="000000"/>
                <w:sz w:val="20"/>
                <w:szCs w:val="20"/>
              </w:rPr>
            </w:pPr>
            <w:ins w:id="1886" w:author="Dylan CHEN" w:date="2026-08-05T17:22:00Z" w16du:dateUtc="2026-08-05T09:22:00Z">
              <w:r w:rsidRPr="00B9646D">
                <w:rPr>
                  <w:color w:val="000000"/>
                  <w:sz w:val="20"/>
                  <w:szCs w:val="20"/>
                </w:rPr>
                <w:t>(5)</w:t>
              </w:r>
            </w:ins>
          </w:p>
        </w:tc>
        <w:tc>
          <w:tcPr>
            <w:tcW w:w="1751" w:type="dxa"/>
            <w:tcBorders>
              <w:top w:val="nil"/>
              <w:left w:val="nil"/>
              <w:bottom w:val="nil"/>
              <w:right w:val="nil"/>
            </w:tcBorders>
            <w:noWrap/>
            <w:tcMar>
              <w:left w:w="29" w:type="dxa"/>
              <w:right w:w="29" w:type="dxa"/>
            </w:tcMar>
            <w:hideMark/>
          </w:tcPr>
          <w:p w14:paraId="51793156" w14:textId="77777777" w:rsidR="00B9646D" w:rsidRPr="00B9646D" w:rsidRDefault="00B9646D" w:rsidP="00B9646D">
            <w:pPr>
              <w:jc w:val="center"/>
              <w:rPr>
                <w:ins w:id="1887" w:author="Dylan CHEN" w:date="2026-08-05T17:22:00Z" w16du:dateUtc="2026-08-05T09:22:00Z"/>
                <w:color w:val="000000"/>
                <w:sz w:val="20"/>
                <w:szCs w:val="20"/>
              </w:rPr>
            </w:pPr>
            <w:ins w:id="1888" w:author="Dylan CHEN" w:date="2026-08-05T17:22:00Z" w16du:dateUtc="2026-08-05T09:22:00Z">
              <w:r w:rsidRPr="00B9646D">
                <w:rPr>
                  <w:color w:val="000000"/>
                  <w:sz w:val="20"/>
                  <w:szCs w:val="20"/>
                </w:rPr>
                <w:t>(6)</w:t>
              </w:r>
            </w:ins>
          </w:p>
        </w:tc>
        <w:tc>
          <w:tcPr>
            <w:tcW w:w="1219" w:type="dxa"/>
            <w:tcBorders>
              <w:top w:val="nil"/>
              <w:left w:val="nil"/>
              <w:bottom w:val="nil"/>
              <w:right w:val="nil"/>
            </w:tcBorders>
            <w:noWrap/>
            <w:tcMar>
              <w:left w:w="29" w:type="dxa"/>
              <w:right w:w="29" w:type="dxa"/>
            </w:tcMar>
            <w:hideMark/>
          </w:tcPr>
          <w:p w14:paraId="3166897C" w14:textId="77777777" w:rsidR="00B9646D" w:rsidRPr="00B9646D" w:rsidRDefault="00B9646D" w:rsidP="00B9646D">
            <w:pPr>
              <w:jc w:val="center"/>
              <w:rPr>
                <w:ins w:id="1889" w:author="Dylan CHEN" w:date="2026-08-05T17:22:00Z" w16du:dateUtc="2026-08-05T09:22:00Z"/>
                <w:color w:val="000000"/>
                <w:sz w:val="20"/>
                <w:szCs w:val="20"/>
              </w:rPr>
            </w:pPr>
            <w:ins w:id="1890" w:author="Dylan CHEN" w:date="2026-08-05T17:22:00Z" w16du:dateUtc="2026-08-05T09:22:00Z">
              <w:r w:rsidRPr="00B9646D">
                <w:rPr>
                  <w:color w:val="000000"/>
                  <w:sz w:val="20"/>
                  <w:szCs w:val="20"/>
                </w:rPr>
                <w:t>(7)</w:t>
              </w:r>
            </w:ins>
          </w:p>
        </w:tc>
      </w:tr>
      <w:tr w:rsidR="00B9646D" w:rsidRPr="00B9646D" w14:paraId="6F4A930F" w14:textId="77777777" w:rsidTr="00546646">
        <w:trPr>
          <w:trHeight w:val="360"/>
          <w:jc w:val="center"/>
          <w:ins w:id="1891" w:author="Dylan CHEN" w:date="2026-08-05T17:22:00Z"/>
        </w:trPr>
        <w:tc>
          <w:tcPr>
            <w:tcW w:w="2044" w:type="dxa"/>
            <w:tcBorders>
              <w:top w:val="nil"/>
              <w:left w:val="nil"/>
              <w:bottom w:val="nil"/>
              <w:right w:val="nil"/>
            </w:tcBorders>
            <w:noWrap/>
            <w:tcMar>
              <w:left w:w="29" w:type="dxa"/>
              <w:right w:w="29" w:type="dxa"/>
            </w:tcMar>
            <w:hideMark/>
          </w:tcPr>
          <w:p w14:paraId="4FC0293C" w14:textId="77777777" w:rsidR="00B9646D" w:rsidRPr="00B9646D" w:rsidRDefault="00B9646D" w:rsidP="00B9646D">
            <w:pPr>
              <w:jc w:val="right"/>
              <w:rPr>
                <w:ins w:id="1892" w:author="Dylan CHEN" w:date="2026-08-05T17:22:00Z" w16du:dateUtc="2026-08-05T09:22:00Z"/>
                <w:color w:val="000000"/>
                <w:sz w:val="20"/>
                <w:szCs w:val="20"/>
              </w:rPr>
            </w:pPr>
            <w:ins w:id="1893" w:author="Dylan CHEN" w:date="2026-08-05T17:22:00Z" w16du:dateUtc="2026-08-05T09:22:00Z">
              <w:r w:rsidRPr="00B9646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B9646D" w:rsidRDefault="00B9646D" w:rsidP="00B9646D">
            <w:pPr>
              <w:jc w:val="center"/>
              <w:rPr>
                <w:ins w:id="1894" w:author="Dylan CHEN" w:date="2026-08-05T17:22:00Z" w16du:dateUtc="2026-08-05T09:22:00Z"/>
                <w:i/>
                <w:iCs/>
                <w:color w:val="000000"/>
                <w:sz w:val="20"/>
                <w:szCs w:val="20"/>
              </w:rPr>
            </w:pPr>
            <w:ins w:id="1895" w:author="Dylan CHEN" w:date="2026-08-05T17:22:00Z" w16du:dateUtc="2026-08-05T09:22:00Z">
              <w:r w:rsidRPr="00B9646D">
                <w:rPr>
                  <w:i/>
                  <w:iCs/>
                  <w:color w:val="000000"/>
                  <w:sz w:val="20"/>
                  <w:szCs w:val="20"/>
                </w:rPr>
                <w:t>netlikeNum</w:t>
              </w:r>
              <w:r w:rsidRPr="00B9646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B9646D" w:rsidRDefault="00B9646D" w:rsidP="00B9646D">
            <w:pPr>
              <w:jc w:val="center"/>
              <w:rPr>
                <w:ins w:id="1896" w:author="Dylan CHEN" w:date="2026-08-05T17:22:00Z" w16du:dateUtc="2026-08-05T09:22:00Z"/>
                <w:color w:val="000000"/>
                <w:sz w:val="20"/>
                <w:szCs w:val="20"/>
              </w:rPr>
            </w:pPr>
            <w:bookmarkStart w:id="1897" w:name="OLE_LINK5"/>
            <w:ins w:id="1898" w:author="Dylan CHEN" w:date="2026-08-05T17:22:00Z" w16du:dateUtc="2026-08-05T09:22:00Z">
              <w:r w:rsidRPr="00B9646D">
                <w:rPr>
                  <w:color w:val="000000"/>
                  <w:sz w:val="20"/>
                  <w:szCs w:val="20"/>
                </w:rPr>
                <w:t>log [</w:t>
              </w:r>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 + 1]</w:t>
              </w:r>
              <w:bookmarkEnd w:id="1897"/>
            </w:ins>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B9646D" w:rsidRDefault="00B9646D" w:rsidP="00B9646D">
            <w:pPr>
              <w:jc w:val="center"/>
              <w:rPr>
                <w:ins w:id="1899" w:author="Dylan CHEN" w:date="2026-08-05T17:22:00Z" w16du:dateUtc="2026-08-05T09:22:00Z"/>
                <w:color w:val="000000"/>
                <w:sz w:val="20"/>
                <w:szCs w:val="20"/>
              </w:rPr>
            </w:pPr>
            <w:ins w:id="1900" w:author="Dylan CHEN" w:date="2026-08-05T17:22:00Z" w16du:dateUtc="2026-08-05T09:22:00Z">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+shifted</w:t>
              </w:r>
            </w:ins>
          </w:p>
        </w:tc>
      </w:tr>
      <w:tr w:rsidR="00B9646D" w:rsidRPr="00B9646D" w14:paraId="1B5CF1C6" w14:textId="77777777" w:rsidTr="00546646">
        <w:trPr>
          <w:trHeight w:val="320"/>
          <w:jc w:val="center"/>
          <w:ins w:id="1901" w:author="Dylan CHEN" w:date="2026-08-05T17:22:00Z"/>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B9646D" w:rsidRDefault="00B9646D" w:rsidP="00B9646D">
            <w:pPr>
              <w:rPr>
                <w:ins w:id="1902" w:author="Dylan CHEN" w:date="2026-08-05T17:22:00Z" w16du:dateUtc="2026-08-05T09:22:00Z"/>
                <w:i/>
                <w:iCs/>
                <w:color w:val="000000"/>
                <w:sz w:val="20"/>
                <w:szCs w:val="20"/>
              </w:rPr>
            </w:pPr>
            <w:ins w:id="1903" w:author="Dylan CHEN" w:date="2026-08-05T17:22:00Z" w16du:dateUtc="2026-08-05T09:22:00Z">
              <w:r w:rsidRPr="00B9646D">
                <w:rPr>
                  <w:i/>
                  <w:iCs/>
                  <w:color w:val="000000"/>
                  <w:sz w:val="20"/>
                  <w:szCs w:val="20"/>
                </w:rPr>
                <w:t>AI</w:t>
              </w:r>
              <w:r w:rsidRPr="00B9646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
          <w:p w14:paraId="4D6F2540" w14:textId="77777777" w:rsidR="00B9646D" w:rsidRPr="00B9646D" w:rsidRDefault="00B9646D" w:rsidP="00B9646D">
            <w:pPr>
              <w:jc w:val="center"/>
              <w:rPr>
                <w:ins w:id="1904" w:author="Dylan CHEN" w:date="2026-08-05T17:22:00Z" w16du:dateUtc="2026-08-05T09:22:00Z"/>
                <w:color w:val="000000"/>
                <w:sz w:val="20"/>
                <w:szCs w:val="20"/>
              </w:rPr>
            </w:pPr>
            <w:ins w:id="1905" w:author="Dylan CHEN" w:date="2026-08-05T17:22:00Z" w16du:dateUtc="2026-08-05T09:22:00Z">
              <w:r w:rsidRPr="00B9646D">
                <w:rPr>
                  <w:color w:val="000000"/>
                  <w:sz w:val="20"/>
                  <w:szCs w:val="20"/>
                </w:rPr>
                <w:t>-0.044 *</w:t>
              </w:r>
            </w:ins>
          </w:p>
        </w:tc>
        <w:tc>
          <w:tcPr>
            <w:tcW w:w="917" w:type="dxa"/>
            <w:tcBorders>
              <w:top w:val="nil"/>
              <w:left w:val="nil"/>
              <w:bottom w:val="nil"/>
              <w:right w:val="nil"/>
            </w:tcBorders>
            <w:noWrap/>
            <w:tcMar>
              <w:left w:w="29" w:type="dxa"/>
              <w:right w:w="29" w:type="dxa"/>
            </w:tcMar>
            <w:hideMark/>
          </w:tcPr>
          <w:p w14:paraId="3BF4D521" w14:textId="77777777" w:rsidR="00B9646D" w:rsidRPr="00B9646D" w:rsidRDefault="00B9646D" w:rsidP="00B9646D">
            <w:pPr>
              <w:jc w:val="center"/>
              <w:rPr>
                <w:ins w:id="1906" w:author="Dylan CHEN" w:date="2026-08-05T17:22:00Z" w16du:dateUtc="2026-08-05T09:22:00Z"/>
                <w:color w:val="000000"/>
                <w:sz w:val="20"/>
                <w:szCs w:val="20"/>
              </w:rPr>
            </w:pPr>
            <w:ins w:id="1907" w:author="Dylan CHEN" w:date="2026-08-05T17:22:00Z" w16du:dateUtc="2026-08-05T09:22:00Z">
              <w:r w:rsidRPr="00B9646D">
                <w:rPr>
                  <w:color w:val="000000"/>
                  <w:sz w:val="20"/>
                  <w:szCs w:val="20"/>
                </w:rPr>
                <w:t>-0.044 *</w:t>
              </w:r>
            </w:ins>
          </w:p>
        </w:tc>
        <w:tc>
          <w:tcPr>
            <w:tcW w:w="810" w:type="dxa"/>
            <w:tcBorders>
              <w:top w:val="nil"/>
              <w:left w:val="nil"/>
              <w:bottom w:val="nil"/>
              <w:right w:val="nil"/>
            </w:tcBorders>
            <w:noWrap/>
            <w:tcMar>
              <w:left w:w="29" w:type="dxa"/>
              <w:right w:w="29" w:type="dxa"/>
            </w:tcMar>
            <w:hideMark/>
          </w:tcPr>
          <w:p w14:paraId="3AA11467" w14:textId="77777777" w:rsidR="00B9646D" w:rsidRPr="00B9646D" w:rsidRDefault="00B9646D" w:rsidP="00B9646D">
            <w:pPr>
              <w:jc w:val="center"/>
              <w:rPr>
                <w:ins w:id="1908" w:author="Dylan CHEN" w:date="2026-08-05T17:22:00Z" w16du:dateUtc="2026-08-05T09:22:00Z"/>
                <w:color w:val="000000"/>
                <w:sz w:val="20"/>
                <w:szCs w:val="20"/>
              </w:rPr>
            </w:pPr>
            <w:ins w:id="1909" w:author="Dylan CHEN" w:date="2026-08-05T17:22:00Z" w16du:dateUtc="2026-08-05T09:22:00Z">
              <w:r w:rsidRPr="00B9646D">
                <w:rPr>
                  <w:color w:val="000000"/>
                  <w:sz w:val="20"/>
                  <w:szCs w:val="20"/>
                </w:rPr>
                <w:t>-0.044 *</w:t>
              </w:r>
            </w:ins>
          </w:p>
        </w:tc>
        <w:tc>
          <w:tcPr>
            <w:tcW w:w="900" w:type="dxa"/>
            <w:tcBorders>
              <w:top w:val="nil"/>
              <w:left w:val="nil"/>
              <w:bottom w:val="nil"/>
              <w:right w:val="nil"/>
            </w:tcBorders>
            <w:noWrap/>
            <w:tcMar>
              <w:left w:w="29" w:type="dxa"/>
              <w:right w:w="29" w:type="dxa"/>
            </w:tcMar>
            <w:hideMark/>
          </w:tcPr>
          <w:p w14:paraId="50987CD9" w14:textId="77777777" w:rsidR="00B9646D" w:rsidRPr="00B9646D" w:rsidRDefault="00B9646D" w:rsidP="00B9646D">
            <w:pPr>
              <w:jc w:val="center"/>
              <w:rPr>
                <w:ins w:id="1910" w:author="Dylan CHEN" w:date="2026-08-05T17:22:00Z" w16du:dateUtc="2026-08-05T09:22:00Z"/>
                <w:color w:val="000000"/>
                <w:sz w:val="20"/>
                <w:szCs w:val="20"/>
              </w:rPr>
            </w:pPr>
            <w:ins w:id="1911" w:author="Dylan CHEN" w:date="2026-08-05T17:22:00Z" w16du:dateUtc="2026-08-05T09:22:00Z">
              <w:r w:rsidRPr="00B9646D">
                <w:rPr>
                  <w:color w:val="000000"/>
                  <w:sz w:val="20"/>
                  <w:szCs w:val="20"/>
                </w:rPr>
                <w:t>-0.044 *</w:t>
              </w:r>
            </w:ins>
          </w:p>
        </w:tc>
        <w:tc>
          <w:tcPr>
            <w:tcW w:w="990" w:type="dxa"/>
            <w:tcBorders>
              <w:top w:val="nil"/>
              <w:left w:val="nil"/>
              <w:bottom w:val="nil"/>
              <w:right w:val="nil"/>
            </w:tcBorders>
            <w:noWrap/>
            <w:tcMar>
              <w:left w:w="29" w:type="dxa"/>
              <w:right w:w="29" w:type="dxa"/>
            </w:tcMar>
            <w:hideMark/>
          </w:tcPr>
          <w:p w14:paraId="04FA6AFA" w14:textId="77777777" w:rsidR="00B9646D" w:rsidRPr="00B9646D" w:rsidRDefault="00B9646D" w:rsidP="00B9646D">
            <w:pPr>
              <w:jc w:val="center"/>
              <w:rPr>
                <w:ins w:id="1912" w:author="Dylan CHEN" w:date="2026-08-05T17:22:00Z" w16du:dateUtc="2026-08-05T09:22:00Z"/>
                <w:color w:val="000000"/>
                <w:sz w:val="20"/>
                <w:szCs w:val="20"/>
              </w:rPr>
            </w:pPr>
            <w:ins w:id="1913" w:author="Dylan CHEN" w:date="2026-08-05T17:22:00Z" w16du:dateUtc="2026-08-05T09:22:00Z">
              <w:r w:rsidRPr="00B9646D">
                <w:rPr>
                  <w:color w:val="000000"/>
                  <w:sz w:val="20"/>
                  <w:szCs w:val="20"/>
                </w:rPr>
                <w:t>-0.046 **</w:t>
              </w:r>
            </w:ins>
          </w:p>
        </w:tc>
        <w:tc>
          <w:tcPr>
            <w:tcW w:w="1751" w:type="dxa"/>
            <w:tcBorders>
              <w:top w:val="nil"/>
              <w:left w:val="nil"/>
              <w:bottom w:val="nil"/>
              <w:right w:val="nil"/>
            </w:tcBorders>
            <w:noWrap/>
            <w:tcMar>
              <w:left w:w="29" w:type="dxa"/>
              <w:right w:w="29" w:type="dxa"/>
            </w:tcMar>
            <w:hideMark/>
          </w:tcPr>
          <w:p w14:paraId="15E699A4" w14:textId="77777777" w:rsidR="00B9646D" w:rsidRPr="00B9646D" w:rsidRDefault="00B9646D" w:rsidP="00B9646D">
            <w:pPr>
              <w:jc w:val="center"/>
              <w:rPr>
                <w:ins w:id="1914" w:author="Dylan CHEN" w:date="2026-08-05T17:22:00Z" w16du:dateUtc="2026-08-05T09:22:00Z"/>
                <w:color w:val="000000"/>
                <w:sz w:val="20"/>
                <w:szCs w:val="20"/>
              </w:rPr>
            </w:pPr>
            <w:ins w:id="1915" w:author="Dylan CHEN" w:date="2026-08-05T17:22:00Z" w16du:dateUtc="2026-08-05T09:22:00Z">
              <w:r w:rsidRPr="00B9646D">
                <w:rPr>
                  <w:color w:val="000000"/>
                  <w:sz w:val="20"/>
                  <w:szCs w:val="20"/>
                </w:rPr>
                <w:t>-0.010 **</w:t>
              </w:r>
            </w:ins>
          </w:p>
        </w:tc>
        <w:tc>
          <w:tcPr>
            <w:tcW w:w="1219" w:type="dxa"/>
            <w:tcBorders>
              <w:top w:val="nil"/>
              <w:left w:val="nil"/>
              <w:bottom w:val="nil"/>
              <w:right w:val="nil"/>
            </w:tcBorders>
            <w:noWrap/>
            <w:tcMar>
              <w:left w:w="29" w:type="dxa"/>
              <w:right w:w="29" w:type="dxa"/>
            </w:tcMar>
            <w:hideMark/>
          </w:tcPr>
          <w:p w14:paraId="4AA0F17C" w14:textId="77777777" w:rsidR="00B9646D" w:rsidRPr="00B9646D" w:rsidRDefault="00B9646D" w:rsidP="00B9646D">
            <w:pPr>
              <w:jc w:val="center"/>
              <w:rPr>
                <w:ins w:id="1916" w:author="Dylan CHEN" w:date="2026-08-05T17:22:00Z" w16du:dateUtc="2026-08-05T09:22:00Z"/>
                <w:color w:val="000000"/>
                <w:sz w:val="20"/>
                <w:szCs w:val="20"/>
              </w:rPr>
            </w:pPr>
            <w:ins w:id="1917" w:author="Dylan CHEN" w:date="2026-08-05T17:22:00Z" w16du:dateUtc="2026-08-05T09:22:00Z">
              <w:r w:rsidRPr="00B9646D">
                <w:rPr>
                  <w:color w:val="000000"/>
                  <w:sz w:val="20"/>
                  <w:szCs w:val="20"/>
                </w:rPr>
                <w:t>-0.014 *</w:t>
              </w:r>
            </w:ins>
          </w:p>
        </w:tc>
      </w:tr>
      <w:tr w:rsidR="00B9646D" w:rsidRPr="00B9646D" w14:paraId="1F2C4657" w14:textId="77777777" w:rsidTr="00546646">
        <w:trPr>
          <w:trHeight w:val="340"/>
          <w:jc w:val="center"/>
          <w:ins w:id="1918" w:author="Dylan CHEN" w:date="2026-08-05T17:22:00Z"/>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B9646D" w:rsidRDefault="00B9646D" w:rsidP="00B9646D">
            <w:pPr>
              <w:rPr>
                <w:ins w:id="1919" w:author="Dylan CHEN" w:date="2026-08-05T17:22:00Z" w16du:dateUtc="2026-08-05T09:22: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B9646D" w:rsidRDefault="00B9646D" w:rsidP="00B9646D">
            <w:pPr>
              <w:jc w:val="center"/>
              <w:rPr>
                <w:ins w:id="1920" w:author="Dylan CHEN" w:date="2026-08-05T17:22:00Z" w16du:dateUtc="2026-08-05T09:22:00Z"/>
                <w:color w:val="000000"/>
                <w:sz w:val="20"/>
                <w:szCs w:val="20"/>
              </w:rPr>
            </w:pPr>
            <w:ins w:id="1921" w:author="Dylan CHEN" w:date="2026-08-05T17:22:00Z" w16du:dateUtc="2026-08-05T09:22:00Z">
              <w:r w:rsidRPr="00B9646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B9646D" w:rsidRDefault="00B9646D" w:rsidP="00B9646D">
            <w:pPr>
              <w:jc w:val="center"/>
              <w:rPr>
                <w:ins w:id="1922" w:author="Dylan CHEN" w:date="2026-08-05T17:22:00Z" w16du:dateUtc="2026-08-05T09:22:00Z"/>
                <w:color w:val="000000"/>
                <w:sz w:val="20"/>
                <w:szCs w:val="20"/>
              </w:rPr>
            </w:pPr>
            <w:ins w:id="1923" w:author="Dylan CHEN" w:date="2026-08-05T17:22:00Z" w16du:dateUtc="2026-08-05T09:22:00Z">
              <w:r w:rsidRPr="00B9646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B9646D" w:rsidRDefault="00B9646D" w:rsidP="00B9646D">
            <w:pPr>
              <w:jc w:val="center"/>
              <w:rPr>
                <w:ins w:id="1924" w:author="Dylan CHEN" w:date="2026-08-05T17:22:00Z" w16du:dateUtc="2026-08-05T09:22:00Z"/>
                <w:color w:val="000000"/>
                <w:sz w:val="20"/>
                <w:szCs w:val="20"/>
              </w:rPr>
            </w:pPr>
            <w:ins w:id="1925" w:author="Dylan CHEN" w:date="2026-08-05T17:22:00Z" w16du:dateUtc="2026-08-05T09:22:00Z">
              <w:r w:rsidRPr="00B9646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B9646D" w:rsidRDefault="00B9646D" w:rsidP="00B9646D">
            <w:pPr>
              <w:jc w:val="center"/>
              <w:rPr>
                <w:ins w:id="1926" w:author="Dylan CHEN" w:date="2026-08-05T17:22:00Z" w16du:dateUtc="2026-08-05T09:22:00Z"/>
                <w:color w:val="000000"/>
                <w:sz w:val="20"/>
                <w:szCs w:val="20"/>
              </w:rPr>
            </w:pPr>
            <w:ins w:id="1927" w:author="Dylan CHEN" w:date="2026-08-05T17:22:00Z" w16du:dateUtc="2026-08-05T09:22:00Z">
              <w:r w:rsidRPr="00B9646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B9646D" w:rsidRDefault="00B9646D" w:rsidP="00B9646D">
            <w:pPr>
              <w:jc w:val="center"/>
              <w:rPr>
                <w:ins w:id="1928" w:author="Dylan CHEN" w:date="2026-08-05T17:22:00Z" w16du:dateUtc="2026-08-05T09:22:00Z"/>
                <w:color w:val="000000"/>
                <w:sz w:val="20"/>
                <w:szCs w:val="20"/>
              </w:rPr>
            </w:pPr>
            <w:ins w:id="1929" w:author="Dylan CHEN" w:date="2026-08-05T17:22:00Z" w16du:dateUtc="2026-08-05T09:22:00Z">
              <w:r w:rsidRPr="00B9646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B9646D" w:rsidRDefault="00B9646D" w:rsidP="00B9646D">
            <w:pPr>
              <w:jc w:val="center"/>
              <w:rPr>
                <w:ins w:id="1930" w:author="Dylan CHEN" w:date="2026-08-05T17:22:00Z" w16du:dateUtc="2026-08-05T09:22:00Z"/>
                <w:color w:val="000000"/>
                <w:sz w:val="20"/>
                <w:szCs w:val="20"/>
              </w:rPr>
            </w:pPr>
            <w:ins w:id="1931" w:author="Dylan CHEN" w:date="2026-08-05T17:22:00Z" w16du:dateUtc="2026-08-05T09:22:00Z">
              <w:r w:rsidRPr="00B9646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B9646D" w:rsidRDefault="00B9646D" w:rsidP="00B9646D">
            <w:pPr>
              <w:jc w:val="center"/>
              <w:rPr>
                <w:ins w:id="1932" w:author="Dylan CHEN" w:date="2026-08-05T17:22:00Z" w16du:dateUtc="2026-08-05T09:22:00Z"/>
                <w:color w:val="000000"/>
                <w:sz w:val="20"/>
                <w:szCs w:val="20"/>
              </w:rPr>
            </w:pPr>
            <w:ins w:id="1933" w:author="Dylan CHEN" w:date="2026-08-05T17:22:00Z" w16du:dateUtc="2026-08-05T09:22:00Z">
              <w:r w:rsidRPr="00B9646D">
                <w:rPr>
                  <w:color w:val="000000"/>
                  <w:sz w:val="20"/>
                  <w:szCs w:val="20"/>
                </w:rPr>
                <w:t>(0.006)</w:t>
              </w:r>
            </w:ins>
          </w:p>
        </w:tc>
      </w:tr>
      <w:tr w:rsidR="00B9646D" w:rsidRPr="00B9646D" w14:paraId="1EA6FA54" w14:textId="77777777" w:rsidTr="00546646">
        <w:trPr>
          <w:trHeight w:val="340"/>
          <w:jc w:val="center"/>
          <w:ins w:id="1934" w:author="Dylan CHEN" w:date="2026-08-05T17:22:00Z"/>
        </w:trPr>
        <w:tc>
          <w:tcPr>
            <w:tcW w:w="2044" w:type="dxa"/>
            <w:tcBorders>
              <w:top w:val="nil"/>
              <w:left w:val="nil"/>
              <w:bottom w:val="nil"/>
              <w:right w:val="nil"/>
            </w:tcBorders>
            <w:noWrap/>
            <w:tcMar>
              <w:left w:w="29" w:type="dxa"/>
              <w:right w:w="29" w:type="dxa"/>
            </w:tcMar>
            <w:hideMark/>
          </w:tcPr>
          <w:p w14:paraId="00932F95" w14:textId="77777777" w:rsidR="00B9646D" w:rsidRPr="00B9646D" w:rsidRDefault="00B9646D" w:rsidP="00B9646D">
            <w:pPr>
              <w:rPr>
                <w:ins w:id="1935" w:author="Dylan CHEN" w:date="2026-08-05T17:22:00Z" w16du:dateUtc="2026-08-05T09:22:00Z"/>
                <w:color w:val="000000"/>
                <w:sz w:val="20"/>
                <w:szCs w:val="20"/>
              </w:rPr>
            </w:pPr>
            <w:ins w:id="1936" w:author="Dylan CHEN" w:date="2026-08-05T17:22:00Z" w16du:dateUtc="2026-08-05T09:22:00Z">
              <w:r w:rsidRPr="00B9646D">
                <w:rPr>
                  <w:color w:val="000000"/>
                  <w:sz w:val="20"/>
                  <w:szCs w:val="20"/>
                </w:rPr>
                <w:t>controlling for answer age (</w:t>
              </w:r>
              <w:r w:rsidRPr="00B9646D">
                <w:rPr>
                  <w:i/>
                  <w:iCs/>
                  <w:color w:val="000000"/>
                  <w:sz w:val="20"/>
                  <w:szCs w:val="20"/>
                </w:rPr>
                <w:t>age</w:t>
              </w:r>
              <w:r w:rsidRPr="00B9646D">
                <w:rPr>
                  <w:i/>
                  <w:iCs/>
                  <w:color w:val="000000"/>
                  <w:sz w:val="20"/>
                  <w:szCs w:val="20"/>
                  <w:vertAlign w:val="subscript"/>
                </w:rPr>
                <w:t>j</w:t>
              </w:r>
              <w:r w:rsidRPr="00B9646D">
                <w:rPr>
                  <w:color w:val="000000"/>
                  <w:sz w:val="20"/>
                  <w:szCs w:val="20"/>
                </w:rPr>
                <w:t>)</w:t>
              </w:r>
            </w:ins>
          </w:p>
        </w:tc>
        <w:tc>
          <w:tcPr>
            <w:tcW w:w="729" w:type="dxa"/>
            <w:tcBorders>
              <w:top w:val="nil"/>
              <w:left w:val="nil"/>
              <w:bottom w:val="nil"/>
              <w:right w:val="nil"/>
            </w:tcBorders>
            <w:noWrap/>
            <w:tcMar>
              <w:left w:w="29" w:type="dxa"/>
              <w:right w:w="29" w:type="dxa"/>
            </w:tcMar>
            <w:hideMark/>
          </w:tcPr>
          <w:p w14:paraId="29950E8B" w14:textId="77777777" w:rsidR="00B9646D" w:rsidRPr="00B9646D" w:rsidRDefault="00B9646D" w:rsidP="00B9646D">
            <w:pPr>
              <w:rPr>
                <w:ins w:id="1937"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B9646D" w:rsidRDefault="00B9646D" w:rsidP="00B9646D">
            <w:pPr>
              <w:jc w:val="center"/>
              <w:rPr>
                <w:ins w:id="1938" w:author="Dylan CHEN" w:date="2026-08-05T17:22:00Z" w16du:dateUtc="2026-08-05T09:22:00Z"/>
                <w:color w:val="000000"/>
                <w:sz w:val="20"/>
                <w:szCs w:val="20"/>
              </w:rPr>
            </w:pPr>
            <w:ins w:id="1939" w:author="Dylan CHEN" w:date="2026-08-05T17:22:00Z" w16du:dateUtc="2026-08-05T09:22:00Z">
              <w:r w:rsidRPr="00B9646D">
                <w:rPr>
                  <w:color w:val="000000"/>
                  <w:sz w:val="20"/>
                  <w:szCs w:val="20"/>
                </w:rPr>
                <w:t>√</w:t>
              </w:r>
            </w:ins>
          </w:p>
        </w:tc>
        <w:tc>
          <w:tcPr>
            <w:tcW w:w="810" w:type="dxa"/>
            <w:tcBorders>
              <w:top w:val="nil"/>
              <w:left w:val="nil"/>
              <w:bottom w:val="nil"/>
              <w:right w:val="nil"/>
            </w:tcBorders>
            <w:noWrap/>
            <w:tcMar>
              <w:left w:w="29" w:type="dxa"/>
              <w:right w:w="29" w:type="dxa"/>
            </w:tcMar>
            <w:hideMark/>
          </w:tcPr>
          <w:p w14:paraId="16E752AE" w14:textId="77777777" w:rsidR="00B9646D" w:rsidRPr="00B9646D" w:rsidRDefault="00B9646D" w:rsidP="00B9646D">
            <w:pPr>
              <w:jc w:val="center"/>
              <w:rPr>
                <w:ins w:id="1940" w:author="Dylan CHEN" w:date="2026-08-05T17:22:00Z" w16du:dateUtc="2026-08-05T09:22:00Z"/>
                <w:color w:val="000000"/>
                <w:sz w:val="20"/>
                <w:szCs w:val="20"/>
              </w:rPr>
            </w:pPr>
            <w:ins w:id="1941" w:author="Dylan CHEN" w:date="2026-08-05T17:22:00Z" w16du:dateUtc="2026-08-05T09:22: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35BA42B" w14:textId="77777777" w:rsidR="00B9646D" w:rsidRPr="00B9646D" w:rsidRDefault="00B9646D" w:rsidP="00B9646D">
            <w:pPr>
              <w:jc w:val="center"/>
              <w:rPr>
                <w:ins w:id="1942" w:author="Dylan CHEN" w:date="2026-08-05T17:22:00Z" w16du:dateUtc="2026-08-05T09:22:00Z"/>
                <w:color w:val="000000"/>
                <w:sz w:val="20"/>
                <w:szCs w:val="20"/>
              </w:rPr>
            </w:pPr>
            <w:ins w:id="1943"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2DB5DFFC" w14:textId="77777777" w:rsidR="00B9646D" w:rsidRPr="00B9646D" w:rsidRDefault="00B9646D" w:rsidP="00B9646D">
            <w:pPr>
              <w:jc w:val="center"/>
              <w:rPr>
                <w:ins w:id="1944"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B9646D" w:rsidRDefault="00B9646D" w:rsidP="00B9646D">
            <w:pPr>
              <w:rPr>
                <w:ins w:id="1945"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B9646D" w:rsidRDefault="00B9646D" w:rsidP="00B9646D">
            <w:pPr>
              <w:rPr>
                <w:ins w:id="1946" w:author="Dylan CHEN" w:date="2026-08-05T17:22:00Z" w16du:dateUtc="2026-08-05T09:22:00Z"/>
                <w:sz w:val="20"/>
                <w:szCs w:val="20"/>
              </w:rPr>
            </w:pPr>
          </w:p>
        </w:tc>
      </w:tr>
      <w:tr w:rsidR="00B9646D" w:rsidRPr="00B9646D" w14:paraId="2AD6322E" w14:textId="77777777" w:rsidTr="00546646">
        <w:trPr>
          <w:trHeight w:val="340"/>
          <w:jc w:val="center"/>
          <w:ins w:id="1947" w:author="Dylan CHEN" w:date="2026-08-05T17:22:00Z"/>
        </w:trPr>
        <w:tc>
          <w:tcPr>
            <w:tcW w:w="2044" w:type="dxa"/>
            <w:tcBorders>
              <w:top w:val="nil"/>
              <w:left w:val="nil"/>
              <w:bottom w:val="nil"/>
              <w:right w:val="nil"/>
            </w:tcBorders>
            <w:noWrap/>
            <w:tcMar>
              <w:left w:w="29" w:type="dxa"/>
              <w:right w:w="29" w:type="dxa"/>
            </w:tcMar>
            <w:hideMark/>
          </w:tcPr>
          <w:p w14:paraId="06DE1B9F" w14:textId="77777777" w:rsidR="00B9646D" w:rsidRPr="00B9646D" w:rsidRDefault="00B9646D" w:rsidP="00B9646D">
            <w:pPr>
              <w:rPr>
                <w:ins w:id="1948" w:author="Dylan CHEN" w:date="2026-08-05T17:22:00Z" w16du:dateUtc="2026-08-05T09:22:00Z"/>
                <w:color w:val="000000"/>
                <w:sz w:val="20"/>
                <w:szCs w:val="20"/>
              </w:rPr>
            </w:pPr>
            <w:ins w:id="1949" w:author="Dylan CHEN" w:date="2026-08-05T17:22:00Z" w16du:dateUtc="2026-08-05T09:22: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
          <w:p w14:paraId="11D65198" w14:textId="77777777" w:rsidR="00B9646D" w:rsidRPr="00B9646D" w:rsidRDefault="00B9646D" w:rsidP="00B9646D">
            <w:pPr>
              <w:rPr>
                <w:ins w:id="1950"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B9646D" w:rsidRDefault="00B9646D" w:rsidP="00B9646D">
            <w:pPr>
              <w:rPr>
                <w:ins w:id="1951"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B9646D" w:rsidRDefault="00B9646D" w:rsidP="00B9646D">
            <w:pPr>
              <w:jc w:val="center"/>
              <w:rPr>
                <w:ins w:id="1952" w:author="Dylan CHEN" w:date="2026-08-05T17:22:00Z" w16du:dateUtc="2026-08-05T09:22:00Z"/>
                <w:color w:val="000000"/>
                <w:sz w:val="20"/>
                <w:szCs w:val="20"/>
              </w:rPr>
            </w:pPr>
            <w:ins w:id="1953" w:author="Dylan CHEN" w:date="2026-08-05T17:22:00Z" w16du:dateUtc="2026-08-05T09:22: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6882638" w14:textId="77777777" w:rsidR="00B9646D" w:rsidRPr="00B9646D" w:rsidRDefault="00B9646D" w:rsidP="00B9646D">
            <w:pPr>
              <w:jc w:val="center"/>
              <w:rPr>
                <w:ins w:id="1954" w:author="Dylan CHEN" w:date="2026-08-05T17:22:00Z" w16du:dateUtc="2026-08-05T09:22:00Z"/>
                <w:color w:val="000000"/>
                <w:sz w:val="20"/>
                <w:szCs w:val="20"/>
              </w:rPr>
            </w:pPr>
            <w:ins w:id="1955"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702F189E" w14:textId="77777777" w:rsidR="00B9646D" w:rsidRPr="00B9646D" w:rsidRDefault="00B9646D" w:rsidP="00B9646D">
            <w:pPr>
              <w:jc w:val="center"/>
              <w:rPr>
                <w:ins w:id="1956"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B9646D" w:rsidRDefault="00B9646D" w:rsidP="00B9646D">
            <w:pPr>
              <w:rPr>
                <w:ins w:id="1957"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B9646D" w:rsidRDefault="00B9646D" w:rsidP="00B9646D">
            <w:pPr>
              <w:rPr>
                <w:ins w:id="1958" w:author="Dylan CHEN" w:date="2026-08-05T17:22:00Z" w16du:dateUtc="2026-08-05T09:22:00Z"/>
                <w:sz w:val="20"/>
                <w:szCs w:val="20"/>
              </w:rPr>
            </w:pPr>
          </w:p>
        </w:tc>
      </w:tr>
      <w:tr w:rsidR="00B9646D" w:rsidRPr="00B9646D" w14:paraId="7D10D20C" w14:textId="77777777" w:rsidTr="00546646">
        <w:trPr>
          <w:trHeight w:val="340"/>
          <w:jc w:val="center"/>
          <w:ins w:id="1959" w:author="Dylan CHEN" w:date="2026-08-05T17:22:00Z"/>
        </w:trPr>
        <w:tc>
          <w:tcPr>
            <w:tcW w:w="2044" w:type="dxa"/>
            <w:tcBorders>
              <w:top w:val="nil"/>
              <w:left w:val="nil"/>
              <w:bottom w:val="nil"/>
              <w:right w:val="nil"/>
            </w:tcBorders>
            <w:noWrap/>
            <w:tcMar>
              <w:left w:w="29" w:type="dxa"/>
              <w:right w:w="29" w:type="dxa"/>
            </w:tcMar>
            <w:hideMark/>
          </w:tcPr>
          <w:p w14:paraId="764FD152" w14:textId="77777777" w:rsidR="00B9646D" w:rsidRPr="00B9646D" w:rsidRDefault="00B9646D" w:rsidP="00B9646D">
            <w:pPr>
              <w:rPr>
                <w:ins w:id="1960" w:author="Dylan CHEN" w:date="2026-08-05T17:22:00Z" w16du:dateUtc="2026-08-05T09:22:00Z"/>
                <w:color w:val="000000"/>
                <w:sz w:val="20"/>
                <w:szCs w:val="20"/>
              </w:rPr>
            </w:pPr>
            <w:ins w:id="1961" w:author="Dylan CHEN" w:date="2026-08-05T17:22:00Z" w16du:dateUtc="2026-08-05T09:22: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
          <w:p w14:paraId="6F1E22FC" w14:textId="77777777" w:rsidR="00B9646D" w:rsidRPr="00B9646D" w:rsidRDefault="00B9646D" w:rsidP="00B9646D">
            <w:pPr>
              <w:rPr>
                <w:ins w:id="1962"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B9646D" w:rsidRDefault="00B9646D" w:rsidP="00B9646D">
            <w:pPr>
              <w:rPr>
                <w:ins w:id="1963"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B9646D" w:rsidRDefault="00B9646D" w:rsidP="00B9646D">
            <w:pPr>
              <w:rPr>
                <w:ins w:id="1964"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B9646D" w:rsidRDefault="00B9646D" w:rsidP="00B9646D">
            <w:pPr>
              <w:jc w:val="center"/>
              <w:rPr>
                <w:ins w:id="1965" w:author="Dylan CHEN" w:date="2026-08-05T17:22:00Z" w16du:dateUtc="2026-08-05T09:22:00Z"/>
                <w:color w:val="000000"/>
                <w:sz w:val="20"/>
                <w:szCs w:val="20"/>
              </w:rPr>
            </w:pPr>
            <w:ins w:id="1966"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3368104E" w14:textId="77777777" w:rsidR="00B9646D" w:rsidRPr="00B9646D" w:rsidRDefault="00B9646D" w:rsidP="00B9646D">
            <w:pPr>
              <w:jc w:val="center"/>
              <w:rPr>
                <w:ins w:id="1967"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B9646D" w:rsidRDefault="00B9646D" w:rsidP="00B9646D">
            <w:pPr>
              <w:rPr>
                <w:ins w:id="1968"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B9646D" w:rsidRDefault="00B9646D" w:rsidP="00B9646D">
            <w:pPr>
              <w:rPr>
                <w:ins w:id="1969" w:author="Dylan CHEN" w:date="2026-08-05T17:22:00Z" w16du:dateUtc="2026-08-05T09:22:00Z"/>
                <w:sz w:val="20"/>
                <w:szCs w:val="20"/>
              </w:rPr>
            </w:pPr>
          </w:p>
        </w:tc>
      </w:tr>
      <w:tr w:rsidR="00B9646D" w:rsidRPr="00B9646D" w14:paraId="717DA09A" w14:textId="77777777" w:rsidTr="00546646">
        <w:trPr>
          <w:trHeight w:val="320"/>
          <w:jc w:val="center"/>
          <w:ins w:id="1970" w:author="Dylan CHEN" w:date="2026-08-05T17:22:00Z"/>
        </w:trPr>
        <w:tc>
          <w:tcPr>
            <w:tcW w:w="2044" w:type="dxa"/>
            <w:tcBorders>
              <w:top w:val="nil"/>
              <w:left w:val="nil"/>
              <w:bottom w:val="nil"/>
              <w:right w:val="nil"/>
            </w:tcBorders>
            <w:noWrap/>
            <w:tcMar>
              <w:left w:w="29" w:type="dxa"/>
              <w:right w:w="29" w:type="dxa"/>
            </w:tcMar>
            <w:hideMark/>
          </w:tcPr>
          <w:p w14:paraId="09570136" w14:textId="77777777" w:rsidR="00B9646D" w:rsidRPr="00B9646D" w:rsidRDefault="00B9646D" w:rsidP="00B9646D">
            <w:pPr>
              <w:rPr>
                <w:ins w:id="1971" w:author="Dylan CHEN" w:date="2026-08-05T17:22:00Z" w16du:dateUtc="2026-08-05T09:22:00Z"/>
                <w:color w:val="000000"/>
                <w:sz w:val="20"/>
                <w:szCs w:val="20"/>
              </w:rPr>
            </w:pPr>
            <w:ins w:id="1972" w:author="Dylan CHEN" w:date="2026-08-05T17:22:00Z" w16du:dateUtc="2026-08-05T09:22:00Z">
              <w:r w:rsidRPr="00B9646D">
                <w:rPr>
                  <w:color w:val="000000"/>
                  <w:sz w:val="20"/>
                  <w:szCs w:val="20"/>
                </w:rPr>
                <w:t>answer timing FE</w:t>
              </w:r>
            </w:ins>
          </w:p>
        </w:tc>
        <w:tc>
          <w:tcPr>
            <w:tcW w:w="729" w:type="dxa"/>
            <w:tcBorders>
              <w:top w:val="nil"/>
              <w:left w:val="nil"/>
              <w:bottom w:val="nil"/>
              <w:right w:val="nil"/>
            </w:tcBorders>
            <w:noWrap/>
            <w:tcMar>
              <w:left w:w="29" w:type="dxa"/>
              <w:right w:w="29" w:type="dxa"/>
            </w:tcMar>
            <w:hideMark/>
          </w:tcPr>
          <w:p w14:paraId="69D628D7" w14:textId="77777777" w:rsidR="00B9646D" w:rsidRPr="00B9646D" w:rsidRDefault="00B9646D" w:rsidP="00B9646D">
            <w:pPr>
              <w:rPr>
                <w:ins w:id="1973"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B9646D" w:rsidRDefault="00B9646D" w:rsidP="00B9646D">
            <w:pPr>
              <w:rPr>
                <w:ins w:id="1974"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B9646D" w:rsidRDefault="00B9646D" w:rsidP="00B9646D">
            <w:pPr>
              <w:rPr>
                <w:ins w:id="1975"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B9646D" w:rsidRDefault="00B9646D" w:rsidP="00B9646D">
            <w:pPr>
              <w:rPr>
                <w:ins w:id="1976" w:author="Dylan CHEN" w:date="2026-08-05T17:22:00Z" w16du:dateUtc="2026-08-05T09:22:00Z"/>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B9646D" w:rsidRDefault="00B9646D" w:rsidP="00B9646D">
            <w:pPr>
              <w:jc w:val="center"/>
              <w:rPr>
                <w:ins w:id="1977" w:author="Dylan CHEN" w:date="2026-08-05T17:22:00Z" w16du:dateUtc="2026-08-05T09:22:00Z"/>
                <w:color w:val="000000"/>
                <w:sz w:val="20"/>
                <w:szCs w:val="20"/>
              </w:rPr>
            </w:pPr>
            <w:ins w:id="1978" w:author="Dylan CHEN" w:date="2026-08-05T17:22:00Z" w16du:dateUtc="2026-08-05T09:22:00Z">
              <w:r w:rsidRPr="00B9646D">
                <w:rPr>
                  <w:color w:val="000000"/>
                  <w:sz w:val="20"/>
                  <w:szCs w:val="20"/>
                </w:rPr>
                <w:t>√</w:t>
              </w:r>
            </w:ins>
          </w:p>
        </w:tc>
        <w:tc>
          <w:tcPr>
            <w:tcW w:w="1751" w:type="dxa"/>
            <w:tcBorders>
              <w:top w:val="nil"/>
              <w:left w:val="nil"/>
              <w:bottom w:val="nil"/>
              <w:right w:val="nil"/>
            </w:tcBorders>
            <w:noWrap/>
            <w:tcMar>
              <w:left w:w="29" w:type="dxa"/>
              <w:right w:w="29" w:type="dxa"/>
            </w:tcMar>
            <w:hideMark/>
          </w:tcPr>
          <w:p w14:paraId="4A5F504A" w14:textId="77777777" w:rsidR="00B9646D" w:rsidRPr="00B9646D" w:rsidRDefault="00B9646D" w:rsidP="00B9646D">
            <w:pPr>
              <w:jc w:val="center"/>
              <w:rPr>
                <w:ins w:id="1979" w:author="Dylan CHEN" w:date="2026-08-05T17:22:00Z" w16du:dateUtc="2026-08-05T09:22:00Z"/>
                <w:color w:val="000000"/>
                <w:sz w:val="20"/>
                <w:szCs w:val="20"/>
              </w:rPr>
            </w:pPr>
            <w:ins w:id="1980" w:author="Dylan CHEN" w:date="2026-08-05T17:22:00Z" w16du:dateUtc="2026-08-05T09:22:00Z">
              <w:r w:rsidRPr="00B9646D">
                <w:rPr>
                  <w:color w:val="000000"/>
                  <w:sz w:val="20"/>
                  <w:szCs w:val="20"/>
                </w:rPr>
                <w:t>√</w:t>
              </w:r>
            </w:ins>
          </w:p>
        </w:tc>
        <w:tc>
          <w:tcPr>
            <w:tcW w:w="1219" w:type="dxa"/>
            <w:tcBorders>
              <w:top w:val="nil"/>
              <w:left w:val="nil"/>
              <w:bottom w:val="nil"/>
              <w:right w:val="nil"/>
            </w:tcBorders>
            <w:noWrap/>
            <w:tcMar>
              <w:left w:w="29" w:type="dxa"/>
              <w:right w:w="29" w:type="dxa"/>
            </w:tcMar>
            <w:hideMark/>
          </w:tcPr>
          <w:p w14:paraId="4597F422" w14:textId="77777777" w:rsidR="00B9646D" w:rsidRPr="00B9646D" w:rsidRDefault="00B9646D" w:rsidP="00B9646D">
            <w:pPr>
              <w:jc w:val="center"/>
              <w:rPr>
                <w:ins w:id="1981" w:author="Dylan CHEN" w:date="2026-08-05T17:22:00Z" w16du:dateUtc="2026-08-05T09:22:00Z"/>
                <w:color w:val="000000"/>
                <w:sz w:val="20"/>
                <w:szCs w:val="20"/>
              </w:rPr>
            </w:pPr>
            <w:ins w:id="1982" w:author="Dylan CHEN" w:date="2026-08-05T17:22:00Z" w16du:dateUtc="2026-08-05T09:22:00Z">
              <w:r w:rsidRPr="00B9646D">
                <w:rPr>
                  <w:color w:val="000000"/>
                  <w:sz w:val="20"/>
                  <w:szCs w:val="20"/>
                </w:rPr>
                <w:t>√</w:t>
              </w:r>
            </w:ins>
          </w:p>
        </w:tc>
      </w:tr>
      <w:tr w:rsidR="00B9646D" w:rsidRPr="00B9646D" w14:paraId="69F535C2" w14:textId="77777777" w:rsidTr="00546646">
        <w:trPr>
          <w:trHeight w:val="340"/>
          <w:jc w:val="center"/>
          <w:ins w:id="1983" w:author="Dylan CHEN" w:date="2026-08-05T17:22:00Z"/>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B9646D" w:rsidRDefault="00B9646D" w:rsidP="00B9646D">
            <w:pPr>
              <w:rPr>
                <w:ins w:id="1984" w:author="Dylan CHEN" w:date="2026-08-05T17:22:00Z" w16du:dateUtc="2026-08-05T09:22:00Z"/>
                <w:color w:val="000000"/>
                <w:sz w:val="20"/>
                <w:szCs w:val="20"/>
              </w:rPr>
            </w:pPr>
            <w:ins w:id="1985" w:author="Dylan CHEN" w:date="2026-08-05T17:22:00Z" w16du:dateUtc="2026-08-05T09:22:00Z">
              <w:r w:rsidRPr="00B9646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B9646D" w:rsidRDefault="00B9646D" w:rsidP="00B9646D">
            <w:pPr>
              <w:jc w:val="center"/>
              <w:rPr>
                <w:ins w:id="1986" w:author="Dylan CHEN" w:date="2026-08-05T17:22:00Z" w16du:dateUtc="2026-08-05T09:22:00Z"/>
                <w:color w:val="000000"/>
                <w:sz w:val="20"/>
                <w:szCs w:val="20"/>
              </w:rPr>
            </w:pPr>
            <w:ins w:id="1987" w:author="Dylan CHEN" w:date="2026-08-05T17:22:00Z" w16du:dateUtc="2026-08-05T09:22:00Z">
              <w:r w:rsidRPr="00B9646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B9646D" w:rsidRDefault="00B9646D" w:rsidP="00B9646D">
            <w:pPr>
              <w:jc w:val="center"/>
              <w:rPr>
                <w:ins w:id="1988" w:author="Dylan CHEN" w:date="2026-08-05T17:22:00Z" w16du:dateUtc="2026-08-05T09:22:00Z"/>
                <w:color w:val="000000"/>
                <w:sz w:val="20"/>
                <w:szCs w:val="20"/>
              </w:rPr>
            </w:pPr>
            <w:ins w:id="1989" w:author="Dylan CHEN" w:date="2026-08-05T17:22:00Z" w16du:dateUtc="2026-08-05T09:22:00Z">
              <w:r w:rsidRPr="00B9646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B9646D" w:rsidRDefault="00B9646D" w:rsidP="00B9646D">
            <w:pPr>
              <w:jc w:val="center"/>
              <w:rPr>
                <w:ins w:id="1990" w:author="Dylan CHEN" w:date="2026-08-05T17:22:00Z" w16du:dateUtc="2026-08-05T09:22:00Z"/>
                <w:color w:val="000000"/>
                <w:sz w:val="20"/>
                <w:szCs w:val="20"/>
              </w:rPr>
            </w:pPr>
            <w:ins w:id="1991" w:author="Dylan CHEN" w:date="2026-08-05T17:22:00Z" w16du:dateUtc="2026-08-05T09:22:00Z">
              <w:r w:rsidRPr="00B9646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B9646D" w:rsidRDefault="00B9646D" w:rsidP="00B9646D">
            <w:pPr>
              <w:jc w:val="center"/>
              <w:rPr>
                <w:ins w:id="1992" w:author="Dylan CHEN" w:date="2026-08-05T17:22:00Z" w16du:dateUtc="2026-08-05T09:22:00Z"/>
                <w:color w:val="000000"/>
                <w:sz w:val="20"/>
                <w:szCs w:val="20"/>
              </w:rPr>
            </w:pPr>
            <w:ins w:id="1993" w:author="Dylan CHEN" w:date="2026-08-05T17:22:00Z" w16du:dateUtc="2026-08-05T09:22:00Z">
              <w:r w:rsidRPr="00B9646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B9646D" w:rsidRDefault="00B9646D" w:rsidP="00B9646D">
            <w:pPr>
              <w:jc w:val="center"/>
              <w:rPr>
                <w:ins w:id="1994" w:author="Dylan CHEN" w:date="2026-08-05T17:22:00Z" w16du:dateUtc="2026-08-05T09:22:00Z"/>
                <w:color w:val="000000"/>
                <w:sz w:val="20"/>
                <w:szCs w:val="20"/>
              </w:rPr>
            </w:pPr>
            <w:ins w:id="1995" w:author="Dylan CHEN" w:date="2026-08-05T17:22:00Z" w16du:dateUtc="2026-08-05T09:22:00Z">
              <w:r w:rsidRPr="00B9646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B9646D" w:rsidRDefault="00B9646D" w:rsidP="00B9646D">
            <w:pPr>
              <w:jc w:val="center"/>
              <w:rPr>
                <w:ins w:id="1996" w:author="Dylan CHEN" w:date="2026-08-05T17:22:00Z" w16du:dateUtc="2026-08-05T09:22:00Z"/>
                <w:color w:val="000000"/>
                <w:sz w:val="20"/>
                <w:szCs w:val="20"/>
              </w:rPr>
            </w:pPr>
            <w:ins w:id="1997" w:author="Dylan CHEN" w:date="2026-08-05T17:22:00Z" w16du:dateUtc="2026-08-05T09:22:00Z">
              <w:r w:rsidRPr="00B9646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B9646D" w:rsidRDefault="00B9646D" w:rsidP="00B9646D">
            <w:pPr>
              <w:jc w:val="center"/>
              <w:rPr>
                <w:ins w:id="1998" w:author="Dylan CHEN" w:date="2026-08-05T17:22:00Z" w16du:dateUtc="2026-08-05T09:22:00Z"/>
                <w:color w:val="000000"/>
                <w:sz w:val="20"/>
                <w:szCs w:val="20"/>
              </w:rPr>
            </w:pPr>
            <w:ins w:id="1999" w:author="Dylan CHEN" w:date="2026-08-05T17:22:00Z" w16du:dateUtc="2026-08-05T09:22:00Z">
              <w:r w:rsidRPr="00B9646D">
                <w:rPr>
                  <w:color w:val="000000"/>
                  <w:sz w:val="20"/>
                  <w:szCs w:val="20"/>
                </w:rPr>
                <w:t>√ </w:t>
              </w:r>
            </w:ins>
          </w:p>
        </w:tc>
      </w:tr>
      <w:tr w:rsidR="00B9646D" w:rsidRPr="00B9646D" w14:paraId="216547DE" w14:textId="77777777" w:rsidTr="00546646">
        <w:trPr>
          <w:trHeight w:val="320"/>
          <w:jc w:val="center"/>
          <w:ins w:id="2000" w:author="Dylan CHEN" w:date="2026-08-05T17:22:00Z"/>
        </w:trPr>
        <w:tc>
          <w:tcPr>
            <w:tcW w:w="2044" w:type="dxa"/>
            <w:tcBorders>
              <w:top w:val="nil"/>
              <w:left w:val="nil"/>
              <w:bottom w:val="nil"/>
              <w:right w:val="nil"/>
            </w:tcBorders>
            <w:noWrap/>
            <w:tcMar>
              <w:left w:w="29" w:type="dxa"/>
              <w:right w:w="29" w:type="dxa"/>
            </w:tcMar>
            <w:hideMark/>
          </w:tcPr>
          <w:p w14:paraId="7F1C4E81" w14:textId="77777777" w:rsidR="00B9646D" w:rsidRPr="00B9646D" w:rsidRDefault="00B9646D" w:rsidP="00B9646D">
            <w:pPr>
              <w:rPr>
                <w:ins w:id="2001" w:author="Dylan CHEN" w:date="2026-08-05T17:22:00Z" w16du:dateUtc="2026-08-05T09:22:00Z"/>
                <w:color w:val="000000"/>
                <w:sz w:val="20"/>
                <w:szCs w:val="20"/>
              </w:rPr>
            </w:pPr>
            <w:ins w:id="2002" w:author="Dylan CHEN" w:date="2026-08-05T17:22:00Z" w16du:dateUtc="2026-08-05T09:22:00Z">
              <w:r w:rsidRPr="00B9646D">
                <w:rPr>
                  <w:color w:val="000000"/>
                  <w:sz w:val="20"/>
                  <w:szCs w:val="20"/>
                </w:rPr>
                <w:t>N</w:t>
              </w:r>
            </w:ins>
          </w:p>
        </w:tc>
        <w:tc>
          <w:tcPr>
            <w:tcW w:w="729" w:type="dxa"/>
            <w:tcBorders>
              <w:top w:val="nil"/>
              <w:left w:val="nil"/>
              <w:bottom w:val="nil"/>
              <w:right w:val="nil"/>
            </w:tcBorders>
            <w:noWrap/>
            <w:tcMar>
              <w:left w:w="29" w:type="dxa"/>
              <w:right w:w="29" w:type="dxa"/>
            </w:tcMar>
            <w:hideMark/>
          </w:tcPr>
          <w:p w14:paraId="7BFCB4CE" w14:textId="77777777" w:rsidR="00B9646D" w:rsidRPr="00B9646D" w:rsidRDefault="00B9646D" w:rsidP="00B9646D">
            <w:pPr>
              <w:jc w:val="center"/>
              <w:rPr>
                <w:ins w:id="2003" w:author="Dylan CHEN" w:date="2026-08-05T17:22:00Z" w16du:dateUtc="2026-08-05T09:22:00Z"/>
                <w:color w:val="000000"/>
                <w:sz w:val="20"/>
                <w:szCs w:val="20"/>
              </w:rPr>
            </w:pPr>
            <w:ins w:id="2004" w:author="Dylan CHEN" w:date="2026-08-05T17:22:00Z" w16du:dateUtc="2026-08-05T09:22:00Z">
              <w:r w:rsidRPr="00B9646D">
                <w:rPr>
                  <w:color w:val="000000"/>
                  <w:sz w:val="20"/>
                  <w:szCs w:val="20"/>
                </w:rPr>
                <w:t>4,670</w:t>
              </w:r>
            </w:ins>
          </w:p>
        </w:tc>
        <w:tc>
          <w:tcPr>
            <w:tcW w:w="917" w:type="dxa"/>
            <w:tcBorders>
              <w:top w:val="nil"/>
              <w:left w:val="nil"/>
              <w:bottom w:val="nil"/>
              <w:right w:val="nil"/>
            </w:tcBorders>
            <w:noWrap/>
            <w:tcMar>
              <w:left w:w="29" w:type="dxa"/>
              <w:right w:w="29" w:type="dxa"/>
            </w:tcMar>
            <w:hideMark/>
          </w:tcPr>
          <w:p w14:paraId="28B12C1D" w14:textId="77777777" w:rsidR="00B9646D" w:rsidRPr="00B9646D" w:rsidRDefault="00B9646D" w:rsidP="00B9646D">
            <w:pPr>
              <w:jc w:val="center"/>
              <w:rPr>
                <w:ins w:id="2005" w:author="Dylan CHEN" w:date="2026-08-05T17:22:00Z" w16du:dateUtc="2026-08-05T09:22:00Z"/>
                <w:color w:val="000000"/>
                <w:sz w:val="20"/>
                <w:szCs w:val="20"/>
              </w:rPr>
            </w:pPr>
            <w:ins w:id="2006" w:author="Dylan CHEN" w:date="2026-08-05T17:22:00Z" w16du:dateUtc="2026-08-05T09:22:00Z">
              <w:r w:rsidRPr="00B9646D">
                <w:rPr>
                  <w:color w:val="000000"/>
                  <w:sz w:val="20"/>
                  <w:szCs w:val="20"/>
                </w:rPr>
                <w:t>4,670</w:t>
              </w:r>
            </w:ins>
          </w:p>
        </w:tc>
        <w:tc>
          <w:tcPr>
            <w:tcW w:w="810" w:type="dxa"/>
            <w:tcBorders>
              <w:top w:val="nil"/>
              <w:left w:val="nil"/>
              <w:bottom w:val="nil"/>
              <w:right w:val="nil"/>
            </w:tcBorders>
            <w:noWrap/>
            <w:tcMar>
              <w:left w:w="29" w:type="dxa"/>
              <w:right w:w="29" w:type="dxa"/>
            </w:tcMar>
            <w:hideMark/>
          </w:tcPr>
          <w:p w14:paraId="2FF60FF4" w14:textId="77777777" w:rsidR="00B9646D" w:rsidRPr="00B9646D" w:rsidRDefault="00B9646D" w:rsidP="00B9646D">
            <w:pPr>
              <w:jc w:val="center"/>
              <w:rPr>
                <w:ins w:id="2007" w:author="Dylan CHEN" w:date="2026-08-05T17:22:00Z" w16du:dateUtc="2026-08-05T09:22:00Z"/>
                <w:color w:val="000000"/>
                <w:sz w:val="20"/>
                <w:szCs w:val="20"/>
              </w:rPr>
            </w:pPr>
            <w:ins w:id="2008" w:author="Dylan CHEN" w:date="2026-08-05T17:22:00Z" w16du:dateUtc="2026-08-05T09:22:00Z">
              <w:r w:rsidRPr="00B9646D">
                <w:rPr>
                  <w:color w:val="000000"/>
                  <w:sz w:val="20"/>
                  <w:szCs w:val="20"/>
                </w:rPr>
                <w:t>4,670</w:t>
              </w:r>
            </w:ins>
          </w:p>
        </w:tc>
        <w:tc>
          <w:tcPr>
            <w:tcW w:w="900" w:type="dxa"/>
            <w:tcBorders>
              <w:top w:val="nil"/>
              <w:left w:val="nil"/>
              <w:bottom w:val="nil"/>
              <w:right w:val="nil"/>
            </w:tcBorders>
            <w:noWrap/>
            <w:tcMar>
              <w:left w:w="29" w:type="dxa"/>
              <w:right w:w="29" w:type="dxa"/>
            </w:tcMar>
            <w:hideMark/>
          </w:tcPr>
          <w:p w14:paraId="0DCEDF0E" w14:textId="77777777" w:rsidR="00B9646D" w:rsidRPr="00B9646D" w:rsidRDefault="00B9646D" w:rsidP="00B9646D">
            <w:pPr>
              <w:jc w:val="center"/>
              <w:rPr>
                <w:ins w:id="2009" w:author="Dylan CHEN" w:date="2026-08-05T17:22:00Z" w16du:dateUtc="2026-08-05T09:22:00Z"/>
                <w:color w:val="000000"/>
                <w:sz w:val="20"/>
                <w:szCs w:val="20"/>
              </w:rPr>
            </w:pPr>
            <w:ins w:id="2010" w:author="Dylan CHEN" w:date="2026-08-05T17:22:00Z" w16du:dateUtc="2026-08-05T09:22:00Z">
              <w:r w:rsidRPr="00B9646D">
                <w:rPr>
                  <w:color w:val="000000"/>
                  <w:sz w:val="20"/>
                  <w:szCs w:val="20"/>
                </w:rPr>
                <w:t>4,670</w:t>
              </w:r>
            </w:ins>
          </w:p>
        </w:tc>
        <w:tc>
          <w:tcPr>
            <w:tcW w:w="990" w:type="dxa"/>
            <w:tcBorders>
              <w:top w:val="nil"/>
              <w:left w:val="nil"/>
              <w:bottom w:val="nil"/>
              <w:right w:val="nil"/>
            </w:tcBorders>
            <w:noWrap/>
            <w:tcMar>
              <w:left w:w="29" w:type="dxa"/>
              <w:right w:w="29" w:type="dxa"/>
            </w:tcMar>
            <w:hideMark/>
          </w:tcPr>
          <w:p w14:paraId="544FE6A4" w14:textId="77777777" w:rsidR="00B9646D" w:rsidRPr="00B9646D" w:rsidRDefault="00B9646D" w:rsidP="00B9646D">
            <w:pPr>
              <w:jc w:val="center"/>
              <w:rPr>
                <w:ins w:id="2011" w:author="Dylan CHEN" w:date="2026-08-05T17:22:00Z" w16du:dateUtc="2026-08-05T09:22:00Z"/>
                <w:color w:val="000000"/>
                <w:sz w:val="20"/>
                <w:szCs w:val="20"/>
              </w:rPr>
            </w:pPr>
            <w:ins w:id="2012" w:author="Dylan CHEN" w:date="2026-08-05T17:22:00Z" w16du:dateUtc="2026-08-05T09:22:00Z">
              <w:r w:rsidRPr="00B9646D">
                <w:rPr>
                  <w:color w:val="000000"/>
                  <w:sz w:val="20"/>
                  <w:szCs w:val="20"/>
                </w:rPr>
                <w:t>4,670</w:t>
              </w:r>
            </w:ins>
          </w:p>
        </w:tc>
        <w:tc>
          <w:tcPr>
            <w:tcW w:w="1751" w:type="dxa"/>
            <w:tcBorders>
              <w:top w:val="nil"/>
              <w:left w:val="nil"/>
              <w:bottom w:val="nil"/>
              <w:right w:val="nil"/>
            </w:tcBorders>
            <w:noWrap/>
            <w:tcMar>
              <w:left w:w="29" w:type="dxa"/>
              <w:right w:w="29" w:type="dxa"/>
            </w:tcMar>
            <w:hideMark/>
          </w:tcPr>
          <w:p w14:paraId="184FF128" w14:textId="77777777" w:rsidR="00B9646D" w:rsidRPr="00B9646D" w:rsidRDefault="00B9646D" w:rsidP="00B9646D">
            <w:pPr>
              <w:jc w:val="center"/>
              <w:rPr>
                <w:ins w:id="2013" w:author="Dylan CHEN" w:date="2026-08-05T17:22:00Z" w16du:dateUtc="2026-08-05T09:22:00Z"/>
                <w:color w:val="000000"/>
                <w:sz w:val="20"/>
                <w:szCs w:val="20"/>
              </w:rPr>
            </w:pPr>
            <w:ins w:id="2014" w:author="Dylan CHEN" w:date="2026-08-05T17:22:00Z" w16du:dateUtc="2026-08-05T09:22:00Z">
              <w:r w:rsidRPr="00B9646D">
                <w:rPr>
                  <w:color w:val="000000"/>
                  <w:sz w:val="20"/>
                  <w:szCs w:val="20"/>
                </w:rPr>
                <w:t>4,670</w:t>
              </w:r>
            </w:ins>
          </w:p>
        </w:tc>
        <w:tc>
          <w:tcPr>
            <w:tcW w:w="1219" w:type="dxa"/>
            <w:tcBorders>
              <w:top w:val="nil"/>
              <w:left w:val="nil"/>
              <w:bottom w:val="nil"/>
              <w:right w:val="nil"/>
            </w:tcBorders>
            <w:noWrap/>
            <w:tcMar>
              <w:left w:w="29" w:type="dxa"/>
              <w:right w:w="29" w:type="dxa"/>
            </w:tcMar>
            <w:hideMark/>
          </w:tcPr>
          <w:p w14:paraId="4DE33B43" w14:textId="77777777" w:rsidR="00B9646D" w:rsidRPr="00B9646D" w:rsidRDefault="00B9646D" w:rsidP="00B9646D">
            <w:pPr>
              <w:jc w:val="center"/>
              <w:rPr>
                <w:ins w:id="2015" w:author="Dylan CHEN" w:date="2026-08-05T17:22:00Z" w16du:dateUtc="2026-08-05T09:22:00Z"/>
                <w:color w:val="000000"/>
                <w:sz w:val="20"/>
                <w:szCs w:val="20"/>
              </w:rPr>
            </w:pPr>
            <w:ins w:id="2016" w:author="Dylan CHEN" w:date="2026-08-05T17:22:00Z" w16du:dateUtc="2026-08-05T09:22:00Z">
              <w:r w:rsidRPr="00B9646D">
                <w:rPr>
                  <w:color w:val="000000"/>
                  <w:sz w:val="20"/>
                  <w:szCs w:val="20"/>
                </w:rPr>
                <w:t>4,670</w:t>
              </w:r>
            </w:ins>
          </w:p>
        </w:tc>
      </w:tr>
      <w:tr w:rsidR="00B9646D" w:rsidRPr="00B9646D" w14:paraId="32CFA65A" w14:textId="77777777" w:rsidTr="00546646">
        <w:trPr>
          <w:trHeight w:val="320"/>
          <w:jc w:val="center"/>
          <w:ins w:id="2017" w:author="Dylan CHEN" w:date="2026-08-05T17:22:00Z"/>
        </w:trPr>
        <w:tc>
          <w:tcPr>
            <w:tcW w:w="2044" w:type="dxa"/>
            <w:tcBorders>
              <w:top w:val="nil"/>
              <w:left w:val="nil"/>
              <w:bottom w:val="nil"/>
              <w:right w:val="nil"/>
            </w:tcBorders>
            <w:noWrap/>
            <w:tcMar>
              <w:left w:w="29" w:type="dxa"/>
              <w:right w:w="29" w:type="dxa"/>
            </w:tcMar>
            <w:hideMark/>
          </w:tcPr>
          <w:p w14:paraId="4582D0E9" w14:textId="77777777" w:rsidR="00B9646D" w:rsidRPr="00B9646D" w:rsidRDefault="00B9646D" w:rsidP="00B9646D">
            <w:pPr>
              <w:rPr>
                <w:ins w:id="2018" w:author="Dylan CHEN" w:date="2026-08-05T17:22:00Z" w16du:dateUtc="2026-08-05T09:22:00Z"/>
                <w:color w:val="000000"/>
                <w:sz w:val="20"/>
                <w:szCs w:val="20"/>
              </w:rPr>
            </w:pPr>
            <w:ins w:id="2019" w:author="Dylan CHEN" w:date="2026-08-05T17:22:00Z" w16du:dateUtc="2026-08-05T09:22:00Z">
              <w:r w:rsidRPr="00B9646D">
                <w:rPr>
                  <w:color w:val="000000"/>
                  <w:sz w:val="20"/>
                  <w:szCs w:val="20"/>
                </w:rPr>
                <w:t>log likelihood</w:t>
              </w:r>
            </w:ins>
          </w:p>
        </w:tc>
        <w:tc>
          <w:tcPr>
            <w:tcW w:w="729" w:type="dxa"/>
            <w:tcBorders>
              <w:top w:val="nil"/>
              <w:left w:val="nil"/>
              <w:bottom w:val="nil"/>
              <w:right w:val="nil"/>
            </w:tcBorders>
            <w:noWrap/>
            <w:tcMar>
              <w:left w:w="29" w:type="dxa"/>
              <w:right w:w="29" w:type="dxa"/>
            </w:tcMar>
            <w:hideMark/>
          </w:tcPr>
          <w:p w14:paraId="46955C80" w14:textId="77777777" w:rsidR="00B9646D" w:rsidRPr="00B9646D" w:rsidRDefault="00B9646D" w:rsidP="00B9646D">
            <w:pPr>
              <w:rPr>
                <w:ins w:id="2020"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B9646D" w:rsidRDefault="00B9646D" w:rsidP="00B9646D">
            <w:pPr>
              <w:rPr>
                <w:ins w:id="2021" w:author="Dylan CHEN" w:date="2026-08-05T17:22:00Z" w16du:dateUtc="2026-08-05T09:22:00Z"/>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B9646D" w:rsidRDefault="00B9646D" w:rsidP="00B9646D">
            <w:pPr>
              <w:rPr>
                <w:ins w:id="2022"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B9646D" w:rsidRDefault="00B9646D" w:rsidP="00B9646D">
            <w:pPr>
              <w:rPr>
                <w:ins w:id="2023" w:author="Dylan CHEN" w:date="2026-08-05T17:22:00Z" w16du:dateUtc="2026-08-05T09:22:00Z"/>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B9646D" w:rsidRDefault="00B9646D" w:rsidP="00B9646D">
            <w:pPr>
              <w:rPr>
                <w:ins w:id="2024" w:author="Dylan CHEN" w:date="2026-08-05T17:22:00Z" w16du:dateUtc="2026-08-05T09:22:00Z"/>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B9646D" w:rsidRDefault="00B9646D" w:rsidP="00B9646D">
            <w:pPr>
              <w:rPr>
                <w:ins w:id="2025"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B9646D" w:rsidRDefault="00B9646D" w:rsidP="00B9646D">
            <w:pPr>
              <w:jc w:val="center"/>
              <w:rPr>
                <w:ins w:id="2026" w:author="Dylan CHEN" w:date="2026-08-05T17:22:00Z" w16du:dateUtc="2026-08-05T09:22:00Z"/>
                <w:color w:val="000000"/>
                <w:sz w:val="20"/>
                <w:szCs w:val="20"/>
              </w:rPr>
            </w:pPr>
            <w:ins w:id="2027" w:author="Dylan CHEN" w:date="2026-08-05T17:22:00Z" w16du:dateUtc="2026-08-05T09:22:00Z">
              <w:r w:rsidRPr="00B9646D">
                <w:rPr>
                  <w:color w:val="000000"/>
                  <w:sz w:val="20"/>
                  <w:szCs w:val="20"/>
                </w:rPr>
                <w:t>-7408.622</w:t>
              </w:r>
            </w:ins>
          </w:p>
        </w:tc>
      </w:tr>
      <w:tr w:rsidR="00B9646D" w:rsidRPr="00B9646D" w14:paraId="0EEAE4B7" w14:textId="77777777" w:rsidTr="00546646">
        <w:trPr>
          <w:trHeight w:val="340"/>
          <w:jc w:val="center"/>
          <w:ins w:id="2028" w:author="Dylan CHEN" w:date="2026-08-05T17:22:00Z"/>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B9646D" w:rsidRDefault="00B9646D" w:rsidP="00B9646D">
            <w:pPr>
              <w:rPr>
                <w:ins w:id="2029" w:author="Dylan CHEN" w:date="2026-08-05T17:22:00Z" w16du:dateUtc="2026-08-05T09:22:00Z"/>
                <w:color w:val="000000"/>
                <w:sz w:val="20"/>
                <w:szCs w:val="20"/>
              </w:rPr>
            </w:pPr>
            <w:ins w:id="2030" w:author="Dylan CHEN" w:date="2026-08-05T17:22:00Z" w16du:dateUtc="2026-08-05T09:22:00Z">
              <w:r w:rsidRPr="00B9646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B9646D" w:rsidRDefault="00B9646D" w:rsidP="00B9646D">
            <w:pPr>
              <w:jc w:val="center"/>
              <w:rPr>
                <w:ins w:id="2031" w:author="Dylan CHEN" w:date="2026-08-05T17:22:00Z" w16du:dateUtc="2026-08-05T09:22:00Z"/>
                <w:color w:val="000000"/>
                <w:sz w:val="20"/>
                <w:szCs w:val="20"/>
              </w:rPr>
            </w:pPr>
            <w:ins w:id="2032" w:author="Dylan CHEN" w:date="2026-08-05T17:22:00Z" w16du:dateUtc="2026-08-05T09:22:00Z">
              <w:r w:rsidRPr="00B9646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B9646D" w:rsidRDefault="00B9646D" w:rsidP="00B9646D">
            <w:pPr>
              <w:jc w:val="center"/>
              <w:rPr>
                <w:ins w:id="2033" w:author="Dylan CHEN" w:date="2026-08-05T17:22:00Z" w16du:dateUtc="2026-08-05T09:22:00Z"/>
                <w:color w:val="000000"/>
                <w:sz w:val="20"/>
                <w:szCs w:val="20"/>
              </w:rPr>
            </w:pPr>
            <w:ins w:id="2034" w:author="Dylan CHEN" w:date="2026-08-05T17:22:00Z" w16du:dateUtc="2026-08-05T09:22:00Z">
              <w:r w:rsidRPr="00B9646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B9646D" w:rsidRDefault="00B9646D" w:rsidP="00B9646D">
            <w:pPr>
              <w:jc w:val="center"/>
              <w:rPr>
                <w:ins w:id="2035" w:author="Dylan CHEN" w:date="2026-08-05T17:22:00Z" w16du:dateUtc="2026-08-05T09:22:00Z"/>
                <w:color w:val="000000"/>
                <w:sz w:val="20"/>
                <w:szCs w:val="20"/>
              </w:rPr>
            </w:pPr>
            <w:ins w:id="2036" w:author="Dylan CHEN" w:date="2026-08-05T17:22:00Z" w16du:dateUtc="2026-08-05T09:22:00Z">
              <w:r w:rsidRPr="00B9646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B9646D" w:rsidRDefault="00B9646D" w:rsidP="00B9646D">
            <w:pPr>
              <w:jc w:val="center"/>
              <w:rPr>
                <w:ins w:id="2037" w:author="Dylan CHEN" w:date="2026-08-05T17:22:00Z" w16du:dateUtc="2026-08-05T09:22:00Z"/>
                <w:color w:val="000000"/>
                <w:sz w:val="20"/>
                <w:szCs w:val="20"/>
              </w:rPr>
            </w:pPr>
            <w:ins w:id="2038" w:author="Dylan CHEN" w:date="2026-08-05T17:22:00Z" w16du:dateUtc="2026-08-05T09:22:00Z">
              <w:r w:rsidRPr="00B9646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B9646D" w:rsidRDefault="00B9646D" w:rsidP="00B9646D">
            <w:pPr>
              <w:jc w:val="center"/>
              <w:rPr>
                <w:ins w:id="2039" w:author="Dylan CHEN" w:date="2026-08-05T17:22:00Z" w16du:dateUtc="2026-08-05T09:22:00Z"/>
                <w:color w:val="000000"/>
                <w:sz w:val="20"/>
                <w:szCs w:val="20"/>
              </w:rPr>
            </w:pPr>
            <w:ins w:id="2040" w:author="Dylan CHEN" w:date="2026-08-05T17:22:00Z" w16du:dateUtc="2026-08-05T09:22:00Z">
              <w:r w:rsidRPr="00B9646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B9646D" w:rsidRDefault="00B9646D" w:rsidP="00B9646D">
            <w:pPr>
              <w:jc w:val="center"/>
              <w:rPr>
                <w:ins w:id="2041" w:author="Dylan CHEN" w:date="2026-08-05T17:22:00Z" w16du:dateUtc="2026-08-05T09:22:00Z"/>
                <w:color w:val="000000"/>
                <w:sz w:val="20"/>
                <w:szCs w:val="20"/>
              </w:rPr>
            </w:pPr>
            <w:ins w:id="2042" w:author="Dylan CHEN" w:date="2026-08-05T17:22:00Z" w16du:dateUtc="2026-08-05T09:22:00Z">
              <w:r w:rsidRPr="00B9646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B9646D" w:rsidRDefault="00B9646D" w:rsidP="00B9646D">
            <w:pPr>
              <w:jc w:val="center"/>
              <w:rPr>
                <w:ins w:id="2043" w:author="Dylan CHEN" w:date="2026-08-05T17:22:00Z" w16du:dateUtc="2026-08-05T09:22:00Z"/>
                <w:color w:val="000000"/>
                <w:sz w:val="20"/>
                <w:szCs w:val="20"/>
              </w:rPr>
            </w:pPr>
            <w:ins w:id="2044" w:author="Dylan CHEN" w:date="2026-08-05T17:22:00Z" w16du:dateUtc="2026-08-05T09:22:00Z">
              <w:r w:rsidRPr="00B9646D">
                <w:rPr>
                  <w:color w:val="000000"/>
                  <w:sz w:val="20"/>
                  <w:szCs w:val="20"/>
                </w:rPr>
                <w:t>-0.022</w:t>
              </w:r>
            </w:ins>
          </w:p>
        </w:tc>
      </w:tr>
    </w:tbl>
    <w:p w14:paraId="6455002B" w14:textId="77777777" w:rsidR="00B9646D" w:rsidRPr="00B9646D" w:rsidRDefault="00B9646D" w:rsidP="00B9646D">
      <w:pPr>
        <w:spacing w:afterLines="50" w:after="120"/>
        <w:rPr>
          <w:ins w:id="2045" w:author="Dylan CHEN" w:date="2026-08-05T17:22:00Z" w16du:dateUtc="2026-08-05T09:22:00Z"/>
          <w:rFonts w:eastAsia="SimSun"/>
          <w:sz w:val="20"/>
          <w:szCs w:val="20"/>
        </w:rPr>
      </w:pPr>
      <w:ins w:id="2046" w:author="Dylan CHEN" w:date="2026-08-05T17:22:00Z" w16du:dateUtc="2026-08-05T09:22:00Z">
        <w:r w:rsidRPr="00B9646D">
          <w:rPr>
            <w:rFonts w:eastAsia="SimSun"/>
            <w:sz w:val="20"/>
            <w:szCs w:val="20"/>
          </w:rPr>
          <w:t>Notes: 1. ***p&lt;0.001; **p&lt;0.01; *p&lt;0.05.</w:t>
        </w:r>
        <w:r w:rsidRPr="00B9646D">
          <w:rPr>
            <w:rFonts w:eastAsia="SimSun"/>
            <w:sz w:val="20"/>
            <w:szCs w:val="20"/>
          </w:rPr>
          <w:br/>
          <w:t>2. Answer timing FE indicates the date on which the answer was posted.</w:t>
        </w:r>
      </w:ins>
    </w:p>
    <w:p w14:paraId="677D9148" w14:textId="3DE8D1A1" w:rsidR="00402005" w:rsidRPr="00522DE1" w:rsidRDefault="008A5176" w:rsidP="00AF7549">
      <w:pPr>
        <w:widowControl w:val="0"/>
        <w:autoSpaceDE w:val="0"/>
        <w:autoSpaceDN w:val="0"/>
        <w:adjustRightInd w:val="0"/>
        <w:spacing w:before="120" w:after="120"/>
        <w:jc w:val="both"/>
      </w:pPr>
      <w:ins w:id="2047" w:author="Dylan CHEN" w:date="2026-08-20T16:32:00Z" w16du:dateUtc="2026-08-20T08:32:00Z">
        <w:r w:rsidRPr="008A5176">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5243FEA2" w14:textId="2D64B715"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0EDD0149" w14:textId="3384913B" w:rsidR="00C033C0" w:rsidRPr="00522DE1" w:rsidRDefault="008A5176" w:rsidP="00C033C0">
      <w:pPr>
        <w:widowControl w:val="0"/>
        <w:autoSpaceDE w:val="0"/>
        <w:spacing w:before="120" w:after="120"/>
        <w:jc w:val="both"/>
        <w:outlineLvl w:val="0"/>
        <w:rPr>
          <w:rFonts w:eastAsia="SimSun"/>
          <w:b/>
          <w:bCs/>
          <w:kern w:val="2"/>
        </w:rPr>
      </w:pPr>
      <w:bookmarkStart w:id="2048" w:name="OLE_LINK12"/>
      <w:ins w:id="2049" w:author="Dylan CHEN" w:date="2026-08-20T16:33:00Z" w16du:dateUtc="2026-08-20T08:33:00Z">
        <w:r>
          <w:rPr>
            <w:rFonts w:eastAsia="SimSun" w:hint="eastAsia"/>
            <w:b/>
            <w:bCs/>
            <w:kern w:val="2"/>
          </w:rPr>
          <w:t>#</w:t>
        </w:r>
      </w:ins>
      <w:ins w:id="2050" w:author="Xin Li" w:date="2026-03-28T08:27:00Z" w16du:dateUtc="2026-03-28T00:27:00Z">
        <w:r w:rsidR="00715613">
          <w:rPr>
            <w:rFonts w:eastAsia="SimSun"/>
            <w:b/>
            <w:bCs/>
            <w:kern w:val="2"/>
          </w:rPr>
          <w:t>*</w:t>
        </w:r>
      </w:ins>
      <w:r w:rsidR="00C033C0" w:rsidRPr="00522DE1">
        <w:rPr>
          <w:rFonts w:eastAsia="SimSun"/>
          <w:b/>
          <w:bCs/>
          <w:kern w:val="2"/>
        </w:rPr>
        <w:t>R2-24</w:t>
      </w:r>
    </w:p>
    <w:p w14:paraId="4F86F5E8" w14:textId="1483FCCF" w:rsidR="00C033C0" w:rsidRPr="00D241ED" w:rsidRDefault="00D178B7" w:rsidP="00D241ED">
      <w:pPr>
        <w:widowControl w:val="0"/>
        <w:autoSpaceDE w:val="0"/>
        <w:autoSpaceDN w:val="0"/>
        <w:adjustRightInd w:val="0"/>
        <w:spacing w:before="120" w:after="120"/>
        <w:ind w:left="480"/>
        <w:jc w:val="both"/>
        <w:rPr>
          <w:rFonts w:eastAsia="SimSun"/>
          <w:i/>
          <w:iCs/>
          <w:kern w:val="2"/>
        </w:rPr>
      </w:pPr>
      <w:r>
        <w:rPr>
          <w:i/>
          <w:iCs/>
        </w:rPr>
        <w:t xml:space="preserve">4. </w:t>
      </w:r>
      <w:r w:rsidR="00C033C0" w:rsidRPr="00D241ED">
        <w:rPr>
          <w:i/>
          <w:iCs/>
        </w:rPr>
        <w:t>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and all robustness checks conducted for the main effects should be applied to test for spillover effects.</w:t>
      </w:r>
    </w:p>
    <w:p w14:paraId="07949B74"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48C95A8" w14:textId="17E68F01" w:rsidR="00692D0A" w:rsidRPr="000B34A9" w:rsidRDefault="00640A3C" w:rsidP="000B7F20">
      <w:pPr>
        <w:widowControl w:val="0"/>
        <w:autoSpaceDE w:val="0"/>
        <w:autoSpaceDN w:val="0"/>
        <w:adjustRightInd w:val="0"/>
        <w:spacing w:before="120" w:after="120"/>
        <w:jc w:val="both"/>
        <w:rPr>
          <w:rFonts w:ascii="Heiti TC" w:eastAsia="Heiti TC" w:hAnsi="Heiti TC" w:cs="Heiti TC"/>
          <w:szCs w:val="22"/>
          <w:lang w:val="en-HK"/>
        </w:rPr>
      </w:pPr>
      <w:r>
        <w:rPr>
          <w:kern w:val="2"/>
        </w:rPr>
        <w:t>Following the suggestion of the reviewer,</w:t>
      </w:r>
      <w:r w:rsidR="00775686">
        <w:rPr>
          <w:rFonts w:hint="eastAsia"/>
          <w:kern w:val="2"/>
        </w:rPr>
        <w:t xml:space="preserve"> </w:t>
      </w:r>
      <w:r w:rsidR="00775686">
        <w:rPr>
          <w:rFonts w:hint="eastAsia"/>
        </w:rPr>
        <w:t>w</w:t>
      </w:r>
      <w:r w:rsidR="002E0E67">
        <w:t>e have revised the spillover analysis to mirror the progressive control structure</w:t>
      </w:r>
      <w:del w:id="2051" w:author="Dylan CHEN" w:date="2026-08-20T16:33:00Z" w16du:dateUtc="2026-08-20T08:33:00Z">
        <w:r w:rsidR="002E0E67" w:rsidDel="00F268A4">
          <w:delText xml:space="preserve"> in Table 3</w:delText>
        </w:r>
      </w:del>
      <w:ins w:id="2052" w:author="Dylan CHEN" w:date="2026-08-20T16:33:00Z" w16du:dateUtc="2026-08-20T08:33:00Z">
        <w:r w:rsidR="00F268A4">
          <w:rPr>
            <w:rFonts w:hint="eastAsia"/>
          </w:rPr>
          <w:t xml:space="preserve"> required in R2-22</w:t>
        </w:r>
      </w:ins>
      <w:r w:rsidR="002E0E67">
        <w:rPr>
          <w:rFonts w:hint="eastAsia"/>
        </w:rPr>
        <w:t>.</w:t>
      </w:r>
      <w:r w:rsidR="002E0E67">
        <w:t xml:space="preserve"> </w:t>
      </w:r>
      <w:r w:rsidR="00692D0A">
        <w:t>We also applied all robustness checks conducted for the main effects to the spillover tests.</w:t>
      </w:r>
    </w:p>
    <w:p w14:paraId="30183D8A" w14:textId="5CF9E2A9" w:rsidR="00414CFA" w:rsidRDefault="00692D0A" w:rsidP="00C033C0">
      <w:pPr>
        <w:widowControl w:val="0"/>
        <w:autoSpaceDE w:val="0"/>
        <w:autoSpaceDN w:val="0"/>
        <w:adjustRightInd w:val="0"/>
        <w:spacing w:before="120" w:after="120"/>
        <w:jc w:val="both"/>
      </w:pPr>
      <w:r>
        <w:t>All results remain consistent across specifications, showing no significant spillover effects. The updated results are reported below.</w:t>
      </w:r>
      <w:r w:rsidR="00C34CE8">
        <w:rPr>
          <w:rFonts w:hint="eastAsia"/>
        </w:rPr>
        <w:t xml:space="preserve"> </w:t>
      </w:r>
      <w:del w:id="2053" w:author="Dylan CHEN" w:date="2026-08-05T17:24:00Z" w16du:dateUtc="2026-08-05T09:24:00Z">
        <w:r w:rsidR="00C34CE8" w:rsidDel="00B9646D">
          <w:rPr>
            <w:rFonts w:hint="eastAsia"/>
          </w:rPr>
          <w:delText>Due to the page limit</w:delText>
        </w:r>
        <w:r w:rsidR="000B7F20" w:rsidDel="00B9646D">
          <w:delText xml:space="preserve"> of MISQ</w:delText>
        </w:r>
        <w:r w:rsidR="00C34CE8" w:rsidDel="00B9646D">
          <w:rPr>
            <w:rFonts w:hint="eastAsia"/>
          </w:rPr>
          <w:delText xml:space="preserve">, we </w:delText>
        </w:r>
        <w:r w:rsidR="000B7F20" w:rsidRPr="00D321AE" w:rsidDel="00B9646D">
          <w:rPr>
            <w:highlight w:val="yellow"/>
          </w:rPr>
          <w:delText xml:space="preserve">put the results into the </w:delText>
        </w:r>
        <w:r w:rsidR="00602974" w:rsidDel="00B9646D">
          <w:rPr>
            <w:rFonts w:hint="eastAsia"/>
            <w:highlight w:val="yellow"/>
          </w:rPr>
          <w:delText>O</w:delText>
        </w:r>
        <w:r w:rsidR="000B7F20" w:rsidRPr="00D321AE" w:rsidDel="00B9646D">
          <w:rPr>
            <w:highlight w:val="yellow"/>
          </w:rPr>
          <w:delText xml:space="preserve">nline </w:delText>
        </w:r>
        <w:r w:rsidR="00602974" w:rsidDel="00B9646D">
          <w:rPr>
            <w:rFonts w:hint="eastAsia"/>
            <w:highlight w:val="yellow"/>
          </w:rPr>
          <w:delText>A</w:delText>
        </w:r>
        <w:r w:rsidR="000B7F20" w:rsidRPr="00D321AE" w:rsidDel="00B9646D">
          <w:rPr>
            <w:highlight w:val="yellow"/>
          </w:rPr>
          <w:delText>ppendix</w:delText>
        </w:r>
        <w:r w:rsidR="00602974" w:rsidDel="00B9646D">
          <w:rPr>
            <w:rFonts w:hint="eastAsia"/>
            <w:highlight w:val="yellow"/>
          </w:rPr>
          <w:delText xml:space="preserve"> F</w:delText>
        </w:r>
        <w:r w:rsidR="00BE4622" w:rsidRPr="00D321AE" w:rsidDel="00B9646D">
          <w:rPr>
            <w:highlight w:val="yellow"/>
          </w:rPr>
          <w:delText>.</w:delText>
        </w:r>
      </w:del>
    </w:p>
    <w:p w14:paraId="7886C618" w14:textId="528D6D00" w:rsidR="001B5275" w:rsidRPr="00E272B6" w:rsidRDefault="00EE23AE" w:rsidP="000B34A9">
      <w:pPr>
        <w:pStyle w:val="TableFiguretitle"/>
      </w:pPr>
      <w:r>
        <w:rPr>
          <w:rFonts w:hint="eastAsia"/>
        </w:rPr>
        <w:t>Table</w:t>
      </w:r>
      <w:r w:rsidR="00414CFA">
        <w:rPr>
          <w:rFonts w:hint="eastAsia"/>
        </w:rPr>
        <w:t xml:space="preserve"> </w:t>
      </w:r>
      <w:r w:rsidR="00414CFA">
        <w:rPr>
          <w:rFonts w:eastAsia="SimSun" w:hint="eastAsia"/>
        </w:rPr>
        <w:t>R2-24-1</w:t>
      </w:r>
      <w:r w:rsidR="00414CFA" w:rsidRPr="00455ECF">
        <w:rPr>
          <w:rFonts w:eastAsia="SimSun"/>
        </w:rPr>
        <w:t xml:space="preserve">. </w:t>
      </w:r>
      <w:r w:rsidR="00885A62" w:rsidRPr="00885A62">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Default="00CD6E61">
            <w:pPr>
              <w:jc w:val="center"/>
              <w:rPr>
                <w:color w:val="000000"/>
                <w:sz w:val="20"/>
                <w:szCs w:val="20"/>
              </w:rPr>
            </w:pPr>
            <w:r>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Default="00CD6E61">
            <w:pPr>
              <w:jc w:val="center"/>
              <w:rPr>
                <w:color w:val="000000"/>
                <w:sz w:val="20"/>
                <w:szCs w:val="20"/>
              </w:rPr>
            </w:pPr>
            <w:r>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Default="00CD6E61">
            <w:pPr>
              <w:jc w:val="center"/>
              <w:rPr>
                <w:color w:val="000000"/>
                <w:sz w:val="20"/>
                <w:szCs w:val="20"/>
              </w:rPr>
            </w:pPr>
            <w:r>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Default="00CD6E61">
            <w:pPr>
              <w:jc w:val="center"/>
              <w:rPr>
                <w:color w:val="000000"/>
                <w:sz w:val="20"/>
                <w:szCs w:val="20"/>
              </w:rPr>
            </w:pPr>
            <w:r>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Default="00CD6E61">
            <w:pPr>
              <w:jc w:val="center"/>
              <w:rPr>
                <w:color w:val="000000"/>
                <w:sz w:val="20"/>
                <w:szCs w:val="20"/>
              </w:rPr>
            </w:pPr>
            <w:r>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Default="00CD6E61">
            <w:pPr>
              <w:jc w:val="center"/>
              <w:rPr>
                <w:color w:val="000000"/>
                <w:sz w:val="20"/>
                <w:szCs w:val="20"/>
              </w:rPr>
            </w:pPr>
            <w:r>
              <w:rPr>
                <w:color w:val="000000"/>
                <w:sz w:val="20"/>
                <w:szCs w:val="20"/>
              </w:rPr>
              <w:t>(6)</w:t>
            </w:r>
          </w:p>
        </w:tc>
      </w:tr>
      <w:tr w:rsidR="00CD6E61"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Default="00CD6E61">
            <w:pPr>
              <w:jc w:val="center"/>
              <w:rPr>
                <w:color w:val="000000"/>
                <w:sz w:val="20"/>
                <w:szCs w:val="20"/>
              </w:rPr>
            </w:pPr>
            <w:r>
              <w:rPr>
                <w:color w:val="000000"/>
                <w:sz w:val="20"/>
                <w:szCs w:val="20"/>
              </w:rPr>
              <w:t>DV: log of the number of human answers provided within 7 days (answerNum</w:t>
            </w:r>
            <w:r w:rsidRPr="000B34A9">
              <w:rPr>
                <w:color w:val="000000"/>
                <w:sz w:val="20"/>
                <w:szCs w:val="20"/>
                <w:vertAlign w:val="subscript"/>
              </w:rPr>
              <w:t>i</w:t>
            </w:r>
            <w:r>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Default="00CD6E61">
            <w:pPr>
              <w:jc w:val="center"/>
              <w:rPr>
                <w:color w:val="000000"/>
                <w:sz w:val="20"/>
                <w:szCs w:val="20"/>
              </w:rPr>
            </w:pPr>
            <w:r>
              <w:rPr>
                <w:color w:val="000000"/>
                <w:sz w:val="20"/>
                <w:szCs w:val="20"/>
              </w:rPr>
              <w:t>DV: number of net likes received by an answer (netlikeNum</w:t>
            </w:r>
            <w:r w:rsidRPr="000B34A9">
              <w:rPr>
                <w:color w:val="000000"/>
                <w:sz w:val="20"/>
                <w:szCs w:val="20"/>
                <w:vertAlign w:val="subscript"/>
              </w:rPr>
              <w:t>ij</w:t>
            </w:r>
            <w:r>
              <w:rPr>
                <w:color w:val="000000"/>
                <w:sz w:val="20"/>
                <w:szCs w:val="20"/>
              </w:rPr>
              <w:t>)</w:t>
            </w:r>
          </w:p>
        </w:tc>
      </w:tr>
      <w:tr w:rsidR="00CD6E61"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Default="00CD6E61">
            <w:pPr>
              <w:rPr>
                <w:i/>
                <w:iCs/>
                <w:color w:val="000000"/>
                <w:sz w:val="20"/>
                <w:szCs w:val="20"/>
              </w:rPr>
            </w:pPr>
            <w:r>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Default="00CD6E61">
            <w:pPr>
              <w:jc w:val="center"/>
              <w:rPr>
                <w:color w:val="000000"/>
                <w:sz w:val="20"/>
                <w:szCs w:val="20"/>
              </w:rPr>
            </w:pPr>
            <w:r>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Default="00CD6E61">
            <w:pPr>
              <w:jc w:val="center"/>
              <w:rPr>
                <w:color w:val="000000"/>
                <w:sz w:val="20"/>
                <w:szCs w:val="20"/>
              </w:rPr>
            </w:pPr>
            <w:r>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Default="00CD6E61">
            <w:pPr>
              <w:jc w:val="center"/>
              <w:rPr>
                <w:color w:val="000000"/>
                <w:sz w:val="20"/>
                <w:szCs w:val="20"/>
              </w:rPr>
            </w:pPr>
            <w:r>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Default="00CD6E61">
            <w:pPr>
              <w:jc w:val="center"/>
              <w:rPr>
                <w:color w:val="000000"/>
                <w:sz w:val="20"/>
                <w:szCs w:val="20"/>
              </w:rPr>
            </w:pPr>
            <w:r>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Default="00CD6E61">
            <w:pPr>
              <w:jc w:val="center"/>
              <w:rPr>
                <w:color w:val="000000"/>
                <w:sz w:val="20"/>
                <w:szCs w:val="20"/>
              </w:rPr>
            </w:pPr>
            <w:r>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Default="00CD6E61">
            <w:pPr>
              <w:jc w:val="center"/>
              <w:rPr>
                <w:color w:val="000000"/>
                <w:sz w:val="20"/>
                <w:szCs w:val="20"/>
              </w:rPr>
            </w:pPr>
            <w:r>
              <w:rPr>
                <w:color w:val="000000"/>
                <w:sz w:val="20"/>
                <w:szCs w:val="20"/>
              </w:rPr>
              <w:t>-0.016</w:t>
            </w:r>
          </w:p>
        </w:tc>
      </w:tr>
      <w:tr w:rsidR="00CD6E61"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Default="00CD6E61">
            <w:pPr>
              <w:jc w:val="center"/>
              <w:rPr>
                <w:color w:val="000000"/>
                <w:sz w:val="20"/>
                <w:szCs w:val="20"/>
              </w:rPr>
            </w:pPr>
            <w:r>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Default="00CD6E61">
            <w:pPr>
              <w:jc w:val="center"/>
              <w:rPr>
                <w:color w:val="000000"/>
                <w:sz w:val="20"/>
                <w:szCs w:val="20"/>
              </w:rPr>
            </w:pPr>
            <w:r>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Default="00CD6E61">
            <w:pPr>
              <w:jc w:val="center"/>
              <w:rPr>
                <w:color w:val="000000"/>
                <w:sz w:val="20"/>
                <w:szCs w:val="20"/>
              </w:rPr>
            </w:pPr>
            <w:r>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Default="00CD6E61">
            <w:pPr>
              <w:jc w:val="center"/>
              <w:rPr>
                <w:color w:val="000000"/>
                <w:sz w:val="20"/>
                <w:szCs w:val="20"/>
              </w:rPr>
            </w:pPr>
            <w:r>
              <w:rPr>
                <w:color w:val="000000"/>
                <w:sz w:val="20"/>
                <w:szCs w:val="20"/>
              </w:rPr>
              <w:t>(0.026)</w:t>
            </w:r>
          </w:p>
        </w:tc>
      </w:tr>
      <w:tr w:rsidR="00CD6E61"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Default="00CD6E61">
            <w:pPr>
              <w:rPr>
                <w:color w:val="000000"/>
                <w:sz w:val="20"/>
                <w:szCs w:val="20"/>
              </w:rPr>
            </w:pPr>
            <w:r>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Default="00CD6E61">
            <w:pPr>
              <w:jc w:val="center"/>
              <w:rPr>
                <w:color w:val="000000"/>
                <w:sz w:val="20"/>
                <w:szCs w:val="20"/>
              </w:rPr>
            </w:pPr>
            <w:r>
              <w:rPr>
                <w:color w:val="000000"/>
                <w:sz w:val="20"/>
                <w:szCs w:val="20"/>
              </w:rPr>
              <w:t>√</w:t>
            </w:r>
          </w:p>
        </w:tc>
      </w:tr>
      <w:tr w:rsidR="00CD6E61"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Default="00CD6E61">
            <w:pPr>
              <w:rPr>
                <w:color w:val="000000"/>
                <w:sz w:val="20"/>
                <w:szCs w:val="20"/>
              </w:rPr>
            </w:pPr>
            <w:r>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Default="00CD6E61">
            <w:pPr>
              <w:jc w:val="center"/>
              <w:rPr>
                <w:color w:val="000000"/>
                <w:sz w:val="20"/>
                <w:szCs w:val="20"/>
              </w:rPr>
            </w:pPr>
            <w:r>
              <w:rPr>
                <w:color w:val="000000"/>
                <w:sz w:val="20"/>
                <w:szCs w:val="20"/>
              </w:rPr>
              <w:t>√</w:t>
            </w:r>
          </w:p>
        </w:tc>
      </w:tr>
      <w:tr w:rsidR="00CD6E61"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Default="00CD6E61">
            <w:pPr>
              <w:rPr>
                <w:color w:val="000000"/>
                <w:sz w:val="20"/>
                <w:szCs w:val="20"/>
              </w:rPr>
            </w:pPr>
            <w:r>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Default="00CD6E61">
            <w:pPr>
              <w:jc w:val="center"/>
              <w:rPr>
                <w:color w:val="000000"/>
                <w:sz w:val="20"/>
                <w:szCs w:val="20"/>
              </w:rPr>
            </w:pPr>
            <w:r>
              <w:rPr>
                <w:color w:val="000000"/>
                <w:sz w:val="20"/>
                <w:szCs w:val="20"/>
              </w:rPr>
              <w:t>√</w:t>
            </w:r>
          </w:p>
        </w:tc>
      </w:tr>
      <w:tr w:rsidR="00CD6E61"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Default="00CD6E61">
            <w:pPr>
              <w:rPr>
                <w:color w:val="000000"/>
                <w:sz w:val="20"/>
                <w:szCs w:val="20"/>
              </w:rPr>
            </w:pPr>
            <w:r>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Default="00CD6E61">
            <w:pPr>
              <w:jc w:val="center"/>
              <w:rPr>
                <w:color w:val="000000"/>
                <w:sz w:val="20"/>
                <w:szCs w:val="20"/>
              </w:rPr>
            </w:pPr>
            <w:r>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Default="00CD6E61">
            <w:pPr>
              <w:jc w:val="center"/>
              <w:rPr>
                <w:color w:val="000000"/>
                <w:sz w:val="20"/>
                <w:szCs w:val="20"/>
              </w:rPr>
            </w:pPr>
            <w:r>
              <w:rPr>
                <w:color w:val="000000"/>
                <w:sz w:val="20"/>
                <w:szCs w:val="20"/>
              </w:rPr>
              <w:t>8,961</w:t>
            </w:r>
          </w:p>
        </w:tc>
      </w:tr>
    </w:tbl>
    <w:p w14:paraId="5A8BB4DA" w14:textId="77777777" w:rsidR="00F24E4B" w:rsidRDefault="00F24E4B" w:rsidP="00F24E4B">
      <w:pPr>
        <w:pStyle w:val="TableFiguretitle"/>
      </w:pPr>
    </w:p>
    <w:p w14:paraId="37B9E9CF" w14:textId="252C0378" w:rsidR="00651D80" w:rsidRPr="00E272B6" w:rsidRDefault="00EE23AE" w:rsidP="000B34A9">
      <w:pPr>
        <w:pStyle w:val="TableFiguretitle"/>
      </w:pPr>
      <w:r>
        <w:rPr>
          <w:rFonts w:hint="eastAsia"/>
        </w:rPr>
        <w:t xml:space="preserve">Table </w:t>
      </w:r>
      <w:r w:rsidR="00F24E4B">
        <w:rPr>
          <w:rFonts w:eastAsia="SimSun" w:hint="eastAsia"/>
        </w:rPr>
        <w:t>R2-24-2</w:t>
      </w:r>
      <w:r w:rsidR="00F24E4B" w:rsidRPr="00455ECF">
        <w:rPr>
          <w:rFonts w:eastAsia="SimSun"/>
        </w:rPr>
        <w:t xml:space="preserve">. </w:t>
      </w:r>
      <w:r w:rsidR="00836257" w:rsidRPr="00836257">
        <w:t>Robustness Checks For Spillover Effects: Alternative Model Specifications For Human Answer Supply</w:t>
      </w:r>
    </w:p>
    <w:tbl>
      <w:tblPr>
        <w:tblW w:w="5000" w:type="pct"/>
        <w:jc w:val="center"/>
        <w:tblLayout w:type="fixed"/>
        <w:tblLook w:val="04A0" w:firstRow="1" w:lastRow="0" w:firstColumn="1" w:lastColumn="0" w:noHBand="0" w:noVBand="1"/>
      </w:tblPr>
      <w:tblGrid>
        <w:gridCol w:w="2485"/>
        <w:gridCol w:w="1662"/>
        <w:gridCol w:w="2288"/>
        <w:gridCol w:w="975"/>
        <w:gridCol w:w="975"/>
        <w:gridCol w:w="975"/>
      </w:tblGrid>
      <w:tr w:rsidR="00CD6E61" w14:paraId="6FA4AD05" w14:textId="77777777" w:rsidTr="000B34A9">
        <w:trPr>
          <w:trHeight w:val="320"/>
          <w:jc w:val="center"/>
        </w:trPr>
        <w:tc>
          <w:tcPr>
            <w:tcW w:w="2485" w:type="dxa"/>
            <w:vMerge w:val="restart"/>
            <w:tcBorders>
              <w:top w:val="single" w:sz="8" w:space="0" w:color="auto"/>
              <w:left w:val="nil"/>
              <w:bottom w:val="nil"/>
              <w:right w:val="nil"/>
            </w:tcBorders>
            <w:noWrap/>
            <w:hideMark/>
          </w:tcPr>
          <w:p w14:paraId="2B11F90E" w14:textId="77777777" w:rsidR="00CD6E61" w:rsidRDefault="00CD6E61">
            <w:pPr>
              <w:jc w:val="center"/>
              <w:rPr>
                <w:color w:val="000000"/>
                <w:sz w:val="20"/>
                <w:szCs w:val="20"/>
              </w:rPr>
            </w:pPr>
            <w:r>
              <w:rPr>
                <w:color w:val="000000"/>
                <w:sz w:val="20"/>
                <w:szCs w:val="20"/>
              </w:rPr>
              <w:t> </w:t>
            </w:r>
          </w:p>
        </w:tc>
        <w:tc>
          <w:tcPr>
            <w:tcW w:w="3950" w:type="dxa"/>
            <w:gridSpan w:val="2"/>
            <w:tcBorders>
              <w:top w:val="single" w:sz="8" w:space="0" w:color="auto"/>
              <w:left w:val="nil"/>
              <w:bottom w:val="nil"/>
              <w:right w:val="nil"/>
            </w:tcBorders>
            <w:noWrap/>
            <w:hideMark/>
          </w:tcPr>
          <w:p w14:paraId="6B8C4D9F" w14:textId="77777777" w:rsidR="00CD6E61" w:rsidRDefault="00CD6E61">
            <w:pPr>
              <w:jc w:val="center"/>
              <w:rPr>
                <w:color w:val="000000"/>
                <w:sz w:val="20"/>
                <w:szCs w:val="20"/>
              </w:rPr>
            </w:pPr>
            <w:r>
              <w:rPr>
                <w:color w:val="000000"/>
                <w:sz w:val="20"/>
                <w:szCs w:val="20"/>
              </w:rPr>
              <w:t>OLS</w:t>
            </w:r>
          </w:p>
        </w:tc>
        <w:tc>
          <w:tcPr>
            <w:tcW w:w="975" w:type="dxa"/>
            <w:tcBorders>
              <w:top w:val="single" w:sz="8" w:space="0" w:color="auto"/>
              <w:left w:val="nil"/>
              <w:bottom w:val="nil"/>
              <w:right w:val="nil"/>
            </w:tcBorders>
            <w:noWrap/>
            <w:hideMark/>
          </w:tcPr>
          <w:p w14:paraId="008ACE2B" w14:textId="77777777" w:rsidR="00CD6E61" w:rsidRDefault="00CD6E61">
            <w:pPr>
              <w:jc w:val="center"/>
              <w:rPr>
                <w:color w:val="000000"/>
                <w:sz w:val="20"/>
                <w:szCs w:val="20"/>
              </w:rPr>
            </w:pPr>
            <w:r>
              <w:rPr>
                <w:color w:val="000000"/>
                <w:sz w:val="20"/>
                <w:szCs w:val="20"/>
              </w:rPr>
              <w:t>Poisson</w:t>
            </w:r>
          </w:p>
        </w:tc>
        <w:tc>
          <w:tcPr>
            <w:tcW w:w="975" w:type="dxa"/>
            <w:tcBorders>
              <w:top w:val="single" w:sz="8" w:space="0" w:color="auto"/>
              <w:left w:val="nil"/>
              <w:bottom w:val="nil"/>
              <w:right w:val="nil"/>
            </w:tcBorders>
            <w:noWrap/>
            <w:hideMark/>
          </w:tcPr>
          <w:p w14:paraId="6813EF68" w14:textId="77777777" w:rsidR="00CD6E61" w:rsidRDefault="00CD6E61">
            <w:pPr>
              <w:jc w:val="center"/>
              <w:rPr>
                <w:color w:val="000000"/>
                <w:sz w:val="20"/>
                <w:szCs w:val="20"/>
              </w:rPr>
            </w:pPr>
            <w:r>
              <w:rPr>
                <w:color w:val="000000"/>
                <w:sz w:val="20"/>
                <w:szCs w:val="20"/>
              </w:rPr>
              <w:t>ZIP</w:t>
            </w:r>
          </w:p>
        </w:tc>
        <w:tc>
          <w:tcPr>
            <w:tcW w:w="975" w:type="dxa"/>
            <w:tcBorders>
              <w:top w:val="single" w:sz="8" w:space="0" w:color="auto"/>
              <w:left w:val="nil"/>
              <w:bottom w:val="nil"/>
              <w:right w:val="nil"/>
            </w:tcBorders>
            <w:noWrap/>
            <w:hideMark/>
          </w:tcPr>
          <w:p w14:paraId="5FD453EE" w14:textId="77777777" w:rsidR="00CD6E61" w:rsidRDefault="00CD6E61">
            <w:pPr>
              <w:jc w:val="center"/>
              <w:rPr>
                <w:color w:val="000000"/>
                <w:sz w:val="20"/>
                <w:szCs w:val="20"/>
              </w:rPr>
            </w:pPr>
            <w:r>
              <w:rPr>
                <w:color w:val="000000"/>
                <w:sz w:val="20"/>
                <w:szCs w:val="20"/>
              </w:rPr>
              <w:t>ZINB</w:t>
            </w:r>
          </w:p>
        </w:tc>
      </w:tr>
      <w:tr w:rsidR="00CD6E61" w14:paraId="559DC9DC" w14:textId="77777777" w:rsidTr="000B34A9">
        <w:trPr>
          <w:trHeight w:val="320"/>
          <w:jc w:val="center"/>
        </w:trPr>
        <w:tc>
          <w:tcPr>
            <w:tcW w:w="2485" w:type="dxa"/>
            <w:vMerge/>
            <w:tcBorders>
              <w:top w:val="single" w:sz="8" w:space="0" w:color="auto"/>
              <w:left w:val="nil"/>
              <w:bottom w:val="nil"/>
              <w:right w:val="nil"/>
            </w:tcBorders>
            <w:hideMark/>
          </w:tcPr>
          <w:p w14:paraId="1B8E97AC" w14:textId="77777777" w:rsidR="00CD6E61" w:rsidRDefault="00CD6E61">
            <w:pPr>
              <w:rPr>
                <w:color w:val="000000"/>
                <w:sz w:val="20"/>
                <w:szCs w:val="20"/>
              </w:rPr>
            </w:pPr>
          </w:p>
        </w:tc>
        <w:tc>
          <w:tcPr>
            <w:tcW w:w="1662" w:type="dxa"/>
            <w:tcBorders>
              <w:top w:val="nil"/>
              <w:left w:val="nil"/>
              <w:bottom w:val="nil"/>
              <w:right w:val="nil"/>
            </w:tcBorders>
            <w:noWrap/>
            <w:hideMark/>
          </w:tcPr>
          <w:p w14:paraId="485D68E4" w14:textId="77777777" w:rsidR="00CD6E61" w:rsidRDefault="00CD6E61">
            <w:pPr>
              <w:jc w:val="center"/>
              <w:rPr>
                <w:color w:val="000000"/>
                <w:sz w:val="20"/>
                <w:szCs w:val="20"/>
              </w:rPr>
            </w:pPr>
            <w:r>
              <w:rPr>
                <w:color w:val="000000"/>
                <w:sz w:val="20"/>
                <w:szCs w:val="20"/>
              </w:rPr>
              <w:t>(1)</w:t>
            </w:r>
          </w:p>
        </w:tc>
        <w:tc>
          <w:tcPr>
            <w:tcW w:w="2288" w:type="dxa"/>
            <w:tcBorders>
              <w:top w:val="nil"/>
              <w:left w:val="nil"/>
              <w:bottom w:val="nil"/>
              <w:right w:val="nil"/>
            </w:tcBorders>
            <w:noWrap/>
            <w:hideMark/>
          </w:tcPr>
          <w:p w14:paraId="428DD0A3" w14:textId="77777777" w:rsidR="00CD6E61" w:rsidRDefault="00CD6E61">
            <w:pPr>
              <w:jc w:val="center"/>
              <w:rPr>
                <w:color w:val="000000"/>
                <w:sz w:val="20"/>
                <w:szCs w:val="20"/>
              </w:rPr>
            </w:pPr>
            <w:r>
              <w:rPr>
                <w:color w:val="000000"/>
                <w:sz w:val="20"/>
                <w:szCs w:val="20"/>
              </w:rPr>
              <w:t>(2)</w:t>
            </w:r>
          </w:p>
        </w:tc>
        <w:tc>
          <w:tcPr>
            <w:tcW w:w="975" w:type="dxa"/>
            <w:tcBorders>
              <w:top w:val="nil"/>
              <w:left w:val="nil"/>
              <w:bottom w:val="nil"/>
              <w:right w:val="nil"/>
            </w:tcBorders>
            <w:noWrap/>
            <w:hideMark/>
          </w:tcPr>
          <w:p w14:paraId="5589E6F0" w14:textId="77777777" w:rsidR="00CD6E61" w:rsidRDefault="00CD6E61">
            <w:pPr>
              <w:jc w:val="center"/>
              <w:rPr>
                <w:color w:val="000000"/>
                <w:sz w:val="20"/>
                <w:szCs w:val="20"/>
              </w:rPr>
            </w:pPr>
            <w:r>
              <w:rPr>
                <w:color w:val="000000"/>
                <w:sz w:val="20"/>
                <w:szCs w:val="20"/>
              </w:rPr>
              <w:t>(3)</w:t>
            </w:r>
          </w:p>
        </w:tc>
        <w:tc>
          <w:tcPr>
            <w:tcW w:w="975" w:type="dxa"/>
            <w:tcBorders>
              <w:top w:val="nil"/>
              <w:left w:val="nil"/>
              <w:bottom w:val="nil"/>
              <w:right w:val="nil"/>
            </w:tcBorders>
            <w:noWrap/>
            <w:hideMark/>
          </w:tcPr>
          <w:p w14:paraId="266D6A58" w14:textId="77777777" w:rsidR="00CD6E61" w:rsidRDefault="00CD6E61">
            <w:pPr>
              <w:jc w:val="center"/>
              <w:rPr>
                <w:color w:val="000000"/>
                <w:sz w:val="20"/>
                <w:szCs w:val="20"/>
              </w:rPr>
            </w:pPr>
            <w:r>
              <w:rPr>
                <w:color w:val="000000"/>
                <w:sz w:val="20"/>
                <w:szCs w:val="20"/>
              </w:rPr>
              <w:t>(4)</w:t>
            </w:r>
          </w:p>
        </w:tc>
        <w:tc>
          <w:tcPr>
            <w:tcW w:w="975" w:type="dxa"/>
            <w:tcBorders>
              <w:top w:val="nil"/>
              <w:left w:val="nil"/>
              <w:bottom w:val="nil"/>
              <w:right w:val="nil"/>
            </w:tcBorders>
            <w:noWrap/>
            <w:hideMark/>
          </w:tcPr>
          <w:p w14:paraId="4E956DB0" w14:textId="77777777" w:rsidR="00CD6E61" w:rsidRDefault="00CD6E61">
            <w:pPr>
              <w:jc w:val="center"/>
              <w:rPr>
                <w:color w:val="000000"/>
                <w:sz w:val="20"/>
                <w:szCs w:val="20"/>
              </w:rPr>
            </w:pPr>
            <w:r>
              <w:rPr>
                <w:color w:val="000000"/>
                <w:sz w:val="20"/>
                <w:szCs w:val="20"/>
              </w:rPr>
              <w:t>(5)</w:t>
            </w:r>
          </w:p>
        </w:tc>
      </w:tr>
      <w:tr w:rsidR="00CD6E61" w14:paraId="55975753" w14:textId="77777777" w:rsidTr="000B34A9">
        <w:trPr>
          <w:trHeight w:val="360"/>
          <w:jc w:val="center"/>
        </w:trPr>
        <w:tc>
          <w:tcPr>
            <w:tcW w:w="2485" w:type="dxa"/>
            <w:vMerge/>
            <w:tcBorders>
              <w:top w:val="single" w:sz="8" w:space="0" w:color="auto"/>
              <w:left w:val="nil"/>
              <w:bottom w:val="nil"/>
              <w:right w:val="nil"/>
            </w:tcBorders>
            <w:hideMark/>
          </w:tcPr>
          <w:p w14:paraId="2155DD5B" w14:textId="77777777" w:rsidR="00CD6E61" w:rsidRDefault="00CD6E61">
            <w:pPr>
              <w:rPr>
                <w:color w:val="000000"/>
                <w:sz w:val="20"/>
                <w:szCs w:val="20"/>
              </w:rPr>
            </w:pPr>
          </w:p>
        </w:tc>
        <w:tc>
          <w:tcPr>
            <w:tcW w:w="3950" w:type="dxa"/>
            <w:gridSpan w:val="2"/>
            <w:tcBorders>
              <w:top w:val="nil"/>
              <w:left w:val="nil"/>
              <w:bottom w:val="single" w:sz="8" w:space="0" w:color="auto"/>
              <w:right w:val="nil"/>
            </w:tcBorders>
            <w:noWrap/>
            <w:hideMark/>
          </w:tcPr>
          <w:p w14:paraId="7619BD21" w14:textId="77777777" w:rsidR="00CD6E61" w:rsidRDefault="00CD6E61">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2925" w:type="dxa"/>
            <w:gridSpan w:val="3"/>
            <w:tcBorders>
              <w:top w:val="nil"/>
              <w:left w:val="nil"/>
              <w:bottom w:val="single" w:sz="8" w:space="0" w:color="auto"/>
              <w:right w:val="nil"/>
            </w:tcBorders>
            <w:noWrap/>
            <w:hideMark/>
          </w:tcPr>
          <w:p w14:paraId="5479895B" w14:textId="77777777" w:rsidR="00CD6E61" w:rsidRDefault="00CD6E61">
            <w:pPr>
              <w:jc w:val="center"/>
              <w:rPr>
                <w:color w:val="000000"/>
                <w:sz w:val="20"/>
                <w:szCs w:val="20"/>
              </w:rPr>
            </w:pPr>
            <w:r>
              <w:rPr>
                <w:color w:val="000000"/>
                <w:sz w:val="20"/>
                <w:szCs w:val="20"/>
              </w:rPr>
              <w:t>DV: the number of human answers provided within 7 days</w:t>
            </w:r>
          </w:p>
        </w:tc>
      </w:tr>
      <w:tr w:rsidR="00CD6E61" w14:paraId="1F78292C" w14:textId="77777777" w:rsidTr="000B34A9">
        <w:trPr>
          <w:trHeight w:val="320"/>
          <w:jc w:val="center"/>
        </w:trPr>
        <w:tc>
          <w:tcPr>
            <w:tcW w:w="2485" w:type="dxa"/>
            <w:vMerge w:val="restart"/>
            <w:tcBorders>
              <w:top w:val="nil"/>
              <w:left w:val="nil"/>
              <w:bottom w:val="single" w:sz="8" w:space="0" w:color="000000"/>
              <w:right w:val="nil"/>
            </w:tcBorders>
            <w:noWrap/>
            <w:hideMark/>
          </w:tcPr>
          <w:p w14:paraId="29FE013E" w14:textId="77777777" w:rsidR="00CD6E61" w:rsidRDefault="00CD6E61">
            <w:pPr>
              <w:rPr>
                <w:i/>
                <w:iCs/>
                <w:color w:val="000000"/>
                <w:sz w:val="20"/>
                <w:szCs w:val="20"/>
              </w:rPr>
            </w:pPr>
            <w:r>
              <w:rPr>
                <w:i/>
                <w:iCs/>
                <w:color w:val="000000"/>
                <w:sz w:val="20"/>
                <w:szCs w:val="20"/>
              </w:rPr>
              <w:t>post-AI deployment control group indicator</w:t>
            </w:r>
          </w:p>
        </w:tc>
        <w:tc>
          <w:tcPr>
            <w:tcW w:w="1662" w:type="dxa"/>
            <w:tcBorders>
              <w:top w:val="nil"/>
              <w:left w:val="nil"/>
              <w:bottom w:val="nil"/>
              <w:right w:val="nil"/>
            </w:tcBorders>
            <w:noWrap/>
            <w:hideMark/>
          </w:tcPr>
          <w:p w14:paraId="10826531" w14:textId="77777777" w:rsidR="00CD6E61" w:rsidRDefault="00CD6E61">
            <w:pPr>
              <w:jc w:val="center"/>
              <w:rPr>
                <w:color w:val="000000"/>
                <w:sz w:val="20"/>
                <w:szCs w:val="20"/>
              </w:rPr>
            </w:pPr>
            <w:r>
              <w:rPr>
                <w:color w:val="000000"/>
                <w:sz w:val="20"/>
                <w:szCs w:val="20"/>
              </w:rPr>
              <w:t>-0.022</w:t>
            </w:r>
          </w:p>
        </w:tc>
        <w:tc>
          <w:tcPr>
            <w:tcW w:w="2288" w:type="dxa"/>
            <w:tcBorders>
              <w:top w:val="nil"/>
              <w:left w:val="nil"/>
              <w:bottom w:val="nil"/>
              <w:right w:val="nil"/>
            </w:tcBorders>
            <w:noWrap/>
            <w:hideMark/>
          </w:tcPr>
          <w:p w14:paraId="7570CF15" w14:textId="77777777" w:rsidR="00CD6E61" w:rsidRDefault="00CD6E61">
            <w:pPr>
              <w:jc w:val="center"/>
              <w:rPr>
                <w:color w:val="000000"/>
                <w:sz w:val="20"/>
                <w:szCs w:val="20"/>
              </w:rPr>
            </w:pPr>
            <w:r>
              <w:rPr>
                <w:color w:val="000000"/>
                <w:sz w:val="20"/>
                <w:szCs w:val="20"/>
              </w:rPr>
              <w:t>-0.026</w:t>
            </w:r>
          </w:p>
        </w:tc>
        <w:tc>
          <w:tcPr>
            <w:tcW w:w="975" w:type="dxa"/>
            <w:tcBorders>
              <w:top w:val="nil"/>
              <w:left w:val="nil"/>
              <w:bottom w:val="nil"/>
              <w:right w:val="nil"/>
            </w:tcBorders>
            <w:noWrap/>
            <w:hideMark/>
          </w:tcPr>
          <w:p w14:paraId="03C54102"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415B9E40"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72D2E3C0" w14:textId="77777777" w:rsidR="00CD6E61" w:rsidRDefault="00CD6E61">
            <w:pPr>
              <w:jc w:val="center"/>
              <w:rPr>
                <w:color w:val="000000"/>
                <w:sz w:val="20"/>
                <w:szCs w:val="20"/>
              </w:rPr>
            </w:pPr>
            <w:r>
              <w:rPr>
                <w:color w:val="000000"/>
                <w:sz w:val="20"/>
                <w:szCs w:val="20"/>
              </w:rPr>
              <w:t>-0.019</w:t>
            </w:r>
          </w:p>
        </w:tc>
      </w:tr>
      <w:tr w:rsidR="00CD6E61" w14:paraId="2A86E5E1" w14:textId="77777777" w:rsidTr="000B34A9">
        <w:trPr>
          <w:trHeight w:val="340"/>
          <w:jc w:val="center"/>
        </w:trPr>
        <w:tc>
          <w:tcPr>
            <w:tcW w:w="2485" w:type="dxa"/>
            <w:vMerge/>
            <w:tcBorders>
              <w:top w:val="nil"/>
              <w:left w:val="nil"/>
              <w:bottom w:val="single" w:sz="8" w:space="0" w:color="000000"/>
              <w:right w:val="nil"/>
            </w:tcBorders>
            <w:hideMark/>
          </w:tcPr>
          <w:p w14:paraId="5FD05087" w14:textId="77777777" w:rsidR="00CD6E61" w:rsidRDefault="00CD6E61">
            <w:pPr>
              <w:rPr>
                <w:i/>
                <w:iCs/>
                <w:color w:val="000000"/>
                <w:sz w:val="20"/>
                <w:szCs w:val="20"/>
              </w:rPr>
            </w:pPr>
          </w:p>
        </w:tc>
        <w:tc>
          <w:tcPr>
            <w:tcW w:w="1662" w:type="dxa"/>
            <w:tcBorders>
              <w:top w:val="nil"/>
              <w:left w:val="nil"/>
              <w:bottom w:val="single" w:sz="8" w:space="0" w:color="auto"/>
              <w:right w:val="nil"/>
            </w:tcBorders>
            <w:noWrap/>
            <w:hideMark/>
          </w:tcPr>
          <w:p w14:paraId="55AE3930" w14:textId="77777777" w:rsidR="00CD6E61" w:rsidRDefault="00CD6E61">
            <w:pPr>
              <w:jc w:val="center"/>
              <w:rPr>
                <w:color w:val="000000"/>
                <w:sz w:val="20"/>
                <w:szCs w:val="20"/>
              </w:rPr>
            </w:pPr>
            <w:r>
              <w:rPr>
                <w:color w:val="000000"/>
                <w:sz w:val="20"/>
                <w:szCs w:val="20"/>
              </w:rPr>
              <w:t>(0.015)</w:t>
            </w:r>
          </w:p>
        </w:tc>
        <w:tc>
          <w:tcPr>
            <w:tcW w:w="2288" w:type="dxa"/>
            <w:tcBorders>
              <w:top w:val="nil"/>
              <w:left w:val="nil"/>
              <w:bottom w:val="single" w:sz="8" w:space="0" w:color="auto"/>
              <w:right w:val="nil"/>
            </w:tcBorders>
            <w:noWrap/>
            <w:hideMark/>
          </w:tcPr>
          <w:p w14:paraId="17D4C0BB" w14:textId="77777777" w:rsidR="00CD6E61" w:rsidRDefault="00CD6E61">
            <w:pPr>
              <w:jc w:val="center"/>
              <w:rPr>
                <w:color w:val="000000"/>
                <w:sz w:val="20"/>
                <w:szCs w:val="20"/>
              </w:rPr>
            </w:pPr>
            <w:r>
              <w:rPr>
                <w:color w:val="000000"/>
                <w:sz w:val="20"/>
                <w:szCs w:val="20"/>
              </w:rPr>
              <w:t>(0.015)</w:t>
            </w:r>
          </w:p>
        </w:tc>
        <w:tc>
          <w:tcPr>
            <w:tcW w:w="975" w:type="dxa"/>
            <w:tcBorders>
              <w:top w:val="nil"/>
              <w:left w:val="nil"/>
              <w:bottom w:val="single" w:sz="8" w:space="0" w:color="auto"/>
              <w:right w:val="nil"/>
            </w:tcBorders>
            <w:noWrap/>
            <w:hideMark/>
          </w:tcPr>
          <w:p w14:paraId="57F274B0"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0B736AF8"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65DB5634" w14:textId="77777777" w:rsidR="00CD6E61" w:rsidRDefault="00CD6E61">
            <w:pPr>
              <w:jc w:val="center"/>
              <w:rPr>
                <w:color w:val="000000"/>
                <w:sz w:val="20"/>
                <w:szCs w:val="20"/>
              </w:rPr>
            </w:pPr>
            <w:r>
              <w:rPr>
                <w:color w:val="000000"/>
                <w:sz w:val="20"/>
                <w:szCs w:val="20"/>
              </w:rPr>
              <w:t>(0.042)</w:t>
            </w:r>
          </w:p>
        </w:tc>
      </w:tr>
      <w:tr w:rsidR="00CD6E61" w14:paraId="180ADA85" w14:textId="77777777" w:rsidTr="000B34A9">
        <w:trPr>
          <w:trHeight w:val="320"/>
          <w:jc w:val="center"/>
        </w:trPr>
        <w:tc>
          <w:tcPr>
            <w:tcW w:w="2485" w:type="dxa"/>
            <w:tcBorders>
              <w:top w:val="nil"/>
              <w:left w:val="nil"/>
              <w:bottom w:val="nil"/>
              <w:right w:val="nil"/>
            </w:tcBorders>
            <w:noWrap/>
            <w:hideMark/>
          </w:tcPr>
          <w:p w14:paraId="142DAC2D" w14:textId="77777777" w:rsidR="00CD6E61" w:rsidRDefault="00CD6E61">
            <w:pPr>
              <w:rPr>
                <w:color w:val="000000"/>
                <w:sz w:val="20"/>
                <w:szCs w:val="20"/>
              </w:rPr>
            </w:pPr>
            <w:r>
              <w:rPr>
                <w:color w:val="000000"/>
                <w:sz w:val="20"/>
                <w:szCs w:val="20"/>
              </w:rPr>
              <w:t>other controls</w:t>
            </w:r>
          </w:p>
        </w:tc>
        <w:tc>
          <w:tcPr>
            <w:tcW w:w="1662" w:type="dxa"/>
            <w:tcBorders>
              <w:top w:val="nil"/>
              <w:left w:val="nil"/>
              <w:bottom w:val="nil"/>
              <w:right w:val="nil"/>
            </w:tcBorders>
            <w:noWrap/>
            <w:hideMark/>
          </w:tcPr>
          <w:p w14:paraId="3733001B"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3A97E9C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70EFFBD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419E2A32"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6BC5A2FE" w14:textId="77777777" w:rsidR="00CD6E61" w:rsidRDefault="00CD6E61">
            <w:pPr>
              <w:jc w:val="center"/>
              <w:rPr>
                <w:color w:val="000000"/>
                <w:sz w:val="20"/>
                <w:szCs w:val="20"/>
              </w:rPr>
            </w:pPr>
            <w:r>
              <w:rPr>
                <w:color w:val="000000"/>
                <w:sz w:val="20"/>
                <w:szCs w:val="20"/>
              </w:rPr>
              <w:t>√</w:t>
            </w:r>
          </w:p>
        </w:tc>
      </w:tr>
      <w:tr w:rsidR="00CD6E61" w14:paraId="04262ECC" w14:textId="77777777" w:rsidTr="000B34A9">
        <w:trPr>
          <w:trHeight w:val="320"/>
          <w:jc w:val="center"/>
        </w:trPr>
        <w:tc>
          <w:tcPr>
            <w:tcW w:w="2485" w:type="dxa"/>
            <w:tcBorders>
              <w:top w:val="nil"/>
              <w:left w:val="nil"/>
              <w:bottom w:val="nil"/>
              <w:right w:val="nil"/>
            </w:tcBorders>
            <w:noWrap/>
            <w:hideMark/>
          </w:tcPr>
          <w:p w14:paraId="736DD789" w14:textId="77777777" w:rsidR="00CD6E61" w:rsidRDefault="00CD6E61">
            <w:pPr>
              <w:rPr>
                <w:color w:val="000000"/>
                <w:sz w:val="20"/>
                <w:szCs w:val="20"/>
              </w:rPr>
            </w:pPr>
            <w:r>
              <w:rPr>
                <w:color w:val="000000"/>
                <w:sz w:val="20"/>
                <w:szCs w:val="20"/>
              </w:rPr>
              <w:t>controlling for a cubic polynomial of question age</w:t>
            </w:r>
          </w:p>
        </w:tc>
        <w:tc>
          <w:tcPr>
            <w:tcW w:w="1662" w:type="dxa"/>
            <w:tcBorders>
              <w:top w:val="nil"/>
              <w:left w:val="nil"/>
              <w:bottom w:val="nil"/>
              <w:right w:val="nil"/>
            </w:tcBorders>
            <w:noWrap/>
            <w:hideMark/>
          </w:tcPr>
          <w:p w14:paraId="57F29DF3"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11A264C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1E01A0B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3F7EF4E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04852D44" w14:textId="77777777" w:rsidR="00CD6E61" w:rsidRDefault="00CD6E61">
            <w:pPr>
              <w:jc w:val="center"/>
              <w:rPr>
                <w:color w:val="000000"/>
                <w:sz w:val="20"/>
                <w:szCs w:val="20"/>
              </w:rPr>
            </w:pPr>
            <w:r>
              <w:rPr>
                <w:color w:val="000000"/>
                <w:sz w:val="20"/>
                <w:szCs w:val="20"/>
              </w:rPr>
              <w:t>√</w:t>
            </w:r>
          </w:p>
        </w:tc>
      </w:tr>
      <w:tr w:rsidR="00CD6E61" w14:paraId="2732B2F2" w14:textId="77777777" w:rsidTr="000B34A9">
        <w:trPr>
          <w:trHeight w:val="340"/>
          <w:jc w:val="center"/>
        </w:trPr>
        <w:tc>
          <w:tcPr>
            <w:tcW w:w="2485" w:type="dxa"/>
            <w:tcBorders>
              <w:top w:val="nil"/>
              <w:left w:val="nil"/>
              <w:bottom w:val="single" w:sz="8" w:space="0" w:color="auto"/>
              <w:right w:val="nil"/>
            </w:tcBorders>
            <w:noWrap/>
            <w:hideMark/>
          </w:tcPr>
          <w:p w14:paraId="47DDF837" w14:textId="77777777" w:rsidR="00CD6E61" w:rsidRDefault="00CD6E61">
            <w:pPr>
              <w:rPr>
                <w:color w:val="000000"/>
                <w:sz w:val="20"/>
                <w:szCs w:val="20"/>
              </w:rPr>
            </w:pPr>
            <w:r>
              <w:rPr>
                <w:color w:val="000000"/>
                <w:sz w:val="20"/>
                <w:szCs w:val="20"/>
              </w:rPr>
              <w:t>questioner random effect</w:t>
            </w:r>
          </w:p>
        </w:tc>
        <w:tc>
          <w:tcPr>
            <w:tcW w:w="1662" w:type="dxa"/>
            <w:tcBorders>
              <w:top w:val="nil"/>
              <w:left w:val="nil"/>
              <w:bottom w:val="single" w:sz="8" w:space="0" w:color="auto"/>
              <w:right w:val="nil"/>
            </w:tcBorders>
            <w:noWrap/>
            <w:hideMark/>
          </w:tcPr>
          <w:p w14:paraId="298820FC"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6666369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single" w:sz="8" w:space="0" w:color="auto"/>
              <w:right w:val="nil"/>
            </w:tcBorders>
            <w:noWrap/>
            <w:hideMark/>
          </w:tcPr>
          <w:p w14:paraId="7A483C67"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042328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69A4415" w14:textId="77777777" w:rsidR="00CD6E61" w:rsidRDefault="00CD6E61">
            <w:pPr>
              <w:jc w:val="center"/>
              <w:rPr>
                <w:color w:val="000000"/>
                <w:sz w:val="20"/>
                <w:szCs w:val="20"/>
              </w:rPr>
            </w:pPr>
            <w:r>
              <w:rPr>
                <w:color w:val="000000"/>
                <w:sz w:val="20"/>
                <w:szCs w:val="20"/>
              </w:rPr>
              <w:t> </w:t>
            </w:r>
          </w:p>
        </w:tc>
      </w:tr>
      <w:tr w:rsidR="00CD6E61" w14:paraId="1D0D33CA" w14:textId="77777777" w:rsidTr="000B34A9">
        <w:trPr>
          <w:trHeight w:val="320"/>
          <w:jc w:val="center"/>
        </w:trPr>
        <w:tc>
          <w:tcPr>
            <w:tcW w:w="2485" w:type="dxa"/>
            <w:tcBorders>
              <w:top w:val="nil"/>
              <w:left w:val="nil"/>
              <w:bottom w:val="nil"/>
              <w:right w:val="nil"/>
            </w:tcBorders>
            <w:noWrap/>
            <w:hideMark/>
          </w:tcPr>
          <w:p w14:paraId="5F07B52B" w14:textId="77777777" w:rsidR="00CD6E61" w:rsidRDefault="00CD6E61">
            <w:pPr>
              <w:rPr>
                <w:color w:val="000000"/>
                <w:sz w:val="20"/>
                <w:szCs w:val="20"/>
              </w:rPr>
            </w:pPr>
            <w:r>
              <w:rPr>
                <w:color w:val="000000"/>
                <w:sz w:val="20"/>
                <w:szCs w:val="20"/>
              </w:rPr>
              <w:t>N</w:t>
            </w:r>
          </w:p>
        </w:tc>
        <w:tc>
          <w:tcPr>
            <w:tcW w:w="1662" w:type="dxa"/>
            <w:tcBorders>
              <w:top w:val="nil"/>
              <w:left w:val="nil"/>
              <w:bottom w:val="nil"/>
              <w:right w:val="nil"/>
            </w:tcBorders>
            <w:noWrap/>
            <w:hideMark/>
          </w:tcPr>
          <w:p w14:paraId="45BE28DC" w14:textId="77777777" w:rsidR="00CD6E61" w:rsidRDefault="00CD6E61">
            <w:pPr>
              <w:jc w:val="center"/>
              <w:rPr>
                <w:color w:val="000000"/>
                <w:sz w:val="20"/>
                <w:szCs w:val="20"/>
              </w:rPr>
            </w:pPr>
            <w:r>
              <w:rPr>
                <w:color w:val="000000"/>
                <w:sz w:val="20"/>
                <w:szCs w:val="20"/>
              </w:rPr>
              <w:t>5,984</w:t>
            </w:r>
          </w:p>
        </w:tc>
        <w:tc>
          <w:tcPr>
            <w:tcW w:w="2288" w:type="dxa"/>
            <w:tcBorders>
              <w:top w:val="nil"/>
              <w:left w:val="nil"/>
              <w:bottom w:val="nil"/>
              <w:right w:val="nil"/>
            </w:tcBorders>
            <w:noWrap/>
            <w:hideMark/>
          </w:tcPr>
          <w:p w14:paraId="2B324B87"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43883815"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5BDC66C0"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315ECDE2" w14:textId="77777777" w:rsidR="00CD6E61" w:rsidRDefault="00CD6E61">
            <w:pPr>
              <w:jc w:val="center"/>
              <w:rPr>
                <w:color w:val="000000"/>
                <w:sz w:val="20"/>
                <w:szCs w:val="20"/>
              </w:rPr>
            </w:pPr>
            <w:r>
              <w:rPr>
                <w:color w:val="000000"/>
                <w:sz w:val="20"/>
                <w:szCs w:val="20"/>
              </w:rPr>
              <w:t>5,984</w:t>
            </w:r>
          </w:p>
        </w:tc>
      </w:tr>
      <w:tr w:rsidR="00CD6E61" w14:paraId="03F33B42" w14:textId="77777777" w:rsidTr="000B34A9">
        <w:trPr>
          <w:trHeight w:val="320"/>
          <w:jc w:val="center"/>
        </w:trPr>
        <w:tc>
          <w:tcPr>
            <w:tcW w:w="2485" w:type="dxa"/>
            <w:tcBorders>
              <w:top w:val="nil"/>
              <w:left w:val="nil"/>
              <w:bottom w:val="nil"/>
              <w:right w:val="nil"/>
            </w:tcBorders>
            <w:noWrap/>
            <w:hideMark/>
          </w:tcPr>
          <w:p w14:paraId="1E889A50" w14:textId="77777777" w:rsidR="00CD6E61" w:rsidRDefault="00CD6E61">
            <w:pPr>
              <w:rPr>
                <w:color w:val="000000"/>
                <w:sz w:val="20"/>
                <w:szCs w:val="20"/>
              </w:rPr>
            </w:pPr>
            <w:r>
              <w:rPr>
                <w:color w:val="000000"/>
                <w:sz w:val="20"/>
                <w:szCs w:val="20"/>
              </w:rPr>
              <w:t>AIC</w:t>
            </w:r>
          </w:p>
        </w:tc>
        <w:tc>
          <w:tcPr>
            <w:tcW w:w="1662" w:type="dxa"/>
            <w:tcBorders>
              <w:top w:val="nil"/>
              <w:left w:val="nil"/>
              <w:bottom w:val="nil"/>
              <w:right w:val="nil"/>
            </w:tcBorders>
            <w:noWrap/>
            <w:hideMark/>
          </w:tcPr>
          <w:p w14:paraId="79949EF0" w14:textId="77777777" w:rsidR="00CD6E61" w:rsidRDefault="00CD6E61">
            <w:pPr>
              <w:rPr>
                <w:color w:val="000000"/>
                <w:sz w:val="20"/>
                <w:szCs w:val="20"/>
              </w:rPr>
            </w:pPr>
          </w:p>
        </w:tc>
        <w:tc>
          <w:tcPr>
            <w:tcW w:w="2288" w:type="dxa"/>
            <w:tcBorders>
              <w:top w:val="nil"/>
              <w:left w:val="nil"/>
              <w:bottom w:val="nil"/>
              <w:right w:val="nil"/>
            </w:tcBorders>
            <w:noWrap/>
            <w:hideMark/>
          </w:tcPr>
          <w:p w14:paraId="55A26003" w14:textId="77777777" w:rsidR="00CD6E61" w:rsidRDefault="00CD6E61">
            <w:pPr>
              <w:jc w:val="center"/>
              <w:rPr>
                <w:color w:val="000000"/>
                <w:sz w:val="20"/>
                <w:szCs w:val="20"/>
              </w:rPr>
            </w:pPr>
            <w:r>
              <w:rPr>
                <w:color w:val="000000"/>
                <w:sz w:val="20"/>
                <w:szCs w:val="20"/>
              </w:rPr>
              <w:t>2691.088</w:t>
            </w:r>
          </w:p>
        </w:tc>
        <w:tc>
          <w:tcPr>
            <w:tcW w:w="975" w:type="dxa"/>
            <w:tcBorders>
              <w:top w:val="nil"/>
              <w:left w:val="nil"/>
              <w:bottom w:val="nil"/>
              <w:right w:val="nil"/>
            </w:tcBorders>
            <w:noWrap/>
            <w:hideMark/>
          </w:tcPr>
          <w:p w14:paraId="514A3279"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267F2E91" w14:textId="77777777" w:rsidR="00CD6E61" w:rsidRDefault="00CD6E61">
            <w:pPr>
              <w:jc w:val="center"/>
              <w:rPr>
                <w:color w:val="000000"/>
                <w:sz w:val="20"/>
                <w:szCs w:val="20"/>
              </w:rPr>
            </w:pPr>
            <w:r>
              <w:rPr>
                <w:color w:val="000000"/>
                <w:sz w:val="20"/>
                <w:szCs w:val="20"/>
              </w:rPr>
              <w:t>17086.635</w:t>
            </w:r>
          </w:p>
        </w:tc>
        <w:tc>
          <w:tcPr>
            <w:tcW w:w="975" w:type="dxa"/>
            <w:tcBorders>
              <w:top w:val="nil"/>
              <w:left w:val="nil"/>
              <w:bottom w:val="nil"/>
              <w:right w:val="nil"/>
            </w:tcBorders>
            <w:noWrap/>
            <w:hideMark/>
          </w:tcPr>
          <w:p w14:paraId="782A25A6" w14:textId="77777777" w:rsidR="00CD6E61" w:rsidRDefault="00CD6E61">
            <w:pPr>
              <w:jc w:val="center"/>
              <w:rPr>
                <w:color w:val="000000"/>
                <w:sz w:val="20"/>
                <w:szCs w:val="20"/>
              </w:rPr>
            </w:pPr>
            <w:r>
              <w:rPr>
                <w:color w:val="000000"/>
                <w:sz w:val="20"/>
                <w:szCs w:val="20"/>
              </w:rPr>
              <w:t>17086.635</w:t>
            </w:r>
          </w:p>
        </w:tc>
      </w:tr>
      <w:tr w:rsidR="00CD6E61" w14:paraId="32701701" w14:textId="77777777" w:rsidTr="000B34A9">
        <w:trPr>
          <w:trHeight w:val="320"/>
          <w:jc w:val="center"/>
        </w:trPr>
        <w:tc>
          <w:tcPr>
            <w:tcW w:w="2485" w:type="dxa"/>
            <w:tcBorders>
              <w:top w:val="nil"/>
              <w:left w:val="nil"/>
              <w:bottom w:val="nil"/>
              <w:right w:val="nil"/>
            </w:tcBorders>
            <w:noWrap/>
            <w:hideMark/>
          </w:tcPr>
          <w:p w14:paraId="2535004F" w14:textId="77777777" w:rsidR="00CD6E61" w:rsidRDefault="00CD6E61">
            <w:pPr>
              <w:rPr>
                <w:color w:val="000000"/>
                <w:sz w:val="20"/>
                <w:szCs w:val="20"/>
              </w:rPr>
            </w:pPr>
            <w:r>
              <w:rPr>
                <w:color w:val="000000"/>
                <w:sz w:val="20"/>
                <w:szCs w:val="20"/>
              </w:rPr>
              <w:t>BIC</w:t>
            </w:r>
          </w:p>
        </w:tc>
        <w:tc>
          <w:tcPr>
            <w:tcW w:w="1662" w:type="dxa"/>
            <w:tcBorders>
              <w:top w:val="nil"/>
              <w:left w:val="nil"/>
              <w:bottom w:val="nil"/>
              <w:right w:val="nil"/>
            </w:tcBorders>
            <w:noWrap/>
            <w:hideMark/>
          </w:tcPr>
          <w:p w14:paraId="7D59AC6A" w14:textId="77777777" w:rsidR="00CD6E61" w:rsidRDefault="00CD6E61">
            <w:pPr>
              <w:rPr>
                <w:color w:val="000000"/>
                <w:sz w:val="20"/>
                <w:szCs w:val="20"/>
              </w:rPr>
            </w:pPr>
          </w:p>
        </w:tc>
        <w:tc>
          <w:tcPr>
            <w:tcW w:w="2288" w:type="dxa"/>
            <w:tcBorders>
              <w:top w:val="nil"/>
              <w:left w:val="nil"/>
              <w:bottom w:val="nil"/>
              <w:right w:val="nil"/>
            </w:tcBorders>
            <w:noWrap/>
            <w:hideMark/>
          </w:tcPr>
          <w:p w14:paraId="743856EA" w14:textId="77777777" w:rsidR="00CD6E61" w:rsidRDefault="00CD6E61">
            <w:pPr>
              <w:jc w:val="center"/>
              <w:rPr>
                <w:color w:val="000000"/>
                <w:sz w:val="20"/>
                <w:szCs w:val="20"/>
              </w:rPr>
            </w:pPr>
            <w:r>
              <w:rPr>
                <w:color w:val="000000"/>
                <w:sz w:val="20"/>
                <w:szCs w:val="20"/>
              </w:rPr>
              <w:t>2979.053</w:t>
            </w:r>
          </w:p>
        </w:tc>
        <w:tc>
          <w:tcPr>
            <w:tcW w:w="975" w:type="dxa"/>
            <w:tcBorders>
              <w:top w:val="nil"/>
              <w:left w:val="nil"/>
              <w:bottom w:val="nil"/>
              <w:right w:val="nil"/>
            </w:tcBorders>
            <w:noWrap/>
            <w:hideMark/>
          </w:tcPr>
          <w:p w14:paraId="306B4B5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1F352317" w14:textId="77777777" w:rsidR="00CD6E61" w:rsidRDefault="00CD6E61">
            <w:pPr>
              <w:rPr>
                <w:sz w:val="20"/>
                <w:szCs w:val="20"/>
              </w:rPr>
            </w:pPr>
          </w:p>
        </w:tc>
        <w:tc>
          <w:tcPr>
            <w:tcW w:w="975" w:type="dxa"/>
            <w:tcBorders>
              <w:top w:val="nil"/>
              <w:left w:val="nil"/>
              <w:bottom w:val="nil"/>
              <w:right w:val="nil"/>
            </w:tcBorders>
            <w:noWrap/>
            <w:hideMark/>
          </w:tcPr>
          <w:p w14:paraId="548FF9D4" w14:textId="77777777" w:rsidR="00CD6E61" w:rsidRDefault="00CD6E61">
            <w:pPr>
              <w:rPr>
                <w:sz w:val="20"/>
                <w:szCs w:val="20"/>
              </w:rPr>
            </w:pPr>
          </w:p>
        </w:tc>
      </w:tr>
      <w:tr w:rsidR="00CD6E61" w14:paraId="6454C224" w14:textId="77777777" w:rsidTr="000B34A9">
        <w:trPr>
          <w:trHeight w:val="320"/>
          <w:jc w:val="center"/>
        </w:trPr>
        <w:tc>
          <w:tcPr>
            <w:tcW w:w="2485" w:type="dxa"/>
            <w:tcBorders>
              <w:top w:val="nil"/>
              <w:left w:val="nil"/>
              <w:bottom w:val="nil"/>
              <w:right w:val="nil"/>
            </w:tcBorders>
            <w:noWrap/>
            <w:hideMark/>
          </w:tcPr>
          <w:p w14:paraId="112F44CD" w14:textId="77777777" w:rsidR="00CD6E61" w:rsidRDefault="00CD6E61">
            <w:pPr>
              <w:rPr>
                <w:color w:val="000000"/>
                <w:sz w:val="20"/>
                <w:szCs w:val="20"/>
              </w:rPr>
            </w:pPr>
            <w:r>
              <w:rPr>
                <w:color w:val="000000"/>
                <w:sz w:val="20"/>
                <w:szCs w:val="20"/>
              </w:rPr>
              <w:t>log likelihood</w:t>
            </w:r>
          </w:p>
        </w:tc>
        <w:tc>
          <w:tcPr>
            <w:tcW w:w="1662" w:type="dxa"/>
            <w:tcBorders>
              <w:top w:val="nil"/>
              <w:left w:val="nil"/>
              <w:bottom w:val="nil"/>
              <w:right w:val="nil"/>
            </w:tcBorders>
            <w:noWrap/>
            <w:hideMark/>
          </w:tcPr>
          <w:p w14:paraId="5D6F323B" w14:textId="77777777" w:rsidR="00CD6E61" w:rsidRDefault="00CD6E61">
            <w:pPr>
              <w:rPr>
                <w:color w:val="000000"/>
                <w:sz w:val="20"/>
                <w:szCs w:val="20"/>
              </w:rPr>
            </w:pPr>
          </w:p>
        </w:tc>
        <w:tc>
          <w:tcPr>
            <w:tcW w:w="2288" w:type="dxa"/>
            <w:tcBorders>
              <w:top w:val="nil"/>
              <w:left w:val="nil"/>
              <w:bottom w:val="nil"/>
              <w:right w:val="nil"/>
            </w:tcBorders>
            <w:noWrap/>
            <w:hideMark/>
          </w:tcPr>
          <w:p w14:paraId="0DE6DF66" w14:textId="77777777" w:rsidR="00CD6E61" w:rsidRDefault="00CD6E61">
            <w:pPr>
              <w:jc w:val="center"/>
              <w:rPr>
                <w:color w:val="000000"/>
                <w:sz w:val="20"/>
                <w:szCs w:val="20"/>
              </w:rPr>
            </w:pPr>
            <w:r>
              <w:rPr>
                <w:color w:val="000000"/>
                <w:sz w:val="20"/>
                <w:szCs w:val="20"/>
              </w:rPr>
              <w:t>-1302.544</w:t>
            </w:r>
          </w:p>
        </w:tc>
        <w:tc>
          <w:tcPr>
            <w:tcW w:w="975" w:type="dxa"/>
            <w:tcBorders>
              <w:top w:val="nil"/>
              <w:left w:val="nil"/>
              <w:bottom w:val="nil"/>
              <w:right w:val="nil"/>
            </w:tcBorders>
            <w:noWrap/>
            <w:hideMark/>
          </w:tcPr>
          <w:p w14:paraId="6D14F6FC"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585424D2"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2F156F1F" w14:textId="77777777" w:rsidR="00CD6E61" w:rsidRDefault="00CD6E61">
            <w:pPr>
              <w:jc w:val="center"/>
              <w:rPr>
                <w:color w:val="000000"/>
                <w:sz w:val="20"/>
                <w:szCs w:val="20"/>
              </w:rPr>
            </w:pPr>
            <w:r>
              <w:rPr>
                <w:color w:val="000000"/>
                <w:sz w:val="20"/>
                <w:szCs w:val="20"/>
              </w:rPr>
              <w:t>-8501.317</w:t>
            </w:r>
          </w:p>
        </w:tc>
      </w:tr>
      <w:tr w:rsidR="00CD6E61" w14:paraId="04B08EEC" w14:textId="77777777" w:rsidTr="000B34A9">
        <w:trPr>
          <w:trHeight w:val="320"/>
          <w:jc w:val="center"/>
        </w:trPr>
        <w:tc>
          <w:tcPr>
            <w:tcW w:w="2485" w:type="dxa"/>
            <w:tcBorders>
              <w:top w:val="nil"/>
              <w:left w:val="nil"/>
              <w:bottom w:val="nil"/>
              <w:right w:val="nil"/>
            </w:tcBorders>
            <w:noWrap/>
            <w:hideMark/>
          </w:tcPr>
          <w:p w14:paraId="22A8BCAA" w14:textId="77777777" w:rsidR="00CD6E61" w:rsidRDefault="00CD6E61">
            <w:pPr>
              <w:rPr>
                <w:color w:val="000000"/>
                <w:sz w:val="20"/>
                <w:szCs w:val="20"/>
              </w:rPr>
            </w:pPr>
            <w:r>
              <w:rPr>
                <w:color w:val="000000"/>
                <w:sz w:val="20"/>
                <w:szCs w:val="20"/>
              </w:rPr>
              <w:t>deviance</w:t>
            </w:r>
          </w:p>
        </w:tc>
        <w:tc>
          <w:tcPr>
            <w:tcW w:w="1662" w:type="dxa"/>
            <w:tcBorders>
              <w:top w:val="nil"/>
              <w:left w:val="nil"/>
              <w:bottom w:val="nil"/>
              <w:right w:val="nil"/>
            </w:tcBorders>
            <w:noWrap/>
            <w:hideMark/>
          </w:tcPr>
          <w:p w14:paraId="3E5A9A94" w14:textId="77777777" w:rsidR="00CD6E61" w:rsidRDefault="00CD6E61">
            <w:pPr>
              <w:rPr>
                <w:color w:val="000000"/>
                <w:sz w:val="20"/>
                <w:szCs w:val="20"/>
              </w:rPr>
            </w:pPr>
          </w:p>
        </w:tc>
        <w:tc>
          <w:tcPr>
            <w:tcW w:w="2288" w:type="dxa"/>
            <w:tcBorders>
              <w:top w:val="nil"/>
              <w:left w:val="nil"/>
              <w:bottom w:val="nil"/>
              <w:right w:val="nil"/>
            </w:tcBorders>
            <w:noWrap/>
            <w:hideMark/>
          </w:tcPr>
          <w:p w14:paraId="34E8EAEB" w14:textId="77777777" w:rsidR="00CD6E61" w:rsidRDefault="00CD6E61">
            <w:pPr>
              <w:rPr>
                <w:sz w:val="20"/>
                <w:szCs w:val="20"/>
              </w:rPr>
            </w:pPr>
          </w:p>
        </w:tc>
        <w:tc>
          <w:tcPr>
            <w:tcW w:w="975" w:type="dxa"/>
            <w:tcBorders>
              <w:top w:val="nil"/>
              <w:left w:val="nil"/>
              <w:bottom w:val="nil"/>
              <w:right w:val="nil"/>
            </w:tcBorders>
            <w:noWrap/>
            <w:hideMark/>
          </w:tcPr>
          <w:p w14:paraId="66891A54" w14:textId="77777777" w:rsidR="00CD6E61" w:rsidRDefault="00CD6E61">
            <w:pPr>
              <w:jc w:val="center"/>
              <w:rPr>
                <w:color w:val="000000"/>
                <w:sz w:val="20"/>
                <w:szCs w:val="20"/>
              </w:rPr>
            </w:pPr>
            <w:r>
              <w:rPr>
                <w:color w:val="000000"/>
                <w:sz w:val="20"/>
                <w:szCs w:val="20"/>
              </w:rPr>
              <w:t>5177.952</w:t>
            </w:r>
          </w:p>
        </w:tc>
        <w:tc>
          <w:tcPr>
            <w:tcW w:w="975" w:type="dxa"/>
            <w:tcBorders>
              <w:top w:val="nil"/>
              <w:left w:val="nil"/>
              <w:bottom w:val="nil"/>
              <w:right w:val="nil"/>
            </w:tcBorders>
            <w:noWrap/>
            <w:hideMark/>
          </w:tcPr>
          <w:p w14:paraId="34C3E40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5A0ECBE2" w14:textId="77777777" w:rsidR="00CD6E61" w:rsidRDefault="00CD6E61">
            <w:pPr>
              <w:rPr>
                <w:sz w:val="20"/>
                <w:szCs w:val="20"/>
              </w:rPr>
            </w:pPr>
          </w:p>
        </w:tc>
      </w:tr>
      <w:tr w:rsidR="00CD6E61" w14:paraId="16367592" w14:textId="77777777" w:rsidTr="000B34A9">
        <w:trPr>
          <w:trHeight w:val="340"/>
          <w:jc w:val="center"/>
        </w:trPr>
        <w:tc>
          <w:tcPr>
            <w:tcW w:w="2485" w:type="dxa"/>
            <w:tcBorders>
              <w:top w:val="nil"/>
              <w:left w:val="nil"/>
              <w:bottom w:val="single" w:sz="8" w:space="0" w:color="auto"/>
              <w:right w:val="nil"/>
            </w:tcBorders>
            <w:noWrap/>
            <w:hideMark/>
          </w:tcPr>
          <w:p w14:paraId="0467A3D8" w14:textId="77777777" w:rsidR="00CD6E61" w:rsidRDefault="00CD6E61">
            <w:pPr>
              <w:rPr>
                <w:color w:val="000000"/>
                <w:sz w:val="20"/>
                <w:szCs w:val="20"/>
              </w:rPr>
            </w:pPr>
            <w:r>
              <w:rPr>
                <w:color w:val="000000"/>
                <w:sz w:val="20"/>
                <w:szCs w:val="20"/>
              </w:rPr>
              <w:t>pseudo R^2</w:t>
            </w:r>
          </w:p>
        </w:tc>
        <w:tc>
          <w:tcPr>
            <w:tcW w:w="1662" w:type="dxa"/>
            <w:tcBorders>
              <w:top w:val="nil"/>
              <w:left w:val="nil"/>
              <w:bottom w:val="single" w:sz="8" w:space="0" w:color="auto"/>
              <w:right w:val="nil"/>
            </w:tcBorders>
            <w:noWrap/>
            <w:hideMark/>
          </w:tcPr>
          <w:p w14:paraId="17053A1D"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3E931731"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2BED9688"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single" w:sz="8" w:space="0" w:color="auto"/>
              <w:right w:val="nil"/>
            </w:tcBorders>
            <w:noWrap/>
            <w:hideMark/>
          </w:tcPr>
          <w:p w14:paraId="54B4B02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32D7A735" w14:textId="77777777" w:rsidR="00CD6E61" w:rsidRDefault="00CD6E61">
            <w:pPr>
              <w:jc w:val="center"/>
              <w:rPr>
                <w:color w:val="000000"/>
                <w:sz w:val="20"/>
                <w:szCs w:val="20"/>
              </w:rPr>
            </w:pPr>
            <w:r>
              <w:rPr>
                <w:color w:val="000000"/>
                <w:sz w:val="20"/>
                <w:szCs w:val="20"/>
              </w:rPr>
              <w:t> </w:t>
            </w:r>
          </w:p>
        </w:tc>
      </w:tr>
    </w:tbl>
    <w:p w14:paraId="5BA0F5EE" w14:textId="77777777" w:rsidR="00C72D3B" w:rsidRDefault="00C72D3B" w:rsidP="00417031">
      <w:pPr>
        <w:widowControl w:val="0"/>
        <w:autoSpaceDE w:val="0"/>
        <w:autoSpaceDN w:val="0"/>
        <w:adjustRightInd w:val="0"/>
        <w:spacing w:before="120" w:after="120"/>
        <w:jc w:val="both"/>
      </w:pPr>
    </w:p>
    <w:p w14:paraId="49078B5E" w14:textId="77777777" w:rsidR="00C72D3B" w:rsidRPr="00417031" w:rsidRDefault="00C72D3B" w:rsidP="00C72D3B">
      <w:pPr>
        <w:pStyle w:val="TableFiguretitle"/>
        <w:rPr>
          <w:sz w:val="24"/>
          <w:szCs w:val="24"/>
        </w:rPr>
      </w:pPr>
      <w:r>
        <w:rPr>
          <w:rFonts w:hint="eastAsia"/>
        </w:rPr>
        <w:t xml:space="preserve">Table </w:t>
      </w:r>
      <w:r>
        <w:rPr>
          <w:rFonts w:eastAsia="SimSun" w:hint="eastAsia"/>
        </w:rPr>
        <w:t>R2-24-3</w:t>
      </w:r>
      <w:r w:rsidRPr="00455ECF">
        <w:rPr>
          <w:rFonts w:eastAsia="SimSun"/>
        </w:rPr>
        <w:t xml:space="preserve">. </w:t>
      </w:r>
      <w:r w:rsidRPr="00836257">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Default="000C1645">
            <w:pPr>
              <w:rPr>
                <w:color w:val="000000"/>
                <w:sz w:val="20"/>
                <w:szCs w:val="20"/>
              </w:rPr>
            </w:pPr>
            <w:r>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Default="000C1645">
            <w:pPr>
              <w:jc w:val="center"/>
              <w:rPr>
                <w:color w:val="000000"/>
                <w:sz w:val="20"/>
                <w:szCs w:val="20"/>
              </w:rPr>
            </w:pPr>
            <w:r>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Default="000C1645">
            <w:pPr>
              <w:jc w:val="center"/>
              <w:rPr>
                <w:color w:val="000000"/>
                <w:sz w:val="20"/>
                <w:szCs w:val="20"/>
              </w:rPr>
            </w:pPr>
            <w:r>
              <w:rPr>
                <w:color w:val="000000"/>
                <w:sz w:val="20"/>
                <w:szCs w:val="20"/>
              </w:rPr>
              <w:t>Poisson</w:t>
            </w:r>
          </w:p>
        </w:tc>
      </w:tr>
      <w:tr w:rsidR="000C1645"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Default="000C1645">
            <w:pPr>
              <w:jc w:val="center"/>
              <w:rPr>
                <w:color w:val="000000"/>
                <w:sz w:val="20"/>
                <w:szCs w:val="20"/>
              </w:rPr>
            </w:pPr>
            <w:r>
              <w:rPr>
                <w:color w:val="000000"/>
                <w:sz w:val="20"/>
                <w:szCs w:val="20"/>
              </w:rPr>
              <w:t>(1)</w:t>
            </w:r>
          </w:p>
        </w:tc>
        <w:tc>
          <w:tcPr>
            <w:tcW w:w="3150" w:type="dxa"/>
            <w:tcBorders>
              <w:top w:val="nil"/>
              <w:left w:val="nil"/>
              <w:bottom w:val="nil"/>
              <w:right w:val="nil"/>
            </w:tcBorders>
            <w:noWrap/>
            <w:hideMark/>
          </w:tcPr>
          <w:p w14:paraId="29A2FEA1" w14:textId="77777777" w:rsidR="000C1645" w:rsidRDefault="000C1645">
            <w:pPr>
              <w:jc w:val="center"/>
              <w:rPr>
                <w:color w:val="000000"/>
                <w:sz w:val="20"/>
                <w:szCs w:val="20"/>
              </w:rPr>
            </w:pPr>
            <w:r>
              <w:rPr>
                <w:color w:val="000000"/>
                <w:sz w:val="20"/>
                <w:szCs w:val="20"/>
              </w:rPr>
              <w:t>(2)</w:t>
            </w:r>
          </w:p>
        </w:tc>
        <w:tc>
          <w:tcPr>
            <w:tcW w:w="1983" w:type="dxa"/>
            <w:tcBorders>
              <w:top w:val="nil"/>
              <w:left w:val="nil"/>
              <w:bottom w:val="nil"/>
              <w:right w:val="nil"/>
            </w:tcBorders>
            <w:noWrap/>
            <w:hideMark/>
          </w:tcPr>
          <w:p w14:paraId="6D0F25A7" w14:textId="77777777" w:rsidR="000C1645" w:rsidRDefault="000C1645">
            <w:pPr>
              <w:jc w:val="center"/>
              <w:rPr>
                <w:color w:val="000000"/>
                <w:sz w:val="20"/>
                <w:szCs w:val="20"/>
              </w:rPr>
            </w:pPr>
            <w:r>
              <w:rPr>
                <w:color w:val="000000"/>
                <w:sz w:val="20"/>
                <w:szCs w:val="20"/>
              </w:rPr>
              <w:t>(3)</w:t>
            </w:r>
          </w:p>
        </w:tc>
      </w:tr>
      <w:tr w:rsidR="000C1645"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Default="000C1645">
            <w:pPr>
              <w:jc w:val="right"/>
              <w:rPr>
                <w:color w:val="000000"/>
                <w:sz w:val="20"/>
                <w:szCs w:val="20"/>
              </w:rPr>
            </w:pPr>
            <w:r>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Default="000C1645">
            <w:pPr>
              <w:jc w:val="center"/>
              <w:rPr>
                <w:i/>
                <w:iCs/>
                <w:color w:val="000000"/>
                <w:sz w:val="20"/>
                <w:szCs w:val="20"/>
              </w:rPr>
            </w:pPr>
            <w:r>
              <w:rPr>
                <w:i/>
                <w:iCs/>
                <w:color w:val="000000"/>
                <w:sz w:val="20"/>
                <w:szCs w:val="20"/>
              </w:rPr>
              <w:t>netlikeNum</w:t>
            </w:r>
            <w:r>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Default="000C1645">
            <w:pPr>
              <w:jc w:val="center"/>
              <w:rPr>
                <w:color w:val="000000"/>
                <w:sz w:val="20"/>
                <w:szCs w:val="20"/>
              </w:rPr>
            </w:pPr>
            <w:r>
              <w:rPr>
                <w:color w:val="000000"/>
                <w:sz w:val="20"/>
                <w:szCs w:val="20"/>
              </w:rPr>
              <w:t>log [</w:t>
            </w:r>
            <w:r>
              <w:rPr>
                <w:i/>
                <w:iCs/>
                <w:color w:val="000000"/>
                <w:sz w:val="20"/>
                <w:szCs w:val="20"/>
              </w:rPr>
              <w:t>netlikeNum</w:t>
            </w:r>
            <w:r>
              <w:rPr>
                <w:i/>
                <w:iCs/>
                <w:color w:val="000000"/>
                <w:sz w:val="20"/>
                <w:szCs w:val="20"/>
                <w:vertAlign w:val="subscript"/>
              </w:rPr>
              <w:t>ij</w:t>
            </w:r>
            <w:r>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Default="000C1645">
            <w:pPr>
              <w:jc w:val="center"/>
              <w:rPr>
                <w:color w:val="000000"/>
                <w:sz w:val="20"/>
                <w:szCs w:val="20"/>
              </w:rPr>
            </w:pPr>
            <w:r>
              <w:rPr>
                <w:i/>
                <w:iCs/>
                <w:color w:val="000000"/>
                <w:sz w:val="20"/>
                <w:szCs w:val="20"/>
              </w:rPr>
              <w:t>netlikeNum</w:t>
            </w:r>
            <w:r>
              <w:rPr>
                <w:i/>
                <w:iCs/>
                <w:color w:val="000000"/>
                <w:sz w:val="20"/>
                <w:szCs w:val="20"/>
                <w:vertAlign w:val="subscript"/>
              </w:rPr>
              <w:t>ij</w:t>
            </w:r>
            <w:r>
              <w:rPr>
                <w:color w:val="000000"/>
                <w:sz w:val="20"/>
                <w:szCs w:val="20"/>
              </w:rPr>
              <w:t xml:space="preserve"> (shifted)</w:t>
            </w:r>
          </w:p>
        </w:tc>
      </w:tr>
      <w:tr w:rsidR="000C1645"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Default="000C1645">
            <w:pPr>
              <w:rPr>
                <w:i/>
                <w:iCs/>
                <w:color w:val="000000"/>
                <w:sz w:val="20"/>
                <w:szCs w:val="20"/>
              </w:rPr>
            </w:pPr>
            <w:r>
              <w:rPr>
                <w:i/>
                <w:iCs/>
                <w:color w:val="000000"/>
                <w:sz w:val="20"/>
                <w:szCs w:val="20"/>
              </w:rPr>
              <w:t>AI</w:t>
            </w:r>
            <w:r>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Default="000C1645">
            <w:pPr>
              <w:jc w:val="center"/>
              <w:rPr>
                <w:color w:val="000000"/>
                <w:sz w:val="20"/>
                <w:szCs w:val="20"/>
              </w:rPr>
            </w:pPr>
            <w:r>
              <w:rPr>
                <w:color w:val="000000"/>
                <w:sz w:val="20"/>
                <w:szCs w:val="20"/>
              </w:rPr>
              <w:t>-0.016</w:t>
            </w:r>
          </w:p>
        </w:tc>
        <w:tc>
          <w:tcPr>
            <w:tcW w:w="3150" w:type="dxa"/>
            <w:tcBorders>
              <w:top w:val="nil"/>
              <w:left w:val="nil"/>
              <w:bottom w:val="nil"/>
              <w:right w:val="nil"/>
            </w:tcBorders>
            <w:noWrap/>
            <w:hideMark/>
          </w:tcPr>
          <w:p w14:paraId="43AD4AE2" w14:textId="77777777" w:rsidR="000C1645" w:rsidRDefault="000C1645">
            <w:pPr>
              <w:jc w:val="center"/>
              <w:rPr>
                <w:color w:val="000000"/>
                <w:sz w:val="20"/>
                <w:szCs w:val="20"/>
              </w:rPr>
            </w:pPr>
            <w:r>
              <w:rPr>
                <w:color w:val="000000"/>
                <w:sz w:val="20"/>
                <w:szCs w:val="20"/>
              </w:rPr>
              <w:t>-0.003</w:t>
            </w:r>
          </w:p>
        </w:tc>
        <w:tc>
          <w:tcPr>
            <w:tcW w:w="1983" w:type="dxa"/>
            <w:tcBorders>
              <w:top w:val="nil"/>
              <w:left w:val="nil"/>
              <w:bottom w:val="nil"/>
              <w:right w:val="nil"/>
            </w:tcBorders>
            <w:noWrap/>
            <w:hideMark/>
          </w:tcPr>
          <w:p w14:paraId="6A1EA34E" w14:textId="77777777" w:rsidR="000C1645" w:rsidRDefault="000C1645">
            <w:pPr>
              <w:jc w:val="center"/>
              <w:rPr>
                <w:color w:val="000000"/>
                <w:sz w:val="20"/>
                <w:szCs w:val="20"/>
              </w:rPr>
            </w:pPr>
            <w:r>
              <w:rPr>
                <w:color w:val="000000"/>
                <w:sz w:val="20"/>
                <w:szCs w:val="20"/>
              </w:rPr>
              <w:t>-0.005</w:t>
            </w:r>
          </w:p>
        </w:tc>
      </w:tr>
      <w:tr w:rsidR="000C1645"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Default="000C1645">
            <w:pPr>
              <w:jc w:val="center"/>
              <w:rPr>
                <w:color w:val="000000"/>
                <w:sz w:val="20"/>
                <w:szCs w:val="20"/>
              </w:rPr>
            </w:pPr>
            <w:r>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Default="000C1645">
            <w:pPr>
              <w:jc w:val="center"/>
              <w:rPr>
                <w:color w:val="000000"/>
                <w:sz w:val="20"/>
                <w:szCs w:val="20"/>
              </w:rPr>
            </w:pPr>
            <w:r>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Default="000C1645">
            <w:pPr>
              <w:jc w:val="center"/>
              <w:rPr>
                <w:color w:val="000000"/>
                <w:sz w:val="20"/>
                <w:szCs w:val="20"/>
              </w:rPr>
            </w:pPr>
            <w:r>
              <w:rPr>
                <w:color w:val="000000"/>
                <w:sz w:val="20"/>
                <w:szCs w:val="20"/>
              </w:rPr>
              <w:t>(0.022)</w:t>
            </w:r>
          </w:p>
        </w:tc>
      </w:tr>
      <w:tr w:rsidR="000C1645"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Default="000C1645">
            <w:pPr>
              <w:rPr>
                <w:color w:val="000000"/>
                <w:sz w:val="20"/>
                <w:szCs w:val="20"/>
              </w:rPr>
            </w:pPr>
            <w:r>
              <w:rPr>
                <w:color w:val="000000"/>
                <w:sz w:val="20"/>
                <w:szCs w:val="20"/>
              </w:rPr>
              <w:t>other controls</w:t>
            </w:r>
          </w:p>
        </w:tc>
        <w:tc>
          <w:tcPr>
            <w:tcW w:w="1080" w:type="dxa"/>
            <w:tcBorders>
              <w:top w:val="nil"/>
              <w:left w:val="nil"/>
              <w:bottom w:val="nil"/>
              <w:right w:val="nil"/>
            </w:tcBorders>
            <w:noWrap/>
            <w:hideMark/>
          </w:tcPr>
          <w:p w14:paraId="165221B9"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nil"/>
              <w:right w:val="nil"/>
            </w:tcBorders>
            <w:noWrap/>
            <w:hideMark/>
          </w:tcPr>
          <w:p w14:paraId="67E46EC7"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nil"/>
              <w:right w:val="nil"/>
            </w:tcBorders>
            <w:noWrap/>
            <w:hideMark/>
          </w:tcPr>
          <w:p w14:paraId="417AA774" w14:textId="77777777" w:rsidR="000C1645" w:rsidRDefault="000C1645">
            <w:pPr>
              <w:jc w:val="center"/>
              <w:rPr>
                <w:color w:val="000000"/>
                <w:sz w:val="20"/>
                <w:szCs w:val="20"/>
              </w:rPr>
            </w:pPr>
            <w:r>
              <w:rPr>
                <w:color w:val="000000"/>
                <w:sz w:val="20"/>
                <w:szCs w:val="20"/>
              </w:rPr>
              <w:t>√</w:t>
            </w:r>
          </w:p>
        </w:tc>
      </w:tr>
      <w:tr w:rsidR="000C1645"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Default="000C1645">
            <w:pPr>
              <w:rPr>
                <w:color w:val="000000"/>
                <w:sz w:val="20"/>
                <w:szCs w:val="20"/>
              </w:rPr>
            </w:pPr>
            <w:r>
              <w:rPr>
                <w:color w:val="000000"/>
                <w:sz w:val="20"/>
                <w:szCs w:val="20"/>
              </w:rPr>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Default="000C1645">
            <w:pPr>
              <w:jc w:val="center"/>
              <w:rPr>
                <w:color w:val="000000"/>
                <w:sz w:val="20"/>
                <w:szCs w:val="20"/>
              </w:rPr>
            </w:pPr>
            <w:r>
              <w:rPr>
                <w:color w:val="000000"/>
                <w:sz w:val="20"/>
                <w:szCs w:val="20"/>
              </w:rPr>
              <w:t>√ </w:t>
            </w:r>
          </w:p>
        </w:tc>
      </w:tr>
      <w:tr w:rsidR="000C1645"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Default="000C1645">
            <w:pPr>
              <w:rPr>
                <w:color w:val="000000"/>
                <w:sz w:val="20"/>
                <w:szCs w:val="20"/>
              </w:rPr>
            </w:pPr>
            <w:r>
              <w:rPr>
                <w:color w:val="000000"/>
                <w:sz w:val="20"/>
                <w:szCs w:val="20"/>
              </w:rPr>
              <w:t>N</w:t>
            </w:r>
          </w:p>
        </w:tc>
        <w:tc>
          <w:tcPr>
            <w:tcW w:w="1080" w:type="dxa"/>
            <w:tcBorders>
              <w:top w:val="nil"/>
              <w:left w:val="nil"/>
              <w:bottom w:val="nil"/>
              <w:right w:val="nil"/>
            </w:tcBorders>
            <w:noWrap/>
            <w:hideMark/>
          </w:tcPr>
          <w:p w14:paraId="5930DEB1" w14:textId="77777777" w:rsidR="000C1645" w:rsidRDefault="000C1645">
            <w:pPr>
              <w:jc w:val="center"/>
              <w:rPr>
                <w:color w:val="000000"/>
                <w:sz w:val="20"/>
                <w:szCs w:val="20"/>
              </w:rPr>
            </w:pPr>
            <w:r>
              <w:rPr>
                <w:color w:val="000000"/>
                <w:sz w:val="20"/>
                <w:szCs w:val="20"/>
              </w:rPr>
              <w:t>8,961</w:t>
            </w:r>
          </w:p>
        </w:tc>
        <w:tc>
          <w:tcPr>
            <w:tcW w:w="3150" w:type="dxa"/>
            <w:tcBorders>
              <w:top w:val="nil"/>
              <w:left w:val="nil"/>
              <w:bottom w:val="nil"/>
              <w:right w:val="nil"/>
            </w:tcBorders>
            <w:noWrap/>
            <w:hideMark/>
          </w:tcPr>
          <w:p w14:paraId="42DC11D4" w14:textId="77777777" w:rsidR="000C1645" w:rsidRDefault="000C1645">
            <w:pPr>
              <w:jc w:val="center"/>
              <w:rPr>
                <w:color w:val="000000"/>
                <w:sz w:val="20"/>
                <w:szCs w:val="20"/>
              </w:rPr>
            </w:pPr>
            <w:r>
              <w:rPr>
                <w:color w:val="000000"/>
                <w:sz w:val="20"/>
                <w:szCs w:val="20"/>
              </w:rPr>
              <w:t>8,961</w:t>
            </w:r>
          </w:p>
        </w:tc>
        <w:tc>
          <w:tcPr>
            <w:tcW w:w="1983" w:type="dxa"/>
            <w:tcBorders>
              <w:top w:val="nil"/>
              <w:left w:val="nil"/>
              <w:bottom w:val="nil"/>
              <w:right w:val="nil"/>
            </w:tcBorders>
            <w:noWrap/>
            <w:hideMark/>
          </w:tcPr>
          <w:p w14:paraId="0FA4D094" w14:textId="77777777" w:rsidR="000C1645" w:rsidRDefault="000C1645">
            <w:pPr>
              <w:jc w:val="center"/>
              <w:rPr>
                <w:color w:val="000000"/>
                <w:sz w:val="20"/>
                <w:szCs w:val="20"/>
              </w:rPr>
            </w:pPr>
            <w:r>
              <w:rPr>
                <w:color w:val="000000"/>
                <w:sz w:val="20"/>
                <w:szCs w:val="20"/>
              </w:rPr>
              <w:t>8,961</w:t>
            </w:r>
          </w:p>
        </w:tc>
      </w:tr>
      <w:tr w:rsidR="000C1645"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Default="000C1645">
            <w:pPr>
              <w:rPr>
                <w:color w:val="000000"/>
                <w:sz w:val="20"/>
                <w:szCs w:val="20"/>
              </w:rPr>
            </w:pPr>
            <w:r>
              <w:rPr>
                <w:color w:val="000000"/>
                <w:sz w:val="20"/>
                <w:szCs w:val="20"/>
              </w:rPr>
              <w:t>log likelihood</w:t>
            </w:r>
          </w:p>
        </w:tc>
        <w:tc>
          <w:tcPr>
            <w:tcW w:w="1080" w:type="dxa"/>
            <w:tcBorders>
              <w:top w:val="nil"/>
              <w:left w:val="nil"/>
              <w:bottom w:val="nil"/>
              <w:right w:val="nil"/>
            </w:tcBorders>
            <w:noWrap/>
            <w:hideMark/>
          </w:tcPr>
          <w:p w14:paraId="7CF10BA6" w14:textId="77777777" w:rsidR="000C1645"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Default="000C1645">
            <w:pPr>
              <w:rPr>
                <w:sz w:val="20"/>
                <w:szCs w:val="20"/>
              </w:rPr>
            </w:pPr>
          </w:p>
        </w:tc>
        <w:tc>
          <w:tcPr>
            <w:tcW w:w="1983" w:type="dxa"/>
            <w:tcBorders>
              <w:top w:val="nil"/>
              <w:left w:val="nil"/>
              <w:bottom w:val="nil"/>
              <w:right w:val="nil"/>
            </w:tcBorders>
            <w:noWrap/>
            <w:hideMark/>
          </w:tcPr>
          <w:p w14:paraId="59A5F9DB" w14:textId="77777777" w:rsidR="000C1645" w:rsidRDefault="000C1645">
            <w:pPr>
              <w:jc w:val="center"/>
              <w:rPr>
                <w:color w:val="000000"/>
                <w:sz w:val="20"/>
                <w:szCs w:val="20"/>
              </w:rPr>
            </w:pPr>
            <w:r>
              <w:rPr>
                <w:color w:val="000000"/>
                <w:sz w:val="20"/>
                <w:szCs w:val="20"/>
              </w:rPr>
              <w:t>-14301.496</w:t>
            </w:r>
          </w:p>
        </w:tc>
      </w:tr>
      <w:tr w:rsidR="000C1645"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Default="000C1645">
            <w:pPr>
              <w:rPr>
                <w:color w:val="000000"/>
                <w:sz w:val="20"/>
                <w:szCs w:val="20"/>
              </w:rPr>
            </w:pPr>
            <w:r>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Default="000C1645">
            <w:pPr>
              <w:jc w:val="center"/>
              <w:rPr>
                <w:color w:val="000000"/>
                <w:sz w:val="20"/>
                <w:szCs w:val="20"/>
              </w:rPr>
            </w:pPr>
            <w:r>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Default="000C1645">
            <w:pPr>
              <w:jc w:val="center"/>
              <w:rPr>
                <w:color w:val="000000"/>
                <w:sz w:val="20"/>
                <w:szCs w:val="20"/>
              </w:rPr>
            </w:pPr>
            <w:r>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Default="000C1645">
            <w:pPr>
              <w:jc w:val="center"/>
              <w:rPr>
                <w:color w:val="000000"/>
                <w:sz w:val="20"/>
                <w:szCs w:val="20"/>
              </w:rPr>
            </w:pPr>
            <w:r>
              <w:rPr>
                <w:color w:val="000000"/>
                <w:sz w:val="20"/>
                <w:szCs w:val="20"/>
              </w:rPr>
              <w:t>-0.001</w:t>
            </w:r>
          </w:p>
        </w:tc>
      </w:tr>
      <w:bookmarkEnd w:id="2048"/>
    </w:tbl>
    <w:p w14:paraId="5E5F6E69" w14:textId="77777777" w:rsidR="000C1645" w:rsidRDefault="000C1645" w:rsidP="00C033C0">
      <w:pPr>
        <w:widowControl w:val="0"/>
        <w:autoSpaceDE w:val="0"/>
        <w:autoSpaceDN w:val="0"/>
        <w:adjustRightInd w:val="0"/>
        <w:spacing w:before="120" w:after="120"/>
        <w:jc w:val="both"/>
      </w:pPr>
    </w:p>
    <w:p w14:paraId="2AE5C783" w14:textId="1CCD0E55" w:rsidR="00CD6E61" w:rsidRPr="000B34A9" w:rsidRDefault="00F268A4">
      <w:pPr>
        <w:pStyle w:val="Paragraph"/>
        <w:pPrChange w:id="2054" w:author="Dylan CHEN" w:date="2026-08-20T16:34:00Z" w16du:dateUtc="2026-08-20T08:34:00Z">
          <w:pPr>
            <w:widowControl w:val="0"/>
            <w:autoSpaceDE w:val="0"/>
            <w:autoSpaceDN w:val="0"/>
            <w:adjustRightInd w:val="0"/>
            <w:spacing w:before="120" w:after="120"/>
            <w:jc w:val="both"/>
          </w:pPr>
        </w:pPrChange>
      </w:pPr>
      <w:ins w:id="2055" w:author="Dylan CHEN" w:date="2026-08-20T16:34:00Z" w16du:dateUtc="2026-08-20T08:34:00Z">
        <w:r w:rsidRPr="00F268A4">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3ADA4452"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627BCB90" w14:textId="7971539A" w:rsidR="00C033C0" w:rsidRPr="00522DE1" w:rsidRDefault="00626D48" w:rsidP="00C033C0">
      <w:pPr>
        <w:widowControl w:val="0"/>
        <w:autoSpaceDE w:val="0"/>
        <w:spacing w:before="120" w:after="120"/>
        <w:jc w:val="both"/>
        <w:outlineLvl w:val="0"/>
        <w:rPr>
          <w:rFonts w:eastAsia="SimSun"/>
          <w:b/>
          <w:bCs/>
          <w:kern w:val="2"/>
        </w:rPr>
      </w:pPr>
      <w:ins w:id="2056" w:author="Dylan CHEN" w:date="2026-08-20T22:39:00Z" w16du:dateUtc="2026-08-20T14:39:00Z">
        <w:r>
          <w:rPr>
            <w:rFonts w:eastAsia="SimSun" w:hint="eastAsia"/>
            <w:b/>
            <w:bCs/>
            <w:kern w:val="2"/>
          </w:rPr>
          <w:t>#</w:t>
        </w:r>
      </w:ins>
      <w:r w:rsidR="00C033C0" w:rsidRPr="00522DE1">
        <w:rPr>
          <w:rFonts w:eastAsia="SimSun"/>
          <w:b/>
          <w:bCs/>
          <w:kern w:val="2"/>
        </w:rPr>
        <w:t>R2-25</w:t>
      </w:r>
    </w:p>
    <w:p w14:paraId="31ABAA67" w14:textId="196E8DBA" w:rsidR="00C033C0" w:rsidRPr="00D241ED" w:rsidRDefault="004116CA" w:rsidP="00D241ED">
      <w:pPr>
        <w:widowControl w:val="0"/>
        <w:autoSpaceDE w:val="0"/>
        <w:autoSpaceDN w:val="0"/>
        <w:adjustRightInd w:val="0"/>
        <w:spacing w:before="120" w:after="120"/>
        <w:ind w:left="480"/>
        <w:jc w:val="both"/>
        <w:rPr>
          <w:rFonts w:eastAsia="SimSun"/>
          <w:i/>
          <w:iCs/>
          <w:kern w:val="2"/>
        </w:rPr>
      </w:pPr>
      <w:r>
        <w:rPr>
          <w:i/>
          <w:iCs/>
        </w:rPr>
        <w:lastRenderedPageBreak/>
        <w:t xml:space="preserve">5. </w:t>
      </w:r>
      <w:r w:rsidR="00C033C0" w:rsidRPr="00D241ED">
        <w:rPr>
          <w:i/>
          <w:iCs/>
        </w:rPr>
        <w:t>There is misalignment between the arguments and the empirical test.</w:t>
      </w:r>
      <w:r w:rsidR="00C033C0" w:rsidRPr="00D241ED">
        <w:rPr>
          <w:i/>
          <w:iCs/>
        </w:rPr>
        <w:br/>
        <w:t>Arguments: When AI answers appear immediately in the first position, they eliminate this opportunity for humans, reducing potential answerers</w:t>
      </w:r>
      <w:r w:rsidR="00052238">
        <w:rPr>
          <w:i/>
          <w:iCs/>
        </w:rPr>
        <w:t>’</w:t>
      </w:r>
      <w:r w:rsidR="00C033C0" w:rsidRPr="00D241ED">
        <w:rPr>
          <w:i/>
          <w:iCs/>
        </w:rPr>
        <w:t xml:space="preserve"> incentive to contribute.</w:t>
      </w:r>
      <w:r w:rsidR="00C033C0" w:rsidRPr="00D241ED">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B9646D">
        <w:rPr>
          <w:i/>
          <w:iCs/>
          <w:highlight w:val="yellow"/>
          <w:rPrChange w:id="2057" w:author="Dylan CHEN" w:date="2026-08-05T17:25:00Z" w16du:dateUtc="2026-08-05T09:25:00Z">
            <w:rPr>
              <w:i/>
              <w:iCs/>
            </w:rPr>
          </w:rPrChange>
        </w:rPr>
        <w:t xml:space="preserve">it should particularly discourage </w:t>
      </w:r>
      <w:r w:rsidR="00E71BCF">
        <w:rPr>
          <w:i/>
          <w:iCs/>
          <w:highlight w:val="yellow"/>
        </w:rPr>
        <w:t>“</w:t>
      </w:r>
      <w:r w:rsidR="00C033C0" w:rsidRPr="00B9646D">
        <w:rPr>
          <w:i/>
          <w:iCs/>
          <w:highlight w:val="yellow"/>
          <w:rPrChange w:id="2058" w:author="Dylan CHEN" w:date="2026-08-05T17:25:00Z" w16du:dateUtc="2026-08-05T09:25:00Z">
            <w:rPr>
              <w:i/>
              <w:iCs/>
            </w:rPr>
          </w:rPrChange>
        </w:rPr>
        <w:t>first position seekers</w:t>
      </w:r>
      <w:r w:rsidR="00E71BCF">
        <w:rPr>
          <w:i/>
          <w:iCs/>
          <w:highlight w:val="yellow"/>
        </w:rPr>
        <w:t>”</w:t>
      </w:r>
      <w:r w:rsidR="00C033C0" w:rsidRPr="00B9646D">
        <w:rPr>
          <w:i/>
          <w:iCs/>
          <w:highlight w:val="yellow"/>
          <w:rPrChange w:id="2059" w:author="Dylan CHEN" w:date="2026-08-05T17:25:00Z" w16du:dateUtc="2026-08-05T09:25:00Z">
            <w:rPr>
              <w:i/>
              <w:iCs/>
            </w:rPr>
          </w:rPrChange>
        </w:rPr>
        <w:t xml:space="preserve"> from contributing, making them less likely to provide the first human answer.</w:t>
      </w:r>
      <w:r w:rsidRPr="00B9646D">
        <w:rPr>
          <w:i/>
          <w:iCs/>
          <w:highlight w:val="yellow"/>
          <w:rPrChange w:id="2060" w:author="Dylan CHEN" w:date="2026-08-05T17:25:00Z" w16du:dateUtc="2026-08-05T09:25:00Z">
            <w:rPr>
              <w:i/>
              <w:iCs/>
            </w:rPr>
          </w:rPrChange>
        </w:rPr>
        <w:t xml:space="preserve"> </w:t>
      </w:r>
      <w:r w:rsidR="00C033C0" w:rsidRPr="00B9646D">
        <w:rPr>
          <w:i/>
          <w:iCs/>
          <w:highlight w:val="yellow"/>
          <w:rPrChange w:id="2061" w:author="Dylan CHEN" w:date="2026-08-05T17:25:00Z" w16du:dateUtc="2026-08-05T09:25:00Z">
            <w:rPr>
              <w:i/>
              <w:iCs/>
            </w:rPr>
          </w:rPrChange>
        </w:rPr>
        <w:t>Not the first human answer, but the overall contribution</w:t>
      </w:r>
      <w:r w:rsidR="00C033C0" w:rsidRPr="00D241ED">
        <w:rPr>
          <w:i/>
          <w:iCs/>
        </w:rPr>
        <w:t>.</w:t>
      </w:r>
    </w:p>
    <w:p w14:paraId="21B4ED4A"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351BE0F" w14:textId="0B8430E6" w:rsidR="007C7D3B" w:rsidRDefault="001A193A" w:rsidP="00A0122A">
      <w:pPr>
        <w:widowControl w:val="0"/>
        <w:autoSpaceDE w:val="0"/>
        <w:autoSpaceDN w:val="0"/>
        <w:adjustRightInd w:val="0"/>
        <w:spacing w:before="120" w:after="120"/>
        <w:jc w:val="both"/>
        <w:rPr>
          <w:ins w:id="2062" w:author="Dylan CHEN" w:date="2026-03-20T14:30:00Z" w16du:dateUtc="2026-03-20T06:30:00Z"/>
        </w:rPr>
      </w:pPr>
      <w:r>
        <w:rPr>
          <w:kern w:val="2"/>
        </w:rPr>
        <w:t xml:space="preserve">Following the suggestion of the reviewer, we </w:t>
      </w:r>
      <w:del w:id="2063" w:author="Dylan CHEN" w:date="2026-03-16T10:38:00Z" w16du:dateUtc="2026-03-16T02:38:00Z">
        <w:r w:rsidDel="00A0122A">
          <w:rPr>
            <w:kern w:val="2"/>
          </w:rPr>
          <w:delText>xxx</w:delText>
        </w:r>
      </w:del>
      <w:ins w:id="2064" w:author="Dylan CHEN" w:date="2026-03-16T10:38:00Z" w16du:dateUtc="2026-03-16T02:38:00Z">
        <w:r w:rsidR="00A0122A">
          <w:t>constructed a new mediator variable that counts the number of</w:t>
        </w:r>
      </w:ins>
      <w:r w:rsidR="00CA4023" w:rsidRPr="00CA4023">
        <w:t xml:space="preserve"> </w:t>
      </w:r>
      <w:r w:rsidR="00CA4023">
        <w:t>answerers provided by</w:t>
      </w:r>
      <w:ins w:id="2065" w:author="Dylan CHEN" w:date="2026-03-16T10:38:00Z" w16du:dateUtc="2026-03-16T02:38:00Z">
        <w:r w:rsidR="00A0122A">
          <w:t xml:space="preserve"> </w:t>
        </w:r>
      </w:ins>
      <w:r w:rsidR="00E71BCF">
        <w:t>“</w:t>
      </w:r>
      <w:ins w:id="2066" w:author="Dylan CHEN" w:date="2026-03-16T10:38:00Z" w16du:dateUtc="2026-03-16T02:38:00Z">
        <w:r w:rsidR="00A0122A">
          <w:t>first-position seekers</w:t>
        </w:r>
      </w:ins>
      <w:r w:rsidR="00E71BCF">
        <w:t>”</w:t>
      </w:r>
      <w:ins w:id="2067" w:author="Dylan CHEN" w:date="2026-03-16T10:38:00Z" w16du:dateUtc="2026-03-16T02:38:00Z">
        <w:r w:rsidR="00A0122A">
          <w:t xml:space="preserve"> to each question. </w:t>
        </w:r>
      </w:ins>
      <w:r w:rsidR="00CA4023">
        <w:t xml:space="preserve">As shown in Column 2 of the </w:t>
      </w:r>
      <w:del w:id="2068" w:author="Dylan CHEN" w:date="2026-08-05T17:24:00Z" w16du:dateUtc="2026-08-05T09:24:00Z">
        <w:r w:rsidR="00CA4023" w:rsidDel="00B9646D">
          <w:delText xml:space="preserve">below </w:delText>
        </w:r>
      </w:del>
      <w:r w:rsidR="00CA4023">
        <w:t>table</w:t>
      </w:r>
      <w:ins w:id="2069" w:author="Dylan CHEN" w:date="2026-08-05T17:24:00Z" w16du:dateUtc="2026-08-05T09:24:00Z">
        <w:r w:rsidR="00B9646D">
          <w:rPr>
            <w:rFonts w:hint="eastAsia"/>
          </w:rPr>
          <w:t xml:space="preserve"> below</w:t>
        </w:r>
      </w:ins>
      <w:r w:rsidR="00CA4023">
        <w:t xml:space="preserve">, </w:t>
      </w:r>
      <w:ins w:id="2070" w:author="Dylan CHEN" w:date="2026-03-16T10:38:00Z" w16du:dateUtc="2026-03-16T02:38:00Z">
        <w:r w:rsidR="00A0122A">
          <w:t>AI significantly reduces this count. When we include this mediator in the main regression, the AI coefficient decreases by a larger magnitude compared to the previous specification</w:t>
        </w:r>
      </w:ins>
      <w:r w:rsidR="00CA4023">
        <w:t xml:space="preserve">, showing that </w:t>
      </w:r>
      <w:r w:rsidR="00E71BCF">
        <w:t>“</w:t>
      </w:r>
      <w:r w:rsidR="00CA4023">
        <w:t>first-position seekers</w:t>
      </w:r>
      <w:r w:rsidR="00E71BCF">
        <w:t>”</w:t>
      </w:r>
      <w:r w:rsidR="00CA4023">
        <w:t xml:space="preserve"> significantly reduced their contribution which caused the overall submission reduction</w:t>
      </w:r>
      <w:ins w:id="2071" w:author="Dylan CHEN" w:date="2026-03-16T10:38:00Z" w16du:dateUtc="2026-03-16T02:38:00Z">
        <w:r w:rsidR="00A0122A">
          <w:t>.</w:t>
        </w:r>
      </w:ins>
      <w:r w:rsidR="00CA4023">
        <w:t xml:space="preserve"> </w:t>
      </w:r>
    </w:p>
    <w:p w14:paraId="328D5AC9" w14:textId="314F007C" w:rsidR="00C72D3B" w:rsidRDefault="007917D0" w:rsidP="00C72D3B">
      <w:pPr>
        <w:widowControl w:val="0"/>
        <w:autoSpaceDE w:val="0"/>
        <w:autoSpaceDN w:val="0"/>
        <w:adjustRightInd w:val="0"/>
        <w:spacing w:before="120" w:after="120"/>
        <w:jc w:val="both"/>
        <w:rPr>
          <w:ins w:id="2072" w:author="Dylan CHEN" w:date="2026-03-18T01:07:00Z" w16du:dateUtc="2026-03-17T17:07:00Z"/>
        </w:rPr>
      </w:pPr>
      <w:ins w:id="2073" w:author="Dylan CHEN" w:date="2026-03-20T14:30:00Z" w16du:dateUtc="2026-03-20T06:30:00Z">
        <w:r>
          <w:rPr>
            <w:rFonts w:hint="eastAsia"/>
          </w:rPr>
          <w:t xml:space="preserve">We </w:t>
        </w:r>
      </w:ins>
      <w:del w:id="2074" w:author="Dylan CHEN" w:date="2026-08-05T17:24:00Z" w16du:dateUtc="2026-08-05T09:24:00Z">
        <w:r w:rsidR="00CA4023" w:rsidDel="00B9646D">
          <w:delText xml:space="preserve">add </w:delText>
        </w:r>
      </w:del>
      <w:ins w:id="2075" w:author="Dylan CHEN" w:date="2026-08-05T17:24:00Z" w16du:dateUtc="2026-08-05T09:24:00Z">
        <w:r w:rsidR="00B9646D">
          <w:rPr>
            <w:rFonts w:hint="eastAsia"/>
          </w:rPr>
          <w:t>show</w:t>
        </w:r>
        <w:r w:rsidR="00B9646D">
          <w:t xml:space="preserve"> </w:t>
        </w:r>
      </w:ins>
      <w:ins w:id="2076" w:author="Dylan CHEN" w:date="2026-03-20T14:30:00Z" w16du:dateUtc="2026-03-20T06:30:00Z">
        <w:r>
          <w:rPr>
            <w:rFonts w:hint="eastAsia"/>
          </w:rPr>
          <w:t>th</w:t>
        </w:r>
      </w:ins>
      <w:ins w:id="2077" w:author="Dylan CHEN" w:date="2026-08-05T17:24:00Z" w16du:dateUtc="2026-08-05T09:24:00Z">
        <w:r w:rsidR="00B9646D">
          <w:rPr>
            <w:rFonts w:hint="eastAsia"/>
          </w:rPr>
          <w:t>ese</w:t>
        </w:r>
      </w:ins>
      <w:ins w:id="2078" w:author="Dylan CHEN" w:date="2026-03-20T14:30:00Z" w16du:dateUtc="2026-03-20T06:30:00Z">
        <w:r>
          <w:rPr>
            <w:rFonts w:hint="eastAsia"/>
          </w:rPr>
          <w:t xml:space="preserve"> robustness results </w:t>
        </w:r>
      </w:ins>
      <w:r w:rsidR="00CA4023">
        <w:t xml:space="preserve">in </w:t>
      </w:r>
      <w:ins w:id="2079" w:author="Dylan CHEN" w:date="2026-03-20T14:30:00Z" w16du:dateUtc="2026-03-20T06:30:00Z">
        <w:r>
          <w:rPr>
            <w:rFonts w:hint="eastAsia"/>
          </w:rPr>
          <w:t xml:space="preserve">Table </w:t>
        </w:r>
      </w:ins>
      <w:ins w:id="2080" w:author="Dylan CHEN" w:date="2026-08-05T17:24:00Z" w16du:dateUtc="2026-08-05T09:24:00Z">
        <w:r w:rsidR="00B9646D">
          <w:rPr>
            <w:rFonts w:hint="eastAsia"/>
          </w:rPr>
          <w:t>R2-25</w:t>
        </w:r>
      </w:ins>
      <w:del w:id="2081" w:author="Dylan CHEN" w:date="2026-08-05T17:24:00Z" w16du:dateUtc="2026-08-05T09:24:00Z">
        <w:r w:rsidR="00CA4023" w:rsidDel="00B9646D">
          <w:delText xml:space="preserve"> of Section 6.3.1.2</w:delText>
        </w:r>
      </w:del>
      <w:ins w:id="2082" w:author="Dylan CHEN" w:date="2026-03-20T14:30:00Z" w16du:dateUtc="2026-03-20T06:30:00Z">
        <w:r>
          <w:rPr>
            <w:rFonts w:hint="eastAsia"/>
          </w:rPr>
          <w:t>.</w:t>
        </w:r>
      </w:ins>
      <w:r w:rsidR="00CA4023">
        <w:t xml:space="preserve"> </w:t>
      </w:r>
    </w:p>
    <w:p w14:paraId="47325F93" w14:textId="75806D5E" w:rsidR="00C72D3B" w:rsidRPr="00C72D3B" w:rsidRDefault="00C72D3B">
      <w:pPr>
        <w:pStyle w:val="TableFiguretitle"/>
        <w:rPr>
          <w:ins w:id="2083" w:author="Dylan CHEN" w:date="2026-03-18T01:06:00Z" w16du:dateUtc="2026-03-17T17:06:00Z"/>
          <w:rPrChange w:id="2084" w:author="Dylan CHEN" w:date="2026-03-18T01:07:00Z" w16du:dateUtc="2026-03-17T17:07:00Z">
            <w:rPr>
              <w:ins w:id="2085" w:author="Dylan CHEN" w:date="2026-03-18T01:06:00Z" w16du:dateUtc="2026-03-17T17:06:00Z"/>
              <w:kern w:val="2"/>
            </w:rPr>
          </w:rPrChange>
        </w:rPr>
        <w:pPrChange w:id="2086" w:author="Dylan CHEN" w:date="2026-03-18T01:07:00Z" w16du:dateUtc="2026-03-17T17:07:00Z">
          <w:pPr>
            <w:widowControl w:val="0"/>
            <w:autoSpaceDE w:val="0"/>
            <w:autoSpaceDN w:val="0"/>
            <w:adjustRightInd w:val="0"/>
            <w:spacing w:before="120" w:after="120"/>
            <w:jc w:val="both"/>
          </w:pPr>
        </w:pPrChange>
      </w:pPr>
      <w:ins w:id="2087" w:author="Dylan CHEN" w:date="2026-03-18T01:07:00Z" w16du:dateUtc="2026-03-17T17:07:00Z">
        <w:r>
          <w:rPr>
            <w:rFonts w:hint="eastAsia"/>
          </w:rPr>
          <w:t xml:space="preserve">Table </w:t>
        </w:r>
        <w:r>
          <w:rPr>
            <w:rFonts w:eastAsia="SimSun" w:hint="eastAsia"/>
          </w:rPr>
          <w:t>R2-25</w:t>
        </w:r>
        <w:r w:rsidRPr="00455ECF">
          <w:rPr>
            <w:rFonts w:eastAsia="SimSun"/>
          </w:rPr>
          <w:t xml:space="preserve">. </w:t>
        </w:r>
        <w:r>
          <w:t>Additional</w:t>
        </w:r>
        <w:r>
          <w:rPr>
            <w:rFonts w:hint="eastAsia"/>
          </w:rPr>
          <w:t xml:space="preserve"> Evidence for Position Effect</w:t>
        </w:r>
      </w:ins>
    </w:p>
    <w:tbl>
      <w:tblPr>
        <w:tblW w:w="5000" w:type="pct"/>
        <w:jc w:val="center"/>
        <w:tblLayout w:type="fixed"/>
        <w:tblLook w:val="04A0" w:firstRow="1" w:lastRow="0" w:firstColumn="1" w:lastColumn="0" w:noHBand="0" w:noVBand="1"/>
        <w:tblPrChange w:id="2088" w:author="Dylan CHEN" w:date="2026-03-18T01:06:00Z" w16du:dateUtc="2026-03-17T17:06:00Z">
          <w:tblPr>
            <w:tblW w:w="6768" w:type="dxa"/>
            <w:tblLook w:val="04A0" w:firstRow="1" w:lastRow="0" w:firstColumn="1" w:lastColumn="0" w:noHBand="0" w:noVBand="1"/>
          </w:tblPr>
        </w:tblPrChange>
      </w:tblPr>
      <w:tblGrid>
        <w:gridCol w:w="2987"/>
        <w:gridCol w:w="1798"/>
        <w:gridCol w:w="2777"/>
        <w:gridCol w:w="1798"/>
        <w:tblGridChange w:id="2089">
          <w:tblGrid>
            <w:gridCol w:w="2160"/>
            <w:gridCol w:w="827"/>
            <w:gridCol w:w="473"/>
            <w:gridCol w:w="1325"/>
            <w:gridCol w:w="869"/>
            <w:gridCol w:w="1300"/>
            <w:gridCol w:w="608"/>
            <w:gridCol w:w="1798"/>
          </w:tblGrid>
        </w:tblGridChange>
      </w:tblGrid>
      <w:tr w:rsidR="00C72D3B" w14:paraId="7E836216" w14:textId="77777777" w:rsidTr="008D208B">
        <w:trPr>
          <w:trHeight w:val="320"/>
          <w:jc w:val="center"/>
          <w:ins w:id="2090" w:author="Dylan CHEN" w:date="2026-03-18T01:06:00Z"/>
          <w:trPrChange w:id="2091" w:author="Dylan CHEN" w:date="2026-03-18T01:06:00Z" w16du:dateUtc="2026-03-17T17:06:00Z">
            <w:trPr>
              <w:gridAfter w:val="0"/>
              <w:trHeight w:val="320"/>
            </w:trPr>
          </w:trPrChange>
        </w:trPr>
        <w:tc>
          <w:tcPr>
            <w:tcW w:w="2987" w:type="dxa"/>
            <w:tcBorders>
              <w:top w:val="single" w:sz="8" w:space="0" w:color="auto"/>
              <w:left w:val="nil"/>
              <w:bottom w:val="nil"/>
              <w:right w:val="nil"/>
            </w:tcBorders>
            <w:noWrap/>
            <w:hideMark/>
            <w:tcPrChange w:id="2092" w:author="Dylan CHEN" w:date="2026-03-18T01:06:00Z" w16du:dateUtc="2026-03-17T17:06:00Z">
              <w:tcPr>
                <w:tcW w:w="2160" w:type="dxa"/>
                <w:tcBorders>
                  <w:top w:val="single" w:sz="8" w:space="0" w:color="auto"/>
                  <w:left w:val="nil"/>
                  <w:bottom w:val="nil"/>
                  <w:right w:val="nil"/>
                </w:tcBorders>
                <w:noWrap/>
                <w:vAlign w:val="center"/>
                <w:hideMark/>
              </w:tcPr>
            </w:tcPrChange>
          </w:tcPr>
          <w:p w14:paraId="64893434" w14:textId="77777777" w:rsidR="00C72D3B" w:rsidRDefault="00C72D3B">
            <w:pPr>
              <w:rPr>
                <w:ins w:id="2093" w:author="Dylan CHEN" w:date="2026-03-18T01:06:00Z" w16du:dateUtc="2026-03-17T17:06:00Z"/>
                <w:color w:val="000000"/>
                <w:sz w:val="20"/>
                <w:szCs w:val="20"/>
              </w:rPr>
            </w:pPr>
            <w:ins w:id="2094" w:author="Dylan CHEN" w:date="2026-03-18T01:06:00Z" w16du:dateUtc="2026-03-17T17:06:00Z">
              <w:r>
                <w:rPr>
                  <w:color w:val="000000"/>
                  <w:sz w:val="20"/>
                  <w:szCs w:val="20"/>
                </w:rPr>
                <w:t> </w:t>
              </w:r>
            </w:ins>
          </w:p>
        </w:tc>
        <w:tc>
          <w:tcPr>
            <w:tcW w:w="1798" w:type="dxa"/>
            <w:tcBorders>
              <w:top w:val="single" w:sz="8" w:space="0" w:color="auto"/>
              <w:left w:val="nil"/>
              <w:bottom w:val="nil"/>
              <w:right w:val="nil"/>
            </w:tcBorders>
            <w:noWrap/>
            <w:hideMark/>
            <w:tcPrChange w:id="2095" w:author="Dylan CHEN" w:date="2026-03-18T01:06:00Z" w16du:dateUtc="2026-03-17T17:06:00Z">
              <w:tcPr>
                <w:tcW w:w="1300" w:type="dxa"/>
                <w:gridSpan w:val="2"/>
                <w:tcBorders>
                  <w:top w:val="single" w:sz="8" w:space="0" w:color="auto"/>
                  <w:left w:val="nil"/>
                  <w:bottom w:val="nil"/>
                  <w:right w:val="nil"/>
                </w:tcBorders>
                <w:noWrap/>
                <w:vAlign w:val="center"/>
                <w:hideMark/>
              </w:tcPr>
            </w:tcPrChange>
          </w:tcPr>
          <w:p w14:paraId="7EA489C6" w14:textId="77777777" w:rsidR="00C72D3B" w:rsidRDefault="00C72D3B">
            <w:pPr>
              <w:jc w:val="center"/>
              <w:rPr>
                <w:ins w:id="2096" w:author="Dylan CHEN" w:date="2026-03-18T01:06:00Z" w16du:dateUtc="2026-03-17T17:06:00Z"/>
                <w:color w:val="000000"/>
                <w:sz w:val="20"/>
                <w:szCs w:val="20"/>
              </w:rPr>
            </w:pPr>
            <w:ins w:id="2097" w:author="Dylan CHEN" w:date="2026-03-18T01:06:00Z" w16du:dateUtc="2026-03-17T17:06:00Z">
              <w:r>
                <w:rPr>
                  <w:color w:val="000000"/>
                  <w:sz w:val="20"/>
                  <w:szCs w:val="20"/>
                </w:rPr>
                <w:t>(1)</w:t>
              </w:r>
            </w:ins>
          </w:p>
        </w:tc>
        <w:tc>
          <w:tcPr>
            <w:tcW w:w="2777" w:type="dxa"/>
            <w:tcBorders>
              <w:top w:val="single" w:sz="8" w:space="0" w:color="auto"/>
              <w:left w:val="nil"/>
              <w:bottom w:val="nil"/>
              <w:right w:val="nil"/>
            </w:tcBorders>
            <w:noWrap/>
            <w:hideMark/>
            <w:tcPrChange w:id="2098" w:author="Dylan CHEN" w:date="2026-03-18T01:06:00Z" w16du:dateUtc="2026-03-17T17:06:00Z">
              <w:tcPr>
                <w:tcW w:w="2008" w:type="dxa"/>
                <w:gridSpan w:val="2"/>
                <w:tcBorders>
                  <w:top w:val="single" w:sz="8" w:space="0" w:color="auto"/>
                  <w:left w:val="nil"/>
                  <w:bottom w:val="nil"/>
                  <w:right w:val="nil"/>
                </w:tcBorders>
                <w:noWrap/>
                <w:vAlign w:val="center"/>
                <w:hideMark/>
              </w:tcPr>
            </w:tcPrChange>
          </w:tcPr>
          <w:p w14:paraId="09467DCC" w14:textId="77777777" w:rsidR="00C72D3B" w:rsidRDefault="00C72D3B">
            <w:pPr>
              <w:jc w:val="center"/>
              <w:rPr>
                <w:ins w:id="2099" w:author="Dylan CHEN" w:date="2026-03-18T01:06:00Z" w16du:dateUtc="2026-03-17T17:06:00Z"/>
                <w:color w:val="000000"/>
                <w:sz w:val="20"/>
                <w:szCs w:val="20"/>
              </w:rPr>
            </w:pPr>
            <w:ins w:id="2100" w:author="Dylan CHEN" w:date="2026-03-18T01:06:00Z" w16du:dateUtc="2026-03-17T17:06:00Z">
              <w:r>
                <w:rPr>
                  <w:color w:val="000000"/>
                  <w:sz w:val="20"/>
                  <w:szCs w:val="20"/>
                </w:rPr>
                <w:t>(2)</w:t>
              </w:r>
            </w:ins>
          </w:p>
        </w:tc>
        <w:tc>
          <w:tcPr>
            <w:tcW w:w="1798" w:type="dxa"/>
            <w:tcBorders>
              <w:top w:val="single" w:sz="8" w:space="0" w:color="auto"/>
              <w:left w:val="nil"/>
              <w:bottom w:val="nil"/>
              <w:right w:val="nil"/>
            </w:tcBorders>
            <w:noWrap/>
            <w:hideMark/>
            <w:tcPrChange w:id="2101" w:author="Dylan CHEN" w:date="2026-03-18T01:06:00Z" w16du:dateUtc="2026-03-17T17:06:00Z">
              <w:tcPr>
                <w:tcW w:w="1300" w:type="dxa"/>
                <w:tcBorders>
                  <w:top w:val="single" w:sz="8" w:space="0" w:color="auto"/>
                  <w:left w:val="nil"/>
                  <w:bottom w:val="nil"/>
                  <w:right w:val="nil"/>
                </w:tcBorders>
                <w:noWrap/>
                <w:vAlign w:val="center"/>
                <w:hideMark/>
              </w:tcPr>
            </w:tcPrChange>
          </w:tcPr>
          <w:p w14:paraId="7054C12A" w14:textId="77777777" w:rsidR="00C72D3B" w:rsidRDefault="00C72D3B">
            <w:pPr>
              <w:jc w:val="center"/>
              <w:rPr>
                <w:ins w:id="2102" w:author="Dylan CHEN" w:date="2026-03-18T01:06:00Z" w16du:dateUtc="2026-03-17T17:06:00Z"/>
                <w:color w:val="000000"/>
                <w:sz w:val="20"/>
                <w:szCs w:val="20"/>
              </w:rPr>
            </w:pPr>
            <w:ins w:id="2103" w:author="Dylan CHEN" w:date="2026-03-18T01:06:00Z" w16du:dateUtc="2026-03-17T17:06:00Z">
              <w:r>
                <w:rPr>
                  <w:color w:val="000000"/>
                  <w:sz w:val="20"/>
                  <w:szCs w:val="20"/>
                </w:rPr>
                <w:t>(3)</w:t>
              </w:r>
            </w:ins>
          </w:p>
        </w:tc>
      </w:tr>
      <w:tr w:rsidR="00C72D3B" w14:paraId="6D466B67" w14:textId="77777777" w:rsidTr="008D208B">
        <w:trPr>
          <w:trHeight w:val="360"/>
          <w:jc w:val="center"/>
          <w:ins w:id="2104" w:author="Dylan CHEN" w:date="2026-03-18T01:06:00Z"/>
          <w:trPrChange w:id="2105" w:author="Dylan CHEN" w:date="2026-03-18T01:06:00Z" w16du:dateUtc="2026-03-17T17:06:00Z">
            <w:trPr>
              <w:gridAfter w:val="0"/>
              <w:trHeight w:val="360"/>
            </w:trPr>
          </w:trPrChange>
        </w:trPr>
        <w:tc>
          <w:tcPr>
            <w:tcW w:w="2987" w:type="dxa"/>
            <w:tcBorders>
              <w:top w:val="nil"/>
              <w:left w:val="nil"/>
              <w:bottom w:val="nil"/>
              <w:right w:val="nil"/>
            </w:tcBorders>
            <w:noWrap/>
            <w:hideMark/>
            <w:tcPrChange w:id="2106" w:author="Dylan CHEN" w:date="2026-03-18T01:06:00Z" w16du:dateUtc="2026-03-17T17:06:00Z">
              <w:tcPr>
                <w:tcW w:w="2160" w:type="dxa"/>
                <w:tcBorders>
                  <w:top w:val="nil"/>
                  <w:left w:val="nil"/>
                  <w:bottom w:val="nil"/>
                  <w:right w:val="nil"/>
                </w:tcBorders>
                <w:noWrap/>
                <w:vAlign w:val="bottom"/>
                <w:hideMark/>
              </w:tcPr>
            </w:tcPrChange>
          </w:tcPr>
          <w:p w14:paraId="1156F389" w14:textId="77777777" w:rsidR="00C72D3B" w:rsidRDefault="00C72D3B">
            <w:pPr>
              <w:jc w:val="right"/>
              <w:rPr>
                <w:ins w:id="2107" w:author="Dylan CHEN" w:date="2026-03-18T01:06:00Z" w16du:dateUtc="2026-03-17T17:06:00Z"/>
                <w:color w:val="000000"/>
                <w:sz w:val="20"/>
                <w:szCs w:val="20"/>
              </w:rPr>
            </w:pPr>
            <w:ins w:id="2108" w:author="Dylan CHEN" w:date="2026-03-18T01:06:00Z" w16du:dateUtc="2026-03-17T17:06:00Z">
              <w:r>
                <w:rPr>
                  <w:color w:val="000000"/>
                  <w:sz w:val="20"/>
                  <w:szCs w:val="20"/>
                </w:rPr>
                <w:t xml:space="preserve">DV: </w:t>
              </w:r>
            </w:ins>
          </w:p>
        </w:tc>
        <w:tc>
          <w:tcPr>
            <w:tcW w:w="1798" w:type="dxa"/>
            <w:tcBorders>
              <w:top w:val="nil"/>
              <w:left w:val="nil"/>
              <w:bottom w:val="single" w:sz="8" w:space="0" w:color="auto"/>
              <w:right w:val="nil"/>
            </w:tcBorders>
            <w:noWrap/>
            <w:hideMark/>
            <w:tcPrChange w:id="2109"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4FC986E4" w14:textId="77777777" w:rsidR="00C72D3B" w:rsidRDefault="00C72D3B">
            <w:pPr>
              <w:jc w:val="center"/>
              <w:rPr>
                <w:ins w:id="2110" w:author="Dylan CHEN" w:date="2026-03-18T01:06:00Z" w16du:dateUtc="2026-03-17T17:06:00Z"/>
                <w:color w:val="000000"/>
                <w:sz w:val="20"/>
                <w:szCs w:val="20"/>
              </w:rPr>
            </w:pPr>
            <w:ins w:id="2111" w:author="Dylan CHEN" w:date="2026-03-18T01:06:00Z" w16du:dateUtc="2026-03-17T17:06:00Z">
              <w:r>
                <w:rPr>
                  <w:color w:val="000000"/>
                  <w:sz w:val="20"/>
                  <w:szCs w:val="20"/>
                </w:rPr>
                <w:t>answerNum</w:t>
              </w:r>
              <w:r w:rsidRPr="00C72D3B">
                <w:rPr>
                  <w:color w:val="000000"/>
                  <w:sz w:val="20"/>
                  <w:szCs w:val="20"/>
                  <w:vertAlign w:val="subscript"/>
                  <w:rPrChange w:id="2112" w:author="Dylan CHEN" w:date="2026-03-18T01:06:00Z" w16du:dateUtc="2026-03-17T17:06:00Z">
                    <w:rPr>
                      <w:color w:val="000000"/>
                      <w:sz w:val="20"/>
                      <w:szCs w:val="20"/>
                    </w:rPr>
                  </w:rPrChange>
                </w:rPr>
                <w:t>i</w:t>
              </w:r>
            </w:ins>
          </w:p>
        </w:tc>
        <w:tc>
          <w:tcPr>
            <w:tcW w:w="2777" w:type="dxa"/>
            <w:tcBorders>
              <w:top w:val="nil"/>
              <w:left w:val="nil"/>
              <w:bottom w:val="single" w:sz="8" w:space="0" w:color="auto"/>
              <w:right w:val="nil"/>
            </w:tcBorders>
            <w:noWrap/>
            <w:hideMark/>
            <w:tcPrChange w:id="2113"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0148B48B" w14:textId="39DC6442" w:rsidR="00C72D3B" w:rsidRDefault="00C72D3B">
            <w:pPr>
              <w:jc w:val="center"/>
              <w:rPr>
                <w:ins w:id="2114" w:author="Dylan CHEN" w:date="2026-03-18T01:06:00Z" w16du:dateUtc="2026-03-17T17:06:00Z"/>
                <w:color w:val="000000"/>
                <w:sz w:val="20"/>
                <w:szCs w:val="20"/>
              </w:rPr>
            </w:pPr>
            <w:ins w:id="2115" w:author="Dylan CHEN" w:date="2026-03-18T01:06:00Z" w16du:dateUtc="2026-03-17T17:06:00Z">
              <w:r>
                <w:rPr>
                  <w:color w:val="000000"/>
                  <w:sz w:val="20"/>
                  <w:szCs w:val="20"/>
                </w:rPr>
                <w:t>firstPositionSeekerNum</w:t>
              </w:r>
              <w:r w:rsidRPr="00417031">
                <w:rPr>
                  <w:color w:val="000000"/>
                  <w:sz w:val="20"/>
                  <w:szCs w:val="20"/>
                  <w:vertAlign w:val="subscript"/>
                </w:rPr>
                <w:t>i</w:t>
              </w:r>
            </w:ins>
          </w:p>
        </w:tc>
        <w:tc>
          <w:tcPr>
            <w:tcW w:w="1798" w:type="dxa"/>
            <w:tcBorders>
              <w:top w:val="nil"/>
              <w:left w:val="nil"/>
              <w:bottom w:val="single" w:sz="8" w:space="0" w:color="auto"/>
              <w:right w:val="nil"/>
            </w:tcBorders>
            <w:noWrap/>
            <w:hideMark/>
            <w:tcPrChange w:id="2116" w:author="Dylan CHEN" w:date="2026-03-18T01:06:00Z" w16du:dateUtc="2026-03-17T17:06:00Z">
              <w:tcPr>
                <w:tcW w:w="1300" w:type="dxa"/>
                <w:tcBorders>
                  <w:top w:val="nil"/>
                  <w:left w:val="nil"/>
                  <w:bottom w:val="single" w:sz="8" w:space="0" w:color="auto"/>
                  <w:right w:val="nil"/>
                </w:tcBorders>
                <w:noWrap/>
                <w:vAlign w:val="center"/>
                <w:hideMark/>
              </w:tcPr>
            </w:tcPrChange>
          </w:tcPr>
          <w:p w14:paraId="5D42F88F" w14:textId="2A83DAF8" w:rsidR="00C72D3B" w:rsidRDefault="00C72D3B">
            <w:pPr>
              <w:jc w:val="center"/>
              <w:rPr>
                <w:ins w:id="2117" w:author="Dylan CHEN" w:date="2026-03-18T01:06:00Z" w16du:dateUtc="2026-03-17T17:06:00Z"/>
                <w:color w:val="000000"/>
                <w:sz w:val="20"/>
                <w:szCs w:val="20"/>
              </w:rPr>
            </w:pPr>
            <w:ins w:id="2118" w:author="Dylan CHEN" w:date="2026-03-18T01:06:00Z" w16du:dateUtc="2026-03-17T17:06:00Z">
              <w:r>
                <w:rPr>
                  <w:color w:val="000000"/>
                  <w:sz w:val="20"/>
                  <w:szCs w:val="20"/>
                </w:rPr>
                <w:t>answerNum</w:t>
              </w:r>
              <w:r w:rsidRPr="00417031">
                <w:rPr>
                  <w:color w:val="000000"/>
                  <w:sz w:val="20"/>
                  <w:szCs w:val="20"/>
                  <w:vertAlign w:val="subscript"/>
                </w:rPr>
                <w:t>i</w:t>
              </w:r>
            </w:ins>
          </w:p>
        </w:tc>
      </w:tr>
      <w:tr w:rsidR="00C72D3B" w14:paraId="673234F7" w14:textId="77777777" w:rsidTr="008D208B">
        <w:trPr>
          <w:trHeight w:val="320"/>
          <w:jc w:val="center"/>
          <w:ins w:id="2119" w:author="Dylan CHEN" w:date="2026-03-18T01:06:00Z"/>
          <w:trPrChange w:id="2120" w:author="Dylan CHEN" w:date="2026-03-18T01:06:00Z" w16du:dateUtc="2026-03-17T17:06:00Z">
            <w:trPr>
              <w:gridAfter w:val="0"/>
              <w:trHeight w:val="320"/>
            </w:trPr>
          </w:trPrChange>
        </w:trPr>
        <w:tc>
          <w:tcPr>
            <w:tcW w:w="2987" w:type="dxa"/>
            <w:vMerge w:val="restart"/>
            <w:tcBorders>
              <w:top w:val="nil"/>
              <w:left w:val="nil"/>
              <w:bottom w:val="nil"/>
              <w:right w:val="nil"/>
            </w:tcBorders>
            <w:noWrap/>
            <w:hideMark/>
            <w:tcPrChange w:id="2121" w:author="Dylan CHEN" w:date="2026-03-18T01:06:00Z" w16du:dateUtc="2026-03-17T17:06:00Z">
              <w:tcPr>
                <w:tcW w:w="2160" w:type="dxa"/>
                <w:vMerge w:val="restart"/>
                <w:tcBorders>
                  <w:top w:val="nil"/>
                  <w:left w:val="nil"/>
                  <w:bottom w:val="nil"/>
                  <w:right w:val="nil"/>
                </w:tcBorders>
                <w:noWrap/>
                <w:vAlign w:val="center"/>
                <w:hideMark/>
              </w:tcPr>
            </w:tcPrChange>
          </w:tcPr>
          <w:p w14:paraId="41933179" w14:textId="77777777" w:rsidR="00C72D3B" w:rsidRDefault="00C72D3B">
            <w:pPr>
              <w:rPr>
                <w:ins w:id="2122" w:author="Dylan CHEN" w:date="2026-03-18T01:06:00Z" w16du:dateUtc="2026-03-17T17:06:00Z"/>
                <w:i/>
                <w:iCs/>
                <w:color w:val="000000"/>
                <w:sz w:val="20"/>
                <w:szCs w:val="20"/>
              </w:rPr>
            </w:pPr>
            <w:ins w:id="2123" w:author="Dylan CHEN" w:date="2026-03-18T01:06:00Z" w16du:dateUtc="2026-03-17T17:06:00Z">
              <w:r>
                <w:rPr>
                  <w:i/>
                  <w:iCs/>
                  <w:color w:val="000000"/>
                  <w:sz w:val="20"/>
                  <w:szCs w:val="20"/>
                </w:rPr>
                <w:t>AI</w:t>
              </w:r>
              <w:r>
                <w:rPr>
                  <w:i/>
                  <w:iCs/>
                  <w:color w:val="000000"/>
                  <w:sz w:val="20"/>
                  <w:szCs w:val="20"/>
                  <w:vertAlign w:val="subscript"/>
                </w:rPr>
                <w:t>i</w:t>
              </w:r>
            </w:ins>
          </w:p>
        </w:tc>
        <w:tc>
          <w:tcPr>
            <w:tcW w:w="1798" w:type="dxa"/>
            <w:tcBorders>
              <w:top w:val="nil"/>
              <w:left w:val="nil"/>
              <w:bottom w:val="nil"/>
              <w:right w:val="nil"/>
            </w:tcBorders>
            <w:noWrap/>
            <w:hideMark/>
            <w:tcPrChange w:id="2124" w:author="Dylan CHEN" w:date="2026-03-18T01:06:00Z" w16du:dateUtc="2026-03-17T17:06:00Z">
              <w:tcPr>
                <w:tcW w:w="1300" w:type="dxa"/>
                <w:gridSpan w:val="2"/>
                <w:tcBorders>
                  <w:top w:val="nil"/>
                  <w:left w:val="nil"/>
                  <w:bottom w:val="nil"/>
                  <w:right w:val="nil"/>
                </w:tcBorders>
                <w:noWrap/>
                <w:vAlign w:val="center"/>
                <w:hideMark/>
              </w:tcPr>
            </w:tcPrChange>
          </w:tcPr>
          <w:p w14:paraId="46DDCDBE" w14:textId="77777777" w:rsidR="00C72D3B" w:rsidRDefault="00C72D3B">
            <w:pPr>
              <w:jc w:val="center"/>
              <w:rPr>
                <w:ins w:id="2125" w:author="Dylan CHEN" w:date="2026-03-18T01:06:00Z" w16du:dateUtc="2026-03-17T17:06:00Z"/>
                <w:color w:val="000000"/>
                <w:sz w:val="20"/>
                <w:szCs w:val="20"/>
              </w:rPr>
            </w:pPr>
            <w:ins w:id="2126" w:author="Dylan CHEN" w:date="2026-03-18T01:06:00Z" w16du:dateUtc="2026-03-17T17:06:00Z">
              <w:r>
                <w:rPr>
                  <w:color w:val="000000"/>
                  <w:sz w:val="20"/>
                  <w:szCs w:val="20"/>
                </w:rPr>
                <w:t>-0.153 ***</w:t>
              </w:r>
            </w:ins>
          </w:p>
        </w:tc>
        <w:tc>
          <w:tcPr>
            <w:tcW w:w="2777" w:type="dxa"/>
            <w:tcBorders>
              <w:top w:val="nil"/>
              <w:left w:val="nil"/>
              <w:bottom w:val="nil"/>
              <w:right w:val="nil"/>
            </w:tcBorders>
            <w:noWrap/>
            <w:hideMark/>
            <w:tcPrChange w:id="2127" w:author="Dylan CHEN" w:date="2026-03-18T01:06:00Z" w16du:dateUtc="2026-03-17T17:06:00Z">
              <w:tcPr>
                <w:tcW w:w="2008" w:type="dxa"/>
                <w:gridSpan w:val="2"/>
                <w:tcBorders>
                  <w:top w:val="nil"/>
                  <w:left w:val="nil"/>
                  <w:bottom w:val="nil"/>
                  <w:right w:val="nil"/>
                </w:tcBorders>
                <w:noWrap/>
                <w:vAlign w:val="center"/>
                <w:hideMark/>
              </w:tcPr>
            </w:tcPrChange>
          </w:tcPr>
          <w:p w14:paraId="462AC33F" w14:textId="77777777" w:rsidR="00C72D3B" w:rsidRDefault="00C72D3B">
            <w:pPr>
              <w:jc w:val="center"/>
              <w:rPr>
                <w:ins w:id="2128" w:author="Dylan CHEN" w:date="2026-03-18T01:06:00Z" w16du:dateUtc="2026-03-17T17:06:00Z"/>
                <w:color w:val="000000"/>
                <w:sz w:val="20"/>
                <w:szCs w:val="20"/>
              </w:rPr>
            </w:pPr>
            <w:ins w:id="2129" w:author="Dylan CHEN" w:date="2026-03-18T01:06:00Z" w16du:dateUtc="2026-03-17T17:06:00Z">
              <w:r>
                <w:rPr>
                  <w:color w:val="000000"/>
                  <w:sz w:val="20"/>
                  <w:szCs w:val="20"/>
                </w:rPr>
                <w:t>-0.261 ***</w:t>
              </w:r>
            </w:ins>
          </w:p>
        </w:tc>
        <w:tc>
          <w:tcPr>
            <w:tcW w:w="1798" w:type="dxa"/>
            <w:tcBorders>
              <w:top w:val="nil"/>
              <w:left w:val="nil"/>
              <w:bottom w:val="nil"/>
              <w:right w:val="nil"/>
            </w:tcBorders>
            <w:noWrap/>
            <w:hideMark/>
            <w:tcPrChange w:id="2130" w:author="Dylan CHEN" w:date="2026-03-18T01:06:00Z" w16du:dateUtc="2026-03-17T17:06:00Z">
              <w:tcPr>
                <w:tcW w:w="1300" w:type="dxa"/>
                <w:tcBorders>
                  <w:top w:val="nil"/>
                  <w:left w:val="nil"/>
                  <w:bottom w:val="nil"/>
                  <w:right w:val="nil"/>
                </w:tcBorders>
                <w:noWrap/>
                <w:vAlign w:val="center"/>
                <w:hideMark/>
              </w:tcPr>
            </w:tcPrChange>
          </w:tcPr>
          <w:p w14:paraId="71911DD4" w14:textId="77777777" w:rsidR="00C72D3B" w:rsidRDefault="00C72D3B">
            <w:pPr>
              <w:jc w:val="center"/>
              <w:rPr>
                <w:ins w:id="2131" w:author="Dylan CHEN" w:date="2026-03-18T01:06:00Z" w16du:dateUtc="2026-03-17T17:06:00Z"/>
                <w:color w:val="000000"/>
                <w:sz w:val="20"/>
                <w:szCs w:val="20"/>
              </w:rPr>
            </w:pPr>
            <w:ins w:id="2132" w:author="Dylan CHEN" w:date="2026-03-18T01:06:00Z" w16du:dateUtc="2026-03-17T17:06:00Z">
              <w:r>
                <w:rPr>
                  <w:color w:val="000000"/>
                  <w:sz w:val="20"/>
                  <w:szCs w:val="20"/>
                </w:rPr>
                <w:t>-0.086 ***</w:t>
              </w:r>
            </w:ins>
          </w:p>
        </w:tc>
      </w:tr>
      <w:tr w:rsidR="00C72D3B" w14:paraId="6BD16B60" w14:textId="77777777" w:rsidTr="008D208B">
        <w:trPr>
          <w:trHeight w:val="340"/>
          <w:jc w:val="center"/>
          <w:ins w:id="2133" w:author="Dylan CHEN" w:date="2026-03-18T01:06:00Z"/>
          <w:trPrChange w:id="2134" w:author="Dylan CHEN" w:date="2026-03-18T01:06:00Z" w16du:dateUtc="2026-03-17T17:06:00Z">
            <w:trPr>
              <w:gridAfter w:val="0"/>
              <w:trHeight w:val="340"/>
            </w:trPr>
          </w:trPrChange>
        </w:trPr>
        <w:tc>
          <w:tcPr>
            <w:tcW w:w="2987" w:type="dxa"/>
            <w:vMerge/>
            <w:tcBorders>
              <w:top w:val="nil"/>
              <w:left w:val="nil"/>
              <w:bottom w:val="nil"/>
              <w:right w:val="nil"/>
            </w:tcBorders>
            <w:hideMark/>
            <w:tcPrChange w:id="2135" w:author="Dylan CHEN" w:date="2026-03-18T01:06:00Z" w16du:dateUtc="2026-03-17T17:06:00Z">
              <w:tcPr>
                <w:tcW w:w="2160" w:type="dxa"/>
                <w:vMerge/>
                <w:tcBorders>
                  <w:top w:val="nil"/>
                  <w:left w:val="nil"/>
                  <w:bottom w:val="nil"/>
                  <w:right w:val="nil"/>
                </w:tcBorders>
                <w:vAlign w:val="center"/>
                <w:hideMark/>
              </w:tcPr>
            </w:tcPrChange>
          </w:tcPr>
          <w:p w14:paraId="0C26D79A" w14:textId="77777777" w:rsidR="00C72D3B" w:rsidRDefault="00C72D3B">
            <w:pPr>
              <w:rPr>
                <w:ins w:id="2136" w:author="Dylan CHEN" w:date="2026-03-18T01:06:00Z" w16du:dateUtc="2026-03-17T17:06:00Z"/>
                <w:i/>
                <w:iCs/>
                <w:color w:val="000000"/>
                <w:sz w:val="20"/>
                <w:szCs w:val="20"/>
              </w:rPr>
            </w:pPr>
          </w:p>
        </w:tc>
        <w:tc>
          <w:tcPr>
            <w:tcW w:w="1798" w:type="dxa"/>
            <w:tcBorders>
              <w:top w:val="nil"/>
              <w:left w:val="nil"/>
              <w:bottom w:val="nil"/>
              <w:right w:val="nil"/>
            </w:tcBorders>
            <w:noWrap/>
            <w:hideMark/>
            <w:tcPrChange w:id="2137" w:author="Dylan CHEN" w:date="2026-03-18T01:06:00Z" w16du:dateUtc="2026-03-17T17:06:00Z">
              <w:tcPr>
                <w:tcW w:w="1300" w:type="dxa"/>
                <w:gridSpan w:val="2"/>
                <w:tcBorders>
                  <w:top w:val="nil"/>
                  <w:left w:val="nil"/>
                  <w:bottom w:val="nil"/>
                  <w:right w:val="nil"/>
                </w:tcBorders>
                <w:noWrap/>
                <w:vAlign w:val="center"/>
                <w:hideMark/>
              </w:tcPr>
            </w:tcPrChange>
          </w:tcPr>
          <w:p w14:paraId="4929E9B0" w14:textId="77777777" w:rsidR="00C72D3B" w:rsidRDefault="00C72D3B">
            <w:pPr>
              <w:jc w:val="center"/>
              <w:rPr>
                <w:ins w:id="2138" w:author="Dylan CHEN" w:date="2026-03-18T01:06:00Z" w16du:dateUtc="2026-03-17T17:06:00Z"/>
                <w:color w:val="000000"/>
                <w:sz w:val="20"/>
                <w:szCs w:val="20"/>
              </w:rPr>
            </w:pPr>
            <w:ins w:id="2139" w:author="Dylan CHEN" w:date="2026-03-18T01:06:00Z" w16du:dateUtc="2026-03-17T17:06:00Z">
              <w:r>
                <w:rPr>
                  <w:color w:val="000000"/>
                  <w:sz w:val="20"/>
                  <w:szCs w:val="20"/>
                </w:rPr>
                <w:t>(0.010)</w:t>
              </w:r>
            </w:ins>
          </w:p>
        </w:tc>
        <w:tc>
          <w:tcPr>
            <w:tcW w:w="2777" w:type="dxa"/>
            <w:tcBorders>
              <w:top w:val="nil"/>
              <w:left w:val="nil"/>
              <w:bottom w:val="nil"/>
              <w:right w:val="nil"/>
            </w:tcBorders>
            <w:noWrap/>
            <w:hideMark/>
            <w:tcPrChange w:id="2140" w:author="Dylan CHEN" w:date="2026-03-18T01:06:00Z" w16du:dateUtc="2026-03-17T17:06:00Z">
              <w:tcPr>
                <w:tcW w:w="2008" w:type="dxa"/>
                <w:gridSpan w:val="2"/>
                <w:tcBorders>
                  <w:top w:val="nil"/>
                  <w:left w:val="nil"/>
                  <w:bottom w:val="nil"/>
                  <w:right w:val="nil"/>
                </w:tcBorders>
                <w:noWrap/>
                <w:vAlign w:val="center"/>
                <w:hideMark/>
              </w:tcPr>
            </w:tcPrChange>
          </w:tcPr>
          <w:p w14:paraId="67F6EE5C" w14:textId="77777777" w:rsidR="00C72D3B" w:rsidRDefault="00C72D3B">
            <w:pPr>
              <w:jc w:val="center"/>
              <w:rPr>
                <w:ins w:id="2141" w:author="Dylan CHEN" w:date="2026-03-18T01:06:00Z" w16du:dateUtc="2026-03-17T17:06:00Z"/>
                <w:color w:val="000000"/>
                <w:sz w:val="20"/>
                <w:szCs w:val="20"/>
              </w:rPr>
            </w:pPr>
            <w:ins w:id="2142" w:author="Dylan CHEN" w:date="2026-03-18T01:06:00Z" w16du:dateUtc="2026-03-17T17:06:00Z">
              <w:r>
                <w:rPr>
                  <w:color w:val="000000"/>
                  <w:sz w:val="20"/>
                  <w:szCs w:val="20"/>
                </w:rPr>
                <w:t>(0.027)</w:t>
              </w:r>
            </w:ins>
          </w:p>
        </w:tc>
        <w:tc>
          <w:tcPr>
            <w:tcW w:w="1798" w:type="dxa"/>
            <w:tcBorders>
              <w:top w:val="nil"/>
              <w:left w:val="nil"/>
              <w:bottom w:val="nil"/>
              <w:right w:val="nil"/>
            </w:tcBorders>
            <w:noWrap/>
            <w:hideMark/>
            <w:tcPrChange w:id="2143" w:author="Dylan CHEN" w:date="2026-03-18T01:06:00Z" w16du:dateUtc="2026-03-17T17:06:00Z">
              <w:tcPr>
                <w:tcW w:w="1300" w:type="dxa"/>
                <w:tcBorders>
                  <w:top w:val="nil"/>
                  <w:left w:val="nil"/>
                  <w:bottom w:val="nil"/>
                  <w:right w:val="nil"/>
                </w:tcBorders>
                <w:noWrap/>
                <w:vAlign w:val="center"/>
                <w:hideMark/>
              </w:tcPr>
            </w:tcPrChange>
          </w:tcPr>
          <w:p w14:paraId="07232F12" w14:textId="77777777" w:rsidR="00C72D3B" w:rsidRDefault="00C72D3B">
            <w:pPr>
              <w:jc w:val="center"/>
              <w:rPr>
                <w:ins w:id="2144" w:author="Dylan CHEN" w:date="2026-03-18T01:06:00Z" w16du:dateUtc="2026-03-17T17:06:00Z"/>
                <w:color w:val="000000"/>
                <w:sz w:val="20"/>
                <w:szCs w:val="20"/>
              </w:rPr>
            </w:pPr>
            <w:ins w:id="2145" w:author="Dylan CHEN" w:date="2026-03-18T01:06:00Z" w16du:dateUtc="2026-03-17T17:06:00Z">
              <w:r>
                <w:rPr>
                  <w:color w:val="000000"/>
                  <w:sz w:val="20"/>
                  <w:szCs w:val="20"/>
                </w:rPr>
                <w:t>(0.008)</w:t>
              </w:r>
            </w:ins>
          </w:p>
        </w:tc>
      </w:tr>
      <w:tr w:rsidR="00C72D3B" w14:paraId="4F2C5CBC" w14:textId="77777777" w:rsidTr="008D208B">
        <w:trPr>
          <w:trHeight w:val="340"/>
          <w:jc w:val="center"/>
          <w:ins w:id="2146" w:author="Dylan CHEN" w:date="2026-03-18T01:06:00Z"/>
          <w:trPrChange w:id="2147" w:author="Dylan CHEN" w:date="2026-03-18T01:06:00Z" w16du:dateUtc="2026-03-17T17:06:00Z">
            <w:trPr>
              <w:gridAfter w:val="0"/>
              <w:trHeight w:val="340"/>
            </w:trPr>
          </w:trPrChange>
        </w:trPr>
        <w:tc>
          <w:tcPr>
            <w:tcW w:w="2987" w:type="dxa"/>
            <w:vMerge w:val="restart"/>
            <w:tcBorders>
              <w:top w:val="nil"/>
              <w:left w:val="nil"/>
              <w:bottom w:val="single" w:sz="8" w:space="0" w:color="000000"/>
              <w:right w:val="nil"/>
            </w:tcBorders>
            <w:noWrap/>
            <w:hideMark/>
            <w:tcPrChange w:id="2148" w:author="Dylan CHEN" w:date="2026-03-18T01:06:00Z" w16du:dateUtc="2026-03-17T17:06:00Z">
              <w:tcPr>
                <w:tcW w:w="2160" w:type="dxa"/>
                <w:vMerge w:val="restart"/>
                <w:tcBorders>
                  <w:top w:val="nil"/>
                  <w:left w:val="nil"/>
                  <w:bottom w:val="single" w:sz="8" w:space="0" w:color="000000"/>
                  <w:right w:val="nil"/>
                </w:tcBorders>
                <w:noWrap/>
                <w:vAlign w:val="center"/>
                <w:hideMark/>
              </w:tcPr>
            </w:tcPrChange>
          </w:tcPr>
          <w:p w14:paraId="5C1137A9" w14:textId="77777777" w:rsidR="00C72D3B" w:rsidRDefault="00C72D3B">
            <w:pPr>
              <w:rPr>
                <w:ins w:id="2149" w:author="Dylan CHEN" w:date="2026-03-18T01:06:00Z" w16du:dateUtc="2026-03-17T17:06:00Z"/>
                <w:i/>
                <w:iCs/>
                <w:color w:val="000000"/>
                <w:sz w:val="20"/>
                <w:szCs w:val="20"/>
              </w:rPr>
            </w:pPr>
            <w:ins w:id="2150" w:author="Dylan CHEN" w:date="2026-03-18T01:06:00Z" w16du:dateUtc="2026-03-17T17:06:00Z">
              <w:r>
                <w:rPr>
                  <w:i/>
                  <w:iCs/>
                  <w:color w:val="000000"/>
                  <w:sz w:val="20"/>
                  <w:szCs w:val="20"/>
                </w:rPr>
                <w:t>firstPositionSeekerNum</w:t>
              </w:r>
              <w:r>
                <w:rPr>
                  <w:i/>
                  <w:iCs/>
                  <w:color w:val="000000"/>
                  <w:sz w:val="20"/>
                  <w:szCs w:val="20"/>
                  <w:vertAlign w:val="subscript"/>
                </w:rPr>
                <w:t>i</w:t>
              </w:r>
            </w:ins>
          </w:p>
        </w:tc>
        <w:tc>
          <w:tcPr>
            <w:tcW w:w="1798" w:type="dxa"/>
            <w:tcBorders>
              <w:top w:val="nil"/>
              <w:left w:val="nil"/>
              <w:bottom w:val="nil"/>
              <w:right w:val="nil"/>
            </w:tcBorders>
            <w:noWrap/>
            <w:hideMark/>
            <w:tcPrChange w:id="2151" w:author="Dylan CHEN" w:date="2026-03-18T01:06:00Z" w16du:dateUtc="2026-03-17T17:06:00Z">
              <w:tcPr>
                <w:tcW w:w="1300" w:type="dxa"/>
                <w:gridSpan w:val="2"/>
                <w:tcBorders>
                  <w:top w:val="nil"/>
                  <w:left w:val="nil"/>
                  <w:bottom w:val="nil"/>
                  <w:right w:val="nil"/>
                </w:tcBorders>
                <w:noWrap/>
                <w:hideMark/>
              </w:tcPr>
            </w:tcPrChange>
          </w:tcPr>
          <w:p w14:paraId="1B913CEB" w14:textId="77777777" w:rsidR="00C72D3B" w:rsidRDefault="00C72D3B">
            <w:pPr>
              <w:rPr>
                <w:ins w:id="2152" w:author="Dylan CHEN" w:date="2026-03-18T01:06:00Z" w16du:dateUtc="2026-03-17T17:06:00Z"/>
                <w:i/>
                <w:iCs/>
                <w:color w:val="000000"/>
                <w:sz w:val="20"/>
                <w:szCs w:val="20"/>
              </w:rPr>
            </w:pPr>
          </w:p>
        </w:tc>
        <w:tc>
          <w:tcPr>
            <w:tcW w:w="2777" w:type="dxa"/>
            <w:tcBorders>
              <w:top w:val="nil"/>
              <w:left w:val="nil"/>
              <w:bottom w:val="nil"/>
              <w:right w:val="nil"/>
            </w:tcBorders>
            <w:noWrap/>
            <w:hideMark/>
            <w:tcPrChange w:id="2153" w:author="Dylan CHEN" w:date="2026-03-18T01:06:00Z" w16du:dateUtc="2026-03-17T17:06:00Z">
              <w:tcPr>
                <w:tcW w:w="2008" w:type="dxa"/>
                <w:gridSpan w:val="2"/>
                <w:tcBorders>
                  <w:top w:val="nil"/>
                  <w:left w:val="nil"/>
                  <w:bottom w:val="nil"/>
                  <w:right w:val="nil"/>
                </w:tcBorders>
                <w:noWrap/>
                <w:hideMark/>
              </w:tcPr>
            </w:tcPrChange>
          </w:tcPr>
          <w:p w14:paraId="2DDAB3C7" w14:textId="77777777" w:rsidR="00C72D3B" w:rsidRDefault="00C72D3B">
            <w:pPr>
              <w:rPr>
                <w:ins w:id="2154" w:author="Dylan CHEN" w:date="2026-03-18T01:06:00Z" w16du:dateUtc="2026-03-17T17:06:00Z"/>
                <w:sz w:val="20"/>
                <w:szCs w:val="20"/>
              </w:rPr>
            </w:pPr>
          </w:p>
        </w:tc>
        <w:tc>
          <w:tcPr>
            <w:tcW w:w="1798" w:type="dxa"/>
            <w:tcBorders>
              <w:top w:val="nil"/>
              <w:left w:val="nil"/>
              <w:bottom w:val="nil"/>
              <w:right w:val="nil"/>
            </w:tcBorders>
            <w:noWrap/>
            <w:hideMark/>
            <w:tcPrChange w:id="2155" w:author="Dylan CHEN" w:date="2026-03-18T01:06:00Z" w16du:dateUtc="2026-03-17T17:06:00Z">
              <w:tcPr>
                <w:tcW w:w="1300" w:type="dxa"/>
                <w:tcBorders>
                  <w:top w:val="nil"/>
                  <w:left w:val="nil"/>
                  <w:bottom w:val="nil"/>
                  <w:right w:val="nil"/>
                </w:tcBorders>
                <w:noWrap/>
                <w:vAlign w:val="center"/>
                <w:hideMark/>
              </w:tcPr>
            </w:tcPrChange>
          </w:tcPr>
          <w:p w14:paraId="3A2F99CF" w14:textId="77777777" w:rsidR="00C72D3B" w:rsidRDefault="00C72D3B">
            <w:pPr>
              <w:jc w:val="center"/>
              <w:rPr>
                <w:ins w:id="2156" w:author="Dylan CHEN" w:date="2026-03-18T01:06:00Z" w16du:dateUtc="2026-03-17T17:06:00Z"/>
                <w:color w:val="000000"/>
                <w:sz w:val="20"/>
                <w:szCs w:val="20"/>
              </w:rPr>
            </w:pPr>
            <w:ins w:id="2157" w:author="Dylan CHEN" w:date="2026-03-18T01:06:00Z" w16du:dateUtc="2026-03-17T17:06:00Z">
              <w:r>
                <w:rPr>
                  <w:color w:val="000000"/>
                  <w:sz w:val="20"/>
                  <w:szCs w:val="20"/>
                </w:rPr>
                <w:t>0.257 ***</w:t>
              </w:r>
            </w:ins>
          </w:p>
        </w:tc>
      </w:tr>
      <w:tr w:rsidR="00C72D3B" w14:paraId="434B725C" w14:textId="77777777" w:rsidTr="008D208B">
        <w:trPr>
          <w:trHeight w:val="360"/>
          <w:jc w:val="center"/>
          <w:ins w:id="2158" w:author="Dylan CHEN" w:date="2026-03-18T01:06:00Z"/>
          <w:trPrChange w:id="2159" w:author="Dylan CHEN" w:date="2026-03-18T01:06:00Z" w16du:dateUtc="2026-03-17T17:06:00Z">
            <w:trPr>
              <w:gridAfter w:val="0"/>
              <w:trHeight w:val="360"/>
            </w:trPr>
          </w:trPrChange>
        </w:trPr>
        <w:tc>
          <w:tcPr>
            <w:tcW w:w="2987" w:type="dxa"/>
            <w:vMerge/>
            <w:tcBorders>
              <w:top w:val="nil"/>
              <w:left w:val="nil"/>
              <w:bottom w:val="single" w:sz="8" w:space="0" w:color="000000"/>
              <w:right w:val="nil"/>
            </w:tcBorders>
            <w:hideMark/>
            <w:tcPrChange w:id="2160" w:author="Dylan CHEN" w:date="2026-03-18T01:06:00Z" w16du:dateUtc="2026-03-17T17:06:00Z">
              <w:tcPr>
                <w:tcW w:w="2160" w:type="dxa"/>
                <w:vMerge/>
                <w:tcBorders>
                  <w:top w:val="nil"/>
                  <w:left w:val="nil"/>
                  <w:bottom w:val="single" w:sz="8" w:space="0" w:color="000000"/>
                  <w:right w:val="nil"/>
                </w:tcBorders>
                <w:vAlign w:val="center"/>
                <w:hideMark/>
              </w:tcPr>
            </w:tcPrChange>
          </w:tcPr>
          <w:p w14:paraId="73EE7D86" w14:textId="77777777" w:rsidR="00C72D3B" w:rsidRDefault="00C72D3B">
            <w:pPr>
              <w:rPr>
                <w:ins w:id="2161" w:author="Dylan CHEN" w:date="2026-03-18T01:06:00Z" w16du:dateUtc="2026-03-17T17:06:00Z"/>
                <w:i/>
                <w:iCs/>
                <w:color w:val="000000"/>
                <w:sz w:val="20"/>
                <w:szCs w:val="20"/>
              </w:rPr>
            </w:pPr>
          </w:p>
        </w:tc>
        <w:tc>
          <w:tcPr>
            <w:tcW w:w="1798" w:type="dxa"/>
            <w:tcBorders>
              <w:top w:val="nil"/>
              <w:left w:val="nil"/>
              <w:bottom w:val="single" w:sz="8" w:space="0" w:color="auto"/>
              <w:right w:val="nil"/>
            </w:tcBorders>
            <w:noWrap/>
            <w:hideMark/>
            <w:tcPrChange w:id="2162" w:author="Dylan CHEN" w:date="2026-03-18T01:06:00Z" w16du:dateUtc="2026-03-17T17:06:00Z">
              <w:tcPr>
                <w:tcW w:w="1300" w:type="dxa"/>
                <w:gridSpan w:val="2"/>
                <w:tcBorders>
                  <w:top w:val="nil"/>
                  <w:left w:val="nil"/>
                  <w:bottom w:val="single" w:sz="8" w:space="0" w:color="auto"/>
                  <w:right w:val="nil"/>
                </w:tcBorders>
                <w:noWrap/>
                <w:hideMark/>
              </w:tcPr>
            </w:tcPrChange>
          </w:tcPr>
          <w:p w14:paraId="1F5266BB" w14:textId="77777777" w:rsidR="00C72D3B" w:rsidRDefault="00C72D3B">
            <w:pPr>
              <w:rPr>
                <w:ins w:id="2163" w:author="Dylan CHEN" w:date="2026-03-18T01:06:00Z" w16du:dateUtc="2026-03-17T17:06:00Z"/>
                <w:rFonts w:ascii="Georgia" w:hAnsi="Georgia"/>
                <w:color w:val="000000"/>
                <w:sz w:val="20"/>
                <w:szCs w:val="20"/>
              </w:rPr>
            </w:pPr>
            <w:ins w:id="2164" w:author="Dylan CHEN" w:date="2026-03-18T01:06:00Z" w16du:dateUtc="2026-03-17T17:06:00Z">
              <w:r>
                <w:rPr>
                  <w:rFonts w:ascii="Georgia" w:hAnsi="Georgia"/>
                  <w:color w:val="000000"/>
                  <w:sz w:val="20"/>
                  <w:szCs w:val="20"/>
                </w:rPr>
                <w:t> </w:t>
              </w:r>
            </w:ins>
          </w:p>
        </w:tc>
        <w:tc>
          <w:tcPr>
            <w:tcW w:w="2777" w:type="dxa"/>
            <w:tcBorders>
              <w:top w:val="nil"/>
              <w:left w:val="nil"/>
              <w:bottom w:val="single" w:sz="8" w:space="0" w:color="auto"/>
              <w:right w:val="nil"/>
            </w:tcBorders>
            <w:noWrap/>
            <w:hideMark/>
            <w:tcPrChange w:id="2165" w:author="Dylan CHEN" w:date="2026-03-18T01:06:00Z" w16du:dateUtc="2026-03-17T17:06:00Z">
              <w:tcPr>
                <w:tcW w:w="2008" w:type="dxa"/>
                <w:gridSpan w:val="2"/>
                <w:tcBorders>
                  <w:top w:val="nil"/>
                  <w:left w:val="nil"/>
                  <w:bottom w:val="single" w:sz="8" w:space="0" w:color="auto"/>
                  <w:right w:val="nil"/>
                </w:tcBorders>
                <w:noWrap/>
                <w:hideMark/>
              </w:tcPr>
            </w:tcPrChange>
          </w:tcPr>
          <w:p w14:paraId="373BE0BC" w14:textId="77777777" w:rsidR="00C72D3B" w:rsidRDefault="00C72D3B">
            <w:pPr>
              <w:rPr>
                <w:ins w:id="2166" w:author="Dylan CHEN" w:date="2026-03-18T01:06:00Z" w16du:dateUtc="2026-03-17T17:06:00Z"/>
                <w:rFonts w:ascii="Georgia" w:hAnsi="Georgia"/>
                <w:color w:val="000000"/>
                <w:sz w:val="20"/>
                <w:szCs w:val="20"/>
              </w:rPr>
            </w:pPr>
            <w:ins w:id="2167" w:author="Dylan CHEN" w:date="2026-03-18T01:06:00Z" w16du:dateUtc="2026-03-17T17:06:00Z">
              <w:r>
                <w:rPr>
                  <w:rFonts w:ascii="Georgia" w:hAnsi="Georgia"/>
                  <w:color w:val="000000"/>
                  <w:sz w:val="20"/>
                  <w:szCs w:val="20"/>
                </w:rPr>
                <w:t> </w:t>
              </w:r>
            </w:ins>
          </w:p>
        </w:tc>
        <w:tc>
          <w:tcPr>
            <w:tcW w:w="1798" w:type="dxa"/>
            <w:tcBorders>
              <w:top w:val="nil"/>
              <w:left w:val="nil"/>
              <w:bottom w:val="single" w:sz="8" w:space="0" w:color="auto"/>
              <w:right w:val="nil"/>
            </w:tcBorders>
            <w:noWrap/>
            <w:hideMark/>
            <w:tcPrChange w:id="2168" w:author="Dylan CHEN" w:date="2026-03-18T01:06:00Z" w16du:dateUtc="2026-03-17T17:06:00Z">
              <w:tcPr>
                <w:tcW w:w="1300" w:type="dxa"/>
                <w:tcBorders>
                  <w:top w:val="nil"/>
                  <w:left w:val="nil"/>
                  <w:bottom w:val="single" w:sz="8" w:space="0" w:color="auto"/>
                  <w:right w:val="nil"/>
                </w:tcBorders>
                <w:noWrap/>
                <w:vAlign w:val="center"/>
                <w:hideMark/>
              </w:tcPr>
            </w:tcPrChange>
          </w:tcPr>
          <w:p w14:paraId="0F296D1C" w14:textId="77777777" w:rsidR="00C72D3B" w:rsidRDefault="00C72D3B">
            <w:pPr>
              <w:jc w:val="center"/>
              <w:rPr>
                <w:ins w:id="2169" w:author="Dylan CHEN" w:date="2026-03-18T01:06:00Z" w16du:dateUtc="2026-03-17T17:06:00Z"/>
                <w:color w:val="000000"/>
                <w:sz w:val="20"/>
                <w:szCs w:val="20"/>
              </w:rPr>
            </w:pPr>
            <w:ins w:id="2170" w:author="Dylan CHEN" w:date="2026-03-18T01:06:00Z" w16du:dateUtc="2026-03-17T17:06:00Z">
              <w:r>
                <w:rPr>
                  <w:color w:val="000000"/>
                  <w:sz w:val="20"/>
                  <w:szCs w:val="20"/>
                </w:rPr>
                <w:t>(0.005)</w:t>
              </w:r>
            </w:ins>
          </w:p>
        </w:tc>
      </w:tr>
      <w:tr w:rsidR="00C72D3B" w14:paraId="74934006" w14:textId="77777777" w:rsidTr="008D208B">
        <w:trPr>
          <w:trHeight w:val="340"/>
          <w:jc w:val="center"/>
          <w:ins w:id="2171" w:author="Dylan CHEN" w:date="2026-03-18T01:06:00Z"/>
          <w:trPrChange w:id="2172" w:author="Dylan CHEN" w:date="2026-03-18T01:06:00Z" w16du:dateUtc="2026-03-17T17:06:00Z">
            <w:trPr>
              <w:gridAfter w:val="0"/>
              <w:trHeight w:val="340"/>
            </w:trPr>
          </w:trPrChange>
        </w:trPr>
        <w:tc>
          <w:tcPr>
            <w:tcW w:w="2987" w:type="dxa"/>
            <w:tcBorders>
              <w:top w:val="nil"/>
              <w:left w:val="nil"/>
              <w:bottom w:val="nil"/>
              <w:right w:val="nil"/>
            </w:tcBorders>
            <w:noWrap/>
            <w:hideMark/>
            <w:tcPrChange w:id="2173" w:author="Dylan CHEN" w:date="2026-03-18T01:06:00Z" w16du:dateUtc="2026-03-17T17:06:00Z">
              <w:tcPr>
                <w:tcW w:w="2160" w:type="dxa"/>
                <w:tcBorders>
                  <w:top w:val="nil"/>
                  <w:left w:val="nil"/>
                  <w:bottom w:val="nil"/>
                  <w:right w:val="nil"/>
                </w:tcBorders>
                <w:noWrap/>
                <w:vAlign w:val="center"/>
                <w:hideMark/>
              </w:tcPr>
            </w:tcPrChange>
          </w:tcPr>
          <w:p w14:paraId="406F0D30" w14:textId="77777777" w:rsidR="00C72D3B" w:rsidRDefault="00C72D3B">
            <w:pPr>
              <w:rPr>
                <w:ins w:id="2174" w:author="Dylan CHEN" w:date="2026-03-18T01:06:00Z" w16du:dateUtc="2026-03-17T17:06:00Z"/>
                <w:color w:val="000000"/>
                <w:sz w:val="20"/>
                <w:szCs w:val="20"/>
              </w:rPr>
            </w:pPr>
            <w:ins w:id="2175" w:author="Dylan CHEN" w:date="2026-03-18T01:06:00Z" w16du:dateUtc="2026-03-17T17:06:00Z">
              <w:r>
                <w:rPr>
                  <w:color w:val="000000"/>
                  <w:sz w:val="20"/>
                  <w:szCs w:val="20"/>
                </w:rPr>
                <w:t>question timing FE</w:t>
              </w:r>
            </w:ins>
          </w:p>
        </w:tc>
        <w:tc>
          <w:tcPr>
            <w:tcW w:w="1798" w:type="dxa"/>
            <w:tcBorders>
              <w:top w:val="nil"/>
              <w:left w:val="nil"/>
              <w:bottom w:val="nil"/>
              <w:right w:val="nil"/>
            </w:tcBorders>
            <w:noWrap/>
            <w:hideMark/>
            <w:tcPrChange w:id="2176" w:author="Dylan CHEN" w:date="2026-03-18T01:06:00Z" w16du:dateUtc="2026-03-17T17:06:00Z">
              <w:tcPr>
                <w:tcW w:w="1300" w:type="dxa"/>
                <w:gridSpan w:val="2"/>
                <w:tcBorders>
                  <w:top w:val="nil"/>
                  <w:left w:val="nil"/>
                  <w:bottom w:val="nil"/>
                  <w:right w:val="nil"/>
                </w:tcBorders>
                <w:noWrap/>
                <w:vAlign w:val="center"/>
                <w:hideMark/>
              </w:tcPr>
            </w:tcPrChange>
          </w:tcPr>
          <w:p w14:paraId="7F59B523" w14:textId="77777777" w:rsidR="00C72D3B" w:rsidRDefault="00C72D3B">
            <w:pPr>
              <w:jc w:val="center"/>
              <w:rPr>
                <w:ins w:id="2177" w:author="Dylan CHEN" w:date="2026-03-18T01:06:00Z" w16du:dateUtc="2026-03-17T17:06:00Z"/>
                <w:color w:val="000000"/>
                <w:sz w:val="20"/>
                <w:szCs w:val="20"/>
              </w:rPr>
            </w:pPr>
            <w:ins w:id="2178" w:author="Dylan CHEN" w:date="2026-03-18T01:06:00Z" w16du:dateUtc="2026-03-17T17:06:00Z">
              <w:r>
                <w:rPr>
                  <w:color w:val="000000"/>
                  <w:sz w:val="20"/>
                  <w:szCs w:val="20"/>
                </w:rPr>
                <w:t>√</w:t>
              </w:r>
            </w:ins>
          </w:p>
        </w:tc>
        <w:tc>
          <w:tcPr>
            <w:tcW w:w="2777" w:type="dxa"/>
            <w:tcBorders>
              <w:top w:val="nil"/>
              <w:left w:val="nil"/>
              <w:bottom w:val="nil"/>
              <w:right w:val="nil"/>
            </w:tcBorders>
            <w:noWrap/>
            <w:hideMark/>
            <w:tcPrChange w:id="2179" w:author="Dylan CHEN" w:date="2026-03-18T01:06:00Z" w16du:dateUtc="2026-03-17T17:06:00Z">
              <w:tcPr>
                <w:tcW w:w="2008" w:type="dxa"/>
                <w:gridSpan w:val="2"/>
                <w:tcBorders>
                  <w:top w:val="nil"/>
                  <w:left w:val="nil"/>
                  <w:bottom w:val="nil"/>
                  <w:right w:val="nil"/>
                </w:tcBorders>
                <w:noWrap/>
                <w:vAlign w:val="center"/>
                <w:hideMark/>
              </w:tcPr>
            </w:tcPrChange>
          </w:tcPr>
          <w:p w14:paraId="2F870397" w14:textId="77777777" w:rsidR="00C72D3B" w:rsidRDefault="00C72D3B">
            <w:pPr>
              <w:jc w:val="center"/>
              <w:rPr>
                <w:ins w:id="2180" w:author="Dylan CHEN" w:date="2026-03-18T01:06:00Z" w16du:dateUtc="2026-03-17T17:06:00Z"/>
                <w:color w:val="000000"/>
                <w:sz w:val="20"/>
                <w:szCs w:val="20"/>
              </w:rPr>
            </w:pPr>
            <w:ins w:id="2181" w:author="Dylan CHEN" w:date="2026-03-18T01:06:00Z" w16du:dateUtc="2026-03-17T17:06:00Z">
              <w:r>
                <w:rPr>
                  <w:color w:val="000000"/>
                  <w:sz w:val="20"/>
                  <w:szCs w:val="20"/>
                </w:rPr>
                <w:t>√</w:t>
              </w:r>
            </w:ins>
          </w:p>
        </w:tc>
        <w:tc>
          <w:tcPr>
            <w:tcW w:w="1798" w:type="dxa"/>
            <w:tcBorders>
              <w:top w:val="nil"/>
              <w:left w:val="nil"/>
              <w:bottom w:val="nil"/>
              <w:right w:val="nil"/>
            </w:tcBorders>
            <w:noWrap/>
            <w:hideMark/>
            <w:tcPrChange w:id="2182" w:author="Dylan CHEN" w:date="2026-03-18T01:06:00Z" w16du:dateUtc="2026-03-17T17:06:00Z">
              <w:tcPr>
                <w:tcW w:w="1300" w:type="dxa"/>
                <w:tcBorders>
                  <w:top w:val="nil"/>
                  <w:left w:val="nil"/>
                  <w:bottom w:val="nil"/>
                  <w:right w:val="nil"/>
                </w:tcBorders>
                <w:noWrap/>
                <w:vAlign w:val="center"/>
                <w:hideMark/>
              </w:tcPr>
            </w:tcPrChange>
          </w:tcPr>
          <w:p w14:paraId="69A185B4" w14:textId="77777777" w:rsidR="00C72D3B" w:rsidRDefault="00C72D3B">
            <w:pPr>
              <w:jc w:val="center"/>
              <w:rPr>
                <w:ins w:id="2183" w:author="Dylan CHEN" w:date="2026-03-18T01:06:00Z" w16du:dateUtc="2026-03-17T17:06:00Z"/>
                <w:color w:val="000000"/>
                <w:sz w:val="20"/>
                <w:szCs w:val="20"/>
              </w:rPr>
            </w:pPr>
            <w:ins w:id="2184" w:author="Dylan CHEN" w:date="2026-03-18T01:06:00Z" w16du:dateUtc="2026-03-17T17:06:00Z">
              <w:r>
                <w:rPr>
                  <w:color w:val="000000"/>
                  <w:sz w:val="20"/>
                  <w:szCs w:val="20"/>
                </w:rPr>
                <w:t>√</w:t>
              </w:r>
            </w:ins>
          </w:p>
        </w:tc>
      </w:tr>
      <w:tr w:rsidR="00C72D3B" w14:paraId="62C91A31" w14:textId="77777777" w:rsidTr="008D208B">
        <w:trPr>
          <w:trHeight w:val="340"/>
          <w:jc w:val="center"/>
          <w:ins w:id="2185" w:author="Dylan CHEN" w:date="2026-03-18T01:06:00Z"/>
          <w:trPrChange w:id="2186"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2187" w:author="Dylan CHEN" w:date="2026-03-18T01:06:00Z" w16du:dateUtc="2026-03-17T17:06:00Z">
              <w:tcPr>
                <w:tcW w:w="2160" w:type="dxa"/>
                <w:tcBorders>
                  <w:top w:val="nil"/>
                  <w:left w:val="nil"/>
                  <w:bottom w:val="single" w:sz="8" w:space="0" w:color="auto"/>
                  <w:right w:val="nil"/>
                </w:tcBorders>
                <w:noWrap/>
                <w:vAlign w:val="center"/>
                <w:hideMark/>
              </w:tcPr>
            </w:tcPrChange>
          </w:tcPr>
          <w:p w14:paraId="500C2D20" w14:textId="77777777" w:rsidR="00C72D3B" w:rsidRDefault="00C72D3B">
            <w:pPr>
              <w:rPr>
                <w:ins w:id="2188" w:author="Dylan CHEN" w:date="2026-03-18T01:06:00Z" w16du:dateUtc="2026-03-17T17:06:00Z"/>
                <w:color w:val="000000"/>
                <w:sz w:val="20"/>
                <w:szCs w:val="20"/>
              </w:rPr>
            </w:pPr>
            <w:ins w:id="2189" w:author="Dylan CHEN" w:date="2026-03-18T01:06:00Z" w16du:dateUtc="2026-03-17T17:06:00Z">
              <w:r>
                <w:rPr>
                  <w:color w:val="000000"/>
                  <w:sz w:val="20"/>
                  <w:szCs w:val="20"/>
                </w:rPr>
                <w:t>other controls</w:t>
              </w:r>
            </w:ins>
          </w:p>
        </w:tc>
        <w:tc>
          <w:tcPr>
            <w:tcW w:w="1798" w:type="dxa"/>
            <w:tcBorders>
              <w:top w:val="nil"/>
              <w:left w:val="nil"/>
              <w:bottom w:val="single" w:sz="8" w:space="0" w:color="auto"/>
              <w:right w:val="nil"/>
            </w:tcBorders>
            <w:noWrap/>
            <w:hideMark/>
            <w:tcPrChange w:id="2190"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7E2C03B5" w14:textId="77777777" w:rsidR="00C72D3B" w:rsidRDefault="00C72D3B">
            <w:pPr>
              <w:jc w:val="center"/>
              <w:rPr>
                <w:ins w:id="2191" w:author="Dylan CHEN" w:date="2026-03-18T01:06:00Z" w16du:dateUtc="2026-03-17T17:06:00Z"/>
                <w:color w:val="000000"/>
                <w:sz w:val="20"/>
                <w:szCs w:val="20"/>
              </w:rPr>
            </w:pPr>
            <w:ins w:id="2192" w:author="Dylan CHEN" w:date="2026-03-18T01:06:00Z" w16du:dateUtc="2026-03-17T17:06:00Z">
              <w:r>
                <w:rPr>
                  <w:color w:val="000000"/>
                  <w:sz w:val="20"/>
                  <w:szCs w:val="20"/>
                </w:rPr>
                <w:t>√</w:t>
              </w:r>
            </w:ins>
          </w:p>
        </w:tc>
        <w:tc>
          <w:tcPr>
            <w:tcW w:w="2777" w:type="dxa"/>
            <w:tcBorders>
              <w:top w:val="nil"/>
              <w:left w:val="nil"/>
              <w:bottom w:val="single" w:sz="8" w:space="0" w:color="auto"/>
              <w:right w:val="nil"/>
            </w:tcBorders>
            <w:noWrap/>
            <w:hideMark/>
            <w:tcPrChange w:id="2193"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799723D9" w14:textId="77777777" w:rsidR="00C72D3B" w:rsidRDefault="00C72D3B">
            <w:pPr>
              <w:jc w:val="center"/>
              <w:rPr>
                <w:ins w:id="2194" w:author="Dylan CHEN" w:date="2026-03-18T01:06:00Z" w16du:dateUtc="2026-03-17T17:06:00Z"/>
                <w:color w:val="000000"/>
                <w:sz w:val="20"/>
                <w:szCs w:val="20"/>
              </w:rPr>
            </w:pPr>
            <w:ins w:id="2195" w:author="Dylan CHEN" w:date="2026-03-18T01:06:00Z" w16du:dateUtc="2026-03-17T17:06:00Z">
              <w:r>
                <w:rPr>
                  <w:color w:val="000000"/>
                  <w:sz w:val="20"/>
                  <w:szCs w:val="20"/>
                </w:rPr>
                <w:t>√</w:t>
              </w:r>
            </w:ins>
          </w:p>
        </w:tc>
        <w:tc>
          <w:tcPr>
            <w:tcW w:w="1798" w:type="dxa"/>
            <w:tcBorders>
              <w:top w:val="nil"/>
              <w:left w:val="nil"/>
              <w:bottom w:val="single" w:sz="8" w:space="0" w:color="auto"/>
              <w:right w:val="nil"/>
            </w:tcBorders>
            <w:noWrap/>
            <w:hideMark/>
            <w:tcPrChange w:id="2196" w:author="Dylan CHEN" w:date="2026-03-18T01:06:00Z" w16du:dateUtc="2026-03-17T17:06:00Z">
              <w:tcPr>
                <w:tcW w:w="1300" w:type="dxa"/>
                <w:tcBorders>
                  <w:top w:val="nil"/>
                  <w:left w:val="nil"/>
                  <w:bottom w:val="single" w:sz="8" w:space="0" w:color="auto"/>
                  <w:right w:val="nil"/>
                </w:tcBorders>
                <w:noWrap/>
                <w:vAlign w:val="center"/>
                <w:hideMark/>
              </w:tcPr>
            </w:tcPrChange>
          </w:tcPr>
          <w:p w14:paraId="364727A8" w14:textId="77777777" w:rsidR="00C72D3B" w:rsidRDefault="00C72D3B">
            <w:pPr>
              <w:jc w:val="center"/>
              <w:rPr>
                <w:ins w:id="2197" w:author="Dylan CHEN" w:date="2026-03-18T01:06:00Z" w16du:dateUtc="2026-03-17T17:06:00Z"/>
                <w:color w:val="000000"/>
                <w:sz w:val="20"/>
                <w:szCs w:val="20"/>
              </w:rPr>
            </w:pPr>
            <w:ins w:id="2198" w:author="Dylan CHEN" w:date="2026-03-18T01:06:00Z" w16du:dateUtc="2026-03-17T17:06:00Z">
              <w:r>
                <w:rPr>
                  <w:color w:val="000000"/>
                  <w:sz w:val="20"/>
                  <w:szCs w:val="20"/>
                </w:rPr>
                <w:t>√</w:t>
              </w:r>
            </w:ins>
          </w:p>
        </w:tc>
      </w:tr>
      <w:tr w:rsidR="008D208B" w14:paraId="38964E18" w14:textId="77777777" w:rsidTr="008D208B">
        <w:trPr>
          <w:trHeight w:val="340"/>
          <w:jc w:val="center"/>
          <w:ins w:id="2199" w:author="Dylan CHEN" w:date="2026-03-18T01:06:00Z"/>
          <w:trPrChange w:id="2200"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2201" w:author="Dylan CHEN" w:date="2026-03-18T01:06:00Z" w16du:dateUtc="2026-03-17T17:06:00Z">
              <w:tcPr>
                <w:tcW w:w="2160" w:type="dxa"/>
                <w:tcBorders>
                  <w:top w:val="nil"/>
                  <w:left w:val="nil"/>
                  <w:bottom w:val="single" w:sz="8" w:space="0" w:color="auto"/>
                  <w:right w:val="nil"/>
                </w:tcBorders>
                <w:noWrap/>
                <w:vAlign w:val="center"/>
                <w:hideMark/>
              </w:tcPr>
            </w:tcPrChange>
          </w:tcPr>
          <w:p w14:paraId="57FEB28D" w14:textId="77777777" w:rsidR="008D208B" w:rsidRDefault="008D208B" w:rsidP="008D208B">
            <w:pPr>
              <w:rPr>
                <w:ins w:id="2202" w:author="Dylan CHEN" w:date="2026-03-18T01:06:00Z" w16du:dateUtc="2026-03-17T17:06:00Z"/>
                <w:color w:val="000000"/>
                <w:sz w:val="20"/>
                <w:szCs w:val="20"/>
              </w:rPr>
            </w:pPr>
            <w:ins w:id="2203" w:author="Dylan CHEN" w:date="2026-03-18T01:06:00Z" w16du:dateUtc="2026-03-17T17:06:00Z">
              <w:r>
                <w:rPr>
                  <w:color w:val="000000"/>
                  <w:sz w:val="20"/>
                  <w:szCs w:val="20"/>
                </w:rPr>
                <w:t>N</w:t>
              </w:r>
            </w:ins>
          </w:p>
        </w:tc>
        <w:tc>
          <w:tcPr>
            <w:tcW w:w="1798" w:type="dxa"/>
            <w:tcBorders>
              <w:top w:val="nil"/>
              <w:left w:val="nil"/>
              <w:bottom w:val="single" w:sz="8" w:space="0" w:color="auto"/>
              <w:right w:val="nil"/>
            </w:tcBorders>
            <w:noWrap/>
            <w:hideMark/>
            <w:tcPrChange w:id="2204"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6114A283" w14:textId="77777777" w:rsidR="008D208B" w:rsidRDefault="008D208B" w:rsidP="008D208B">
            <w:pPr>
              <w:jc w:val="center"/>
              <w:rPr>
                <w:ins w:id="2205" w:author="Dylan CHEN" w:date="2026-03-18T01:06:00Z" w16du:dateUtc="2026-03-17T17:06:00Z"/>
                <w:color w:val="000000"/>
                <w:sz w:val="20"/>
                <w:szCs w:val="20"/>
              </w:rPr>
            </w:pPr>
            <w:ins w:id="2206" w:author="Dylan CHEN" w:date="2026-03-18T01:06:00Z" w16du:dateUtc="2026-03-17T17:06:00Z">
              <w:r>
                <w:rPr>
                  <w:color w:val="000000"/>
                  <w:sz w:val="20"/>
                  <w:szCs w:val="20"/>
                </w:rPr>
                <w:t>3,235</w:t>
              </w:r>
            </w:ins>
          </w:p>
        </w:tc>
        <w:tc>
          <w:tcPr>
            <w:tcW w:w="2777" w:type="dxa"/>
            <w:tcBorders>
              <w:top w:val="nil"/>
              <w:left w:val="nil"/>
              <w:bottom w:val="single" w:sz="8" w:space="0" w:color="auto"/>
              <w:right w:val="nil"/>
            </w:tcBorders>
            <w:noWrap/>
            <w:hideMark/>
            <w:tcPrChange w:id="2207"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6FAB6CE1" w14:textId="14945A1C" w:rsidR="008D208B" w:rsidRDefault="008D208B" w:rsidP="008D208B">
            <w:pPr>
              <w:jc w:val="center"/>
              <w:rPr>
                <w:ins w:id="2208" w:author="Dylan CHEN" w:date="2026-03-18T01:06:00Z" w16du:dateUtc="2026-03-17T17:06:00Z"/>
                <w:color w:val="000000"/>
                <w:sz w:val="20"/>
                <w:szCs w:val="20"/>
              </w:rPr>
            </w:pPr>
            <w:ins w:id="2209" w:author="Dylan CHEN" w:date="2026-03-28T01:10:00Z" w16du:dateUtc="2026-03-27T17:10:00Z">
              <w:r w:rsidRPr="00463CB6">
                <w:rPr>
                  <w:color w:val="000000"/>
                  <w:sz w:val="20"/>
                  <w:szCs w:val="20"/>
                </w:rPr>
                <w:t>3,235</w:t>
              </w:r>
            </w:ins>
          </w:p>
        </w:tc>
        <w:tc>
          <w:tcPr>
            <w:tcW w:w="1798" w:type="dxa"/>
            <w:tcBorders>
              <w:top w:val="nil"/>
              <w:left w:val="nil"/>
              <w:bottom w:val="single" w:sz="8" w:space="0" w:color="auto"/>
              <w:right w:val="nil"/>
            </w:tcBorders>
            <w:noWrap/>
            <w:hideMark/>
            <w:tcPrChange w:id="2210" w:author="Dylan CHEN" w:date="2026-03-18T01:06:00Z" w16du:dateUtc="2026-03-17T17:06:00Z">
              <w:tcPr>
                <w:tcW w:w="1300" w:type="dxa"/>
                <w:tcBorders>
                  <w:top w:val="nil"/>
                  <w:left w:val="nil"/>
                  <w:bottom w:val="single" w:sz="8" w:space="0" w:color="auto"/>
                  <w:right w:val="nil"/>
                </w:tcBorders>
                <w:noWrap/>
                <w:vAlign w:val="center"/>
                <w:hideMark/>
              </w:tcPr>
            </w:tcPrChange>
          </w:tcPr>
          <w:p w14:paraId="1E7CE628" w14:textId="47EB84B3" w:rsidR="008D208B" w:rsidRDefault="008D208B" w:rsidP="008D208B">
            <w:pPr>
              <w:jc w:val="center"/>
              <w:rPr>
                <w:ins w:id="2211" w:author="Dylan CHEN" w:date="2026-03-18T01:06:00Z" w16du:dateUtc="2026-03-17T17:06:00Z"/>
                <w:color w:val="000000"/>
                <w:sz w:val="20"/>
                <w:szCs w:val="20"/>
              </w:rPr>
            </w:pPr>
            <w:ins w:id="2212" w:author="Dylan CHEN" w:date="2026-03-28T01:10:00Z" w16du:dateUtc="2026-03-27T17:10:00Z">
              <w:r w:rsidRPr="00463CB6">
                <w:rPr>
                  <w:color w:val="000000"/>
                  <w:sz w:val="20"/>
                  <w:szCs w:val="20"/>
                </w:rPr>
                <w:t>3,235</w:t>
              </w:r>
            </w:ins>
          </w:p>
        </w:tc>
      </w:tr>
    </w:tbl>
    <w:p w14:paraId="1406146F" w14:textId="77777777" w:rsidR="00626D48" w:rsidRDefault="00626D48">
      <w:pPr>
        <w:pStyle w:val="Paragraph"/>
        <w:rPr>
          <w:ins w:id="2213" w:author="Dylan CHEN" w:date="2026-08-20T22:39:00Z" w16du:dateUtc="2026-08-20T14:39:00Z"/>
        </w:rPr>
      </w:pPr>
    </w:p>
    <w:p w14:paraId="135DADBA" w14:textId="57F6040C" w:rsidR="000929FF" w:rsidRPr="00522DE1" w:rsidRDefault="00626D48">
      <w:pPr>
        <w:pStyle w:val="Paragraph"/>
        <w:pPrChange w:id="2214" w:author="Dylan CHEN" w:date="2026-08-05T17:26:00Z" w16du:dateUtc="2026-08-05T09:26:00Z">
          <w:pPr>
            <w:widowControl w:val="0"/>
            <w:autoSpaceDE w:val="0"/>
            <w:autoSpaceDN w:val="0"/>
            <w:adjustRightInd w:val="0"/>
            <w:spacing w:before="120" w:after="120"/>
            <w:jc w:val="both"/>
          </w:pPr>
        </w:pPrChange>
      </w:pPr>
      <w:ins w:id="2215" w:author="Dylan CHEN" w:date="2026-08-20T22:39:00Z" w16du:dateUtc="2026-08-20T14:39:00Z">
        <w:r w:rsidRPr="00626D48">
          <w:t xml:space="preserve">As stated in our opening remark, to make the paper more focused and to ensure the results align more strongly with our updated theoretical framework, the position effect has been removed from the manuscript in this revision. </w:t>
        </w:r>
      </w:ins>
      <w:ins w:id="2216" w:author="Dylan CHEN" w:date="2026-08-05T17:25:00Z" w16du:dateUtc="2026-08-05T09:25:00Z">
        <w:r w:rsidR="00B9646D" w:rsidRPr="00D43EC2">
          <w:t xml:space="preserve">Because the position effect is no longer part of the paper, we do not further develop the argument about </w:t>
        </w:r>
        <w:r w:rsidR="00B9646D">
          <w:rPr>
            <w:rFonts w:hint="eastAsia"/>
          </w:rPr>
          <w:t>the position effect</w:t>
        </w:r>
        <w:r w:rsidR="00B9646D" w:rsidRPr="00D43EC2">
          <w:t>.</w:t>
        </w:r>
      </w:ins>
    </w:p>
    <w:p w14:paraId="7F69B339"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150D9DC0" w14:textId="43BEDE3B" w:rsidR="00C033C0" w:rsidRPr="00522DE1" w:rsidRDefault="00626D48" w:rsidP="00C033C0">
      <w:pPr>
        <w:widowControl w:val="0"/>
        <w:autoSpaceDE w:val="0"/>
        <w:spacing w:before="120" w:after="120"/>
        <w:jc w:val="both"/>
        <w:outlineLvl w:val="0"/>
        <w:rPr>
          <w:rFonts w:eastAsia="SimSun"/>
          <w:b/>
          <w:bCs/>
          <w:kern w:val="2"/>
        </w:rPr>
      </w:pPr>
      <w:ins w:id="2217" w:author="Dylan CHEN" w:date="2026-08-20T22:39:00Z" w16du:dateUtc="2026-08-20T14:39:00Z">
        <w:r>
          <w:rPr>
            <w:rFonts w:eastAsia="SimSun" w:hint="eastAsia"/>
            <w:b/>
            <w:bCs/>
            <w:kern w:val="2"/>
          </w:rPr>
          <w:t>#</w:t>
        </w:r>
      </w:ins>
      <w:r w:rsidR="00C033C0" w:rsidRPr="00522DE1">
        <w:rPr>
          <w:rFonts w:eastAsia="SimSun"/>
          <w:b/>
          <w:bCs/>
          <w:kern w:val="2"/>
        </w:rPr>
        <w:t>R2-26</w:t>
      </w:r>
    </w:p>
    <w:p w14:paraId="466994F5" w14:textId="06A8463D" w:rsidR="00C033C0" w:rsidRPr="00D241ED" w:rsidRDefault="001A193A" w:rsidP="00D241ED">
      <w:pPr>
        <w:widowControl w:val="0"/>
        <w:autoSpaceDE w:val="0"/>
        <w:autoSpaceDN w:val="0"/>
        <w:adjustRightInd w:val="0"/>
        <w:spacing w:before="120" w:after="120"/>
        <w:ind w:left="480"/>
        <w:jc w:val="both"/>
        <w:rPr>
          <w:rFonts w:eastAsia="SimSun"/>
          <w:i/>
          <w:iCs/>
          <w:kern w:val="2"/>
        </w:rPr>
      </w:pPr>
      <w:r>
        <w:rPr>
          <w:i/>
          <w:iCs/>
        </w:rPr>
        <w:t xml:space="preserve">6. </w:t>
      </w:r>
      <w:r w:rsidR="00C033C0" w:rsidRPr="00D241ED">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E0CEF21" w14:textId="32FC6935" w:rsidR="001A193A" w:rsidRDefault="00C4465F" w:rsidP="00D241ED">
      <w:pPr>
        <w:pStyle w:val="Paragraph"/>
        <w:rPr>
          <w:ins w:id="2218" w:author="Dylan CHEN" w:date="2026-08-21T10:38:00Z" w16du:dateUtc="2026-08-21T02:38:00Z"/>
        </w:rPr>
      </w:pPr>
      <w:ins w:id="2219" w:author="Dylan CHEN" w:date="2026-03-16T10:39:00Z" w16du:dateUtc="2026-03-16T02:39:00Z">
        <w:r>
          <w:t xml:space="preserve">Thank you for this thoughtful comment. We agree that likes and comments involve different levels of cognitive effort. However, our argument does not rest on equating these two behaviors. </w:t>
        </w:r>
        <w:r>
          <w:lastRenderedPageBreak/>
          <w:t>Rather, we reason that both behaviors share a necessary precondition: the viewer must read and attend to the human answer. If attention diversion were the primary driver, we would expect a detectable reduction in commenting as well, because fewer viewers would encounter and read human answers in the first place. The absence of any reduction in comments suggests that viewers continue to engage with human answers at a similar level. Combined with our finding that the negative effect on likes concentrates among questions where the AI first answer is of particularly high quality (top 25%), the overall pattern is more consistent with elevated evaluative standards than with attention diversion.</w:t>
        </w:r>
      </w:ins>
    </w:p>
    <w:p w14:paraId="34334131" w14:textId="433A0829" w:rsidR="00550611" w:rsidRPr="00522DE1" w:rsidDel="001A0223" w:rsidRDefault="001A0223" w:rsidP="00D241ED">
      <w:pPr>
        <w:pStyle w:val="Paragraph"/>
        <w:rPr>
          <w:del w:id="2220" w:author="Dylan CHEN" w:date="2026-08-21T10:38:00Z" w16du:dateUtc="2026-08-21T02:38:00Z"/>
        </w:rPr>
      </w:pPr>
      <w:ins w:id="2221" w:author="Dylan CHEN" w:date="2026-08-21T10:38:00Z" w16du:dateUtc="2026-08-21T02:38:00Z">
        <w:r w:rsidRPr="001A0223">
          <w:t>As stated in our opening remark, to make the paper more focused and to ensure the results align more strongly with our updated theoretical framework, we removed all netlike-related results in the manuscript. But we retain the underlying logic here in response to the reviewer’s concern.</w:t>
        </w:r>
      </w:ins>
    </w:p>
    <w:p w14:paraId="654BE9E2" w14:textId="0A47CBFF" w:rsidR="00E942C7" w:rsidRPr="00522DE1" w:rsidRDefault="00E942C7">
      <w:pPr>
        <w:pStyle w:val="Paragraph"/>
        <w:pPrChange w:id="2222" w:author="Dylan CHEN" w:date="2026-08-21T10:38:00Z" w16du:dateUtc="2026-08-21T02:38:00Z">
          <w:pPr>
            <w:widowControl w:val="0"/>
            <w:autoSpaceDE w:val="0"/>
            <w:spacing w:before="120" w:after="120"/>
            <w:jc w:val="both"/>
            <w:outlineLvl w:val="0"/>
          </w:pPr>
        </w:pPrChange>
      </w:pPr>
      <w:del w:id="2223" w:author="Dylan CHEN" w:date="2026-08-21T10:38:00Z" w16du:dateUtc="2026-08-21T02:38:00Z">
        <w:r w:rsidRPr="00522DE1" w:rsidDel="001A0223">
          <w:br w:type="page"/>
        </w:r>
      </w:del>
    </w:p>
    <w:bookmarkEnd w:id="1159"/>
    <w:p w14:paraId="365486B9" w14:textId="78366E8D" w:rsidR="00E942C7" w:rsidRPr="00522DE1" w:rsidRDefault="00E942C7" w:rsidP="00E942C7">
      <w:pPr>
        <w:spacing w:before="120" w:after="120"/>
        <w:jc w:val="center"/>
      </w:pPr>
      <w:r w:rsidRPr="00522DE1">
        <w:rPr>
          <w:b/>
        </w:rPr>
        <w:t>Reviewer 3 Comments</w:t>
      </w:r>
    </w:p>
    <w:p w14:paraId="63C12924" w14:textId="4C5F33CD" w:rsidR="00E942C7" w:rsidRPr="00522DE1" w:rsidRDefault="00626D48" w:rsidP="00E942C7">
      <w:pPr>
        <w:widowControl w:val="0"/>
        <w:autoSpaceDE w:val="0"/>
        <w:spacing w:before="120" w:after="120"/>
        <w:jc w:val="both"/>
        <w:outlineLvl w:val="0"/>
        <w:rPr>
          <w:rFonts w:eastAsia="SimSun"/>
          <w:b/>
          <w:bCs/>
          <w:kern w:val="2"/>
        </w:rPr>
      </w:pPr>
      <w:ins w:id="2224" w:author="Dylan CHEN" w:date="2026-08-20T22:39:00Z" w16du:dateUtc="2026-08-20T14:39:00Z">
        <w:r>
          <w:rPr>
            <w:rFonts w:eastAsia="SimSun" w:hint="eastAsia"/>
            <w:b/>
            <w:bCs/>
            <w:kern w:val="2"/>
          </w:rPr>
          <w:t>#</w:t>
        </w:r>
      </w:ins>
      <w:r w:rsidR="00225272" w:rsidRPr="00522DE1">
        <w:rPr>
          <w:rFonts w:eastAsia="SimSun"/>
          <w:b/>
          <w:bCs/>
          <w:kern w:val="2"/>
        </w:rPr>
        <w:t>*</w:t>
      </w:r>
      <w:r w:rsidR="00E942C7" w:rsidRPr="00522DE1">
        <w:rPr>
          <w:rFonts w:eastAsia="SimSun"/>
          <w:b/>
          <w:bCs/>
          <w:kern w:val="2"/>
        </w:rPr>
        <w:t>R3-0</w:t>
      </w:r>
    </w:p>
    <w:p w14:paraId="2FCC882D" w14:textId="7ADB674B" w:rsidR="00E942C7" w:rsidRPr="00522DE1" w:rsidRDefault="00D06AF6" w:rsidP="00A5559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C0F0FA6" w14:textId="102EB50D" w:rsidR="00D06AF6" w:rsidRDefault="00D06AF6" w:rsidP="00D06AF6">
      <w:pPr>
        <w:rPr>
          <w:ins w:id="2225" w:author="Dylan CHEN" w:date="2026-08-21T11:54:00Z" w16du:dateUtc="2026-08-21T03:54:00Z"/>
        </w:rPr>
      </w:pPr>
      <w:r w:rsidRPr="00522DE1">
        <w:t>We sincerely thank Reviewer 3 for acknowledging the substantial revisions we made to the manuscript, including the clearer business context, strengthened empirical analysis, improved positioning within the literature, and additional mechanism evidence. We appreciate the recognition that several previously raised concerns have been addressed, particularly regarding the validity of our randomized field experiment and differentiation from related work. The reviewer</w:t>
      </w:r>
      <w:r w:rsidR="00052238">
        <w:t>’</w:t>
      </w:r>
      <w:r w:rsidRPr="00522DE1">
        <w:t>s continued engagement with our work provides valuable guidance for further improvements. We will carefully address the remaining questions outlined in the review.</w:t>
      </w:r>
    </w:p>
    <w:p w14:paraId="7E8C3453" w14:textId="0EE8CFA8" w:rsidR="00B21BB2" w:rsidRPr="00522DE1" w:rsidRDefault="00B21BB2">
      <w:pPr>
        <w:spacing w:before="120" w:beforeAutospacing="1" w:after="120" w:afterAutospacing="1"/>
        <w:pPrChange w:id="2226" w:author="Dylan CHEN" w:date="2026-08-21T11:54:00Z" w16du:dateUtc="2026-08-21T03:54:00Z">
          <w:pPr/>
        </w:pPrChange>
      </w:pPr>
      <w:ins w:id="2227" w:author="Dylan CHEN" w:date="2026-08-21T11:54:00Z" w16du:dateUtc="2026-08-21T03:54:00Z">
        <w:r w:rsidRPr="00CC0BA8">
          <w:t xml:space="preserve">In this round of revision, we benefited greatly from extensive communication with the </w:t>
        </w:r>
        <w:r w:rsidRPr="00E83740">
          <w:rPr>
            <w:b/>
            <w:bCs/>
          </w:rPr>
          <w:t>Senior Editor, including both email correspondence and offline face-to-face discussion</w:t>
        </w:r>
        <w:r w:rsidRPr="00CC0BA8">
          <w:t>. Following SE's d</w:t>
        </w:r>
        <w:r w:rsidRPr="00E83740">
          <w:rPr>
            <w:b/>
            <w:bCs/>
          </w:rPr>
          <w:t>etailed and actionable guidance</w:t>
        </w:r>
        <w:r w:rsidRPr="00CC0BA8">
          <w:t xml:space="preserve">, we have made the following major changes. </w:t>
        </w:r>
        <w:r w:rsidRPr="00E83740">
          <w:rPr>
            <w:b/>
            <w:bCs/>
          </w:rPr>
          <w:t>First</w:t>
        </w:r>
        <w:r w:rsidRPr="00CC0BA8">
          <w:t xml:space="preserve">, we substantially refined the theoretical framework along the competition direction suggested by the Senior Editor, establishing the theoretical hypotheses under a coherent and overarching logic. </w:t>
        </w:r>
        <w:r w:rsidRPr="00E83740">
          <w:rPr>
            <w:b/>
            <w:bCs/>
          </w:rPr>
          <w:t>Second</w:t>
        </w:r>
        <w:r w:rsidRPr="00CC0BA8">
          <w:t xml:space="preserve">, we realigned our empirical results with this framework, which involved both adding results that speak more directly to the theory and removing those that were less central to it. </w:t>
        </w:r>
        <w:r w:rsidRPr="00E83740">
          <w:rPr>
            <w:b/>
            <w:bCs/>
          </w:rPr>
          <w:t>Third</w:t>
        </w:r>
        <w:r w:rsidRPr="00CC0BA8">
          <w:t>, we sharpened the positioning of our contribution by more explicitly articulating how our study differs from prior work. We elaborate on each of these changes in our point-by-point responses below.</w:t>
        </w:r>
      </w:ins>
    </w:p>
    <w:p w14:paraId="6AECB125" w14:textId="77777777" w:rsidR="00E942C7" w:rsidRPr="00522DE1" w:rsidRDefault="00E942C7" w:rsidP="00E942C7">
      <w:pPr>
        <w:spacing w:before="120" w:after="120"/>
      </w:pPr>
      <w:bookmarkStart w:id="2228" w:name="OLE_LINK21"/>
      <w:bookmarkStart w:id="2229" w:name="OLE_LINK19"/>
      <w:r w:rsidRPr="00522DE1">
        <w:t>---------------------------------------------------------------------------------------------------------------------</w:t>
      </w:r>
    </w:p>
    <w:p w14:paraId="267EDD3B" w14:textId="3BA57A3D" w:rsidR="00E942C7" w:rsidRPr="00522DE1" w:rsidRDefault="006169BB" w:rsidP="00E942C7">
      <w:pPr>
        <w:widowControl w:val="0"/>
        <w:autoSpaceDE w:val="0"/>
        <w:spacing w:before="120" w:after="120"/>
        <w:jc w:val="both"/>
        <w:outlineLvl w:val="0"/>
        <w:rPr>
          <w:rFonts w:eastAsia="SimSun"/>
          <w:b/>
          <w:bCs/>
          <w:kern w:val="2"/>
        </w:rPr>
      </w:pPr>
      <w:ins w:id="2230" w:author="Dylan CHEN" w:date="2026-08-20T15:34:00Z" w16du:dateUtc="2026-08-20T07:34:00Z">
        <w:r>
          <w:rPr>
            <w:rFonts w:eastAsia="SimSun" w:hint="eastAsia"/>
            <w:b/>
            <w:bCs/>
            <w:kern w:val="2"/>
          </w:rPr>
          <w:t>#</w:t>
        </w:r>
      </w:ins>
      <w:r w:rsidR="00E942C7" w:rsidRPr="00522DE1">
        <w:rPr>
          <w:rFonts w:eastAsia="SimSun"/>
          <w:b/>
          <w:bCs/>
          <w:kern w:val="2"/>
        </w:rPr>
        <w:t>R3-1</w:t>
      </w:r>
      <w:r w:rsidR="00D06AF6" w:rsidRPr="00522DE1">
        <w:rPr>
          <w:rFonts w:eastAsia="SimSun"/>
          <w:b/>
          <w:bCs/>
          <w:kern w:val="2"/>
        </w:rPr>
        <w:t xml:space="preserve"> (content effect)</w:t>
      </w:r>
    </w:p>
    <w:p w14:paraId="16BE4ABC" w14:textId="7C173857" w:rsidR="00D06AF6" w:rsidRPr="00522DE1"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lastRenderedPageBreak/>
        <w:t>Mechanism</w:t>
      </w:r>
    </w:p>
    <w:p w14:paraId="73F02D2F" w14:textId="77777777"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522DE1" w:rsidRDefault="00FE1510"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r w:rsidR="00D06AF6" w:rsidRPr="00522DE1">
        <w:rPr>
          <w:rFonts w:eastAsia="SimSun"/>
          <w:i/>
          <w:iCs/>
          <w:kern w:val="2"/>
        </w:rPr>
        <w:t>a. Content effect</w:t>
      </w:r>
    </w:p>
    <w:p w14:paraId="63BEBCD6" w14:textId="710C9CCB" w:rsidR="00511DE5"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show that the impact of AI on the number of answers </w:t>
      </w:r>
      <w:r w:rsidRPr="00522DE1">
        <w:rPr>
          <w:rFonts w:eastAsia="SimSun"/>
          <w:i/>
          <w:iCs/>
          <w:kern w:val="2"/>
          <w:highlight w:val="yellow"/>
        </w:rPr>
        <w:t>is mediated by the length of the first answer, but not by other quality measures generated by the LLM.</w:t>
      </w:r>
      <w:r w:rsidRPr="00522DE1">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522DE1">
        <w:rPr>
          <w:rFonts w:eastAsia="SimSun"/>
          <w:i/>
          <w:iCs/>
          <w:kern w:val="2"/>
          <w:highlight w:val="yellow"/>
        </w:rPr>
        <w:t>could also report results from a formal causal mediation analysis</w:t>
      </w:r>
      <w:r w:rsidRPr="00522DE1">
        <w:rPr>
          <w:rFonts w:eastAsia="SimSun"/>
          <w:i/>
          <w:iCs/>
          <w:kern w:val="2"/>
        </w:rPr>
        <w:t xml:space="preserve"> for this mechanism.</w:t>
      </w:r>
    </w:p>
    <w:p w14:paraId="3DDC391F" w14:textId="77777777" w:rsidR="00511DE5" w:rsidRPr="00522DE1" w:rsidRDefault="00511DE5" w:rsidP="00511DE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49F8EE1" w14:textId="245B18BC" w:rsidR="006169BB" w:rsidRDefault="00DD74E2" w:rsidP="00DD74E2">
      <w:pPr>
        <w:pStyle w:val="Paragraph"/>
        <w:rPr>
          <w:ins w:id="2231" w:author="Dylan CHEN" w:date="2026-08-20T15:27:00Z" w16du:dateUtc="2026-08-20T07:27:00Z"/>
        </w:rPr>
      </w:pPr>
      <w:ins w:id="2232" w:author="Dylan CHEN" w:date="2026-08-04T15:35:00Z" w16du:dateUtc="2026-08-04T07:35:00Z">
        <w:r w:rsidRPr="00DD74E2">
          <w:t xml:space="preserve">We thank the reviewer for pressing on the mechanism evidence. Before addressing the specific points, we </w:t>
        </w:r>
      </w:ins>
      <w:ins w:id="2233" w:author="Dylan CHEN" w:date="2026-08-20T15:27:00Z" w16du:dateUtc="2026-08-20T07:27:00Z">
        <w:r w:rsidR="006169BB" w:rsidRPr="006169BB">
          <w:t>describe two changes that run across our responses. Later comments refer back to this note rather than repeating it.</w:t>
        </w:r>
      </w:ins>
    </w:p>
    <w:p w14:paraId="63615C3C" w14:textId="77777777" w:rsidR="006169BB" w:rsidRPr="006169BB" w:rsidRDefault="006169BB" w:rsidP="006169BB">
      <w:pPr>
        <w:spacing w:before="120" w:after="120"/>
        <w:rPr>
          <w:ins w:id="2234" w:author="Dylan CHEN" w:date="2026-08-20T15:27:00Z" w16du:dateUtc="2026-08-20T07:27:00Z"/>
        </w:rPr>
      </w:pPr>
      <w:ins w:id="2235" w:author="Dylan CHEN" w:date="2026-08-20T15:27:00Z" w16du:dateUtc="2026-08-20T07:27:00Z">
        <w:r w:rsidRPr="006169BB">
          <w:rPr>
            <w:b/>
            <w:bCs/>
          </w:rPr>
          <w:t>First, a reorganization of how the theory is presented.</w:t>
        </w:r>
        <w:r w:rsidRPr="006169BB">
          <w:t xml:space="preserve"> We have rebuilt the theoretical development based on the email communication and offline face-to-face instruction with SE. It begins from: </w:t>
        </w:r>
        <w:r w:rsidRPr="006169BB">
          <w:rPr>
            <w:b/>
            <w:bCs/>
          </w:rPr>
          <w:t>1) a competitive encounter perspective</w:t>
        </w:r>
        <w:r w:rsidRPr="006169BB">
          <w:t xml:space="preserve"> motivated by competition dynamics theory (Chen et al., 2007; Chen, 2009), which explains how the member appraises the AI rival; and </w:t>
        </w:r>
        <w:r w:rsidRPr="006169BB">
          <w:rPr>
            <w:b/>
            <w:bCs/>
          </w:rPr>
          <w:t>2) a single overarching account Kahneman’s fast-and-slow theory</w:t>
        </w:r>
        <w:r w:rsidRPr="006169BB">
          <w:t xml:space="preserve"> (Evans &amp; Stanovich, 2013; Kahneman, 2003, 2011), which explains which signal can affect each decision and when that signal becomes available..</w:t>
        </w:r>
      </w:ins>
    </w:p>
    <w:p w14:paraId="291C6641" w14:textId="77777777" w:rsidR="006169BB" w:rsidRPr="006169BB" w:rsidRDefault="006169BB" w:rsidP="006169BB">
      <w:pPr>
        <w:spacing w:before="120" w:after="120"/>
        <w:rPr>
          <w:ins w:id="2236" w:author="Dylan CHEN" w:date="2026-08-20T15:27:00Z" w16du:dateUtc="2026-08-20T07:27:00Z"/>
          <w:b/>
          <w:bCs/>
        </w:rPr>
      </w:pPr>
      <w:ins w:id="2237" w:author="Dylan CHEN" w:date="2026-08-20T15:27:00Z" w16du:dateUtc="2026-08-20T07:27:00Z">
        <w:r w:rsidRPr="006169BB">
          <w:t xml:space="preserve">Grounded in new framework, we now claim that the effect of an AI answer depends on the </w:t>
        </w:r>
        <w:r w:rsidRPr="006169BB">
          <w:rPr>
            <w:b/>
            <w:bCs/>
          </w:rPr>
          <w:t>AI profile</w:t>
        </w:r>
        <w:r w:rsidRPr="006169BB">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Pr="006169BB">
          <w:rPr>
            <w:rFonts w:ascii="Calibri" w:eastAsia="Microsoft YaHei" w:hAnsi="Calibri"/>
            <w:sz w:val="22"/>
            <w:szCs w:val="22"/>
            <w:lang w:eastAsia="en-US"/>
          </w:rPr>
          <w:t xml:space="preserve"> </w:t>
        </w:r>
        <w:r w:rsidRPr="006169BB">
          <w:t>The positive prediction is thus derived from theory before analysis and is stated in the hypotheses themselves, not inferred after the fact.</w:t>
        </w:r>
      </w:ins>
    </w:p>
    <w:p w14:paraId="418B9A23" w14:textId="77777777" w:rsidR="006169BB" w:rsidRPr="006169BB" w:rsidRDefault="006169BB" w:rsidP="006169BB">
      <w:pPr>
        <w:spacing w:before="120" w:after="120"/>
        <w:rPr>
          <w:ins w:id="2238" w:author="Dylan CHEN" w:date="2026-08-20T15:27:00Z" w16du:dateUtc="2026-08-20T07:27:00Z"/>
        </w:rPr>
      </w:pPr>
      <w:ins w:id="2239" w:author="Dylan CHEN" w:date="2026-08-20T15:27:00Z" w16du:dateUtc="2026-08-20T07:27:00Z">
        <w:r w:rsidRPr="006169BB">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23A51858" w14:textId="77777777" w:rsidR="006169BB" w:rsidRPr="006169BB" w:rsidRDefault="006169BB" w:rsidP="006169BB">
      <w:pPr>
        <w:widowControl w:val="0"/>
        <w:snapToGrid w:val="0"/>
        <w:spacing w:afterLines="50" w:after="120"/>
        <w:rPr>
          <w:ins w:id="2240" w:author="Dylan CHEN" w:date="2026-08-20T15:27:00Z" w16du:dateUtc="2026-08-20T07:27:00Z"/>
          <w:rFonts w:eastAsia="DengXian"/>
          <w:color w:val="000000"/>
          <w:kern w:val="2"/>
        </w:rPr>
      </w:pPr>
      <w:ins w:id="2241" w:author="Dylan CHEN" w:date="2026-08-20T15:27:00Z" w16du:dateUtc="2026-08-20T07:27:00Z">
        <w:r w:rsidRPr="006169BB">
          <w:rPr>
            <w:rFonts w:eastAsia="DengXian"/>
            <w:b/>
            <w:bCs/>
            <w:color w:val="000000"/>
            <w:kern w:val="2"/>
          </w:rPr>
          <w:t>Second, a deliberate narrowing of scope to keep the story focused.</w:t>
        </w:r>
        <w:r w:rsidRPr="006169BB">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reviewer’s earlier </w:t>
        </w:r>
        <w:r w:rsidRPr="006169BB">
          <w:rPr>
            <w:rFonts w:eastAsia="DengXian"/>
            <w:color w:val="000000"/>
            <w:kern w:val="2"/>
          </w:rPr>
          <w:lastRenderedPageBreak/>
          <w:t xml:space="preserve">concerns about these removed elements, in order to show that the original reasoning was sound. </w:t>
        </w:r>
      </w:ins>
    </w:p>
    <w:p w14:paraId="76495F82" w14:textId="3B696866" w:rsidR="006169BB" w:rsidRDefault="00052238" w:rsidP="00DD74E2">
      <w:pPr>
        <w:pStyle w:val="Paragraph"/>
        <w:rPr>
          <w:ins w:id="2242" w:author="Dylan CHEN" w:date="2026-08-20T15:26:00Z" w16du:dateUtc="2026-08-20T07:26:00Z"/>
        </w:rPr>
      </w:pPr>
      <w:del w:id="2243" w:author="Dylan CHEN" w:date="2026-08-20T15:28:00Z" w16du:dateUtc="2026-08-20T07:28:00Z">
        <w:r w:rsidDel="006169BB">
          <w:delText>’</w:delText>
        </w:r>
      </w:del>
    </w:p>
    <w:p w14:paraId="34AE0AEA" w14:textId="77777777" w:rsidR="006169BB" w:rsidRDefault="006169BB" w:rsidP="00DD74E2">
      <w:pPr>
        <w:pStyle w:val="Paragraph"/>
        <w:rPr>
          <w:ins w:id="2244" w:author="Dylan CHEN" w:date="2026-08-04T15:35:00Z" w16du:dateUtc="2026-08-04T07:35:00Z"/>
        </w:rPr>
      </w:pPr>
    </w:p>
    <w:p w14:paraId="306BB438" w14:textId="7AA38AF8" w:rsidR="00DD74E2" w:rsidRDefault="00DD74E2" w:rsidP="00DD74E2">
      <w:pPr>
        <w:pStyle w:val="Paragraph"/>
        <w:rPr>
          <w:ins w:id="2245" w:author="Dylan CHEN" w:date="2026-08-04T15:35:00Z" w16du:dateUtc="2026-08-04T07:35:00Z"/>
        </w:rPr>
      </w:pPr>
      <w:ins w:id="2246" w:author="Dylan CHEN" w:date="2026-08-04T15:35:00Z" w16du:dateUtc="2026-08-04T07:35:00Z">
        <w:r w:rsidRPr="00DD74E2">
          <w:t>We now respond to the three concerns about the content effect.</w:t>
        </w:r>
      </w:ins>
    </w:p>
    <w:p w14:paraId="6E316E35" w14:textId="3A41271C" w:rsidR="00DD74E2" w:rsidRDefault="00DD74E2" w:rsidP="00DD74E2">
      <w:pPr>
        <w:pStyle w:val="Paragraph"/>
        <w:rPr>
          <w:ins w:id="2247" w:author="Dylan CHEN" w:date="2026-08-04T15:36:00Z" w16du:dateUtc="2026-08-04T07:36:00Z"/>
        </w:rPr>
      </w:pPr>
      <w:bookmarkStart w:id="2248" w:name="OLE_LINK23"/>
      <w:ins w:id="2249" w:author="Dylan CHEN" w:date="2026-08-04T15:35:00Z" w16du:dateUtc="2026-08-04T07:35:00Z">
        <w:r>
          <w:rPr>
            <w:rStyle w:val="Strong"/>
          </w:rPr>
          <w:t xml:space="preserve">First, we clarify that answer length measures </w:t>
        </w:r>
      </w:ins>
      <w:ins w:id="2250" w:author="Dylan CHEN" w:date="2026-08-20T15:28:00Z" w16du:dateUtc="2026-08-20T07:28:00Z">
        <w:r w:rsidR="006169BB">
          <w:rPr>
            <w:rStyle w:val="Strong"/>
            <w:rFonts w:hint="eastAsia"/>
          </w:rPr>
          <w:t>coverage</w:t>
        </w:r>
      </w:ins>
      <w:ins w:id="2251" w:author="Dylan CHEN" w:date="2026-08-04T15:35:00Z" w16du:dateUtc="2026-08-04T07:35:00Z">
        <w:r>
          <w:rPr>
            <w:rStyle w:val="Strong"/>
          </w:rPr>
          <w:t xml:space="preserve"> rather than overall quality.</w:t>
        </w:r>
        <w:r>
          <w:t xml:space="preserve"> In our original framing, we imprecisely characterized length as a quality proxy. We now position it specifically as a measure of answer </w:t>
        </w:r>
      </w:ins>
      <w:ins w:id="2252" w:author="Dylan CHEN" w:date="2026-08-20T15:28:00Z" w16du:dateUtc="2026-08-20T07:28:00Z">
        <w:r w:rsidR="006169BB">
          <w:rPr>
            <w:rFonts w:hint="eastAsia"/>
          </w:rPr>
          <w:t>coverage</w:t>
        </w:r>
      </w:ins>
      <w:ins w:id="2253" w:author="Dylan CHEN" w:date="2026-08-04T15:35:00Z" w16du:dateUtc="2026-08-04T07:35:00Z">
        <w:r>
          <w:t xml:space="preserve">, which captures the breadth and thoroughness of </w:t>
        </w:r>
      </w:ins>
      <w:ins w:id="2254" w:author="Dylan CHEN" w:date="2026-08-20T15:28:00Z" w16du:dateUtc="2026-08-20T07:28:00Z">
        <w:r w:rsidR="006169BB">
          <w:rPr>
            <w:rFonts w:hint="eastAsia"/>
          </w:rPr>
          <w:t>comprehensiveness</w:t>
        </w:r>
      </w:ins>
      <w:ins w:id="2255" w:author="Dylan CHEN" w:date="2026-08-04T15:35:00Z" w16du:dateUtc="2026-08-04T07:35:00Z">
        <w:r>
          <w:t>.</w:t>
        </w:r>
      </w:ins>
      <w:ins w:id="2256" w:author="Dylan CHEN" w:date="2026-08-04T15:36:00Z" w16du:dateUtc="2026-08-04T07:36:00Z">
        <w:r w:rsidRPr="00DD74E2">
          <w:t xml:space="preserve"> This is conceptually distinct from the dimensions captured by our </w:t>
        </w:r>
      </w:ins>
      <w:ins w:id="2257" w:author="Dylan CHEN" w:date="2026-08-05T16:55:00Z" w16du:dateUtc="2026-08-05T08:55:00Z">
        <w:r w:rsidR="004F7EBF">
          <w:rPr>
            <w:rFonts w:hint="eastAsia"/>
          </w:rPr>
          <w:t xml:space="preserve">original </w:t>
        </w:r>
      </w:ins>
      <w:ins w:id="2258" w:author="Dylan CHEN" w:date="2026-08-04T15:36:00Z" w16du:dateUtc="2026-08-04T07:36:00Z">
        <w:r w:rsidRPr="00DD74E2">
          <w:t xml:space="preserve">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w:t>
        </w:r>
      </w:ins>
      <w:ins w:id="2259" w:author="Dylan CHEN" w:date="2026-08-20T15:28:00Z" w16du:dateUtc="2026-08-20T07:28:00Z">
        <w:r w:rsidR="006169BB">
          <w:t>perceived</w:t>
        </w:r>
        <w:r w:rsidR="006169BB">
          <w:rPr>
            <w:rFonts w:hint="eastAsia"/>
          </w:rPr>
          <w:t xml:space="preserve"> hig</w:t>
        </w:r>
      </w:ins>
      <w:ins w:id="2260" w:author="Dylan CHEN" w:date="2026-08-20T15:29:00Z" w16du:dateUtc="2026-08-20T07:29:00Z">
        <w:r w:rsidR="006169BB">
          <w:rPr>
            <w:rFonts w:hint="eastAsia"/>
          </w:rPr>
          <w:t>h coverage</w:t>
        </w:r>
      </w:ins>
      <w:ins w:id="2261" w:author="Dylan CHEN" w:date="2026-08-04T15:36:00Z" w16du:dateUtc="2026-08-04T07:36:00Z">
        <w:r w:rsidRPr="00DD74E2">
          <w:t xml:space="preserve"> of the AI answer, a surface cue that can be inferred from length at a glance, rather than by fine-grained quality, which becomes available only through effortful evaluation.</w:t>
        </w:r>
      </w:ins>
    </w:p>
    <w:p w14:paraId="0A7ACF51" w14:textId="3767F01E" w:rsidR="00DD74E2" w:rsidRDefault="00DD74E2">
      <w:pPr>
        <w:pStyle w:val="Paragraph"/>
        <w:rPr>
          <w:ins w:id="2262" w:author="Dylan CHEN" w:date="2026-08-04T15:53:00Z" w16du:dateUtc="2026-08-04T07:53:00Z"/>
        </w:rPr>
        <w:pPrChange w:id="2263" w:author="Dylan CHEN" w:date="2026-08-20T15:30:00Z" w16du:dateUtc="2026-08-20T07:30:00Z">
          <w:pPr/>
        </w:pPrChange>
      </w:pPr>
      <w:ins w:id="2264" w:author="Dylan CHEN" w:date="2026-08-04T15:52:00Z" w16du:dateUtc="2026-08-04T07:52:00Z">
        <w:r w:rsidRPr="00DD74E2">
          <w:rPr>
            <w:b/>
            <w:bCs/>
            <w:rPrChange w:id="2265" w:author="Dylan CHEN" w:date="2026-08-04T15:52:00Z" w16du:dateUtc="2026-08-04T07:52:00Z">
              <w:rPr/>
            </w:rPrChange>
          </w:rPr>
          <w:t xml:space="preserve">Second, </w:t>
        </w:r>
      </w:ins>
      <w:ins w:id="2266" w:author="Dylan CHEN" w:date="2026-08-20T15:29:00Z" w16du:dateUtc="2026-08-20T07:29:00Z">
        <w:r w:rsidR="006169BB">
          <w:rPr>
            <w:rFonts w:hint="eastAsia"/>
            <w:b/>
            <w:bCs/>
          </w:rPr>
          <w:t>we highlight the 3 validation tests we conduct for the LLM-based quality measure</w:t>
        </w:r>
      </w:ins>
      <w:ins w:id="2267" w:author="Dylan CHEN" w:date="2026-08-04T15:52:00Z" w16du:dateUtc="2026-08-04T07:52:00Z">
        <w:r w:rsidRPr="00DD74E2">
          <w:rPr>
            <w:b/>
            <w:bCs/>
            <w:rPrChange w:id="2268" w:author="Dylan CHEN" w:date="2026-08-04T15:52:00Z" w16du:dateUtc="2026-08-04T07:52:00Z">
              <w:rPr/>
            </w:rPrChange>
          </w:rPr>
          <w:t>.</w:t>
        </w:r>
      </w:ins>
      <w:ins w:id="2269" w:author="Dylan CHEN" w:date="2026-08-20T15:30:00Z" w16du:dateUtc="2026-08-20T07:30:00Z">
        <w:r w:rsidR="006169BB">
          <w:rPr>
            <w:rFonts w:hint="eastAsia"/>
          </w:rPr>
          <w:t xml:space="preserve"> </w:t>
        </w:r>
      </w:ins>
      <w:ins w:id="2270" w:author="Dylan CHEN" w:date="2026-08-04T15:53:00Z" w16du:dateUtc="2026-08-04T07:53:00Z">
        <w:r>
          <w:t xml:space="preserve">Failed AI answers (for example, </w:t>
        </w:r>
      </w:ins>
      <w:r w:rsidR="00E71BCF">
        <w:t>“</w:t>
      </w:r>
      <w:ins w:id="2271" w:author="Dylan CHEN" w:date="2026-08-04T15:53:00Z" w16du:dateUtc="2026-08-04T07:53:00Z">
        <w:r>
          <w:t>I</w:t>
        </w:r>
      </w:ins>
      <w:r w:rsidR="00052238">
        <w:t>’</w:t>
      </w:r>
      <w:ins w:id="2272" w:author="Dylan CHEN" w:date="2026-08-04T15:53:00Z" w16du:dateUtc="2026-08-04T07:53:00Z">
        <w:r>
          <w:t>m sorry, I can</w:t>
        </w:r>
      </w:ins>
      <w:r w:rsidR="00052238">
        <w:t>’</w:t>
      </w:r>
      <w:ins w:id="2273" w:author="Dylan CHEN" w:date="2026-08-04T15:53:00Z" w16du:dateUtc="2026-08-04T07:53:00Z">
        <w:r>
          <w:t>t provide a detailed answer</w:t>
        </w:r>
      </w:ins>
      <w:r w:rsidR="00E71BCF">
        <w:t>”</w:t>
      </w:r>
      <w:ins w:id="2274" w:author="Dylan CHEN" w:date="2026-08-04T15:53:00Z" w16du:dateUtc="2026-08-04T07:53:00Z">
        <w:r>
          <w:t xml:space="preserve">) received significantly lower quality ratings than substantive answers (p </w:t>
        </w:r>
      </w:ins>
      <w:ins w:id="2275" w:author="Dylan CHEN" w:date="2026-08-04T15:54:00Z" w16du:dateUtc="2026-08-04T07:54:00Z">
        <w:r>
          <w:rPr>
            <w:rFonts w:hint="eastAsia"/>
          </w:rPr>
          <w:t>&lt;</w:t>
        </w:r>
      </w:ins>
      <w:ins w:id="2276" w:author="Dylan CHEN" w:date="2026-08-04T15:53:00Z" w16du:dateUtc="2026-08-04T07:53:00Z">
        <w:r>
          <w:t xml:space="preserve"> 0.001). Human answers accepted by questioners received significantly higher ratings than non-accepted answers (p </w:t>
        </w:r>
      </w:ins>
      <w:ins w:id="2277" w:author="Dylan CHEN" w:date="2026-08-04T15:54:00Z" w16du:dateUtc="2026-08-04T07:54:00Z">
        <w:r>
          <w:rPr>
            <w:rFonts w:hint="eastAsia"/>
          </w:rPr>
          <w:t>&lt;</w:t>
        </w:r>
      </w:ins>
      <w:ins w:id="2278" w:author="Dylan CHEN" w:date="2026-08-04T15:53:00Z" w16du:dateUtc="2026-08-04T07:53:00Z">
        <w:r>
          <w:t xml:space="preserve"> 0.0</w:t>
        </w:r>
      </w:ins>
      <w:ins w:id="2279" w:author="Dylan CHEN" w:date="2026-08-20T15:31:00Z" w16du:dateUtc="2026-08-20T07:31:00Z">
        <w:r w:rsidR="006169BB">
          <w:rPr>
            <w:rFonts w:hint="eastAsia"/>
          </w:rPr>
          <w:t>5</w:t>
        </w:r>
      </w:ins>
      <w:ins w:id="2280" w:author="Dylan CHEN" w:date="2026-08-04T15:53:00Z" w16du:dateUtc="2026-08-04T07:53:00Z">
        <w:r>
          <w:t>). Answers with above-median</w:t>
        </w:r>
      </w:ins>
      <w:ins w:id="2281" w:author="Dylan CHEN" w:date="2026-08-04T15:54:00Z" w16du:dateUtc="2026-08-04T07:54:00Z">
        <w:r>
          <w:rPr>
            <w:rFonts w:hint="eastAsia"/>
          </w:rPr>
          <w:t xml:space="preserve"> or above-mean</w:t>
        </w:r>
      </w:ins>
      <w:ins w:id="2282" w:author="Dylan CHEN" w:date="2026-08-04T15:53:00Z" w16du:dateUtc="2026-08-04T07:53:00Z">
        <w:r>
          <w:t xml:space="preserve"> net likes received significantly higher ratings than those below the median (p </w:t>
        </w:r>
      </w:ins>
      <w:ins w:id="2283" w:author="Dylan CHEN" w:date="2026-08-04T15:54:00Z" w16du:dateUtc="2026-08-04T07:54:00Z">
        <w:r>
          <w:rPr>
            <w:rFonts w:hint="eastAsia"/>
          </w:rPr>
          <w:t>&lt;</w:t>
        </w:r>
      </w:ins>
      <w:ins w:id="2284" w:author="Dylan CHEN" w:date="2026-08-04T15:53:00Z" w16du:dateUtc="2026-08-04T07:53:00Z">
        <w:r>
          <w:t xml:space="preserve"> 0.001). These results support the validity of the measures.</w:t>
        </w:r>
      </w:ins>
    </w:p>
    <w:bookmarkEnd w:id="2248"/>
    <w:p w14:paraId="6BDAB352" w14:textId="792354B6" w:rsidR="00DD74E2" w:rsidRPr="00DD74E2" w:rsidRDefault="006169BB">
      <w:pPr>
        <w:rPr>
          <w:ins w:id="2285" w:author="Dylan CHEN" w:date="2026-08-04T15:55:00Z" w16du:dateUtc="2026-08-04T07:55:00Z"/>
          <w:color w:val="000000"/>
          <w:rPrChange w:id="2286" w:author="Dylan CHEN" w:date="2026-08-04T15:55:00Z" w16du:dateUtc="2026-08-04T07:55:00Z">
            <w:rPr>
              <w:ins w:id="2287" w:author="Dylan CHEN" w:date="2026-08-04T15:55:00Z" w16du:dateUtc="2026-08-04T07:55:00Z"/>
            </w:rPr>
          </w:rPrChange>
        </w:rPr>
        <w:pPrChange w:id="2288" w:author="Dylan CHEN" w:date="2026-08-04T15:55:00Z" w16du:dateUtc="2026-08-04T07:55:00Z">
          <w:pPr>
            <w:spacing w:before="120" w:after="120"/>
          </w:pPr>
        </w:pPrChange>
      </w:pPr>
      <w:ins w:id="2289" w:author="Dylan CHEN" w:date="2026-08-20T15:31:00Z" w16du:dateUtc="2026-08-20T07:31:00Z">
        <w:r>
          <w:rPr>
            <w:rFonts w:hint="eastAsia"/>
            <w:b/>
            <w:bCs/>
            <w:color w:val="000000"/>
          </w:rPr>
          <w:t>Third</w:t>
        </w:r>
      </w:ins>
      <w:ins w:id="2290" w:author="Dylan CHEN" w:date="2026-08-04T15:54:00Z" w16du:dateUtc="2026-08-04T07:54:00Z">
        <w:r w:rsidR="00DD74E2" w:rsidRPr="00DD74E2">
          <w:rPr>
            <w:b/>
            <w:bCs/>
            <w:color w:val="000000"/>
            <w:rPrChange w:id="2291" w:author="Dylan CHEN" w:date="2026-08-04T15:54:00Z" w16du:dateUtc="2026-08-04T07:54:00Z">
              <w:rPr>
                <w:color w:val="000000"/>
              </w:rPr>
            </w:rPrChange>
          </w:rPr>
          <w:t xml:space="preserve">, </w:t>
        </w:r>
      </w:ins>
      <w:ins w:id="2292" w:author="Dylan CHEN" w:date="2026-08-04T15:55:00Z" w16du:dateUtc="2026-08-04T07:55:00Z">
        <w:r w:rsidR="00DD74E2">
          <w:rPr>
            <w:rStyle w:val="Strong"/>
          </w:rPr>
          <w:t xml:space="preserve">we now </w:t>
        </w:r>
      </w:ins>
      <w:ins w:id="2293" w:author="Dylan CHEN" w:date="2026-08-20T15:31:00Z" w16du:dateUtc="2026-08-20T07:31:00Z">
        <w:r>
          <w:rPr>
            <w:rStyle w:val="Strong"/>
            <w:rFonts w:hint="eastAsia"/>
          </w:rPr>
          <w:t>provide</w:t>
        </w:r>
      </w:ins>
      <w:ins w:id="2294" w:author="Dylan CHEN" w:date="2026-08-04T15:55:00Z" w16du:dateUtc="2026-08-04T07:55:00Z">
        <w:r w:rsidR="00DD74E2">
          <w:rPr>
            <w:rStyle w:val="Strong"/>
          </w:rPr>
          <w:t xml:space="preserve"> </w:t>
        </w:r>
        <w:r w:rsidR="00DD74E2">
          <w:rPr>
            <w:rStyle w:val="Strong"/>
            <w:rFonts w:hint="eastAsia"/>
          </w:rPr>
          <w:t xml:space="preserve">detailed </w:t>
        </w:r>
        <w:r w:rsidR="00DD74E2">
          <w:rPr>
            <w:rStyle w:val="Strong"/>
          </w:rPr>
          <w:t>causal mediation results</w:t>
        </w:r>
        <w:r w:rsidR="00DD74E2">
          <w:rPr>
            <w:rStyle w:val="Strong"/>
            <w:rFonts w:hint="eastAsia"/>
          </w:rPr>
          <w:t xml:space="preserve"> required for the </w:t>
        </w:r>
        <w:r w:rsidR="00DD74E2">
          <w:rPr>
            <w:rStyle w:val="Strong"/>
          </w:rPr>
          <w:t>original</w:t>
        </w:r>
        <w:r w:rsidR="00DD74E2">
          <w:rPr>
            <w:rStyle w:val="Strong"/>
            <w:rFonts w:hint="eastAsia"/>
          </w:rPr>
          <w:t xml:space="preserve"> results</w:t>
        </w:r>
        <w:r w:rsidR="00DD74E2">
          <w:rPr>
            <w:rStyle w:val="Strong"/>
          </w:rPr>
          <w:t xml:space="preserve"> in Table </w:t>
        </w:r>
        <w:r w:rsidR="00DD74E2">
          <w:rPr>
            <w:rStyle w:val="Strong"/>
            <w:rFonts w:hint="eastAsia"/>
          </w:rPr>
          <w:t>R3-1.</w:t>
        </w:r>
        <w:r w:rsidR="00DD74E2">
          <w:t xml:space="preserve"> </w:t>
        </w:r>
        <w:r w:rsidR="00DD74E2" w:rsidRPr="00AA3FC9">
          <w:t xml:space="preserve">We understand that the </w:t>
        </w:r>
      </w:ins>
      <w:r w:rsidR="00E71BCF">
        <w:t>“</w:t>
      </w:r>
      <w:ins w:id="2295" w:author="Dylan CHEN" w:date="2026-08-04T15:55:00Z" w16du:dateUtc="2026-08-04T07:55:00Z">
        <w:r w:rsidR="00DD74E2" w:rsidRPr="00AA3FC9">
          <w:t>formal causal mediation analysis</w:t>
        </w:r>
      </w:ins>
      <w:r w:rsidR="00E71BCF">
        <w:t>”</w:t>
      </w:r>
      <w:ins w:id="2296" w:author="Dylan CHEN" w:date="2026-08-04T15:55:00Z" w16du:dateUtc="2026-08-04T07:55:00Z">
        <w:r w:rsidR="00DD74E2" w:rsidRPr="00AA3FC9">
          <w:t xml:space="preserve"> refers to the approach developed by Imai, Keele, and Tingley (2010). We did conduct this analysis in our previous revision, but we acknowledge that the presentation was not sufficiently detailed. In this revision, we report the full causal mediation results in a dedicated table (Table </w:t>
        </w:r>
        <w:r w:rsidR="00DD74E2">
          <w:rPr>
            <w:rFonts w:hint="eastAsia"/>
          </w:rPr>
          <w:t>12</w:t>
        </w:r>
        <w:r w:rsidR="00DD74E2" w:rsidRPr="00AA3FC9">
          <w:t>), with the average causal mediation effect (ACME), average direct effect (ADE), total effect, and the proportion mediated. The results confirm that the content channel accounts for approximately 26% of the total treatment effect.</w:t>
        </w:r>
        <w:r w:rsidR="00DD74E2" w:rsidRPr="00DD74E2">
          <w:rPr>
            <w:color w:val="000000"/>
          </w:rPr>
          <w:t xml:space="preserve"> </w:t>
        </w:r>
        <w:r w:rsidR="00DD74E2">
          <w:rPr>
            <w:color w:val="000000"/>
          </w:rPr>
          <w:t xml:space="preserve">To keep the main text focused, </w:t>
        </w:r>
        <w:r w:rsidR="00DD74E2">
          <w:rPr>
            <w:rFonts w:hint="eastAsia"/>
            <w:color w:val="000000"/>
          </w:rPr>
          <w:t>we have removed the position effect</w:t>
        </w:r>
      </w:ins>
      <w:ins w:id="2297" w:author="Dylan CHEN" w:date="2026-08-04T15:56:00Z" w16du:dateUtc="2026-08-04T07:56:00Z">
        <w:r w:rsidR="00DD74E2">
          <w:rPr>
            <w:rFonts w:hint="eastAsia"/>
            <w:color w:val="000000"/>
          </w:rPr>
          <w:t xml:space="preserve"> and now new tests are not based on mediation analysis. So </w:t>
        </w:r>
      </w:ins>
      <w:ins w:id="2298" w:author="Dylan CHEN" w:date="2026-08-04T15:55:00Z" w16du:dateUtc="2026-08-04T07:55:00Z">
        <w:r w:rsidR="00DD74E2">
          <w:rPr>
            <w:color w:val="000000"/>
          </w:rPr>
          <w:t>we report this table in the response letter rather than in the manuscript.</w:t>
        </w:r>
      </w:ins>
    </w:p>
    <w:p w14:paraId="401E448E" w14:textId="77777777" w:rsidR="00DD74E2" w:rsidRDefault="00DD74E2" w:rsidP="00DD74E2">
      <w:pPr>
        <w:spacing w:before="120" w:after="120"/>
        <w:rPr>
          <w:ins w:id="2299" w:author="Dylan CHEN" w:date="2026-08-04T15:55:00Z" w16du:dateUtc="2026-08-04T07:55:00Z"/>
        </w:rPr>
      </w:pPr>
    </w:p>
    <w:p w14:paraId="6438C77D" w14:textId="77777777" w:rsidR="00DD74E2" w:rsidRPr="00E272B6" w:rsidRDefault="00DD74E2" w:rsidP="00DD74E2">
      <w:pPr>
        <w:pStyle w:val="TableFiguretitle"/>
        <w:rPr>
          <w:ins w:id="2300" w:author="Dylan CHEN" w:date="2026-08-04T15:55:00Z" w16du:dateUtc="2026-08-04T07:55:00Z"/>
        </w:rPr>
      </w:pPr>
      <w:ins w:id="2301" w:author="Dylan CHEN" w:date="2026-08-04T15:55:00Z" w16du:dateUtc="2026-08-04T07:55:00Z">
        <w:r>
          <w:rPr>
            <w:rFonts w:hint="eastAsia"/>
          </w:rPr>
          <w:t xml:space="preserve">Table </w:t>
        </w:r>
        <w:r>
          <w:rPr>
            <w:rFonts w:eastAsia="SimSun" w:hint="eastAsia"/>
          </w:rPr>
          <w:t>R3-1</w:t>
        </w:r>
        <w:r w:rsidRPr="00455ECF">
          <w:rPr>
            <w:rFonts w:eastAsia="SimSun"/>
          </w:rPr>
          <w:t>.</w:t>
        </w:r>
        <w:r>
          <w:rPr>
            <w:rFonts w:eastAsia="SimSun" w:hint="eastAsia"/>
          </w:rPr>
          <w:t xml:space="preserve"> </w:t>
        </w:r>
        <w:r w:rsidRPr="00C17D87">
          <w:t>Causal Mediation Analysis Results</w:t>
        </w:r>
      </w:ins>
    </w:p>
    <w:tbl>
      <w:tblPr>
        <w:tblW w:w="5000" w:type="pct"/>
        <w:jc w:val="center"/>
        <w:tblLayout w:type="fixed"/>
        <w:tblLook w:val="04A0" w:firstRow="1" w:lastRow="0" w:firstColumn="1" w:lastColumn="0" w:noHBand="0" w:noVBand="1"/>
      </w:tblPr>
      <w:tblGrid>
        <w:gridCol w:w="3096"/>
        <w:gridCol w:w="2830"/>
        <w:gridCol w:w="3434"/>
      </w:tblGrid>
      <w:tr w:rsidR="00DD74E2" w14:paraId="1BDFCCED" w14:textId="77777777" w:rsidTr="00546646">
        <w:trPr>
          <w:trHeight w:val="320"/>
          <w:jc w:val="center"/>
          <w:ins w:id="2302" w:author="Dylan CHEN" w:date="2026-08-04T15:55:00Z"/>
        </w:trPr>
        <w:tc>
          <w:tcPr>
            <w:tcW w:w="2560" w:type="dxa"/>
            <w:tcBorders>
              <w:top w:val="single" w:sz="4" w:space="0" w:color="auto"/>
              <w:left w:val="nil"/>
              <w:bottom w:val="single" w:sz="4" w:space="0" w:color="auto"/>
              <w:right w:val="nil"/>
            </w:tcBorders>
            <w:noWrap/>
            <w:hideMark/>
          </w:tcPr>
          <w:p w14:paraId="7149E052" w14:textId="77777777" w:rsidR="00DD74E2" w:rsidRDefault="00DD74E2" w:rsidP="00546646">
            <w:pPr>
              <w:rPr>
                <w:ins w:id="2303" w:author="Dylan CHEN" w:date="2026-08-04T15:55:00Z" w16du:dateUtc="2026-08-04T07:55:00Z"/>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Default="00DD74E2" w:rsidP="00546646">
            <w:pPr>
              <w:jc w:val="center"/>
              <w:rPr>
                <w:ins w:id="2304" w:author="Dylan CHEN" w:date="2026-08-04T15:55:00Z" w16du:dateUtc="2026-08-04T07:55:00Z"/>
                <w:b/>
                <w:bCs/>
                <w:color w:val="000000"/>
                <w:sz w:val="20"/>
                <w:szCs w:val="20"/>
              </w:rPr>
            </w:pPr>
            <w:ins w:id="2305" w:author="Dylan CHEN" w:date="2026-08-04T15:55:00Z" w16du:dateUtc="2026-08-04T07:55: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
          <w:p w14:paraId="516B4917" w14:textId="77777777" w:rsidR="00DD74E2" w:rsidRDefault="00DD74E2" w:rsidP="00546646">
            <w:pPr>
              <w:jc w:val="center"/>
              <w:rPr>
                <w:ins w:id="2306" w:author="Dylan CHEN" w:date="2026-08-04T15:55:00Z" w16du:dateUtc="2026-08-04T07:55:00Z"/>
                <w:b/>
                <w:bCs/>
                <w:color w:val="000000"/>
                <w:sz w:val="20"/>
                <w:szCs w:val="20"/>
              </w:rPr>
            </w:pPr>
            <w:ins w:id="2307" w:author="Dylan CHEN" w:date="2026-08-04T15:55:00Z" w16du:dateUtc="2026-08-04T07:55:00Z">
              <w:r>
                <w:rPr>
                  <w:b/>
                  <w:bCs/>
                  <w:color w:val="000000"/>
                  <w:sz w:val="20"/>
                  <w:szCs w:val="20"/>
                </w:rPr>
                <w:t>Position Effect</w:t>
              </w:r>
            </w:ins>
          </w:p>
        </w:tc>
      </w:tr>
      <w:tr w:rsidR="00DD74E2" w14:paraId="64A9428F" w14:textId="77777777" w:rsidTr="00546646">
        <w:trPr>
          <w:trHeight w:val="360"/>
          <w:jc w:val="center"/>
          <w:ins w:id="2308" w:author="Dylan CHEN" w:date="2026-08-04T15:55:00Z"/>
        </w:trPr>
        <w:tc>
          <w:tcPr>
            <w:tcW w:w="2560" w:type="dxa"/>
            <w:tcBorders>
              <w:top w:val="nil"/>
              <w:left w:val="nil"/>
              <w:bottom w:val="nil"/>
              <w:right w:val="nil"/>
            </w:tcBorders>
            <w:noWrap/>
            <w:hideMark/>
          </w:tcPr>
          <w:p w14:paraId="73C56434" w14:textId="77777777" w:rsidR="00DD74E2" w:rsidRDefault="00DD74E2" w:rsidP="00546646">
            <w:pPr>
              <w:rPr>
                <w:ins w:id="2309" w:author="Dylan CHEN" w:date="2026-08-04T15:55:00Z" w16du:dateUtc="2026-08-04T07:55:00Z"/>
                <w:b/>
                <w:bCs/>
                <w:i/>
                <w:iCs/>
                <w:color w:val="000000"/>
                <w:sz w:val="20"/>
                <w:szCs w:val="20"/>
              </w:rPr>
            </w:pPr>
            <w:ins w:id="2310" w:author="Dylan CHEN" w:date="2026-08-04T15:55:00Z" w16du:dateUtc="2026-08-04T07:55:00Z">
              <w:r>
                <w:rPr>
                  <w:b/>
                  <w:bCs/>
                  <w:i/>
                  <w:iCs/>
                  <w:color w:val="000000"/>
                  <w:sz w:val="20"/>
                  <w:szCs w:val="20"/>
                </w:rPr>
                <w:t>Effect Decomposition</w:t>
              </w:r>
            </w:ins>
          </w:p>
        </w:tc>
        <w:tc>
          <w:tcPr>
            <w:tcW w:w="2340" w:type="dxa"/>
            <w:tcBorders>
              <w:top w:val="nil"/>
              <w:left w:val="nil"/>
              <w:bottom w:val="nil"/>
              <w:right w:val="nil"/>
            </w:tcBorders>
            <w:noWrap/>
            <w:hideMark/>
          </w:tcPr>
          <w:p w14:paraId="76A2235C" w14:textId="77777777" w:rsidR="00DD74E2" w:rsidRDefault="00DD74E2" w:rsidP="00546646">
            <w:pPr>
              <w:rPr>
                <w:ins w:id="2311" w:author="Dylan CHEN" w:date="2026-08-04T15:55:00Z" w16du:dateUtc="2026-08-04T07:55:00Z"/>
                <w:b/>
                <w:bCs/>
                <w:i/>
                <w:iCs/>
                <w:color w:val="000000"/>
                <w:sz w:val="20"/>
                <w:szCs w:val="20"/>
              </w:rPr>
            </w:pPr>
          </w:p>
        </w:tc>
        <w:tc>
          <w:tcPr>
            <w:tcW w:w="2840" w:type="dxa"/>
            <w:tcBorders>
              <w:top w:val="nil"/>
              <w:left w:val="nil"/>
              <w:bottom w:val="nil"/>
              <w:right w:val="nil"/>
            </w:tcBorders>
            <w:noWrap/>
            <w:hideMark/>
          </w:tcPr>
          <w:p w14:paraId="45338605" w14:textId="77777777" w:rsidR="00DD74E2" w:rsidRDefault="00DD74E2" w:rsidP="00546646">
            <w:pPr>
              <w:jc w:val="center"/>
              <w:rPr>
                <w:ins w:id="2312" w:author="Dylan CHEN" w:date="2026-08-04T15:55:00Z" w16du:dateUtc="2026-08-04T07:55:00Z"/>
                <w:sz w:val="20"/>
                <w:szCs w:val="20"/>
              </w:rPr>
            </w:pPr>
          </w:p>
        </w:tc>
      </w:tr>
      <w:tr w:rsidR="00DD74E2" w14:paraId="30A331C3" w14:textId="77777777" w:rsidTr="00546646">
        <w:trPr>
          <w:trHeight w:val="320"/>
          <w:jc w:val="center"/>
          <w:ins w:id="2313" w:author="Dylan CHEN" w:date="2026-08-04T15:55:00Z"/>
        </w:trPr>
        <w:tc>
          <w:tcPr>
            <w:tcW w:w="2560" w:type="dxa"/>
            <w:vMerge w:val="restart"/>
            <w:tcBorders>
              <w:top w:val="nil"/>
              <w:left w:val="nil"/>
              <w:bottom w:val="nil"/>
              <w:right w:val="nil"/>
            </w:tcBorders>
            <w:noWrap/>
            <w:hideMark/>
          </w:tcPr>
          <w:p w14:paraId="4C6B527F" w14:textId="77777777" w:rsidR="00DD74E2" w:rsidRDefault="00DD74E2" w:rsidP="00546646">
            <w:pPr>
              <w:rPr>
                <w:ins w:id="2314" w:author="Dylan CHEN" w:date="2026-08-04T15:55:00Z" w16du:dateUtc="2026-08-04T07:55:00Z"/>
                <w:b/>
                <w:bCs/>
                <w:color w:val="000000"/>
                <w:sz w:val="20"/>
                <w:szCs w:val="20"/>
              </w:rPr>
            </w:pPr>
            <w:ins w:id="2315" w:author="Dylan CHEN" w:date="2026-08-04T15:55:00Z" w16du:dateUtc="2026-08-04T07:55:00Z">
              <w:r>
                <w:rPr>
                  <w:b/>
                  <w:bCs/>
                  <w:color w:val="000000"/>
                  <w:sz w:val="20"/>
                  <w:szCs w:val="20"/>
                </w:rPr>
                <w:t>ACME</w:t>
              </w:r>
            </w:ins>
          </w:p>
        </w:tc>
        <w:tc>
          <w:tcPr>
            <w:tcW w:w="2340" w:type="dxa"/>
            <w:tcBorders>
              <w:top w:val="nil"/>
              <w:left w:val="nil"/>
              <w:bottom w:val="nil"/>
              <w:right w:val="nil"/>
            </w:tcBorders>
            <w:noWrap/>
            <w:hideMark/>
          </w:tcPr>
          <w:p w14:paraId="4C48B737" w14:textId="77777777" w:rsidR="00DD74E2" w:rsidRDefault="00DD74E2" w:rsidP="00546646">
            <w:pPr>
              <w:jc w:val="center"/>
              <w:rPr>
                <w:ins w:id="2316" w:author="Dylan CHEN" w:date="2026-08-04T15:55:00Z" w16du:dateUtc="2026-08-04T07:55:00Z"/>
                <w:b/>
                <w:bCs/>
                <w:color w:val="000000"/>
                <w:sz w:val="20"/>
                <w:szCs w:val="20"/>
              </w:rPr>
            </w:pPr>
            <w:ins w:id="2317" w:author="Dylan CHEN" w:date="2026-08-04T15:55:00Z" w16du:dateUtc="2026-08-04T07:55:00Z">
              <w:r>
                <w:rPr>
                  <w:b/>
                  <w:bCs/>
                  <w:color w:val="000000"/>
                  <w:sz w:val="20"/>
                  <w:szCs w:val="20"/>
                </w:rPr>
                <w:t>-0.041***</w:t>
              </w:r>
            </w:ins>
          </w:p>
        </w:tc>
        <w:tc>
          <w:tcPr>
            <w:tcW w:w="2840" w:type="dxa"/>
            <w:tcBorders>
              <w:top w:val="nil"/>
              <w:left w:val="nil"/>
              <w:bottom w:val="nil"/>
              <w:right w:val="nil"/>
            </w:tcBorders>
            <w:noWrap/>
            <w:hideMark/>
          </w:tcPr>
          <w:p w14:paraId="1CA99419" w14:textId="77777777" w:rsidR="00DD74E2" w:rsidRDefault="00DD74E2" w:rsidP="00546646">
            <w:pPr>
              <w:jc w:val="center"/>
              <w:rPr>
                <w:ins w:id="2318" w:author="Dylan CHEN" w:date="2026-08-04T15:55:00Z" w16du:dateUtc="2026-08-04T07:55:00Z"/>
                <w:b/>
                <w:bCs/>
                <w:color w:val="000000"/>
                <w:sz w:val="20"/>
                <w:szCs w:val="20"/>
              </w:rPr>
            </w:pPr>
            <w:ins w:id="2319" w:author="Dylan CHEN" w:date="2026-08-04T15:55:00Z" w16du:dateUtc="2026-08-04T07:55:00Z">
              <w:r>
                <w:rPr>
                  <w:b/>
                  <w:bCs/>
                  <w:color w:val="000000"/>
                  <w:sz w:val="20"/>
                  <w:szCs w:val="20"/>
                </w:rPr>
                <w:t>-0.031***</w:t>
              </w:r>
            </w:ins>
          </w:p>
        </w:tc>
      </w:tr>
      <w:tr w:rsidR="00DD74E2" w14:paraId="59B46AC6" w14:textId="77777777" w:rsidTr="00546646">
        <w:trPr>
          <w:trHeight w:val="340"/>
          <w:jc w:val="center"/>
          <w:ins w:id="2320" w:author="Dylan CHEN" w:date="2026-08-04T15:55:00Z"/>
        </w:trPr>
        <w:tc>
          <w:tcPr>
            <w:tcW w:w="2560" w:type="dxa"/>
            <w:vMerge/>
            <w:tcBorders>
              <w:top w:val="nil"/>
              <w:left w:val="nil"/>
              <w:bottom w:val="nil"/>
              <w:right w:val="nil"/>
            </w:tcBorders>
            <w:hideMark/>
          </w:tcPr>
          <w:p w14:paraId="7FB8E5E5" w14:textId="77777777" w:rsidR="00DD74E2" w:rsidRDefault="00DD74E2" w:rsidP="00546646">
            <w:pPr>
              <w:rPr>
                <w:ins w:id="2321" w:author="Dylan CHEN" w:date="2026-08-04T15:55:00Z" w16du:dateUtc="2026-08-04T07:55:00Z"/>
                <w:b/>
                <w:bCs/>
                <w:color w:val="000000"/>
                <w:sz w:val="20"/>
                <w:szCs w:val="20"/>
              </w:rPr>
            </w:pPr>
          </w:p>
        </w:tc>
        <w:tc>
          <w:tcPr>
            <w:tcW w:w="2340" w:type="dxa"/>
            <w:tcBorders>
              <w:top w:val="nil"/>
              <w:left w:val="nil"/>
              <w:bottom w:val="nil"/>
              <w:right w:val="nil"/>
            </w:tcBorders>
            <w:noWrap/>
            <w:hideMark/>
          </w:tcPr>
          <w:p w14:paraId="73587D25" w14:textId="77777777" w:rsidR="00DD74E2" w:rsidRDefault="00DD74E2" w:rsidP="00546646">
            <w:pPr>
              <w:jc w:val="center"/>
              <w:rPr>
                <w:ins w:id="2322" w:author="Dylan CHEN" w:date="2026-08-04T15:55:00Z" w16du:dateUtc="2026-08-04T07:55:00Z"/>
                <w:b/>
                <w:bCs/>
                <w:color w:val="333333"/>
                <w:sz w:val="20"/>
                <w:szCs w:val="20"/>
              </w:rPr>
            </w:pPr>
            <w:ins w:id="2323" w:author="Dylan CHEN" w:date="2026-08-04T15:55:00Z" w16du:dateUtc="2026-08-04T07:55:00Z">
              <w:r>
                <w:rPr>
                  <w:b/>
                  <w:bCs/>
                  <w:color w:val="333333"/>
                  <w:sz w:val="20"/>
                  <w:szCs w:val="20"/>
                </w:rPr>
                <w:t>[-0.063, -0.018]</w:t>
              </w:r>
            </w:ins>
          </w:p>
        </w:tc>
        <w:tc>
          <w:tcPr>
            <w:tcW w:w="2840" w:type="dxa"/>
            <w:tcBorders>
              <w:top w:val="nil"/>
              <w:left w:val="nil"/>
              <w:bottom w:val="nil"/>
              <w:right w:val="nil"/>
            </w:tcBorders>
            <w:noWrap/>
            <w:hideMark/>
          </w:tcPr>
          <w:p w14:paraId="24C5F77E" w14:textId="77777777" w:rsidR="00DD74E2" w:rsidRDefault="00DD74E2" w:rsidP="00546646">
            <w:pPr>
              <w:jc w:val="center"/>
              <w:rPr>
                <w:ins w:id="2324" w:author="Dylan CHEN" w:date="2026-08-04T15:55:00Z" w16du:dateUtc="2026-08-04T07:55:00Z"/>
                <w:b/>
                <w:bCs/>
                <w:color w:val="333333"/>
                <w:sz w:val="20"/>
                <w:szCs w:val="20"/>
              </w:rPr>
            </w:pPr>
            <w:ins w:id="2325" w:author="Dylan CHEN" w:date="2026-08-04T15:55:00Z" w16du:dateUtc="2026-08-04T07:55:00Z">
              <w:r>
                <w:rPr>
                  <w:b/>
                  <w:bCs/>
                  <w:color w:val="333333"/>
                  <w:sz w:val="20"/>
                  <w:szCs w:val="20"/>
                </w:rPr>
                <w:t>[-0.037, -0.024]</w:t>
              </w:r>
            </w:ins>
          </w:p>
        </w:tc>
      </w:tr>
      <w:tr w:rsidR="00DD74E2" w14:paraId="3B404372" w14:textId="77777777" w:rsidTr="00546646">
        <w:trPr>
          <w:trHeight w:val="340"/>
          <w:jc w:val="center"/>
          <w:ins w:id="2326" w:author="Dylan CHEN" w:date="2026-08-04T15:55:00Z"/>
        </w:trPr>
        <w:tc>
          <w:tcPr>
            <w:tcW w:w="2560" w:type="dxa"/>
            <w:vMerge w:val="restart"/>
            <w:tcBorders>
              <w:top w:val="nil"/>
              <w:left w:val="nil"/>
              <w:bottom w:val="nil"/>
              <w:right w:val="nil"/>
            </w:tcBorders>
            <w:noWrap/>
            <w:hideMark/>
          </w:tcPr>
          <w:p w14:paraId="79710B23" w14:textId="77777777" w:rsidR="00DD74E2" w:rsidRDefault="00DD74E2" w:rsidP="00546646">
            <w:pPr>
              <w:rPr>
                <w:ins w:id="2327" w:author="Dylan CHEN" w:date="2026-08-04T15:55:00Z" w16du:dateUtc="2026-08-04T07:55:00Z"/>
                <w:color w:val="000000"/>
                <w:sz w:val="20"/>
                <w:szCs w:val="20"/>
              </w:rPr>
            </w:pPr>
            <w:ins w:id="2328" w:author="Dylan CHEN" w:date="2026-08-04T15:55:00Z" w16du:dateUtc="2026-08-04T07:55:00Z">
              <w:r>
                <w:rPr>
                  <w:color w:val="000000"/>
                  <w:sz w:val="20"/>
                  <w:szCs w:val="20"/>
                </w:rPr>
                <w:t>Direct Effect (ADE)</w:t>
              </w:r>
            </w:ins>
          </w:p>
        </w:tc>
        <w:tc>
          <w:tcPr>
            <w:tcW w:w="2340" w:type="dxa"/>
            <w:tcBorders>
              <w:top w:val="nil"/>
              <w:left w:val="nil"/>
              <w:bottom w:val="nil"/>
              <w:right w:val="nil"/>
            </w:tcBorders>
            <w:noWrap/>
            <w:hideMark/>
          </w:tcPr>
          <w:p w14:paraId="00C53C6C" w14:textId="77777777" w:rsidR="00DD74E2" w:rsidRDefault="00DD74E2" w:rsidP="00546646">
            <w:pPr>
              <w:jc w:val="center"/>
              <w:rPr>
                <w:ins w:id="2329" w:author="Dylan CHEN" w:date="2026-08-04T15:55:00Z" w16du:dateUtc="2026-08-04T07:55:00Z"/>
                <w:color w:val="000000"/>
                <w:sz w:val="20"/>
                <w:szCs w:val="20"/>
              </w:rPr>
            </w:pPr>
            <w:ins w:id="2330" w:author="Dylan CHEN" w:date="2026-08-04T15:55:00Z" w16du:dateUtc="2026-08-04T07:55:00Z">
              <w:r>
                <w:rPr>
                  <w:color w:val="000000"/>
                  <w:sz w:val="20"/>
                  <w:szCs w:val="20"/>
                </w:rPr>
                <w:t>-0.115***</w:t>
              </w:r>
            </w:ins>
          </w:p>
        </w:tc>
        <w:tc>
          <w:tcPr>
            <w:tcW w:w="2840" w:type="dxa"/>
            <w:tcBorders>
              <w:top w:val="nil"/>
              <w:left w:val="nil"/>
              <w:bottom w:val="nil"/>
              <w:right w:val="nil"/>
            </w:tcBorders>
            <w:noWrap/>
            <w:hideMark/>
          </w:tcPr>
          <w:p w14:paraId="29ABB4B5" w14:textId="77777777" w:rsidR="00DD74E2" w:rsidRDefault="00DD74E2" w:rsidP="00546646">
            <w:pPr>
              <w:jc w:val="center"/>
              <w:rPr>
                <w:ins w:id="2331" w:author="Dylan CHEN" w:date="2026-08-04T15:55:00Z" w16du:dateUtc="2026-08-04T07:55:00Z"/>
                <w:color w:val="000000"/>
                <w:sz w:val="20"/>
                <w:szCs w:val="20"/>
              </w:rPr>
            </w:pPr>
            <w:ins w:id="2332" w:author="Dylan CHEN" w:date="2026-08-04T15:55:00Z" w16du:dateUtc="2026-08-04T07:55:00Z">
              <w:r>
                <w:rPr>
                  <w:color w:val="000000"/>
                  <w:sz w:val="20"/>
                  <w:szCs w:val="20"/>
                </w:rPr>
                <w:t>-0.125***</w:t>
              </w:r>
            </w:ins>
          </w:p>
        </w:tc>
      </w:tr>
      <w:tr w:rsidR="00DD74E2" w14:paraId="0CA89016" w14:textId="77777777" w:rsidTr="00546646">
        <w:trPr>
          <w:trHeight w:val="360"/>
          <w:jc w:val="center"/>
          <w:ins w:id="2333" w:author="Dylan CHEN" w:date="2026-08-04T15:55:00Z"/>
        </w:trPr>
        <w:tc>
          <w:tcPr>
            <w:tcW w:w="2560" w:type="dxa"/>
            <w:vMerge/>
            <w:tcBorders>
              <w:top w:val="nil"/>
              <w:left w:val="nil"/>
              <w:bottom w:val="nil"/>
              <w:right w:val="nil"/>
            </w:tcBorders>
            <w:hideMark/>
          </w:tcPr>
          <w:p w14:paraId="2B683A87" w14:textId="77777777" w:rsidR="00DD74E2" w:rsidRDefault="00DD74E2" w:rsidP="00546646">
            <w:pPr>
              <w:rPr>
                <w:ins w:id="2334" w:author="Dylan CHEN" w:date="2026-08-04T15:55:00Z" w16du:dateUtc="2026-08-04T07:55:00Z"/>
                <w:color w:val="000000"/>
                <w:sz w:val="20"/>
                <w:szCs w:val="20"/>
              </w:rPr>
            </w:pPr>
          </w:p>
        </w:tc>
        <w:tc>
          <w:tcPr>
            <w:tcW w:w="2340" w:type="dxa"/>
            <w:tcBorders>
              <w:top w:val="nil"/>
              <w:left w:val="nil"/>
              <w:bottom w:val="nil"/>
              <w:right w:val="nil"/>
            </w:tcBorders>
            <w:noWrap/>
            <w:hideMark/>
          </w:tcPr>
          <w:p w14:paraId="589A2190" w14:textId="77777777" w:rsidR="00DD74E2" w:rsidRDefault="00DD74E2" w:rsidP="00546646">
            <w:pPr>
              <w:jc w:val="center"/>
              <w:rPr>
                <w:ins w:id="2335" w:author="Dylan CHEN" w:date="2026-08-04T15:55:00Z" w16du:dateUtc="2026-08-04T07:55:00Z"/>
                <w:color w:val="333333"/>
                <w:sz w:val="20"/>
                <w:szCs w:val="20"/>
              </w:rPr>
            </w:pPr>
            <w:ins w:id="2336" w:author="Dylan CHEN" w:date="2026-08-04T15:55:00Z" w16du:dateUtc="2026-08-04T07:55:00Z">
              <w:r>
                <w:rPr>
                  <w:color w:val="333333"/>
                  <w:sz w:val="20"/>
                  <w:szCs w:val="20"/>
                </w:rPr>
                <w:t>[-0.144, -0.083]</w:t>
              </w:r>
            </w:ins>
          </w:p>
        </w:tc>
        <w:tc>
          <w:tcPr>
            <w:tcW w:w="2840" w:type="dxa"/>
            <w:tcBorders>
              <w:top w:val="nil"/>
              <w:left w:val="nil"/>
              <w:bottom w:val="nil"/>
              <w:right w:val="nil"/>
            </w:tcBorders>
            <w:noWrap/>
            <w:hideMark/>
          </w:tcPr>
          <w:p w14:paraId="2C0666F5" w14:textId="77777777" w:rsidR="00DD74E2" w:rsidRDefault="00DD74E2" w:rsidP="00546646">
            <w:pPr>
              <w:jc w:val="center"/>
              <w:rPr>
                <w:ins w:id="2337" w:author="Dylan CHEN" w:date="2026-08-04T15:55:00Z" w16du:dateUtc="2026-08-04T07:55:00Z"/>
                <w:color w:val="333333"/>
                <w:sz w:val="20"/>
                <w:szCs w:val="20"/>
              </w:rPr>
            </w:pPr>
            <w:ins w:id="2338" w:author="Dylan CHEN" w:date="2026-08-04T15:55:00Z" w16du:dateUtc="2026-08-04T07:55:00Z">
              <w:r>
                <w:rPr>
                  <w:color w:val="333333"/>
                  <w:sz w:val="20"/>
                  <w:szCs w:val="20"/>
                </w:rPr>
                <w:t>[-0.144, -0.104]</w:t>
              </w:r>
            </w:ins>
          </w:p>
        </w:tc>
      </w:tr>
      <w:tr w:rsidR="00DD74E2" w14:paraId="3B21295A" w14:textId="77777777" w:rsidTr="00546646">
        <w:trPr>
          <w:trHeight w:val="340"/>
          <w:jc w:val="center"/>
          <w:ins w:id="2339" w:author="Dylan CHEN" w:date="2026-08-04T15:55:00Z"/>
        </w:trPr>
        <w:tc>
          <w:tcPr>
            <w:tcW w:w="2560" w:type="dxa"/>
            <w:vMerge w:val="restart"/>
            <w:tcBorders>
              <w:top w:val="nil"/>
              <w:left w:val="nil"/>
              <w:bottom w:val="single" w:sz="4" w:space="0" w:color="000000"/>
              <w:right w:val="nil"/>
            </w:tcBorders>
            <w:noWrap/>
            <w:hideMark/>
          </w:tcPr>
          <w:p w14:paraId="39AC4F9E" w14:textId="77777777" w:rsidR="00DD74E2" w:rsidRDefault="00DD74E2" w:rsidP="00546646">
            <w:pPr>
              <w:rPr>
                <w:ins w:id="2340" w:author="Dylan CHEN" w:date="2026-08-04T15:55:00Z" w16du:dateUtc="2026-08-04T07:55:00Z"/>
                <w:color w:val="000000"/>
                <w:sz w:val="20"/>
                <w:szCs w:val="20"/>
              </w:rPr>
            </w:pPr>
            <w:ins w:id="2341" w:author="Dylan CHEN" w:date="2026-08-04T15:55:00Z" w16du:dateUtc="2026-08-04T07:55:00Z">
              <w:r>
                <w:rPr>
                  <w:color w:val="000000"/>
                  <w:sz w:val="20"/>
                  <w:szCs w:val="20"/>
                </w:rPr>
                <w:t>Total Effect</w:t>
              </w:r>
            </w:ins>
          </w:p>
        </w:tc>
        <w:tc>
          <w:tcPr>
            <w:tcW w:w="2340" w:type="dxa"/>
            <w:tcBorders>
              <w:top w:val="nil"/>
              <w:left w:val="nil"/>
              <w:bottom w:val="nil"/>
              <w:right w:val="nil"/>
            </w:tcBorders>
            <w:noWrap/>
            <w:hideMark/>
          </w:tcPr>
          <w:p w14:paraId="22774002" w14:textId="77777777" w:rsidR="00DD74E2" w:rsidRDefault="00DD74E2" w:rsidP="00546646">
            <w:pPr>
              <w:jc w:val="center"/>
              <w:rPr>
                <w:ins w:id="2342" w:author="Dylan CHEN" w:date="2026-08-04T15:55:00Z" w16du:dateUtc="2026-08-04T07:55:00Z"/>
                <w:color w:val="000000"/>
                <w:sz w:val="20"/>
                <w:szCs w:val="20"/>
              </w:rPr>
            </w:pPr>
            <w:ins w:id="2343" w:author="Dylan CHEN" w:date="2026-08-04T15:55:00Z" w16du:dateUtc="2026-08-04T07:55:00Z">
              <w:r>
                <w:rPr>
                  <w:color w:val="000000"/>
                  <w:sz w:val="20"/>
                  <w:szCs w:val="20"/>
                </w:rPr>
                <w:t>-0.156***</w:t>
              </w:r>
            </w:ins>
          </w:p>
        </w:tc>
        <w:tc>
          <w:tcPr>
            <w:tcW w:w="2840" w:type="dxa"/>
            <w:tcBorders>
              <w:top w:val="nil"/>
              <w:left w:val="nil"/>
              <w:bottom w:val="nil"/>
              <w:right w:val="nil"/>
            </w:tcBorders>
            <w:noWrap/>
            <w:hideMark/>
          </w:tcPr>
          <w:p w14:paraId="53DF5DDF" w14:textId="77777777" w:rsidR="00DD74E2" w:rsidRDefault="00DD74E2" w:rsidP="00546646">
            <w:pPr>
              <w:jc w:val="center"/>
              <w:rPr>
                <w:ins w:id="2344" w:author="Dylan CHEN" w:date="2026-08-04T15:55:00Z" w16du:dateUtc="2026-08-04T07:55:00Z"/>
                <w:color w:val="000000"/>
                <w:sz w:val="20"/>
                <w:szCs w:val="20"/>
              </w:rPr>
            </w:pPr>
            <w:ins w:id="2345" w:author="Dylan CHEN" w:date="2026-08-04T15:55:00Z" w16du:dateUtc="2026-08-04T07:55:00Z">
              <w:r>
                <w:rPr>
                  <w:color w:val="000000"/>
                  <w:sz w:val="20"/>
                  <w:szCs w:val="20"/>
                </w:rPr>
                <w:t>-0.156***</w:t>
              </w:r>
            </w:ins>
          </w:p>
        </w:tc>
      </w:tr>
      <w:tr w:rsidR="00DD74E2" w14:paraId="4BB82B19" w14:textId="77777777" w:rsidTr="00546646">
        <w:trPr>
          <w:trHeight w:val="340"/>
          <w:jc w:val="center"/>
          <w:ins w:id="2346" w:author="Dylan CHEN" w:date="2026-08-04T15:55:00Z"/>
        </w:trPr>
        <w:tc>
          <w:tcPr>
            <w:tcW w:w="2560" w:type="dxa"/>
            <w:vMerge/>
            <w:tcBorders>
              <w:top w:val="nil"/>
              <w:left w:val="nil"/>
              <w:bottom w:val="single" w:sz="4" w:space="0" w:color="000000"/>
              <w:right w:val="nil"/>
            </w:tcBorders>
            <w:hideMark/>
          </w:tcPr>
          <w:p w14:paraId="023C2669" w14:textId="77777777" w:rsidR="00DD74E2" w:rsidRDefault="00DD74E2" w:rsidP="00546646">
            <w:pPr>
              <w:rPr>
                <w:ins w:id="2347" w:author="Dylan CHEN" w:date="2026-08-04T15:55:00Z" w16du:dateUtc="2026-08-04T07:55:00Z"/>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Default="00DD74E2" w:rsidP="00546646">
            <w:pPr>
              <w:jc w:val="center"/>
              <w:rPr>
                <w:ins w:id="2348" w:author="Dylan CHEN" w:date="2026-08-04T15:55:00Z" w16du:dateUtc="2026-08-04T07:55:00Z"/>
                <w:color w:val="333333"/>
                <w:sz w:val="20"/>
                <w:szCs w:val="20"/>
              </w:rPr>
            </w:pPr>
            <w:ins w:id="2349" w:author="Dylan CHEN" w:date="2026-08-04T15:55:00Z" w16du:dateUtc="2026-08-04T07:55:00Z">
              <w:r>
                <w:rPr>
                  <w:color w:val="333333"/>
                  <w:sz w:val="20"/>
                  <w:szCs w:val="20"/>
                </w:rPr>
                <w:t>[-0.175, -0.136]</w:t>
              </w:r>
            </w:ins>
          </w:p>
        </w:tc>
        <w:tc>
          <w:tcPr>
            <w:tcW w:w="2840" w:type="dxa"/>
            <w:tcBorders>
              <w:top w:val="nil"/>
              <w:left w:val="nil"/>
              <w:bottom w:val="single" w:sz="4" w:space="0" w:color="auto"/>
              <w:right w:val="nil"/>
            </w:tcBorders>
            <w:noWrap/>
            <w:hideMark/>
          </w:tcPr>
          <w:p w14:paraId="2DB9CB47" w14:textId="77777777" w:rsidR="00DD74E2" w:rsidRDefault="00DD74E2" w:rsidP="00546646">
            <w:pPr>
              <w:jc w:val="center"/>
              <w:rPr>
                <w:ins w:id="2350" w:author="Dylan CHEN" w:date="2026-08-04T15:55:00Z" w16du:dateUtc="2026-08-04T07:55:00Z"/>
                <w:color w:val="333333"/>
                <w:sz w:val="20"/>
                <w:szCs w:val="20"/>
              </w:rPr>
            </w:pPr>
            <w:ins w:id="2351" w:author="Dylan CHEN" w:date="2026-08-04T15:55:00Z" w16du:dateUtc="2026-08-04T07:55:00Z">
              <w:r>
                <w:rPr>
                  <w:color w:val="333333"/>
                  <w:sz w:val="20"/>
                  <w:szCs w:val="20"/>
                </w:rPr>
                <w:t>[-0.176, -0.136]</w:t>
              </w:r>
            </w:ins>
          </w:p>
        </w:tc>
      </w:tr>
      <w:tr w:rsidR="00DD74E2" w14:paraId="1861007C" w14:textId="77777777" w:rsidTr="00546646">
        <w:trPr>
          <w:trHeight w:val="340"/>
          <w:jc w:val="center"/>
          <w:ins w:id="2352" w:author="Dylan CHEN" w:date="2026-08-04T15:55:00Z"/>
        </w:trPr>
        <w:tc>
          <w:tcPr>
            <w:tcW w:w="2560" w:type="dxa"/>
            <w:tcBorders>
              <w:top w:val="nil"/>
              <w:left w:val="nil"/>
              <w:bottom w:val="nil"/>
              <w:right w:val="nil"/>
            </w:tcBorders>
            <w:noWrap/>
            <w:hideMark/>
          </w:tcPr>
          <w:p w14:paraId="735A42C8" w14:textId="77777777" w:rsidR="00DD74E2" w:rsidRDefault="00DD74E2" w:rsidP="00546646">
            <w:pPr>
              <w:rPr>
                <w:ins w:id="2353" w:author="Dylan CHEN" w:date="2026-08-04T15:55:00Z" w16du:dateUtc="2026-08-04T07:55:00Z"/>
                <w:b/>
                <w:bCs/>
                <w:i/>
                <w:iCs/>
                <w:color w:val="000000"/>
                <w:sz w:val="20"/>
                <w:szCs w:val="20"/>
              </w:rPr>
            </w:pPr>
            <w:ins w:id="2354" w:author="Dylan CHEN" w:date="2026-08-04T15:55:00Z" w16du:dateUtc="2026-08-04T07:55:00Z">
              <w:r>
                <w:rPr>
                  <w:b/>
                  <w:bCs/>
                  <w:i/>
                  <w:iCs/>
                  <w:color w:val="000000"/>
                  <w:sz w:val="20"/>
                  <w:szCs w:val="20"/>
                </w:rPr>
                <w:lastRenderedPageBreak/>
                <w:t>Proportion Mediated</w:t>
              </w:r>
            </w:ins>
          </w:p>
        </w:tc>
        <w:tc>
          <w:tcPr>
            <w:tcW w:w="2340" w:type="dxa"/>
            <w:tcBorders>
              <w:top w:val="nil"/>
              <w:left w:val="nil"/>
              <w:bottom w:val="nil"/>
              <w:right w:val="nil"/>
            </w:tcBorders>
            <w:noWrap/>
            <w:hideMark/>
          </w:tcPr>
          <w:p w14:paraId="68C0F7A7" w14:textId="77777777" w:rsidR="00DD74E2" w:rsidRDefault="00DD74E2" w:rsidP="00546646">
            <w:pPr>
              <w:rPr>
                <w:ins w:id="2355" w:author="Dylan CHEN" w:date="2026-08-04T15:55:00Z" w16du:dateUtc="2026-08-04T07:55:00Z"/>
                <w:b/>
                <w:bCs/>
                <w:i/>
                <w:iCs/>
                <w:color w:val="000000"/>
                <w:sz w:val="20"/>
                <w:szCs w:val="20"/>
              </w:rPr>
            </w:pPr>
          </w:p>
        </w:tc>
        <w:tc>
          <w:tcPr>
            <w:tcW w:w="2840" w:type="dxa"/>
            <w:tcBorders>
              <w:top w:val="nil"/>
              <w:left w:val="nil"/>
              <w:bottom w:val="nil"/>
              <w:right w:val="nil"/>
            </w:tcBorders>
            <w:noWrap/>
            <w:hideMark/>
          </w:tcPr>
          <w:p w14:paraId="4DE9AB64" w14:textId="77777777" w:rsidR="00DD74E2" w:rsidRDefault="00DD74E2" w:rsidP="00546646">
            <w:pPr>
              <w:jc w:val="center"/>
              <w:rPr>
                <w:ins w:id="2356" w:author="Dylan CHEN" w:date="2026-08-04T15:55:00Z" w16du:dateUtc="2026-08-04T07:55:00Z"/>
                <w:sz w:val="20"/>
                <w:szCs w:val="20"/>
              </w:rPr>
            </w:pPr>
          </w:p>
        </w:tc>
      </w:tr>
      <w:tr w:rsidR="00DD74E2" w14:paraId="35DFCC86" w14:textId="77777777" w:rsidTr="00546646">
        <w:trPr>
          <w:trHeight w:val="320"/>
          <w:jc w:val="center"/>
          <w:ins w:id="2357" w:author="Dylan CHEN" w:date="2026-08-04T15:55:00Z"/>
        </w:trPr>
        <w:tc>
          <w:tcPr>
            <w:tcW w:w="2560" w:type="dxa"/>
            <w:vMerge w:val="restart"/>
            <w:tcBorders>
              <w:top w:val="nil"/>
              <w:left w:val="nil"/>
              <w:bottom w:val="single" w:sz="4" w:space="0" w:color="000000"/>
              <w:right w:val="nil"/>
            </w:tcBorders>
            <w:noWrap/>
            <w:hideMark/>
          </w:tcPr>
          <w:p w14:paraId="5C5C50C3" w14:textId="77777777" w:rsidR="00DD74E2" w:rsidRDefault="00DD74E2" w:rsidP="00546646">
            <w:pPr>
              <w:rPr>
                <w:ins w:id="2358" w:author="Dylan CHEN" w:date="2026-08-04T15:55:00Z" w16du:dateUtc="2026-08-04T07:55:00Z"/>
                <w:b/>
                <w:bCs/>
                <w:color w:val="000000"/>
                <w:sz w:val="20"/>
                <w:szCs w:val="20"/>
              </w:rPr>
            </w:pPr>
            <w:ins w:id="2359" w:author="Dylan CHEN" w:date="2026-08-04T15:55:00Z" w16du:dateUtc="2026-08-04T07:55:00Z">
              <w:r>
                <w:rPr>
                  <w:b/>
                  <w:bCs/>
                  <w:color w:val="000000"/>
                  <w:sz w:val="20"/>
                  <w:szCs w:val="20"/>
                </w:rPr>
                <w:t>% of Total Effect Mediated</w:t>
              </w:r>
            </w:ins>
          </w:p>
        </w:tc>
        <w:tc>
          <w:tcPr>
            <w:tcW w:w="2340" w:type="dxa"/>
            <w:tcBorders>
              <w:top w:val="nil"/>
              <w:left w:val="nil"/>
              <w:bottom w:val="nil"/>
              <w:right w:val="nil"/>
            </w:tcBorders>
            <w:noWrap/>
            <w:hideMark/>
          </w:tcPr>
          <w:p w14:paraId="5C934020" w14:textId="77777777" w:rsidR="00DD74E2" w:rsidRDefault="00DD74E2" w:rsidP="00546646">
            <w:pPr>
              <w:jc w:val="center"/>
              <w:rPr>
                <w:ins w:id="2360" w:author="Dylan CHEN" w:date="2026-08-04T15:55:00Z" w16du:dateUtc="2026-08-04T07:55:00Z"/>
                <w:b/>
                <w:bCs/>
                <w:color w:val="000000"/>
                <w:sz w:val="20"/>
                <w:szCs w:val="20"/>
              </w:rPr>
            </w:pPr>
            <w:ins w:id="2361" w:author="Dylan CHEN" w:date="2026-08-04T15:55:00Z" w16du:dateUtc="2026-08-04T07:55:00Z">
              <w:r>
                <w:rPr>
                  <w:b/>
                  <w:bCs/>
                  <w:color w:val="000000"/>
                  <w:sz w:val="20"/>
                  <w:szCs w:val="20"/>
                </w:rPr>
                <w:t>26.50%</w:t>
              </w:r>
            </w:ins>
          </w:p>
        </w:tc>
        <w:tc>
          <w:tcPr>
            <w:tcW w:w="2840" w:type="dxa"/>
            <w:tcBorders>
              <w:top w:val="nil"/>
              <w:left w:val="nil"/>
              <w:bottom w:val="nil"/>
              <w:right w:val="nil"/>
            </w:tcBorders>
            <w:noWrap/>
            <w:hideMark/>
          </w:tcPr>
          <w:p w14:paraId="180FEC0F" w14:textId="77777777" w:rsidR="00DD74E2" w:rsidRDefault="00DD74E2" w:rsidP="00546646">
            <w:pPr>
              <w:jc w:val="center"/>
              <w:rPr>
                <w:ins w:id="2362" w:author="Dylan CHEN" w:date="2026-08-04T15:55:00Z" w16du:dateUtc="2026-08-04T07:55:00Z"/>
                <w:b/>
                <w:bCs/>
                <w:color w:val="000000"/>
                <w:sz w:val="20"/>
                <w:szCs w:val="20"/>
              </w:rPr>
            </w:pPr>
            <w:ins w:id="2363" w:author="Dylan CHEN" w:date="2026-08-04T15:55:00Z" w16du:dateUtc="2026-08-04T07:55:00Z">
              <w:r>
                <w:rPr>
                  <w:b/>
                  <w:bCs/>
                  <w:color w:val="000000"/>
                  <w:sz w:val="20"/>
                  <w:szCs w:val="20"/>
                </w:rPr>
                <w:t>19.70%</w:t>
              </w:r>
            </w:ins>
          </w:p>
        </w:tc>
      </w:tr>
      <w:tr w:rsidR="00DD74E2" w14:paraId="619FC7F0" w14:textId="77777777" w:rsidTr="00546646">
        <w:trPr>
          <w:trHeight w:val="320"/>
          <w:jc w:val="center"/>
          <w:ins w:id="2364" w:author="Dylan CHEN" w:date="2026-08-04T15:55:00Z"/>
        </w:trPr>
        <w:tc>
          <w:tcPr>
            <w:tcW w:w="2560" w:type="dxa"/>
            <w:vMerge/>
            <w:tcBorders>
              <w:top w:val="nil"/>
              <w:left w:val="nil"/>
              <w:bottom w:val="single" w:sz="4" w:space="0" w:color="000000"/>
              <w:right w:val="nil"/>
            </w:tcBorders>
            <w:hideMark/>
          </w:tcPr>
          <w:p w14:paraId="65B5F8AF" w14:textId="77777777" w:rsidR="00DD74E2" w:rsidRDefault="00DD74E2" w:rsidP="00546646">
            <w:pPr>
              <w:rPr>
                <w:ins w:id="2365" w:author="Dylan CHEN" w:date="2026-08-04T15:55:00Z" w16du:dateUtc="2026-08-04T07:55:00Z"/>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Default="00DD74E2" w:rsidP="00546646">
            <w:pPr>
              <w:jc w:val="center"/>
              <w:rPr>
                <w:ins w:id="2366" w:author="Dylan CHEN" w:date="2026-08-04T15:55:00Z" w16du:dateUtc="2026-08-04T07:55:00Z"/>
                <w:b/>
                <w:bCs/>
                <w:color w:val="333333"/>
                <w:sz w:val="20"/>
                <w:szCs w:val="20"/>
              </w:rPr>
            </w:pPr>
            <w:ins w:id="2367" w:author="Dylan CHEN" w:date="2026-08-04T15:55:00Z" w16du:dateUtc="2026-08-04T07:55:00Z">
              <w:r>
                <w:rPr>
                  <w:b/>
                  <w:bCs/>
                  <w:color w:val="333333"/>
                  <w:sz w:val="20"/>
                  <w:szCs w:val="20"/>
                </w:rPr>
                <w:t>[23.6%, 30.4%]</w:t>
              </w:r>
            </w:ins>
          </w:p>
        </w:tc>
        <w:tc>
          <w:tcPr>
            <w:tcW w:w="2840" w:type="dxa"/>
            <w:tcBorders>
              <w:top w:val="nil"/>
              <w:left w:val="nil"/>
              <w:bottom w:val="single" w:sz="4" w:space="0" w:color="auto"/>
              <w:right w:val="nil"/>
            </w:tcBorders>
            <w:noWrap/>
            <w:hideMark/>
          </w:tcPr>
          <w:p w14:paraId="044B8E53" w14:textId="77777777" w:rsidR="00DD74E2" w:rsidRDefault="00DD74E2" w:rsidP="00546646">
            <w:pPr>
              <w:jc w:val="center"/>
              <w:rPr>
                <w:ins w:id="2368" w:author="Dylan CHEN" w:date="2026-08-04T15:55:00Z" w16du:dateUtc="2026-08-04T07:55:00Z"/>
                <w:b/>
                <w:bCs/>
                <w:color w:val="333333"/>
                <w:sz w:val="20"/>
                <w:szCs w:val="20"/>
              </w:rPr>
            </w:pPr>
            <w:ins w:id="2369" w:author="Dylan CHEN" w:date="2026-08-04T15:55:00Z" w16du:dateUtc="2026-08-04T07:55:00Z">
              <w:r>
                <w:rPr>
                  <w:b/>
                  <w:bCs/>
                  <w:color w:val="333333"/>
                  <w:sz w:val="20"/>
                  <w:szCs w:val="20"/>
                </w:rPr>
                <w:t>[17.5%, 22.6%]</w:t>
              </w:r>
            </w:ins>
          </w:p>
        </w:tc>
      </w:tr>
    </w:tbl>
    <w:p w14:paraId="49C62E75" w14:textId="77777777" w:rsidR="00DD74E2" w:rsidRDefault="00DD74E2" w:rsidP="00DD74E2">
      <w:pPr>
        <w:spacing w:before="120" w:after="120"/>
        <w:rPr>
          <w:ins w:id="2370" w:author="Dylan CHEN" w:date="2026-08-04T15:55:00Z" w16du:dateUtc="2026-08-04T07:55:00Z"/>
        </w:rPr>
      </w:pPr>
    </w:p>
    <w:p w14:paraId="2299EB11" w14:textId="383DAD4B" w:rsidR="00AA3FC9" w:rsidRPr="00522DE1" w:rsidDel="00B51116" w:rsidRDefault="00CC3818" w:rsidP="00511DE5">
      <w:pPr>
        <w:spacing w:before="120" w:after="120"/>
        <w:rPr>
          <w:del w:id="2371" w:author="Dylan CHEN" w:date="2026-03-16T11:12:00Z" w16du:dateUtc="2026-03-16T03:12:00Z"/>
        </w:rPr>
      </w:pPr>
      <w:del w:id="2372" w:author="Dylan CHEN" w:date="2026-03-16T11:01:00Z" w16du:dateUtc="2026-03-16T03:01:00Z">
        <w:r w:rsidDel="00B01D2A">
          <w:delText xml:space="preserve">Following the suggestion of the authors, we add </w:delText>
        </w:r>
        <w:r w:rsidR="006551E1" w:rsidDel="00B01D2A">
          <w:delText xml:space="preserve">other </w:delText>
        </w:r>
        <w:r w:rsidDel="00B01D2A">
          <w:delText>quality me</w:delText>
        </w:r>
        <w:r w:rsidR="006551E1" w:rsidDel="00B01D2A">
          <w:delText>a</w:delText>
        </w:r>
        <w:r w:rsidDel="00B01D2A">
          <w:delText xml:space="preserve">sures </w:delText>
        </w:r>
      </w:del>
    </w:p>
    <w:p w14:paraId="08C7E463" w14:textId="111FEB66" w:rsidR="00511DE5" w:rsidRPr="00522DE1" w:rsidRDefault="00511DE5" w:rsidP="00511DE5">
      <w:pPr>
        <w:spacing w:before="120" w:after="120"/>
        <w:rPr>
          <w:b/>
        </w:rPr>
      </w:pPr>
      <w:r w:rsidRPr="00522DE1">
        <w:t>---------------------------------------------------------------------------------------------------------------------</w:t>
      </w:r>
    </w:p>
    <w:p w14:paraId="77916ED2" w14:textId="116A6A51" w:rsidR="00511DE5" w:rsidRPr="00522DE1" w:rsidRDefault="00475BF1" w:rsidP="00511DE5">
      <w:pPr>
        <w:widowControl w:val="0"/>
        <w:autoSpaceDE w:val="0"/>
        <w:spacing w:before="120" w:after="120"/>
        <w:jc w:val="both"/>
        <w:outlineLvl w:val="0"/>
        <w:rPr>
          <w:rFonts w:eastAsia="SimSun"/>
          <w:b/>
          <w:bCs/>
          <w:kern w:val="2"/>
        </w:rPr>
      </w:pPr>
      <w:bookmarkStart w:id="2373" w:name="OLE_LINK35"/>
      <w:bookmarkEnd w:id="2228"/>
      <w:ins w:id="2374" w:author="Dylan CHEN" w:date="2026-08-20T17:52:00Z" w16du:dateUtc="2026-08-20T09:52:00Z">
        <w:r>
          <w:rPr>
            <w:rFonts w:eastAsia="SimSun" w:hint="eastAsia"/>
            <w:b/>
            <w:bCs/>
            <w:kern w:val="2"/>
          </w:rPr>
          <w:t>#</w:t>
        </w:r>
      </w:ins>
      <w:r w:rsidR="00511DE5" w:rsidRPr="00522DE1">
        <w:rPr>
          <w:rFonts w:eastAsia="SimSun"/>
          <w:b/>
          <w:bCs/>
          <w:kern w:val="2"/>
        </w:rPr>
        <w:t>R3-2</w:t>
      </w:r>
      <w:r w:rsidR="00D06AF6" w:rsidRPr="00522DE1">
        <w:rPr>
          <w:rFonts w:eastAsia="SimSun"/>
          <w:b/>
          <w:bCs/>
          <w:kern w:val="2"/>
        </w:rPr>
        <w:t xml:space="preserve"> (position effect)</w:t>
      </w:r>
    </w:p>
    <w:p w14:paraId="3BABB23B" w14:textId="11B16C6F"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b. Position effect</w:t>
      </w:r>
    </w:p>
    <w:p w14:paraId="70174032" w14:textId="0D23181D" w:rsidR="00E942C7"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also find the analysis of the position effect confusing. The authors examine whether AI reduces the likelihood that the first human answer is provided by a </w:t>
      </w:r>
      <w:r w:rsidR="00E71BCF">
        <w:rPr>
          <w:rFonts w:eastAsia="SimSun"/>
          <w:i/>
          <w:iCs/>
          <w:kern w:val="2"/>
        </w:rPr>
        <w:t>“</w:t>
      </w:r>
      <w:r w:rsidRPr="00522DE1">
        <w:rPr>
          <w:rFonts w:eastAsia="SimSun"/>
          <w:i/>
          <w:iCs/>
          <w:kern w:val="2"/>
        </w:rPr>
        <w:t>first-position seeker.</w:t>
      </w:r>
      <w:r w:rsidR="00E71BCF">
        <w:rPr>
          <w:rFonts w:eastAsia="SimSun"/>
          <w:i/>
          <w:iCs/>
          <w:kern w:val="2"/>
        </w:rPr>
        <w:t>”</w:t>
      </w:r>
      <w:r w:rsidRPr="00522DE1">
        <w:rPr>
          <w:rFonts w:eastAsia="SimSun"/>
          <w:i/>
          <w:iCs/>
          <w:kern w:val="2"/>
        </w:rPr>
        <w:t xml:space="preserve"> </w:t>
      </w:r>
      <w:r w:rsidRPr="00522DE1">
        <w:rPr>
          <w:rFonts w:eastAsia="SimSun"/>
          <w:i/>
          <w:iCs/>
          <w:kern w:val="2"/>
          <w:highlight w:val="yellow"/>
        </w:rPr>
        <w:t>However, it is not clear why the focus is specifically on the first human answer</w:t>
      </w:r>
      <w:r w:rsidRPr="00522DE1">
        <w:rPr>
          <w:rFonts w:eastAsia="SimSun"/>
          <w:i/>
          <w:iCs/>
          <w:kern w:val="2"/>
        </w:rPr>
        <w:t>. It is also unclear how a user</w:t>
      </w:r>
      <w:r w:rsidR="00052238">
        <w:rPr>
          <w:rFonts w:eastAsia="SimSun"/>
          <w:i/>
          <w:iCs/>
          <w:kern w:val="2"/>
        </w:rPr>
        <w:t>’</w:t>
      </w:r>
      <w:r w:rsidRPr="00522DE1">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5DF693" w14:textId="3AE9F831" w:rsidR="00475BF1" w:rsidRDefault="004F4E4F" w:rsidP="00DD74E2">
      <w:pPr>
        <w:pStyle w:val="Paragraph"/>
        <w:rPr>
          <w:ins w:id="2375" w:author="Dylan CHEN" w:date="2026-08-04T15:57:00Z" w16du:dateUtc="2026-08-04T07:57:00Z"/>
        </w:rPr>
      </w:pPr>
      <w:del w:id="2376" w:author="Dylan CHEN" w:date="2026-08-04T15:58:00Z" w16du:dateUtc="2026-08-04T07:58:00Z">
        <w:r w:rsidDel="00DD74E2">
          <w:rPr>
            <w:shd w:val="clear" w:color="auto" w:fill="FFFFFF"/>
          </w:rPr>
          <w:delText>Following the suggestion of the review, we add</w:delText>
        </w:r>
      </w:del>
      <w:ins w:id="2377" w:author="Dylan CHEN" w:date="2026-08-04T15:57:00Z" w16du:dateUtc="2026-08-04T07:57:00Z">
        <w:r w:rsidR="00DD74E2">
          <w:t xml:space="preserve">We thank the reviewer for these points, and we agree with them. </w:t>
        </w:r>
        <w:r w:rsidR="00DD74E2" w:rsidRPr="000427A7">
          <w:t>We did assume that 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rival for the first position and not merely background content. From this standpoint, an existing AI answer reduces the value of the first human answer for a first-position seeker.</w:t>
        </w:r>
        <w:r w:rsidR="00DD74E2" w:rsidRPr="000427A7" w:rsidDel="00203B5A">
          <w:t xml:space="preserve"> </w:t>
        </w:r>
      </w:ins>
    </w:p>
    <w:p w14:paraId="17F7C161" w14:textId="31C08560" w:rsidR="00DD74E2" w:rsidDel="00475BF1" w:rsidRDefault="00DD74E2" w:rsidP="00D613AF">
      <w:pPr>
        <w:pStyle w:val="NormalWeb"/>
        <w:rPr>
          <w:del w:id="2378" w:author="Dylan CHEN" w:date="2026-08-20T17:53:00Z" w16du:dateUtc="2026-08-20T09:53:00Z"/>
          <w:shd w:val="clear" w:color="auto" w:fill="FFFFFF"/>
        </w:rPr>
      </w:pPr>
    </w:p>
    <w:p w14:paraId="3F615F34" w14:textId="309E5596" w:rsidR="00475BF1" w:rsidRPr="00522DE1" w:rsidRDefault="00475BF1" w:rsidP="00DD74E2">
      <w:pPr>
        <w:pStyle w:val="Paragraph"/>
        <w:rPr>
          <w:ins w:id="2379" w:author="Dylan CHEN" w:date="2026-08-20T17:53:00Z" w16du:dateUtc="2026-08-20T09:53:00Z"/>
          <w:shd w:val="clear" w:color="auto" w:fill="FFFFFF"/>
        </w:rPr>
      </w:pPr>
      <w:ins w:id="2380" w:author="Dylan CHEN" w:date="2026-08-20T17:53:00Z" w16du:dateUtc="2026-08-20T09:53:00Z">
        <w:r w:rsidRPr="00475BF1">
          <w:rPr>
            <w:shd w:val="clear" w:color="auto" w:fill="FFFFFF"/>
          </w:rPr>
          <w:t xml:space="preserve">As stated in </w:t>
        </w:r>
        <w:r>
          <w:rPr>
            <w:rFonts w:hint="eastAsia"/>
            <w:shd w:val="clear" w:color="auto" w:fill="FFFFFF"/>
          </w:rPr>
          <w:t>R3-1</w:t>
        </w:r>
      </w:ins>
      <w:ins w:id="2381" w:author="Dylan CHEN" w:date="2026-08-20T17:54:00Z" w16du:dateUtc="2026-08-20T09:54:00Z">
        <w:r>
          <w:rPr>
            <w:rFonts w:hint="eastAsia"/>
            <w:shd w:val="clear" w:color="auto" w:fill="FFFFFF"/>
          </w:rPr>
          <w:t xml:space="preserve">, </w:t>
        </w:r>
      </w:ins>
      <w:ins w:id="2382" w:author="Dylan CHEN" w:date="2026-08-20T17:53:00Z" w16du:dateUtc="2026-08-20T09:53:00Z">
        <w:r w:rsidRPr="00475BF1">
          <w:rPr>
            <w:shd w:val="clear" w:color="auto" w:fill="FFFFFF"/>
          </w:rPr>
          <w:t>to make the paper more focused and to ensure the results align more strongly with our updated theoretical framework, the position effect has been removed from the manuscript in this revision.</w:t>
        </w:r>
      </w:ins>
    </w:p>
    <w:bookmarkEnd w:id="2373"/>
    <w:p w14:paraId="738AF930" w14:textId="77777777" w:rsidR="00E942C7" w:rsidRPr="00522DE1" w:rsidRDefault="00E942C7" w:rsidP="00D613AF">
      <w:pPr>
        <w:pStyle w:val="NormalWeb"/>
        <w:rPr>
          <w:b/>
        </w:rPr>
      </w:pPr>
      <w:r w:rsidRPr="00522DE1">
        <w:t>---------------------------------------------------------------------------------------------------------------------</w:t>
      </w:r>
    </w:p>
    <w:p w14:paraId="35869E40" w14:textId="3EB33E5E" w:rsidR="00E942C7" w:rsidRPr="00522DE1" w:rsidRDefault="00680D29" w:rsidP="00E942C7">
      <w:pPr>
        <w:widowControl w:val="0"/>
        <w:autoSpaceDE w:val="0"/>
        <w:spacing w:before="120" w:after="120"/>
        <w:jc w:val="both"/>
        <w:outlineLvl w:val="0"/>
        <w:rPr>
          <w:rFonts w:eastAsia="SimSun"/>
          <w:b/>
          <w:bCs/>
          <w:kern w:val="2"/>
        </w:rPr>
      </w:pPr>
      <w:ins w:id="2383" w:author="Dylan CHEN" w:date="2026-08-20T22:37:00Z" w16du:dateUtc="2026-08-20T14:37:00Z">
        <w:r>
          <w:rPr>
            <w:rFonts w:eastAsia="SimSun" w:hint="eastAsia"/>
            <w:b/>
            <w:bCs/>
            <w:kern w:val="2"/>
          </w:rPr>
          <w:t>#</w:t>
        </w:r>
      </w:ins>
      <w:r w:rsidR="00E942C7" w:rsidRPr="00522DE1">
        <w:rPr>
          <w:rFonts w:eastAsia="SimSun"/>
          <w:b/>
          <w:bCs/>
          <w:kern w:val="2"/>
        </w:rPr>
        <w:t>R3-</w:t>
      </w:r>
      <w:r w:rsidR="00351A2A" w:rsidRPr="00522DE1">
        <w:rPr>
          <w:rFonts w:eastAsia="SimSun"/>
          <w:b/>
          <w:bCs/>
          <w:kern w:val="2"/>
        </w:rPr>
        <w:t>3</w:t>
      </w:r>
      <w:r w:rsidR="00525912">
        <w:rPr>
          <w:rFonts w:eastAsia="SimSun"/>
          <w:b/>
          <w:bCs/>
          <w:kern w:val="2"/>
        </w:rPr>
        <w:t xml:space="preserve"> (source effect)</w:t>
      </w:r>
    </w:p>
    <w:p w14:paraId="4CE64078" w14:textId="26111F58" w:rsidR="00E00BCC"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c. Source effect</w:t>
      </w:r>
    </w:p>
    <w:p w14:paraId="0F2503C2" w14:textId="38440F70" w:rsidR="00E942C7"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522DE1">
        <w:rPr>
          <w:rFonts w:eastAsia="SimSun"/>
          <w:i/>
          <w:iCs/>
          <w:kern w:val="2"/>
          <w:highlight w:val="yellow"/>
        </w:rPr>
        <w:t>alternative explanations</w:t>
      </w:r>
      <w:r w:rsidRPr="00522DE1">
        <w:rPr>
          <w:rFonts w:eastAsia="SimSun"/>
          <w:i/>
          <w:iCs/>
          <w:kern w:val="2"/>
        </w:rPr>
        <w:t xml:space="preserve"> for why the introduction of AI reduces the number of human answers that are not captured by the current controls. Second, any remaining residual effect could simply reflect </w:t>
      </w:r>
      <w:r w:rsidRPr="00522DE1">
        <w:rPr>
          <w:rFonts w:eastAsia="SimSun"/>
          <w:i/>
          <w:iCs/>
          <w:kern w:val="2"/>
          <w:highlight w:val="yellow"/>
        </w:rPr>
        <w:t>measurement error or incomplete operationalization</w:t>
      </w:r>
      <w:r w:rsidRPr="00522DE1">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w:t>
      </w:r>
      <w:r w:rsidRPr="00522DE1">
        <w:rPr>
          <w:rFonts w:eastAsia="SimSun"/>
          <w:i/>
          <w:iCs/>
          <w:kern w:val="2"/>
        </w:rPr>
        <w:lastRenderedPageBreak/>
        <w:t>effect can be cleanly attributed to a source-based mechanism.</w:t>
      </w:r>
    </w:p>
    <w:p w14:paraId="1A0DEFF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FE34E0" w14:textId="77777777" w:rsidR="00DD74E2" w:rsidRDefault="00DD74E2">
      <w:pPr>
        <w:pStyle w:val="Paragraph"/>
        <w:rPr>
          <w:ins w:id="2384" w:author="Dylan CHEN" w:date="2026-08-04T15:58:00Z" w16du:dateUtc="2026-08-04T07:58:00Z"/>
        </w:rPr>
        <w:pPrChange w:id="2385" w:author="Dylan CHEN" w:date="2026-08-05T17:27:00Z" w16du:dateUtc="2026-08-05T09:27:00Z">
          <w:pPr/>
        </w:pPrChange>
      </w:pPr>
      <w:ins w:id="2386" w:author="Dylan CHEN" w:date="2026-08-04T15:58:00Z" w16du:dateUtc="2026-08-04T07:58:00Z">
        <w:r>
          <w:t>We agree with the reviewer. The residual-based inference cannot be defended, for the two reasons the reviewer gives. Alternative explanations that the current controls do not capture may drive the reduction in human answers, and any remaining residual may reflect measurement error or an incomplete operationalization of the other channels. We no longer rest any claim on a residual.</w:t>
        </w:r>
      </w:ins>
    </w:p>
    <w:p w14:paraId="36ABC562" w14:textId="33C2C144" w:rsidR="00680D29" w:rsidRPr="00680D29" w:rsidRDefault="00DD74E2" w:rsidP="00680D29">
      <w:pPr>
        <w:spacing w:before="120"/>
        <w:rPr>
          <w:ins w:id="2387" w:author="Dylan CHEN" w:date="2026-08-20T22:37:00Z" w16du:dateUtc="2026-08-20T14:37:00Z"/>
          <w:b/>
          <w:bCs/>
        </w:rPr>
      </w:pPr>
      <w:ins w:id="2388" w:author="Dylan CHEN" w:date="2026-08-04T15:59:00Z" w16du:dateUtc="2026-08-04T07:59:00Z">
        <w:r>
          <w:t xml:space="preserve">In this revision we changed how the label enters the analysis. Previously we started from a total effect and then asked what explained the part that the content and position channels did not account for, and we labeled that remainder a source effect. </w:t>
        </w:r>
      </w:ins>
      <w:ins w:id="2389" w:author="Dylan CHEN" w:date="2026-08-20T22:37:00Z" w16du:dateUtc="2026-08-20T14:37:00Z">
        <w:r w:rsidR="00680D29">
          <w:rPr>
            <w:rFonts w:hint="eastAsia"/>
          </w:rPr>
          <w:t>W</w:t>
        </w:r>
        <w:r w:rsidR="00680D29" w:rsidRPr="00680D29">
          <w:t xml:space="preserve">e now claim that the effect of an AI answer depends on the </w:t>
        </w:r>
        <w:r w:rsidR="00680D29" w:rsidRPr="00680D29">
          <w:rPr>
            <w:b/>
            <w:bCs/>
          </w:rPr>
          <w:t>AI profile</w:t>
        </w:r>
        <w:r w:rsidR="00680D29" w:rsidRPr="00680D29">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00680D29" w:rsidRPr="00680D29">
          <w:rPr>
            <w:rFonts w:ascii="Calibri" w:eastAsia="Microsoft YaHei" w:hAnsi="Calibri"/>
            <w:sz w:val="22"/>
            <w:szCs w:val="22"/>
            <w:lang w:eastAsia="en-US"/>
          </w:rPr>
          <w:t xml:space="preserve"> </w:t>
        </w:r>
        <w:r w:rsidR="00680D29" w:rsidRPr="00680D29">
          <w:t>The positive prediction is thus derived from theory before analysis and is stated in the hypotheses themselves, not inferred after the fact.</w:t>
        </w:r>
      </w:ins>
    </w:p>
    <w:p w14:paraId="76C00874" w14:textId="77777777" w:rsidR="00680D29" w:rsidRPr="00680D29" w:rsidRDefault="00680D29" w:rsidP="00680D29">
      <w:pPr>
        <w:spacing w:before="120" w:after="120"/>
        <w:rPr>
          <w:ins w:id="2390" w:author="Dylan CHEN" w:date="2026-08-20T22:37:00Z" w16du:dateUtc="2026-08-20T14:37:00Z"/>
        </w:rPr>
      </w:pPr>
      <w:ins w:id="2391" w:author="Dylan CHEN" w:date="2026-08-20T22:37:00Z" w16du:dateUtc="2026-08-20T14:37:00Z">
        <w:r w:rsidRPr="00680D29">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4D869FDB" w14:textId="77777777" w:rsidR="00680D29" w:rsidRDefault="00680D29" w:rsidP="00680D29">
      <w:pPr>
        <w:pStyle w:val="Paragraph"/>
        <w:rPr>
          <w:ins w:id="2392" w:author="Dylan CHEN" w:date="2026-08-20T22:38:00Z" w16du:dateUtc="2026-08-20T14:38:00Z"/>
        </w:rPr>
      </w:pPr>
      <w:ins w:id="2393" w:author="Dylan CHEN" w:date="2026-08-20T22:38:00Z" w16du:dateUtc="2026-08-20T14:38:00Z">
        <w:r>
          <w:rPr>
            <w:rFonts w:hint="eastAsia"/>
          </w:rPr>
          <w:t>We hope you find this way of theoretical development under a coherent overarching theoretical framework clearer and satisfactory.</w:t>
        </w:r>
      </w:ins>
    </w:p>
    <w:p w14:paraId="3016F9C8" w14:textId="401151C3" w:rsidR="00680D29" w:rsidRDefault="00680D29" w:rsidP="00550611">
      <w:pPr>
        <w:pStyle w:val="Paragraph"/>
        <w:rPr>
          <w:ins w:id="2394" w:author="Dylan CHEN" w:date="2026-08-20T22:37:00Z" w16du:dateUtc="2026-08-20T14:37:00Z"/>
        </w:rPr>
      </w:pPr>
    </w:p>
    <w:p w14:paraId="3B5D200E" w14:textId="02BA7FA7" w:rsidR="00DD74E2" w:rsidRPr="00522DE1" w:rsidDel="00DD74E2" w:rsidRDefault="00DD74E2">
      <w:pPr>
        <w:pStyle w:val="Paragraph"/>
        <w:rPr>
          <w:del w:id="2395" w:author="Dylan CHEN" w:date="2026-08-04T15:59:00Z" w16du:dateUtc="2026-08-04T07:59:00Z"/>
        </w:rPr>
        <w:pPrChange w:id="2396" w:author="Dylan CHEN" w:date="2026-08-04T15:58:00Z" w16du:dateUtc="2026-08-04T07:58:00Z">
          <w:pPr>
            <w:pStyle w:val="NormalWeb"/>
            <w:spacing w:before="0" w:beforeAutospacing="0" w:after="0" w:afterAutospacing="0"/>
            <w:ind w:left="720" w:hanging="720"/>
          </w:pPr>
        </w:pPrChange>
      </w:pPr>
    </w:p>
    <w:p w14:paraId="0EC03CAF" w14:textId="3CE471A7" w:rsidR="00E942C7" w:rsidRPr="00522DE1" w:rsidRDefault="00E942C7" w:rsidP="00FB7C91">
      <w:pPr>
        <w:pStyle w:val="NormalWeb"/>
        <w:rPr>
          <w:b/>
        </w:rPr>
      </w:pPr>
      <w:r w:rsidRPr="00522DE1">
        <w:t>---------------------------------------------------------------------------------------------------------------------</w:t>
      </w:r>
    </w:p>
    <w:p w14:paraId="7FE4BFDD" w14:textId="78FDAFF6" w:rsidR="00E942C7" w:rsidRPr="00522DE1" w:rsidRDefault="000259A5" w:rsidP="00E942C7">
      <w:pPr>
        <w:widowControl w:val="0"/>
        <w:autoSpaceDE w:val="0"/>
        <w:spacing w:before="120" w:after="120"/>
        <w:jc w:val="both"/>
        <w:outlineLvl w:val="0"/>
        <w:rPr>
          <w:rFonts w:eastAsia="SimSun"/>
          <w:b/>
          <w:bCs/>
          <w:kern w:val="2"/>
        </w:rPr>
      </w:pPr>
      <w:ins w:id="2397" w:author="Dylan CHEN" w:date="2026-08-21T10:34:00Z" w16du:dateUtc="2026-08-21T02:34:00Z">
        <w:r>
          <w:rPr>
            <w:rFonts w:eastAsia="SimSun" w:hint="eastAsia"/>
            <w:b/>
            <w:bCs/>
            <w:kern w:val="2"/>
          </w:rPr>
          <w:t>#</w:t>
        </w:r>
      </w:ins>
      <w:r w:rsidR="00E942C7" w:rsidRPr="00522DE1">
        <w:rPr>
          <w:rFonts w:eastAsia="SimSun"/>
          <w:b/>
          <w:bCs/>
          <w:kern w:val="2"/>
        </w:rPr>
        <w:t>R3-</w:t>
      </w:r>
      <w:r w:rsidR="00351A2A" w:rsidRPr="00522DE1">
        <w:rPr>
          <w:rFonts w:eastAsia="SimSun"/>
          <w:b/>
          <w:bCs/>
          <w:kern w:val="2"/>
        </w:rPr>
        <w:t>4</w:t>
      </w:r>
      <w:r w:rsidR="005A124A">
        <w:rPr>
          <w:rFonts w:eastAsia="SimSun"/>
          <w:b/>
          <w:bCs/>
          <w:kern w:val="2"/>
        </w:rPr>
        <w:t xml:space="preserve"> (attention diversion)</w:t>
      </w:r>
    </w:p>
    <w:p w14:paraId="280971EC" w14:textId="7C9B8292"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Attention diversion mechanism</w:t>
      </w:r>
    </w:p>
    <w:p w14:paraId="21C31535" w14:textId="5AFD0D6C"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Although the effect of AI on the number of comments is statistically insignificant, the magnitude of the estimated coefficient is very similar to that for net likes. It may be hard to conclude that users</w:t>
      </w:r>
      <w:r w:rsidR="00052238">
        <w:rPr>
          <w:rFonts w:eastAsia="SimSun"/>
          <w:i/>
          <w:iCs/>
          <w:kern w:val="2"/>
        </w:rPr>
        <w:t>’</w:t>
      </w:r>
      <w:r w:rsidRPr="00522DE1">
        <w:rPr>
          <w:rFonts w:eastAsia="SimSun"/>
          <w:i/>
          <w:iCs/>
          <w:kern w:val="2"/>
        </w:rPr>
        <w:t xml:space="preserve"> attention has not been diverted from human to AI answers</w:t>
      </w:r>
      <w:r w:rsidR="0083300B" w:rsidRPr="00522DE1">
        <w:rPr>
          <w:rFonts w:eastAsia="SimSun"/>
          <w:i/>
          <w:iCs/>
          <w:kern w:val="2"/>
        </w:rPr>
        <w:t>.</w:t>
      </w:r>
    </w:p>
    <w:p w14:paraId="5411632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387B237" w14:textId="77777777" w:rsidR="000259A5" w:rsidRDefault="00DD74E2">
      <w:pPr>
        <w:pStyle w:val="Paragraph"/>
        <w:rPr>
          <w:ins w:id="2398" w:author="Dylan CHEN" w:date="2026-08-21T10:34:00Z" w16du:dateUtc="2026-08-21T02:34:00Z"/>
        </w:rPr>
      </w:pPr>
      <w:ins w:id="2399" w:author="Dylan CHEN" w:date="2026-08-04T15:59:00Z" w16du:dateUtc="2026-08-04T07:59:00Z">
        <w:r>
          <w:t xml:space="preserve">We thank the reviewer, and we clarify the logic of this test. The two outcomes are not comparable in the way that the similar coefficient magnitudes suggest, for two reasons. </w:t>
        </w:r>
      </w:ins>
    </w:p>
    <w:p w14:paraId="156B270E" w14:textId="77777777" w:rsidR="000259A5" w:rsidRDefault="00DD74E2">
      <w:pPr>
        <w:pStyle w:val="Paragraph"/>
        <w:rPr>
          <w:ins w:id="2400" w:author="Dylan CHEN" w:date="2026-08-21T10:34:00Z" w16du:dateUtc="2026-08-21T02:34:00Z"/>
        </w:rPr>
      </w:pPr>
      <w:ins w:id="2401" w:author="Dylan CHEN" w:date="2026-08-04T15:59:00Z" w16du:dateUtc="2026-08-04T07:59:00Z">
        <w:r w:rsidRPr="000259A5">
          <w:rPr>
            <w:b/>
            <w:bCs/>
            <w:rPrChange w:id="2402" w:author="Dylan CHEN" w:date="2026-08-21T10:34:00Z" w16du:dateUtc="2026-08-21T02:34:00Z">
              <w:rPr/>
            </w:rPrChange>
          </w:rPr>
          <w:t>First, they are measured on different scales.</w:t>
        </w:r>
        <w:r>
          <w:t xml:space="preserve"> The net likes variable is not logged, so its coefficient reflects an absolute change, whereas the number of comments is logged, so its coefficient reflects an approximate proportional change. A similar coefficient magnitude therefore does not indicate a similar effect. </w:t>
        </w:r>
      </w:ins>
    </w:p>
    <w:p w14:paraId="2CC01A28" w14:textId="308FBDA5" w:rsidR="00DD74E2" w:rsidRDefault="00DD74E2">
      <w:pPr>
        <w:pStyle w:val="Paragraph"/>
        <w:rPr>
          <w:ins w:id="2403" w:author="Dylan CHEN" w:date="2026-08-04T15:59:00Z" w16du:dateUtc="2026-08-04T07:59:00Z"/>
        </w:rPr>
        <w:pPrChange w:id="2404" w:author="Dylan CHEN" w:date="2026-08-04T15:59:00Z" w16du:dateUtc="2026-08-04T07:59:00Z">
          <w:pPr/>
        </w:pPrChange>
      </w:pPr>
      <w:ins w:id="2405" w:author="Dylan CHEN" w:date="2026-08-04T15:59:00Z" w16du:dateUtc="2026-08-04T07:59:00Z">
        <w:r w:rsidRPr="000259A5">
          <w:rPr>
            <w:b/>
            <w:bCs/>
            <w:rPrChange w:id="2406" w:author="Dylan CHEN" w:date="2026-08-21T10:34:00Z" w16du:dateUtc="2026-08-21T02:34:00Z">
              <w:rPr/>
            </w:rPrChange>
          </w:rPr>
          <w:t>Second, the two outcomes capture different things.</w:t>
        </w:r>
        <w:r>
          <w:t xml:space="preserve"> Net likes reflect viewer recognition of an answer, while comments reflect a more neutral activity that is driven by attention. Our test logic </w:t>
        </w:r>
        <w:r>
          <w:lastRenderedPageBreak/>
          <w:t>follows from this distinction. If attention were diverted from human answers to the AI answer, then both recognition and attention-driven activity should fall together, so the number of comments should decline as well. We do not observe a decline in comments. The pattern is therefore consistent with a reduction in recognition rather than a diversion of attention. For compactness, the analysis of net likes has been removed from the main text in this revision, but we retain the underlying logic here in response to the reviewer</w:t>
        </w:r>
      </w:ins>
      <w:r w:rsidR="00052238">
        <w:t>’</w:t>
      </w:r>
      <w:ins w:id="2407" w:author="Dylan CHEN" w:date="2026-08-04T15:59:00Z" w16du:dateUtc="2026-08-04T07:59:00Z">
        <w:r>
          <w:t>s concern.</w:t>
        </w:r>
      </w:ins>
    </w:p>
    <w:p w14:paraId="10E65DF0" w14:textId="4300AC94" w:rsidR="00DA09EE" w:rsidRPr="00550611" w:rsidRDefault="000259A5">
      <w:pPr>
        <w:widowControl w:val="0"/>
        <w:autoSpaceDE w:val="0"/>
        <w:autoSpaceDN w:val="0"/>
        <w:adjustRightInd w:val="0"/>
        <w:spacing w:before="120" w:after="120"/>
        <w:jc w:val="both"/>
        <w:rPr>
          <w:rPrChange w:id="2408" w:author="Dylan CHEN" w:date="2026-08-05T17:28:00Z" w16du:dateUtc="2026-08-05T09:28:00Z">
            <w:rPr>
              <w:rFonts w:eastAsia="SimSun"/>
            </w:rPr>
          </w:rPrChange>
        </w:rPr>
        <w:pPrChange w:id="2409" w:author="Dylan CHEN" w:date="2026-08-05T17:28:00Z" w16du:dateUtc="2026-08-05T09:28:00Z">
          <w:pPr>
            <w:spacing w:after="120"/>
            <w:ind w:left="720" w:hanging="720"/>
          </w:pPr>
        </w:pPrChange>
      </w:pPr>
      <w:ins w:id="2410" w:author="Dylan CHEN" w:date="2026-08-21T10:33:00Z" w16du:dateUtc="2026-08-21T02:33:00Z">
        <w:r w:rsidRPr="000259A5">
          <w:t>As stated in our opening remark, to make the paper more focused and to ensure the results align more strongly with our updated theoretical framework, we removed all netlike-related results in the manuscript.</w:t>
        </w:r>
      </w:ins>
      <w:ins w:id="2411" w:author="Dylan CHEN" w:date="2026-08-21T10:35:00Z" w16du:dateUtc="2026-08-21T02:35:00Z">
        <w:r>
          <w:rPr>
            <w:rFonts w:hint="eastAsia"/>
          </w:rPr>
          <w:t xml:space="preserve"> B</w:t>
        </w:r>
        <w:r>
          <w:t>ut we retain the underlying logic here in response to the reviewer’s concern.</w:t>
        </w:r>
      </w:ins>
    </w:p>
    <w:p w14:paraId="0F7CEABB" w14:textId="77777777" w:rsidR="00E942C7" w:rsidRPr="00522DE1" w:rsidRDefault="00E942C7" w:rsidP="00E942C7">
      <w:pPr>
        <w:spacing w:before="120" w:after="120"/>
        <w:rPr>
          <w:b/>
        </w:rPr>
      </w:pPr>
      <w:r w:rsidRPr="00522DE1">
        <w:t>---------------------------------------------------------------------------------------------------------------------</w:t>
      </w:r>
    </w:p>
    <w:p w14:paraId="4645CFF1" w14:textId="3FA81636" w:rsidR="00E942C7" w:rsidRPr="00522DE1" w:rsidRDefault="000259A5" w:rsidP="00E942C7">
      <w:pPr>
        <w:widowControl w:val="0"/>
        <w:autoSpaceDE w:val="0"/>
        <w:spacing w:before="120" w:after="120"/>
        <w:jc w:val="both"/>
        <w:outlineLvl w:val="0"/>
        <w:rPr>
          <w:rFonts w:eastAsia="SimSun"/>
          <w:b/>
          <w:bCs/>
          <w:kern w:val="2"/>
        </w:rPr>
      </w:pPr>
      <w:bookmarkStart w:id="2412" w:name="OLE_LINK31"/>
      <w:ins w:id="2413" w:author="Dylan CHEN" w:date="2026-08-21T10:33:00Z" w16du:dateUtc="2026-08-21T02:33:00Z">
        <w:r>
          <w:rPr>
            <w:rFonts w:eastAsia="SimSun" w:hint="eastAsia"/>
            <w:b/>
            <w:bCs/>
            <w:kern w:val="2"/>
          </w:rPr>
          <w:t>#</w:t>
        </w:r>
      </w:ins>
      <w:r w:rsidR="00E942C7" w:rsidRPr="00522DE1">
        <w:rPr>
          <w:rFonts w:eastAsia="SimSun"/>
          <w:b/>
          <w:bCs/>
          <w:kern w:val="2"/>
        </w:rPr>
        <w:t>R3-</w:t>
      </w:r>
      <w:r w:rsidR="00351A2A" w:rsidRPr="00522DE1">
        <w:rPr>
          <w:rFonts w:eastAsia="SimSun"/>
          <w:b/>
          <w:bCs/>
          <w:kern w:val="2"/>
        </w:rPr>
        <w:t>5</w:t>
      </w:r>
      <w:r w:rsidR="00C80E8D" w:rsidRPr="00522DE1">
        <w:rPr>
          <w:rFonts w:eastAsia="SimSun"/>
          <w:b/>
          <w:bCs/>
          <w:kern w:val="2"/>
        </w:rPr>
        <w:t xml:space="preserve"> (quality degradation)</w:t>
      </w:r>
    </w:p>
    <w:p w14:paraId="6CE4FBB7" w14:textId="77777777"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e. Quality degradation mechanism</w:t>
      </w:r>
    </w:p>
    <w:p w14:paraId="65A58D5B" w14:textId="3D1C7E74"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bookmarkStart w:id="2414" w:name="OLE_LINK18"/>
      <w:r w:rsidRPr="00522DE1">
        <w:rPr>
          <w:rFonts w:eastAsia="SimSun"/>
          <w:i/>
          <w:iCs/>
          <w:kern w:val="2"/>
        </w:rPr>
        <w:t>I believe the authors</w:t>
      </w:r>
      <w:r w:rsidR="00052238">
        <w:rPr>
          <w:rFonts w:eastAsia="SimSun"/>
          <w:i/>
          <w:iCs/>
          <w:kern w:val="2"/>
        </w:rPr>
        <w:t>’</w:t>
      </w:r>
      <w:r w:rsidRPr="00522DE1">
        <w:rPr>
          <w:rFonts w:eastAsia="SimSun"/>
          <w:i/>
          <w:iCs/>
          <w:kern w:val="2"/>
        </w:rPr>
        <w:t xml:space="preserve"> analysis only shows that users who post answers to questions with AI involvement have a similar level of expertise as those who respond to questions without AI. </w:t>
      </w:r>
      <w:r w:rsidRPr="000259A5">
        <w:rPr>
          <w:rFonts w:eastAsia="SimSun"/>
          <w:i/>
          <w:iCs/>
          <w:kern w:val="2"/>
          <w:highlight w:val="yellow"/>
          <w:rPrChange w:id="2415" w:author="Dylan CHEN" w:date="2026-08-21T10:19:00Z" w16du:dateUtc="2026-08-21T02:19:00Z">
            <w:rPr>
              <w:rFonts w:eastAsia="SimSun"/>
              <w:i/>
              <w:iCs/>
              <w:kern w:val="2"/>
            </w:rPr>
          </w:rPrChange>
        </w:rPr>
        <w:t>This does not, however, rule out the possibility that the same type of users exert less effort</w:t>
      </w:r>
      <w:r w:rsidRPr="00522DE1">
        <w:rPr>
          <w:rFonts w:eastAsia="SimSun"/>
          <w:i/>
          <w:iCs/>
          <w:kern w:val="2"/>
        </w:rPr>
        <w:t xml:space="preserve"> on questions where an AI answer is present, which could result in lower-quality human answers.</w:t>
      </w:r>
    </w:p>
    <w:bookmarkEnd w:id="2414"/>
    <w:p w14:paraId="1B2CC449"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C073C1" w14:textId="77777777" w:rsidR="000259A5" w:rsidRDefault="000259A5" w:rsidP="000259A5">
      <w:pPr>
        <w:pStyle w:val="NormalWeb"/>
        <w:rPr>
          <w:ins w:id="2416" w:author="Dylan CHEN" w:date="2026-08-21T10:31:00Z" w16du:dateUtc="2026-08-21T02:31:00Z"/>
          <w:color w:val="000000"/>
        </w:rPr>
      </w:pPr>
      <w:ins w:id="2417" w:author="Dylan CHEN" w:date="2026-08-21T10:31:00Z" w16du:dateUtc="2026-08-21T02:31:00Z">
        <w:r>
          <w:rPr>
            <w:rStyle w:val="Strong"/>
            <w:color w:val="000000"/>
          </w:rPr>
          <w:t>We thank the reviewer for this comment, and we examined both pathways through which quality degradation could reduce the recognition of human answers.</w:t>
        </w:r>
        <w:r>
          <w:rPr>
            <w:color w:val="000000"/>
          </w:rPr>
          <w:t xml:space="preserve"> The main effect at issue is the decline in net likes on human answers when an AI answer is present. One explanation for this decline is quality degradation, in which human answers are of lower quality. Quality degradation could arise through two pathways. The first is a compositional shift, in which lower-expertise users replace higher-expertise users. The second is reduced effort, in which the same users invest less effort and produce lower-quality answers. In our understanding, the reviewer's point that the same type of users exert less effort on questions where an AI answer is present is the second pathway. </w:t>
        </w:r>
        <w:r w:rsidRPr="000259A5">
          <w:rPr>
            <w:b/>
            <w:bCs/>
            <w:color w:val="000000"/>
            <w:rPrChange w:id="2418" w:author="Dylan CHEN" w:date="2026-08-21T10:31:00Z" w16du:dateUtc="2026-08-21T02:31:00Z">
              <w:rPr>
                <w:color w:val="000000"/>
              </w:rPr>
            </w:rPrChange>
          </w:rPr>
          <w:t>Effort is the channel through which the same users would produce lower-quality answers.</w:t>
        </w:r>
        <w:r>
          <w:rPr>
            <w:color w:val="000000"/>
          </w:rPr>
          <w:t xml:space="preserve"> We tested both pathways.</w:t>
        </w:r>
      </w:ins>
    </w:p>
    <w:p w14:paraId="59256632" w14:textId="4E1C5934" w:rsidR="000259A5" w:rsidRDefault="000259A5" w:rsidP="000259A5">
      <w:pPr>
        <w:pStyle w:val="NormalWeb"/>
        <w:numPr>
          <w:ilvl w:val="0"/>
          <w:numId w:val="64"/>
        </w:numPr>
        <w:rPr>
          <w:ins w:id="2419" w:author="Dylan CHEN" w:date="2026-08-21T10:31:00Z" w16du:dateUtc="2026-08-21T02:31:00Z"/>
          <w:color w:val="000000"/>
        </w:rPr>
      </w:pPr>
      <w:ins w:id="2420" w:author="Dylan CHEN" w:date="2026-08-21T10:31:00Z" w16du:dateUtc="2026-08-21T02:31:00Z">
        <w:r>
          <w:rPr>
            <w:rStyle w:val="Strong"/>
            <w:color w:val="000000"/>
          </w:rPr>
          <w:t>We find no evidence of a compositional shift.</w:t>
        </w:r>
        <w:r>
          <w:rPr>
            <w:color w:val="000000"/>
          </w:rPr>
          <w:t xml:space="preserve"> We measure expertise using each answerer's prior track record, specifically their count of previously accepted answers within the question's tag area. This metric reflects demonstrated domain competence. If AI discouraged expert participation, we would observe lower average expertise among human answerers on treated questions. </w:t>
        </w:r>
      </w:ins>
      <w:ins w:id="2421" w:author="Dylan CHEN" w:date="2026-08-21T10:32:00Z" w16du:dateUtc="2026-08-21T02:32:00Z">
        <w:r>
          <w:rPr>
            <w:rFonts w:hint="eastAsia"/>
            <w:color w:val="000000"/>
          </w:rPr>
          <w:t xml:space="preserve">Original </w:t>
        </w:r>
      </w:ins>
      <w:ins w:id="2422" w:author="Dylan CHEN" w:date="2026-08-21T10:31:00Z" w16du:dateUtc="2026-08-21T02:31:00Z">
        <w:r>
          <w:rPr>
            <w:color w:val="000000"/>
          </w:rPr>
          <w:t>Table 12, Column 2 shows no such reduction (β = 0.067, p = 0.241). The coefficient is positive but not significant, so expert answerers remain at least as willing to participate when AI answers are present.</w:t>
        </w:r>
      </w:ins>
    </w:p>
    <w:p w14:paraId="0ACE6936" w14:textId="17F94A93" w:rsidR="000259A5" w:rsidRDefault="000259A5" w:rsidP="000259A5">
      <w:pPr>
        <w:pStyle w:val="NormalWeb"/>
        <w:numPr>
          <w:ilvl w:val="0"/>
          <w:numId w:val="64"/>
        </w:numPr>
        <w:rPr>
          <w:ins w:id="2423" w:author="Dylan CHEN" w:date="2026-08-21T10:31:00Z" w16du:dateUtc="2026-08-21T02:31:00Z"/>
          <w:color w:val="000000"/>
        </w:rPr>
      </w:pPr>
      <w:ins w:id="2424" w:author="Dylan CHEN" w:date="2026-08-21T10:31:00Z" w16du:dateUtc="2026-08-21T02:31:00Z">
        <w:r>
          <w:rPr>
            <w:rStyle w:val="Strong"/>
            <w:color w:val="000000"/>
          </w:rPr>
          <w:t>We find no evidence of reduced answer quality.</w:t>
        </w:r>
        <w:r>
          <w:rPr>
            <w:color w:val="000000"/>
          </w:rPr>
          <w:t xml:space="preserve"> We regressed LLM-generated quality ratings of human answers on the AI treatment indicator. Table 12, Column 3 shows no association between AI presence and quality ratings (β = -0.002, p = 0.975). As a robustness check, we used answer length as an alternative quality proxy, since longer answers tend to be more comprehensive. </w:t>
        </w:r>
      </w:ins>
      <w:ins w:id="2425" w:author="Dylan CHEN" w:date="2026-08-21T10:32:00Z" w16du:dateUtc="2026-08-21T02:32:00Z">
        <w:r>
          <w:rPr>
            <w:rFonts w:hint="eastAsia"/>
            <w:color w:val="000000"/>
          </w:rPr>
          <w:t xml:space="preserve">Original </w:t>
        </w:r>
      </w:ins>
      <w:ins w:id="2426" w:author="Dylan CHEN" w:date="2026-08-21T10:31:00Z" w16du:dateUtc="2026-08-21T02:31:00Z">
        <w:r>
          <w:rPr>
            <w:color w:val="000000"/>
          </w:rPr>
          <w:t>Table 12, Column 4 shows human answers are slightly longer when AI is present, though the difference is not significant (β = 0.076, p = 0.072).</w:t>
        </w:r>
      </w:ins>
    </w:p>
    <w:p w14:paraId="78DD7D75" w14:textId="2081D228" w:rsidR="00DD74E2" w:rsidRPr="001F3A31" w:rsidRDefault="000259A5">
      <w:pPr>
        <w:pStyle w:val="NormalWeb"/>
        <w:rPr>
          <w:ins w:id="2427" w:author="Dylan CHEN" w:date="2026-08-04T16:00:00Z" w16du:dateUtc="2026-08-04T08:00:00Z"/>
        </w:rPr>
        <w:pPrChange w:id="2428" w:author="Dylan CHEN" w:date="2026-08-21T10:33:00Z" w16du:dateUtc="2026-08-21T02:33:00Z">
          <w:pPr>
            <w:pStyle w:val="Paragraph"/>
          </w:pPr>
        </w:pPrChange>
      </w:pPr>
      <w:ins w:id="2429" w:author="Dylan CHEN" w:date="2026-08-21T10:31:00Z" w16du:dateUtc="2026-08-21T02:31:00Z">
        <w:r>
          <w:rPr>
            <w:rStyle w:val="Strong"/>
            <w:color w:val="000000"/>
          </w:rPr>
          <w:lastRenderedPageBreak/>
          <w:t>These results provide indirect evidence on the effort channel.</w:t>
        </w:r>
        <w:r>
          <w:rPr>
            <w:color w:val="000000"/>
          </w:rPr>
          <w:t xml:space="preserve"> Conditional on the composition of answerers being unchanged, if the same type of users were to invest less effort in the presence of an AI answer, the quality of their answers would be expected to decline, because quality is determined by effort. We do not observe a decline in quality. This suggests that effort is likely not reduced. We acknowledge that we do not have a direct measure of the effort an answerer invests in a given answer, so this evidence is indirect and is not a direct test of the effort channel.</w:t>
        </w:r>
      </w:ins>
      <w:ins w:id="2430" w:author="Dylan CHEN" w:date="2026-08-21T10:33:00Z" w16du:dateUtc="2026-08-21T02:33:00Z">
        <w:r>
          <w:rPr>
            <w:rFonts w:hint="eastAsia"/>
            <w:color w:val="000000"/>
          </w:rPr>
          <w:t xml:space="preserve"> </w:t>
        </w:r>
      </w:ins>
      <w:ins w:id="2431" w:author="Dylan CHEN" w:date="2026-08-04T16:00:00Z" w16du:dateUtc="2026-08-04T08:00:00Z">
        <w:r w:rsidR="00DD74E2">
          <w:t xml:space="preserve">We are grateful to the reviewer for raising this point. </w:t>
        </w:r>
      </w:ins>
    </w:p>
    <w:p w14:paraId="47138838" w14:textId="77777777" w:rsidR="001A0223" w:rsidRPr="00E83740" w:rsidRDefault="001A0223" w:rsidP="001A0223">
      <w:pPr>
        <w:widowControl w:val="0"/>
        <w:autoSpaceDE w:val="0"/>
        <w:autoSpaceDN w:val="0"/>
        <w:adjustRightInd w:val="0"/>
        <w:spacing w:before="120" w:after="120"/>
        <w:jc w:val="both"/>
        <w:rPr>
          <w:ins w:id="2432" w:author="Dylan CHEN" w:date="2026-08-21T10:39:00Z" w16du:dateUtc="2026-08-21T02:39:00Z"/>
        </w:rPr>
      </w:pPr>
      <w:ins w:id="2433" w:author="Dylan CHEN" w:date="2026-08-21T10:39:00Z" w16du:dateUtc="2026-08-21T02:39:00Z">
        <w:r w:rsidRPr="000259A5">
          <w:t>As stated in our opening remark, to make the paper more focused and to ensure the results align more strongly with our updated theoretical framework, we removed all netlike-related results in the manuscript.</w:t>
        </w:r>
        <w:r>
          <w:rPr>
            <w:rFonts w:hint="eastAsia"/>
          </w:rPr>
          <w:t xml:space="preserve"> B</w:t>
        </w:r>
        <w:r>
          <w:t>ut we retain the underlying logic here in response to the reviewer’s concern.</w:t>
        </w:r>
      </w:ins>
    </w:p>
    <w:p w14:paraId="572E2062" w14:textId="784D4316" w:rsidR="00614D27" w:rsidRPr="00DD74E2" w:rsidDel="001A0223" w:rsidRDefault="00614D27">
      <w:pPr>
        <w:pStyle w:val="Paragraph"/>
        <w:rPr>
          <w:del w:id="2434" w:author="Dylan CHEN" w:date="2026-08-21T10:39:00Z" w16du:dateUtc="2026-08-21T02:39:00Z"/>
        </w:rPr>
        <w:pPrChange w:id="2435" w:author="Dylan CHEN" w:date="2026-08-04T16:00:00Z" w16du:dateUtc="2026-08-04T08:00:00Z">
          <w:pPr>
            <w:pStyle w:val="NormalWeb"/>
          </w:pPr>
        </w:pPrChange>
      </w:pPr>
    </w:p>
    <w:bookmarkEnd w:id="2412"/>
    <w:p w14:paraId="17A39778" w14:textId="77777777" w:rsidR="00E942C7" w:rsidRPr="00522DE1" w:rsidRDefault="00E942C7" w:rsidP="00E942C7">
      <w:pPr>
        <w:spacing w:before="120" w:after="120"/>
        <w:rPr>
          <w:b/>
        </w:rPr>
      </w:pPr>
      <w:r w:rsidRPr="00522DE1">
        <w:t>---------------------------------------------------------------------------------------------------------------------</w:t>
      </w:r>
    </w:p>
    <w:p w14:paraId="79F6A005" w14:textId="713558E6" w:rsidR="00E942C7" w:rsidRPr="00522DE1" w:rsidRDefault="001A0223" w:rsidP="00E942C7">
      <w:pPr>
        <w:widowControl w:val="0"/>
        <w:autoSpaceDE w:val="0"/>
        <w:spacing w:before="120" w:after="120"/>
        <w:jc w:val="both"/>
        <w:outlineLvl w:val="0"/>
        <w:rPr>
          <w:rFonts w:eastAsia="SimSun"/>
          <w:b/>
          <w:bCs/>
          <w:kern w:val="2"/>
        </w:rPr>
      </w:pPr>
      <w:bookmarkStart w:id="2436" w:name="OLE_LINK6"/>
      <w:ins w:id="2437" w:author="Dylan CHEN" w:date="2026-08-21T10:39:00Z" w16du:dateUtc="2026-08-21T02:39:00Z">
        <w:r>
          <w:rPr>
            <w:rFonts w:eastAsia="SimSun" w:hint="eastAsia"/>
            <w:b/>
            <w:bCs/>
            <w:kern w:val="2"/>
          </w:rPr>
          <w:t>#</w:t>
        </w:r>
      </w:ins>
      <w:r w:rsidR="00E942C7" w:rsidRPr="00522DE1">
        <w:rPr>
          <w:rFonts w:eastAsia="SimSun"/>
          <w:b/>
          <w:bCs/>
          <w:kern w:val="2"/>
        </w:rPr>
        <w:t>R3-</w:t>
      </w:r>
      <w:r w:rsidR="00351A2A" w:rsidRPr="00522DE1">
        <w:rPr>
          <w:rFonts w:eastAsia="SimSun"/>
          <w:b/>
          <w:bCs/>
          <w:kern w:val="2"/>
        </w:rPr>
        <w:t>6</w:t>
      </w:r>
      <w:r w:rsidR="00B2502B" w:rsidRPr="00522DE1">
        <w:rPr>
          <w:rFonts w:eastAsia="SimSun"/>
          <w:b/>
          <w:bCs/>
          <w:kern w:val="2"/>
        </w:rPr>
        <w:t xml:space="preserve"> (elevated expectation)</w:t>
      </w:r>
    </w:p>
    <w:p w14:paraId="4804ECB0" w14:textId="277E20F4"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 Elevated expectation mechanism</w:t>
      </w:r>
    </w:p>
    <w:p w14:paraId="305B710C" w14:textId="0ABD9EB4" w:rsidR="00E942C7"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663AEE" w14:textId="38875616" w:rsidR="00E353C6" w:rsidRDefault="00E353C6">
      <w:pPr>
        <w:pStyle w:val="Paragraph"/>
        <w:rPr>
          <w:ins w:id="2438" w:author="Dylan CHEN" w:date="2026-03-18T02:14:00Z" w16du:dateUtc="2026-03-17T18:14:00Z"/>
        </w:rPr>
        <w:pPrChange w:id="2439" w:author="Dylan CHEN" w:date="2026-03-18T02:14:00Z" w16du:dateUtc="2026-03-17T18:14:00Z">
          <w:pPr>
            <w:pStyle w:val="NormalWeb"/>
          </w:pPr>
        </w:pPrChange>
      </w:pPr>
      <w:ins w:id="2440" w:author="Dylan CHEN" w:date="2026-03-18T02:14:00Z" w16du:dateUtc="2026-03-17T18:14:00Z">
        <w:r>
          <w:t>We appreciate this thoughtful suggestion. However, directly using AI answer quality as a moderating variable is not feasible in our experimental design: questions in the control group never receive an AI answer, and thus no AI answer quality measure exists for these observations, precluding a valid cross-group interaction test.</w:t>
        </w:r>
      </w:ins>
    </w:p>
    <w:p w14:paraId="53EF6D63" w14:textId="1C34C397" w:rsidR="00E353C6" w:rsidRDefault="00E353C6">
      <w:pPr>
        <w:pStyle w:val="Paragraph"/>
        <w:rPr>
          <w:ins w:id="2441" w:author="Dylan CHEN" w:date="2026-03-18T02:14:00Z" w16du:dateUtc="2026-03-17T18:14:00Z"/>
        </w:rPr>
        <w:pPrChange w:id="2442" w:author="Dylan CHEN" w:date="2026-03-18T02:14:00Z" w16du:dateUtc="2026-03-17T18:14:00Z">
          <w:pPr>
            <w:pStyle w:val="NormalWeb"/>
          </w:pPr>
        </w:pPrChange>
      </w:pPr>
      <w:ins w:id="2443" w:author="Dylan CHEN" w:date="2026-03-18T02:14:00Z" w16du:dateUtc="2026-03-17T18:14:00Z">
        <w:r>
          <w:t>To address the underlying intuition</w:t>
        </w:r>
        <w:r>
          <w:rPr>
            <w:rFonts w:hint="eastAsia"/>
          </w:rPr>
          <w:t xml:space="preserve"> </w:t>
        </w:r>
        <w:r>
          <w:t>that higher-quality AI responses should elevate viewer expectations more strongly</w:t>
        </w:r>
        <w:r>
          <w:rPr>
            <w:rFonts w:hint="eastAsia"/>
          </w:rPr>
          <w:t xml:space="preserve">, </w:t>
        </w:r>
        <w:r>
          <w:t>we adopt a related but implementable approach. We use the quality of the first answer (regardless of whether it is AI-generated or human-generated) as a continuous moderator. Importantly, we exclude observations where the first answer in the control group is provided by a human answerer, because in the control group AI treatment equals zero by definition; interacting a zero-valued treatment indicator with one</w:t>
        </w:r>
      </w:ins>
      <w:r w:rsidR="00052238">
        <w:t>’</w:t>
      </w:r>
      <w:ins w:id="2444" w:author="Dylan CHEN" w:date="2026-03-18T02:14:00Z" w16du:dateUtc="2026-03-17T18:14:00Z">
        <w:r>
          <w:t>s own quality to predict one</w:t>
        </w:r>
      </w:ins>
      <w:r w:rsidR="00052238">
        <w:t>’</w:t>
      </w:r>
      <w:ins w:id="2445" w:author="Dylan CHEN" w:date="2026-03-18T02:14:00Z" w16du:dateUtc="2026-03-17T18:14:00Z">
        <w:r>
          <w:t>s own outcome lacks clear theoretical interpretation.</w:t>
        </w:r>
      </w:ins>
    </w:p>
    <w:p w14:paraId="0F7878F8" w14:textId="4C2FC906" w:rsidR="003F2F89" w:rsidRDefault="00E353C6">
      <w:pPr>
        <w:pStyle w:val="Paragraph"/>
        <w:rPr>
          <w:ins w:id="2446" w:author="Dylan CHEN" w:date="2026-03-18T02:15:00Z" w16du:dateUtc="2026-03-17T18:15:00Z"/>
        </w:rPr>
        <w:pPrChange w:id="2447" w:author="Dylan CHEN" w:date="2026-08-05T17:28:00Z" w16du:dateUtc="2026-08-05T09:28:00Z">
          <w:pPr>
            <w:spacing w:before="120" w:after="120"/>
          </w:pPr>
        </w:pPrChange>
      </w:pPr>
      <w:ins w:id="2448" w:author="Dylan CHEN" w:date="2026-03-18T02:14:00Z" w16du:dateUtc="2026-03-17T18:14:00Z">
        <w:r>
          <w:t xml:space="preserve">With this refined sample, we estimate: </w:t>
        </w:r>
        <w:r>
          <w:rPr>
            <w:rStyle w:val="Emphasis"/>
          </w:rPr>
          <w:t>netlikeNum = β₀ + β₁ AI × quality1Ans + answer timing FE + X + ε</w:t>
        </w:r>
        <w:r>
          <w:t>. The interaction coefficient is negative and statistically significant (β₁ = −0.037, p &lt; 0.05), indicating that when the first answer is of higher quality, AI treatment leads to a larger reduction in net likes on subsequent human answers. This result provides direct support for the elevated expectations mechanism: high-quality initial answers (predominantly AI in the treatment group) raise viewers</w:t>
        </w:r>
      </w:ins>
      <w:r w:rsidR="00052238">
        <w:t>’</w:t>
      </w:r>
      <w:ins w:id="2449" w:author="Dylan CHEN" w:date="2026-03-18T02:14:00Z" w16du:dateUtc="2026-03-17T18:14:00Z">
        <w:r>
          <w:t xml:space="preserve"> evaluative standards, leading to harsher assessments of subsequent human contributions. </w:t>
        </w:r>
      </w:ins>
    </w:p>
    <w:p w14:paraId="22E9EDFE" w14:textId="201BDBA6" w:rsidR="003E0959" w:rsidRPr="00E272B6" w:rsidRDefault="003D6EC1">
      <w:pPr>
        <w:pStyle w:val="TableFiguretitle"/>
        <w:pPrChange w:id="2450" w:author="Dylan CHEN" w:date="2026-03-18T02:15:00Z" w16du:dateUtc="2026-03-17T18:15:00Z">
          <w:pPr>
            <w:spacing w:before="120" w:after="120"/>
          </w:pPr>
        </w:pPrChange>
      </w:pPr>
      <w:ins w:id="2451" w:author="Dylan CHEN" w:date="2026-03-18T02:15:00Z" w16du:dateUtc="2026-03-17T18:15:00Z">
        <w:r>
          <w:rPr>
            <w:rFonts w:hint="eastAsia"/>
          </w:rPr>
          <w:t xml:space="preserve">Table </w:t>
        </w:r>
        <w:r>
          <w:rPr>
            <w:rFonts w:eastAsia="SimSun" w:hint="eastAsia"/>
          </w:rPr>
          <w:t>R3-6</w:t>
        </w:r>
        <w:r w:rsidRPr="00455ECF">
          <w:rPr>
            <w:rFonts w:eastAsia="SimSun"/>
          </w:rPr>
          <w:t>.</w:t>
        </w:r>
        <w:r>
          <w:rPr>
            <w:rFonts w:eastAsia="SimSun" w:hint="eastAsia"/>
          </w:rPr>
          <w:t xml:space="preserve"> </w:t>
        </w:r>
      </w:ins>
      <w:ins w:id="2452" w:author="Dylan CHEN" w:date="2026-03-18T02:16:00Z" w16du:dateUtc="2026-03-17T18:16:00Z">
        <w:r w:rsidRPr="003D6EC1">
          <w:rPr>
            <w:rFonts w:eastAsia="SimSun"/>
          </w:rPr>
          <w:t>Additional Test for Elevated Expectation Mechanism</w:t>
        </w:r>
      </w:ins>
    </w:p>
    <w:tbl>
      <w:tblPr>
        <w:tblW w:w="5000" w:type="pct"/>
        <w:jc w:val="center"/>
        <w:tblLayout w:type="fixed"/>
        <w:tblCellMar>
          <w:left w:w="0" w:type="dxa"/>
          <w:right w:w="0" w:type="dxa"/>
        </w:tblCellMar>
        <w:tblLook w:val="04A0" w:firstRow="1" w:lastRow="0" w:firstColumn="1" w:lastColumn="0" w:noHBand="0" w:noVBand="1"/>
        <w:tblPrChange w:id="2453" w:author="Dylan CHEN" w:date="2026-03-18T02:05:00Z" w16du:dateUtc="2026-03-17T18:05:00Z">
          <w:tblPr>
            <w:tblW w:w="6840" w:type="dxa"/>
            <w:tblCellMar>
              <w:left w:w="0" w:type="dxa"/>
              <w:right w:w="0" w:type="dxa"/>
            </w:tblCellMar>
            <w:tblLook w:val="04A0" w:firstRow="1" w:lastRow="0" w:firstColumn="1" w:lastColumn="0" w:noHBand="0" w:noVBand="1"/>
          </w:tblPr>
        </w:tblPrChange>
      </w:tblPr>
      <w:tblGrid>
        <w:gridCol w:w="2162"/>
        <w:gridCol w:w="7198"/>
        <w:tblGridChange w:id="2454">
          <w:tblGrid>
            <w:gridCol w:w="1580"/>
            <w:gridCol w:w="582"/>
            <w:gridCol w:w="4678"/>
            <w:gridCol w:w="2520"/>
          </w:tblGrid>
        </w:tblGridChange>
      </w:tblGrid>
      <w:tr w:rsidR="003F2F89" w14:paraId="6C2B9FB2" w14:textId="77777777" w:rsidTr="003F2F89">
        <w:trPr>
          <w:trHeight w:val="320"/>
          <w:jc w:val="center"/>
          <w:ins w:id="2455" w:author="Dylan CHEN" w:date="2026-03-18T02:04:00Z"/>
          <w:trPrChange w:id="2456" w:author="Dylan CHEN" w:date="2026-03-18T02:05:00Z" w16du:dateUtc="2026-03-17T18:05:00Z">
            <w:trPr>
              <w:gridAfter w:val="0"/>
              <w:trHeight w:val="320"/>
            </w:trPr>
          </w:trPrChange>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Change w:id="2457" w:author="Dylan CHEN" w:date="2026-03-18T02:05:00Z" w16du:dateUtc="2026-03-17T18:05:00Z">
              <w:tcPr>
                <w:tcW w:w="1580" w:type="dxa"/>
                <w:tcBorders>
                  <w:top w:val="single" w:sz="8" w:space="0" w:color="auto"/>
                  <w:left w:val="nil"/>
                  <w:bottom w:val="nil"/>
                  <w:right w:val="nil"/>
                </w:tcBorders>
                <w:noWrap/>
                <w:tcMar>
                  <w:top w:w="15" w:type="dxa"/>
                  <w:left w:w="15" w:type="dxa"/>
                  <w:bottom w:w="0" w:type="dxa"/>
                  <w:right w:w="15" w:type="dxa"/>
                </w:tcMar>
                <w:vAlign w:val="center"/>
                <w:hideMark/>
              </w:tcPr>
            </w:tcPrChange>
          </w:tcPr>
          <w:p w14:paraId="6670D060" w14:textId="77777777" w:rsidR="003F2F89" w:rsidRDefault="003F2F89">
            <w:pPr>
              <w:jc w:val="center"/>
              <w:rPr>
                <w:ins w:id="2458" w:author="Dylan CHEN" w:date="2026-03-18T02:04:00Z" w16du:dateUtc="2026-03-17T18:04:00Z"/>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Change w:id="2459" w:author="Dylan CHEN" w:date="2026-03-18T02:05:00Z" w16du:dateUtc="2026-03-17T18:05:00Z">
              <w:tcPr>
                <w:tcW w:w="5260" w:type="dxa"/>
                <w:gridSpan w:val="2"/>
                <w:tcBorders>
                  <w:top w:val="single" w:sz="8" w:space="0" w:color="auto"/>
                  <w:left w:val="nil"/>
                  <w:bottom w:val="nil"/>
                  <w:right w:val="nil"/>
                </w:tcBorders>
                <w:noWrap/>
                <w:tcMar>
                  <w:top w:w="15" w:type="dxa"/>
                  <w:left w:w="15" w:type="dxa"/>
                  <w:bottom w:w="0" w:type="dxa"/>
                  <w:right w:w="15" w:type="dxa"/>
                </w:tcMar>
                <w:vAlign w:val="center"/>
                <w:hideMark/>
              </w:tcPr>
            </w:tcPrChange>
          </w:tcPr>
          <w:p w14:paraId="10F6EE96" w14:textId="77777777" w:rsidR="003F2F89" w:rsidRDefault="003F2F89">
            <w:pPr>
              <w:jc w:val="center"/>
              <w:rPr>
                <w:ins w:id="2460" w:author="Dylan CHEN" w:date="2026-03-18T02:04:00Z" w16du:dateUtc="2026-03-17T18:04:00Z"/>
                <w:color w:val="000000"/>
                <w:sz w:val="20"/>
                <w:szCs w:val="20"/>
              </w:rPr>
            </w:pPr>
            <w:ins w:id="2461" w:author="Dylan CHEN" w:date="2026-03-18T02:04:00Z" w16du:dateUtc="2026-03-17T18:04:00Z">
              <w:r>
                <w:rPr>
                  <w:color w:val="000000"/>
                  <w:sz w:val="20"/>
                  <w:szCs w:val="20"/>
                </w:rPr>
                <w:t>(1)</w:t>
              </w:r>
            </w:ins>
          </w:p>
        </w:tc>
      </w:tr>
      <w:tr w:rsidR="003F2F89" w14:paraId="148E33C3" w14:textId="77777777" w:rsidTr="003F2F89">
        <w:trPr>
          <w:trHeight w:val="360"/>
          <w:jc w:val="center"/>
          <w:ins w:id="2462" w:author="Dylan CHEN" w:date="2026-03-18T02:04:00Z"/>
          <w:trPrChange w:id="2463" w:author="Dylan CHEN" w:date="2026-03-18T02:05:00Z" w16du:dateUtc="2026-03-17T18:05:00Z">
            <w:trPr>
              <w:gridAfter w:val="0"/>
              <w:trHeight w:val="36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2464"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609A5A23" w14:textId="77777777" w:rsidR="003F2F89" w:rsidRDefault="003F2F89">
            <w:pPr>
              <w:jc w:val="center"/>
              <w:rPr>
                <w:ins w:id="2465" w:author="Dylan CHEN" w:date="2026-03-18T02:04:00Z" w16du:dateUtc="2026-03-17T18:04:00Z"/>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2466"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C80CEE7" w14:textId="77777777" w:rsidR="003F2F89" w:rsidRDefault="003F2F89">
            <w:pPr>
              <w:rPr>
                <w:ins w:id="2467" w:author="Dylan CHEN" w:date="2026-03-18T02:04:00Z" w16du:dateUtc="2026-03-17T18:04:00Z"/>
                <w:color w:val="000000"/>
                <w:sz w:val="20"/>
                <w:szCs w:val="20"/>
              </w:rPr>
            </w:pPr>
            <w:ins w:id="2468" w:author="Dylan CHEN" w:date="2026-03-18T02:04:00Z" w16du:dateUtc="2026-03-17T18:04:00Z">
              <w:r>
                <w:rPr>
                  <w:color w:val="000000"/>
                  <w:sz w:val="20"/>
                  <w:szCs w:val="20"/>
                </w:rPr>
                <w:t>DV: number of net likes received by an answer (netlikeNum</w:t>
              </w:r>
              <w:r w:rsidRPr="003D6EC1">
                <w:rPr>
                  <w:color w:val="000000"/>
                  <w:sz w:val="20"/>
                  <w:szCs w:val="20"/>
                  <w:vertAlign w:val="subscript"/>
                  <w:rPrChange w:id="2469" w:author="Dylan CHEN" w:date="2026-03-18T02:16:00Z" w16du:dateUtc="2026-03-17T18:16:00Z">
                    <w:rPr>
                      <w:color w:val="000000"/>
                      <w:sz w:val="20"/>
                      <w:szCs w:val="20"/>
                    </w:rPr>
                  </w:rPrChange>
                </w:rPr>
                <w:t>ij</w:t>
              </w:r>
              <w:r>
                <w:rPr>
                  <w:color w:val="000000"/>
                  <w:sz w:val="20"/>
                  <w:szCs w:val="20"/>
                </w:rPr>
                <w:t>)</w:t>
              </w:r>
            </w:ins>
          </w:p>
        </w:tc>
      </w:tr>
      <w:tr w:rsidR="003F2F89" w14:paraId="20299A08" w14:textId="77777777" w:rsidTr="003F2F89">
        <w:trPr>
          <w:trHeight w:val="320"/>
          <w:jc w:val="center"/>
          <w:ins w:id="2470" w:author="Dylan CHEN" w:date="2026-03-18T02:04:00Z"/>
          <w:trPrChange w:id="2471" w:author="Dylan CHEN" w:date="2026-03-18T02:05:00Z" w16du:dateUtc="2026-03-17T18:05:00Z">
            <w:trPr>
              <w:gridAfter w:val="0"/>
              <w:trHeight w:val="320"/>
            </w:trPr>
          </w:trPrChange>
        </w:trPr>
        <w:tc>
          <w:tcPr>
            <w:tcW w:w="1580" w:type="dxa"/>
            <w:vMerge w:val="restart"/>
            <w:tcBorders>
              <w:top w:val="nil"/>
              <w:left w:val="nil"/>
              <w:bottom w:val="nil"/>
              <w:right w:val="nil"/>
            </w:tcBorders>
            <w:noWrap/>
            <w:tcMar>
              <w:top w:w="15" w:type="dxa"/>
              <w:left w:w="15" w:type="dxa"/>
              <w:bottom w:w="0" w:type="dxa"/>
              <w:right w:w="15" w:type="dxa"/>
            </w:tcMar>
            <w:vAlign w:val="center"/>
            <w:hideMark/>
            <w:tcPrChange w:id="2472" w:author="Dylan CHEN" w:date="2026-03-18T02:05:00Z" w16du:dateUtc="2026-03-17T18:05: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2E646A07" w14:textId="77777777" w:rsidR="003F2F89" w:rsidRDefault="003F2F89">
            <w:pPr>
              <w:rPr>
                <w:ins w:id="2473" w:author="Dylan CHEN" w:date="2026-03-18T02:04:00Z" w16du:dateUtc="2026-03-17T18:04:00Z"/>
                <w:i/>
                <w:iCs/>
                <w:color w:val="000000"/>
                <w:sz w:val="20"/>
                <w:szCs w:val="20"/>
              </w:rPr>
            </w:pPr>
            <w:ins w:id="2474" w:author="Dylan CHEN" w:date="2026-03-18T02:04:00Z" w16du:dateUtc="2026-03-17T18:04:00Z">
              <w:r>
                <w:rPr>
                  <w:i/>
                  <w:iCs/>
                  <w:color w:val="000000"/>
                  <w:sz w:val="20"/>
                  <w:szCs w:val="20"/>
                </w:rPr>
                <w:t>AI</w:t>
              </w:r>
              <w:r>
                <w:rPr>
                  <w:i/>
                  <w:iCs/>
                  <w:color w:val="000000"/>
                  <w:sz w:val="20"/>
                  <w:szCs w:val="20"/>
                  <w:vertAlign w:val="subscript"/>
                </w:rPr>
                <w:t>i</w:t>
              </w:r>
            </w:ins>
          </w:p>
        </w:tc>
        <w:tc>
          <w:tcPr>
            <w:tcW w:w="5260" w:type="dxa"/>
            <w:tcBorders>
              <w:top w:val="nil"/>
              <w:left w:val="nil"/>
              <w:bottom w:val="nil"/>
              <w:right w:val="nil"/>
            </w:tcBorders>
            <w:noWrap/>
            <w:tcMar>
              <w:top w:w="15" w:type="dxa"/>
              <w:left w:w="15" w:type="dxa"/>
              <w:bottom w:w="0" w:type="dxa"/>
              <w:right w:w="15" w:type="dxa"/>
            </w:tcMar>
            <w:vAlign w:val="center"/>
            <w:hideMark/>
            <w:tcPrChange w:id="2475"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444C22" w14:textId="77777777" w:rsidR="003F2F89" w:rsidRDefault="003F2F89">
            <w:pPr>
              <w:jc w:val="center"/>
              <w:rPr>
                <w:ins w:id="2476" w:author="Dylan CHEN" w:date="2026-03-18T02:04:00Z" w16du:dateUtc="2026-03-17T18:04:00Z"/>
                <w:color w:val="000000"/>
                <w:sz w:val="20"/>
                <w:szCs w:val="20"/>
              </w:rPr>
            </w:pPr>
            <w:ins w:id="2477" w:author="Dylan CHEN" w:date="2026-03-18T02:04:00Z" w16du:dateUtc="2026-03-17T18:04:00Z">
              <w:r>
                <w:rPr>
                  <w:color w:val="000000"/>
                  <w:sz w:val="20"/>
                  <w:szCs w:val="20"/>
                </w:rPr>
                <w:t>0.169</w:t>
              </w:r>
            </w:ins>
          </w:p>
        </w:tc>
      </w:tr>
      <w:tr w:rsidR="003F2F89" w14:paraId="758FCAAB" w14:textId="77777777" w:rsidTr="003F2F89">
        <w:trPr>
          <w:trHeight w:val="340"/>
          <w:jc w:val="center"/>
          <w:ins w:id="2478" w:author="Dylan CHEN" w:date="2026-03-18T02:04:00Z"/>
          <w:trPrChange w:id="2479" w:author="Dylan CHEN" w:date="2026-03-18T02:05:00Z" w16du:dateUtc="2026-03-17T18:05:00Z">
            <w:trPr>
              <w:gridAfter w:val="0"/>
              <w:trHeight w:val="340"/>
            </w:trPr>
          </w:trPrChange>
        </w:trPr>
        <w:tc>
          <w:tcPr>
            <w:tcW w:w="1580" w:type="dxa"/>
            <w:vMerge/>
            <w:tcBorders>
              <w:top w:val="nil"/>
              <w:left w:val="nil"/>
              <w:bottom w:val="nil"/>
              <w:right w:val="nil"/>
            </w:tcBorders>
            <w:vAlign w:val="center"/>
            <w:hideMark/>
            <w:tcPrChange w:id="2480" w:author="Dylan CHEN" w:date="2026-03-18T02:05:00Z" w16du:dateUtc="2026-03-17T18:05:00Z">
              <w:tcPr>
                <w:tcW w:w="0" w:type="auto"/>
                <w:vMerge/>
                <w:tcBorders>
                  <w:top w:val="nil"/>
                  <w:left w:val="nil"/>
                  <w:bottom w:val="nil"/>
                  <w:right w:val="nil"/>
                </w:tcBorders>
                <w:vAlign w:val="center"/>
                <w:hideMark/>
              </w:tcPr>
            </w:tcPrChange>
          </w:tcPr>
          <w:p w14:paraId="7706EB09" w14:textId="77777777" w:rsidR="003F2F89" w:rsidRDefault="003F2F89">
            <w:pPr>
              <w:rPr>
                <w:ins w:id="2481" w:author="Dylan CHEN" w:date="2026-03-18T02:04:00Z" w16du:dateUtc="2026-03-17T18:04:00Z"/>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2482"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F73B912" w14:textId="77777777" w:rsidR="003F2F89" w:rsidRDefault="003F2F89">
            <w:pPr>
              <w:jc w:val="center"/>
              <w:rPr>
                <w:ins w:id="2483" w:author="Dylan CHEN" w:date="2026-03-18T02:04:00Z" w16du:dateUtc="2026-03-17T18:04:00Z"/>
                <w:color w:val="000000"/>
                <w:sz w:val="20"/>
                <w:szCs w:val="20"/>
              </w:rPr>
            </w:pPr>
            <w:ins w:id="2484" w:author="Dylan CHEN" w:date="2026-03-18T02:04:00Z" w16du:dateUtc="2026-03-17T18:04:00Z">
              <w:r>
                <w:rPr>
                  <w:color w:val="000000"/>
                  <w:sz w:val="20"/>
                  <w:szCs w:val="20"/>
                </w:rPr>
                <w:t>(0.103)</w:t>
              </w:r>
            </w:ins>
          </w:p>
        </w:tc>
      </w:tr>
      <w:tr w:rsidR="003F2F89" w14:paraId="78F9A3A2" w14:textId="77777777" w:rsidTr="003F2F89">
        <w:trPr>
          <w:trHeight w:val="340"/>
          <w:jc w:val="center"/>
          <w:ins w:id="2485" w:author="Dylan CHEN" w:date="2026-03-18T02:04:00Z"/>
          <w:trPrChange w:id="2486" w:author="Dylan CHEN" w:date="2026-03-18T02:05:00Z" w16du:dateUtc="2026-03-17T18:05:00Z">
            <w:trPr>
              <w:gridAfter w:val="0"/>
              <w:trHeight w:val="340"/>
            </w:trPr>
          </w:trPrChange>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2487" w:author="Dylan CHEN" w:date="2026-03-18T02:05:00Z" w16du:dateUtc="2026-03-17T18:05: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285EE7E0" w14:textId="2B579592" w:rsidR="003F2F89" w:rsidRDefault="003F2F89">
            <w:pPr>
              <w:rPr>
                <w:ins w:id="2488" w:author="Dylan CHEN" w:date="2026-03-18T02:04:00Z" w16du:dateUtc="2026-03-17T18:04:00Z"/>
                <w:i/>
                <w:iCs/>
                <w:color w:val="000000"/>
                <w:sz w:val="20"/>
                <w:szCs w:val="20"/>
              </w:rPr>
            </w:pPr>
            <w:ins w:id="2489" w:author="Dylan CHEN" w:date="2026-03-18T02:04:00Z" w16du:dateUtc="2026-03-17T18:04:00Z">
              <w:r>
                <w:rPr>
                  <w:i/>
                  <w:iCs/>
                  <w:color w:val="000000"/>
                  <w:sz w:val="20"/>
                  <w:szCs w:val="20"/>
                </w:rPr>
                <w:lastRenderedPageBreak/>
                <w:t>AI</w:t>
              </w:r>
              <w:r>
                <w:rPr>
                  <w:i/>
                  <w:iCs/>
                  <w:color w:val="000000"/>
                  <w:sz w:val="20"/>
                  <w:szCs w:val="20"/>
                  <w:vertAlign w:val="subscript"/>
                </w:rPr>
                <w:t>i</w:t>
              </w:r>
              <w:r>
                <w:rPr>
                  <w:i/>
                  <w:iCs/>
                  <w:color w:val="000000"/>
                  <w:sz w:val="20"/>
                  <w:szCs w:val="20"/>
                </w:rPr>
                <w:t>*quality1Ans</w:t>
              </w:r>
            </w:ins>
            <w:ins w:id="2490" w:author="Dylan CHEN" w:date="2026-03-18T02:16:00Z" w16du:dateUtc="2026-03-17T18:16:00Z">
              <w:r w:rsidR="003D6EC1" w:rsidRPr="003D6EC1">
                <w:rPr>
                  <w:i/>
                  <w:iCs/>
                  <w:color w:val="000000"/>
                  <w:sz w:val="20"/>
                  <w:szCs w:val="20"/>
                  <w:vertAlign w:val="subscript"/>
                  <w:rPrChange w:id="2491" w:author="Dylan CHEN" w:date="2026-03-18T02:16:00Z" w16du:dateUtc="2026-03-17T18:16:00Z">
                    <w:rPr>
                      <w:i/>
                      <w:iCs/>
                      <w:color w:val="000000"/>
                      <w:sz w:val="20"/>
                      <w:szCs w:val="20"/>
                    </w:rPr>
                  </w:rPrChange>
                </w:rPr>
                <w:t>i</w:t>
              </w:r>
            </w:ins>
            <w:ins w:id="2492" w:author="Dylan CHEN" w:date="2026-03-18T02:04:00Z" w16du:dateUtc="2026-03-17T18:04:00Z">
              <w:r w:rsidRPr="003D6EC1">
                <w:rPr>
                  <w:i/>
                  <w:iCs/>
                  <w:color w:val="000000"/>
                  <w:sz w:val="20"/>
                  <w:szCs w:val="20"/>
                  <w:vertAlign w:val="subscript"/>
                  <w:rPrChange w:id="2493" w:author="Dylan CHEN" w:date="2026-03-18T02:16:00Z" w16du:dateUtc="2026-03-17T18:16:00Z">
                    <w:rPr>
                      <w:i/>
                      <w:iCs/>
                      <w:color w:val="000000"/>
                      <w:sz w:val="20"/>
                      <w:szCs w:val="20"/>
                    </w:rPr>
                  </w:rPrChange>
                </w:rPr>
                <w:t>j</w:t>
              </w:r>
            </w:ins>
          </w:p>
        </w:tc>
        <w:tc>
          <w:tcPr>
            <w:tcW w:w="5260" w:type="dxa"/>
            <w:tcBorders>
              <w:top w:val="nil"/>
              <w:left w:val="nil"/>
              <w:bottom w:val="nil"/>
              <w:right w:val="nil"/>
            </w:tcBorders>
            <w:noWrap/>
            <w:tcMar>
              <w:top w:w="15" w:type="dxa"/>
              <w:left w:w="15" w:type="dxa"/>
              <w:bottom w:w="0" w:type="dxa"/>
              <w:right w:w="15" w:type="dxa"/>
            </w:tcMar>
            <w:vAlign w:val="center"/>
            <w:hideMark/>
            <w:tcPrChange w:id="2494"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F2497A" w14:textId="77777777" w:rsidR="003F2F89" w:rsidRDefault="003F2F89">
            <w:pPr>
              <w:jc w:val="center"/>
              <w:rPr>
                <w:ins w:id="2495" w:author="Dylan CHEN" w:date="2026-03-18T02:04:00Z" w16du:dateUtc="2026-03-17T18:04:00Z"/>
                <w:color w:val="000000"/>
                <w:sz w:val="20"/>
                <w:szCs w:val="20"/>
              </w:rPr>
            </w:pPr>
            <w:ins w:id="2496" w:author="Dylan CHEN" w:date="2026-03-18T02:04:00Z" w16du:dateUtc="2026-03-17T18:04:00Z">
              <w:r>
                <w:rPr>
                  <w:color w:val="000000"/>
                  <w:sz w:val="20"/>
                  <w:szCs w:val="20"/>
                </w:rPr>
                <w:t>-0.037 *</w:t>
              </w:r>
            </w:ins>
          </w:p>
        </w:tc>
      </w:tr>
      <w:tr w:rsidR="003F2F89" w14:paraId="5570ADBE" w14:textId="77777777" w:rsidTr="003F2F89">
        <w:trPr>
          <w:trHeight w:val="360"/>
          <w:jc w:val="center"/>
          <w:ins w:id="2497" w:author="Dylan CHEN" w:date="2026-03-18T02:04:00Z"/>
          <w:trPrChange w:id="2498" w:author="Dylan CHEN" w:date="2026-03-18T02:05:00Z" w16du:dateUtc="2026-03-17T18:05:00Z">
            <w:trPr>
              <w:gridAfter w:val="0"/>
              <w:trHeight w:val="360"/>
            </w:trPr>
          </w:trPrChange>
        </w:trPr>
        <w:tc>
          <w:tcPr>
            <w:tcW w:w="1580" w:type="dxa"/>
            <w:vMerge/>
            <w:tcBorders>
              <w:top w:val="nil"/>
              <w:left w:val="nil"/>
              <w:bottom w:val="single" w:sz="4" w:space="0" w:color="000000"/>
              <w:right w:val="nil"/>
            </w:tcBorders>
            <w:vAlign w:val="center"/>
            <w:hideMark/>
            <w:tcPrChange w:id="2499" w:author="Dylan CHEN" w:date="2026-03-18T02:05:00Z" w16du:dateUtc="2026-03-17T18:05:00Z">
              <w:tcPr>
                <w:tcW w:w="0" w:type="auto"/>
                <w:vMerge/>
                <w:tcBorders>
                  <w:top w:val="nil"/>
                  <w:left w:val="nil"/>
                  <w:bottom w:val="single" w:sz="4" w:space="0" w:color="000000"/>
                  <w:right w:val="nil"/>
                </w:tcBorders>
                <w:vAlign w:val="center"/>
                <w:hideMark/>
              </w:tcPr>
            </w:tcPrChange>
          </w:tcPr>
          <w:p w14:paraId="1C0787A6" w14:textId="77777777" w:rsidR="003F2F89" w:rsidRDefault="003F2F89">
            <w:pPr>
              <w:rPr>
                <w:ins w:id="2500" w:author="Dylan CHEN" w:date="2026-03-18T02:04:00Z" w16du:dateUtc="2026-03-17T18:04:00Z"/>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2501"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7EBA047" w14:textId="77777777" w:rsidR="003F2F89" w:rsidRDefault="003F2F89">
            <w:pPr>
              <w:jc w:val="center"/>
              <w:rPr>
                <w:ins w:id="2502" w:author="Dylan CHEN" w:date="2026-03-18T02:04:00Z" w16du:dateUtc="2026-03-17T18:04:00Z"/>
                <w:color w:val="000000"/>
                <w:sz w:val="20"/>
                <w:szCs w:val="20"/>
              </w:rPr>
            </w:pPr>
            <w:ins w:id="2503" w:author="Dylan CHEN" w:date="2026-03-18T02:04:00Z" w16du:dateUtc="2026-03-17T18:04:00Z">
              <w:r>
                <w:rPr>
                  <w:color w:val="000000"/>
                  <w:sz w:val="20"/>
                  <w:szCs w:val="20"/>
                </w:rPr>
                <w:t>(0.015)</w:t>
              </w:r>
            </w:ins>
          </w:p>
        </w:tc>
      </w:tr>
      <w:tr w:rsidR="003F2F89" w14:paraId="46243B5C" w14:textId="77777777" w:rsidTr="003F2F89">
        <w:trPr>
          <w:trHeight w:val="340"/>
          <w:jc w:val="center"/>
          <w:ins w:id="2504" w:author="Dylan CHEN" w:date="2026-03-18T02:04:00Z"/>
          <w:trPrChange w:id="2505" w:author="Dylan CHEN" w:date="2026-03-18T02:05:00Z" w16du:dateUtc="2026-03-17T18:05:00Z">
            <w:trPr>
              <w:gridAfter w:val="0"/>
              <w:trHeight w:val="34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2506"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5EC625B7" w14:textId="77777777" w:rsidR="003F2F89" w:rsidRDefault="003F2F89">
            <w:pPr>
              <w:rPr>
                <w:ins w:id="2507" w:author="Dylan CHEN" w:date="2026-03-18T02:04:00Z" w16du:dateUtc="2026-03-17T18:04:00Z"/>
                <w:color w:val="000000"/>
                <w:sz w:val="20"/>
                <w:szCs w:val="20"/>
              </w:rPr>
            </w:pPr>
            <w:ins w:id="2508" w:author="Dylan CHEN" w:date="2026-03-18T02:04:00Z" w16du:dateUtc="2026-03-17T18:04:00Z">
              <w:r>
                <w:rPr>
                  <w:color w:val="000000"/>
                  <w:sz w:val="20"/>
                  <w:szCs w:val="20"/>
                </w:rPr>
                <w:t>other controls</w:t>
              </w:r>
            </w:ins>
          </w:p>
        </w:tc>
        <w:tc>
          <w:tcPr>
            <w:tcW w:w="5260" w:type="dxa"/>
            <w:tcBorders>
              <w:top w:val="nil"/>
              <w:left w:val="nil"/>
              <w:bottom w:val="nil"/>
              <w:right w:val="nil"/>
            </w:tcBorders>
            <w:noWrap/>
            <w:tcMar>
              <w:top w:w="15" w:type="dxa"/>
              <w:left w:w="15" w:type="dxa"/>
              <w:bottom w:w="0" w:type="dxa"/>
              <w:right w:w="15" w:type="dxa"/>
            </w:tcMar>
            <w:vAlign w:val="center"/>
            <w:hideMark/>
            <w:tcPrChange w:id="2509"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2A1D98F" w14:textId="77777777" w:rsidR="003F2F89" w:rsidRDefault="003F2F89">
            <w:pPr>
              <w:jc w:val="center"/>
              <w:rPr>
                <w:ins w:id="2510" w:author="Dylan CHEN" w:date="2026-03-18T02:04:00Z" w16du:dateUtc="2026-03-17T18:04:00Z"/>
                <w:color w:val="000000"/>
                <w:sz w:val="20"/>
                <w:szCs w:val="20"/>
              </w:rPr>
            </w:pPr>
            <w:ins w:id="2511" w:author="Dylan CHEN" w:date="2026-03-18T02:04:00Z" w16du:dateUtc="2026-03-17T18:04:00Z">
              <w:r>
                <w:rPr>
                  <w:color w:val="000000"/>
                  <w:sz w:val="20"/>
                  <w:szCs w:val="20"/>
                </w:rPr>
                <w:t>√</w:t>
              </w:r>
            </w:ins>
          </w:p>
        </w:tc>
      </w:tr>
      <w:tr w:rsidR="003F2F89" w14:paraId="4DC3D82A" w14:textId="77777777" w:rsidTr="003F2F89">
        <w:trPr>
          <w:trHeight w:val="340"/>
          <w:jc w:val="center"/>
          <w:ins w:id="2512" w:author="Dylan CHEN" w:date="2026-03-18T02:04:00Z"/>
          <w:trPrChange w:id="2513" w:author="Dylan CHEN" w:date="2026-03-18T02:05:00Z" w16du:dateUtc="2026-03-17T18:05:00Z">
            <w:trPr>
              <w:gridAfter w:val="0"/>
              <w:trHeight w:val="340"/>
            </w:trPr>
          </w:trPrChange>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Change w:id="2514" w:author="Dylan CHEN" w:date="2026-03-18T02:05:00Z" w16du:dateUtc="2026-03-17T18:05: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7060E5D" w14:textId="77777777" w:rsidR="003F2F89" w:rsidRDefault="003F2F89">
            <w:pPr>
              <w:rPr>
                <w:ins w:id="2515" w:author="Dylan CHEN" w:date="2026-03-18T02:04:00Z" w16du:dateUtc="2026-03-17T18:04:00Z"/>
                <w:color w:val="000000"/>
                <w:sz w:val="20"/>
                <w:szCs w:val="20"/>
              </w:rPr>
            </w:pPr>
            <w:ins w:id="2516" w:author="Dylan CHEN" w:date="2026-03-18T02:04:00Z" w16du:dateUtc="2026-03-17T18:04:00Z">
              <w:r>
                <w:rPr>
                  <w:color w:val="000000"/>
                  <w:sz w:val="20"/>
                  <w:szCs w:val="20"/>
                </w:rPr>
                <w:t>answer timing FE</w:t>
              </w:r>
            </w:ins>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2517"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E61ECBD" w14:textId="77777777" w:rsidR="003F2F89" w:rsidRDefault="003F2F89">
            <w:pPr>
              <w:jc w:val="center"/>
              <w:rPr>
                <w:ins w:id="2518" w:author="Dylan CHEN" w:date="2026-03-18T02:04:00Z" w16du:dateUtc="2026-03-17T18:04:00Z"/>
                <w:color w:val="000000"/>
                <w:sz w:val="20"/>
                <w:szCs w:val="20"/>
              </w:rPr>
            </w:pPr>
            <w:ins w:id="2519" w:author="Dylan CHEN" w:date="2026-03-18T02:04:00Z" w16du:dateUtc="2026-03-17T18:04:00Z">
              <w:r>
                <w:rPr>
                  <w:color w:val="000000"/>
                  <w:sz w:val="20"/>
                  <w:szCs w:val="20"/>
                </w:rPr>
                <w:t>√</w:t>
              </w:r>
            </w:ins>
          </w:p>
        </w:tc>
      </w:tr>
      <w:tr w:rsidR="003F2F89" w14:paraId="3B2879F9" w14:textId="77777777" w:rsidTr="003F2F89">
        <w:trPr>
          <w:trHeight w:val="340"/>
          <w:jc w:val="center"/>
          <w:ins w:id="2520" w:author="Dylan CHEN" w:date="2026-03-18T02:04:00Z"/>
          <w:trPrChange w:id="2521" w:author="Dylan CHEN" w:date="2026-03-18T02:05:00Z" w16du:dateUtc="2026-03-17T18:05:00Z">
            <w:trPr>
              <w:gridAfter w:val="0"/>
              <w:trHeight w:val="340"/>
            </w:trPr>
          </w:trPrChange>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Change w:id="2522" w:author="Dylan CHEN" w:date="2026-03-18T02:05:00Z" w16du:dateUtc="2026-03-17T18:05:00Z">
              <w:tcPr>
                <w:tcW w:w="0" w:type="auto"/>
                <w:tcBorders>
                  <w:top w:val="nil"/>
                  <w:left w:val="nil"/>
                  <w:bottom w:val="single" w:sz="8" w:space="0" w:color="auto"/>
                  <w:right w:val="nil"/>
                </w:tcBorders>
                <w:noWrap/>
                <w:tcMar>
                  <w:top w:w="15" w:type="dxa"/>
                  <w:left w:w="15" w:type="dxa"/>
                  <w:bottom w:w="0" w:type="dxa"/>
                  <w:right w:w="15" w:type="dxa"/>
                </w:tcMar>
                <w:vAlign w:val="center"/>
                <w:hideMark/>
              </w:tcPr>
            </w:tcPrChange>
          </w:tcPr>
          <w:p w14:paraId="6D48A45D" w14:textId="77777777" w:rsidR="003F2F89" w:rsidRDefault="003F2F89">
            <w:pPr>
              <w:rPr>
                <w:ins w:id="2523" w:author="Dylan CHEN" w:date="2026-03-18T02:04:00Z" w16du:dateUtc="2026-03-17T18:04:00Z"/>
                <w:color w:val="000000"/>
                <w:sz w:val="20"/>
                <w:szCs w:val="20"/>
              </w:rPr>
            </w:pPr>
            <w:ins w:id="2524" w:author="Dylan CHEN" w:date="2026-03-18T02:04:00Z" w16du:dateUtc="2026-03-17T18:04:00Z">
              <w:r>
                <w:rPr>
                  <w:color w:val="000000"/>
                  <w:sz w:val="20"/>
                  <w:szCs w:val="20"/>
                </w:rPr>
                <w:t>N</w:t>
              </w:r>
            </w:ins>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Change w:id="2525" w:author="Dylan CHEN" w:date="2026-03-18T02:05:00Z" w16du:dateUtc="2026-03-17T18:05:00Z">
              <w:tcPr>
                <w:tcW w:w="0" w:type="auto"/>
                <w:gridSpan w:val="2"/>
                <w:tcBorders>
                  <w:top w:val="nil"/>
                  <w:left w:val="nil"/>
                  <w:bottom w:val="single" w:sz="8" w:space="0" w:color="auto"/>
                  <w:right w:val="nil"/>
                </w:tcBorders>
                <w:noWrap/>
                <w:tcMar>
                  <w:top w:w="15" w:type="dxa"/>
                  <w:left w:w="15" w:type="dxa"/>
                  <w:bottom w:w="0" w:type="dxa"/>
                  <w:right w:w="15" w:type="dxa"/>
                </w:tcMar>
                <w:vAlign w:val="center"/>
                <w:hideMark/>
              </w:tcPr>
            </w:tcPrChange>
          </w:tcPr>
          <w:p w14:paraId="16D66D36" w14:textId="0E890E57" w:rsidR="003F2F89" w:rsidRDefault="003F2F89">
            <w:pPr>
              <w:jc w:val="center"/>
              <w:rPr>
                <w:ins w:id="2526" w:author="Dylan CHEN" w:date="2026-03-18T02:04:00Z" w16du:dateUtc="2026-03-17T18:04:00Z"/>
                <w:color w:val="000000"/>
                <w:sz w:val="20"/>
                <w:szCs w:val="20"/>
              </w:rPr>
            </w:pPr>
            <w:ins w:id="2527" w:author="Dylan CHEN" w:date="2026-03-18T02:05:00Z" w16du:dateUtc="2026-03-17T18:05:00Z">
              <w:r>
                <w:rPr>
                  <w:rFonts w:hint="eastAsia"/>
                  <w:color w:val="000000"/>
                  <w:sz w:val="20"/>
                  <w:szCs w:val="20"/>
                </w:rPr>
                <w:t>3</w:t>
              </w:r>
            </w:ins>
            <w:ins w:id="2528" w:author="Dylan CHEN" w:date="2026-03-18T02:04:00Z" w16du:dateUtc="2026-03-17T18:04:00Z">
              <w:r>
                <w:rPr>
                  <w:color w:val="000000"/>
                  <w:sz w:val="20"/>
                  <w:szCs w:val="20"/>
                </w:rPr>
                <w:t>,</w:t>
              </w:r>
            </w:ins>
            <w:ins w:id="2529" w:author="Dylan CHEN" w:date="2026-03-18T02:05:00Z" w16du:dateUtc="2026-03-17T18:05:00Z">
              <w:r>
                <w:rPr>
                  <w:rFonts w:hint="eastAsia"/>
                  <w:color w:val="000000"/>
                  <w:sz w:val="20"/>
                  <w:szCs w:val="20"/>
                </w:rPr>
                <w:t>189</w:t>
              </w:r>
            </w:ins>
          </w:p>
        </w:tc>
      </w:tr>
      <w:bookmarkEnd w:id="2436"/>
    </w:tbl>
    <w:p w14:paraId="5BA652B4" w14:textId="77777777" w:rsidR="00550611" w:rsidRDefault="00550611" w:rsidP="00550611">
      <w:pPr>
        <w:pStyle w:val="Paragraph"/>
        <w:rPr>
          <w:ins w:id="2530" w:author="Dylan CHEN" w:date="2026-08-05T17:28:00Z" w16du:dateUtc="2026-08-05T09:28:00Z"/>
        </w:rPr>
      </w:pPr>
    </w:p>
    <w:p w14:paraId="2C8618FB" w14:textId="15289A70" w:rsidR="000624A1" w:rsidRPr="00522DE1" w:rsidRDefault="001A0223" w:rsidP="00E942C7">
      <w:pPr>
        <w:spacing w:before="120" w:after="120"/>
      </w:pPr>
      <w:ins w:id="2531" w:author="Dylan CHEN" w:date="2026-08-21T10:41:00Z" w16du:dateUtc="2026-08-21T02:41:00Z">
        <w:r w:rsidRPr="001A0223">
          <w:rPr>
            <w:rFonts w:eastAsiaTheme="minorEastAsia"/>
            <w:color w:val="000000"/>
            <w:kern w:val="2"/>
          </w:rPr>
          <w:t>As stated in our opening remark, to make the paper more focused and to ensure the results align more strongly with our updated theoretical framework, we have respectfully discussed this analysis here but removed all netlike-related results in the manuscript.</w:t>
        </w:r>
        <w:r w:rsidRPr="001A0223" w:rsidDel="003F2F89">
          <w:rPr>
            <w:rFonts w:eastAsiaTheme="minorEastAsia"/>
            <w:color w:val="000000"/>
            <w:kern w:val="2"/>
          </w:rPr>
          <w:t xml:space="preserve"> </w:t>
        </w:r>
      </w:ins>
      <w:del w:id="2532" w:author="Dylan CHEN" w:date="2026-03-18T02:04:00Z" w16du:dateUtc="2026-03-17T18:04:00Z">
        <w:r w:rsidR="000624A1" w:rsidDel="003F2F89">
          <w:delText>[Put a table here]</w:delText>
        </w:r>
      </w:del>
    </w:p>
    <w:p w14:paraId="1E91E376" w14:textId="34539154" w:rsidR="00E942C7" w:rsidRPr="00522DE1" w:rsidRDefault="00E942C7" w:rsidP="00E942C7">
      <w:pPr>
        <w:spacing w:before="120" w:after="120"/>
        <w:rPr>
          <w:b/>
        </w:rPr>
      </w:pPr>
      <w:r w:rsidRPr="00522DE1">
        <w:t>---------------------------------------------------------------------------------------------------------------------</w:t>
      </w:r>
    </w:p>
    <w:p w14:paraId="5DCFE8A0" w14:textId="2F4BDA6D" w:rsidR="00E942C7" w:rsidRPr="00522DE1" w:rsidRDefault="00742092" w:rsidP="00E942C7">
      <w:pPr>
        <w:widowControl w:val="0"/>
        <w:autoSpaceDE w:val="0"/>
        <w:spacing w:before="120" w:after="120"/>
        <w:jc w:val="both"/>
        <w:outlineLvl w:val="0"/>
        <w:rPr>
          <w:rFonts w:eastAsia="SimSun"/>
          <w:b/>
          <w:bCs/>
          <w:kern w:val="2"/>
        </w:rPr>
      </w:pPr>
      <w:ins w:id="2533" w:author="Dylan CHEN" w:date="2026-08-20T15:06:00Z" w16du:dateUtc="2026-08-20T07:06:00Z">
        <w:r>
          <w:rPr>
            <w:rFonts w:eastAsia="SimSun" w:hint="eastAsia"/>
            <w:b/>
            <w:bCs/>
            <w:kern w:val="2"/>
          </w:rPr>
          <w:t>#</w:t>
        </w:r>
      </w:ins>
      <w:r w:rsidR="00E942C7" w:rsidRPr="00522DE1">
        <w:rPr>
          <w:rFonts w:eastAsia="SimSun"/>
          <w:b/>
          <w:bCs/>
          <w:kern w:val="2"/>
        </w:rPr>
        <w:t>R3-</w:t>
      </w:r>
      <w:r w:rsidR="00351A2A" w:rsidRPr="00522DE1">
        <w:rPr>
          <w:rFonts w:eastAsia="SimSun"/>
          <w:b/>
          <w:bCs/>
          <w:kern w:val="2"/>
        </w:rPr>
        <w:t>7</w:t>
      </w:r>
      <w:r w:rsidR="00B31E6C">
        <w:rPr>
          <w:rFonts w:eastAsia="SimSun"/>
          <w:b/>
          <w:bCs/>
          <w:kern w:val="2"/>
        </w:rPr>
        <w:t xml:space="preserve"> (theory)</w:t>
      </w:r>
    </w:p>
    <w:p w14:paraId="513E4285" w14:textId="56DB5B17" w:rsidR="00B2502B" w:rsidRPr="00522DE1"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Theory</w:t>
      </w:r>
    </w:p>
    <w:p w14:paraId="55602CEB" w14:textId="0AC6735C" w:rsidR="00506A3F" w:rsidRPr="00522DE1" w:rsidRDefault="00B2502B" w:rsidP="00B2502B">
      <w:pPr>
        <w:widowControl w:val="0"/>
        <w:autoSpaceDE w:val="0"/>
        <w:autoSpaceDN w:val="0"/>
        <w:adjustRightInd w:val="0"/>
        <w:spacing w:before="120" w:after="120"/>
        <w:ind w:leftChars="200" w:left="480"/>
        <w:jc w:val="both"/>
        <w:rPr>
          <w:rFonts w:eastAsia="SimSun"/>
          <w:i/>
          <w:iCs/>
          <w:kern w:val="2"/>
          <w:highlight w:val="yellow"/>
        </w:rPr>
      </w:pPr>
      <w:r w:rsidRPr="00522DE1">
        <w:rPr>
          <w:rFonts w:eastAsia="SimSun"/>
          <w:i/>
          <w:iCs/>
          <w:kern w:val="2"/>
        </w:rPr>
        <w:t>In Section 3, the authors seek to theorize how internal GenAI may influence users</w:t>
      </w:r>
      <w:r w:rsidR="00052238">
        <w:rPr>
          <w:rFonts w:eastAsia="SimSun"/>
          <w:i/>
          <w:iCs/>
          <w:kern w:val="2"/>
        </w:rPr>
        <w:t>’</w:t>
      </w:r>
      <w:r w:rsidRPr="00522DE1">
        <w:rPr>
          <w:rFonts w:eastAsia="SimSun"/>
          <w:i/>
          <w:iCs/>
          <w:kern w:val="2"/>
        </w:rPr>
        <w:t xml:space="preserve"> contributions to answers. However, there does not appear to be </w:t>
      </w:r>
      <w:r w:rsidRPr="00522DE1">
        <w:rPr>
          <w:rFonts w:eastAsia="SimSun"/>
          <w:i/>
          <w:iCs/>
          <w:kern w:val="2"/>
          <w:highlight w:val="yellow"/>
        </w:rPr>
        <w:t>an overarching theoretical framework that explains why all three effects should shape contribution decisions.</w:t>
      </w:r>
      <w:r w:rsidRPr="00522DE1">
        <w:rPr>
          <w:rFonts w:eastAsia="SimSun"/>
          <w:i/>
          <w:iCs/>
          <w:kern w:val="2"/>
        </w:rPr>
        <w:t xml:space="preserve"> At present, each effect is discussed in isolation, which makes the overall theoretical argument appear somewhat ad hoc</w:t>
      </w:r>
      <w:r w:rsidR="003C2647" w:rsidRPr="00522DE1">
        <w:rPr>
          <w:rFonts w:eastAsia="SimSun"/>
          <w:i/>
          <w:iCs/>
          <w:kern w:val="2"/>
        </w:rPr>
        <w:t xml:space="preserve">. </w:t>
      </w:r>
    </w:p>
    <w:p w14:paraId="716123AE"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bookmarkEnd w:id="2229"/>
    <w:p w14:paraId="0B4311C2" w14:textId="77777777" w:rsidR="00742092" w:rsidRPr="00742092" w:rsidRDefault="00742092" w:rsidP="00742092">
      <w:pPr>
        <w:spacing w:before="120" w:after="120"/>
        <w:rPr>
          <w:ins w:id="2534" w:author="Dylan CHEN" w:date="2026-08-20T15:06:00Z" w16du:dateUtc="2026-08-20T07:06:00Z"/>
        </w:rPr>
      </w:pPr>
      <w:ins w:id="2535" w:author="Dylan CHEN" w:date="2026-08-20T15:06:00Z" w16du:dateUtc="2026-08-20T07:06:00Z">
        <w:r w:rsidRPr="00742092">
          <w:t xml:space="preserve">We have rebuilt the theoretical development based on the email communication and off-line face-to-face instruction with SE. It begins from: </w:t>
        </w:r>
        <w:r w:rsidRPr="00742092">
          <w:rPr>
            <w:b/>
            <w:bCs/>
          </w:rPr>
          <w:t>1) a competitive encounter perspective</w:t>
        </w:r>
        <w:r w:rsidRPr="00742092">
          <w:t xml:space="preserve"> motivated by competition dynamics theory (Chen et al., 2007; Chen, 2009), which explains how the member appraises the AI rival; and </w:t>
        </w:r>
        <w:r w:rsidRPr="00742092">
          <w:rPr>
            <w:b/>
            <w:bCs/>
          </w:rPr>
          <w:t>2) a single overarching account Kahneman’s fast-and-slow theory</w:t>
        </w:r>
        <w:r w:rsidRPr="00742092">
          <w:t xml:space="preserve"> (Evans &amp; Stanovich, 2013; Kahneman, 2003, 2011), which explains which signal can affect each decision and when that signal becomes available..</w:t>
        </w:r>
      </w:ins>
    </w:p>
    <w:p w14:paraId="270CFE58" w14:textId="77777777" w:rsidR="00742092" w:rsidRPr="00742092" w:rsidRDefault="00742092" w:rsidP="00742092">
      <w:pPr>
        <w:spacing w:before="120" w:after="120"/>
        <w:rPr>
          <w:ins w:id="2536" w:author="Dylan CHEN" w:date="2026-08-20T15:06:00Z" w16du:dateUtc="2026-08-20T07:06:00Z"/>
        </w:rPr>
      </w:pPr>
      <w:ins w:id="2537" w:author="Dylan CHEN" w:date="2026-08-20T15:06:00Z" w16du:dateUtc="2026-08-20T07:06:00Z">
        <w:r w:rsidRPr="00742092">
          <w:rPr>
            <w:b/>
            <w:bCs/>
          </w:rPr>
          <w:t>The revised framework derives six predictions from three signals across the two decisions.</w:t>
        </w:r>
        <w:r w:rsidRPr="00742092">
          <w:t xml:space="preserve"> Specifically, we specify which mode of processing governs each decision and state the condition under which it does so. The answerer’s encounter unfolds in two stages. The first decision, whether to contribute at all, is binary and fast, and it is governed by System 1 because the only available information consists of surface cues, the AI label, and the AI answer length, which can be processed at a glance and cost almost nothing to process under the law of least effort. The second decision, how much effort to invest, is governed by System 2, and we state the condition for its engagement explicitly. Substantive answer quality is a slow signal that only deliberate reading can disclose, and System 2 engages because the competitive stakes, including a threat to the answerer’s professional identity, are judged sufficiently important to override the law of least effort.</w:t>
        </w:r>
      </w:ins>
    </w:p>
    <w:p w14:paraId="4DB6AD6C" w14:textId="622DB5E7" w:rsidR="00B2502B" w:rsidRPr="00DD74E2" w:rsidRDefault="00742092" w:rsidP="00742092">
      <w:pPr>
        <w:spacing w:before="120" w:after="120"/>
      </w:pPr>
      <w:ins w:id="2538" w:author="Dylan CHEN" w:date="2026-08-20T15:06:00Z" w16du:dateUtc="2026-08-20T07:06:00Z">
        <w:r w:rsidRPr="00742092">
          <w:t xml:space="preserve">Each route assignment is tied to a specific, testable hypothesis. For answer supply, the AI label is a fast source cue and predicts a positive level effect in H1, length is a glance-based coverage cue and predicts a negative slope in H2, and quality requires reading and predicts no appreciable slope in H3. For first human answer quality, the label predicts a negative level effect in H4, length predicts no appreciable slope in H5, and AI quality sets a benchmark and predicts a positive slope in H6. The mappings are therefore stated in advance and examined empirically </w:t>
        </w:r>
        <w:r w:rsidRPr="00742092">
          <w:lastRenderedPageBreak/>
          <w:t>rather than asserted post hoc. We hope the revised theoretical development section makes the theoretical grounding clearer.</w:t>
        </w:r>
      </w:ins>
      <w:del w:id="2539" w:author="Dylan CHEN" w:date="2026-08-20T15:06:00Z" w16du:dateUtc="2026-08-20T07:06:00Z">
        <w:r w:rsidR="00052238" w:rsidDel="00742092">
          <w:delText>’’’</w:delText>
        </w:r>
      </w:del>
    </w:p>
    <w:p w14:paraId="6F4581AD" w14:textId="5179EE45" w:rsidR="001A39D5" w:rsidRPr="00522DE1" w:rsidRDefault="001A39D5" w:rsidP="001A39D5">
      <w:pPr>
        <w:spacing w:before="120" w:after="120"/>
        <w:rPr>
          <w:b/>
        </w:rPr>
      </w:pPr>
      <w:r w:rsidRPr="00522DE1">
        <w:t>---------------------------------------------------------------------------------------------------------------------</w:t>
      </w:r>
    </w:p>
    <w:p w14:paraId="588CC9C0" w14:textId="3044E24A" w:rsidR="001A39D5" w:rsidRPr="00522DE1" w:rsidRDefault="002D45CB" w:rsidP="001A39D5">
      <w:pPr>
        <w:widowControl w:val="0"/>
        <w:autoSpaceDE w:val="0"/>
        <w:spacing w:before="120" w:after="120"/>
        <w:jc w:val="both"/>
        <w:outlineLvl w:val="0"/>
        <w:rPr>
          <w:rFonts w:eastAsia="SimSun"/>
          <w:b/>
          <w:bCs/>
          <w:kern w:val="2"/>
        </w:rPr>
      </w:pPr>
      <w:ins w:id="2540" w:author="Dylan CHEN" w:date="2026-08-20T17:42:00Z" w16du:dateUtc="2026-08-20T09:42:00Z">
        <w:r>
          <w:rPr>
            <w:rFonts w:eastAsia="SimSun" w:hint="eastAsia"/>
            <w:b/>
            <w:bCs/>
            <w:kern w:val="2"/>
          </w:rPr>
          <w:t>#</w:t>
        </w:r>
      </w:ins>
      <w:r w:rsidR="001A39D5" w:rsidRPr="00522DE1">
        <w:rPr>
          <w:rFonts w:eastAsia="SimSun"/>
          <w:b/>
          <w:bCs/>
          <w:kern w:val="2"/>
        </w:rPr>
        <w:t>R3-</w:t>
      </w:r>
      <w:r w:rsidR="001535FF" w:rsidRPr="00522DE1">
        <w:rPr>
          <w:rFonts w:eastAsia="SimSun"/>
          <w:b/>
          <w:bCs/>
          <w:kern w:val="2"/>
        </w:rPr>
        <w:t>8</w:t>
      </w:r>
      <w:r w:rsidR="00B2502B" w:rsidRPr="00522DE1">
        <w:rPr>
          <w:rFonts w:eastAsia="SimSun"/>
          <w:b/>
          <w:bCs/>
          <w:kern w:val="2"/>
        </w:rPr>
        <w:t xml:space="preserve"> (5 mins)</w:t>
      </w:r>
    </w:p>
    <w:p w14:paraId="1E3C9B68" w14:textId="3B28889B"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3. Other minor issues</w:t>
      </w:r>
    </w:p>
    <w:p w14:paraId="15270264" w14:textId="27729CA4" w:rsidR="001A39D5"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a. On page 18, the authors state that </w:t>
      </w:r>
      <w:r w:rsidR="00E71BCF">
        <w:rPr>
          <w:rFonts w:eastAsia="SimSun"/>
          <w:i/>
          <w:iCs/>
          <w:kern w:val="2"/>
        </w:rPr>
        <w:t>“</w:t>
      </w:r>
      <w:r w:rsidRPr="00522DE1">
        <w:rPr>
          <w:rFonts w:eastAsia="SimSun"/>
          <w:i/>
          <w:iCs/>
          <w:kern w:val="2"/>
        </w:rPr>
        <w:t>we observe that AI answers appear within five minutes of question posting.</w:t>
      </w:r>
      <w:r w:rsidR="00E71BCF">
        <w:rPr>
          <w:rFonts w:eastAsia="SimSun"/>
          <w:i/>
          <w:iCs/>
          <w:kern w:val="2"/>
        </w:rPr>
        <w:t>”</w:t>
      </w:r>
      <w:r w:rsidRPr="00522DE1">
        <w:rPr>
          <w:rFonts w:eastAsia="SimSun"/>
          <w:i/>
          <w:iCs/>
          <w:kern w:val="2"/>
        </w:rPr>
        <w:t xml:space="preserve"> </w:t>
      </w:r>
      <w:r w:rsidRPr="00992B08">
        <w:rPr>
          <w:rFonts w:eastAsia="SimSun"/>
          <w:i/>
          <w:iCs/>
          <w:kern w:val="2"/>
          <w:highlight w:val="yellow"/>
          <w:rPrChange w:id="2541" w:author="Dylan CHEN" w:date="2026-08-05T14:55:00Z" w16du:dateUtc="2026-08-05T06:55:00Z">
            <w:rPr>
              <w:rFonts w:eastAsia="SimSun"/>
              <w:i/>
              <w:iCs/>
              <w:kern w:val="2"/>
            </w:rPr>
          </w:rPrChange>
        </w:rPr>
        <w:t>Could the authors verify whether AI answers consistently arrive faster than human answers</w:t>
      </w:r>
      <w:r w:rsidRPr="00522DE1">
        <w:rPr>
          <w:rFonts w:eastAsia="SimSun"/>
          <w:i/>
          <w:iCs/>
          <w:kern w:val="2"/>
        </w:rPr>
        <w:t>?</w:t>
      </w:r>
    </w:p>
    <w:p w14:paraId="14937EF0" w14:textId="77777777" w:rsidR="001A39D5" w:rsidRPr="00522DE1" w:rsidRDefault="001A39D5" w:rsidP="001A39D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424F8F0" w14:textId="77777777" w:rsidR="00992B08" w:rsidRDefault="00992B08">
      <w:pPr>
        <w:pStyle w:val="Paragraph"/>
        <w:rPr>
          <w:ins w:id="2542" w:author="Dylan CHEN" w:date="2026-08-05T14:55:00Z" w16du:dateUtc="2026-08-05T06:55:00Z"/>
        </w:rPr>
        <w:pPrChange w:id="2543" w:author="Dylan CHEN" w:date="2026-08-05T17:29:00Z" w16du:dateUtc="2026-08-05T09:29:00Z">
          <w:pPr>
            <w:pStyle w:val="NormalWeb"/>
            <w:spacing w:before="120" w:after="120"/>
          </w:pPr>
        </w:pPrChange>
      </w:pPr>
      <w:ins w:id="2544" w:author="Dylan CHEN" w:date="2026-08-05T14:55:00Z" w16du:dateUtc="2026-08-05T06:55:00Z">
        <w:r>
          <w:t>Sorry for the confusion. 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15016F74" w14:textId="096EEEA6" w:rsidR="00C82CFA" w:rsidRPr="00522DE1" w:rsidRDefault="00992B08">
      <w:pPr>
        <w:pStyle w:val="Paragraph"/>
        <w:pPrChange w:id="2545" w:author="Dylan CHEN" w:date="2026-08-05T17:29:00Z" w16du:dateUtc="2026-08-05T09:29:00Z">
          <w:pPr>
            <w:pStyle w:val="NormalWeb"/>
            <w:spacing w:before="120" w:after="120"/>
          </w:pPr>
        </w:pPrChange>
      </w:pPr>
      <w:ins w:id="2546" w:author="Dylan CHEN" w:date="2026-08-05T14:55:00Z" w16du:dateUtc="2026-08-05T06:55:00Z">
        <w:r>
          <w:t>Due to the time needed for AI answer generation, there is a small delay. In practice, this window is negligible relative to human response latency, since the first human answer is posted 22.067 hours on average. It will be faster than most humans.</w:t>
        </w:r>
      </w:ins>
    </w:p>
    <w:p w14:paraId="1DB21C77" w14:textId="77777777" w:rsidR="00E942C7" w:rsidRPr="00522DE1" w:rsidRDefault="00E942C7" w:rsidP="00E942C7">
      <w:pPr>
        <w:spacing w:before="120" w:after="120"/>
        <w:rPr>
          <w:b/>
        </w:rPr>
      </w:pPr>
      <w:r w:rsidRPr="00522DE1">
        <w:t>---------------------------------------------------------------------------------------------------------------------</w:t>
      </w:r>
    </w:p>
    <w:p w14:paraId="54FAC138" w14:textId="777ECEF0" w:rsidR="00E942C7" w:rsidRPr="00522DE1" w:rsidRDefault="00F268A4" w:rsidP="00E942C7">
      <w:pPr>
        <w:widowControl w:val="0"/>
        <w:autoSpaceDE w:val="0"/>
        <w:spacing w:before="120" w:after="120"/>
        <w:jc w:val="both"/>
        <w:outlineLvl w:val="0"/>
        <w:rPr>
          <w:rFonts w:eastAsia="SimSun"/>
          <w:b/>
          <w:bCs/>
          <w:kern w:val="2"/>
        </w:rPr>
      </w:pPr>
      <w:ins w:id="2547" w:author="Dylan CHEN" w:date="2026-08-20T16:34:00Z" w16du:dateUtc="2026-08-20T08:34:00Z">
        <w:r>
          <w:rPr>
            <w:rFonts w:eastAsia="SimSun" w:hint="eastAsia"/>
            <w:b/>
            <w:bCs/>
            <w:kern w:val="2"/>
          </w:rPr>
          <w:t>#</w:t>
        </w:r>
      </w:ins>
      <w:r w:rsidR="000B7F20">
        <w:rPr>
          <w:rFonts w:eastAsia="SimSun"/>
          <w:b/>
          <w:bCs/>
          <w:kern w:val="2"/>
        </w:rPr>
        <w:t>*</w:t>
      </w:r>
      <w:r w:rsidR="00E942C7" w:rsidRPr="00522DE1">
        <w:rPr>
          <w:rFonts w:eastAsia="SimSun"/>
          <w:b/>
          <w:bCs/>
          <w:kern w:val="2"/>
        </w:rPr>
        <w:t>R3-</w:t>
      </w:r>
      <w:r w:rsidR="001535FF" w:rsidRPr="00522DE1">
        <w:rPr>
          <w:rFonts w:eastAsia="SimSun"/>
          <w:b/>
          <w:bCs/>
          <w:kern w:val="2"/>
        </w:rPr>
        <w:t>9</w:t>
      </w:r>
    </w:p>
    <w:p w14:paraId="6FC5DCEC" w14:textId="11F3DDA6" w:rsidR="00355E00" w:rsidRPr="00522DE1" w:rsidRDefault="00984718"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b. The authors state that they collected all questions and answers posted between September 2023 and February 2024. However, </w:t>
      </w:r>
      <w:r w:rsidRPr="00522DE1">
        <w:rPr>
          <w:rFonts w:eastAsia="SimSun"/>
          <w:i/>
          <w:iCs/>
          <w:kern w:val="2"/>
          <w:highlight w:val="yellow"/>
        </w:rPr>
        <w:t>the analyses presented later in the paper also make use of pre-treatment data</w:t>
      </w:r>
      <w:r w:rsidRPr="00522DE1">
        <w:rPr>
          <w:rFonts w:eastAsia="SimSun"/>
          <w:i/>
          <w:iCs/>
          <w:kern w:val="2"/>
        </w:rPr>
        <w:t>. The authors may want to correct this statement.</w:t>
      </w:r>
      <w:r w:rsidR="00163F69" w:rsidRPr="00522DE1">
        <w:rPr>
          <w:rFonts w:eastAsia="SimSun"/>
          <w:i/>
          <w:iCs/>
          <w:kern w:val="2"/>
        </w:rPr>
        <w:t xml:space="preserve"> </w:t>
      </w:r>
    </w:p>
    <w:p w14:paraId="70377CFF"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47D482" w14:textId="29092F8D" w:rsidR="00D366D7" w:rsidRDefault="00406972">
      <w:pPr>
        <w:pStyle w:val="Paragraph"/>
        <w:pPrChange w:id="2548" w:author="Dylan CHEN" w:date="2026-08-05T17:29:00Z" w16du:dateUtc="2026-08-05T09:29:00Z">
          <w:pPr>
            <w:pStyle w:val="NormalWeb"/>
            <w:spacing w:before="120" w:after="120"/>
          </w:pPr>
        </w:pPrChange>
      </w:pPr>
      <w:r>
        <w:t>Sorry for the confusion</w:t>
      </w:r>
      <w:r w:rsidR="00E2631B">
        <w:t>. Our main experimental analyses focus on the 150-day experimental window from September 2023 to February 2024. However, for specific analyses such as the spillover effect analysis that compares user behavior before and after the experiment began, we utilized pre-treatment data to establish baseline patterns.</w:t>
      </w:r>
    </w:p>
    <w:p w14:paraId="1025376F" w14:textId="2F4EF3B5" w:rsidR="00D366D7" w:rsidRDefault="00D366D7">
      <w:pPr>
        <w:pStyle w:val="Paragraph"/>
        <w:pPrChange w:id="2549" w:author="Dylan CHEN" w:date="2026-08-05T17:29:00Z" w16du:dateUtc="2026-08-05T09:29:00Z">
          <w:pPr>
            <w:pStyle w:val="NormalWeb"/>
            <w:spacing w:before="120" w:after="120"/>
          </w:pPr>
        </w:pPrChange>
      </w:pPr>
      <w:r>
        <w:t xml:space="preserve">We have revised the data </w:t>
      </w:r>
      <w:r w:rsidR="00C578C9">
        <w:t xml:space="preserve">collection </w:t>
      </w:r>
      <w:r>
        <w:t xml:space="preserve">description in </w:t>
      </w:r>
      <w:ins w:id="2550" w:author="Dylan CHEN" w:date="2026-08-20T16:35:00Z" w16du:dateUtc="2026-08-20T08:35:00Z">
        <w:r w:rsidR="00F268A4">
          <w:rPr>
            <w:rFonts w:hint="eastAsia"/>
          </w:rPr>
          <w:t xml:space="preserve">the </w:t>
        </w:r>
      </w:ins>
      <w:del w:id="2551" w:author="Dylan CHEN" w:date="2026-08-20T16:35:00Z" w16du:dateUtc="2026-08-20T08:35:00Z">
        <w:r w:rsidR="00C578C9" w:rsidDel="00F268A4">
          <w:rPr>
            <w:rFonts w:hint="eastAsia"/>
          </w:rPr>
          <w:delText xml:space="preserve">1st Paragraph of </w:delText>
        </w:r>
        <w:r w:rsidDel="00F268A4">
          <w:rPr>
            <w:rFonts w:hint="eastAsia"/>
          </w:rPr>
          <w:delText>Section 4.</w:delText>
        </w:r>
        <w:r w:rsidR="00D26032" w:rsidDel="00F268A4">
          <w:rPr>
            <w:rFonts w:hint="eastAsia"/>
          </w:rPr>
          <w:delText>2</w:delText>
        </w:r>
        <w:r w:rsidDel="00F268A4">
          <w:rPr>
            <w:rFonts w:hint="eastAsia"/>
          </w:rPr>
          <w:delText xml:space="preserve"> </w:delText>
        </w:r>
      </w:del>
      <w:ins w:id="2552" w:author="Dylan CHEN" w:date="2026-08-20T16:35:00Z" w16du:dateUtc="2026-08-20T08:35:00Z">
        <w:r w:rsidR="00F268A4">
          <w:rPr>
            <w:rFonts w:hint="eastAsia"/>
          </w:rPr>
          <w:t xml:space="preserve">data collection section </w:t>
        </w:r>
      </w:ins>
      <w:r>
        <w:t xml:space="preserve">to accurately reflect both the data </w:t>
      </w:r>
      <w:r w:rsidR="00C578C9">
        <w:t xml:space="preserve">used in </w:t>
      </w:r>
      <w:r>
        <w:t>the paper.</w:t>
      </w:r>
    </w:p>
    <w:p w14:paraId="396D27DA" w14:textId="77777777" w:rsidR="00EB3DAA" w:rsidRPr="00522DE1" w:rsidRDefault="00EB3DAA" w:rsidP="00EB3DAA">
      <w:pPr>
        <w:spacing w:before="120" w:after="120"/>
        <w:rPr>
          <w:b/>
        </w:rPr>
      </w:pPr>
      <w:r w:rsidRPr="00522DE1">
        <w:t>---------------------------------------------------------------------------------------------------------------------</w:t>
      </w:r>
    </w:p>
    <w:p w14:paraId="32DB2DD0" w14:textId="7F42A8F8" w:rsidR="00355E00" w:rsidRPr="00522DE1" w:rsidRDefault="00F268A4" w:rsidP="00355E00">
      <w:pPr>
        <w:widowControl w:val="0"/>
        <w:autoSpaceDE w:val="0"/>
        <w:spacing w:before="120" w:after="120"/>
        <w:jc w:val="both"/>
        <w:outlineLvl w:val="0"/>
        <w:rPr>
          <w:rFonts w:eastAsia="SimSun"/>
          <w:b/>
          <w:bCs/>
          <w:kern w:val="2"/>
        </w:rPr>
      </w:pPr>
      <w:ins w:id="2553" w:author="Dylan CHEN" w:date="2026-08-20T16:35:00Z" w16du:dateUtc="2026-08-20T08:35:00Z">
        <w:r>
          <w:rPr>
            <w:rFonts w:eastAsia="SimSun" w:hint="eastAsia"/>
            <w:b/>
            <w:bCs/>
            <w:kern w:val="2"/>
          </w:rPr>
          <w:t xml:space="preserve"># </w:t>
        </w:r>
      </w:ins>
      <w:del w:id="2554" w:author="Xin Li" w:date="2026-03-28T09:19:00Z" w16du:dateUtc="2026-03-28T01:19:00Z">
        <w:r w:rsidR="0043348F" w:rsidDel="00DA1CD8">
          <w:rPr>
            <w:rFonts w:eastAsia="SimSun"/>
            <w:b/>
            <w:bCs/>
            <w:kern w:val="2"/>
          </w:rPr>
          <w:delText>*</w:delText>
        </w:r>
      </w:del>
      <w:r w:rsidR="00355E00" w:rsidRPr="00522DE1">
        <w:rPr>
          <w:rFonts w:eastAsia="SimSun"/>
          <w:b/>
          <w:bCs/>
          <w:kern w:val="2"/>
        </w:rPr>
        <w:t>R3-</w:t>
      </w:r>
      <w:r w:rsidR="001535FF" w:rsidRPr="00522DE1">
        <w:rPr>
          <w:rFonts w:eastAsia="SimSun"/>
          <w:b/>
          <w:bCs/>
          <w:kern w:val="2"/>
        </w:rPr>
        <w:t>10</w:t>
      </w:r>
    </w:p>
    <w:p w14:paraId="542A46F6" w14:textId="48F55563" w:rsidR="00355E00" w:rsidRPr="00522DE1" w:rsidRDefault="00BD6FD3" w:rsidP="00355E0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c. What is the distribution of the variable netlikenum? Does it exhibit a skewed distribution?</w:t>
      </w:r>
    </w:p>
    <w:p w14:paraId="74F120A2" w14:textId="77777777" w:rsidR="00355E00" w:rsidRPr="00522DE1" w:rsidRDefault="00355E00" w:rsidP="00355E0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CEF2F75" w14:textId="20B953FA" w:rsidR="00406972" w:rsidRDefault="007164AA">
      <w:pPr>
        <w:pStyle w:val="Paragraph"/>
        <w:pPrChange w:id="2555" w:author="Dylan CHEN" w:date="2026-08-05T17:30:00Z" w16du:dateUtc="2026-08-05T09:30:00Z">
          <w:pPr>
            <w:pStyle w:val="NormalWeb"/>
          </w:pPr>
        </w:pPrChange>
      </w:pPr>
      <w:r>
        <w:t>Thank you for this question. The distribution of netlikeNum is indeed highly skewed</w:t>
      </w:r>
      <w:r w:rsidR="00406972">
        <w:t xml:space="preserve"> (as shown below)</w:t>
      </w:r>
      <w:r>
        <w:t xml:space="preserve">, with a mean of 0.288, </w:t>
      </w:r>
      <w:r w:rsidR="00406972">
        <w:t xml:space="preserve">and </w:t>
      </w:r>
      <w:r>
        <w:t>a standard deviation of 0.671</w:t>
      </w:r>
      <w:r w:rsidR="00406972">
        <w:t>.</w:t>
      </w:r>
    </w:p>
    <w:p w14:paraId="06B236ED" w14:textId="003A5CB9" w:rsidR="00E4668B" w:rsidRPr="000B34A9" w:rsidRDefault="00E4668B" w:rsidP="000B34A9">
      <w:pPr>
        <w:pStyle w:val="TableFiguretitle"/>
        <w:rPr>
          <w:rFonts w:eastAsia="SimSun"/>
        </w:rPr>
      </w:pPr>
      <w:del w:id="2556" w:author="Dylan CHEN" w:date="2026-03-30T15:21:00Z" w16du:dateUtc="2026-03-30T07:21:00Z">
        <w:r w:rsidRPr="00E4668B" w:rsidDel="000F2BB4">
          <w:rPr>
            <w:noProof/>
          </w:rPr>
          <w:lastRenderedPageBreak/>
          <w:drawing>
            <wp:inline distT="0" distB="0" distL="0" distR="0" wp14:anchorId="26695FAA" wp14:editId="0D769459">
              <wp:extent cx="5943600" cy="3714750"/>
              <wp:effectExtent l="0" t="0" r="0" b="6350"/>
              <wp:docPr id="18307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4637" name=""/>
                      <pic:cNvPicPr/>
                    </pic:nvPicPr>
                    <pic:blipFill>
                      <a:blip r:embed="rId18"/>
                      <a:stretch>
                        <a:fillRect/>
                      </a:stretch>
                    </pic:blipFill>
                    <pic:spPr>
                      <a:xfrm>
                        <a:off x="0" y="0"/>
                        <a:ext cx="5943600" cy="3714750"/>
                      </a:xfrm>
                      <a:prstGeom prst="rect">
                        <a:avLst/>
                      </a:prstGeom>
                    </pic:spPr>
                  </pic:pic>
                </a:graphicData>
              </a:graphic>
            </wp:inline>
          </w:drawing>
        </w:r>
      </w:del>
      <w:ins w:id="2557" w:author="Dylan CHEN" w:date="2026-03-30T15:21:00Z" w16du:dateUtc="2026-03-30T07:21:00Z">
        <w:r w:rsidR="000F2BB4" w:rsidRPr="000F2BB4">
          <w:rPr>
            <w:noProof/>
          </w:rPr>
          <w:drawing>
            <wp:inline distT="0" distB="0" distL="0" distR="0" wp14:anchorId="3700C186" wp14:editId="18EA56EC">
              <wp:extent cx="5710136" cy="3568835"/>
              <wp:effectExtent l="0" t="0" r="5080" b="0"/>
              <wp:docPr id="163254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0492" name=""/>
                      <pic:cNvPicPr/>
                    </pic:nvPicPr>
                    <pic:blipFill>
                      <a:blip r:embed="rId19"/>
                      <a:stretch>
                        <a:fillRect/>
                      </a:stretch>
                    </pic:blipFill>
                    <pic:spPr>
                      <a:xfrm>
                        <a:off x="0" y="0"/>
                        <a:ext cx="5722022" cy="3576264"/>
                      </a:xfrm>
                      <a:prstGeom prst="rect">
                        <a:avLst/>
                      </a:prstGeom>
                    </pic:spPr>
                  </pic:pic>
                </a:graphicData>
              </a:graphic>
            </wp:inline>
          </w:drawing>
        </w:r>
      </w:ins>
      <w:r w:rsidRPr="00E4668B" w:rsidDel="00E4668B">
        <w:t xml:space="preserve"> </w:t>
      </w:r>
      <w:r>
        <w:rPr>
          <w:rFonts w:hint="eastAsia"/>
        </w:rPr>
        <w:t xml:space="preserve">Figure </w:t>
      </w:r>
      <w:r>
        <w:rPr>
          <w:rFonts w:eastAsia="SimSun" w:hint="eastAsia"/>
        </w:rPr>
        <w:t>R3-10</w:t>
      </w:r>
      <w:r w:rsidRPr="00455ECF">
        <w:rPr>
          <w:rFonts w:eastAsia="SimSun"/>
        </w:rPr>
        <w:t xml:space="preserve">. </w:t>
      </w:r>
      <w:r>
        <w:rPr>
          <w:rFonts w:eastAsia="SimSun" w:hint="eastAsia"/>
        </w:rPr>
        <w:t>Dist</w:t>
      </w:r>
      <w:del w:id="2558" w:author="Dylan CHEN" w:date="2026-08-06T10:45:00Z" w16du:dateUtc="2026-08-06T02:45:00Z">
        <w:r w:rsidDel="00CB3FE1">
          <w:rPr>
            <w:rFonts w:eastAsia="SimSun" w:hint="eastAsia"/>
          </w:rPr>
          <w:delText>u</w:delText>
        </w:r>
      </w:del>
      <w:ins w:id="2559" w:author="Dylan CHEN" w:date="2026-08-06T10:45:00Z" w16du:dateUtc="2026-08-06T02:45:00Z">
        <w:r w:rsidR="00CB3FE1">
          <w:rPr>
            <w:rFonts w:eastAsia="SimSun" w:hint="eastAsia"/>
          </w:rPr>
          <w:t>ri</w:t>
        </w:r>
      </w:ins>
      <w:r>
        <w:rPr>
          <w:rFonts w:eastAsia="SimSun" w:hint="eastAsia"/>
        </w:rPr>
        <w:t>bution of The netlikeNum</w:t>
      </w:r>
      <w:ins w:id="2560" w:author="Xin Li" w:date="2026-03-28T09:19:00Z" w16du:dateUtc="2026-03-28T01:19:00Z">
        <w:del w:id="2561" w:author="Dylan CHEN" w:date="2026-03-30T15:21:00Z" w16du:dateUtc="2026-03-30T07:21:00Z">
          <w:r w:rsidR="00DA1CD8" w:rsidDel="000F2BB4">
            <w:rPr>
              <w:rFonts w:eastAsia="SimSun"/>
            </w:rPr>
            <w:delText xml:space="preserve"> [Remove the Kernerl Density]</w:delText>
          </w:r>
        </w:del>
      </w:ins>
    </w:p>
    <w:p w14:paraId="0D9A725E" w14:textId="76B54E04" w:rsidR="009E3A4F" w:rsidRDefault="007164AA" w:rsidP="00DE245A">
      <w:pPr>
        <w:pStyle w:val="Paragraph"/>
        <w:rPr>
          <w:ins w:id="2562" w:author="Dylan CHEN" w:date="2026-08-05T17:30:00Z" w16du:dateUtc="2026-08-05T09:30:00Z"/>
        </w:rPr>
      </w:pPr>
      <w:r>
        <w:t xml:space="preserve">To </w:t>
      </w:r>
      <w:r w:rsidR="00406972">
        <w:t xml:space="preserve">tackle this </w:t>
      </w:r>
      <w:r>
        <w:t>distribution</w:t>
      </w:r>
      <w:r w:rsidR="00406972">
        <w:t xml:space="preserve"> skewness</w:t>
      </w:r>
      <w:r>
        <w:t xml:space="preserve">, we </w:t>
      </w:r>
      <w:r w:rsidR="00406972">
        <w:t xml:space="preserve">estimate the model with both a </w:t>
      </w:r>
      <w:r>
        <w:t>Poisson model and a log-transformation model</w:t>
      </w:r>
      <w:r w:rsidR="00406972">
        <w:t>.</w:t>
      </w:r>
      <w:r>
        <w:t xml:space="preserve"> The results are consistent across all specifications</w:t>
      </w:r>
      <w:r w:rsidR="00AE4BBC">
        <w:rPr>
          <w:rFonts w:hint="eastAsia"/>
        </w:rPr>
        <w:t xml:space="preserve"> (See Table </w:t>
      </w:r>
      <w:ins w:id="2563" w:author="Dylan CHEN" w:date="2026-08-05T17:30:00Z" w16du:dateUtc="2026-08-05T09:30:00Z">
        <w:r w:rsidR="00DE245A">
          <w:rPr>
            <w:rFonts w:hint="eastAsia"/>
          </w:rPr>
          <w:t>R3-10</w:t>
        </w:r>
      </w:ins>
      <w:ins w:id="2564" w:author="Dylan CHEN" w:date="2026-08-05T17:31:00Z" w16du:dateUtc="2026-08-05T09:31:00Z">
        <w:r w:rsidR="00DE245A">
          <w:rPr>
            <w:rFonts w:hint="eastAsia"/>
          </w:rPr>
          <w:t xml:space="preserve"> below</w:t>
        </w:r>
      </w:ins>
      <w:del w:id="2565" w:author="Dylan CHEN" w:date="2026-08-05T17:30:00Z" w16du:dateUtc="2026-08-05T09:30:00Z">
        <w:r w:rsidR="007F373B" w:rsidDel="00DE245A">
          <w:rPr>
            <w:rFonts w:hint="eastAsia"/>
          </w:rPr>
          <w:delText>5</w:delText>
        </w:r>
      </w:del>
      <w:r w:rsidR="00AE4BBC">
        <w:rPr>
          <w:rFonts w:hint="eastAsia"/>
        </w:rPr>
        <w:t>)</w:t>
      </w:r>
      <w:del w:id="2566" w:author="Dylan CHEN" w:date="2026-08-05T17:31:00Z" w16du:dateUtc="2026-08-05T09:31:00Z">
        <w:r w:rsidR="0043348F" w:rsidDel="00DE245A">
          <w:delText xml:space="preserve"> in Section 6.2.1</w:delText>
        </w:r>
      </w:del>
      <w:r>
        <w:t>.</w:t>
      </w:r>
    </w:p>
    <w:p w14:paraId="046964AF" w14:textId="74AE8FF4" w:rsidR="00DE245A" w:rsidRDefault="00DE245A" w:rsidP="00DE245A">
      <w:pPr>
        <w:pStyle w:val="Paragraph"/>
        <w:rPr>
          <w:ins w:id="2567" w:author="Dylan CHEN" w:date="2026-08-05T17:30:00Z" w16du:dateUtc="2026-08-05T09:30:00Z"/>
        </w:rPr>
      </w:pPr>
      <w:ins w:id="2568" w:author="Dylan CHEN" w:date="2026-08-05T17:30:00Z" w16du:dateUtc="2026-08-05T09:30:00Z">
        <w:r w:rsidRPr="00B9646D">
          <w:rPr>
            <w:b/>
            <w:bCs/>
          </w:rPr>
          <w:t xml:space="preserve">Viewer Recognition </w:t>
        </w:r>
        <w:r w:rsidRPr="00B9646D">
          <w:t xml:space="preserve">of human answers. Table </w:t>
        </w:r>
        <w:r>
          <w:rPr>
            <w:rFonts w:hint="eastAsia"/>
          </w:rPr>
          <w:t>R</w:t>
        </w:r>
      </w:ins>
      <w:ins w:id="2569" w:author="Dylan CHEN" w:date="2026-08-05T17:31:00Z" w16du:dateUtc="2026-08-05T09:31:00Z">
        <w:r>
          <w:rPr>
            <w:rFonts w:hint="eastAsia"/>
          </w:rPr>
          <w:t>3</w:t>
        </w:r>
      </w:ins>
      <w:ins w:id="2570" w:author="Dylan CHEN" w:date="2026-08-05T17:30:00Z" w16du:dateUtc="2026-08-05T09:30:00Z">
        <w:r>
          <w:rPr>
            <w:rFonts w:hint="eastAsia"/>
          </w:rPr>
          <w:t>-</w:t>
        </w:r>
      </w:ins>
      <w:ins w:id="2571" w:author="Dylan CHEN" w:date="2026-08-05T17:31:00Z" w16du:dateUtc="2026-08-05T09:31:00Z">
        <w:r>
          <w:rPr>
            <w:rFonts w:hint="eastAsia"/>
          </w:rPr>
          <w:t>10</w:t>
        </w:r>
      </w:ins>
      <w:ins w:id="2572" w:author="Dylan CHEN" w:date="2026-08-05T17:30:00Z" w16du:dateUtc="2026-08-05T09:30:00Z">
        <w:r w:rsidRPr="00B9646D">
          <w:t xml:space="preserve"> addresses the concern that answer timing fixed effects may be too restrictive, given that net likes accumulate differently over different time periods. We then adopt a more flexible approach to capture the non-linear relationship between question age and net likes accumulation. Column 1 presents the baseline specification without controlling for answer age, while Columns 2-4 progressively add polynomial controls: linear (Column 2), quadratic (Column 3), and cubic (Column 4) terms of answer age. Column 5 reports our preferred specification with answer timing fixed effects. Column 6 employs the logarithm of the net number of likes as the dependent variable. Column 7 implements a Poisson model. (Since the minimum number of likes in the data is -3. We adjust the analyses in columns 6 and 7 for non-positive values by shifting </w:t>
        </w:r>
        <w:r>
          <w:rPr>
            <w:rFonts w:hint="eastAsia"/>
          </w:rPr>
          <w:t xml:space="preserve">by </w:t>
        </w:r>
        <w:r w:rsidRPr="00B9646D">
          <w:t>3.) All specifications show consistent negative effects</w:t>
        </w:r>
      </w:ins>
    </w:p>
    <w:p w14:paraId="5A48349C" w14:textId="5320D6F0" w:rsidR="00DE245A" w:rsidRPr="00B9646D" w:rsidRDefault="00DE245A" w:rsidP="00DE245A">
      <w:pPr>
        <w:spacing w:after="120"/>
        <w:jc w:val="center"/>
        <w:rPr>
          <w:ins w:id="2573" w:author="Dylan CHEN" w:date="2026-08-05T17:30:00Z" w16du:dateUtc="2026-08-05T09:30:00Z"/>
          <w:rFonts w:eastAsia="SimSun"/>
          <w:b/>
          <w:color w:val="000000"/>
          <w:sz w:val="22"/>
          <w:szCs w:val="22"/>
        </w:rPr>
      </w:pPr>
      <w:ins w:id="2574" w:author="Dylan CHEN" w:date="2026-08-05T17:30:00Z" w16du:dateUtc="2026-08-05T09:30:00Z">
        <w:r w:rsidRPr="00B9646D">
          <w:rPr>
            <w:rFonts w:eastAsia="SimSun"/>
            <w:b/>
            <w:color w:val="000000"/>
            <w:sz w:val="22"/>
            <w:szCs w:val="22"/>
          </w:rPr>
          <w:t xml:space="preserve">Table </w:t>
        </w:r>
        <w:r>
          <w:rPr>
            <w:rFonts w:eastAsia="SimSun" w:hint="eastAsia"/>
            <w:b/>
            <w:color w:val="000000"/>
            <w:sz w:val="22"/>
            <w:szCs w:val="22"/>
          </w:rPr>
          <w:t>R</w:t>
        </w:r>
      </w:ins>
      <w:ins w:id="2575" w:author="Dylan CHEN" w:date="2026-08-05T17:31:00Z" w16du:dateUtc="2026-08-05T09:31:00Z">
        <w:r>
          <w:rPr>
            <w:rFonts w:eastAsia="SimSun" w:hint="eastAsia"/>
            <w:b/>
            <w:color w:val="000000"/>
            <w:sz w:val="22"/>
            <w:szCs w:val="22"/>
          </w:rPr>
          <w:t>3-10</w:t>
        </w:r>
      </w:ins>
      <w:ins w:id="2576" w:author="Dylan CHEN" w:date="2026-08-05T17:30:00Z" w16du:dateUtc="2026-08-05T09:30:00Z">
        <w:r w:rsidRPr="00B9646D">
          <w:rPr>
            <w:rFonts w:eastAsia="SimSun"/>
            <w:b/>
            <w:color w:val="000000"/>
            <w:sz w:val="22"/>
            <w:szCs w:val="22"/>
          </w:rPr>
          <w:t>. Robustness checks: alternative model specifications for viewer recognition</w:t>
        </w:r>
      </w:ins>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B9646D" w14:paraId="7B51FE0E" w14:textId="77777777" w:rsidTr="00546646">
        <w:trPr>
          <w:trHeight w:val="340"/>
          <w:jc w:val="center"/>
          <w:ins w:id="2577" w:author="Dylan CHEN" w:date="2026-08-05T17:30:00Z"/>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B9646D" w:rsidRDefault="00DE245A" w:rsidP="00546646">
            <w:pPr>
              <w:rPr>
                <w:ins w:id="2578" w:author="Dylan CHEN" w:date="2026-08-05T17:30:00Z" w16du:dateUtc="2026-08-05T09:30:00Z"/>
                <w:color w:val="000000"/>
                <w:sz w:val="20"/>
                <w:szCs w:val="20"/>
              </w:rPr>
            </w:pPr>
            <w:ins w:id="2579" w:author="Dylan CHEN" w:date="2026-08-05T17:30:00Z" w16du:dateUtc="2026-08-05T09:30:00Z">
              <w:r w:rsidRPr="00B9646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B9646D" w:rsidRDefault="00DE245A" w:rsidP="00546646">
            <w:pPr>
              <w:jc w:val="center"/>
              <w:rPr>
                <w:ins w:id="2580" w:author="Dylan CHEN" w:date="2026-08-05T17:30:00Z" w16du:dateUtc="2026-08-05T09:30:00Z"/>
                <w:color w:val="000000"/>
                <w:sz w:val="20"/>
                <w:szCs w:val="20"/>
              </w:rPr>
            </w:pPr>
            <w:ins w:id="2581" w:author="Dylan CHEN" w:date="2026-08-05T17:30:00Z" w16du:dateUtc="2026-08-05T09:30:00Z">
              <w:r w:rsidRPr="00B9646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B9646D" w:rsidRDefault="00DE245A" w:rsidP="00546646">
            <w:pPr>
              <w:jc w:val="center"/>
              <w:rPr>
                <w:ins w:id="2582" w:author="Dylan CHEN" w:date="2026-08-05T17:30:00Z" w16du:dateUtc="2026-08-05T09:30:00Z"/>
                <w:color w:val="000000"/>
                <w:sz w:val="20"/>
                <w:szCs w:val="20"/>
              </w:rPr>
            </w:pPr>
            <w:ins w:id="2583" w:author="Dylan CHEN" w:date="2026-08-05T17:30:00Z" w16du:dateUtc="2026-08-05T09:30:00Z">
              <w:r w:rsidRPr="00B9646D">
                <w:rPr>
                  <w:color w:val="000000"/>
                  <w:sz w:val="20"/>
                  <w:szCs w:val="20"/>
                </w:rPr>
                <w:t>Poisson</w:t>
              </w:r>
            </w:ins>
          </w:p>
        </w:tc>
      </w:tr>
      <w:tr w:rsidR="00DE245A" w:rsidRPr="00B9646D" w14:paraId="79B66406" w14:textId="77777777" w:rsidTr="00546646">
        <w:trPr>
          <w:trHeight w:val="320"/>
          <w:jc w:val="center"/>
          <w:ins w:id="2584" w:author="Dylan CHEN" w:date="2026-08-05T17:30:00Z"/>
        </w:trPr>
        <w:tc>
          <w:tcPr>
            <w:tcW w:w="2044" w:type="dxa"/>
            <w:tcBorders>
              <w:top w:val="nil"/>
              <w:left w:val="nil"/>
              <w:bottom w:val="nil"/>
              <w:right w:val="nil"/>
            </w:tcBorders>
            <w:noWrap/>
            <w:tcMar>
              <w:left w:w="29" w:type="dxa"/>
              <w:right w:w="29" w:type="dxa"/>
            </w:tcMar>
            <w:hideMark/>
          </w:tcPr>
          <w:p w14:paraId="138C5793" w14:textId="77777777" w:rsidR="00DE245A" w:rsidRPr="00B9646D" w:rsidRDefault="00DE245A" w:rsidP="00546646">
            <w:pPr>
              <w:jc w:val="center"/>
              <w:rPr>
                <w:ins w:id="2585" w:author="Dylan CHEN" w:date="2026-08-05T17:30:00Z" w16du:dateUtc="2026-08-05T09:30:00Z"/>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B9646D" w:rsidRDefault="00DE245A" w:rsidP="00546646">
            <w:pPr>
              <w:jc w:val="center"/>
              <w:rPr>
                <w:ins w:id="2586" w:author="Dylan CHEN" w:date="2026-08-05T17:30:00Z" w16du:dateUtc="2026-08-05T09:30:00Z"/>
                <w:color w:val="000000"/>
                <w:sz w:val="20"/>
                <w:szCs w:val="20"/>
              </w:rPr>
            </w:pPr>
            <w:ins w:id="2587" w:author="Dylan CHEN" w:date="2026-08-05T17:30:00Z" w16du:dateUtc="2026-08-05T09:30:00Z">
              <w:r w:rsidRPr="00B9646D">
                <w:rPr>
                  <w:color w:val="000000"/>
                  <w:sz w:val="20"/>
                  <w:szCs w:val="20"/>
                </w:rPr>
                <w:t>(1)</w:t>
              </w:r>
            </w:ins>
          </w:p>
        </w:tc>
        <w:tc>
          <w:tcPr>
            <w:tcW w:w="917" w:type="dxa"/>
            <w:tcBorders>
              <w:top w:val="nil"/>
              <w:left w:val="nil"/>
              <w:bottom w:val="nil"/>
              <w:right w:val="nil"/>
            </w:tcBorders>
            <w:noWrap/>
            <w:tcMar>
              <w:left w:w="29" w:type="dxa"/>
              <w:right w:w="29" w:type="dxa"/>
            </w:tcMar>
            <w:hideMark/>
          </w:tcPr>
          <w:p w14:paraId="7D46653C" w14:textId="77777777" w:rsidR="00DE245A" w:rsidRPr="00B9646D" w:rsidRDefault="00DE245A" w:rsidP="00546646">
            <w:pPr>
              <w:jc w:val="center"/>
              <w:rPr>
                <w:ins w:id="2588" w:author="Dylan CHEN" w:date="2026-08-05T17:30:00Z" w16du:dateUtc="2026-08-05T09:30:00Z"/>
                <w:color w:val="000000"/>
                <w:sz w:val="20"/>
                <w:szCs w:val="20"/>
              </w:rPr>
            </w:pPr>
            <w:ins w:id="2589" w:author="Dylan CHEN" w:date="2026-08-05T17:30:00Z" w16du:dateUtc="2026-08-05T09:30:00Z">
              <w:r w:rsidRPr="00B9646D">
                <w:rPr>
                  <w:color w:val="000000"/>
                  <w:sz w:val="20"/>
                  <w:szCs w:val="20"/>
                </w:rPr>
                <w:t>(2)</w:t>
              </w:r>
            </w:ins>
          </w:p>
        </w:tc>
        <w:tc>
          <w:tcPr>
            <w:tcW w:w="810" w:type="dxa"/>
            <w:tcBorders>
              <w:top w:val="nil"/>
              <w:left w:val="nil"/>
              <w:bottom w:val="nil"/>
              <w:right w:val="nil"/>
            </w:tcBorders>
            <w:noWrap/>
            <w:tcMar>
              <w:left w:w="29" w:type="dxa"/>
              <w:right w:w="29" w:type="dxa"/>
            </w:tcMar>
            <w:hideMark/>
          </w:tcPr>
          <w:p w14:paraId="10A6A32A" w14:textId="77777777" w:rsidR="00DE245A" w:rsidRPr="00B9646D" w:rsidRDefault="00DE245A" w:rsidP="00546646">
            <w:pPr>
              <w:jc w:val="center"/>
              <w:rPr>
                <w:ins w:id="2590" w:author="Dylan CHEN" w:date="2026-08-05T17:30:00Z" w16du:dateUtc="2026-08-05T09:30:00Z"/>
                <w:color w:val="000000"/>
                <w:sz w:val="20"/>
                <w:szCs w:val="20"/>
              </w:rPr>
            </w:pPr>
            <w:ins w:id="2591" w:author="Dylan CHEN" w:date="2026-08-05T17:30:00Z" w16du:dateUtc="2026-08-05T09:30:00Z">
              <w:r w:rsidRPr="00B9646D">
                <w:rPr>
                  <w:color w:val="000000"/>
                  <w:sz w:val="20"/>
                  <w:szCs w:val="20"/>
                </w:rPr>
                <w:t>(3)</w:t>
              </w:r>
            </w:ins>
          </w:p>
        </w:tc>
        <w:tc>
          <w:tcPr>
            <w:tcW w:w="900" w:type="dxa"/>
            <w:tcBorders>
              <w:top w:val="nil"/>
              <w:left w:val="nil"/>
              <w:bottom w:val="nil"/>
              <w:right w:val="nil"/>
            </w:tcBorders>
            <w:noWrap/>
            <w:tcMar>
              <w:left w:w="29" w:type="dxa"/>
              <w:right w:w="29" w:type="dxa"/>
            </w:tcMar>
            <w:hideMark/>
          </w:tcPr>
          <w:p w14:paraId="63CE392E" w14:textId="77777777" w:rsidR="00DE245A" w:rsidRPr="00B9646D" w:rsidRDefault="00DE245A" w:rsidP="00546646">
            <w:pPr>
              <w:jc w:val="center"/>
              <w:rPr>
                <w:ins w:id="2592" w:author="Dylan CHEN" w:date="2026-08-05T17:30:00Z" w16du:dateUtc="2026-08-05T09:30:00Z"/>
                <w:color w:val="000000"/>
                <w:sz w:val="20"/>
                <w:szCs w:val="20"/>
              </w:rPr>
            </w:pPr>
            <w:ins w:id="2593" w:author="Dylan CHEN" w:date="2026-08-05T17:30:00Z" w16du:dateUtc="2026-08-05T09:30:00Z">
              <w:r w:rsidRPr="00B9646D">
                <w:rPr>
                  <w:color w:val="000000"/>
                  <w:sz w:val="20"/>
                  <w:szCs w:val="20"/>
                </w:rPr>
                <w:t>(4)</w:t>
              </w:r>
            </w:ins>
          </w:p>
        </w:tc>
        <w:tc>
          <w:tcPr>
            <w:tcW w:w="990" w:type="dxa"/>
            <w:tcBorders>
              <w:top w:val="nil"/>
              <w:left w:val="nil"/>
              <w:bottom w:val="nil"/>
              <w:right w:val="nil"/>
            </w:tcBorders>
            <w:noWrap/>
            <w:tcMar>
              <w:left w:w="29" w:type="dxa"/>
              <w:right w:w="29" w:type="dxa"/>
            </w:tcMar>
            <w:hideMark/>
          </w:tcPr>
          <w:p w14:paraId="79747904" w14:textId="77777777" w:rsidR="00DE245A" w:rsidRPr="00B9646D" w:rsidRDefault="00DE245A" w:rsidP="00546646">
            <w:pPr>
              <w:jc w:val="center"/>
              <w:rPr>
                <w:ins w:id="2594" w:author="Dylan CHEN" w:date="2026-08-05T17:30:00Z" w16du:dateUtc="2026-08-05T09:30:00Z"/>
                <w:color w:val="000000"/>
                <w:sz w:val="20"/>
                <w:szCs w:val="20"/>
              </w:rPr>
            </w:pPr>
            <w:ins w:id="2595" w:author="Dylan CHEN" w:date="2026-08-05T17:30:00Z" w16du:dateUtc="2026-08-05T09:30:00Z">
              <w:r w:rsidRPr="00B9646D">
                <w:rPr>
                  <w:color w:val="000000"/>
                  <w:sz w:val="20"/>
                  <w:szCs w:val="20"/>
                </w:rPr>
                <w:t>(5)</w:t>
              </w:r>
            </w:ins>
          </w:p>
        </w:tc>
        <w:tc>
          <w:tcPr>
            <w:tcW w:w="1751" w:type="dxa"/>
            <w:tcBorders>
              <w:top w:val="nil"/>
              <w:left w:val="nil"/>
              <w:bottom w:val="nil"/>
              <w:right w:val="nil"/>
            </w:tcBorders>
            <w:noWrap/>
            <w:tcMar>
              <w:left w:w="29" w:type="dxa"/>
              <w:right w:w="29" w:type="dxa"/>
            </w:tcMar>
            <w:hideMark/>
          </w:tcPr>
          <w:p w14:paraId="04539075" w14:textId="77777777" w:rsidR="00DE245A" w:rsidRPr="00B9646D" w:rsidRDefault="00DE245A" w:rsidP="00546646">
            <w:pPr>
              <w:jc w:val="center"/>
              <w:rPr>
                <w:ins w:id="2596" w:author="Dylan CHEN" w:date="2026-08-05T17:30:00Z" w16du:dateUtc="2026-08-05T09:30:00Z"/>
                <w:color w:val="000000"/>
                <w:sz w:val="20"/>
                <w:szCs w:val="20"/>
              </w:rPr>
            </w:pPr>
            <w:ins w:id="2597" w:author="Dylan CHEN" w:date="2026-08-05T17:30:00Z" w16du:dateUtc="2026-08-05T09:30:00Z">
              <w:r w:rsidRPr="00B9646D">
                <w:rPr>
                  <w:color w:val="000000"/>
                  <w:sz w:val="20"/>
                  <w:szCs w:val="20"/>
                </w:rPr>
                <w:t>(6)</w:t>
              </w:r>
            </w:ins>
          </w:p>
        </w:tc>
        <w:tc>
          <w:tcPr>
            <w:tcW w:w="1219" w:type="dxa"/>
            <w:tcBorders>
              <w:top w:val="nil"/>
              <w:left w:val="nil"/>
              <w:bottom w:val="nil"/>
              <w:right w:val="nil"/>
            </w:tcBorders>
            <w:noWrap/>
            <w:tcMar>
              <w:left w:w="29" w:type="dxa"/>
              <w:right w:w="29" w:type="dxa"/>
            </w:tcMar>
            <w:hideMark/>
          </w:tcPr>
          <w:p w14:paraId="14D991AD" w14:textId="77777777" w:rsidR="00DE245A" w:rsidRPr="00B9646D" w:rsidRDefault="00DE245A" w:rsidP="00546646">
            <w:pPr>
              <w:jc w:val="center"/>
              <w:rPr>
                <w:ins w:id="2598" w:author="Dylan CHEN" w:date="2026-08-05T17:30:00Z" w16du:dateUtc="2026-08-05T09:30:00Z"/>
                <w:color w:val="000000"/>
                <w:sz w:val="20"/>
                <w:szCs w:val="20"/>
              </w:rPr>
            </w:pPr>
            <w:ins w:id="2599" w:author="Dylan CHEN" w:date="2026-08-05T17:30:00Z" w16du:dateUtc="2026-08-05T09:30:00Z">
              <w:r w:rsidRPr="00B9646D">
                <w:rPr>
                  <w:color w:val="000000"/>
                  <w:sz w:val="20"/>
                  <w:szCs w:val="20"/>
                </w:rPr>
                <w:t>(7)</w:t>
              </w:r>
            </w:ins>
          </w:p>
        </w:tc>
      </w:tr>
      <w:tr w:rsidR="00DE245A" w:rsidRPr="00B9646D" w14:paraId="41A9FFB3" w14:textId="77777777" w:rsidTr="00546646">
        <w:trPr>
          <w:trHeight w:val="360"/>
          <w:jc w:val="center"/>
          <w:ins w:id="2600" w:author="Dylan CHEN" w:date="2026-08-05T17:30:00Z"/>
        </w:trPr>
        <w:tc>
          <w:tcPr>
            <w:tcW w:w="2044" w:type="dxa"/>
            <w:tcBorders>
              <w:top w:val="nil"/>
              <w:left w:val="nil"/>
              <w:bottom w:val="nil"/>
              <w:right w:val="nil"/>
            </w:tcBorders>
            <w:noWrap/>
            <w:tcMar>
              <w:left w:w="29" w:type="dxa"/>
              <w:right w:w="29" w:type="dxa"/>
            </w:tcMar>
            <w:hideMark/>
          </w:tcPr>
          <w:p w14:paraId="652833A3" w14:textId="77777777" w:rsidR="00DE245A" w:rsidRPr="00B9646D" w:rsidRDefault="00DE245A" w:rsidP="00546646">
            <w:pPr>
              <w:jc w:val="right"/>
              <w:rPr>
                <w:ins w:id="2601" w:author="Dylan CHEN" w:date="2026-08-05T17:30:00Z" w16du:dateUtc="2026-08-05T09:30:00Z"/>
                <w:color w:val="000000"/>
                <w:sz w:val="20"/>
                <w:szCs w:val="20"/>
              </w:rPr>
            </w:pPr>
            <w:ins w:id="2602" w:author="Dylan CHEN" w:date="2026-08-05T17:30:00Z" w16du:dateUtc="2026-08-05T09:30:00Z">
              <w:r w:rsidRPr="00B9646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B9646D" w:rsidRDefault="00DE245A" w:rsidP="00546646">
            <w:pPr>
              <w:jc w:val="center"/>
              <w:rPr>
                <w:ins w:id="2603" w:author="Dylan CHEN" w:date="2026-08-05T17:30:00Z" w16du:dateUtc="2026-08-05T09:30:00Z"/>
                <w:i/>
                <w:iCs/>
                <w:color w:val="000000"/>
                <w:sz w:val="20"/>
                <w:szCs w:val="20"/>
              </w:rPr>
            </w:pPr>
            <w:ins w:id="2604" w:author="Dylan CHEN" w:date="2026-08-05T17:30:00Z" w16du:dateUtc="2026-08-05T09:30:00Z">
              <w:r w:rsidRPr="00B9646D">
                <w:rPr>
                  <w:i/>
                  <w:iCs/>
                  <w:color w:val="000000"/>
                  <w:sz w:val="20"/>
                  <w:szCs w:val="20"/>
                </w:rPr>
                <w:t>netlikeNum</w:t>
              </w:r>
              <w:r w:rsidRPr="00B9646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B9646D" w:rsidRDefault="00DE245A" w:rsidP="00546646">
            <w:pPr>
              <w:jc w:val="center"/>
              <w:rPr>
                <w:ins w:id="2605" w:author="Dylan CHEN" w:date="2026-08-05T17:30:00Z" w16du:dateUtc="2026-08-05T09:30:00Z"/>
                <w:color w:val="000000"/>
                <w:sz w:val="20"/>
                <w:szCs w:val="20"/>
              </w:rPr>
            </w:pPr>
            <w:ins w:id="2606" w:author="Dylan CHEN" w:date="2026-08-05T17:30:00Z" w16du:dateUtc="2026-08-05T09:30:00Z">
              <w:r w:rsidRPr="00B9646D">
                <w:rPr>
                  <w:color w:val="000000"/>
                  <w:sz w:val="20"/>
                  <w:szCs w:val="20"/>
                </w:rPr>
                <w:t>log [</w:t>
              </w:r>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 + 1]</w:t>
              </w:r>
            </w:ins>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B9646D" w:rsidRDefault="00DE245A" w:rsidP="00546646">
            <w:pPr>
              <w:jc w:val="center"/>
              <w:rPr>
                <w:ins w:id="2607" w:author="Dylan CHEN" w:date="2026-08-05T17:30:00Z" w16du:dateUtc="2026-08-05T09:30:00Z"/>
                <w:color w:val="000000"/>
                <w:sz w:val="20"/>
                <w:szCs w:val="20"/>
              </w:rPr>
            </w:pPr>
            <w:ins w:id="2608" w:author="Dylan CHEN" w:date="2026-08-05T17:30:00Z" w16du:dateUtc="2026-08-05T09:30:00Z">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+shifted</w:t>
              </w:r>
            </w:ins>
          </w:p>
        </w:tc>
      </w:tr>
      <w:tr w:rsidR="00DE245A" w:rsidRPr="00B9646D" w14:paraId="26653EC5" w14:textId="77777777" w:rsidTr="00546646">
        <w:trPr>
          <w:trHeight w:val="320"/>
          <w:jc w:val="center"/>
          <w:ins w:id="2609" w:author="Dylan CHEN" w:date="2026-08-05T17:30:00Z"/>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B9646D" w:rsidRDefault="00DE245A" w:rsidP="00546646">
            <w:pPr>
              <w:rPr>
                <w:ins w:id="2610" w:author="Dylan CHEN" w:date="2026-08-05T17:30:00Z" w16du:dateUtc="2026-08-05T09:30:00Z"/>
                <w:i/>
                <w:iCs/>
                <w:color w:val="000000"/>
                <w:sz w:val="20"/>
                <w:szCs w:val="20"/>
              </w:rPr>
            </w:pPr>
            <w:ins w:id="2611" w:author="Dylan CHEN" w:date="2026-08-05T17:30:00Z" w16du:dateUtc="2026-08-05T09:30:00Z">
              <w:r w:rsidRPr="00B9646D">
                <w:rPr>
                  <w:i/>
                  <w:iCs/>
                  <w:color w:val="000000"/>
                  <w:sz w:val="20"/>
                  <w:szCs w:val="20"/>
                </w:rPr>
                <w:t>AI</w:t>
              </w:r>
              <w:r w:rsidRPr="00B9646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
          <w:p w14:paraId="2C3510D3" w14:textId="77777777" w:rsidR="00DE245A" w:rsidRPr="00B9646D" w:rsidRDefault="00DE245A" w:rsidP="00546646">
            <w:pPr>
              <w:jc w:val="center"/>
              <w:rPr>
                <w:ins w:id="2612" w:author="Dylan CHEN" w:date="2026-08-05T17:30:00Z" w16du:dateUtc="2026-08-05T09:30:00Z"/>
                <w:color w:val="000000"/>
                <w:sz w:val="20"/>
                <w:szCs w:val="20"/>
              </w:rPr>
            </w:pPr>
            <w:ins w:id="2613" w:author="Dylan CHEN" w:date="2026-08-05T17:30:00Z" w16du:dateUtc="2026-08-05T09:30:00Z">
              <w:r w:rsidRPr="00B9646D">
                <w:rPr>
                  <w:color w:val="000000"/>
                  <w:sz w:val="20"/>
                  <w:szCs w:val="20"/>
                </w:rPr>
                <w:t>-0.044 *</w:t>
              </w:r>
            </w:ins>
          </w:p>
        </w:tc>
        <w:tc>
          <w:tcPr>
            <w:tcW w:w="917" w:type="dxa"/>
            <w:tcBorders>
              <w:top w:val="nil"/>
              <w:left w:val="nil"/>
              <w:bottom w:val="nil"/>
              <w:right w:val="nil"/>
            </w:tcBorders>
            <w:noWrap/>
            <w:tcMar>
              <w:left w:w="29" w:type="dxa"/>
              <w:right w:w="29" w:type="dxa"/>
            </w:tcMar>
            <w:hideMark/>
          </w:tcPr>
          <w:p w14:paraId="0AD32A86" w14:textId="77777777" w:rsidR="00DE245A" w:rsidRPr="00B9646D" w:rsidRDefault="00DE245A" w:rsidP="00546646">
            <w:pPr>
              <w:jc w:val="center"/>
              <w:rPr>
                <w:ins w:id="2614" w:author="Dylan CHEN" w:date="2026-08-05T17:30:00Z" w16du:dateUtc="2026-08-05T09:30:00Z"/>
                <w:color w:val="000000"/>
                <w:sz w:val="20"/>
                <w:szCs w:val="20"/>
              </w:rPr>
            </w:pPr>
            <w:ins w:id="2615" w:author="Dylan CHEN" w:date="2026-08-05T17:30:00Z" w16du:dateUtc="2026-08-05T09:30:00Z">
              <w:r w:rsidRPr="00B9646D">
                <w:rPr>
                  <w:color w:val="000000"/>
                  <w:sz w:val="20"/>
                  <w:szCs w:val="20"/>
                </w:rPr>
                <w:t>-0.044 *</w:t>
              </w:r>
            </w:ins>
          </w:p>
        </w:tc>
        <w:tc>
          <w:tcPr>
            <w:tcW w:w="810" w:type="dxa"/>
            <w:tcBorders>
              <w:top w:val="nil"/>
              <w:left w:val="nil"/>
              <w:bottom w:val="nil"/>
              <w:right w:val="nil"/>
            </w:tcBorders>
            <w:noWrap/>
            <w:tcMar>
              <w:left w:w="29" w:type="dxa"/>
              <w:right w:w="29" w:type="dxa"/>
            </w:tcMar>
            <w:hideMark/>
          </w:tcPr>
          <w:p w14:paraId="62130F2D" w14:textId="77777777" w:rsidR="00DE245A" w:rsidRPr="00B9646D" w:rsidRDefault="00DE245A" w:rsidP="00546646">
            <w:pPr>
              <w:jc w:val="center"/>
              <w:rPr>
                <w:ins w:id="2616" w:author="Dylan CHEN" w:date="2026-08-05T17:30:00Z" w16du:dateUtc="2026-08-05T09:30:00Z"/>
                <w:color w:val="000000"/>
                <w:sz w:val="20"/>
                <w:szCs w:val="20"/>
              </w:rPr>
            </w:pPr>
            <w:ins w:id="2617" w:author="Dylan CHEN" w:date="2026-08-05T17:30:00Z" w16du:dateUtc="2026-08-05T09:30:00Z">
              <w:r w:rsidRPr="00B9646D">
                <w:rPr>
                  <w:color w:val="000000"/>
                  <w:sz w:val="20"/>
                  <w:szCs w:val="20"/>
                </w:rPr>
                <w:t>-0.044 *</w:t>
              </w:r>
            </w:ins>
          </w:p>
        </w:tc>
        <w:tc>
          <w:tcPr>
            <w:tcW w:w="900" w:type="dxa"/>
            <w:tcBorders>
              <w:top w:val="nil"/>
              <w:left w:val="nil"/>
              <w:bottom w:val="nil"/>
              <w:right w:val="nil"/>
            </w:tcBorders>
            <w:noWrap/>
            <w:tcMar>
              <w:left w:w="29" w:type="dxa"/>
              <w:right w:w="29" w:type="dxa"/>
            </w:tcMar>
            <w:hideMark/>
          </w:tcPr>
          <w:p w14:paraId="103A098B" w14:textId="77777777" w:rsidR="00DE245A" w:rsidRPr="00B9646D" w:rsidRDefault="00DE245A" w:rsidP="00546646">
            <w:pPr>
              <w:jc w:val="center"/>
              <w:rPr>
                <w:ins w:id="2618" w:author="Dylan CHEN" w:date="2026-08-05T17:30:00Z" w16du:dateUtc="2026-08-05T09:30:00Z"/>
                <w:color w:val="000000"/>
                <w:sz w:val="20"/>
                <w:szCs w:val="20"/>
              </w:rPr>
            </w:pPr>
            <w:ins w:id="2619" w:author="Dylan CHEN" w:date="2026-08-05T17:30:00Z" w16du:dateUtc="2026-08-05T09:30:00Z">
              <w:r w:rsidRPr="00B9646D">
                <w:rPr>
                  <w:color w:val="000000"/>
                  <w:sz w:val="20"/>
                  <w:szCs w:val="20"/>
                </w:rPr>
                <w:t>-0.044 *</w:t>
              </w:r>
            </w:ins>
          </w:p>
        </w:tc>
        <w:tc>
          <w:tcPr>
            <w:tcW w:w="990" w:type="dxa"/>
            <w:tcBorders>
              <w:top w:val="nil"/>
              <w:left w:val="nil"/>
              <w:bottom w:val="nil"/>
              <w:right w:val="nil"/>
            </w:tcBorders>
            <w:noWrap/>
            <w:tcMar>
              <w:left w:w="29" w:type="dxa"/>
              <w:right w:w="29" w:type="dxa"/>
            </w:tcMar>
            <w:hideMark/>
          </w:tcPr>
          <w:p w14:paraId="1D8CC4F5" w14:textId="77777777" w:rsidR="00DE245A" w:rsidRPr="00B9646D" w:rsidRDefault="00DE245A" w:rsidP="00546646">
            <w:pPr>
              <w:jc w:val="center"/>
              <w:rPr>
                <w:ins w:id="2620" w:author="Dylan CHEN" w:date="2026-08-05T17:30:00Z" w16du:dateUtc="2026-08-05T09:30:00Z"/>
                <w:color w:val="000000"/>
                <w:sz w:val="20"/>
                <w:szCs w:val="20"/>
              </w:rPr>
            </w:pPr>
            <w:ins w:id="2621" w:author="Dylan CHEN" w:date="2026-08-05T17:30:00Z" w16du:dateUtc="2026-08-05T09:30:00Z">
              <w:r w:rsidRPr="00B9646D">
                <w:rPr>
                  <w:color w:val="000000"/>
                  <w:sz w:val="20"/>
                  <w:szCs w:val="20"/>
                </w:rPr>
                <w:t>-0.046 **</w:t>
              </w:r>
            </w:ins>
          </w:p>
        </w:tc>
        <w:tc>
          <w:tcPr>
            <w:tcW w:w="1751" w:type="dxa"/>
            <w:tcBorders>
              <w:top w:val="nil"/>
              <w:left w:val="nil"/>
              <w:bottom w:val="nil"/>
              <w:right w:val="nil"/>
            </w:tcBorders>
            <w:noWrap/>
            <w:tcMar>
              <w:left w:w="29" w:type="dxa"/>
              <w:right w:w="29" w:type="dxa"/>
            </w:tcMar>
            <w:hideMark/>
          </w:tcPr>
          <w:p w14:paraId="3C6CABF8" w14:textId="77777777" w:rsidR="00DE245A" w:rsidRPr="00B9646D" w:rsidRDefault="00DE245A" w:rsidP="00546646">
            <w:pPr>
              <w:jc w:val="center"/>
              <w:rPr>
                <w:ins w:id="2622" w:author="Dylan CHEN" w:date="2026-08-05T17:30:00Z" w16du:dateUtc="2026-08-05T09:30:00Z"/>
                <w:color w:val="000000"/>
                <w:sz w:val="20"/>
                <w:szCs w:val="20"/>
              </w:rPr>
            </w:pPr>
            <w:ins w:id="2623" w:author="Dylan CHEN" w:date="2026-08-05T17:30:00Z" w16du:dateUtc="2026-08-05T09:30:00Z">
              <w:r w:rsidRPr="00B9646D">
                <w:rPr>
                  <w:color w:val="000000"/>
                  <w:sz w:val="20"/>
                  <w:szCs w:val="20"/>
                </w:rPr>
                <w:t>-0.010 **</w:t>
              </w:r>
            </w:ins>
          </w:p>
        </w:tc>
        <w:tc>
          <w:tcPr>
            <w:tcW w:w="1219" w:type="dxa"/>
            <w:tcBorders>
              <w:top w:val="nil"/>
              <w:left w:val="nil"/>
              <w:bottom w:val="nil"/>
              <w:right w:val="nil"/>
            </w:tcBorders>
            <w:noWrap/>
            <w:tcMar>
              <w:left w:w="29" w:type="dxa"/>
              <w:right w:w="29" w:type="dxa"/>
            </w:tcMar>
            <w:hideMark/>
          </w:tcPr>
          <w:p w14:paraId="300E0F14" w14:textId="77777777" w:rsidR="00DE245A" w:rsidRPr="00B9646D" w:rsidRDefault="00DE245A" w:rsidP="00546646">
            <w:pPr>
              <w:jc w:val="center"/>
              <w:rPr>
                <w:ins w:id="2624" w:author="Dylan CHEN" w:date="2026-08-05T17:30:00Z" w16du:dateUtc="2026-08-05T09:30:00Z"/>
                <w:color w:val="000000"/>
                <w:sz w:val="20"/>
                <w:szCs w:val="20"/>
              </w:rPr>
            </w:pPr>
            <w:ins w:id="2625" w:author="Dylan CHEN" w:date="2026-08-05T17:30:00Z" w16du:dateUtc="2026-08-05T09:30:00Z">
              <w:r w:rsidRPr="00B9646D">
                <w:rPr>
                  <w:color w:val="000000"/>
                  <w:sz w:val="20"/>
                  <w:szCs w:val="20"/>
                </w:rPr>
                <w:t>-0.014 *</w:t>
              </w:r>
            </w:ins>
          </w:p>
        </w:tc>
      </w:tr>
      <w:tr w:rsidR="00DE245A" w:rsidRPr="00B9646D" w14:paraId="06FA309C" w14:textId="77777777" w:rsidTr="00546646">
        <w:trPr>
          <w:trHeight w:val="340"/>
          <w:jc w:val="center"/>
          <w:ins w:id="2626" w:author="Dylan CHEN" w:date="2026-08-05T17:30:00Z"/>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B9646D" w:rsidRDefault="00DE245A" w:rsidP="00546646">
            <w:pPr>
              <w:rPr>
                <w:ins w:id="2627" w:author="Dylan CHEN" w:date="2026-08-05T17:30:00Z" w16du:dateUtc="2026-08-05T09:30: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B9646D" w:rsidRDefault="00DE245A" w:rsidP="00546646">
            <w:pPr>
              <w:jc w:val="center"/>
              <w:rPr>
                <w:ins w:id="2628" w:author="Dylan CHEN" w:date="2026-08-05T17:30:00Z" w16du:dateUtc="2026-08-05T09:30:00Z"/>
                <w:color w:val="000000"/>
                <w:sz w:val="20"/>
                <w:szCs w:val="20"/>
              </w:rPr>
            </w:pPr>
            <w:ins w:id="2629" w:author="Dylan CHEN" w:date="2026-08-05T17:30:00Z" w16du:dateUtc="2026-08-05T09:30:00Z">
              <w:r w:rsidRPr="00B9646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B9646D" w:rsidRDefault="00DE245A" w:rsidP="00546646">
            <w:pPr>
              <w:jc w:val="center"/>
              <w:rPr>
                <w:ins w:id="2630" w:author="Dylan CHEN" w:date="2026-08-05T17:30:00Z" w16du:dateUtc="2026-08-05T09:30:00Z"/>
                <w:color w:val="000000"/>
                <w:sz w:val="20"/>
                <w:szCs w:val="20"/>
              </w:rPr>
            </w:pPr>
            <w:ins w:id="2631" w:author="Dylan CHEN" w:date="2026-08-05T17:30:00Z" w16du:dateUtc="2026-08-05T09:30:00Z">
              <w:r w:rsidRPr="00B9646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B9646D" w:rsidRDefault="00DE245A" w:rsidP="00546646">
            <w:pPr>
              <w:jc w:val="center"/>
              <w:rPr>
                <w:ins w:id="2632" w:author="Dylan CHEN" w:date="2026-08-05T17:30:00Z" w16du:dateUtc="2026-08-05T09:30:00Z"/>
                <w:color w:val="000000"/>
                <w:sz w:val="20"/>
                <w:szCs w:val="20"/>
              </w:rPr>
            </w:pPr>
            <w:ins w:id="2633" w:author="Dylan CHEN" w:date="2026-08-05T17:30:00Z" w16du:dateUtc="2026-08-05T09:30:00Z">
              <w:r w:rsidRPr="00B9646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B9646D" w:rsidRDefault="00DE245A" w:rsidP="00546646">
            <w:pPr>
              <w:jc w:val="center"/>
              <w:rPr>
                <w:ins w:id="2634" w:author="Dylan CHEN" w:date="2026-08-05T17:30:00Z" w16du:dateUtc="2026-08-05T09:30:00Z"/>
                <w:color w:val="000000"/>
                <w:sz w:val="20"/>
                <w:szCs w:val="20"/>
              </w:rPr>
            </w:pPr>
            <w:ins w:id="2635" w:author="Dylan CHEN" w:date="2026-08-05T17:30:00Z" w16du:dateUtc="2026-08-05T09:30:00Z">
              <w:r w:rsidRPr="00B9646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B9646D" w:rsidRDefault="00DE245A" w:rsidP="00546646">
            <w:pPr>
              <w:jc w:val="center"/>
              <w:rPr>
                <w:ins w:id="2636" w:author="Dylan CHEN" w:date="2026-08-05T17:30:00Z" w16du:dateUtc="2026-08-05T09:30:00Z"/>
                <w:color w:val="000000"/>
                <w:sz w:val="20"/>
                <w:szCs w:val="20"/>
              </w:rPr>
            </w:pPr>
            <w:ins w:id="2637" w:author="Dylan CHEN" w:date="2026-08-05T17:30:00Z" w16du:dateUtc="2026-08-05T09:30:00Z">
              <w:r w:rsidRPr="00B9646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B9646D" w:rsidRDefault="00DE245A" w:rsidP="00546646">
            <w:pPr>
              <w:jc w:val="center"/>
              <w:rPr>
                <w:ins w:id="2638" w:author="Dylan CHEN" w:date="2026-08-05T17:30:00Z" w16du:dateUtc="2026-08-05T09:30:00Z"/>
                <w:color w:val="000000"/>
                <w:sz w:val="20"/>
                <w:szCs w:val="20"/>
              </w:rPr>
            </w:pPr>
            <w:ins w:id="2639" w:author="Dylan CHEN" w:date="2026-08-05T17:30:00Z" w16du:dateUtc="2026-08-05T09:30:00Z">
              <w:r w:rsidRPr="00B9646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B9646D" w:rsidRDefault="00DE245A" w:rsidP="00546646">
            <w:pPr>
              <w:jc w:val="center"/>
              <w:rPr>
                <w:ins w:id="2640" w:author="Dylan CHEN" w:date="2026-08-05T17:30:00Z" w16du:dateUtc="2026-08-05T09:30:00Z"/>
                <w:color w:val="000000"/>
                <w:sz w:val="20"/>
                <w:szCs w:val="20"/>
              </w:rPr>
            </w:pPr>
            <w:ins w:id="2641" w:author="Dylan CHEN" w:date="2026-08-05T17:30:00Z" w16du:dateUtc="2026-08-05T09:30:00Z">
              <w:r w:rsidRPr="00B9646D">
                <w:rPr>
                  <w:color w:val="000000"/>
                  <w:sz w:val="20"/>
                  <w:szCs w:val="20"/>
                </w:rPr>
                <w:t>(0.006)</w:t>
              </w:r>
            </w:ins>
          </w:p>
        </w:tc>
      </w:tr>
      <w:tr w:rsidR="00DE245A" w:rsidRPr="00B9646D" w14:paraId="41B5E22A" w14:textId="77777777" w:rsidTr="00546646">
        <w:trPr>
          <w:trHeight w:val="340"/>
          <w:jc w:val="center"/>
          <w:ins w:id="2642" w:author="Dylan CHEN" w:date="2026-08-05T17:30:00Z"/>
        </w:trPr>
        <w:tc>
          <w:tcPr>
            <w:tcW w:w="2044" w:type="dxa"/>
            <w:tcBorders>
              <w:top w:val="nil"/>
              <w:left w:val="nil"/>
              <w:bottom w:val="nil"/>
              <w:right w:val="nil"/>
            </w:tcBorders>
            <w:noWrap/>
            <w:tcMar>
              <w:left w:w="29" w:type="dxa"/>
              <w:right w:w="29" w:type="dxa"/>
            </w:tcMar>
            <w:hideMark/>
          </w:tcPr>
          <w:p w14:paraId="472782B9" w14:textId="77777777" w:rsidR="00DE245A" w:rsidRPr="00B9646D" w:rsidRDefault="00DE245A" w:rsidP="00546646">
            <w:pPr>
              <w:rPr>
                <w:ins w:id="2643" w:author="Dylan CHEN" w:date="2026-08-05T17:30:00Z" w16du:dateUtc="2026-08-05T09:30:00Z"/>
                <w:color w:val="000000"/>
                <w:sz w:val="20"/>
                <w:szCs w:val="20"/>
              </w:rPr>
            </w:pPr>
            <w:ins w:id="2644" w:author="Dylan CHEN" w:date="2026-08-05T17:30:00Z" w16du:dateUtc="2026-08-05T09:30:00Z">
              <w:r w:rsidRPr="00B9646D">
                <w:rPr>
                  <w:color w:val="000000"/>
                  <w:sz w:val="20"/>
                  <w:szCs w:val="20"/>
                </w:rPr>
                <w:t>controlling for answer age (</w:t>
              </w:r>
              <w:r w:rsidRPr="00B9646D">
                <w:rPr>
                  <w:i/>
                  <w:iCs/>
                  <w:color w:val="000000"/>
                  <w:sz w:val="20"/>
                  <w:szCs w:val="20"/>
                </w:rPr>
                <w:t>age</w:t>
              </w:r>
              <w:r w:rsidRPr="00B9646D">
                <w:rPr>
                  <w:i/>
                  <w:iCs/>
                  <w:color w:val="000000"/>
                  <w:sz w:val="20"/>
                  <w:szCs w:val="20"/>
                  <w:vertAlign w:val="subscript"/>
                </w:rPr>
                <w:t>j</w:t>
              </w:r>
              <w:r w:rsidRPr="00B9646D">
                <w:rPr>
                  <w:color w:val="000000"/>
                  <w:sz w:val="20"/>
                  <w:szCs w:val="20"/>
                </w:rPr>
                <w:t>)</w:t>
              </w:r>
            </w:ins>
          </w:p>
        </w:tc>
        <w:tc>
          <w:tcPr>
            <w:tcW w:w="729" w:type="dxa"/>
            <w:tcBorders>
              <w:top w:val="nil"/>
              <w:left w:val="nil"/>
              <w:bottom w:val="nil"/>
              <w:right w:val="nil"/>
            </w:tcBorders>
            <w:noWrap/>
            <w:tcMar>
              <w:left w:w="29" w:type="dxa"/>
              <w:right w:w="29" w:type="dxa"/>
            </w:tcMar>
            <w:hideMark/>
          </w:tcPr>
          <w:p w14:paraId="51CED9EF" w14:textId="77777777" w:rsidR="00DE245A" w:rsidRPr="00B9646D" w:rsidRDefault="00DE245A" w:rsidP="00546646">
            <w:pPr>
              <w:rPr>
                <w:ins w:id="2645"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B9646D" w:rsidRDefault="00DE245A" w:rsidP="00546646">
            <w:pPr>
              <w:jc w:val="center"/>
              <w:rPr>
                <w:ins w:id="2646" w:author="Dylan CHEN" w:date="2026-08-05T17:30:00Z" w16du:dateUtc="2026-08-05T09:30:00Z"/>
                <w:color w:val="000000"/>
                <w:sz w:val="20"/>
                <w:szCs w:val="20"/>
              </w:rPr>
            </w:pPr>
            <w:ins w:id="2647" w:author="Dylan CHEN" w:date="2026-08-05T17:30:00Z" w16du:dateUtc="2026-08-05T09:30:00Z">
              <w:r w:rsidRPr="00B9646D">
                <w:rPr>
                  <w:color w:val="000000"/>
                  <w:sz w:val="20"/>
                  <w:szCs w:val="20"/>
                </w:rPr>
                <w:t>√</w:t>
              </w:r>
            </w:ins>
          </w:p>
        </w:tc>
        <w:tc>
          <w:tcPr>
            <w:tcW w:w="810" w:type="dxa"/>
            <w:tcBorders>
              <w:top w:val="nil"/>
              <w:left w:val="nil"/>
              <w:bottom w:val="nil"/>
              <w:right w:val="nil"/>
            </w:tcBorders>
            <w:noWrap/>
            <w:tcMar>
              <w:left w:w="29" w:type="dxa"/>
              <w:right w:w="29" w:type="dxa"/>
            </w:tcMar>
            <w:hideMark/>
          </w:tcPr>
          <w:p w14:paraId="0DD88C7E" w14:textId="77777777" w:rsidR="00DE245A" w:rsidRPr="00B9646D" w:rsidRDefault="00DE245A" w:rsidP="00546646">
            <w:pPr>
              <w:jc w:val="center"/>
              <w:rPr>
                <w:ins w:id="2648" w:author="Dylan CHEN" w:date="2026-08-05T17:30:00Z" w16du:dateUtc="2026-08-05T09:30:00Z"/>
                <w:color w:val="000000"/>
                <w:sz w:val="20"/>
                <w:szCs w:val="20"/>
              </w:rPr>
            </w:pPr>
            <w:ins w:id="2649" w:author="Dylan CHEN" w:date="2026-08-05T17:30:00Z" w16du:dateUtc="2026-08-05T09:30: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7927FB6" w14:textId="77777777" w:rsidR="00DE245A" w:rsidRPr="00B9646D" w:rsidRDefault="00DE245A" w:rsidP="00546646">
            <w:pPr>
              <w:jc w:val="center"/>
              <w:rPr>
                <w:ins w:id="2650" w:author="Dylan CHEN" w:date="2026-08-05T17:30:00Z" w16du:dateUtc="2026-08-05T09:30:00Z"/>
                <w:color w:val="000000"/>
                <w:sz w:val="20"/>
                <w:szCs w:val="20"/>
              </w:rPr>
            </w:pPr>
            <w:ins w:id="2651"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5A3A3CF6" w14:textId="77777777" w:rsidR="00DE245A" w:rsidRPr="00B9646D" w:rsidRDefault="00DE245A" w:rsidP="00546646">
            <w:pPr>
              <w:jc w:val="center"/>
              <w:rPr>
                <w:ins w:id="2652"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B9646D" w:rsidRDefault="00DE245A" w:rsidP="00546646">
            <w:pPr>
              <w:rPr>
                <w:ins w:id="2653"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B9646D" w:rsidRDefault="00DE245A" w:rsidP="00546646">
            <w:pPr>
              <w:rPr>
                <w:ins w:id="2654" w:author="Dylan CHEN" w:date="2026-08-05T17:30:00Z" w16du:dateUtc="2026-08-05T09:30:00Z"/>
                <w:sz w:val="20"/>
                <w:szCs w:val="20"/>
              </w:rPr>
            </w:pPr>
          </w:p>
        </w:tc>
      </w:tr>
      <w:tr w:rsidR="00DE245A" w:rsidRPr="00B9646D" w14:paraId="320415C7" w14:textId="77777777" w:rsidTr="00546646">
        <w:trPr>
          <w:trHeight w:val="340"/>
          <w:jc w:val="center"/>
          <w:ins w:id="2655" w:author="Dylan CHEN" w:date="2026-08-05T17:30:00Z"/>
        </w:trPr>
        <w:tc>
          <w:tcPr>
            <w:tcW w:w="2044" w:type="dxa"/>
            <w:tcBorders>
              <w:top w:val="nil"/>
              <w:left w:val="nil"/>
              <w:bottom w:val="nil"/>
              <w:right w:val="nil"/>
            </w:tcBorders>
            <w:noWrap/>
            <w:tcMar>
              <w:left w:w="29" w:type="dxa"/>
              <w:right w:w="29" w:type="dxa"/>
            </w:tcMar>
            <w:hideMark/>
          </w:tcPr>
          <w:p w14:paraId="79B23E32" w14:textId="77777777" w:rsidR="00DE245A" w:rsidRPr="00B9646D" w:rsidRDefault="00DE245A" w:rsidP="00546646">
            <w:pPr>
              <w:rPr>
                <w:ins w:id="2656" w:author="Dylan CHEN" w:date="2026-08-05T17:30:00Z" w16du:dateUtc="2026-08-05T09:30:00Z"/>
                <w:color w:val="000000"/>
                <w:sz w:val="20"/>
                <w:szCs w:val="20"/>
              </w:rPr>
            </w:pPr>
            <w:ins w:id="2657" w:author="Dylan CHEN" w:date="2026-08-05T17:30:00Z" w16du:dateUtc="2026-08-05T09:30: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
          <w:p w14:paraId="4608F54E" w14:textId="77777777" w:rsidR="00DE245A" w:rsidRPr="00B9646D" w:rsidRDefault="00DE245A" w:rsidP="00546646">
            <w:pPr>
              <w:rPr>
                <w:ins w:id="2658"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B9646D" w:rsidRDefault="00DE245A" w:rsidP="00546646">
            <w:pPr>
              <w:rPr>
                <w:ins w:id="2659"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B9646D" w:rsidRDefault="00DE245A" w:rsidP="00546646">
            <w:pPr>
              <w:jc w:val="center"/>
              <w:rPr>
                <w:ins w:id="2660" w:author="Dylan CHEN" w:date="2026-08-05T17:30:00Z" w16du:dateUtc="2026-08-05T09:30:00Z"/>
                <w:color w:val="000000"/>
                <w:sz w:val="20"/>
                <w:szCs w:val="20"/>
              </w:rPr>
            </w:pPr>
            <w:ins w:id="2661" w:author="Dylan CHEN" w:date="2026-08-05T17:30:00Z" w16du:dateUtc="2026-08-05T09:30: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2A52C8AF" w14:textId="77777777" w:rsidR="00DE245A" w:rsidRPr="00B9646D" w:rsidRDefault="00DE245A" w:rsidP="00546646">
            <w:pPr>
              <w:jc w:val="center"/>
              <w:rPr>
                <w:ins w:id="2662" w:author="Dylan CHEN" w:date="2026-08-05T17:30:00Z" w16du:dateUtc="2026-08-05T09:30:00Z"/>
                <w:color w:val="000000"/>
                <w:sz w:val="20"/>
                <w:szCs w:val="20"/>
              </w:rPr>
            </w:pPr>
            <w:ins w:id="2663"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44E99859" w14:textId="77777777" w:rsidR="00DE245A" w:rsidRPr="00B9646D" w:rsidRDefault="00DE245A" w:rsidP="00546646">
            <w:pPr>
              <w:jc w:val="center"/>
              <w:rPr>
                <w:ins w:id="2664"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B9646D" w:rsidRDefault="00DE245A" w:rsidP="00546646">
            <w:pPr>
              <w:rPr>
                <w:ins w:id="2665"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B9646D" w:rsidRDefault="00DE245A" w:rsidP="00546646">
            <w:pPr>
              <w:rPr>
                <w:ins w:id="2666" w:author="Dylan CHEN" w:date="2026-08-05T17:30:00Z" w16du:dateUtc="2026-08-05T09:30:00Z"/>
                <w:sz w:val="20"/>
                <w:szCs w:val="20"/>
              </w:rPr>
            </w:pPr>
          </w:p>
        </w:tc>
      </w:tr>
      <w:tr w:rsidR="00DE245A" w:rsidRPr="00B9646D" w14:paraId="2EEB40DC" w14:textId="77777777" w:rsidTr="00546646">
        <w:trPr>
          <w:trHeight w:val="340"/>
          <w:jc w:val="center"/>
          <w:ins w:id="2667" w:author="Dylan CHEN" w:date="2026-08-05T17:30:00Z"/>
        </w:trPr>
        <w:tc>
          <w:tcPr>
            <w:tcW w:w="2044" w:type="dxa"/>
            <w:tcBorders>
              <w:top w:val="nil"/>
              <w:left w:val="nil"/>
              <w:bottom w:val="nil"/>
              <w:right w:val="nil"/>
            </w:tcBorders>
            <w:noWrap/>
            <w:tcMar>
              <w:left w:w="29" w:type="dxa"/>
              <w:right w:w="29" w:type="dxa"/>
            </w:tcMar>
            <w:hideMark/>
          </w:tcPr>
          <w:p w14:paraId="61C43D8C" w14:textId="77777777" w:rsidR="00DE245A" w:rsidRPr="00B9646D" w:rsidRDefault="00DE245A" w:rsidP="00546646">
            <w:pPr>
              <w:rPr>
                <w:ins w:id="2668" w:author="Dylan CHEN" w:date="2026-08-05T17:30:00Z" w16du:dateUtc="2026-08-05T09:30:00Z"/>
                <w:color w:val="000000"/>
                <w:sz w:val="20"/>
                <w:szCs w:val="20"/>
              </w:rPr>
            </w:pPr>
            <w:ins w:id="2669" w:author="Dylan CHEN" w:date="2026-08-05T17:30:00Z" w16du:dateUtc="2026-08-05T09:30:00Z">
              <w:r w:rsidRPr="00B9646D">
                <w:rPr>
                  <w:color w:val="000000"/>
                  <w:sz w:val="20"/>
                  <w:szCs w:val="20"/>
                </w:rPr>
                <w:lastRenderedPageBreak/>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
          <w:p w14:paraId="4079FDEC" w14:textId="77777777" w:rsidR="00DE245A" w:rsidRPr="00B9646D" w:rsidRDefault="00DE245A" w:rsidP="00546646">
            <w:pPr>
              <w:rPr>
                <w:ins w:id="2670"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B9646D" w:rsidRDefault="00DE245A" w:rsidP="00546646">
            <w:pPr>
              <w:rPr>
                <w:ins w:id="2671"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B9646D" w:rsidRDefault="00DE245A" w:rsidP="00546646">
            <w:pPr>
              <w:rPr>
                <w:ins w:id="2672"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B9646D" w:rsidRDefault="00DE245A" w:rsidP="00546646">
            <w:pPr>
              <w:jc w:val="center"/>
              <w:rPr>
                <w:ins w:id="2673" w:author="Dylan CHEN" w:date="2026-08-05T17:30:00Z" w16du:dateUtc="2026-08-05T09:30:00Z"/>
                <w:color w:val="000000"/>
                <w:sz w:val="20"/>
                <w:szCs w:val="20"/>
              </w:rPr>
            </w:pPr>
            <w:ins w:id="2674"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44C1F8F1" w14:textId="77777777" w:rsidR="00DE245A" w:rsidRPr="00B9646D" w:rsidRDefault="00DE245A" w:rsidP="00546646">
            <w:pPr>
              <w:jc w:val="center"/>
              <w:rPr>
                <w:ins w:id="2675"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B9646D" w:rsidRDefault="00DE245A" w:rsidP="00546646">
            <w:pPr>
              <w:rPr>
                <w:ins w:id="2676"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B9646D" w:rsidRDefault="00DE245A" w:rsidP="00546646">
            <w:pPr>
              <w:rPr>
                <w:ins w:id="2677" w:author="Dylan CHEN" w:date="2026-08-05T17:30:00Z" w16du:dateUtc="2026-08-05T09:30:00Z"/>
                <w:sz w:val="20"/>
                <w:szCs w:val="20"/>
              </w:rPr>
            </w:pPr>
          </w:p>
        </w:tc>
      </w:tr>
      <w:tr w:rsidR="00DE245A" w:rsidRPr="00B9646D" w14:paraId="1108F0FE" w14:textId="77777777" w:rsidTr="00546646">
        <w:trPr>
          <w:trHeight w:val="320"/>
          <w:jc w:val="center"/>
          <w:ins w:id="2678" w:author="Dylan CHEN" w:date="2026-08-05T17:30:00Z"/>
        </w:trPr>
        <w:tc>
          <w:tcPr>
            <w:tcW w:w="2044" w:type="dxa"/>
            <w:tcBorders>
              <w:top w:val="nil"/>
              <w:left w:val="nil"/>
              <w:bottom w:val="nil"/>
              <w:right w:val="nil"/>
            </w:tcBorders>
            <w:noWrap/>
            <w:tcMar>
              <w:left w:w="29" w:type="dxa"/>
              <w:right w:w="29" w:type="dxa"/>
            </w:tcMar>
            <w:hideMark/>
          </w:tcPr>
          <w:p w14:paraId="12240B78" w14:textId="77777777" w:rsidR="00DE245A" w:rsidRPr="00B9646D" w:rsidRDefault="00DE245A" w:rsidP="00546646">
            <w:pPr>
              <w:rPr>
                <w:ins w:id="2679" w:author="Dylan CHEN" w:date="2026-08-05T17:30:00Z" w16du:dateUtc="2026-08-05T09:30:00Z"/>
                <w:color w:val="000000"/>
                <w:sz w:val="20"/>
                <w:szCs w:val="20"/>
              </w:rPr>
            </w:pPr>
            <w:ins w:id="2680" w:author="Dylan CHEN" w:date="2026-08-05T17:30:00Z" w16du:dateUtc="2026-08-05T09:30:00Z">
              <w:r w:rsidRPr="00B9646D">
                <w:rPr>
                  <w:color w:val="000000"/>
                  <w:sz w:val="20"/>
                  <w:szCs w:val="20"/>
                </w:rPr>
                <w:t>answer timing FE</w:t>
              </w:r>
            </w:ins>
          </w:p>
        </w:tc>
        <w:tc>
          <w:tcPr>
            <w:tcW w:w="729" w:type="dxa"/>
            <w:tcBorders>
              <w:top w:val="nil"/>
              <w:left w:val="nil"/>
              <w:bottom w:val="nil"/>
              <w:right w:val="nil"/>
            </w:tcBorders>
            <w:noWrap/>
            <w:tcMar>
              <w:left w:w="29" w:type="dxa"/>
              <w:right w:w="29" w:type="dxa"/>
            </w:tcMar>
            <w:hideMark/>
          </w:tcPr>
          <w:p w14:paraId="0BD8C261" w14:textId="77777777" w:rsidR="00DE245A" w:rsidRPr="00B9646D" w:rsidRDefault="00DE245A" w:rsidP="00546646">
            <w:pPr>
              <w:rPr>
                <w:ins w:id="2681"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B9646D" w:rsidRDefault="00DE245A" w:rsidP="00546646">
            <w:pPr>
              <w:rPr>
                <w:ins w:id="2682"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B9646D" w:rsidRDefault="00DE245A" w:rsidP="00546646">
            <w:pPr>
              <w:rPr>
                <w:ins w:id="2683"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B9646D" w:rsidRDefault="00DE245A" w:rsidP="00546646">
            <w:pPr>
              <w:rPr>
                <w:ins w:id="2684" w:author="Dylan CHEN" w:date="2026-08-05T17:30:00Z" w16du:dateUtc="2026-08-05T09:30:00Z"/>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B9646D" w:rsidRDefault="00DE245A" w:rsidP="00546646">
            <w:pPr>
              <w:jc w:val="center"/>
              <w:rPr>
                <w:ins w:id="2685" w:author="Dylan CHEN" w:date="2026-08-05T17:30:00Z" w16du:dateUtc="2026-08-05T09:30:00Z"/>
                <w:color w:val="000000"/>
                <w:sz w:val="20"/>
                <w:szCs w:val="20"/>
              </w:rPr>
            </w:pPr>
            <w:ins w:id="2686" w:author="Dylan CHEN" w:date="2026-08-05T17:30:00Z" w16du:dateUtc="2026-08-05T09:30:00Z">
              <w:r w:rsidRPr="00B9646D">
                <w:rPr>
                  <w:color w:val="000000"/>
                  <w:sz w:val="20"/>
                  <w:szCs w:val="20"/>
                </w:rPr>
                <w:t>√</w:t>
              </w:r>
            </w:ins>
          </w:p>
        </w:tc>
        <w:tc>
          <w:tcPr>
            <w:tcW w:w="1751" w:type="dxa"/>
            <w:tcBorders>
              <w:top w:val="nil"/>
              <w:left w:val="nil"/>
              <w:bottom w:val="nil"/>
              <w:right w:val="nil"/>
            </w:tcBorders>
            <w:noWrap/>
            <w:tcMar>
              <w:left w:w="29" w:type="dxa"/>
              <w:right w:w="29" w:type="dxa"/>
            </w:tcMar>
            <w:hideMark/>
          </w:tcPr>
          <w:p w14:paraId="7B472750" w14:textId="77777777" w:rsidR="00DE245A" w:rsidRPr="00B9646D" w:rsidRDefault="00DE245A" w:rsidP="00546646">
            <w:pPr>
              <w:jc w:val="center"/>
              <w:rPr>
                <w:ins w:id="2687" w:author="Dylan CHEN" w:date="2026-08-05T17:30:00Z" w16du:dateUtc="2026-08-05T09:30:00Z"/>
                <w:color w:val="000000"/>
                <w:sz w:val="20"/>
                <w:szCs w:val="20"/>
              </w:rPr>
            </w:pPr>
            <w:ins w:id="2688" w:author="Dylan CHEN" w:date="2026-08-05T17:30:00Z" w16du:dateUtc="2026-08-05T09:30:00Z">
              <w:r w:rsidRPr="00B9646D">
                <w:rPr>
                  <w:color w:val="000000"/>
                  <w:sz w:val="20"/>
                  <w:szCs w:val="20"/>
                </w:rPr>
                <w:t>√</w:t>
              </w:r>
            </w:ins>
          </w:p>
        </w:tc>
        <w:tc>
          <w:tcPr>
            <w:tcW w:w="1219" w:type="dxa"/>
            <w:tcBorders>
              <w:top w:val="nil"/>
              <w:left w:val="nil"/>
              <w:bottom w:val="nil"/>
              <w:right w:val="nil"/>
            </w:tcBorders>
            <w:noWrap/>
            <w:tcMar>
              <w:left w:w="29" w:type="dxa"/>
              <w:right w:w="29" w:type="dxa"/>
            </w:tcMar>
            <w:hideMark/>
          </w:tcPr>
          <w:p w14:paraId="73BC11EF" w14:textId="77777777" w:rsidR="00DE245A" w:rsidRPr="00B9646D" w:rsidRDefault="00DE245A" w:rsidP="00546646">
            <w:pPr>
              <w:jc w:val="center"/>
              <w:rPr>
                <w:ins w:id="2689" w:author="Dylan CHEN" w:date="2026-08-05T17:30:00Z" w16du:dateUtc="2026-08-05T09:30:00Z"/>
                <w:color w:val="000000"/>
                <w:sz w:val="20"/>
                <w:szCs w:val="20"/>
              </w:rPr>
            </w:pPr>
            <w:ins w:id="2690" w:author="Dylan CHEN" w:date="2026-08-05T17:30:00Z" w16du:dateUtc="2026-08-05T09:30:00Z">
              <w:r w:rsidRPr="00B9646D">
                <w:rPr>
                  <w:color w:val="000000"/>
                  <w:sz w:val="20"/>
                  <w:szCs w:val="20"/>
                </w:rPr>
                <w:t>√</w:t>
              </w:r>
            </w:ins>
          </w:p>
        </w:tc>
      </w:tr>
      <w:tr w:rsidR="00DE245A" w:rsidRPr="00B9646D" w14:paraId="0DDB712C" w14:textId="77777777" w:rsidTr="00546646">
        <w:trPr>
          <w:trHeight w:val="340"/>
          <w:jc w:val="center"/>
          <w:ins w:id="2691" w:author="Dylan CHEN" w:date="2026-08-05T17:30:00Z"/>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B9646D" w:rsidRDefault="00DE245A" w:rsidP="00546646">
            <w:pPr>
              <w:rPr>
                <w:ins w:id="2692" w:author="Dylan CHEN" w:date="2026-08-05T17:30:00Z" w16du:dateUtc="2026-08-05T09:30:00Z"/>
                <w:color w:val="000000"/>
                <w:sz w:val="20"/>
                <w:szCs w:val="20"/>
              </w:rPr>
            </w:pPr>
            <w:ins w:id="2693" w:author="Dylan CHEN" w:date="2026-08-05T17:30:00Z" w16du:dateUtc="2026-08-05T09:30:00Z">
              <w:r w:rsidRPr="00B9646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B9646D" w:rsidRDefault="00DE245A" w:rsidP="00546646">
            <w:pPr>
              <w:jc w:val="center"/>
              <w:rPr>
                <w:ins w:id="2694" w:author="Dylan CHEN" w:date="2026-08-05T17:30:00Z" w16du:dateUtc="2026-08-05T09:30:00Z"/>
                <w:color w:val="000000"/>
                <w:sz w:val="20"/>
                <w:szCs w:val="20"/>
              </w:rPr>
            </w:pPr>
            <w:ins w:id="2695" w:author="Dylan CHEN" w:date="2026-08-05T17:30:00Z" w16du:dateUtc="2026-08-05T09:30:00Z">
              <w:r w:rsidRPr="00B9646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B9646D" w:rsidRDefault="00DE245A" w:rsidP="00546646">
            <w:pPr>
              <w:jc w:val="center"/>
              <w:rPr>
                <w:ins w:id="2696" w:author="Dylan CHEN" w:date="2026-08-05T17:30:00Z" w16du:dateUtc="2026-08-05T09:30:00Z"/>
                <w:color w:val="000000"/>
                <w:sz w:val="20"/>
                <w:szCs w:val="20"/>
              </w:rPr>
            </w:pPr>
            <w:ins w:id="2697" w:author="Dylan CHEN" w:date="2026-08-05T17:30:00Z" w16du:dateUtc="2026-08-05T09:30:00Z">
              <w:r w:rsidRPr="00B9646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B9646D" w:rsidRDefault="00DE245A" w:rsidP="00546646">
            <w:pPr>
              <w:jc w:val="center"/>
              <w:rPr>
                <w:ins w:id="2698" w:author="Dylan CHEN" w:date="2026-08-05T17:30:00Z" w16du:dateUtc="2026-08-05T09:30:00Z"/>
                <w:color w:val="000000"/>
                <w:sz w:val="20"/>
                <w:szCs w:val="20"/>
              </w:rPr>
            </w:pPr>
            <w:ins w:id="2699" w:author="Dylan CHEN" w:date="2026-08-05T17:30:00Z" w16du:dateUtc="2026-08-05T09:30:00Z">
              <w:r w:rsidRPr="00B9646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B9646D" w:rsidRDefault="00DE245A" w:rsidP="00546646">
            <w:pPr>
              <w:jc w:val="center"/>
              <w:rPr>
                <w:ins w:id="2700" w:author="Dylan CHEN" w:date="2026-08-05T17:30:00Z" w16du:dateUtc="2026-08-05T09:30:00Z"/>
                <w:color w:val="000000"/>
                <w:sz w:val="20"/>
                <w:szCs w:val="20"/>
              </w:rPr>
            </w:pPr>
            <w:ins w:id="2701" w:author="Dylan CHEN" w:date="2026-08-05T17:30:00Z" w16du:dateUtc="2026-08-05T09:30:00Z">
              <w:r w:rsidRPr="00B9646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B9646D" w:rsidRDefault="00DE245A" w:rsidP="00546646">
            <w:pPr>
              <w:jc w:val="center"/>
              <w:rPr>
                <w:ins w:id="2702" w:author="Dylan CHEN" w:date="2026-08-05T17:30:00Z" w16du:dateUtc="2026-08-05T09:30:00Z"/>
                <w:color w:val="000000"/>
                <w:sz w:val="20"/>
                <w:szCs w:val="20"/>
              </w:rPr>
            </w:pPr>
            <w:ins w:id="2703" w:author="Dylan CHEN" w:date="2026-08-05T17:30:00Z" w16du:dateUtc="2026-08-05T09:30:00Z">
              <w:r w:rsidRPr="00B9646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B9646D" w:rsidRDefault="00DE245A" w:rsidP="00546646">
            <w:pPr>
              <w:jc w:val="center"/>
              <w:rPr>
                <w:ins w:id="2704" w:author="Dylan CHEN" w:date="2026-08-05T17:30:00Z" w16du:dateUtc="2026-08-05T09:30:00Z"/>
                <w:color w:val="000000"/>
                <w:sz w:val="20"/>
                <w:szCs w:val="20"/>
              </w:rPr>
            </w:pPr>
            <w:ins w:id="2705" w:author="Dylan CHEN" w:date="2026-08-05T17:30:00Z" w16du:dateUtc="2026-08-05T09:30:00Z">
              <w:r w:rsidRPr="00B9646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B9646D" w:rsidRDefault="00DE245A" w:rsidP="00546646">
            <w:pPr>
              <w:jc w:val="center"/>
              <w:rPr>
                <w:ins w:id="2706" w:author="Dylan CHEN" w:date="2026-08-05T17:30:00Z" w16du:dateUtc="2026-08-05T09:30:00Z"/>
                <w:color w:val="000000"/>
                <w:sz w:val="20"/>
                <w:szCs w:val="20"/>
              </w:rPr>
            </w:pPr>
            <w:ins w:id="2707" w:author="Dylan CHEN" w:date="2026-08-05T17:30:00Z" w16du:dateUtc="2026-08-05T09:30:00Z">
              <w:r w:rsidRPr="00B9646D">
                <w:rPr>
                  <w:color w:val="000000"/>
                  <w:sz w:val="20"/>
                  <w:szCs w:val="20"/>
                </w:rPr>
                <w:t>√ </w:t>
              </w:r>
            </w:ins>
          </w:p>
        </w:tc>
      </w:tr>
      <w:tr w:rsidR="00DE245A" w:rsidRPr="00B9646D" w14:paraId="5C45ABF8" w14:textId="77777777" w:rsidTr="00546646">
        <w:trPr>
          <w:trHeight w:val="320"/>
          <w:jc w:val="center"/>
          <w:ins w:id="2708" w:author="Dylan CHEN" w:date="2026-08-05T17:30:00Z"/>
        </w:trPr>
        <w:tc>
          <w:tcPr>
            <w:tcW w:w="2044" w:type="dxa"/>
            <w:tcBorders>
              <w:top w:val="nil"/>
              <w:left w:val="nil"/>
              <w:bottom w:val="nil"/>
              <w:right w:val="nil"/>
            </w:tcBorders>
            <w:noWrap/>
            <w:tcMar>
              <w:left w:w="29" w:type="dxa"/>
              <w:right w:w="29" w:type="dxa"/>
            </w:tcMar>
            <w:hideMark/>
          </w:tcPr>
          <w:p w14:paraId="36916E1E" w14:textId="77777777" w:rsidR="00DE245A" w:rsidRPr="00B9646D" w:rsidRDefault="00DE245A" w:rsidP="00546646">
            <w:pPr>
              <w:rPr>
                <w:ins w:id="2709" w:author="Dylan CHEN" w:date="2026-08-05T17:30:00Z" w16du:dateUtc="2026-08-05T09:30:00Z"/>
                <w:color w:val="000000"/>
                <w:sz w:val="20"/>
                <w:szCs w:val="20"/>
              </w:rPr>
            </w:pPr>
            <w:ins w:id="2710" w:author="Dylan CHEN" w:date="2026-08-05T17:30:00Z" w16du:dateUtc="2026-08-05T09:30:00Z">
              <w:r w:rsidRPr="00B9646D">
                <w:rPr>
                  <w:color w:val="000000"/>
                  <w:sz w:val="20"/>
                  <w:szCs w:val="20"/>
                </w:rPr>
                <w:t>N</w:t>
              </w:r>
            </w:ins>
          </w:p>
        </w:tc>
        <w:tc>
          <w:tcPr>
            <w:tcW w:w="729" w:type="dxa"/>
            <w:tcBorders>
              <w:top w:val="nil"/>
              <w:left w:val="nil"/>
              <w:bottom w:val="nil"/>
              <w:right w:val="nil"/>
            </w:tcBorders>
            <w:noWrap/>
            <w:tcMar>
              <w:left w:w="29" w:type="dxa"/>
              <w:right w:w="29" w:type="dxa"/>
            </w:tcMar>
            <w:hideMark/>
          </w:tcPr>
          <w:p w14:paraId="043A332B" w14:textId="77777777" w:rsidR="00DE245A" w:rsidRPr="00B9646D" w:rsidRDefault="00DE245A" w:rsidP="00546646">
            <w:pPr>
              <w:jc w:val="center"/>
              <w:rPr>
                <w:ins w:id="2711" w:author="Dylan CHEN" w:date="2026-08-05T17:30:00Z" w16du:dateUtc="2026-08-05T09:30:00Z"/>
                <w:color w:val="000000"/>
                <w:sz w:val="20"/>
                <w:szCs w:val="20"/>
              </w:rPr>
            </w:pPr>
            <w:ins w:id="2712" w:author="Dylan CHEN" w:date="2026-08-05T17:30:00Z" w16du:dateUtc="2026-08-05T09:30:00Z">
              <w:r w:rsidRPr="00B9646D">
                <w:rPr>
                  <w:color w:val="000000"/>
                  <w:sz w:val="20"/>
                  <w:szCs w:val="20"/>
                </w:rPr>
                <w:t>4,670</w:t>
              </w:r>
            </w:ins>
          </w:p>
        </w:tc>
        <w:tc>
          <w:tcPr>
            <w:tcW w:w="917" w:type="dxa"/>
            <w:tcBorders>
              <w:top w:val="nil"/>
              <w:left w:val="nil"/>
              <w:bottom w:val="nil"/>
              <w:right w:val="nil"/>
            </w:tcBorders>
            <w:noWrap/>
            <w:tcMar>
              <w:left w:w="29" w:type="dxa"/>
              <w:right w:w="29" w:type="dxa"/>
            </w:tcMar>
            <w:hideMark/>
          </w:tcPr>
          <w:p w14:paraId="47C9A9EC" w14:textId="77777777" w:rsidR="00DE245A" w:rsidRPr="00B9646D" w:rsidRDefault="00DE245A" w:rsidP="00546646">
            <w:pPr>
              <w:jc w:val="center"/>
              <w:rPr>
                <w:ins w:id="2713" w:author="Dylan CHEN" w:date="2026-08-05T17:30:00Z" w16du:dateUtc="2026-08-05T09:30:00Z"/>
                <w:color w:val="000000"/>
                <w:sz w:val="20"/>
                <w:szCs w:val="20"/>
              </w:rPr>
            </w:pPr>
            <w:ins w:id="2714" w:author="Dylan CHEN" w:date="2026-08-05T17:30:00Z" w16du:dateUtc="2026-08-05T09:30:00Z">
              <w:r w:rsidRPr="00B9646D">
                <w:rPr>
                  <w:color w:val="000000"/>
                  <w:sz w:val="20"/>
                  <w:szCs w:val="20"/>
                </w:rPr>
                <w:t>4,670</w:t>
              </w:r>
            </w:ins>
          </w:p>
        </w:tc>
        <w:tc>
          <w:tcPr>
            <w:tcW w:w="810" w:type="dxa"/>
            <w:tcBorders>
              <w:top w:val="nil"/>
              <w:left w:val="nil"/>
              <w:bottom w:val="nil"/>
              <w:right w:val="nil"/>
            </w:tcBorders>
            <w:noWrap/>
            <w:tcMar>
              <w:left w:w="29" w:type="dxa"/>
              <w:right w:w="29" w:type="dxa"/>
            </w:tcMar>
            <w:hideMark/>
          </w:tcPr>
          <w:p w14:paraId="1E88B082" w14:textId="77777777" w:rsidR="00DE245A" w:rsidRPr="00B9646D" w:rsidRDefault="00DE245A" w:rsidP="00546646">
            <w:pPr>
              <w:jc w:val="center"/>
              <w:rPr>
                <w:ins w:id="2715" w:author="Dylan CHEN" w:date="2026-08-05T17:30:00Z" w16du:dateUtc="2026-08-05T09:30:00Z"/>
                <w:color w:val="000000"/>
                <w:sz w:val="20"/>
                <w:szCs w:val="20"/>
              </w:rPr>
            </w:pPr>
            <w:ins w:id="2716" w:author="Dylan CHEN" w:date="2026-08-05T17:30:00Z" w16du:dateUtc="2026-08-05T09:30:00Z">
              <w:r w:rsidRPr="00B9646D">
                <w:rPr>
                  <w:color w:val="000000"/>
                  <w:sz w:val="20"/>
                  <w:szCs w:val="20"/>
                </w:rPr>
                <w:t>4,670</w:t>
              </w:r>
            </w:ins>
          </w:p>
        </w:tc>
        <w:tc>
          <w:tcPr>
            <w:tcW w:w="900" w:type="dxa"/>
            <w:tcBorders>
              <w:top w:val="nil"/>
              <w:left w:val="nil"/>
              <w:bottom w:val="nil"/>
              <w:right w:val="nil"/>
            </w:tcBorders>
            <w:noWrap/>
            <w:tcMar>
              <w:left w:w="29" w:type="dxa"/>
              <w:right w:w="29" w:type="dxa"/>
            </w:tcMar>
            <w:hideMark/>
          </w:tcPr>
          <w:p w14:paraId="7CE822AC" w14:textId="77777777" w:rsidR="00DE245A" w:rsidRPr="00B9646D" w:rsidRDefault="00DE245A" w:rsidP="00546646">
            <w:pPr>
              <w:jc w:val="center"/>
              <w:rPr>
                <w:ins w:id="2717" w:author="Dylan CHEN" w:date="2026-08-05T17:30:00Z" w16du:dateUtc="2026-08-05T09:30:00Z"/>
                <w:color w:val="000000"/>
                <w:sz w:val="20"/>
                <w:szCs w:val="20"/>
              </w:rPr>
            </w:pPr>
            <w:ins w:id="2718" w:author="Dylan CHEN" w:date="2026-08-05T17:30:00Z" w16du:dateUtc="2026-08-05T09:30:00Z">
              <w:r w:rsidRPr="00B9646D">
                <w:rPr>
                  <w:color w:val="000000"/>
                  <w:sz w:val="20"/>
                  <w:szCs w:val="20"/>
                </w:rPr>
                <w:t>4,670</w:t>
              </w:r>
            </w:ins>
          </w:p>
        </w:tc>
        <w:tc>
          <w:tcPr>
            <w:tcW w:w="990" w:type="dxa"/>
            <w:tcBorders>
              <w:top w:val="nil"/>
              <w:left w:val="nil"/>
              <w:bottom w:val="nil"/>
              <w:right w:val="nil"/>
            </w:tcBorders>
            <w:noWrap/>
            <w:tcMar>
              <w:left w:w="29" w:type="dxa"/>
              <w:right w:w="29" w:type="dxa"/>
            </w:tcMar>
            <w:hideMark/>
          </w:tcPr>
          <w:p w14:paraId="70870A35" w14:textId="77777777" w:rsidR="00DE245A" w:rsidRPr="00B9646D" w:rsidRDefault="00DE245A" w:rsidP="00546646">
            <w:pPr>
              <w:jc w:val="center"/>
              <w:rPr>
                <w:ins w:id="2719" w:author="Dylan CHEN" w:date="2026-08-05T17:30:00Z" w16du:dateUtc="2026-08-05T09:30:00Z"/>
                <w:color w:val="000000"/>
                <w:sz w:val="20"/>
                <w:szCs w:val="20"/>
              </w:rPr>
            </w:pPr>
            <w:ins w:id="2720" w:author="Dylan CHEN" w:date="2026-08-05T17:30:00Z" w16du:dateUtc="2026-08-05T09:30:00Z">
              <w:r w:rsidRPr="00B9646D">
                <w:rPr>
                  <w:color w:val="000000"/>
                  <w:sz w:val="20"/>
                  <w:szCs w:val="20"/>
                </w:rPr>
                <w:t>4,670</w:t>
              </w:r>
            </w:ins>
          </w:p>
        </w:tc>
        <w:tc>
          <w:tcPr>
            <w:tcW w:w="1751" w:type="dxa"/>
            <w:tcBorders>
              <w:top w:val="nil"/>
              <w:left w:val="nil"/>
              <w:bottom w:val="nil"/>
              <w:right w:val="nil"/>
            </w:tcBorders>
            <w:noWrap/>
            <w:tcMar>
              <w:left w:w="29" w:type="dxa"/>
              <w:right w:w="29" w:type="dxa"/>
            </w:tcMar>
            <w:hideMark/>
          </w:tcPr>
          <w:p w14:paraId="079F787C" w14:textId="77777777" w:rsidR="00DE245A" w:rsidRPr="00B9646D" w:rsidRDefault="00DE245A" w:rsidP="00546646">
            <w:pPr>
              <w:jc w:val="center"/>
              <w:rPr>
                <w:ins w:id="2721" w:author="Dylan CHEN" w:date="2026-08-05T17:30:00Z" w16du:dateUtc="2026-08-05T09:30:00Z"/>
                <w:color w:val="000000"/>
                <w:sz w:val="20"/>
                <w:szCs w:val="20"/>
              </w:rPr>
            </w:pPr>
            <w:ins w:id="2722" w:author="Dylan CHEN" w:date="2026-08-05T17:30:00Z" w16du:dateUtc="2026-08-05T09:30:00Z">
              <w:r w:rsidRPr="00B9646D">
                <w:rPr>
                  <w:color w:val="000000"/>
                  <w:sz w:val="20"/>
                  <w:szCs w:val="20"/>
                </w:rPr>
                <w:t>4,670</w:t>
              </w:r>
            </w:ins>
          </w:p>
        </w:tc>
        <w:tc>
          <w:tcPr>
            <w:tcW w:w="1219" w:type="dxa"/>
            <w:tcBorders>
              <w:top w:val="nil"/>
              <w:left w:val="nil"/>
              <w:bottom w:val="nil"/>
              <w:right w:val="nil"/>
            </w:tcBorders>
            <w:noWrap/>
            <w:tcMar>
              <w:left w:w="29" w:type="dxa"/>
              <w:right w:w="29" w:type="dxa"/>
            </w:tcMar>
            <w:hideMark/>
          </w:tcPr>
          <w:p w14:paraId="0BDDEFD0" w14:textId="77777777" w:rsidR="00DE245A" w:rsidRPr="00B9646D" w:rsidRDefault="00DE245A" w:rsidP="00546646">
            <w:pPr>
              <w:jc w:val="center"/>
              <w:rPr>
                <w:ins w:id="2723" w:author="Dylan CHEN" w:date="2026-08-05T17:30:00Z" w16du:dateUtc="2026-08-05T09:30:00Z"/>
                <w:color w:val="000000"/>
                <w:sz w:val="20"/>
                <w:szCs w:val="20"/>
              </w:rPr>
            </w:pPr>
            <w:ins w:id="2724" w:author="Dylan CHEN" w:date="2026-08-05T17:30:00Z" w16du:dateUtc="2026-08-05T09:30:00Z">
              <w:r w:rsidRPr="00B9646D">
                <w:rPr>
                  <w:color w:val="000000"/>
                  <w:sz w:val="20"/>
                  <w:szCs w:val="20"/>
                </w:rPr>
                <w:t>4,670</w:t>
              </w:r>
            </w:ins>
          </w:p>
        </w:tc>
      </w:tr>
      <w:tr w:rsidR="00DE245A" w:rsidRPr="00B9646D" w14:paraId="2D3E810D" w14:textId="77777777" w:rsidTr="00546646">
        <w:trPr>
          <w:trHeight w:val="320"/>
          <w:jc w:val="center"/>
          <w:ins w:id="2725" w:author="Dylan CHEN" w:date="2026-08-05T17:30:00Z"/>
        </w:trPr>
        <w:tc>
          <w:tcPr>
            <w:tcW w:w="2044" w:type="dxa"/>
            <w:tcBorders>
              <w:top w:val="nil"/>
              <w:left w:val="nil"/>
              <w:bottom w:val="nil"/>
              <w:right w:val="nil"/>
            </w:tcBorders>
            <w:noWrap/>
            <w:tcMar>
              <w:left w:w="29" w:type="dxa"/>
              <w:right w:w="29" w:type="dxa"/>
            </w:tcMar>
            <w:hideMark/>
          </w:tcPr>
          <w:p w14:paraId="77E325C7" w14:textId="77777777" w:rsidR="00DE245A" w:rsidRPr="00B9646D" w:rsidRDefault="00DE245A" w:rsidP="00546646">
            <w:pPr>
              <w:rPr>
                <w:ins w:id="2726" w:author="Dylan CHEN" w:date="2026-08-05T17:30:00Z" w16du:dateUtc="2026-08-05T09:30:00Z"/>
                <w:color w:val="000000"/>
                <w:sz w:val="20"/>
                <w:szCs w:val="20"/>
              </w:rPr>
            </w:pPr>
            <w:ins w:id="2727" w:author="Dylan CHEN" w:date="2026-08-05T17:30:00Z" w16du:dateUtc="2026-08-05T09:30:00Z">
              <w:r w:rsidRPr="00B9646D">
                <w:rPr>
                  <w:color w:val="000000"/>
                  <w:sz w:val="20"/>
                  <w:szCs w:val="20"/>
                </w:rPr>
                <w:t>log likelihood</w:t>
              </w:r>
            </w:ins>
          </w:p>
        </w:tc>
        <w:tc>
          <w:tcPr>
            <w:tcW w:w="729" w:type="dxa"/>
            <w:tcBorders>
              <w:top w:val="nil"/>
              <w:left w:val="nil"/>
              <w:bottom w:val="nil"/>
              <w:right w:val="nil"/>
            </w:tcBorders>
            <w:noWrap/>
            <w:tcMar>
              <w:left w:w="29" w:type="dxa"/>
              <w:right w:w="29" w:type="dxa"/>
            </w:tcMar>
            <w:hideMark/>
          </w:tcPr>
          <w:p w14:paraId="602D3794" w14:textId="77777777" w:rsidR="00DE245A" w:rsidRPr="00B9646D" w:rsidRDefault="00DE245A" w:rsidP="00546646">
            <w:pPr>
              <w:rPr>
                <w:ins w:id="2728"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B9646D" w:rsidRDefault="00DE245A" w:rsidP="00546646">
            <w:pPr>
              <w:rPr>
                <w:ins w:id="2729" w:author="Dylan CHEN" w:date="2026-08-05T17:30:00Z" w16du:dateUtc="2026-08-05T09:30:00Z"/>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B9646D" w:rsidRDefault="00DE245A" w:rsidP="00546646">
            <w:pPr>
              <w:rPr>
                <w:ins w:id="2730"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B9646D" w:rsidRDefault="00DE245A" w:rsidP="00546646">
            <w:pPr>
              <w:rPr>
                <w:ins w:id="2731" w:author="Dylan CHEN" w:date="2026-08-05T17:30:00Z" w16du:dateUtc="2026-08-05T09:30:00Z"/>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B9646D" w:rsidRDefault="00DE245A" w:rsidP="00546646">
            <w:pPr>
              <w:rPr>
                <w:ins w:id="2732" w:author="Dylan CHEN" w:date="2026-08-05T17:30:00Z" w16du:dateUtc="2026-08-05T09:30:00Z"/>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B9646D" w:rsidRDefault="00DE245A" w:rsidP="00546646">
            <w:pPr>
              <w:rPr>
                <w:ins w:id="2733"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B9646D" w:rsidRDefault="00DE245A" w:rsidP="00546646">
            <w:pPr>
              <w:jc w:val="center"/>
              <w:rPr>
                <w:ins w:id="2734" w:author="Dylan CHEN" w:date="2026-08-05T17:30:00Z" w16du:dateUtc="2026-08-05T09:30:00Z"/>
                <w:color w:val="000000"/>
                <w:sz w:val="20"/>
                <w:szCs w:val="20"/>
              </w:rPr>
            </w:pPr>
            <w:ins w:id="2735" w:author="Dylan CHEN" w:date="2026-08-05T17:30:00Z" w16du:dateUtc="2026-08-05T09:30:00Z">
              <w:r w:rsidRPr="00B9646D">
                <w:rPr>
                  <w:color w:val="000000"/>
                  <w:sz w:val="20"/>
                  <w:szCs w:val="20"/>
                </w:rPr>
                <w:t>-7408.622</w:t>
              </w:r>
            </w:ins>
          </w:p>
        </w:tc>
      </w:tr>
      <w:tr w:rsidR="00DE245A" w:rsidRPr="00B9646D" w14:paraId="402A892E" w14:textId="77777777" w:rsidTr="00546646">
        <w:trPr>
          <w:trHeight w:val="340"/>
          <w:jc w:val="center"/>
          <w:ins w:id="2736" w:author="Dylan CHEN" w:date="2026-08-05T17:30:00Z"/>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B9646D" w:rsidRDefault="00DE245A" w:rsidP="00546646">
            <w:pPr>
              <w:rPr>
                <w:ins w:id="2737" w:author="Dylan CHEN" w:date="2026-08-05T17:30:00Z" w16du:dateUtc="2026-08-05T09:30:00Z"/>
                <w:color w:val="000000"/>
                <w:sz w:val="20"/>
                <w:szCs w:val="20"/>
              </w:rPr>
            </w:pPr>
            <w:ins w:id="2738" w:author="Dylan CHEN" w:date="2026-08-05T17:30:00Z" w16du:dateUtc="2026-08-05T09:30:00Z">
              <w:r w:rsidRPr="00B9646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B9646D" w:rsidRDefault="00DE245A" w:rsidP="00546646">
            <w:pPr>
              <w:jc w:val="center"/>
              <w:rPr>
                <w:ins w:id="2739" w:author="Dylan CHEN" w:date="2026-08-05T17:30:00Z" w16du:dateUtc="2026-08-05T09:30:00Z"/>
                <w:color w:val="000000"/>
                <w:sz w:val="20"/>
                <w:szCs w:val="20"/>
              </w:rPr>
            </w:pPr>
            <w:ins w:id="2740" w:author="Dylan CHEN" w:date="2026-08-05T17:30:00Z" w16du:dateUtc="2026-08-05T09:30:00Z">
              <w:r w:rsidRPr="00B9646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B9646D" w:rsidRDefault="00DE245A" w:rsidP="00546646">
            <w:pPr>
              <w:jc w:val="center"/>
              <w:rPr>
                <w:ins w:id="2741" w:author="Dylan CHEN" w:date="2026-08-05T17:30:00Z" w16du:dateUtc="2026-08-05T09:30:00Z"/>
                <w:color w:val="000000"/>
                <w:sz w:val="20"/>
                <w:szCs w:val="20"/>
              </w:rPr>
            </w:pPr>
            <w:ins w:id="2742" w:author="Dylan CHEN" w:date="2026-08-05T17:30:00Z" w16du:dateUtc="2026-08-05T09:30:00Z">
              <w:r w:rsidRPr="00B9646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B9646D" w:rsidRDefault="00DE245A" w:rsidP="00546646">
            <w:pPr>
              <w:jc w:val="center"/>
              <w:rPr>
                <w:ins w:id="2743" w:author="Dylan CHEN" w:date="2026-08-05T17:30:00Z" w16du:dateUtc="2026-08-05T09:30:00Z"/>
                <w:color w:val="000000"/>
                <w:sz w:val="20"/>
                <w:szCs w:val="20"/>
              </w:rPr>
            </w:pPr>
            <w:ins w:id="2744" w:author="Dylan CHEN" w:date="2026-08-05T17:30:00Z" w16du:dateUtc="2026-08-05T09:30:00Z">
              <w:r w:rsidRPr="00B9646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B9646D" w:rsidRDefault="00DE245A" w:rsidP="00546646">
            <w:pPr>
              <w:jc w:val="center"/>
              <w:rPr>
                <w:ins w:id="2745" w:author="Dylan CHEN" w:date="2026-08-05T17:30:00Z" w16du:dateUtc="2026-08-05T09:30:00Z"/>
                <w:color w:val="000000"/>
                <w:sz w:val="20"/>
                <w:szCs w:val="20"/>
              </w:rPr>
            </w:pPr>
            <w:ins w:id="2746" w:author="Dylan CHEN" w:date="2026-08-05T17:30:00Z" w16du:dateUtc="2026-08-05T09:30:00Z">
              <w:r w:rsidRPr="00B9646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B9646D" w:rsidRDefault="00DE245A" w:rsidP="00546646">
            <w:pPr>
              <w:jc w:val="center"/>
              <w:rPr>
                <w:ins w:id="2747" w:author="Dylan CHEN" w:date="2026-08-05T17:30:00Z" w16du:dateUtc="2026-08-05T09:30:00Z"/>
                <w:color w:val="000000"/>
                <w:sz w:val="20"/>
                <w:szCs w:val="20"/>
              </w:rPr>
            </w:pPr>
            <w:ins w:id="2748" w:author="Dylan CHEN" w:date="2026-08-05T17:30:00Z" w16du:dateUtc="2026-08-05T09:30:00Z">
              <w:r w:rsidRPr="00B9646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B9646D" w:rsidRDefault="00DE245A" w:rsidP="00546646">
            <w:pPr>
              <w:jc w:val="center"/>
              <w:rPr>
                <w:ins w:id="2749" w:author="Dylan CHEN" w:date="2026-08-05T17:30:00Z" w16du:dateUtc="2026-08-05T09:30:00Z"/>
                <w:color w:val="000000"/>
                <w:sz w:val="20"/>
                <w:szCs w:val="20"/>
              </w:rPr>
            </w:pPr>
            <w:ins w:id="2750" w:author="Dylan CHEN" w:date="2026-08-05T17:30:00Z" w16du:dateUtc="2026-08-05T09:30:00Z">
              <w:r w:rsidRPr="00B9646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B9646D" w:rsidRDefault="00DE245A" w:rsidP="00546646">
            <w:pPr>
              <w:jc w:val="center"/>
              <w:rPr>
                <w:ins w:id="2751" w:author="Dylan CHEN" w:date="2026-08-05T17:30:00Z" w16du:dateUtc="2026-08-05T09:30:00Z"/>
                <w:color w:val="000000"/>
                <w:sz w:val="20"/>
                <w:szCs w:val="20"/>
              </w:rPr>
            </w:pPr>
            <w:ins w:id="2752" w:author="Dylan CHEN" w:date="2026-08-05T17:30:00Z" w16du:dateUtc="2026-08-05T09:30:00Z">
              <w:r w:rsidRPr="00B9646D">
                <w:rPr>
                  <w:color w:val="000000"/>
                  <w:sz w:val="20"/>
                  <w:szCs w:val="20"/>
                </w:rPr>
                <w:t>-0.022</w:t>
              </w:r>
            </w:ins>
          </w:p>
        </w:tc>
      </w:tr>
    </w:tbl>
    <w:p w14:paraId="3ADD91B6" w14:textId="77777777" w:rsidR="00DE245A" w:rsidRPr="00B9646D" w:rsidRDefault="00DE245A" w:rsidP="00DE245A">
      <w:pPr>
        <w:spacing w:afterLines="50" w:after="120"/>
        <w:rPr>
          <w:ins w:id="2753" w:author="Dylan CHEN" w:date="2026-08-05T17:30:00Z" w16du:dateUtc="2026-08-05T09:30:00Z"/>
          <w:rFonts w:eastAsia="SimSun"/>
          <w:sz w:val="20"/>
          <w:szCs w:val="20"/>
        </w:rPr>
      </w:pPr>
      <w:ins w:id="2754" w:author="Dylan CHEN" w:date="2026-08-05T17:30:00Z" w16du:dateUtc="2026-08-05T09:30:00Z">
        <w:r w:rsidRPr="00B9646D">
          <w:rPr>
            <w:rFonts w:eastAsia="SimSun"/>
            <w:sz w:val="20"/>
            <w:szCs w:val="20"/>
          </w:rPr>
          <w:t>Notes: 1. ***p&lt;0.001; **p&lt;0.01; *p&lt;0.05.</w:t>
        </w:r>
        <w:r w:rsidRPr="00B9646D">
          <w:rPr>
            <w:rFonts w:eastAsia="SimSun"/>
            <w:sz w:val="20"/>
            <w:szCs w:val="20"/>
          </w:rPr>
          <w:br/>
          <w:t>2. Answer timing FE indicates the date on which the answer was posted.</w:t>
        </w:r>
      </w:ins>
    </w:p>
    <w:p w14:paraId="210CD58E" w14:textId="4D09E4CD" w:rsidR="00DE245A" w:rsidRPr="00522DE1" w:rsidRDefault="00F268A4">
      <w:pPr>
        <w:pStyle w:val="Paragraph"/>
        <w:pPrChange w:id="2755" w:author="Dylan CHEN" w:date="2026-08-05T17:30:00Z" w16du:dateUtc="2026-08-05T09:30:00Z">
          <w:pPr>
            <w:pStyle w:val="NormalWeb"/>
          </w:pPr>
        </w:pPrChange>
      </w:pPr>
      <w:ins w:id="2756" w:author="Dylan CHEN" w:date="2026-08-20T16:35:00Z" w16du:dateUtc="2026-08-20T08:35:00Z">
        <w:r w:rsidRPr="00F268A4">
          <w:rPr>
            <w:rFonts w:eastAsia="Times New Roman"/>
            <w:color w:val="auto"/>
            <w:kern w:val="0"/>
          </w:rPr>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28E8B1E5" w14:textId="77777777" w:rsidR="00E942C7" w:rsidRPr="00522DE1" w:rsidRDefault="00E942C7" w:rsidP="00E942C7">
      <w:pPr>
        <w:spacing w:before="120" w:after="120"/>
        <w:rPr>
          <w:b/>
        </w:rPr>
      </w:pPr>
      <w:r w:rsidRPr="00522DE1">
        <w:t>---------------------------------------------------------------------------------------------------------------------</w:t>
      </w:r>
    </w:p>
    <w:p w14:paraId="01FD617B" w14:textId="263E7E18" w:rsidR="00E942C7" w:rsidRPr="00522DE1" w:rsidRDefault="00F268A4" w:rsidP="00E942C7">
      <w:pPr>
        <w:widowControl w:val="0"/>
        <w:autoSpaceDE w:val="0"/>
        <w:spacing w:before="120" w:after="120"/>
        <w:jc w:val="both"/>
        <w:outlineLvl w:val="0"/>
        <w:rPr>
          <w:rFonts w:eastAsia="SimSun"/>
          <w:b/>
          <w:bCs/>
          <w:kern w:val="2"/>
        </w:rPr>
      </w:pPr>
      <w:ins w:id="2757" w:author="Dylan CHEN" w:date="2026-08-20T16:36:00Z" w16du:dateUtc="2026-08-20T08:36:00Z">
        <w:r>
          <w:rPr>
            <w:rFonts w:eastAsia="SimSun" w:hint="eastAsia"/>
            <w:b/>
            <w:bCs/>
            <w:kern w:val="2"/>
          </w:rPr>
          <w:t>#</w:t>
        </w:r>
      </w:ins>
      <w:r w:rsidR="000B7F20">
        <w:rPr>
          <w:rFonts w:eastAsia="SimSun"/>
          <w:b/>
          <w:bCs/>
          <w:kern w:val="2"/>
        </w:rPr>
        <w:t>*</w:t>
      </w:r>
      <w:r w:rsidR="00E942C7" w:rsidRPr="00522DE1">
        <w:rPr>
          <w:rFonts w:eastAsia="SimSun"/>
          <w:b/>
          <w:bCs/>
          <w:kern w:val="2"/>
        </w:rPr>
        <w:t>R3-</w:t>
      </w:r>
      <w:r w:rsidR="001535FF" w:rsidRPr="00522DE1">
        <w:rPr>
          <w:rFonts w:eastAsia="SimSun"/>
          <w:b/>
          <w:bCs/>
          <w:kern w:val="2"/>
        </w:rPr>
        <w:t>11</w:t>
      </w:r>
    </w:p>
    <w:p w14:paraId="14A33212" w14:textId="259D1425" w:rsidR="00E942C7" w:rsidRPr="00522DE1" w:rsidRDefault="00BD6FD3"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Default="00E942C7" w:rsidP="00DA1CD8">
      <w:pPr>
        <w:widowControl w:val="0"/>
        <w:autoSpaceDE w:val="0"/>
        <w:autoSpaceDN w:val="0"/>
        <w:adjustRightInd w:val="0"/>
        <w:spacing w:before="120" w:after="120"/>
        <w:jc w:val="both"/>
      </w:pPr>
      <w:r w:rsidRPr="00522DE1">
        <w:rPr>
          <w:rFonts w:eastAsia="SimSun"/>
          <w:b/>
          <w:bCs/>
          <w:i/>
          <w:iCs/>
          <w:kern w:val="2"/>
          <w:u w:val="single"/>
        </w:rPr>
        <w:t>Response</w:t>
      </w:r>
    </w:p>
    <w:p w14:paraId="7B08BBBA" w14:textId="4EF18A0C" w:rsidR="00FC4E92" w:rsidRDefault="00FC4E92" w:rsidP="00D321AE">
      <w:pPr>
        <w:pStyle w:val="Paragraph"/>
      </w:pPr>
      <w:r>
        <w:t xml:space="preserve">We thank the reviewer for this thoughtful suggestion. </w:t>
      </w:r>
    </w:p>
    <w:p w14:paraId="6A4652E0" w14:textId="7E060034" w:rsidR="00A3267C" w:rsidRDefault="00FC4E92" w:rsidP="00D321AE">
      <w:pPr>
        <w:pStyle w:val="Paragraph"/>
      </w:pPr>
      <w:r>
        <w:t>The analysis in</w:t>
      </w:r>
      <w:ins w:id="2758" w:author="Dylan CHEN" w:date="2026-08-05T17:31:00Z" w16du:dateUtc="2026-08-05T09:31:00Z">
        <w:r w:rsidR="004C50E6">
          <w:rPr>
            <w:rFonts w:hint="eastAsia"/>
          </w:rPr>
          <w:t xml:space="preserve"> </w:t>
        </w:r>
      </w:ins>
      <w:ins w:id="2759" w:author="Dylan CHEN" w:date="2026-08-05T17:34:00Z" w16du:dateUtc="2026-08-05T09:34:00Z">
        <w:r w:rsidR="00052238">
          <w:rPr>
            <w:rFonts w:hint="eastAsia"/>
          </w:rPr>
          <w:t>original</w:t>
        </w:r>
      </w:ins>
      <w:del w:id="2760" w:author="Dylan CHEN" w:date="2026-08-05T17:34:00Z" w16du:dateUtc="2026-08-05T09:34:00Z">
        <w:r w:rsidR="00052238" w:rsidDel="00052238">
          <w:rPr>
            <w:rFonts w:hint="eastAsia"/>
          </w:rPr>
          <w:delText>i</w:delText>
        </w:r>
      </w:del>
      <w:r>
        <w:t xml:space="preserve"> Section 7.2 aims to examine whether human answerers adjust their contributions to distinguish themselves from AI content. </w:t>
      </w:r>
      <w:r w:rsidR="00A3267C">
        <w:t>We only compare the first answer and the second answer to avoid the conf</w:t>
      </w:r>
      <w:r w:rsidR="00052238">
        <w:rPr>
          <w:rFonts w:hint="eastAsia"/>
        </w:rPr>
        <w:t>o</w:t>
      </w:r>
      <w:r w:rsidR="00A3267C">
        <w:t xml:space="preserve">unding effect of other prior answers </w:t>
      </w:r>
      <w:del w:id="2761" w:author="Dylan CHEN" w:date="2026-08-05T17:34:00Z" w16du:dateUtc="2026-08-05T09:34:00Z">
        <w:r w:rsidR="00A3267C" w:rsidDel="00052238">
          <w:rPr>
            <w:rFonts w:hint="eastAsia"/>
          </w:rPr>
          <w:delText>to</w:delText>
        </w:r>
      </w:del>
      <w:ins w:id="2762" w:author="Dylan CHEN" w:date="2026-08-05T17:34:00Z" w16du:dateUtc="2026-08-05T09:34:00Z">
        <w:r w:rsidR="00052238">
          <w:rPr>
            <w:rFonts w:hint="eastAsia"/>
          </w:rPr>
          <w:t>from</w:t>
        </w:r>
      </w:ins>
      <w:r w:rsidR="00A3267C">
        <w:t xml:space="preserve"> the human answerer</w:t>
      </w:r>
    </w:p>
    <w:p w14:paraId="1CDEBE78" w14:textId="5373BD31" w:rsidR="00FC4E92" w:rsidRDefault="00A3267C" w:rsidP="00D321AE">
      <w:pPr>
        <w:pStyle w:val="Paragraph"/>
      </w:pPr>
      <w:r>
        <w:t xml:space="preserve">Specifically, </w:t>
      </w:r>
      <w:r w:rsidR="00FC4E92">
        <w:t xml:space="preserve">we measure the text similarity between the first answer and the second answer </w:t>
      </w:r>
      <w:r w:rsidR="00052238">
        <w:rPr>
          <w:rFonts w:hint="eastAsia"/>
        </w:rPr>
        <w:t>i</w:t>
      </w:r>
      <w:r>
        <w:t>n two groups</w:t>
      </w:r>
      <w:r w:rsidR="00FC4E92">
        <w:t>:</w:t>
      </w:r>
    </w:p>
    <w:p w14:paraId="48D1238B" w14:textId="77777777" w:rsidR="00FC4E92" w:rsidRDefault="00FC4E92" w:rsidP="00D321AE">
      <w:pPr>
        <w:pStyle w:val="NormalWeb"/>
        <w:numPr>
          <w:ilvl w:val="0"/>
          <w:numId w:val="63"/>
        </w:numPr>
        <w:spacing w:before="0" w:beforeAutospacing="0" w:after="0" w:afterAutospacing="0"/>
      </w:pPr>
      <w:r>
        <w:t xml:space="preserve">In the treatment group, the first answer is AI-generated and the second answer is human-generated. The similarity score reflects how much the human answerer differentiates from the AI answer. </w:t>
      </w:r>
    </w:p>
    <w:p w14:paraId="6585C09C" w14:textId="2F84C108" w:rsidR="00FC4E92" w:rsidRDefault="00FC4E92" w:rsidP="00D321AE">
      <w:pPr>
        <w:pStyle w:val="NormalWeb"/>
        <w:numPr>
          <w:ilvl w:val="0"/>
          <w:numId w:val="63"/>
        </w:numPr>
        <w:spacing w:before="0" w:beforeAutospacing="0" w:after="120" w:afterAutospacing="0"/>
      </w:pPr>
      <w:r>
        <w:t>In the control group, both the first and second answers are human-generated. The similarity score reflects the baseline level of differentiation between two human answers.</w:t>
      </w:r>
    </w:p>
    <w:p w14:paraId="100A7E56" w14:textId="4C88DFBD" w:rsidR="00FC4E92" w:rsidDel="00F268A4" w:rsidRDefault="00FC4E92" w:rsidP="00D321AE">
      <w:pPr>
        <w:pStyle w:val="Paragraph"/>
        <w:rPr>
          <w:del w:id="2763" w:author="Dylan CHEN" w:date="2026-08-20T16:38:00Z" w16du:dateUtc="2026-08-20T08:38:00Z"/>
        </w:rPr>
      </w:pPr>
      <w:del w:id="2764" w:author="Dylan CHEN" w:date="2026-08-20T16:38:00Z" w16du:dateUtc="2026-08-20T08:38:00Z">
        <w:r w:rsidDel="00F268A4">
          <w:delText xml:space="preserve">Our finding shows that similarity is significantly lower in the treatment group (Columns 1-2 of Table 15). This result demonstrates that human answerers differentiate their responses when an AI answer is present, compared to when they respond to another human answer. </w:delText>
        </w:r>
      </w:del>
    </w:p>
    <w:p w14:paraId="1CBDC532" w14:textId="4FCBA3F5" w:rsidR="00FC4E92" w:rsidRDefault="00FC4E92" w:rsidP="00D321AE">
      <w:pPr>
        <w:pStyle w:val="Paragraph"/>
      </w:pPr>
      <w:r>
        <w:t>The reviewer</w:t>
      </w:r>
      <w:r w:rsidR="00052238">
        <w:t>’</w:t>
      </w:r>
      <w:r>
        <w:t xml:space="preserve">s suggestion would measure </w:t>
      </w:r>
      <w:r w:rsidR="00052238">
        <w:rPr>
          <w:rFonts w:hint="eastAsia"/>
        </w:rPr>
        <w:t xml:space="preserve">the </w:t>
      </w:r>
      <w:r w:rsidR="00A3267C">
        <w:t>difference</w:t>
      </w:r>
      <w:r>
        <w:t xml:space="preserve"> between AI-generated answers and human-generated answers</w:t>
      </w:r>
      <w:r w:rsidR="00A3267C">
        <w:t>, which answers a</w:t>
      </w:r>
      <w:r w:rsidR="00052238">
        <w:rPr>
          <w:rFonts w:hint="eastAsia"/>
        </w:rPr>
        <w:t>n</w:t>
      </w:r>
      <w:r w:rsidR="00A3267C">
        <w:t xml:space="preserve"> interesting but </w:t>
      </w:r>
      <w:r>
        <w:t>different research question</w:t>
      </w:r>
      <w:r w:rsidR="00BA08AB">
        <w:t>. I</w:t>
      </w:r>
      <w:r>
        <w:t xml:space="preserve">t does not allow us to test whether humans strategically adjust their answers in response to </w:t>
      </w:r>
      <w:r w:rsidR="00052238">
        <w:rPr>
          <w:rFonts w:hint="eastAsia"/>
        </w:rPr>
        <w:t xml:space="preserve">the </w:t>
      </w:r>
      <w:r w:rsidR="00BA08AB">
        <w:t xml:space="preserve">appearance of </w:t>
      </w:r>
      <w:r w:rsidR="00052238">
        <w:rPr>
          <w:rFonts w:hint="eastAsia"/>
        </w:rPr>
        <w:t xml:space="preserve">a </w:t>
      </w:r>
      <w:r w:rsidR="00BA08AB">
        <w:t xml:space="preserve">prior </w:t>
      </w:r>
      <w:r>
        <w:t>AI</w:t>
      </w:r>
      <w:r w:rsidR="00BA08AB">
        <w:t xml:space="preserve"> answer since there won</w:t>
      </w:r>
      <w:r w:rsidR="00052238">
        <w:t>’</w:t>
      </w:r>
      <w:r w:rsidR="00BA08AB">
        <w:t xml:space="preserve">t be a </w:t>
      </w:r>
      <w:r>
        <w:t>control group.</w:t>
      </w:r>
    </w:p>
    <w:p w14:paraId="402F8981" w14:textId="3037025E" w:rsidR="004C50E6" w:rsidRPr="00522DE1" w:rsidRDefault="00F75C5C" w:rsidP="00D321AE">
      <w:pPr>
        <w:pStyle w:val="Paragraph"/>
      </w:pPr>
      <w:del w:id="2765" w:author="Dylan CHEN" w:date="2026-08-05T17:31:00Z" w16du:dateUtc="2026-08-05T09:31:00Z">
        <w:r w:rsidDel="004C50E6">
          <w:rPr>
            <w:rFonts w:hint="eastAsia"/>
          </w:rPr>
          <w:delText xml:space="preserve">We have clarified this analysis </w:delText>
        </w:r>
        <w:r w:rsidR="00114551" w:rsidDel="004C50E6">
          <w:rPr>
            <w:rFonts w:hint="eastAsia"/>
          </w:rPr>
          <w:delText xml:space="preserve">in Section </w:delText>
        </w:r>
      </w:del>
      <w:del w:id="2766" w:author="Dylan CHEN" w:date="2026-08-04T14:21:00Z" w16du:dateUtc="2026-08-04T06:21:00Z">
        <w:r w:rsidR="001C7583" w:rsidDel="00DD74E2">
          <w:rPr>
            <w:rFonts w:hint="eastAsia"/>
          </w:rPr>
          <w:delText>7.2</w:delText>
        </w:r>
      </w:del>
      <w:del w:id="2767" w:author="Dylan CHEN" w:date="2026-08-05T17:31:00Z" w16du:dateUtc="2026-08-05T09:31:00Z">
        <w:r w:rsidR="002F0C69" w:rsidDel="004C50E6">
          <w:rPr>
            <w:rFonts w:hint="eastAsia"/>
          </w:rPr>
          <w:delText>.</w:delText>
        </w:r>
        <w:r w:rsidR="00BA08AB" w:rsidDel="004C50E6">
          <w:delText xml:space="preserve"> </w:delText>
        </w:r>
      </w:del>
      <w:r w:rsidR="00FC4E92">
        <w:t>We hope this clarification addresses the reviewer</w:t>
      </w:r>
      <w:r w:rsidR="00052238">
        <w:t>’</w:t>
      </w:r>
      <w:r w:rsidR="00FC4E92">
        <w:t xml:space="preserve">s concern. </w:t>
      </w:r>
    </w:p>
    <w:sectPr w:rsidR="004C50E6" w:rsidRPr="00522DE1" w:rsidSect="00705B1B">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850" w:footer="288"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138" w:author="Dylan CHEN" w:date="2026-08-20T22:42:00Z" w:initials="DC">
    <w:p w14:paraId="32F6AD73" w14:textId="77777777" w:rsidR="00FA770C" w:rsidRDefault="00FA770C" w:rsidP="00FA770C">
      <w:r>
        <w:rPr>
          <w:rStyle w:val="CommentReference"/>
        </w:rPr>
        <w:annotationRef/>
      </w:r>
      <w:r>
        <w:rPr>
          <w:rFonts w:eastAsiaTheme="minorEastAsia" w:cstheme="minorBidi"/>
          <w:szCs w:val="22"/>
          <w:lang w:val="en-HK"/>
        </w:rPr>
        <w:t>Dear Ben,</w:t>
      </w:r>
    </w:p>
    <w:p w14:paraId="3C68D5F7" w14:textId="77777777" w:rsidR="00FA770C" w:rsidRDefault="00FA770C" w:rsidP="00FA770C"/>
    <w:p w14:paraId="0F822138" w14:textId="77777777" w:rsidR="00FA770C" w:rsidRDefault="00FA770C" w:rsidP="00FA770C">
      <w:r>
        <w:rPr>
          <w:rFonts w:eastAsiaTheme="minorEastAsia" w:cstheme="minorBidi"/>
          <w:szCs w:val="22"/>
          <w:lang w:val="en-HK"/>
        </w:rPr>
        <w:t>This may concern our human 1 quality DV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F8221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84D2ECB" w16cex:dateUtc="2026-08-20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F822138" w16cid:durableId="784D2E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7A740F" w14:textId="77777777" w:rsidR="00235E3C" w:rsidRPr="00021F0B" w:rsidRDefault="00235E3C" w:rsidP="00CF7A94">
      <w:pPr>
        <w:spacing w:before="120" w:after="120"/>
      </w:pPr>
      <w:r w:rsidRPr="00021F0B">
        <w:separator/>
      </w:r>
    </w:p>
  </w:endnote>
  <w:endnote w:type="continuationSeparator" w:id="0">
    <w:p w14:paraId="3D52A5BB" w14:textId="77777777" w:rsidR="00235E3C" w:rsidRPr="00021F0B" w:rsidRDefault="00235E3C" w:rsidP="00CF7A94">
      <w:pPr>
        <w:spacing w:before="120" w:after="120"/>
      </w:pPr>
      <w:r w:rsidRPr="00021F0B">
        <w:continuationSeparator/>
      </w:r>
    </w:p>
  </w:endnote>
  <w:endnote w:type="continuationNotice" w:id="1">
    <w:p w14:paraId="4D5C5E6A" w14:textId="77777777" w:rsidR="00235E3C" w:rsidRPr="00021F0B" w:rsidRDefault="00235E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Aptos Narrow">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8020C4" w14:textId="77777777" w:rsidR="00235E3C" w:rsidRPr="00021F0B" w:rsidRDefault="00235E3C" w:rsidP="00CF7A94">
      <w:pPr>
        <w:spacing w:before="120" w:after="120"/>
      </w:pPr>
      <w:r w:rsidRPr="00021F0B">
        <w:separator/>
      </w:r>
    </w:p>
  </w:footnote>
  <w:footnote w:type="continuationSeparator" w:id="0">
    <w:p w14:paraId="1141710D" w14:textId="77777777" w:rsidR="00235E3C" w:rsidRPr="00021F0B" w:rsidRDefault="00235E3C" w:rsidP="00CF7A94">
      <w:pPr>
        <w:spacing w:before="120" w:after="120"/>
      </w:pPr>
      <w:r w:rsidRPr="00021F0B">
        <w:continuationSeparator/>
      </w:r>
    </w:p>
  </w:footnote>
  <w:footnote w:type="continuationNotice" w:id="1">
    <w:p w14:paraId="4A887E4A" w14:textId="77777777" w:rsidR="00235E3C" w:rsidRPr="00021F0B" w:rsidRDefault="00235E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0"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4"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5"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6"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3"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2"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3"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6"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19"/>
  </w:num>
  <w:num w:numId="2" w16cid:durableId="587467392">
    <w:abstractNumId w:val="14"/>
  </w:num>
  <w:num w:numId="3" w16cid:durableId="280302761">
    <w:abstractNumId w:val="0"/>
  </w:num>
  <w:num w:numId="4" w16cid:durableId="424347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5"/>
  </w:num>
  <w:num w:numId="6" w16cid:durableId="118227090">
    <w:abstractNumId w:val="33"/>
  </w:num>
  <w:num w:numId="7" w16cid:durableId="1447188304">
    <w:abstractNumId w:val="34"/>
  </w:num>
  <w:num w:numId="8" w16cid:durableId="456409726">
    <w:abstractNumId w:val="56"/>
  </w:num>
  <w:num w:numId="9" w16cid:durableId="1945914796">
    <w:abstractNumId w:val="3"/>
  </w:num>
  <w:num w:numId="10" w16cid:durableId="1626962217">
    <w:abstractNumId w:val="12"/>
  </w:num>
  <w:num w:numId="11" w16cid:durableId="1822581536">
    <w:abstractNumId w:val="39"/>
  </w:num>
  <w:num w:numId="12" w16cid:durableId="1506244982">
    <w:abstractNumId w:val="22"/>
  </w:num>
  <w:num w:numId="13" w16cid:durableId="140394637">
    <w:abstractNumId w:val="48"/>
  </w:num>
  <w:num w:numId="14" w16cid:durableId="159008297">
    <w:abstractNumId w:val="40"/>
  </w:num>
  <w:num w:numId="15" w16cid:durableId="613363271">
    <w:abstractNumId w:val="53"/>
  </w:num>
  <w:num w:numId="16" w16cid:durableId="1485970615">
    <w:abstractNumId w:val="28"/>
  </w:num>
  <w:num w:numId="17" w16cid:durableId="1490244299">
    <w:abstractNumId w:val="13"/>
  </w:num>
  <w:num w:numId="18" w16cid:durableId="1514419459">
    <w:abstractNumId w:val="50"/>
  </w:num>
  <w:num w:numId="19" w16cid:durableId="1906913435">
    <w:abstractNumId w:val="27"/>
  </w:num>
  <w:num w:numId="20" w16cid:durableId="1505391213">
    <w:abstractNumId w:val="41"/>
  </w:num>
  <w:num w:numId="21" w16cid:durableId="300577689">
    <w:abstractNumId w:val="61"/>
  </w:num>
  <w:num w:numId="22" w16cid:durableId="429349298">
    <w:abstractNumId w:val="21"/>
  </w:num>
  <w:num w:numId="23" w16cid:durableId="912661355">
    <w:abstractNumId w:val="1"/>
  </w:num>
  <w:num w:numId="24" w16cid:durableId="1001129839">
    <w:abstractNumId w:val="44"/>
  </w:num>
  <w:num w:numId="25" w16cid:durableId="5597361">
    <w:abstractNumId w:val="17"/>
  </w:num>
  <w:num w:numId="26" w16cid:durableId="1450011395">
    <w:abstractNumId w:val="47"/>
  </w:num>
  <w:num w:numId="27" w16cid:durableId="1342662688">
    <w:abstractNumId w:val="62"/>
  </w:num>
  <w:num w:numId="28" w16cid:durableId="1320230616">
    <w:abstractNumId w:val="37"/>
  </w:num>
  <w:num w:numId="29" w16cid:durableId="1643316459">
    <w:abstractNumId w:val="43"/>
  </w:num>
  <w:num w:numId="30" w16cid:durableId="2079354847">
    <w:abstractNumId w:val="60"/>
  </w:num>
  <w:num w:numId="31" w16cid:durableId="1455293939">
    <w:abstractNumId w:val="31"/>
  </w:num>
  <w:num w:numId="32" w16cid:durableId="1677806845">
    <w:abstractNumId w:val="36"/>
  </w:num>
  <w:num w:numId="33" w16cid:durableId="212890879">
    <w:abstractNumId w:val="46"/>
  </w:num>
  <w:num w:numId="34" w16cid:durableId="688944078">
    <w:abstractNumId w:val="59"/>
  </w:num>
  <w:num w:numId="35" w16cid:durableId="552622530">
    <w:abstractNumId w:val="26"/>
  </w:num>
  <w:num w:numId="36" w16cid:durableId="1152335853">
    <w:abstractNumId w:val="49"/>
  </w:num>
  <w:num w:numId="37" w16cid:durableId="307437513">
    <w:abstractNumId w:val="8"/>
  </w:num>
  <w:num w:numId="38" w16cid:durableId="489101543">
    <w:abstractNumId w:val="15"/>
  </w:num>
  <w:num w:numId="39" w16cid:durableId="1705787057">
    <w:abstractNumId w:val="24"/>
  </w:num>
  <w:num w:numId="40" w16cid:durableId="1022171387">
    <w:abstractNumId w:val="54"/>
  </w:num>
  <w:num w:numId="41" w16cid:durableId="1708606592">
    <w:abstractNumId w:val="18"/>
  </w:num>
  <w:num w:numId="42" w16cid:durableId="689062152">
    <w:abstractNumId w:val="58"/>
  </w:num>
  <w:num w:numId="43" w16cid:durableId="608857720">
    <w:abstractNumId w:val="9"/>
  </w:num>
  <w:num w:numId="44" w16cid:durableId="1258099004">
    <w:abstractNumId w:val="32"/>
  </w:num>
  <w:num w:numId="45" w16cid:durableId="750081152">
    <w:abstractNumId w:val="16"/>
  </w:num>
  <w:num w:numId="46" w16cid:durableId="673341256">
    <w:abstractNumId w:val="10"/>
  </w:num>
  <w:num w:numId="47" w16cid:durableId="953488721">
    <w:abstractNumId w:val="11"/>
  </w:num>
  <w:num w:numId="48" w16cid:durableId="853878614">
    <w:abstractNumId w:val="7"/>
  </w:num>
  <w:num w:numId="49" w16cid:durableId="1608659306">
    <w:abstractNumId w:val="25"/>
  </w:num>
  <w:num w:numId="50" w16cid:durableId="1517575333">
    <w:abstractNumId w:val="57"/>
  </w:num>
  <w:num w:numId="51" w16cid:durableId="1256091469">
    <w:abstractNumId w:val="38"/>
  </w:num>
  <w:num w:numId="52" w16cid:durableId="396322106">
    <w:abstractNumId w:val="20"/>
  </w:num>
  <w:num w:numId="53" w16cid:durableId="946811709">
    <w:abstractNumId w:val="45"/>
  </w:num>
  <w:num w:numId="54" w16cid:durableId="777141864">
    <w:abstractNumId w:val="42"/>
  </w:num>
  <w:num w:numId="55" w16cid:durableId="1856919425">
    <w:abstractNumId w:val="55"/>
  </w:num>
  <w:num w:numId="56" w16cid:durableId="1925337428">
    <w:abstractNumId w:val="35"/>
  </w:num>
  <w:num w:numId="57" w16cid:durableId="1982731000">
    <w:abstractNumId w:val="51"/>
  </w:num>
  <w:num w:numId="58" w16cid:durableId="1115245529">
    <w:abstractNumId w:val="29"/>
  </w:num>
  <w:num w:numId="59" w16cid:durableId="1556157957">
    <w:abstractNumId w:val="52"/>
  </w:num>
  <w:num w:numId="60" w16cid:durableId="2119836911">
    <w:abstractNumId w:val="23"/>
  </w:num>
  <w:num w:numId="61" w16cid:durableId="1293563400">
    <w:abstractNumId w:val="4"/>
  </w:num>
  <w:num w:numId="62" w16cid:durableId="222569591">
    <w:abstractNumId w:val="6"/>
  </w:num>
  <w:num w:numId="63" w16cid:durableId="1614436298">
    <w:abstractNumId w:val="30"/>
  </w:num>
  <w:num w:numId="64" w16cid:durableId="555624510">
    <w:abstractNumId w:val="2"/>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pBQBVgoL0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7D"/>
    <w:rsid w:val="00005563"/>
    <w:rsid w:val="00005F60"/>
    <w:rsid w:val="0000607D"/>
    <w:rsid w:val="00006188"/>
    <w:rsid w:val="000063D1"/>
    <w:rsid w:val="000064DC"/>
    <w:rsid w:val="000064FA"/>
    <w:rsid w:val="00007237"/>
    <w:rsid w:val="00007FCB"/>
    <w:rsid w:val="000111BD"/>
    <w:rsid w:val="00011AF7"/>
    <w:rsid w:val="000120CA"/>
    <w:rsid w:val="0001347A"/>
    <w:rsid w:val="00014066"/>
    <w:rsid w:val="0001450F"/>
    <w:rsid w:val="00014765"/>
    <w:rsid w:val="00014C73"/>
    <w:rsid w:val="00014CA1"/>
    <w:rsid w:val="00014D46"/>
    <w:rsid w:val="00015082"/>
    <w:rsid w:val="0001518C"/>
    <w:rsid w:val="00015563"/>
    <w:rsid w:val="0001582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D77"/>
    <w:rsid w:val="0003158A"/>
    <w:rsid w:val="000316A0"/>
    <w:rsid w:val="000316CD"/>
    <w:rsid w:val="00031982"/>
    <w:rsid w:val="000320EA"/>
    <w:rsid w:val="000334C9"/>
    <w:rsid w:val="000345A5"/>
    <w:rsid w:val="00034B87"/>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C02"/>
    <w:rsid w:val="0004614C"/>
    <w:rsid w:val="000463A3"/>
    <w:rsid w:val="00046830"/>
    <w:rsid w:val="00046D3D"/>
    <w:rsid w:val="00047426"/>
    <w:rsid w:val="00047591"/>
    <w:rsid w:val="00047B1F"/>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4D22"/>
    <w:rsid w:val="00075624"/>
    <w:rsid w:val="00075B16"/>
    <w:rsid w:val="00076575"/>
    <w:rsid w:val="000765A3"/>
    <w:rsid w:val="000766DC"/>
    <w:rsid w:val="00076BF0"/>
    <w:rsid w:val="00076D38"/>
    <w:rsid w:val="00076DFB"/>
    <w:rsid w:val="0007722D"/>
    <w:rsid w:val="0007750C"/>
    <w:rsid w:val="00077785"/>
    <w:rsid w:val="00077A66"/>
    <w:rsid w:val="00080752"/>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80E"/>
    <w:rsid w:val="00093D34"/>
    <w:rsid w:val="00094492"/>
    <w:rsid w:val="00094A1A"/>
    <w:rsid w:val="00095C0B"/>
    <w:rsid w:val="00095ED4"/>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14C6"/>
    <w:rsid w:val="000B1957"/>
    <w:rsid w:val="000B198B"/>
    <w:rsid w:val="000B1C99"/>
    <w:rsid w:val="000B1EB3"/>
    <w:rsid w:val="000B21BB"/>
    <w:rsid w:val="000B2E14"/>
    <w:rsid w:val="000B2F43"/>
    <w:rsid w:val="000B32FF"/>
    <w:rsid w:val="000B34A9"/>
    <w:rsid w:val="000B44E0"/>
    <w:rsid w:val="000B59FA"/>
    <w:rsid w:val="000B5D3C"/>
    <w:rsid w:val="000B6843"/>
    <w:rsid w:val="000B6AE4"/>
    <w:rsid w:val="000B737D"/>
    <w:rsid w:val="000B772C"/>
    <w:rsid w:val="000B7F20"/>
    <w:rsid w:val="000C0E2D"/>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60E9"/>
    <w:rsid w:val="000D62E0"/>
    <w:rsid w:val="000D62EA"/>
    <w:rsid w:val="000D63F5"/>
    <w:rsid w:val="000D667E"/>
    <w:rsid w:val="000D69B5"/>
    <w:rsid w:val="000D6E38"/>
    <w:rsid w:val="000D6F9B"/>
    <w:rsid w:val="000D6FBF"/>
    <w:rsid w:val="000D70BC"/>
    <w:rsid w:val="000D7D28"/>
    <w:rsid w:val="000E0171"/>
    <w:rsid w:val="000E02B4"/>
    <w:rsid w:val="000E055E"/>
    <w:rsid w:val="000E06F2"/>
    <w:rsid w:val="000E0C25"/>
    <w:rsid w:val="000E1B87"/>
    <w:rsid w:val="000E339B"/>
    <w:rsid w:val="000E3420"/>
    <w:rsid w:val="000E34BD"/>
    <w:rsid w:val="000E3AF2"/>
    <w:rsid w:val="000E3B44"/>
    <w:rsid w:val="000E3B77"/>
    <w:rsid w:val="000E458D"/>
    <w:rsid w:val="000E486C"/>
    <w:rsid w:val="000E48E3"/>
    <w:rsid w:val="000E4C6C"/>
    <w:rsid w:val="000E4FDA"/>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74D8"/>
    <w:rsid w:val="00147622"/>
    <w:rsid w:val="001476B7"/>
    <w:rsid w:val="0015035D"/>
    <w:rsid w:val="00150657"/>
    <w:rsid w:val="001507E9"/>
    <w:rsid w:val="001509E9"/>
    <w:rsid w:val="001517B3"/>
    <w:rsid w:val="00151ACC"/>
    <w:rsid w:val="00151DBD"/>
    <w:rsid w:val="001521FC"/>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21F2"/>
    <w:rsid w:val="00162F66"/>
    <w:rsid w:val="00163756"/>
    <w:rsid w:val="001638EB"/>
    <w:rsid w:val="00163AD6"/>
    <w:rsid w:val="00163F69"/>
    <w:rsid w:val="001640C7"/>
    <w:rsid w:val="00164293"/>
    <w:rsid w:val="001642D2"/>
    <w:rsid w:val="00164B4A"/>
    <w:rsid w:val="00164CB2"/>
    <w:rsid w:val="00165927"/>
    <w:rsid w:val="00166053"/>
    <w:rsid w:val="0016684B"/>
    <w:rsid w:val="00166A35"/>
    <w:rsid w:val="00166C40"/>
    <w:rsid w:val="001677E5"/>
    <w:rsid w:val="001701A7"/>
    <w:rsid w:val="001701B5"/>
    <w:rsid w:val="00170229"/>
    <w:rsid w:val="00170888"/>
    <w:rsid w:val="001711B5"/>
    <w:rsid w:val="001721C1"/>
    <w:rsid w:val="00172CDA"/>
    <w:rsid w:val="00172EAD"/>
    <w:rsid w:val="00172FF4"/>
    <w:rsid w:val="0017323C"/>
    <w:rsid w:val="0017357F"/>
    <w:rsid w:val="00173831"/>
    <w:rsid w:val="00173AD5"/>
    <w:rsid w:val="00173EE3"/>
    <w:rsid w:val="00174A03"/>
    <w:rsid w:val="00174C3A"/>
    <w:rsid w:val="00174DA8"/>
    <w:rsid w:val="00175ACB"/>
    <w:rsid w:val="0017680B"/>
    <w:rsid w:val="00176967"/>
    <w:rsid w:val="00176D62"/>
    <w:rsid w:val="001773DA"/>
    <w:rsid w:val="00180204"/>
    <w:rsid w:val="00180499"/>
    <w:rsid w:val="001806C8"/>
    <w:rsid w:val="00180C8E"/>
    <w:rsid w:val="00180FC1"/>
    <w:rsid w:val="001831AE"/>
    <w:rsid w:val="00183481"/>
    <w:rsid w:val="001846DC"/>
    <w:rsid w:val="00184B1E"/>
    <w:rsid w:val="001852E3"/>
    <w:rsid w:val="001854FB"/>
    <w:rsid w:val="00185788"/>
    <w:rsid w:val="00187157"/>
    <w:rsid w:val="001871B7"/>
    <w:rsid w:val="0018742A"/>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92C"/>
    <w:rsid w:val="001F1F0C"/>
    <w:rsid w:val="001F2D9D"/>
    <w:rsid w:val="001F34DA"/>
    <w:rsid w:val="001F3A31"/>
    <w:rsid w:val="001F3C32"/>
    <w:rsid w:val="001F3EFC"/>
    <w:rsid w:val="001F4412"/>
    <w:rsid w:val="001F5C1F"/>
    <w:rsid w:val="001F5E91"/>
    <w:rsid w:val="001F66D8"/>
    <w:rsid w:val="001F67C5"/>
    <w:rsid w:val="001F7661"/>
    <w:rsid w:val="001F79FB"/>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103EA"/>
    <w:rsid w:val="00210D0E"/>
    <w:rsid w:val="00210F49"/>
    <w:rsid w:val="00211093"/>
    <w:rsid w:val="002117A4"/>
    <w:rsid w:val="00211D20"/>
    <w:rsid w:val="00212215"/>
    <w:rsid w:val="00212787"/>
    <w:rsid w:val="00213268"/>
    <w:rsid w:val="00213C87"/>
    <w:rsid w:val="0021441F"/>
    <w:rsid w:val="00214541"/>
    <w:rsid w:val="0021653F"/>
    <w:rsid w:val="00217EFA"/>
    <w:rsid w:val="0022012F"/>
    <w:rsid w:val="00220367"/>
    <w:rsid w:val="0022054E"/>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A93"/>
    <w:rsid w:val="00235E3C"/>
    <w:rsid w:val="002363BB"/>
    <w:rsid w:val="00236B18"/>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17D3"/>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9A1"/>
    <w:rsid w:val="00276ADE"/>
    <w:rsid w:val="00276BC7"/>
    <w:rsid w:val="00276FF7"/>
    <w:rsid w:val="00281EF8"/>
    <w:rsid w:val="00282DD2"/>
    <w:rsid w:val="00282F3E"/>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51D"/>
    <w:rsid w:val="002936F6"/>
    <w:rsid w:val="00294579"/>
    <w:rsid w:val="00294883"/>
    <w:rsid w:val="0029629D"/>
    <w:rsid w:val="00296787"/>
    <w:rsid w:val="00296F35"/>
    <w:rsid w:val="002A178D"/>
    <w:rsid w:val="002A2ED2"/>
    <w:rsid w:val="002A32CB"/>
    <w:rsid w:val="002A3DC0"/>
    <w:rsid w:val="002A3F11"/>
    <w:rsid w:val="002A4992"/>
    <w:rsid w:val="002A4A61"/>
    <w:rsid w:val="002A5FC9"/>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E5D"/>
    <w:rsid w:val="002C5D7B"/>
    <w:rsid w:val="002C628F"/>
    <w:rsid w:val="002C636E"/>
    <w:rsid w:val="002C67C6"/>
    <w:rsid w:val="002C6BF7"/>
    <w:rsid w:val="002C6D16"/>
    <w:rsid w:val="002D023F"/>
    <w:rsid w:val="002D0AC5"/>
    <w:rsid w:val="002D1E63"/>
    <w:rsid w:val="002D23A2"/>
    <w:rsid w:val="002D25D6"/>
    <w:rsid w:val="002D27F1"/>
    <w:rsid w:val="002D295B"/>
    <w:rsid w:val="002D2CEB"/>
    <w:rsid w:val="002D2D45"/>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484D"/>
    <w:rsid w:val="00304CCE"/>
    <w:rsid w:val="00305316"/>
    <w:rsid w:val="00305422"/>
    <w:rsid w:val="00305581"/>
    <w:rsid w:val="00305B42"/>
    <w:rsid w:val="003062F5"/>
    <w:rsid w:val="00306A39"/>
    <w:rsid w:val="00307690"/>
    <w:rsid w:val="0031048D"/>
    <w:rsid w:val="00310849"/>
    <w:rsid w:val="0031251D"/>
    <w:rsid w:val="00312971"/>
    <w:rsid w:val="003133BE"/>
    <w:rsid w:val="00313A47"/>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F25"/>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46E"/>
    <w:rsid w:val="003460C8"/>
    <w:rsid w:val="00346A54"/>
    <w:rsid w:val="00346AA0"/>
    <w:rsid w:val="00346C83"/>
    <w:rsid w:val="00347022"/>
    <w:rsid w:val="00347472"/>
    <w:rsid w:val="00347587"/>
    <w:rsid w:val="00347708"/>
    <w:rsid w:val="00347B4B"/>
    <w:rsid w:val="00347C67"/>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CF0"/>
    <w:rsid w:val="00371383"/>
    <w:rsid w:val="003713E3"/>
    <w:rsid w:val="0037160E"/>
    <w:rsid w:val="00371AD5"/>
    <w:rsid w:val="00371B55"/>
    <w:rsid w:val="00372B63"/>
    <w:rsid w:val="00372E1A"/>
    <w:rsid w:val="00372E20"/>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30C6"/>
    <w:rsid w:val="00384548"/>
    <w:rsid w:val="00384D38"/>
    <w:rsid w:val="00384FD3"/>
    <w:rsid w:val="00385FB6"/>
    <w:rsid w:val="00386861"/>
    <w:rsid w:val="003869C7"/>
    <w:rsid w:val="00386D26"/>
    <w:rsid w:val="00386DC5"/>
    <w:rsid w:val="003872F3"/>
    <w:rsid w:val="00387BB9"/>
    <w:rsid w:val="00390F29"/>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61F5"/>
    <w:rsid w:val="003A6200"/>
    <w:rsid w:val="003A6C80"/>
    <w:rsid w:val="003A7EC3"/>
    <w:rsid w:val="003B02DB"/>
    <w:rsid w:val="003B0AAF"/>
    <w:rsid w:val="003B0F55"/>
    <w:rsid w:val="003B11FE"/>
    <w:rsid w:val="003B1418"/>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786D"/>
    <w:rsid w:val="003D7C1C"/>
    <w:rsid w:val="003E0959"/>
    <w:rsid w:val="003E12F6"/>
    <w:rsid w:val="003E1656"/>
    <w:rsid w:val="003E1916"/>
    <w:rsid w:val="003E1C07"/>
    <w:rsid w:val="003E33BB"/>
    <w:rsid w:val="003E3770"/>
    <w:rsid w:val="003E3DD0"/>
    <w:rsid w:val="003E41B4"/>
    <w:rsid w:val="003E45DD"/>
    <w:rsid w:val="003E4A18"/>
    <w:rsid w:val="003E639D"/>
    <w:rsid w:val="003E6C7B"/>
    <w:rsid w:val="003E6F5E"/>
    <w:rsid w:val="003E7108"/>
    <w:rsid w:val="003E7580"/>
    <w:rsid w:val="003E7AF5"/>
    <w:rsid w:val="003F0330"/>
    <w:rsid w:val="003F09EA"/>
    <w:rsid w:val="003F0BDA"/>
    <w:rsid w:val="003F0F44"/>
    <w:rsid w:val="003F1B7C"/>
    <w:rsid w:val="003F21D8"/>
    <w:rsid w:val="003F22CE"/>
    <w:rsid w:val="003F240D"/>
    <w:rsid w:val="003F25CB"/>
    <w:rsid w:val="003F2C77"/>
    <w:rsid w:val="003F2D1E"/>
    <w:rsid w:val="003F2F89"/>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63B7"/>
    <w:rsid w:val="00406688"/>
    <w:rsid w:val="00406972"/>
    <w:rsid w:val="00406D44"/>
    <w:rsid w:val="00407505"/>
    <w:rsid w:val="00407C65"/>
    <w:rsid w:val="00407D5A"/>
    <w:rsid w:val="00410A3D"/>
    <w:rsid w:val="00410AAB"/>
    <w:rsid w:val="0041152F"/>
    <w:rsid w:val="004116CA"/>
    <w:rsid w:val="00411B05"/>
    <w:rsid w:val="00412656"/>
    <w:rsid w:val="004133DD"/>
    <w:rsid w:val="00413536"/>
    <w:rsid w:val="00414191"/>
    <w:rsid w:val="00414CFA"/>
    <w:rsid w:val="00414F07"/>
    <w:rsid w:val="004156B8"/>
    <w:rsid w:val="00415F7E"/>
    <w:rsid w:val="004204DC"/>
    <w:rsid w:val="00420761"/>
    <w:rsid w:val="00420C7B"/>
    <w:rsid w:val="00420D64"/>
    <w:rsid w:val="00420EBE"/>
    <w:rsid w:val="00420EC1"/>
    <w:rsid w:val="00421054"/>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CC7"/>
    <w:rsid w:val="0044433C"/>
    <w:rsid w:val="00444555"/>
    <w:rsid w:val="00444C2C"/>
    <w:rsid w:val="0044631E"/>
    <w:rsid w:val="00446476"/>
    <w:rsid w:val="00446B79"/>
    <w:rsid w:val="00446B9B"/>
    <w:rsid w:val="00446C64"/>
    <w:rsid w:val="00447A59"/>
    <w:rsid w:val="00447A8A"/>
    <w:rsid w:val="00447E45"/>
    <w:rsid w:val="00450069"/>
    <w:rsid w:val="004523F4"/>
    <w:rsid w:val="004524FD"/>
    <w:rsid w:val="004529B0"/>
    <w:rsid w:val="0045436E"/>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9A9"/>
    <w:rsid w:val="004A436A"/>
    <w:rsid w:val="004A45A1"/>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FCB"/>
    <w:rsid w:val="004D4450"/>
    <w:rsid w:val="004D4684"/>
    <w:rsid w:val="004D4BA2"/>
    <w:rsid w:val="004D58F6"/>
    <w:rsid w:val="004D5E00"/>
    <w:rsid w:val="004D63F0"/>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481B"/>
    <w:rsid w:val="004F4E4F"/>
    <w:rsid w:val="004F566E"/>
    <w:rsid w:val="004F5A23"/>
    <w:rsid w:val="004F6407"/>
    <w:rsid w:val="004F7071"/>
    <w:rsid w:val="004F778E"/>
    <w:rsid w:val="004F79DD"/>
    <w:rsid w:val="004F7AF3"/>
    <w:rsid w:val="004F7EBF"/>
    <w:rsid w:val="00500F05"/>
    <w:rsid w:val="0050175E"/>
    <w:rsid w:val="00501AD6"/>
    <w:rsid w:val="00502003"/>
    <w:rsid w:val="00503132"/>
    <w:rsid w:val="00503182"/>
    <w:rsid w:val="0050339F"/>
    <w:rsid w:val="005033FD"/>
    <w:rsid w:val="00503DA1"/>
    <w:rsid w:val="00503E8E"/>
    <w:rsid w:val="005041DA"/>
    <w:rsid w:val="00504255"/>
    <w:rsid w:val="005042FA"/>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CD7"/>
    <w:rsid w:val="00514F34"/>
    <w:rsid w:val="005157FB"/>
    <w:rsid w:val="00515E0E"/>
    <w:rsid w:val="00515E5B"/>
    <w:rsid w:val="0051679B"/>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5095"/>
    <w:rsid w:val="00535B95"/>
    <w:rsid w:val="00535FC6"/>
    <w:rsid w:val="005363F9"/>
    <w:rsid w:val="005364EB"/>
    <w:rsid w:val="005367DA"/>
    <w:rsid w:val="0053761C"/>
    <w:rsid w:val="00540112"/>
    <w:rsid w:val="0054047E"/>
    <w:rsid w:val="00540F9A"/>
    <w:rsid w:val="005422B2"/>
    <w:rsid w:val="00542347"/>
    <w:rsid w:val="005425A5"/>
    <w:rsid w:val="00542C8B"/>
    <w:rsid w:val="00542CAF"/>
    <w:rsid w:val="00543C8A"/>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E3A"/>
    <w:rsid w:val="00565909"/>
    <w:rsid w:val="00566368"/>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2F0"/>
    <w:rsid w:val="005B34EC"/>
    <w:rsid w:val="005B497E"/>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553D"/>
    <w:rsid w:val="005E6019"/>
    <w:rsid w:val="005E6416"/>
    <w:rsid w:val="005E7717"/>
    <w:rsid w:val="005E7E36"/>
    <w:rsid w:val="005F0BF9"/>
    <w:rsid w:val="005F117D"/>
    <w:rsid w:val="005F1B95"/>
    <w:rsid w:val="005F2D93"/>
    <w:rsid w:val="005F2D97"/>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7A5"/>
    <w:rsid w:val="006055D0"/>
    <w:rsid w:val="006064CE"/>
    <w:rsid w:val="00606B3F"/>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DB5"/>
    <w:rsid w:val="00617F97"/>
    <w:rsid w:val="0062056C"/>
    <w:rsid w:val="00620754"/>
    <w:rsid w:val="00620793"/>
    <w:rsid w:val="00620992"/>
    <w:rsid w:val="00620A7B"/>
    <w:rsid w:val="00620B2E"/>
    <w:rsid w:val="00620FE5"/>
    <w:rsid w:val="006219D7"/>
    <w:rsid w:val="006223AF"/>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5B4"/>
    <w:rsid w:val="006675EE"/>
    <w:rsid w:val="006679B0"/>
    <w:rsid w:val="00667F04"/>
    <w:rsid w:val="00672D5E"/>
    <w:rsid w:val="00672E91"/>
    <w:rsid w:val="00673FB5"/>
    <w:rsid w:val="006748C6"/>
    <w:rsid w:val="0067525B"/>
    <w:rsid w:val="006753F6"/>
    <w:rsid w:val="0067560B"/>
    <w:rsid w:val="00675A17"/>
    <w:rsid w:val="00675B1B"/>
    <w:rsid w:val="00677498"/>
    <w:rsid w:val="006775AE"/>
    <w:rsid w:val="006777E0"/>
    <w:rsid w:val="0067793F"/>
    <w:rsid w:val="00677AC5"/>
    <w:rsid w:val="00677E1B"/>
    <w:rsid w:val="00680192"/>
    <w:rsid w:val="006806FA"/>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E8A"/>
    <w:rsid w:val="00686EBE"/>
    <w:rsid w:val="00687004"/>
    <w:rsid w:val="00687B6A"/>
    <w:rsid w:val="00690007"/>
    <w:rsid w:val="006908DE"/>
    <w:rsid w:val="0069198D"/>
    <w:rsid w:val="00691C72"/>
    <w:rsid w:val="00692D0A"/>
    <w:rsid w:val="006946DF"/>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703"/>
    <w:rsid w:val="006D6731"/>
    <w:rsid w:val="006D68EB"/>
    <w:rsid w:val="006D6DBD"/>
    <w:rsid w:val="006D6E01"/>
    <w:rsid w:val="006D71F6"/>
    <w:rsid w:val="006D786F"/>
    <w:rsid w:val="006E0785"/>
    <w:rsid w:val="006E09D2"/>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6446"/>
    <w:rsid w:val="006F7712"/>
    <w:rsid w:val="00700846"/>
    <w:rsid w:val="00700AA4"/>
    <w:rsid w:val="00700CA9"/>
    <w:rsid w:val="007018F5"/>
    <w:rsid w:val="00701CDB"/>
    <w:rsid w:val="00701D6E"/>
    <w:rsid w:val="00701EAE"/>
    <w:rsid w:val="007020E1"/>
    <w:rsid w:val="007021FE"/>
    <w:rsid w:val="007023FE"/>
    <w:rsid w:val="00702B27"/>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4321"/>
    <w:rsid w:val="007343D9"/>
    <w:rsid w:val="00734B11"/>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092"/>
    <w:rsid w:val="00742246"/>
    <w:rsid w:val="0074305B"/>
    <w:rsid w:val="007432BB"/>
    <w:rsid w:val="00744151"/>
    <w:rsid w:val="00744649"/>
    <w:rsid w:val="00745204"/>
    <w:rsid w:val="007454A0"/>
    <w:rsid w:val="00745B63"/>
    <w:rsid w:val="00746B47"/>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316C"/>
    <w:rsid w:val="00763180"/>
    <w:rsid w:val="007637C7"/>
    <w:rsid w:val="00763B1B"/>
    <w:rsid w:val="00763C8B"/>
    <w:rsid w:val="00763F2A"/>
    <w:rsid w:val="007649B5"/>
    <w:rsid w:val="007656D2"/>
    <w:rsid w:val="007661D9"/>
    <w:rsid w:val="00766769"/>
    <w:rsid w:val="007700C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70A0"/>
    <w:rsid w:val="0078756F"/>
    <w:rsid w:val="00787BF1"/>
    <w:rsid w:val="00787EF3"/>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CAC"/>
    <w:rsid w:val="007E733F"/>
    <w:rsid w:val="007E79C5"/>
    <w:rsid w:val="007E7D64"/>
    <w:rsid w:val="007F10D4"/>
    <w:rsid w:val="007F1807"/>
    <w:rsid w:val="007F1D86"/>
    <w:rsid w:val="007F20B6"/>
    <w:rsid w:val="007F2367"/>
    <w:rsid w:val="007F2893"/>
    <w:rsid w:val="007F3660"/>
    <w:rsid w:val="007F373B"/>
    <w:rsid w:val="007F4089"/>
    <w:rsid w:val="007F457F"/>
    <w:rsid w:val="007F507B"/>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57AB"/>
    <w:rsid w:val="00805B8E"/>
    <w:rsid w:val="00806731"/>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135"/>
    <w:rsid w:val="00824B48"/>
    <w:rsid w:val="00824C8D"/>
    <w:rsid w:val="0082564E"/>
    <w:rsid w:val="00825885"/>
    <w:rsid w:val="00825F73"/>
    <w:rsid w:val="008266A6"/>
    <w:rsid w:val="0082776C"/>
    <w:rsid w:val="00830408"/>
    <w:rsid w:val="00830842"/>
    <w:rsid w:val="008318C9"/>
    <w:rsid w:val="00831B41"/>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DAE"/>
    <w:rsid w:val="0084306D"/>
    <w:rsid w:val="00843072"/>
    <w:rsid w:val="00843260"/>
    <w:rsid w:val="008435A4"/>
    <w:rsid w:val="00845C09"/>
    <w:rsid w:val="00845EFD"/>
    <w:rsid w:val="0084762A"/>
    <w:rsid w:val="0084789F"/>
    <w:rsid w:val="00847AB2"/>
    <w:rsid w:val="0085087C"/>
    <w:rsid w:val="008508B5"/>
    <w:rsid w:val="00850A5F"/>
    <w:rsid w:val="00850B1A"/>
    <w:rsid w:val="0085150D"/>
    <w:rsid w:val="008515B0"/>
    <w:rsid w:val="00851943"/>
    <w:rsid w:val="0085209A"/>
    <w:rsid w:val="008522DD"/>
    <w:rsid w:val="008527E0"/>
    <w:rsid w:val="00853090"/>
    <w:rsid w:val="008539CA"/>
    <w:rsid w:val="0085461C"/>
    <w:rsid w:val="00856BC5"/>
    <w:rsid w:val="008576DD"/>
    <w:rsid w:val="008600B9"/>
    <w:rsid w:val="00861438"/>
    <w:rsid w:val="008619A7"/>
    <w:rsid w:val="00861FCC"/>
    <w:rsid w:val="00862013"/>
    <w:rsid w:val="008622E8"/>
    <w:rsid w:val="00863BEA"/>
    <w:rsid w:val="00863D3F"/>
    <w:rsid w:val="0086406A"/>
    <w:rsid w:val="00864DB0"/>
    <w:rsid w:val="008653D3"/>
    <w:rsid w:val="00865722"/>
    <w:rsid w:val="0086588B"/>
    <w:rsid w:val="008658BC"/>
    <w:rsid w:val="0086677F"/>
    <w:rsid w:val="008672D0"/>
    <w:rsid w:val="00867591"/>
    <w:rsid w:val="00867A6A"/>
    <w:rsid w:val="00867E94"/>
    <w:rsid w:val="008708FA"/>
    <w:rsid w:val="00870AA1"/>
    <w:rsid w:val="00870C8C"/>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6EB"/>
    <w:rsid w:val="0088021F"/>
    <w:rsid w:val="00880702"/>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729"/>
    <w:rsid w:val="008A1D7B"/>
    <w:rsid w:val="008A26E8"/>
    <w:rsid w:val="008A3468"/>
    <w:rsid w:val="008A3F38"/>
    <w:rsid w:val="008A41F3"/>
    <w:rsid w:val="008A498B"/>
    <w:rsid w:val="008A4A26"/>
    <w:rsid w:val="008A4DAC"/>
    <w:rsid w:val="008A5176"/>
    <w:rsid w:val="008A5884"/>
    <w:rsid w:val="008A5897"/>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E62"/>
    <w:rsid w:val="008E0F4B"/>
    <w:rsid w:val="008E1086"/>
    <w:rsid w:val="008E12D3"/>
    <w:rsid w:val="008E1905"/>
    <w:rsid w:val="008E1C64"/>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9B"/>
    <w:rsid w:val="008F0522"/>
    <w:rsid w:val="008F12E7"/>
    <w:rsid w:val="008F18C3"/>
    <w:rsid w:val="008F30CF"/>
    <w:rsid w:val="008F3517"/>
    <w:rsid w:val="008F3E6F"/>
    <w:rsid w:val="008F3F9F"/>
    <w:rsid w:val="008F48EE"/>
    <w:rsid w:val="008F50C8"/>
    <w:rsid w:val="008F5CCD"/>
    <w:rsid w:val="008F63B0"/>
    <w:rsid w:val="008F6539"/>
    <w:rsid w:val="008F70D7"/>
    <w:rsid w:val="008F723B"/>
    <w:rsid w:val="008F792F"/>
    <w:rsid w:val="008F7A4D"/>
    <w:rsid w:val="008F7CE1"/>
    <w:rsid w:val="009001FE"/>
    <w:rsid w:val="00900C17"/>
    <w:rsid w:val="00900ED8"/>
    <w:rsid w:val="00901351"/>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C7E"/>
    <w:rsid w:val="00916D7A"/>
    <w:rsid w:val="00917B4B"/>
    <w:rsid w:val="009205A8"/>
    <w:rsid w:val="00920C91"/>
    <w:rsid w:val="00921300"/>
    <w:rsid w:val="0092170B"/>
    <w:rsid w:val="00921875"/>
    <w:rsid w:val="009223E0"/>
    <w:rsid w:val="0092257D"/>
    <w:rsid w:val="009226DA"/>
    <w:rsid w:val="00922B5F"/>
    <w:rsid w:val="00922D84"/>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3D0"/>
    <w:rsid w:val="00970A4D"/>
    <w:rsid w:val="00972539"/>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60F9"/>
    <w:rsid w:val="009764BC"/>
    <w:rsid w:val="00976658"/>
    <w:rsid w:val="00977D1C"/>
    <w:rsid w:val="009801C9"/>
    <w:rsid w:val="009802DB"/>
    <w:rsid w:val="00981A67"/>
    <w:rsid w:val="00981C08"/>
    <w:rsid w:val="00981FA5"/>
    <w:rsid w:val="00982DD8"/>
    <w:rsid w:val="00982F41"/>
    <w:rsid w:val="00983FC7"/>
    <w:rsid w:val="00984718"/>
    <w:rsid w:val="00984A1A"/>
    <w:rsid w:val="00984CD7"/>
    <w:rsid w:val="009853FF"/>
    <w:rsid w:val="009854DA"/>
    <w:rsid w:val="0098550D"/>
    <w:rsid w:val="00986D89"/>
    <w:rsid w:val="009873A8"/>
    <w:rsid w:val="0098779D"/>
    <w:rsid w:val="00987835"/>
    <w:rsid w:val="00990038"/>
    <w:rsid w:val="0099016B"/>
    <w:rsid w:val="00991CC0"/>
    <w:rsid w:val="009922B8"/>
    <w:rsid w:val="009925D8"/>
    <w:rsid w:val="00992A99"/>
    <w:rsid w:val="00992B08"/>
    <w:rsid w:val="00992E3A"/>
    <w:rsid w:val="009931CF"/>
    <w:rsid w:val="00993A0B"/>
    <w:rsid w:val="009943F4"/>
    <w:rsid w:val="0099475A"/>
    <w:rsid w:val="009954EF"/>
    <w:rsid w:val="0099622F"/>
    <w:rsid w:val="00996A53"/>
    <w:rsid w:val="00997397"/>
    <w:rsid w:val="00997825"/>
    <w:rsid w:val="00997C5F"/>
    <w:rsid w:val="00997FBF"/>
    <w:rsid w:val="009A1D78"/>
    <w:rsid w:val="009A1DBF"/>
    <w:rsid w:val="009A2528"/>
    <w:rsid w:val="009A2C96"/>
    <w:rsid w:val="009A2D8C"/>
    <w:rsid w:val="009A2E1B"/>
    <w:rsid w:val="009A30F9"/>
    <w:rsid w:val="009A3A36"/>
    <w:rsid w:val="009A3DB6"/>
    <w:rsid w:val="009A4672"/>
    <w:rsid w:val="009A4ACE"/>
    <w:rsid w:val="009A5604"/>
    <w:rsid w:val="009A566C"/>
    <w:rsid w:val="009A5C99"/>
    <w:rsid w:val="009A724D"/>
    <w:rsid w:val="009A795D"/>
    <w:rsid w:val="009A7D69"/>
    <w:rsid w:val="009A7F5B"/>
    <w:rsid w:val="009A7F81"/>
    <w:rsid w:val="009B007C"/>
    <w:rsid w:val="009B03B0"/>
    <w:rsid w:val="009B174D"/>
    <w:rsid w:val="009B24C2"/>
    <w:rsid w:val="009B24F8"/>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5386"/>
    <w:rsid w:val="009C54B7"/>
    <w:rsid w:val="009C6622"/>
    <w:rsid w:val="009C680D"/>
    <w:rsid w:val="009C6A3F"/>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9E1"/>
    <w:rsid w:val="009F6F20"/>
    <w:rsid w:val="009F7084"/>
    <w:rsid w:val="009F78A9"/>
    <w:rsid w:val="009F7B79"/>
    <w:rsid w:val="009F7E0A"/>
    <w:rsid w:val="00A00411"/>
    <w:rsid w:val="00A00C1D"/>
    <w:rsid w:val="00A0122A"/>
    <w:rsid w:val="00A012E0"/>
    <w:rsid w:val="00A0225B"/>
    <w:rsid w:val="00A050B4"/>
    <w:rsid w:val="00A05BC1"/>
    <w:rsid w:val="00A066DB"/>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C6"/>
    <w:rsid w:val="00A63583"/>
    <w:rsid w:val="00A64672"/>
    <w:rsid w:val="00A64B6C"/>
    <w:rsid w:val="00A64DB4"/>
    <w:rsid w:val="00A653A1"/>
    <w:rsid w:val="00A655AC"/>
    <w:rsid w:val="00A66080"/>
    <w:rsid w:val="00A666A3"/>
    <w:rsid w:val="00A666E3"/>
    <w:rsid w:val="00A667DE"/>
    <w:rsid w:val="00A670B3"/>
    <w:rsid w:val="00A6783A"/>
    <w:rsid w:val="00A7010B"/>
    <w:rsid w:val="00A70986"/>
    <w:rsid w:val="00A70E4B"/>
    <w:rsid w:val="00A71D9C"/>
    <w:rsid w:val="00A71E4F"/>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A0448"/>
    <w:rsid w:val="00AA0CD5"/>
    <w:rsid w:val="00AA1609"/>
    <w:rsid w:val="00AA2D1E"/>
    <w:rsid w:val="00AA310F"/>
    <w:rsid w:val="00AA3FC9"/>
    <w:rsid w:val="00AA49F0"/>
    <w:rsid w:val="00AA5040"/>
    <w:rsid w:val="00AA50BB"/>
    <w:rsid w:val="00AA66AC"/>
    <w:rsid w:val="00AA7F03"/>
    <w:rsid w:val="00AB001B"/>
    <w:rsid w:val="00AB0097"/>
    <w:rsid w:val="00AB1709"/>
    <w:rsid w:val="00AB1821"/>
    <w:rsid w:val="00AB2042"/>
    <w:rsid w:val="00AB2096"/>
    <w:rsid w:val="00AB28EC"/>
    <w:rsid w:val="00AB3B5A"/>
    <w:rsid w:val="00AB3C48"/>
    <w:rsid w:val="00AB4339"/>
    <w:rsid w:val="00AB5657"/>
    <w:rsid w:val="00AB57B3"/>
    <w:rsid w:val="00AB5A0E"/>
    <w:rsid w:val="00AB5D62"/>
    <w:rsid w:val="00AB6FC4"/>
    <w:rsid w:val="00AB710A"/>
    <w:rsid w:val="00AB7B0B"/>
    <w:rsid w:val="00AC063F"/>
    <w:rsid w:val="00AC16B3"/>
    <w:rsid w:val="00AC1895"/>
    <w:rsid w:val="00AC1DD6"/>
    <w:rsid w:val="00AC2515"/>
    <w:rsid w:val="00AC3CEC"/>
    <w:rsid w:val="00AC5707"/>
    <w:rsid w:val="00AC644D"/>
    <w:rsid w:val="00AC64B9"/>
    <w:rsid w:val="00AC662C"/>
    <w:rsid w:val="00AC691D"/>
    <w:rsid w:val="00AC6DD2"/>
    <w:rsid w:val="00AC7A0C"/>
    <w:rsid w:val="00AD0107"/>
    <w:rsid w:val="00AD01A9"/>
    <w:rsid w:val="00AD0304"/>
    <w:rsid w:val="00AD0C54"/>
    <w:rsid w:val="00AD0C5F"/>
    <w:rsid w:val="00AD1A2A"/>
    <w:rsid w:val="00AD1EF5"/>
    <w:rsid w:val="00AD229C"/>
    <w:rsid w:val="00AD25CF"/>
    <w:rsid w:val="00AD2678"/>
    <w:rsid w:val="00AD2B6D"/>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E0045"/>
    <w:rsid w:val="00AE06B1"/>
    <w:rsid w:val="00AE1571"/>
    <w:rsid w:val="00AE169F"/>
    <w:rsid w:val="00AE358B"/>
    <w:rsid w:val="00AE3F37"/>
    <w:rsid w:val="00AE3FE7"/>
    <w:rsid w:val="00AE447D"/>
    <w:rsid w:val="00AE4BBC"/>
    <w:rsid w:val="00AE564E"/>
    <w:rsid w:val="00AE571C"/>
    <w:rsid w:val="00AE6186"/>
    <w:rsid w:val="00AE7704"/>
    <w:rsid w:val="00AF070A"/>
    <w:rsid w:val="00AF10A9"/>
    <w:rsid w:val="00AF1937"/>
    <w:rsid w:val="00AF1D33"/>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D2A"/>
    <w:rsid w:val="00B025C4"/>
    <w:rsid w:val="00B030FD"/>
    <w:rsid w:val="00B036E6"/>
    <w:rsid w:val="00B03A7C"/>
    <w:rsid w:val="00B03BC9"/>
    <w:rsid w:val="00B03CEB"/>
    <w:rsid w:val="00B03D1E"/>
    <w:rsid w:val="00B03F42"/>
    <w:rsid w:val="00B040D6"/>
    <w:rsid w:val="00B04A28"/>
    <w:rsid w:val="00B04D2C"/>
    <w:rsid w:val="00B05604"/>
    <w:rsid w:val="00B05798"/>
    <w:rsid w:val="00B066B8"/>
    <w:rsid w:val="00B06FBE"/>
    <w:rsid w:val="00B07EFF"/>
    <w:rsid w:val="00B10018"/>
    <w:rsid w:val="00B102C7"/>
    <w:rsid w:val="00B1060E"/>
    <w:rsid w:val="00B118D1"/>
    <w:rsid w:val="00B139DC"/>
    <w:rsid w:val="00B13B7B"/>
    <w:rsid w:val="00B15356"/>
    <w:rsid w:val="00B157E7"/>
    <w:rsid w:val="00B15D92"/>
    <w:rsid w:val="00B16971"/>
    <w:rsid w:val="00B16B4D"/>
    <w:rsid w:val="00B16C98"/>
    <w:rsid w:val="00B16EE6"/>
    <w:rsid w:val="00B21320"/>
    <w:rsid w:val="00B213A7"/>
    <w:rsid w:val="00B21BB2"/>
    <w:rsid w:val="00B21F5D"/>
    <w:rsid w:val="00B22D0F"/>
    <w:rsid w:val="00B23671"/>
    <w:rsid w:val="00B241C8"/>
    <w:rsid w:val="00B2429A"/>
    <w:rsid w:val="00B24DF0"/>
    <w:rsid w:val="00B2502B"/>
    <w:rsid w:val="00B250A2"/>
    <w:rsid w:val="00B2576F"/>
    <w:rsid w:val="00B25972"/>
    <w:rsid w:val="00B260BD"/>
    <w:rsid w:val="00B26B4A"/>
    <w:rsid w:val="00B27296"/>
    <w:rsid w:val="00B30EDD"/>
    <w:rsid w:val="00B313E4"/>
    <w:rsid w:val="00B31BDE"/>
    <w:rsid w:val="00B31E6C"/>
    <w:rsid w:val="00B32174"/>
    <w:rsid w:val="00B32186"/>
    <w:rsid w:val="00B32EC6"/>
    <w:rsid w:val="00B331FF"/>
    <w:rsid w:val="00B332A3"/>
    <w:rsid w:val="00B334B6"/>
    <w:rsid w:val="00B33803"/>
    <w:rsid w:val="00B33C54"/>
    <w:rsid w:val="00B343BA"/>
    <w:rsid w:val="00B34647"/>
    <w:rsid w:val="00B34B10"/>
    <w:rsid w:val="00B35A7C"/>
    <w:rsid w:val="00B35FA4"/>
    <w:rsid w:val="00B36301"/>
    <w:rsid w:val="00B36A38"/>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6847"/>
    <w:rsid w:val="00B4781F"/>
    <w:rsid w:val="00B50767"/>
    <w:rsid w:val="00B5089B"/>
    <w:rsid w:val="00B50A50"/>
    <w:rsid w:val="00B51116"/>
    <w:rsid w:val="00B51571"/>
    <w:rsid w:val="00B51661"/>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770"/>
    <w:rsid w:val="00B57AE6"/>
    <w:rsid w:val="00B57F7A"/>
    <w:rsid w:val="00B601F8"/>
    <w:rsid w:val="00B61067"/>
    <w:rsid w:val="00B61C1F"/>
    <w:rsid w:val="00B62090"/>
    <w:rsid w:val="00B621C8"/>
    <w:rsid w:val="00B6293B"/>
    <w:rsid w:val="00B634D3"/>
    <w:rsid w:val="00B63D0B"/>
    <w:rsid w:val="00B643E1"/>
    <w:rsid w:val="00B64CA8"/>
    <w:rsid w:val="00B6551B"/>
    <w:rsid w:val="00B6597B"/>
    <w:rsid w:val="00B703A9"/>
    <w:rsid w:val="00B70586"/>
    <w:rsid w:val="00B70829"/>
    <w:rsid w:val="00B72B5E"/>
    <w:rsid w:val="00B72D87"/>
    <w:rsid w:val="00B7443D"/>
    <w:rsid w:val="00B74768"/>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2624"/>
    <w:rsid w:val="00B92C1A"/>
    <w:rsid w:val="00B9303E"/>
    <w:rsid w:val="00B931EE"/>
    <w:rsid w:val="00B93A76"/>
    <w:rsid w:val="00B95AD7"/>
    <w:rsid w:val="00B96133"/>
    <w:rsid w:val="00B9646D"/>
    <w:rsid w:val="00B97DB5"/>
    <w:rsid w:val="00BA027D"/>
    <w:rsid w:val="00BA08AB"/>
    <w:rsid w:val="00BA157F"/>
    <w:rsid w:val="00BA2647"/>
    <w:rsid w:val="00BA2A3F"/>
    <w:rsid w:val="00BA379A"/>
    <w:rsid w:val="00BA3A2D"/>
    <w:rsid w:val="00BA41E3"/>
    <w:rsid w:val="00BA4234"/>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D0C"/>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4913"/>
    <w:rsid w:val="00BD499B"/>
    <w:rsid w:val="00BD4D7F"/>
    <w:rsid w:val="00BD51DD"/>
    <w:rsid w:val="00BD5BC7"/>
    <w:rsid w:val="00BD6E4E"/>
    <w:rsid w:val="00BD6FD3"/>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A18"/>
    <w:rsid w:val="00BE7CD1"/>
    <w:rsid w:val="00BF02F4"/>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786"/>
    <w:rsid w:val="00BF70E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C28"/>
    <w:rsid w:val="00C123DD"/>
    <w:rsid w:val="00C12485"/>
    <w:rsid w:val="00C13BB5"/>
    <w:rsid w:val="00C13FC5"/>
    <w:rsid w:val="00C14C08"/>
    <w:rsid w:val="00C1505B"/>
    <w:rsid w:val="00C154C9"/>
    <w:rsid w:val="00C15605"/>
    <w:rsid w:val="00C15BE3"/>
    <w:rsid w:val="00C15CCF"/>
    <w:rsid w:val="00C16132"/>
    <w:rsid w:val="00C166C9"/>
    <w:rsid w:val="00C16924"/>
    <w:rsid w:val="00C172DF"/>
    <w:rsid w:val="00C179D9"/>
    <w:rsid w:val="00C17D87"/>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2CDF"/>
    <w:rsid w:val="00C33AE3"/>
    <w:rsid w:val="00C34CE8"/>
    <w:rsid w:val="00C34EB1"/>
    <w:rsid w:val="00C3504D"/>
    <w:rsid w:val="00C3540E"/>
    <w:rsid w:val="00C36173"/>
    <w:rsid w:val="00C36895"/>
    <w:rsid w:val="00C36B67"/>
    <w:rsid w:val="00C37416"/>
    <w:rsid w:val="00C376B1"/>
    <w:rsid w:val="00C37A5D"/>
    <w:rsid w:val="00C37C04"/>
    <w:rsid w:val="00C40B1D"/>
    <w:rsid w:val="00C4175E"/>
    <w:rsid w:val="00C41F30"/>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5A55"/>
    <w:rsid w:val="00C55AD1"/>
    <w:rsid w:val="00C564F7"/>
    <w:rsid w:val="00C573EB"/>
    <w:rsid w:val="00C578C9"/>
    <w:rsid w:val="00C6174A"/>
    <w:rsid w:val="00C6194E"/>
    <w:rsid w:val="00C62EF1"/>
    <w:rsid w:val="00C6373B"/>
    <w:rsid w:val="00C6376A"/>
    <w:rsid w:val="00C63B9A"/>
    <w:rsid w:val="00C64EAC"/>
    <w:rsid w:val="00C6507E"/>
    <w:rsid w:val="00C6641A"/>
    <w:rsid w:val="00C665FB"/>
    <w:rsid w:val="00C6679E"/>
    <w:rsid w:val="00C66CDE"/>
    <w:rsid w:val="00C70514"/>
    <w:rsid w:val="00C70D3F"/>
    <w:rsid w:val="00C70E71"/>
    <w:rsid w:val="00C71704"/>
    <w:rsid w:val="00C71BE8"/>
    <w:rsid w:val="00C71EA2"/>
    <w:rsid w:val="00C7216B"/>
    <w:rsid w:val="00C72D3B"/>
    <w:rsid w:val="00C73040"/>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63"/>
    <w:rsid w:val="00CA083F"/>
    <w:rsid w:val="00CA0D2E"/>
    <w:rsid w:val="00CA0DF7"/>
    <w:rsid w:val="00CA2329"/>
    <w:rsid w:val="00CA2B70"/>
    <w:rsid w:val="00CA3678"/>
    <w:rsid w:val="00CA4023"/>
    <w:rsid w:val="00CA48A0"/>
    <w:rsid w:val="00CA4F8C"/>
    <w:rsid w:val="00CA51B1"/>
    <w:rsid w:val="00CA5C2F"/>
    <w:rsid w:val="00CA5FCB"/>
    <w:rsid w:val="00CA64C1"/>
    <w:rsid w:val="00CA6CCA"/>
    <w:rsid w:val="00CA6DC0"/>
    <w:rsid w:val="00CA71E2"/>
    <w:rsid w:val="00CB0DAE"/>
    <w:rsid w:val="00CB1244"/>
    <w:rsid w:val="00CB14F8"/>
    <w:rsid w:val="00CB193A"/>
    <w:rsid w:val="00CB1F00"/>
    <w:rsid w:val="00CB1FD7"/>
    <w:rsid w:val="00CB28C2"/>
    <w:rsid w:val="00CB2C7C"/>
    <w:rsid w:val="00CB3719"/>
    <w:rsid w:val="00CB37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FED"/>
    <w:rsid w:val="00CD14CA"/>
    <w:rsid w:val="00CD1AFE"/>
    <w:rsid w:val="00CD25CB"/>
    <w:rsid w:val="00CD2656"/>
    <w:rsid w:val="00CD2F65"/>
    <w:rsid w:val="00CD2F89"/>
    <w:rsid w:val="00CD33EC"/>
    <w:rsid w:val="00CD36C4"/>
    <w:rsid w:val="00CD4ED3"/>
    <w:rsid w:val="00CD5157"/>
    <w:rsid w:val="00CD6263"/>
    <w:rsid w:val="00CD66A1"/>
    <w:rsid w:val="00CD6A56"/>
    <w:rsid w:val="00CD6D7F"/>
    <w:rsid w:val="00CD6E61"/>
    <w:rsid w:val="00CD72E2"/>
    <w:rsid w:val="00CD7306"/>
    <w:rsid w:val="00CD7A49"/>
    <w:rsid w:val="00CD7D0C"/>
    <w:rsid w:val="00CD7D8B"/>
    <w:rsid w:val="00CE0975"/>
    <w:rsid w:val="00CE179A"/>
    <w:rsid w:val="00CE1F97"/>
    <w:rsid w:val="00CE2597"/>
    <w:rsid w:val="00CE2603"/>
    <w:rsid w:val="00CE2640"/>
    <w:rsid w:val="00CE2B59"/>
    <w:rsid w:val="00CE31D5"/>
    <w:rsid w:val="00CE4AE5"/>
    <w:rsid w:val="00CE4F6E"/>
    <w:rsid w:val="00CE5987"/>
    <w:rsid w:val="00CE5F68"/>
    <w:rsid w:val="00CE7117"/>
    <w:rsid w:val="00CE71A2"/>
    <w:rsid w:val="00CE7695"/>
    <w:rsid w:val="00CF01D3"/>
    <w:rsid w:val="00CF03DB"/>
    <w:rsid w:val="00CF0F89"/>
    <w:rsid w:val="00CF13EC"/>
    <w:rsid w:val="00CF19D9"/>
    <w:rsid w:val="00CF2494"/>
    <w:rsid w:val="00CF35EA"/>
    <w:rsid w:val="00CF37E8"/>
    <w:rsid w:val="00CF3A56"/>
    <w:rsid w:val="00CF3AF4"/>
    <w:rsid w:val="00CF46D7"/>
    <w:rsid w:val="00CF49F1"/>
    <w:rsid w:val="00CF4FF4"/>
    <w:rsid w:val="00CF5CBF"/>
    <w:rsid w:val="00CF5CCE"/>
    <w:rsid w:val="00CF6BA8"/>
    <w:rsid w:val="00CF6BC5"/>
    <w:rsid w:val="00CF6C2F"/>
    <w:rsid w:val="00CF6EAC"/>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21AE"/>
    <w:rsid w:val="00D323B5"/>
    <w:rsid w:val="00D32522"/>
    <w:rsid w:val="00D32EE0"/>
    <w:rsid w:val="00D330A2"/>
    <w:rsid w:val="00D3356B"/>
    <w:rsid w:val="00D3457C"/>
    <w:rsid w:val="00D34646"/>
    <w:rsid w:val="00D3531C"/>
    <w:rsid w:val="00D35364"/>
    <w:rsid w:val="00D35D51"/>
    <w:rsid w:val="00D366D7"/>
    <w:rsid w:val="00D3698A"/>
    <w:rsid w:val="00D36BD6"/>
    <w:rsid w:val="00D377FE"/>
    <w:rsid w:val="00D40D1D"/>
    <w:rsid w:val="00D41BAB"/>
    <w:rsid w:val="00D42956"/>
    <w:rsid w:val="00D437E8"/>
    <w:rsid w:val="00D43C28"/>
    <w:rsid w:val="00D43EC2"/>
    <w:rsid w:val="00D44EE8"/>
    <w:rsid w:val="00D456DC"/>
    <w:rsid w:val="00D457A8"/>
    <w:rsid w:val="00D45BC7"/>
    <w:rsid w:val="00D4662F"/>
    <w:rsid w:val="00D466A7"/>
    <w:rsid w:val="00D46A03"/>
    <w:rsid w:val="00D46A80"/>
    <w:rsid w:val="00D46CDE"/>
    <w:rsid w:val="00D46ED5"/>
    <w:rsid w:val="00D46EEF"/>
    <w:rsid w:val="00D471A0"/>
    <w:rsid w:val="00D514A8"/>
    <w:rsid w:val="00D51997"/>
    <w:rsid w:val="00D51F2D"/>
    <w:rsid w:val="00D526FB"/>
    <w:rsid w:val="00D52C93"/>
    <w:rsid w:val="00D5349D"/>
    <w:rsid w:val="00D55258"/>
    <w:rsid w:val="00D564DF"/>
    <w:rsid w:val="00D57B60"/>
    <w:rsid w:val="00D57E1B"/>
    <w:rsid w:val="00D57F04"/>
    <w:rsid w:val="00D6137D"/>
    <w:rsid w:val="00D613AF"/>
    <w:rsid w:val="00D619DD"/>
    <w:rsid w:val="00D61B4F"/>
    <w:rsid w:val="00D61C37"/>
    <w:rsid w:val="00D622F2"/>
    <w:rsid w:val="00D624CB"/>
    <w:rsid w:val="00D63123"/>
    <w:rsid w:val="00D6335C"/>
    <w:rsid w:val="00D63830"/>
    <w:rsid w:val="00D64291"/>
    <w:rsid w:val="00D644DC"/>
    <w:rsid w:val="00D648D9"/>
    <w:rsid w:val="00D6511D"/>
    <w:rsid w:val="00D65C35"/>
    <w:rsid w:val="00D66578"/>
    <w:rsid w:val="00D665AE"/>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6A7"/>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AD0"/>
    <w:rsid w:val="00DC1C51"/>
    <w:rsid w:val="00DC24C2"/>
    <w:rsid w:val="00DC2871"/>
    <w:rsid w:val="00DC2BE7"/>
    <w:rsid w:val="00DC2E3C"/>
    <w:rsid w:val="00DC3066"/>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F74"/>
    <w:rsid w:val="00E14D65"/>
    <w:rsid w:val="00E151E3"/>
    <w:rsid w:val="00E15716"/>
    <w:rsid w:val="00E159DA"/>
    <w:rsid w:val="00E165F5"/>
    <w:rsid w:val="00E16957"/>
    <w:rsid w:val="00E16CDB"/>
    <w:rsid w:val="00E16D29"/>
    <w:rsid w:val="00E1733F"/>
    <w:rsid w:val="00E17A0C"/>
    <w:rsid w:val="00E203AD"/>
    <w:rsid w:val="00E2094B"/>
    <w:rsid w:val="00E20A58"/>
    <w:rsid w:val="00E21F67"/>
    <w:rsid w:val="00E22235"/>
    <w:rsid w:val="00E22718"/>
    <w:rsid w:val="00E22F16"/>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602"/>
    <w:rsid w:val="00E37964"/>
    <w:rsid w:val="00E37B51"/>
    <w:rsid w:val="00E37DAB"/>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2B"/>
    <w:rsid w:val="00E82A9A"/>
    <w:rsid w:val="00E8419E"/>
    <w:rsid w:val="00E84330"/>
    <w:rsid w:val="00E85198"/>
    <w:rsid w:val="00E85230"/>
    <w:rsid w:val="00E85868"/>
    <w:rsid w:val="00E85920"/>
    <w:rsid w:val="00E86E64"/>
    <w:rsid w:val="00E87097"/>
    <w:rsid w:val="00E8749F"/>
    <w:rsid w:val="00E87648"/>
    <w:rsid w:val="00E90160"/>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816"/>
    <w:rsid w:val="00EB2ADF"/>
    <w:rsid w:val="00EB33A3"/>
    <w:rsid w:val="00EB3446"/>
    <w:rsid w:val="00EB3632"/>
    <w:rsid w:val="00EB388B"/>
    <w:rsid w:val="00EB3DAA"/>
    <w:rsid w:val="00EB4072"/>
    <w:rsid w:val="00EB4366"/>
    <w:rsid w:val="00EB438E"/>
    <w:rsid w:val="00EB480F"/>
    <w:rsid w:val="00EB5ADD"/>
    <w:rsid w:val="00EB5C63"/>
    <w:rsid w:val="00EB6362"/>
    <w:rsid w:val="00EB64F0"/>
    <w:rsid w:val="00EB6634"/>
    <w:rsid w:val="00EB6E96"/>
    <w:rsid w:val="00EB78B6"/>
    <w:rsid w:val="00EC110A"/>
    <w:rsid w:val="00EC1640"/>
    <w:rsid w:val="00EC17C5"/>
    <w:rsid w:val="00EC20D4"/>
    <w:rsid w:val="00EC221B"/>
    <w:rsid w:val="00EC3190"/>
    <w:rsid w:val="00EC3AB7"/>
    <w:rsid w:val="00EC429F"/>
    <w:rsid w:val="00EC4343"/>
    <w:rsid w:val="00EC4755"/>
    <w:rsid w:val="00EC5383"/>
    <w:rsid w:val="00EC5956"/>
    <w:rsid w:val="00EC5EB5"/>
    <w:rsid w:val="00EC60F8"/>
    <w:rsid w:val="00EC7224"/>
    <w:rsid w:val="00ED020B"/>
    <w:rsid w:val="00ED2147"/>
    <w:rsid w:val="00ED2505"/>
    <w:rsid w:val="00ED2984"/>
    <w:rsid w:val="00ED2AC5"/>
    <w:rsid w:val="00ED3179"/>
    <w:rsid w:val="00ED365A"/>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CFE"/>
    <w:rsid w:val="00F00703"/>
    <w:rsid w:val="00F0077F"/>
    <w:rsid w:val="00F02643"/>
    <w:rsid w:val="00F02C16"/>
    <w:rsid w:val="00F02C28"/>
    <w:rsid w:val="00F032CC"/>
    <w:rsid w:val="00F03991"/>
    <w:rsid w:val="00F04521"/>
    <w:rsid w:val="00F04AD6"/>
    <w:rsid w:val="00F05305"/>
    <w:rsid w:val="00F05E11"/>
    <w:rsid w:val="00F066AA"/>
    <w:rsid w:val="00F06C55"/>
    <w:rsid w:val="00F06F3D"/>
    <w:rsid w:val="00F07072"/>
    <w:rsid w:val="00F07F38"/>
    <w:rsid w:val="00F102C9"/>
    <w:rsid w:val="00F102CE"/>
    <w:rsid w:val="00F102F8"/>
    <w:rsid w:val="00F10B8C"/>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827"/>
    <w:rsid w:val="00F31EC9"/>
    <w:rsid w:val="00F3305E"/>
    <w:rsid w:val="00F3398B"/>
    <w:rsid w:val="00F33B2E"/>
    <w:rsid w:val="00F33BCA"/>
    <w:rsid w:val="00F3543A"/>
    <w:rsid w:val="00F35743"/>
    <w:rsid w:val="00F357E3"/>
    <w:rsid w:val="00F36781"/>
    <w:rsid w:val="00F36A0F"/>
    <w:rsid w:val="00F36A25"/>
    <w:rsid w:val="00F36F6F"/>
    <w:rsid w:val="00F37FC6"/>
    <w:rsid w:val="00F40849"/>
    <w:rsid w:val="00F40A42"/>
    <w:rsid w:val="00F40F15"/>
    <w:rsid w:val="00F412E1"/>
    <w:rsid w:val="00F41745"/>
    <w:rsid w:val="00F41AD7"/>
    <w:rsid w:val="00F41B2D"/>
    <w:rsid w:val="00F42950"/>
    <w:rsid w:val="00F42A14"/>
    <w:rsid w:val="00F434E8"/>
    <w:rsid w:val="00F43C49"/>
    <w:rsid w:val="00F43EF7"/>
    <w:rsid w:val="00F44F53"/>
    <w:rsid w:val="00F45CD2"/>
    <w:rsid w:val="00F47EB4"/>
    <w:rsid w:val="00F50949"/>
    <w:rsid w:val="00F509AF"/>
    <w:rsid w:val="00F50E2B"/>
    <w:rsid w:val="00F513EE"/>
    <w:rsid w:val="00F51D34"/>
    <w:rsid w:val="00F528A9"/>
    <w:rsid w:val="00F537CE"/>
    <w:rsid w:val="00F53BDD"/>
    <w:rsid w:val="00F543AF"/>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C4F"/>
    <w:rsid w:val="00F7223C"/>
    <w:rsid w:val="00F72886"/>
    <w:rsid w:val="00F736E5"/>
    <w:rsid w:val="00F73A8A"/>
    <w:rsid w:val="00F73D1A"/>
    <w:rsid w:val="00F73F00"/>
    <w:rsid w:val="00F74203"/>
    <w:rsid w:val="00F74A52"/>
    <w:rsid w:val="00F74BF7"/>
    <w:rsid w:val="00F75C5C"/>
    <w:rsid w:val="00F767E2"/>
    <w:rsid w:val="00F77092"/>
    <w:rsid w:val="00F77843"/>
    <w:rsid w:val="00F77A02"/>
    <w:rsid w:val="00F77C83"/>
    <w:rsid w:val="00F8045E"/>
    <w:rsid w:val="00F80708"/>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1F48"/>
    <w:rsid w:val="00F922F0"/>
    <w:rsid w:val="00F92C5B"/>
    <w:rsid w:val="00F9311C"/>
    <w:rsid w:val="00F9313A"/>
    <w:rsid w:val="00F93467"/>
    <w:rsid w:val="00F93E0B"/>
    <w:rsid w:val="00F94508"/>
    <w:rsid w:val="00F9460D"/>
    <w:rsid w:val="00F957D9"/>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9F3"/>
    <w:rsid w:val="00FA5DDD"/>
    <w:rsid w:val="00FA5E50"/>
    <w:rsid w:val="00FA66CE"/>
    <w:rsid w:val="00FA6D70"/>
    <w:rsid w:val="00FA7538"/>
    <w:rsid w:val="00FA770C"/>
    <w:rsid w:val="00FA7728"/>
    <w:rsid w:val="00FA7F25"/>
    <w:rsid w:val="00FB0305"/>
    <w:rsid w:val="00FB062C"/>
    <w:rsid w:val="00FB105C"/>
    <w:rsid w:val="00FB1550"/>
    <w:rsid w:val="00FB1B5A"/>
    <w:rsid w:val="00FB219C"/>
    <w:rsid w:val="00FB2903"/>
    <w:rsid w:val="00FB2949"/>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96D"/>
    <w:rsid w:val="00FD1A22"/>
    <w:rsid w:val="00FD29AA"/>
    <w:rsid w:val="00FD29BB"/>
    <w:rsid w:val="00FD3296"/>
    <w:rsid w:val="00FD34CD"/>
    <w:rsid w:val="00FD4C08"/>
    <w:rsid w:val="00FD4F72"/>
    <w:rsid w:val="00FD6316"/>
    <w:rsid w:val="00FD6E0C"/>
    <w:rsid w:val="00FD72CB"/>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09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at-did-Marilyn-Monroe-carry-in-her-coffin"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quora.com/What-is-the-best-small-business-to-start-in-Gambia" TargetMode="External"/><Relationship Id="rId14" Type="http://schemas.openxmlformats.org/officeDocument/2006/relationships/image" Target="media/image1.png"/><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74</Pages>
  <Words>33289</Words>
  <Characters>189750</Characters>
  <Application>Microsoft Office Word</Application>
  <DocSecurity>0</DocSecurity>
  <Lines>1581</Lines>
  <Paragraphs>445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27</cp:revision>
  <cp:lastPrinted>2025-02-23T01:37:00Z</cp:lastPrinted>
  <dcterms:created xsi:type="dcterms:W3CDTF">2026-08-19T15:00:00Z</dcterms:created>
  <dcterms:modified xsi:type="dcterms:W3CDTF">2026-08-24T05:40:00Z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