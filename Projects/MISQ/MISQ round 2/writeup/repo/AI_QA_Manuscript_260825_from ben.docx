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08E7F8AB" w:rsidR="0062333A" w:rsidRPr="00015210" w:rsidRDefault="0027674F" w:rsidP="0037499A">
      <w:pPr>
        <w:pStyle w:val="Title"/>
      </w:pPr>
      <w:bookmarkStart w:id="0" w:name="OLE_LINK10"/>
      <w:bookmarkStart w:id="1" w:name="OLE_LINK6"/>
      <w:ins w:id="2" w:author="Xin Li" w:date="2026-08-20T23:10:00Z" w16du:dateUtc="2026-08-20T15:10:00Z">
        <w:r>
          <w:rPr>
            <w:lang w:eastAsia="zh-CN"/>
          </w:rPr>
          <w:t xml:space="preserve">Humans’ </w:t>
        </w:r>
      </w:ins>
      <w:r w:rsidR="0058678D" w:rsidRPr="00015210">
        <w:rPr>
          <w:lang w:eastAsia="zh-CN"/>
        </w:rPr>
        <w:t xml:space="preserve">Fast and Slow Responses to </w:t>
      </w:r>
      <w:del w:id="3" w:author="Xin Li" w:date="2026-08-20T22:17:00Z" w16du:dateUtc="2026-08-20T14:17:00Z">
        <w:r w:rsidR="0058678D" w:rsidRPr="00015210" w:rsidDel="00D03D32">
          <w:rPr>
            <w:lang w:eastAsia="zh-CN"/>
          </w:rPr>
          <w:delText xml:space="preserve">AI </w:delText>
        </w:r>
      </w:del>
      <w:r w:rsidR="0058678D" w:rsidRPr="00015210">
        <w:rPr>
          <w:lang w:eastAsia="zh-CN"/>
        </w:rPr>
        <w:t>Competition</w:t>
      </w:r>
      <w:ins w:id="4" w:author="Xin Li" w:date="2026-08-20T22:17:00Z" w16du:dateUtc="2026-08-20T14:17:00Z">
        <w:r w:rsidR="00D03D32" w:rsidRPr="00015210">
          <w:rPr>
            <w:lang w:eastAsia="zh-CN"/>
          </w:rPr>
          <w:t xml:space="preserve"> from </w:t>
        </w:r>
      </w:ins>
      <w:del w:id="5" w:author="Xin Li" w:date="2026-08-20T22:18:00Z" w16du:dateUtc="2026-08-20T14:18:00Z">
        <w:r w:rsidR="0058678D" w:rsidRPr="00015210" w:rsidDel="00D03D32">
          <w:rPr>
            <w:lang w:eastAsia="zh-CN"/>
          </w:rPr>
          <w:delText xml:space="preserve">: How </w:delText>
        </w:r>
      </w:del>
      <w:r w:rsidR="0058678D" w:rsidRPr="00015210">
        <w:rPr>
          <w:lang w:eastAsia="zh-CN"/>
        </w:rPr>
        <w:t xml:space="preserve">Internal Generative AI </w:t>
      </w:r>
      <w:del w:id="6" w:author="Xin Li" w:date="2026-08-20T22:18:00Z" w16du:dateUtc="2026-08-20T14:18:00Z">
        <w:r w:rsidR="0058678D" w:rsidRPr="00015210" w:rsidDel="00D03D32">
          <w:rPr>
            <w:lang w:eastAsia="zh-CN"/>
          </w:rPr>
          <w:delText xml:space="preserve">Reshapes Human Contribution </w:delText>
        </w:r>
      </w:del>
      <w:r w:rsidR="0058678D" w:rsidRPr="00015210">
        <w:rPr>
          <w:lang w:eastAsia="zh-CN"/>
        </w:rPr>
        <w:t>in Online Q&amp;A Communities</w:t>
      </w:r>
    </w:p>
    <w:p w14:paraId="0E29B9B1" w14:textId="0D7FFF6F" w:rsidR="00900E0B" w:rsidRPr="00015210" w:rsidRDefault="00F40939" w:rsidP="00A86F82">
      <w:pPr>
        <w:spacing w:line="360" w:lineRule="auto"/>
      </w:pPr>
      <w:r w:rsidRPr="00015210">
        <w:rPr>
          <w:b/>
        </w:rPr>
        <w:t>Abstract</w:t>
      </w:r>
    </w:p>
    <w:p w14:paraId="1F5985E3" w14:textId="4B9E31B0" w:rsidR="006F1955" w:rsidRPr="00015210" w:rsidRDefault="006F1955" w:rsidP="00F803FF">
      <w:pPr>
        <w:pStyle w:val="Paragraph0"/>
      </w:pPr>
      <w:r w:rsidRPr="00015210">
        <w:t xml:space="preserve">The advent of generative artificial intelligence (GenAI) has disrupted online question-and-answer (Q&amp;A) communities and prompted debates on </w:t>
      </w:r>
      <w:ins w:id="7" w:author="Xin Li" w:date="2026-08-20T22:18:00Z" w16du:dateUtc="2026-08-20T14:18:00Z">
        <w:r w:rsidR="00D03D32" w:rsidRPr="00015210">
          <w:t>response strategies of platforms</w:t>
        </w:r>
      </w:ins>
      <w:del w:id="8" w:author="Xin Li" w:date="2026-08-20T22:18:00Z" w16du:dateUtc="2026-08-20T14:18:00Z">
        <w:r w:rsidRPr="00015210" w:rsidDel="00D03D32">
          <w:delText>managing AI and human contributions</w:delText>
        </w:r>
      </w:del>
      <w:r w:rsidRPr="00015210">
        <w:t xml:space="preserve">. </w:t>
      </w:r>
      <w:del w:id="9" w:author="Xin Li" w:date="2026-08-20T22:21:00Z" w16du:dateUtc="2026-08-20T14:21:00Z">
        <w:r w:rsidRPr="00015210" w:rsidDel="00D03D32">
          <w:delText xml:space="preserve">Unlike prior studies on external general-purpose GenAI systems like ChatGPT, </w:delText>
        </w:r>
      </w:del>
      <w:del w:id="10" w:author="Xin Li" w:date="2026-08-20T22:19:00Z" w16du:dateUtc="2026-08-20T14:19:00Z">
        <w:r w:rsidRPr="00015210" w:rsidDel="00D03D32">
          <w:delText xml:space="preserve">our </w:delText>
        </w:r>
      </w:del>
      <w:ins w:id="11" w:author="Xin Li" w:date="2026-08-20T22:19:00Z" w16du:dateUtc="2026-08-20T14:19:00Z">
        <w:r w:rsidR="00D03D32" w:rsidRPr="00015210">
          <w:t xml:space="preserve">Our </w:t>
        </w:r>
      </w:ins>
      <w:r w:rsidRPr="00015210">
        <w:t xml:space="preserve">work analyzes </w:t>
      </w:r>
      <w:ins w:id="12" w:author="Xin Li" w:date="2026-08-20T22:19:00Z" w16du:dateUtc="2026-08-20T14:19:00Z">
        <w:r w:rsidR="00D03D32" w:rsidRPr="00015210">
          <w:t xml:space="preserve">a strategy to introduce </w:t>
        </w:r>
      </w:ins>
      <w:del w:id="13" w:author="Xin Li" w:date="2026-08-20T22:19:00Z" w16du:dateUtc="2026-08-20T14:19:00Z">
        <w:r w:rsidR="00F60E9E" w:rsidRPr="00015210" w:rsidDel="00D03D32">
          <w:delText xml:space="preserve">how </w:delText>
        </w:r>
        <w:r w:rsidR="0009162F" w:rsidRPr="00015210" w:rsidDel="00D03D32">
          <w:delText xml:space="preserve">an </w:delText>
        </w:r>
        <w:r w:rsidR="00236C38" w:rsidRPr="00015210" w:rsidDel="00D03D32">
          <w:delText xml:space="preserve">additional </w:delText>
        </w:r>
      </w:del>
      <w:r w:rsidRPr="00015210">
        <w:t>platform-</w:t>
      </w:r>
      <w:r w:rsidR="00F60E9E" w:rsidRPr="00015210">
        <w:t>provided</w:t>
      </w:r>
      <w:del w:id="14" w:author="Xin Li" w:date="2026-08-20T22:19:00Z" w16du:dateUtc="2026-08-20T14:19:00Z">
        <w:r w:rsidRPr="00015210" w:rsidDel="00D03D32">
          <w:delText>,</w:delText>
        </w:r>
      </w:del>
      <w:r w:rsidRPr="00015210">
        <w:t xml:space="preserve"> </w:t>
      </w:r>
      <w:ins w:id="15" w:author="Xin Li" w:date="2026-08-20T22:19:00Z" w16du:dateUtc="2026-08-20T14:19:00Z">
        <w:r w:rsidR="00D03D32" w:rsidRPr="00015210">
          <w:t>(</w:t>
        </w:r>
      </w:ins>
      <w:r w:rsidRPr="00015210">
        <w:t>internal</w:t>
      </w:r>
      <w:ins w:id="16" w:author="Xin Li" w:date="2026-08-20T22:19:00Z" w16du:dateUtc="2026-08-20T14:19:00Z">
        <w:r w:rsidR="00D03D32" w:rsidRPr="00015210">
          <w:t>)</w:t>
        </w:r>
      </w:ins>
      <w:r w:rsidRPr="00015210">
        <w:t xml:space="preserve"> GenAI </w:t>
      </w:r>
      <w:r w:rsidR="00F60E9E" w:rsidRPr="00015210">
        <w:t>changes</w:t>
      </w:r>
      <w:ins w:id="17" w:author="Xin Li" w:date="2026-08-20T22:21:00Z" w16du:dateUtc="2026-08-20T14:21:00Z">
        <w:r w:rsidR="00D03D32" w:rsidRPr="00015210">
          <w:t>, which creates entirely different market dynamics as compared with</w:t>
        </w:r>
      </w:ins>
      <w:r w:rsidR="00F60E9E" w:rsidRPr="00015210">
        <w:t xml:space="preserve"> </w:t>
      </w:r>
      <w:ins w:id="18" w:author="Xin Li" w:date="2026-08-20T22:21:00Z" w16du:dateUtc="2026-08-20T14:21:00Z">
        <w:r w:rsidR="00D03D32" w:rsidRPr="00015210">
          <w:t xml:space="preserve">external general-purpose GenAI systems </w:t>
        </w:r>
      </w:ins>
      <w:ins w:id="19" w:author="Xin Li" w:date="2026-08-20T22:22:00Z" w16du:dateUtc="2026-08-20T14:22:00Z">
        <w:r w:rsidR="00D03D32" w:rsidRPr="00015210">
          <w:t xml:space="preserve">(like ChatGPT) studied in </w:t>
        </w:r>
      </w:ins>
      <w:ins w:id="20" w:author="Xin Li" w:date="2026-08-20T22:21:00Z" w16du:dateUtc="2026-08-20T14:21:00Z">
        <w:r w:rsidR="00D03D32" w:rsidRPr="00015210">
          <w:t xml:space="preserve">prior studies </w:t>
        </w:r>
      </w:ins>
      <w:r w:rsidR="00F60E9E" w:rsidRPr="00015210">
        <w:t>Q&amp;A communities</w:t>
      </w:r>
      <w:r w:rsidRPr="00015210">
        <w:t xml:space="preserve">. </w:t>
      </w:r>
      <w:ins w:id="21" w:author="Xin Li" w:date="2026-08-20T22:22:00Z" w16du:dateUtc="2026-08-20T14:22:00Z">
        <w:r w:rsidR="00D03D32" w:rsidRPr="00015210">
          <w:t>Taking a hum</w:t>
        </w:r>
      </w:ins>
      <w:ins w:id="22" w:author="Xin Li" w:date="2026-08-20T22:23:00Z" w16du:dateUtc="2026-08-20T14:23:00Z">
        <w:r w:rsidR="00D03D32" w:rsidRPr="00015210">
          <w:t xml:space="preserve">an-AI competition view, </w:t>
        </w:r>
      </w:ins>
      <w:del w:id="23" w:author="Xin Li" w:date="2026-08-20T22:23:00Z" w16du:dateUtc="2026-08-20T14:23:00Z">
        <w:r w:rsidR="00156EE1" w:rsidRPr="00015210" w:rsidDel="00D03D32">
          <w:delText>G</w:delText>
        </w:r>
      </w:del>
      <w:ins w:id="24" w:author="Xin Li" w:date="2026-08-20T22:23:00Z" w16du:dateUtc="2026-08-20T14:23:00Z">
        <w:r w:rsidR="00D03D32" w:rsidRPr="00015210">
          <w:t>g</w:t>
        </w:r>
      </w:ins>
      <w:r w:rsidR="00156EE1" w:rsidRPr="00015210">
        <w:t>rounded in dual-process (fast-and-slow) theory</w:t>
      </w:r>
      <w:del w:id="25" w:author="Xin Li" w:date="2026-08-20T22:24:00Z" w16du:dateUtc="2026-08-20T14:24:00Z">
        <w:r w:rsidR="00156EE1" w:rsidRPr="00015210" w:rsidDel="00D03D32">
          <w:delText xml:space="preserve"> and situated in a competitive setting</w:delText>
        </w:r>
      </w:del>
      <w:r w:rsidR="00156EE1" w:rsidRPr="00015210">
        <w:t xml:space="preserve">, we argue that the total AI effect is </w:t>
      </w:r>
      <w:del w:id="26" w:author="Xin Li" w:date="2026-08-20T22:23:00Z" w16du:dateUtc="2026-08-20T14:23:00Z">
        <w:r w:rsidR="00156EE1" w:rsidRPr="00015210" w:rsidDel="00D03D32">
          <w:delText xml:space="preserve">not one deterrence effect but </w:delText>
        </w:r>
      </w:del>
      <w:r w:rsidR="00156EE1" w:rsidRPr="00015210">
        <w:t xml:space="preserve">the sum of two separable components: a fast </w:t>
      </w:r>
      <w:ins w:id="27" w:author="Xin Li" w:date="2026-08-20T22:26:00Z" w16du:dateUtc="2026-08-20T14:26:00Z">
        <w:r w:rsidR="00E41443" w:rsidRPr="00015210">
          <w:t xml:space="preserve">response to </w:t>
        </w:r>
      </w:ins>
      <w:r w:rsidR="00156EE1" w:rsidRPr="00015210">
        <w:t xml:space="preserve">AI label </w:t>
      </w:r>
      <w:del w:id="28" w:author="Xin Li" w:date="2026-08-20T22:26:00Z" w16du:dateUtc="2026-08-20T14:26:00Z">
        <w:r w:rsidR="00156EE1" w:rsidRPr="00015210" w:rsidDel="00E41443">
          <w:delText xml:space="preserve">effect </w:delText>
        </w:r>
      </w:del>
      <w:r w:rsidR="00156EE1" w:rsidRPr="00015210">
        <w:t xml:space="preserve">and a slower </w:t>
      </w:r>
      <w:ins w:id="29" w:author="Xin Li" w:date="2026-08-20T22:26:00Z" w16du:dateUtc="2026-08-20T14:26:00Z">
        <w:r w:rsidR="00E41443" w:rsidRPr="00015210">
          <w:t xml:space="preserve">response to </w:t>
        </w:r>
      </w:ins>
      <w:r w:rsidR="00156EE1" w:rsidRPr="00015210">
        <w:t>AI content</w:t>
      </w:r>
      <w:del w:id="30" w:author="Xin Li" w:date="2026-08-20T22:26:00Z" w16du:dateUtc="2026-08-20T14:26:00Z">
        <w:r w:rsidR="00156EE1" w:rsidRPr="00015210" w:rsidDel="00E41443">
          <w:delText xml:space="preserve"> effect</w:delText>
        </w:r>
      </w:del>
      <w:r w:rsidR="00156EE1" w:rsidRPr="00015210">
        <w:t xml:space="preserve">. Using a randomized field experiment at a leading technical Q&amp;A community, we </w:t>
      </w:r>
      <w:del w:id="31" w:author="Xin Li" w:date="2026-08-20T22:27:00Z" w16du:dateUtc="2026-08-20T14:27:00Z">
        <w:r w:rsidR="00156EE1" w:rsidRPr="00015210" w:rsidDel="00C02978">
          <w:delText>examine two outcomes. For answer supply,</w:delText>
        </w:r>
      </w:del>
      <w:ins w:id="32" w:author="Xin Li" w:date="2026-08-20T22:27:00Z" w16du:dateUtc="2026-08-20T14:27:00Z">
        <w:r w:rsidR="00C02978" w:rsidRPr="00015210">
          <w:t>show</w:t>
        </w:r>
      </w:ins>
      <w:r w:rsidR="00156EE1" w:rsidRPr="00015210">
        <w:t xml:space="preserve"> the AI label invites human contribution because a skeptical community </w:t>
      </w:r>
      <w:ins w:id="33" w:author="Xin Li" w:date="2026-08-20T22:27:00Z" w16du:dateUtc="2026-08-20T14:27:00Z">
        <w:r w:rsidR="00C02978" w:rsidRPr="00015210">
          <w:t xml:space="preserve">perception to </w:t>
        </w:r>
      </w:ins>
      <w:del w:id="34" w:author="Xin Li" w:date="2026-08-20T22:27:00Z" w16du:dateUtc="2026-08-20T14:27:00Z">
        <w:r w:rsidR="00156EE1" w:rsidRPr="00015210" w:rsidDel="00C02978">
          <w:delText xml:space="preserve">treats the </w:delText>
        </w:r>
      </w:del>
      <w:r w:rsidR="00156EE1" w:rsidRPr="00015210">
        <w:t>AI</w:t>
      </w:r>
      <w:ins w:id="35" w:author="Xin Li" w:date="2026-08-20T22:29:00Z" w16du:dateUtc="2026-08-20T14:29:00Z">
        <w:r w:rsidR="00C02978" w:rsidRPr="00015210">
          <w:t>’s ability</w:t>
        </w:r>
      </w:ins>
      <w:r w:rsidR="00156EE1" w:rsidRPr="00015210">
        <w:t xml:space="preserve"> </w:t>
      </w:r>
      <w:del w:id="36" w:author="Xin Li" w:date="2026-08-20T22:27:00Z" w16du:dateUtc="2026-08-20T14:27:00Z">
        <w:r w:rsidR="00156EE1" w:rsidRPr="00015210" w:rsidDel="00C02978">
          <w:delText xml:space="preserve">as a weak </w:delText>
        </w:r>
      </w:del>
      <w:del w:id="37" w:author="Xin Li" w:date="2026-08-20T22:28:00Z" w16du:dateUtc="2026-08-20T14:28:00Z">
        <w:r w:rsidR="00156EE1" w:rsidRPr="00015210" w:rsidDel="00C02978">
          <w:delText>competitor</w:delText>
        </w:r>
      </w:del>
      <w:r w:rsidR="00156EE1" w:rsidRPr="00015210">
        <w:t xml:space="preserve">, whereas </w:t>
      </w:r>
      <w:del w:id="38" w:author="Xin Li" w:date="2026-08-20T22:28:00Z" w16du:dateUtc="2026-08-20T14:28:00Z">
        <w:r w:rsidR="00156EE1" w:rsidRPr="00015210" w:rsidDel="00C02978">
          <w:delText xml:space="preserve">longer </w:delText>
        </w:r>
      </w:del>
      <w:r w:rsidR="00156EE1" w:rsidRPr="00015210">
        <w:t xml:space="preserve">AI content signals </w:t>
      </w:r>
      <w:ins w:id="39" w:author="Xin Li" w:date="2026-08-20T22:28:00Z" w16du:dateUtc="2026-08-20T14:28:00Z">
        <w:r w:rsidR="00C02978" w:rsidRPr="00015210">
          <w:t xml:space="preserve">on length </w:t>
        </w:r>
      </w:ins>
      <w:del w:id="40" w:author="Xin Li" w:date="2026-08-20T22:28:00Z" w16du:dateUtc="2026-08-20T14:28:00Z">
        <w:r w:rsidR="00156EE1" w:rsidRPr="00015210" w:rsidDel="00C02978">
          <w:delText xml:space="preserve">coverage </w:delText>
        </w:r>
      </w:del>
      <w:r w:rsidR="00156EE1" w:rsidRPr="00015210">
        <w:t xml:space="preserve">and </w:t>
      </w:r>
      <w:ins w:id="41" w:author="Xin Li" w:date="2026-08-20T22:28:00Z" w16du:dateUtc="2026-08-20T14:28:00Z">
        <w:r w:rsidR="00C02978" w:rsidRPr="00015210">
          <w:t xml:space="preserve">quality </w:t>
        </w:r>
      </w:ins>
      <w:r w:rsidR="00156EE1" w:rsidRPr="00015210">
        <w:t xml:space="preserve">suppresses </w:t>
      </w:r>
      <w:ins w:id="42" w:author="Xin Li" w:date="2026-08-20T22:28:00Z" w16du:dateUtc="2026-08-20T14:28:00Z">
        <w:r w:rsidR="00C02978" w:rsidRPr="00015210">
          <w:t xml:space="preserve">human contribution and </w:t>
        </w:r>
      </w:ins>
      <w:del w:id="43" w:author="Xin Li" w:date="2026-08-20T22:28:00Z" w16du:dateUtc="2026-08-20T14:28:00Z">
        <w:r w:rsidR="00156EE1" w:rsidRPr="00015210" w:rsidDel="00C02978">
          <w:delText xml:space="preserve">it, yielding a negative average effect. For answer quality, higher-quality AI </w:delText>
        </w:r>
      </w:del>
      <w:r w:rsidR="00156EE1" w:rsidRPr="00015210">
        <w:t>raises the quality of human answers</w:t>
      </w:r>
      <w:ins w:id="44" w:author="Xin Li" w:date="2026-08-20T22:29:00Z" w16du:dateUtc="2026-08-20T14:29:00Z">
        <w:r w:rsidR="00C02978" w:rsidRPr="00015210">
          <w:t>, due to the</w:t>
        </w:r>
      </w:ins>
      <w:del w:id="45" w:author="Xin Li" w:date="2026-08-20T22:30:00Z" w16du:dateUtc="2026-08-20T14:30:00Z">
        <w:r w:rsidR="00156EE1" w:rsidRPr="00015210" w:rsidDel="00C02978">
          <w:delText xml:space="preserve"> as </w:delText>
        </w:r>
        <w:r w:rsidR="00B67429" w:rsidRPr="00015210" w:rsidDel="00C02978">
          <w:delText>contributors improve upon a stronger</w:delText>
        </w:r>
      </w:del>
      <w:r w:rsidR="00B67429" w:rsidRPr="00015210">
        <w:t xml:space="preserve"> benchmark</w:t>
      </w:r>
      <w:ins w:id="46" w:author="Xin Li" w:date="2026-08-20T22:30:00Z" w16du:dateUtc="2026-08-20T14:30:00Z">
        <w:r w:rsidR="00C02978" w:rsidRPr="00015210">
          <w:t>ing of</w:t>
        </w:r>
      </w:ins>
      <w:ins w:id="47" w:author="Xin Li" w:date="2026-08-20T22:31:00Z" w16du:dateUtc="2026-08-20T14:31:00Z">
        <w:r w:rsidR="00C02978" w:rsidRPr="00015210">
          <w:t xml:space="preserve"> AI answers</w:t>
        </w:r>
      </w:ins>
      <w:r w:rsidR="00156EE1" w:rsidRPr="00015210">
        <w:t xml:space="preserve">. Decomposing the total AI effect </w:t>
      </w:r>
      <w:del w:id="48" w:author="Xin Li" w:date="2026-08-20T22:32:00Z" w16du:dateUtc="2026-08-20T14:32:00Z">
        <w:r w:rsidR="00156EE1" w:rsidRPr="00015210" w:rsidDel="00D574F0">
          <w:delText xml:space="preserve">explains </w:delText>
        </w:r>
      </w:del>
      <w:del w:id="49" w:author="Xin Li" w:date="2026-08-20T22:31:00Z" w16du:dateUtc="2026-08-20T14:31:00Z">
        <w:r w:rsidR="00156EE1" w:rsidRPr="00015210" w:rsidDel="00C02978">
          <w:delText xml:space="preserve">why aggregate effects diverge from either component and </w:delText>
        </w:r>
      </w:del>
      <w:r w:rsidR="00156EE1" w:rsidRPr="00015210">
        <w:t xml:space="preserve">offers a theory-driven framework for </w:t>
      </w:r>
      <w:ins w:id="50" w:author="Xin Li" w:date="2026-08-20T22:32:00Z" w16du:dateUtc="2026-08-20T14:32:00Z">
        <w:r w:rsidR="00D574F0" w:rsidRPr="00015210">
          <w:t xml:space="preserve">understanding seemly conflict findings in the literature and </w:t>
        </w:r>
      </w:ins>
      <w:r w:rsidR="00156EE1" w:rsidRPr="00015210">
        <w:t xml:space="preserve">predicting human responses as AI capabilities advance. </w:t>
      </w:r>
      <w:r w:rsidRPr="00015210">
        <w:t>We contribute to the emerging literature on GenAI</w:t>
      </w:r>
      <w:r w:rsidR="00534D0B" w:rsidRPr="00015210">
        <w:t>’</w:t>
      </w:r>
      <w:r w:rsidRPr="00015210">
        <w:t xml:space="preserve">s impact </w:t>
      </w:r>
      <w:ins w:id="51" w:author="Xin Li" w:date="2026-08-20T22:33:00Z" w16du:dateUtc="2026-08-20T14:33:00Z">
        <w:r w:rsidR="00D574F0" w:rsidRPr="00015210">
          <w:t>on human society</w:t>
        </w:r>
      </w:ins>
      <w:del w:id="52" w:author="Xin Li" w:date="2026-08-20T22:33:00Z" w16du:dateUtc="2026-08-20T14:33:00Z">
        <w:r w:rsidR="00AC05B3" w:rsidRPr="00015210" w:rsidDel="00D574F0">
          <w:delText>by differenti</w:delText>
        </w:r>
        <w:r w:rsidR="00156EE1" w:rsidRPr="00015210" w:rsidDel="00D574F0">
          <w:delText>ati</w:delText>
        </w:r>
        <w:r w:rsidR="00AC05B3" w:rsidRPr="00015210" w:rsidDel="00D574F0">
          <w:delText>ng AI</w:delText>
        </w:r>
        <w:r w:rsidR="00534D0B" w:rsidRPr="00015210" w:rsidDel="00D574F0">
          <w:delText>’</w:delText>
        </w:r>
        <w:r w:rsidR="00AC05B3" w:rsidRPr="00015210" w:rsidDel="00D574F0">
          <w:delText>s impact on different decision signals</w:delText>
        </w:r>
      </w:del>
      <w:r w:rsidR="00AC05B3" w:rsidRPr="00015210">
        <w:t>, which</w:t>
      </w:r>
      <w:r w:rsidRPr="00015210">
        <w:t xml:space="preserve"> provide</w:t>
      </w:r>
      <w:r w:rsidR="00AC05B3" w:rsidRPr="00015210">
        <w:t>s</w:t>
      </w:r>
      <w:r w:rsidRPr="00015210">
        <w:t xml:space="preserve"> practical insight for </w:t>
      </w:r>
      <w:ins w:id="53" w:author="Xin Li" w:date="2026-08-20T22:33:00Z" w16du:dateUtc="2026-08-20T14:33:00Z">
        <w:r w:rsidR="00D574F0" w:rsidRPr="00015210">
          <w:t xml:space="preserve">adoption and application of GenAI in </w:t>
        </w:r>
      </w:ins>
      <w:r w:rsidRPr="00015210">
        <w:t>platforms</w:t>
      </w:r>
      <w:del w:id="54" w:author="Xin Li" w:date="2026-08-20T22:33:00Z" w16du:dateUtc="2026-08-20T14:33:00Z">
        <w:r w:rsidRPr="00015210" w:rsidDel="00D574F0">
          <w:delText xml:space="preserve"> integrating GenAI into online Q&amp;A communities</w:delText>
        </w:r>
      </w:del>
      <w:r w:rsidRPr="00015210">
        <w:t>.</w:t>
      </w:r>
    </w:p>
    <w:p w14:paraId="44F41F14" w14:textId="4CE88371" w:rsidR="00F40939" w:rsidRPr="00015210" w:rsidRDefault="00F40939" w:rsidP="00A86F82">
      <w:pPr>
        <w:spacing w:line="480" w:lineRule="auto"/>
        <w:sectPr w:rsidR="00F40939" w:rsidRPr="00015210"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015210">
        <w:rPr>
          <w:b/>
        </w:rPr>
        <w:t>Keywords</w:t>
      </w:r>
      <w:r w:rsidRPr="00015210">
        <w:t xml:space="preserve">: Generative AI, Human-AI </w:t>
      </w:r>
      <w:r w:rsidR="00CE66B2" w:rsidRPr="00015210">
        <w:t>I</w:t>
      </w:r>
      <w:r w:rsidRPr="00015210">
        <w:t>nteraction</w:t>
      </w:r>
      <w:r w:rsidR="00C05C04" w:rsidRPr="00015210">
        <w:t>s</w:t>
      </w:r>
      <w:r w:rsidRPr="00015210">
        <w:t>, Online Communit</w:t>
      </w:r>
      <w:r w:rsidR="00C05C04" w:rsidRPr="00015210">
        <w:t>ies</w:t>
      </w:r>
      <w:r w:rsidR="00A03892" w:rsidRPr="00015210">
        <w:t>,</w:t>
      </w:r>
      <w:r w:rsidR="00647569" w:rsidRPr="00015210">
        <w:t xml:space="preserve"> Dual-Process Theory</w:t>
      </w:r>
      <w:del w:id="55" w:author="Xin Li" w:date="2026-08-20T22:37:00Z" w16du:dateUtc="2026-08-20T14:37:00Z">
        <w:r w:rsidR="00647569" w:rsidRPr="00015210" w:rsidDel="00730AF4">
          <w:delText>,</w:delText>
        </w:r>
      </w:del>
      <w:del w:id="56" w:author="Xin Li" w:date="2026-08-20T22:36:00Z" w16du:dateUtc="2026-08-20T14:36:00Z">
        <w:r w:rsidR="00647569" w:rsidRPr="00015210" w:rsidDel="00730AF4">
          <w:delText xml:space="preserve"> AI Label, AI Content</w:delText>
        </w:r>
      </w:del>
      <w:r w:rsidR="00647569" w:rsidRPr="00015210">
        <w:t>.</w:t>
      </w:r>
    </w:p>
    <w:p w14:paraId="618805DF" w14:textId="0217A279" w:rsidR="00E72D64" w:rsidRPr="00015210" w:rsidRDefault="00E3771B" w:rsidP="00E72D64">
      <w:pPr>
        <w:pStyle w:val="Heading1"/>
      </w:pPr>
      <w:bookmarkStart w:id="57" w:name="OLE_LINK12"/>
      <w:r w:rsidRPr="00015210">
        <w:lastRenderedPageBreak/>
        <w:t>Introduction</w:t>
      </w:r>
    </w:p>
    <w:p w14:paraId="3AA19CCE" w14:textId="399724FD" w:rsidR="00B369E9" w:rsidRPr="00B369E9" w:rsidRDefault="00B369E9">
      <w:pPr>
        <w:pStyle w:val="Paragraph0"/>
        <w:rPr>
          <w:ins w:id="58" w:author="Prof. LIU Ben" w:date="2026-08-24T21:00:00Z" w16du:dateUtc="2026-08-24T13:00:00Z"/>
          <w:rPrChange w:id="59" w:author="Prof. LIU Ben" w:date="2026-08-24T21:00:00Z" w16du:dateUtc="2026-08-24T13:00:00Z">
            <w:rPr>
              <w:ins w:id="60" w:author="Prof. LIU Ben" w:date="2026-08-24T21:00:00Z" w16du:dateUtc="2026-08-24T13:00:00Z"/>
              <w:color w:val="000000"/>
            </w:rPr>
          </w:rPrChange>
        </w:rPr>
        <w:pPrChange w:id="61" w:author="Prof. LIU Ben" w:date="2026-08-24T21:00:00Z" w16du:dateUtc="2026-08-24T13:00:00Z">
          <w:pPr>
            <w:spacing w:before="100" w:beforeAutospacing="1" w:after="100" w:afterAutospacing="1"/>
          </w:pPr>
        </w:pPrChange>
      </w:pPr>
      <w:ins w:id="62" w:author="Prof. LIU Ben" w:date="2026-08-24T21:00:00Z" w16du:dateUtc="2026-08-24T13:00:00Z">
        <w:r w:rsidRPr="00B369E9">
          <w:rPr>
            <w:rPrChange w:id="63" w:author="Prof. LIU Ben" w:date="2026-08-24T21:00:00Z" w16du:dateUtc="2026-08-24T13:00:00Z">
              <w:rPr>
                <w:color w:val="000000"/>
              </w:rPr>
            </w:rPrChange>
          </w:rPr>
          <w:t>For much of the internet</w:t>
        </w:r>
        <w:r>
          <w:t>’</w:t>
        </w:r>
        <w:r w:rsidRPr="00B369E9">
          <w:rPr>
            <w:rPrChange w:id="64" w:author="Prof. LIU Ben" w:date="2026-08-24T21:00:00Z" w16du:dateUtc="2026-08-24T13:00:00Z">
              <w:rPr>
                <w:color w:val="000000"/>
              </w:rPr>
            </w:rPrChange>
          </w:rPr>
          <w:t>s history, online question-and-answer (Q&amp;A) communities served as a primary repository for human knowledge, where people posted problems and received answers that then remained available to everyone who followed. Generative artificial intelligence (GenAI) has unsettled that role. A</w:t>
        </w:r>
      </w:ins>
      <w:ins w:id="65" w:author="Prof. LIU Ben" w:date="2026-08-24T21:01:00Z" w16du:dateUtc="2026-08-24T13:01:00Z">
        <w:r>
          <w:rPr>
            <w:rFonts w:hint="eastAsia"/>
          </w:rPr>
          <w:t xml:space="preserve"> few</w:t>
        </w:r>
      </w:ins>
      <w:ins w:id="66" w:author="Prof. LIU Ben" w:date="2026-08-24T21:00:00Z" w16du:dateUtc="2026-08-24T13:00:00Z">
        <w:r w:rsidRPr="00B369E9">
          <w:rPr>
            <w:rPrChange w:id="67" w:author="Prof. LIU Ben" w:date="2026-08-24T21:00:00Z" w16du:dateUtc="2026-08-24T13:00:00Z">
              <w:rPr>
                <w:color w:val="000000"/>
              </w:rPr>
            </w:rPrChange>
          </w:rPr>
          <w:t xml:space="preserve"> recent studies document a sustained decline in user participation on such platforms following the release of ChatGPT (Burtch et al. 2024; del Rio-Chanona et al. 2024; Quinn &amp; Gutt 2025; Sanatizadeh et al. 2025; Xue et al. 2026). </w:t>
        </w:r>
      </w:ins>
      <w:ins w:id="68" w:author="Prof. LIU Ben" w:date="2026-08-24T21:01:00Z" w16du:dateUtc="2026-08-24T13:01:00Z">
        <w:r>
          <w:rPr>
            <w:rFonts w:hint="eastAsia"/>
          </w:rPr>
          <w:t xml:space="preserve">The results raise </w:t>
        </w:r>
      </w:ins>
      <w:ins w:id="69" w:author="Prof. LIU Ben" w:date="2026-08-24T21:00:00Z" w16du:dateUtc="2026-08-24T13:00:00Z">
        <w:r w:rsidRPr="00B369E9">
          <w:rPr>
            <w:rPrChange w:id="70" w:author="Prof. LIU Ben" w:date="2026-08-24T21:00:00Z" w16du:dateUtc="2026-08-24T13:00:00Z">
              <w:rPr>
                <w:color w:val="000000"/>
              </w:rPr>
            </w:rPrChange>
          </w:rPr>
          <w:t>a pressing question about whether these communities remain viable, and about what, if anything, a platform can do in response.</w:t>
        </w:r>
      </w:ins>
    </w:p>
    <w:p w14:paraId="274BD21D" w14:textId="3FF53229" w:rsidR="00B369E9" w:rsidRPr="00B369E9" w:rsidRDefault="00B369E9">
      <w:pPr>
        <w:pStyle w:val="Paragraph0"/>
        <w:rPr>
          <w:ins w:id="71" w:author="Prof. LIU Ben" w:date="2026-08-24T21:48:00Z" w16du:dateUtc="2026-08-24T13:48:00Z"/>
          <w:rPrChange w:id="72" w:author="Prof. LIU Ben" w:date="2026-08-24T21:48:00Z" w16du:dateUtc="2026-08-24T13:48:00Z">
            <w:rPr>
              <w:ins w:id="73" w:author="Prof. LIU Ben" w:date="2026-08-24T21:48:00Z" w16du:dateUtc="2026-08-24T13:48:00Z"/>
              <w:color w:val="000000"/>
            </w:rPr>
          </w:rPrChange>
        </w:rPr>
        <w:pPrChange w:id="74" w:author="Prof. LIU Ben" w:date="2026-08-24T21:48:00Z" w16du:dateUtc="2026-08-24T13:48:00Z">
          <w:pPr/>
        </w:pPrChange>
      </w:pPr>
      <w:ins w:id="75" w:author="Prof. LIU Ben" w:date="2026-08-24T21:48:00Z" w16du:dateUtc="2026-08-24T13:48:00Z">
        <w:r w:rsidRPr="00B369E9">
          <w:rPr>
            <w:rPrChange w:id="76" w:author="Prof. LIU Ben" w:date="2026-08-24T21:48:00Z" w16du:dateUtc="2026-08-24T13:48:00Z">
              <w:rPr>
                <w:color w:val="000000"/>
              </w:rPr>
            </w:rPrChange>
          </w:rPr>
          <w:t>A platform cannot stop users from consulting external GenAI tools (e.g., ChatGPT), nor recover the questions those tools answer privately before they reach the community (Xue et al. 2026). One response, however, lies fully within a platform</w:t>
        </w:r>
        <w:r>
          <w:t>’</w:t>
        </w:r>
        <w:r w:rsidRPr="00B369E9">
          <w:rPr>
            <w:rPrChange w:id="77" w:author="Prof. LIU Ben" w:date="2026-08-24T21:48:00Z" w16du:dateUtc="2026-08-24T13:48:00Z">
              <w:rPr>
                <w:color w:val="000000"/>
              </w:rPr>
            </w:rPrChange>
          </w:rPr>
          <w:t xml:space="preserve">s control: deploying its own LLM to answer posted questions, an arrangement we term </w:t>
        </w:r>
        <w:r>
          <w:t>“</w:t>
        </w:r>
        <w:r w:rsidRPr="00B369E9">
          <w:rPr>
            <w:rPrChange w:id="78" w:author="Prof. LIU Ben" w:date="2026-08-24T21:48:00Z" w16du:dateUtc="2026-08-24T13:48:00Z">
              <w:rPr>
                <w:color w:val="000000"/>
              </w:rPr>
            </w:rPrChange>
          </w:rPr>
          <w:t>internal GenAI.</w:t>
        </w:r>
        <w:r>
          <w:t>”</w:t>
        </w:r>
        <w:r w:rsidRPr="00B369E9">
          <w:rPr>
            <w:rPrChange w:id="79" w:author="Prof. LIU Ben" w:date="2026-08-24T21:48:00Z" w16du:dateUtc="2026-08-24T13:48:00Z">
              <w:rPr>
                <w:color w:val="000000"/>
              </w:rPr>
            </w:rPrChange>
          </w:rPr>
          <w:t xml:space="preserve"> As Figure 1 illustrates, a newly posted question triggers a labeled AI answer that human contributors encounter as they decide whether to respond. Since many leading platforms (e.g., Quora) have already deployed internal GenAI, understanding its effects on human contributors is a first-order design question.</w:t>
        </w:r>
      </w:ins>
    </w:p>
    <w:p w14:paraId="12FA77C6" w14:textId="77777777" w:rsidR="00B369E9" w:rsidRPr="00015210" w:rsidRDefault="00B369E9" w:rsidP="00B369E9">
      <w:pPr>
        <w:pStyle w:val="TableFiguretitle"/>
        <w:rPr>
          <w:moveTo w:id="80" w:author="Prof. LIU Ben" w:date="2026-08-24T21:45:00Z" w16du:dateUtc="2026-08-24T13:45:00Z"/>
        </w:rPr>
      </w:pPr>
      <w:moveToRangeStart w:id="81" w:author="Prof. LIU Ben" w:date="2026-08-24T21:45:00Z" w:name="move238499527"/>
      <w:moveTo w:id="82" w:author="Prof. LIU Ben" w:date="2026-08-24T21:45:00Z" w16du:dateUtc="2026-08-24T13:45:00Z">
        <w:r>
          <w:rPr>
            <w:noProof/>
          </w:rPr>
          <w:drawing>
            <wp:inline distT="0" distB="0" distL="0" distR="0" wp14:anchorId="5E22EDAF" wp14:editId="658A03A6">
              <wp:extent cx="4093971" cy="2294467"/>
              <wp:effectExtent l="0" t="0" r="0" b="4445"/>
              <wp:docPr id="1987648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48024" cy="2324761"/>
                      </a:xfrm>
                      <a:prstGeom prst="rect">
                        <a:avLst/>
                      </a:prstGeom>
                      <a:noFill/>
                    </pic:spPr>
                  </pic:pic>
                </a:graphicData>
              </a:graphic>
            </wp:inline>
          </w:drawing>
        </w:r>
      </w:moveTo>
    </w:p>
    <w:p w14:paraId="2DD1A13A" w14:textId="6D908D6A" w:rsidR="00B369E9" w:rsidRPr="00B369E9" w:rsidDel="00B369E9" w:rsidRDefault="00B369E9" w:rsidP="00B369E9">
      <w:pPr>
        <w:pStyle w:val="TableFiguretitle"/>
        <w:spacing w:after="0" w:line="480" w:lineRule="auto"/>
        <w:rPr>
          <w:del w:id="83" w:author="Prof. LIU Ben" w:date="2026-08-24T21:32:00Z" w16du:dateUtc="2026-08-24T13:32:00Z"/>
          <w:moveTo w:id="84" w:author="Prof. LIU Ben" w:date="2026-08-24T21:45:00Z" w16du:dateUtc="2026-08-24T13:45:00Z"/>
        </w:rPr>
      </w:pPr>
      <w:moveTo w:id="85" w:author="Prof. LIU Ben" w:date="2026-08-24T21:45:00Z" w16du:dateUtc="2026-08-24T13:45:00Z">
        <w:r w:rsidRPr="00B369E9">
          <w:rPr>
            <w:b w:val="0"/>
          </w:rPr>
          <w:t>Figure</w:t>
        </w:r>
        <w:r w:rsidRPr="00B369E9">
          <w:rPr>
            <w:rFonts w:eastAsia="Georgia"/>
            <w:b w:val="0"/>
          </w:rPr>
          <w:t xml:space="preserve"> </w:t>
        </w:r>
        <w:r w:rsidRPr="00745C3B">
          <w:rPr>
            <w:b w:val="0"/>
          </w:rPr>
          <w:fldChar w:fldCharType="begin"/>
        </w:r>
        <w:r w:rsidRPr="00B369E9">
          <w:rPr>
            <w:b w:val="0"/>
          </w:rPr>
          <w:instrText xml:space="preserve"> SEQ Figure \* ARABIC </w:instrText>
        </w:r>
        <w:r w:rsidRPr="00745C3B">
          <w:rPr>
            <w:b w:val="0"/>
            <w:rPrChange w:id="86" w:author="Prof. LIU Ben" w:date="2026-08-24T21:46:00Z" w16du:dateUtc="2026-08-24T13:46:00Z">
              <w:rPr>
                <w:b w:val="0"/>
                <w:noProof/>
              </w:rPr>
            </w:rPrChange>
          </w:rPr>
          <w:fldChar w:fldCharType="separate"/>
        </w:r>
      </w:moveTo>
      <w:ins w:id="87" w:author="Prof. LIU Ben" w:date="2026-08-26T13:47:00Z" w16du:dateUtc="2026-08-26T05:47:00Z">
        <w:r w:rsidR="00723301">
          <w:rPr>
            <w:noProof/>
          </w:rPr>
          <w:t>1</w:t>
        </w:r>
      </w:ins>
      <w:moveTo w:id="88" w:author="Prof. LIU Ben" w:date="2026-08-24T21:45:00Z" w16du:dateUtc="2026-08-24T13:45:00Z">
        <w:r w:rsidRPr="00745C3B">
          <w:rPr>
            <w:b w:val="0"/>
            <w:noProof/>
          </w:rPr>
          <w:fldChar w:fldCharType="end"/>
        </w:r>
        <w:r w:rsidRPr="00B369E9">
          <w:rPr>
            <w:rFonts w:eastAsia="Georgia"/>
            <w:b w:val="0"/>
          </w:rPr>
          <w:t xml:space="preserve">. Difference between external GenAI and internal GenAI in </w:t>
        </w:r>
        <w:r w:rsidRPr="00B369E9">
          <w:rPr>
            <w:b w:val="0"/>
          </w:rPr>
          <w:t xml:space="preserve">online Q&amp;A communities </w:t>
        </w:r>
      </w:moveTo>
    </w:p>
    <w:moveToRangeEnd w:id="81"/>
    <w:p w14:paraId="71CDE646" w14:textId="77777777" w:rsidR="00B369E9" w:rsidRDefault="00B369E9">
      <w:pPr>
        <w:pStyle w:val="Paragraph0"/>
        <w:ind w:firstLine="0"/>
        <w:rPr>
          <w:ins w:id="89" w:author="Prof. LIU Ben" w:date="2026-08-24T21:38:00Z" w16du:dateUtc="2026-08-24T13:38:00Z"/>
        </w:rPr>
        <w:pPrChange w:id="90" w:author="Prof. LIU Ben" w:date="2026-08-24T21:49:00Z" w16du:dateUtc="2026-08-24T13:49:00Z">
          <w:pPr>
            <w:pStyle w:val="Paragraph0"/>
          </w:pPr>
        </w:pPrChange>
      </w:pPr>
    </w:p>
    <w:p w14:paraId="5AD19189" w14:textId="6BD85290" w:rsidR="00B369E9" w:rsidRDefault="00B369E9" w:rsidP="00B369E9">
      <w:pPr>
        <w:pStyle w:val="Paragraph0"/>
        <w:rPr>
          <w:ins w:id="91" w:author="Prof. LIU Ben" w:date="2026-08-24T21:04:00Z" w16du:dateUtc="2026-08-24T13:04:00Z"/>
        </w:rPr>
      </w:pPr>
      <w:commentRangeStart w:id="92"/>
      <w:ins w:id="93" w:author="Prof. LIU Ben" w:date="2026-08-24T21:38:00Z" w16du:dateUtc="2026-08-24T13:38:00Z">
        <w:r w:rsidRPr="000B36F7">
          <w:lastRenderedPageBreak/>
          <w:t>Whether AI answer</w:t>
        </w:r>
        <w:r>
          <w:rPr>
            <w:rFonts w:hint="eastAsia"/>
          </w:rPr>
          <w:t>s</w:t>
        </w:r>
        <w:r w:rsidRPr="000B36F7">
          <w:t xml:space="preserve"> help or harm a community is not obvious, because the </w:t>
        </w:r>
        <w:r w:rsidRPr="000B36F7">
          <w:rPr>
            <w:rFonts w:hint="eastAsia"/>
          </w:rPr>
          <w:t>theoretical logic</w:t>
        </w:r>
        <w:r w:rsidRPr="000B36F7">
          <w:t xml:space="preserve"> behind most prior work predicts one outcome, while </w:t>
        </w:r>
        <w:r w:rsidRPr="000B36F7">
          <w:rPr>
            <w:rFonts w:hint="eastAsia"/>
          </w:rPr>
          <w:t>a</w:t>
        </w:r>
        <w:r w:rsidRPr="000B36F7">
          <w:t xml:space="preserve"> study of a comparable setting finds the </w:t>
        </w:r>
        <w:r w:rsidRPr="000B36F7">
          <w:rPr>
            <w:rFonts w:hint="eastAsia"/>
          </w:rPr>
          <w:t>opposite.</w:t>
        </w:r>
        <w:r>
          <w:rPr>
            <w:rFonts w:hint="eastAsia"/>
          </w:rPr>
          <w:t xml:space="preserve"> Most prior studies examine</w:t>
        </w:r>
        <w:r w:rsidRPr="000B36F7">
          <w:t xml:space="preserve"> external </w:t>
        </w:r>
        <w:r>
          <w:rPr>
            <w:rFonts w:hint="eastAsia"/>
          </w:rPr>
          <w:t>GenAI</w:t>
        </w:r>
        <w:r w:rsidRPr="000B36F7">
          <w:t xml:space="preserve"> and rests, implicitly, on a substitution logic, in which the AI privately performs work a human would otherwise have done, so that the human has less left to contribute (del Rio-Chanona et al. 2024; Sanatizadeh et al. 2025). </w:t>
        </w:r>
        <w:commentRangeEnd w:id="92"/>
        <w:r w:rsidRPr="000B36F7">
          <w:rPr>
            <w:rStyle w:val="CommentReference"/>
            <w:sz w:val="24"/>
          </w:rPr>
          <w:commentReference w:id="92"/>
        </w:r>
        <w:r w:rsidRPr="000B36F7">
          <w:t>This logic is coherent, and it fits the aggregate declines observed after ChatGPT</w:t>
        </w:r>
        <w:r>
          <w:t>’</w:t>
        </w:r>
        <w:r w:rsidRPr="000B36F7">
          <w:t xml:space="preserve">s release. However, it was developed on external GenAI, and it can predict only decline. It offers no route by which the arrival of an AI answer could lead a human to contribute more. Su et al. (2025), by contrast, </w:t>
        </w:r>
        <w:r>
          <w:rPr>
            <w:rFonts w:hint="eastAsia"/>
          </w:rPr>
          <w:t>investigate</w:t>
        </w:r>
        <w:r w:rsidRPr="000B36F7">
          <w:t xml:space="preserve"> an internal</w:t>
        </w:r>
        <w:r>
          <w:rPr>
            <w:rFonts w:hint="eastAsia"/>
          </w:rPr>
          <w:t xml:space="preserve"> Gen</w:t>
        </w:r>
        <w:r w:rsidRPr="000B36F7">
          <w:t>AI answerer, the same class of intervention we examine, and find that human contributions rose in both number and length. The</w:t>
        </w:r>
        <w:r>
          <w:rPr>
            <w:rFonts w:hint="eastAsia"/>
          </w:rPr>
          <w:t xml:space="preserve"> prevailing</w:t>
        </w:r>
        <w:r w:rsidRPr="000B36F7">
          <w:t xml:space="preserve"> logic and the one internal precedent thus disagree, and neither the external-tool literature nor a single internal study </w:t>
        </w:r>
        <w:r>
          <w:rPr>
            <w:rFonts w:hint="eastAsia"/>
          </w:rPr>
          <w:t>provides</w:t>
        </w:r>
        <w:r w:rsidRPr="000B36F7">
          <w:t xml:space="preserve"> a framework that explains when each outcome should occur.</w:t>
        </w:r>
      </w:ins>
    </w:p>
    <w:p w14:paraId="29B23F23" w14:textId="0E3B8911" w:rsidR="00B369E9" w:rsidRPr="00B369E9" w:rsidRDefault="00B369E9">
      <w:pPr>
        <w:pStyle w:val="Paragraph0"/>
        <w:rPr>
          <w:ins w:id="94" w:author="Prof. LIU Ben" w:date="2026-08-24T21:00:00Z" w16du:dateUtc="2026-08-24T13:00:00Z"/>
          <w:rPrChange w:id="95" w:author="Prof. LIU Ben" w:date="2026-08-24T21:00:00Z" w16du:dateUtc="2026-08-24T13:00:00Z">
            <w:rPr>
              <w:ins w:id="96" w:author="Prof. LIU Ben" w:date="2026-08-24T21:00:00Z" w16du:dateUtc="2026-08-24T13:00:00Z"/>
              <w:color w:val="000000"/>
            </w:rPr>
          </w:rPrChange>
        </w:rPr>
        <w:pPrChange w:id="97" w:author="Prof. LIU Ben" w:date="2026-08-24T21:00:00Z" w16du:dateUtc="2026-08-24T13:00:00Z">
          <w:pPr>
            <w:spacing w:before="100" w:beforeAutospacing="1" w:after="100" w:afterAutospacing="1"/>
          </w:pPr>
        </w:pPrChange>
      </w:pPr>
      <w:ins w:id="98" w:author="Prof. LIU Ben" w:date="2026-08-24T21:00:00Z" w16du:dateUtc="2026-08-24T13:00:00Z">
        <w:r w:rsidRPr="00B369E9">
          <w:rPr>
            <w:rPrChange w:id="99" w:author="Prof. LIU Ben" w:date="2026-08-24T21:00:00Z" w16du:dateUtc="2026-08-24T13:00:00Z">
              <w:rPr>
                <w:color w:val="000000"/>
              </w:rPr>
            </w:rPrChange>
          </w:rPr>
          <w:t xml:space="preserve">We therefore ask how a labeled, platform-provided AI </w:t>
        </w:r>
      </w:ins>
      <w:ins w:id="100" w:author="Prof. LIU Ben" w:date="2026-08-24T21:13:00Z" w16du:dateUtc="2026-08-24T13:13:00Z">
        <w:r>
          <w:rPr>
            <w:rFonts w:hint="eastAsia"/>
          </w:rPr>
          <w:t>answer</w:t>
        </w:r>
      </w:ins>
      <w:ins w:id="101" w:author="Prof. LIU Ben" w:date="2026-08-24T21:00:00Z" w16du:dateUtc="2026-08-24T13:00:00Z">
        <w:r w:rsidRPr="00B369E9">
          <w:rPr>
            <w:rPrChange w:id="102" w:author="Prof. LIU Ben" w:date="2026-08-24T21:00:00Z" w16du:dateUtc="2026-08-24T13:00:00Z">
              <w:rPr>
                <w:color w:val="000000"/>
              </w:rPr>
            </w:rPrChange>
          </w:rPr>
          <w:t xml:space="preserve"> affects human contribution. We separate this into two concrete decisions. First, does a contributor choose to answer a question the AI has already addressed, which we call the </w:t>
        </w:r>
      </w:ins>
      <w:ins w:id="103" w:author="Prof. LIU Ben" w:date="2026-08-24T21:13:00Z" w16du:dateUtc="2026-08-24T13:13:00Z">
        <w:r>
          <w:t>“</w:t>
        </w:r>
      </w:ins>
      <w:ins w:id="104" w:author="Prof. LIU Ben" w:date="2026-08-24T21:00:00Z" w16du:dateUtc="2026-08-24T13:00:00Z">
        <w:r w:rsidRPr="00B369E9">
          <w:rPr>
            <w:rPrChange w:id="105" w:author="Prof. LIU Ben" w:date="2026-08-24T21:00:00Z" w16du:dateUtc="2026-08-24T13:00:00Z">
              <w:rPr>
                <w:color w:val="000000"/>
              </w:rPr>
            </w:rPrChange>
          </w:rPr>
          <w:t>entry</w:t>
        </w:r>
      </w:ins>
      <w:ins w:id="106" w:author="Prof. LIU Ben" w:date="2026-08-24T21:13:00Z" w16du:dateUtc="2026-08-24T13:13:00Z">
        <w:r>
          <w:t>”</w:t>
        </w:r>
      </w:ins>
      <w:ins w:id="107" w:author="Prof. LIU Ben" w:date="2026-08-24T21:00:00Z" w16du:dateUtc="2026-08-24T13:00:00Z">
        <w:r w:rsidRPr="00B369E9">
          <w:rPr>
            <w:rPrChange w:id="108" w:author="Prof. LIU Ben" w:date="2026-08-24T21:00:00Z" w16du:dateUtc="2026-08-24T13:00:00Z">
              <w:rPr>
                <w:color w:val="000000"/>
              </w:rPr>
            </w:rPrChange>
          </w:rPr>
          <w:t xml:space="preserve"> decision? Second, </w:t>
        </w:r>
      </w:ins>
      <w:ins w:id="109" w:author="Prof. LIU Ben" w:date="2026-08-24T21:14:00Z" w16du:dateUtc="2026-08-24T13:14:00Z">
        <w:r>
          <w:rPr>
            <w:rFonts w:hint="eastAsia"/>
          </w:rPr>
          <w:t>after a user decides to</w:t>
        </w:r>
      </w:ins>
      <w:ins w:id="110" w:author="Prof. LIU Ben" w:date="2026-08-24T21:00:00Z" w16du:dateUtc="2026-08-24T13:00:00Z">
        <w:r w:rsidRPr="00B369E9">
          <w:rPr>
            <w:rPrChange w:id="111" w:author="Prof. LIU Ben" w:date="2026-08-24T21:00:00Z" w16du:dateUtc="2026-08-24T13:00:00Z">
              <w:rPr>
                <w:color w:val="000000"/>
              </w:rPr>
            </w:rPrChange>
          </w:rPr>
          <w:t xml:space="preserve"> answer, how much effort does the contributor invest, which we call the </w:t>
        </w:r>
      </w:ins>
      <w:ins w:id="112" w:author="Prof. LIU Ben" w:date="2026-08-24T21:13:00Z" w16du:dateUtc="2026-08-24T13:13:00Z">
        <w:r>
          <w:t>“</w:t>
        </w:r>
      </w:ins>
      <w:ins w:id="113" w:author="Prof. LIU Ben" w:date="2026-08-24T21:00:00Z" w16du:dateUtc="2026-08-24T13:00:00Z">
        <w:r w:rsidRPr="00B369E9">
          <w:rPr>
            <w:rPrChange w:id="114" w:author="Prof. LIU Ben" w:date="2026-08-24T21:00:00Z" w16du:dateUtc="2026-08-24T13:00:00Z">
              <w:rPr>
                <w:color w:val="000000"/>
              </w:rPr>
            </w:rPrChange>
          </w:rPr>
          <w:t>quality</w:t>
        </w:r>
      </w:ins>
      <w:ins w:id="115" w:author="Prof. LIU Ben" w:date="2026-08-24T21:13:00Z" w16du:dateUtc="2026-08-24T13:13:00Z">
        <w:r>
          <w:t>”</w:t>
        </w:r>
      </w:ins>
      <w:ins w:id="116" w:author="Prof. LIU Ben" w:date="2026-08-24T21:00:00Z" w16du:dateUtc="2026-08-24T13:00:00Z">
        <w:r w:rsidRPr="00B369E9">
          <w:rPr>
            <w:rPrChange w:id="117" w:author="Prof. LIU Ben" w:date="2026-08-24T21:00:00Z" w16du:dateUtc="2026-08-24T13:00:00Z">
              <w:rPr>
                <w:color w:val="000000"/>
              </w:rPr>
            </w:rPrChange>
          </w:rPr>
          <w:t xml:space="preserve"> decision? We use the labels entry and quality throughout.</w:t>
        </w:r>
      </w:ins>
    </w:p>
    <w:p w14:paraId="362CF33D" w14:textId="3EAC1443" w:rsidR="00B369E9" w:rsidRPr="00B369E9" w:rsidRDefault="00B369E9">
      <w:pPr>
        <w:pStyle w:val="Paragraph0"/>
        <w:rPr>
          <w:ins w:id="118" w:author="Prof. LIU Ben" w:date="2026-08-24T21:00:00Z" w16du:dateUtc="2026-08-24T13:00:00Z"/>
          <w:rPrChange w:id="119" w:author="Prof. LIU Ben" w:date="2026-08-24T21:00:00Z" w16du:dateUtc="2026-08-24T13:00:00Z">
            <w:rPr>
              <w:ins w:id="120" w:author="Prof. LIU Ben" w:date="2026-08-24T21:00:00Z" w16du:dateUtc="2026-08-24T13:00:00Z"/>
              <w:color w:val="000000"/>
            </w:rPr>
          </w:rPrChange>
        </w:rPr>
        <w:pPrChange w:id="121" w:author="Prof. LIU Ben" w:date="2026-08-24T21:00:00Z" w16du:dateUtc="2026-08-24T13:00:00Z">
          <w:pPr>
            <w:spacing w:before="100" w:beforeAutospacing="1" w:after="100" w:afterAutospacing="1"/>
          </w:pPr>
        </w:pPrChange>
      </w:pPr>
      <w:ins w:id="122" w:author="Prof. LIU Ben" w:date="2026-08-24T21:00:00Z" w16du:dateUtc="2026-08-24T13:00:00Z">
        <w:r w:rsidRPr="00B369E9">
          <w:rPr>
            <w:rPrChange w:id="123" w:author="Prof. LIU Ben" w:date="2026-08-24T21:00:00Z" w16du:dateUtc="2026-08-24T13:00:00Z">
              <w:rPr>
                <w:color w:val="000000"/>
              </w:rPr>
            </w:rPrChange>
          </w:rPr>
          <w:t xml:space="preserve">Our central argument is that the effect of an AI answer cannot be summarized by a single quantity, because the presence of an AI answer is not a single condition. We adopt a competition lens (Chen et al. 2007; Chen 2009), under which contributors respond to the AI answer as they would to any rival contribution, and we draw on dual-process theory, specifically the distinction between fast and slow systems of thinking (Evans &amp; Stanovich 2013; Kahneman 2003, 2011), to explain why the different features of that rival are read differently and therefore bear on different </w:t>
        </w:r>
        <w:r w:rsidRPr="00B369E9">
          <w:rPr>
            <w:rPrChange w:id="124" w:author="Prof. LIU Ben" w:date="2026-08-24T21:00:00Z" w16du:dateUtc="2026-08-24T13:00:00Z">
              <w:rPr>
                <w:color w:val="000000"/>
              </w:rPr>
            </w:rPrChange>
          </w:rPr>
          <w:lastRenderedPageBreak/>
          <w:t xml:space="preserve">decisions. We distinguish two such features. The </w:t>
        </w:r>
      </w:ins>
      <w:ins w:id="125" w:author="Prof. LIU Ben" w:date="2026-08-24T21:16:00Z" w16du:dateUtc="2026-08-24T13:16:00Z">
        <w:r>
          <w:t>“</w:t>
        </w:r>
      </w:ins>
      <w:ins w:id="126" w:author="Prof. LIU Ben" w:date="2026-08-24T21:00:00Z" w16du:dateUtc="2026-08-24T13:00:00Z">
        <w:r w:rsidRPr="00B369E9">
          <w:rPr>
            <w:rPrChange w:id="127" w:author="Prof. LIU Ben" w:date="2026-08-24T21:00:00Z" w16du:dateUtc="2026-08-24T13:00:00Z">
              <w:rPr>
                <w:color w:val="000000"/>
              </w:rPr>
            </w:rPrChange>
          </w:rPr>
          <w:t>AI label</w:t>
        </w:r>
      </w:ins>
      <w:ins w:id="128" w:author="Prof. LIU Ben" w:date="2026-08-24T21:16:00Z" w16du:dateUtc="2026-08-24T13:16:00Z">
        <w:r>
          <w:t>”</w:t>
        </w:r>
      </w:ins>
      <w:ins w:id="129" w:author="Prof. LIU Ben" w:date="2026-08-24T21:00:00Z" w16du:dateUtc="2026-08-24T13:00:00Z">
        <w:r w:rsidRPr="00B369E9">
          <w:rPr>
            <w:rPrChange w:id="130" w:author="Prof. LIU Ben" w:date="2026-08-24T21:00:00Z" w16du:dateUtc="2026-08-24T13:00:00Z">
              <w:rPr>
                <w:color w:val="000000"/>
              </w:rPr>
            </w:rPrChange>
          </w:rPr>
          <w:t xml:space="preserve"> is the visible marker of machine authorship; it does not vary in degree and carries whatever a community already believes about AI. The </w:t>
        </w:r>
      </w:ins>
      <w:ins w:id="131" w:author="Prof. LIU Ben" w:date="2026-08-24T21:16:00Z" w16du:dateUtc="2026-08-24T13:16:00Z">
        <w:r>
          <w:t>“</w:t>
        </w:r>
      </w:ins>
      <w:ins w:id="132" w:author="Prof. LIU Ben" w:date="2026-08-24T21:00:00Z" w16du:dateUtc="2026-08-24T13:00:00Z">
        <w:r w:rsidRPr="00B369E9">
          <w:rPr>
            <w:rPrChange w:id="133" w:author="Prof. LIU Ben" w:date="2026-08-24T21:00:00Z" w16du:dateUtc="2026-08-24T13:00:00Z">
              <w:rPr>
                <w:color w:val="000000"/>
              </w:rPr>
            </w:rPrChange>
          </w:rPr>
          <w:t>AI content</w:t>
        </w:r>
      </w:ins>
      <w:ins w:id="134" w:author="Prof. LIU Ben" w:date="2026-08-24T21:16:00Z" w16du:dateUtc="2026-08-24T13:16:00Z">
        <w:r>
          <w:t>”</w:t>
        </w:r>
      </w:ins>
      <w:ins w:id="135" w:author="Prof. LIU Ben" w:date="2026-08-24T21:00:00Z" w16du:dateUtc="2026-08-24T13:00:00Z">
        <w:r w:rsidRPr="00B369E9">
          <w:rPr>
            <w:rPrChange w:id="136" w:author="Prof. LIU Ben" w:date="2026-08-24T21:00:00Z" w16du:dateUtc="2026-08-24T13:00:00Z">
              <w:rPr>
                <w:color w:val="000000"/>
              </w:rPr>
            </w:rPrChange>
          </w:rPr>
          <w:t xml:space="preserve"> is what the AI actually wrote, captured by its length and its quality, and it varies from one answer to the next. In a community that regards AI-generated technical answers with skepticism, and such skepticism has an empirical basis given that a majority of ChatGPT answers to programming questions have been found to contain incorrect information (Kabir et al. 2024), these features need not push the same way. The label can invite a human to step in, while the content can either crowd that human out or raise the bar the human aims to clear. Thus, the net effect depends on how these features combine.</w:t>
        </w:r>
      </w:ins>
    </w:p>
    <w:p w14:paraId="757C369C" w14:textId="2C88E7BB" w:rsidR="00B369E9" w:rsidRPr="00B369E9" w:rsidRDefault="00B369E9">
      <w:pPr>
        <w:pStyle w:val="Paragraph0"/>
        <w:rPr>
          <w:ins w:id="137" w:author="Prof. LIU Ben" w:date="2026-08-24T21:00:00Z" w16du:dateUtc="2026-08-24T13:00:00Z"/>
          <w:rPrChange w:id="138" w:author="Prof. LIU Ben" w:date="2026-08-24T21:00:00Z" w16du:dateUtc="2026-08-24T13:00:00Z">
            <w:rPr>
              <w:ins w:id="139" w:author="Prof. LIU Ben" w:date="2026-08-24T21:00:00Z" w16du:dateUtc="2026-08-24T13:00:00Z"/>
              <w:color w:val="000000"/>
            </w:rPr>
          </w:rPrChange>
        </w:rPr>
        <w:pPrChange w:id="140" w:author="Prof. LIU Ben" w:date="2026-08-24T21:00:00Z" w16du:dateUtc="2026-08-24T13:00:00Z">
          <w:pPr>
            <w:spacing w:before="100" w:beforeAutospacing="1" w:after="100" w:afterAutospacing="1"/>
          </w:pPr>
        </w:pPrChange>
      </w:pPr>
      <w:ins w:id="141" w:author="Prof. LIU Ben" w:date="2026-08-24T21:00:00Z" w16du:dateUtc="2026-08-24T13:00:00Z">
        <w:r w:rsidRPr="00B369E9">
          <w:rPr>
            <w:rPrChange w:id="142" w:author="Prof. LIU Ben" w:date="2026-08-24T21:00:00Z" w16du:dateUtc="2026-08-24T13:00:00Z">
              <w:rPr>
                <w:color w:val="000000"/>
              </w:rPr>
            </w:rPrChange>
          </w:rPr>
          <w:t xml:space="preserve">We test this account using a randomized field experiment conducted by SegmentFault, a leading Chinese technical Q&amp;A community. Beginning in September 2023, the platform randomly assigned each newly posted question either to receive a labeled internal GenAI answer or to receive none. Two features of the deployment make the setting well suited to our question. First, the AI answer is explicitly labeled, so the AI label is observable to community members and to us, which is not the case when external GenAI is consulted privately and leaves no visible trace (Kabir et al. 2024). Second, because the label is fixed while the content varies across questions, the design lets us trace how human contribution moves with the measurable characteristics of the AI answer. </w:t>
        </w:r>
      </w:ins>
    </w:p>
    <w:p w14:paraId="48079B70" w14:textId="796A597B" w:rsidR="00B369E9" w:rsidRPr="00B369E9" w:rsidRDefault="00B369E9">
      <w:pPr>
        <w:pStyle w:val="Paragraph0"/>
        <w:rPr>
          <w:ins w:id="143" w:author="Prof. LIU Ben" w:date="2026-08-24T21:25:00Z" w16du:dateUtc="2026-08-24T13:25:00Z"/>
          <w:rPrChange w:id="144" w:author="Prof. LIU Ben" w:date="2026-08-24T21:25:00Z" w16du:dateUtc="2026-08-24T13:25:00Z">
            <w:rPr>
              <w:ins w:id="145" w:author="Prof. LIU Ben" w:date="2026-08-24T21:25:00Z" w16du:dateUtc="2026-08-24T13:25:00Z"/>
              <w:color w:val="000000"/>
            </w:rPr>
          </w:rPrChange>
        </w:rPr>
        <w:pPrChange w:id="146" w:author="Prof. LIU Ben" w:date="2026-08-24T21:25:00Z" w16du:dateUtc="2026-08-24T13:25:00Z">
          <w:pPr/>
        </w:pPrChange>
      </w:pPr>
      <w:ins w:id="147" w:author="Prof. LIU Ben" w:date="2026-08-24T21:25:00Z" w16du:dateUtc="2026-08-24T13:25:00Z">
        <w:r w:rsidRPr="00B369E9">
          <w:rPr>
            <w:rPrChange w:id="148" w:author="Prof. LIU Ben" w:date="2026-08-24T21:25:00Z" w16du:dateUtc="2026-08-24T13:25:00Z">
              <w:rPr>
                <w:color w:val="000000"/>
              </w:rPr>
            </w:rPrChange>
          </w:rPr>
          <w:t>Our results show that the AI label and the AI content move human contribution in opposing directions, and that they act on different decisions. On entry, human answer supply rises with the presence of the AI label, consistent with contributors treating a labeled machine answer as a weak rival worth answering over, while a longer AI answer lowers supply</w:t>
        </w:r>
        <w:r>
          <w:rPr>
            <w:rFonts w:hint="eastAsia"/>
          </w:rPr>
          <w:t xml:space="preserve">. </w:t>
        </w:r>
        <w:r w:rsidRPr="00B369E9">
          <w:rPr>
            <w:rPrChange w:id="149" w:author="Prof. LIU Ben" w:date="2026-08-24T21:25:00Z" w16du:dateUtc="2026-08-24T13:25:00Z">
              <w:rPr>
                <w:color w:val="000000"/>
              </w:rPr>
            </w:rPrChange>
          </w:rPr>
          <w:t xml:space="preserve">On quality, a higher-quality AI answer is associated with higher-quality first human answers, consistent with </w:t>
        </w:r>
        <w:r w:rsidRPr="00B369E9">
          <w:rPr>
            <w:rPrChange w:id="150" w:author="Prof. LIU Ben" w:date="2026-08-24T21:25:00Z" w16du:dateUtc="2026-08-24T13:25:00Z">
              <w:rPr>
                <w:color w:val="000000"/>
              </w:rPr>
            </w:rPrChange>
          </w:rPr>
          <w:lastRenderedPageBreak/>
          <w:t>contributors treating the AI answer as a standard to surpass. This pattern follows directly from our account: the feature registered at a glance, the label, governs whether a person enters, while the feature apparent only on closer reading, quality, governs how hard they work. The absence of a supply response to quality is consistent with quality being assessed only after a contributor has already committed to answering. Because AI answers in our setting typically carry substantial content, the length relationship dominates the label on supply, so the average effect on supply is negative even as the label alone works in the opposite direction.</w:t>
        </w:r>
      </w:ins>
    </w:p>
    <w:p w14:paraId="19884EDF" w14:textId="239091BF" w:rsidR="00B369E9" w:rsidRPr="00B369E9" w:rsidRDefault="00B369E9">
      <w:pPr>
        <w:pStyle w:val="Paragraph0"/>
        <w:rPr>
          <w:ins w:id="151" w:author="Prof. LIU Ben" w:date="2026-08-24T21:00:00Z" w16du:dateUtc="2026-08-24T13:00:00Z"/>
          <w:rPrChange w:id="152" w:author="Prof. LIU Ben" w:date="2026-08-24T21:00:00Z" w16du:dateUtc="2026-08-24T13:00:00Z">
            <w:rPr>
              <w:ins w:id="153" w:author="Prof. LIU Ben" w:date="2026-08-24T21:00:00Z" w16du:dateUtc="2026-08-24T13:00:00Z"/>
              <w:color w:val="000000"/>
            </w:rPr>
          </w:rPrChange>
        </w:rPr>
        <w:pPrChange w:id="154" w:author="Prof. LIU Ben" w:date="2026-08-24T21:31:00Z" w16du:dateUtc="2026-08-24T13:31:00Z">
          <w:pPr>
            <w:spacing w:before="100" w:beforeAutospacing="1" w:after="100" w:afterAutospacing="1"/>
          </w:pPr>
        </w:pPrChange>
      </w:pPr>
      <w:ins w:id="155" w:author="Prof. LIU Ben" w:date="2026-08-24T21:00:00Z" w16du:dateUtc="2026-08-24T13:00:00Z">
        <w:r w:rsidRPr="00B369E9">
          <w:rPr>
            <w:rPrChange w:id="156" w:author="Prof. LIU Ben" w:date="2026-08-24T21:00:00Z" w16du:dateUtc="2026-08-24T13:00:00Z">
              <w:rPr>
                <w:color w:val="000000"/>
              </w:rPr>
            </w:rPrChange>
          </w:rPr>
          <w:t>This paper makes three contributions. First, we distinguish the roles of the AI label and the AI content in shaping human contribution, which the external-tool literature cannot do because there the AI is either an invisible drafting aid or a private substitute that never appears inside the community as an identified author (Fang &amp; Zhou 2026; Shan &amp; Qiu 2026; Xue et al. 2026). Because the label is fixed and the content varies, we recover the role of the label by tracing how contribution responds to the AI answer</w:t>
        </w:r>
      </w:ins>
      <w:ins w:id="157" w:author="Prof. LIU Ben" w:date="2026-08-24T21:26:00Z" w16du:dateUtc="2026-08-24T13:26:00Z">
        <w:r>
          <w:t>’</w:t>
        </w:r>
      </w:ins>
      <w:ins w:id="158" w:author="Prof. LIU Ben" w:date="2026-08-24T21:00:00Z" w16du:dateUtc="2026-08-24T13:00:00Z">
        <w:r w:rsidRPr="00B369E9">
          <w:rPr>
            <w:rPrChange w:id="159" w:author="Prof. LIU Ben" w:date="2026-08-24T21:00:00Z" w16du:dateUtc="2026-08-24T13:00:00Z">
              <w:rPr>
                <w:color w:val="000000"/>
              </w:rPr>
            </w:rPrChange>
          </w:rPr>
          <w:t xml:space="preserve">s content and characterizing what remains as content diminishes, an approach the labeled deployment makes available to us. Reading both our findings and those of Su et al. (2025) through this label-and-content distinction turns an apparent disagreement into a single conditional account, in which the sign of the aggregate effect depends on the domain, on how much content the AI </w:t>
        </w:r>
      </w:ins>
      <w:ins w:id="160" w:author="Prof. LIU Ben" w:date="2026-08-24T21:27:00Z" w16du:dateUtc="2026-08-24T13:27:00Z">
        <w:r>
          <w:rPr>
            <w:rFonts w:hint="eastAsia"/>
          </w:rPr>
          <w:t>provides</w:t>
        </w:r>
      </w:ins>
      <w:ins w:id="161" w:author="Prof. LIU Ben" w:date="2026-08-24T21:00:00Z" w16du:dateUtc="2026-08-24T13:00:00Z">
        <w:r w:rsidRPr="00B369E9">
          <w:rPr>
            <w:rPrChange w:id="162" w:author="Prof. LIU Ben" w:date="2026-08-24T21:00:00Z" w16du:dateUtc="2026-08-24T13:00:00Z">
              <w:rPr>
                <w:color w:val="000000"/>
              </w:rPr>
            </w:rPrChange>
          </w:rPr>
          <w:t>, and on how readily that content signals quality. Second, because our estimates tie the effect to the measurable characteristics of the AI answer rather than to a fixed average, the account is forward-looking; as AI capability advances and answers grow longer and better, one can ask how human contribution should respond, while recognizing that the label</w:t>
        </w:r>
      </w:ins>
      <w:ins w:id="163" w:author="Prof. LIU Ben" w:date="2026-08-24T21:27:00Z" w16du:dateUtc="2026-08-24T13:27:00Z">
        <w:r>
          <w:t>’</w:t>
        </w:r>
      </w:ins>
      <w:ins w:id="164" w:author="Prof. LIU Ben" w:date="2026-08-24T21:00:00Z" w16du:dateUtc="2026-08-24T13:00:00Z">
        <w:r w:rsidRPr="00B369E9">
          <w:rPr>
            <w:rPrChange w:id="165" w:author="Prof. LIU Ben" w:date="2026-08-24T21:00:00Z" w16du:dateUtc="2026-08-24T13:00:00Z">
              <w:rPr>
                <w:color w:val="000000"/>
              </w:rPr>
            </w:rPrChange>
          </w:rPr>
          <w:t xml:space="preserve">s role is contingent on community beliefs that may themselves change. </w:t>
        </w:r>
      </w:ins>
      <w:ins w:id="166" w:author="Prof. LIU Ben" w:date="2026-08-24T21:31:00Z" w16du:dateUtc="2026-08-24T13:31:00Z">
        <w:r w:rsidRPr="00B369E9">
          <w:rPr>
            <w:rPrChange w:id="167" w:author="Prof. LIU Ben" w:date="2026-08-24T21:31:00Z" w16du:dateUtc="2026-08-24T13:31:00Z">
              <w:rPr>
                <w:color w:val="000000"/>
              </w:rPr>
            </w:rPrChange>
          </w:rPr>
          <w:t>Third, for practice, we show that platforms can manage the AI label and the amount of AI content as two independent choices</w:t>
        </w:r>
      </w:ins>
      <w:ins w:id="168" w:author="Prof. LIU Ben" w:date="2026-08-24T21:00:00Z" w16du:dateUtc="2026-08-24T13:00:00Z">
        <w:r w:rsidRPr="00B369E9">
          <w:rPr>
            <w:rPrChange w:id="169" w:author="Prof. LIU Ben" w:date="2026-08-24T21:00:00Z" w16du:dateUtc="2026-08-24T13:00:00Z">
              <w:rPr>
                <w:color w:val="000000"/>
              </w:rPr>
            </w:rPrChange>
          </w:rPr>
          <w:t>. Regardless of the precise beliefs that drive the label</w:t>
        </w:r>
      </w:ins>
      <w:ins w:id="170" w:author="Prof. LIU Ben" w:date="2026-08-24T21:27:00Z" w16du:dateUtc="2026-08-24T13:27:00Z">
        <w:r>
          <w:t>’</w:t>
        </w:r>
      </w:ins>
      <w:ins w:id="171" w:author="Prof. LIU Ben" w:date="2026-08-24T21:00:00Z" w16du:dateUtc="2026-08-24T13:00:00Z">
        <w:r w:rsidRPr="00B369E9">
          <w:rPr>
            <w:rPrChange w:id="172" w:author="Prof. LIU Ben" w:date="2026-08-24T21:00:00Z" w16du:dateUtc="2026-08-24T13:00:00Z">
              <w:rPr>
                <w:color w:val="000000"/>
              </w:rPr>
            </w:rPrChange>
          </w:rPr>
          <w:t xml:space="preserve">s effect, </w:t>
        </w:r>
        <w:r w:rsidRPr="00B369E9">
          <w:rPr>
            <w:rPrChange w:id="173" w:author="Prof. LIU Ben" w:date="2026-08-24T21:00:00Z" w16du:dateUtc="2026-08-24T13:00:00Z">
              <w:rPr>
                <w:color w:val="000000"/>
              </w:rPr>
            </w:rPrChange>
          </w:rPr>
          <w:lastRenderedPageBreak/>
          <w:t>we recommend that platforms manage the visible extent of AI content and the labeling of AI authorship as distinct decisions, because a platform can improve a capable internal GenAI to raise human answer quality without necessarily discouraging participation.</w:t>
        </w:r>
      </w:ins>
    </w:p>
    <w:p w14:paraId="4A34A7A3" w14:textId="7931C583" w:rsidR="006A01BD" w:rsidRPr="00015210" w:rsidDel="00B369E9" w:rsidRDefault="00B369E9">
      <w:pPr>
        <w:pStyle w:val="Paragraph0"/>
        <w:rPr>
          <w:del w:id="174" w:author="Prof. LIU Ben" w:date="2026-08-24T21:32:00Z" w16du:dateUtc="2026-08-24T13:32:00Z"/>
        </w:rPr>
      </w:pPr>
      <w:ins w:id="175" w:author="Prof. LIU Ben" w:date="2026-08-24T21:00:00Z" w16du:dateUtc="2026-08-24T13:00:00Z">
        <w:r w:rsidRPr="00B369E9">
          <w:rPr>
            <w:rPrChange w:id="176" w:author="Prof. LIU Ben" w:date="2026-08-24T21:00:00Z" w16du:dateUtc="2026-08-24T13:00:00Z">
              <w:rPr>
                <w:color w:val="000000"/>
              </w:rPr>
            </w:rPrChange>
          </w:rPr>
          <w:t>The remainder of the paper proceeds as follows. Section 2 reviews the literature on GenAI in online Q&amp;A communities and on human responses to prior and machine-generated contributions. Section 3 describes the research context, and Section 4 develops the hypotheses. Section 5 presents the empirical strategy, Section 6 reports the results and mechanism tests, and Section 7 discusses the findings, their limitations, and their implications.</w:t>
        </w:r>
      </w:ins>
      <w:del w:id="177" w:author="Prof. LIU Ben" w:date="2026-08-24T21:32:00Z" w16du:dateUtc="2026-08-24T13:32:00Z">
        <w:r w:rsidR="00E83631" w:rsidRPr="00015210" w:rsidDel="00B369E9">
          <w:delText xml:space="preserve">Generative artificial intelligence (GenAI) and large language models (LLMs) have transformed online information-seeking behavior and present </w:delText>
        </w:r>
        <w:r w:rsidR="00E30040" w:rsidRPr="00015210" w:rsidDel="00B369E9">
          <w:delText xml:space="preserve">a </w:delText>
        </w:r>
        <w:r w:rsidR="00E83631" w:rsidRPr="00015210" w:rsidDel="00B369E9">
          <w:delText xml:space="preserve">significant challenge to traditional </w:delText>
        </w:r>
        <w:r w:rsidR="001F5883" w:rsidRPr="00015210" w:rsidDel="00B369E9">
          <w:delText xml:space="preserve">online </w:delText>
        </w:r>
        <w:r w:rsidR="00E83631" w:rsidRPr="00015210" w:rsidDel="00B369E9">
          <w:delText xml:space="preserve">question-and-answer (Q&amp;A) communities. Recent studies document a decline in user participation on these platforms after the introduction of ChatGPT </w:delText>
        </w:r>
        <w:r w:rsidR="00C50CEE" w:rsidRPr="00015210" w:rsidDel="00B369E9">
          <w:rPr>
            <w:shd w:val="clear" w:color="auto" w:fill="FFFFFF"/>
          </w:rPr>
          <w:fldChar w:fldCharType="begin"/>
        </w:r>
        <w:r w:rsidR="00674BB1" w:rsidRPr="00015210" w:rsidDel="00B369E9">
          <w:rPr>
            <w:shd w:val="clear" w:color="auto" w:fill="FFFFFF"/>
          </w:rPr>
          <w:delInstrText xml:space="preserve"> ADDIN ZOTERO_ITEM CSL_CITATION {"citationID":"LbNsofNt","properties":{"unsorted":false,"formattedCitation":"(Quinn &amp; Gutt 2025; del Rio-Chanona et al. 2024; Sanatizadeh et al. 2025; Xue et al. 2026)","plainCitation":"(Quinn &amp; Gutt 2025; del Rio-Chanona et al. 2024; Sanatizadeh et al. 2025; Xue et al. 2026)","noteIndex":0},"citationItems":[{"id":158359,"uris":["http://zotero.org/users/8905122/items/X4INW3PN"],"itemData":{"id":158359,"type":"article-journal","abstract":"Large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delInstrText>
        </w:r>
        <w:r w:rsidR="00674BB1" w:rsidRPr="00015210" w:rsidDel="00B369E9">
          <w:rPr>
            <w:rFonts w:ascii="Apple Color Emoji" w:hAnsi="Apple Color Emoji" w:cs="Apple Color Emoji"/>
            <w:shd w:val="clear" w:color="auto" w:fill="FFFFFF"/>
          </w:rPr>
          <w:delInstrText>📊</w:delInstrText>
        </w:r>
        <w:r w:rsidR="00674BB1" w:rsidRPr="00015210" w:rsidDel="00B369E9">
          <w:rPr>
            <w:shd w:val="clear" w:color="auto" w:fill="FFFFFF"/>
          </w:rPr>
          <w:delInstrText>","call-number":"2","container-title":"PNAS Nexus","DOI":"10.1093/pnasnexus/pgae400","ISSN":"2752-6542","issue":"9","journalAbbreviation":"PNAS Nexus","language":"en","note":"</w:delInstrText>
        </w:r>
        <w:r w:rsidR="00674BB1" w:rsidRPr="00015210" w:rsidDel="00B369E9">
          <w:rPr>
            <w:rFonts w:ascii="Apple Color Emoji" w:hAnsi="Apple Color Emoji" w:cs="Apple Color Emoji"/>
            <w:shd w:val="clear" w:color="auto" w:fill="FFFFFF"/>
          </w:rPr>
          <w:delInstrText>🏷️</w:delInstrText>
        </w:r>
        <w:r w:rsidR="00674BB1" w:rsidRPr="00015210" w:rsidDel="00B369E9">
          <w:rPr>
            <w:shd w:val="clear" w:color="auto" w:fill="FFFFFF"/>
          </w:rPr>
          <w:del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delInstrText>
        </w:r>
        <w:r w:rsidR="00674BB1" w:rsidRPr="00015210" w:rsidDel="00B369E9">
          <w:rPr>
            <w:rFonts w:ascii="Apple Color Emoji" w:hAnsi="Apple Color Emoji" w:cs="Apple Color Emoji"/>
            <w:shd w:val="clear" w:color="auto" w:fill="FFFFFF"/>
          </w:rPr>
          <w:delInstrText>📊</w:delInstrText>
        </w:r>
        <w:r w:rsidR="00674BB1" w:rsidRPr="00015210" w:rsidDel="00B369E9">
          <w:rPr>
            <w:shd w:val="clear" w:color="auto" w:fill="FFFFFF"/>
          </w:rPr>
          <w:delInstrText>","call-number":"1","container-title":"Journal of Management Information Systems","DOI":"10.1080/07421222.2025.2487313","ISSN":"0742-1222","issue":"2","language":"en","note":"</w:delInstrText>
        </w:r>
        <w:r w:rsidR="00674BB1" w:rsidRPr="00015210" w:rsidDel="00B369E9">
          <w:rPr>
            <w:rFonts w:ascii="Apple Color Emoji" w:hAnsi="Apple Color Emoji" w:cs="Apple Color Emoji"/>
            <w:shd w:val="clear" w:color="auto" w:fill="FFFFFF"/>
          </w:rPr>
          <w:delInstrText>🏷️</w:delInstrText>
        </w:r>
        <w:r w:rsidR="00674BB1" w:rsidRPr="00015210" w:rsidDel="00B369E9">
          <w:rPr>
            <w:shd w:val="clear" w:color="auto" w:fill="FFFFFF"/>
          </w:rPr>
          <w:delInstrText xml:space="preserve"> /unread</w:delInstrText>
        </w:r>
        <w:r w:rsidR="00674BB1" w:rsidRPr="00015210" w:rsidDel="00B369E9">
          <w:rPr>
            <w:shd w:val="clear" w:color="auto" w:fill="FFFFFF"/>
          </w:rPr>
          <w:delInstrText>、</w:delInstrText>
        </w:r>
        <w:r w:rsidR="00674BB1" w:rsidRPr="00015210" w:rsidDel="00B369E9">
          <w:rPr>
            <w:shd w:val="clear" w:color="auto" w:fill="FFFFFF"/>
          </w:rPr>
          <w:delInstrText>Generative AI</w:delInstrText>
        </w:r>
        <w:r w:rsidR="00674BB1" w:rsidRPr="00015210" w:rsidDel="00B369E9">
          <w:rPr>
            <w:shd w:val="clear" w:color="auto" w:fill="FFFFFF"/>
          </w:rPr>
          <w:delInstrText>、</w:delInstrText>
        </w:r>
        <w:r w:rsidR="00674BB1" w:rsidRPr="00015210" w:rsidDel="00B369E9">
          <w:rPr>
            <w:shd w:val="clear" w:color="auto" w:fill="FFFFFF"/>
          </w:rPr>
          <w:delInstrText>GAI</w:delInstrText>
        </w:r>
        <w:r w:rsidR="00674BB1" w:rsidRPr="00015210" w:rsidDel="00B369E9">
          <w:rPr>
            <w:shd w:val="clear" w:color="auto" w:fill="FFFFFF"/>
          </w:rPr>
          <w:delInstrText>、</w:delInstrText>
        </w:r>
        <w:r w:rsidR="00674BB1" w:rsidRPr="00015210" w:rsidDel="00B369E9">
          <w:rPr>
            <w:shd w:val="clear" w:color="auto" w:fill="FFFFFF"/>
          </w:rPr>
          <w:delInstrText>knowledge seeking</w:delInstrText>
        </w:r>
        <w:r w:rsidR="00674BB1" w:rsidRPr="00015210" w:rsidDel="00B369E9">
          <w:rPr>
            <w:shd w:val="clear" w:color="auto" w:fill="FFFFFF"/>
          </w:rPr>
          <w:delInstrText>、</w:delInstrText>
        </w:r>
        <w:r w:rsidR="00674BB1" w:rsidRPr="00015210" w:rsidDel="00B369E9">
          <w:rPr>
            <w:shd w:val="clear" w:color="auto" w:fill="FFFFFF"/>
          </w:rPr>
          <w:delInstrText>commitment-based theory</w:delInstrText>
        </w:r>
        <w:r w:rsidR="00674BB1" w:rsidRPr="00015210" w:rsidDel="00B369E9">
          <w:rPr>
            <w:shd w:val="clear" w:color="auto" w:fill="FFFFFF"/>
          </w:rPr>
          <w:delInstrText>、</w:delInstrText>
        </w:r>
        <w:r w:rsidR="00674BB1" w:rsidRPr="00015210" w:rsidDel="00B369E9">
          <w:rPr>
            <w:shd w:val="clear" w:color="auto" w:fill="FFFFFF"/>
          </w:rPr>
          <w:delInstrText>GenAI</w:delInstrText>
        </w:r>
        <w:r w:rsidR="00674BB1" w:rsidRPr="00015210" w:rsidDel="00B369E9">
          <w:rPr>
            <w:shd w:val="clear" w:color="auto" w:fill="FFFFFF"/>
          </w:rPr>
          <w:delInstrText>、</w:delInstrText>
        </w:r>
        <w:r w:rsidR="00674BB1" w:rsidRPr="00015210" w:rsidDel="00B369E9">
          <w:rPr>
            <w:shd w:val="clear" w:color="auto" w:fill="FFFFFF"/>
          </w:rPr>
          <w:delInstrText>information foraging theory</w:delInstrText>
        </w:r>
        <w:r w:rsidR="00674BB1" w:rsidRPr="00015210" w:rsidDel="00B369E9">
          <w:rPr>
            <w:shd w:val="clear" w:color="auto" w:fill="FFFFFF"/>
          </w:rPr>
          <w:delInstrText>、</w:delInstrText>
        </w:r>
        <w:r w:rsidR="00674BB1" w:rsidRPr="00015210" w:rsidDel="00B369E9">
          <w:rPr>
            <w:shd w:val="clear" w:color="auto" w:fill="FFFFFF"/>
          </w:rPr>
          <w:del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delInstrText>
        </w:r>
        <w:r w:rsidR="00674BB1" w:rsidRPr="00015210" w:rsidDel="00B369E9">
          <w:rPr>
            <w:rFonts w:ascii="Apple Color Emoji" w:hAnsi="Apple Color Emoji" w:cs="Apple Color Emoji"/>
            <w:shd w:val="clear" w:color="auto" w:fill="FFFFFF"/>
          </w:rPr>
          <w:delInstrText>📊</w:delInstrText>
        </w:r>
        <w:r w:rsidR="00674BB1" w:rsidRPr="00015210" w:rsidDel="00B369E9">
          <w:rPr>
            <w:shd w:val="clear" w:color="auto" w:fill="FFFFFF"/>
          </w:rPr>
          <w:delInstrText>","call-number":"1 (CCF C)","container-title":"Information &amp; Management","DOI":"10.1016/j.im.2025.104178","ISSN":"0378-7206","issue":"6","journalAbbreviation":"Information &amp; Management","language":"en","note":"</w:delInstrText>
        </w:r>
        <w:r w:rsidR="00674BB1" w:rsidRPr="00015210" w:rsidDel="00B369E9">
          <w:rPr>
            <w:rFonts w:ascii="Apple Color Emoji" w:hAnsi="Apple Color Emoji" w:cs="Apple Color Emoji"/>
            <w:shd w:val="clear" w:color="auto" w:fill="FFFFFF"/>
          </w:rPr>
          <w:delInstrText>🏷️</w:delInstrText>
        </w:r>
        <w:r w:rsidR="00674BB1" w:rsidRPr="00015210" w:rsidDel="00B369E9">
          <w:rPr>
            <w:shd w:val="clear" w:color="auto" w:fill="FFFFFF"/>
          </w:rPr>
          <w:delInstrText xml:space="preserve"> /unread</w:delInstrText>
        </w:r>
        <w:r w:rsidR="00674BB1" w:rsidRPr="00015210" w:rsidDel="00B369E9">
          <w:rPr>
            <w:shd w:val="clear" w:color="auto" w:fill="FFFFFF"/>
          </w:rPr>
          <w:delInstrText>、</w:delInstrText>
        </w:r>
        <w:r w:rsidR="00674BB1" w:rsidRPr="00015210" w:rsidDel="00B369E9">
          <w:rPr>
            <w:shd w:val="clear" w:color="auto" w:fill="FFFFFF"/>
          </w:rPr>
          <w:delInstrText>ChatGPT</w:delInstrText>
        </w:r>
        <w:r w:rsidR="00674BB1" w:rsidRPr="00015210" w:rsidDel="00B369E9">
          <w:rPr>
            <w:shd w:val="clear" w:color="auto" w:fill="FFFFFF"/>
          </w:rPr>
          <w:delInstrText>、</w:delInstrText>
        </w:r>
        <w:r w:rsidR="00674BB1" w:rsidRPr="00015210" w:rsidDel="00B369E9">
          <w:rPr>
            <w:shd w:val="clear" w:color="auto" w:fill="FFFFFF"/>
          </w:rPr>
          <w:delInstrText>Generative AI</w:delInstrText>
        </w:r>
        <w:r w:rsidR="00674BB1" w:rsidRPr="00015210" w:rsidDel="00B369E9">
          <w:rPr>
            <w:shd w:val="clear" w:color="auto" w:fill="FFFFFF"/>
          </w:rPr>
          <w:delInstrText>、</w:delInstrText>
        </w:r>
        <w:r w:rsidR="00674BB1" w:rsidRPr="00015210" w:rsidDel="00B369E9">
          <w:rPr>
            <w:shd w:val="clear" w:color="auto" w:fill="FFFFFF"/>
          </w:rPr>
          <w:delInstrText>Online knowledge exchange platforms</w:delInstrText>
        </w:r>
        <w:r w:rsidR="00674BB1" w:rsidRPr="00015210" w:rsidDel="00B369E9">
          <w:rPr>
            <w:shd w:val="clear" w:color="auto" w:fill="FFFFFF"/>
          </w:rPr>
          <w:delInstrText>、</w:delInstrText>
        </w:r>
        <w:r w:rsidR="00674BB1" w:rsidRPr="00015210" w:rsidDel="00B369E9">
          <w:rPr>
            <w:shd w:val="clear" w:color="auto" w:fill="FFFFFF"/>
          </w:rPr>
          <w:del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delInstrText>
        </w:r>
        <w:r w:rsidR="00674BB1" w:rsidRPr="00015210" w:rsidDel="00B369E9">
          <w:rPr>
            <w:shd w:val="clear" w:color="auto" w:fill="FFFFFF"/>
          </w:rPr>
          <w:delInstrText>【摘要翻译】大语言模型</w:delInstrText>
        </w:r>
        <w:r w:rsidR="00674BB1" w:rsidRPr="00015210" w:rsidDel="00B369E9">
          <w:rPr>
            <w:shd w:val="clear" w:color="auto" w:fill="FFFFFF"/>
          </w:rPr>
          <w:delInstrText xml:space="preserve"> (LLMs)(</w:delInstrText>
        </w:r>
        <w:r w:rsidR="00674BB1" w:rsidRPr="00015210" w:rsidDel="00B369E9">
          <w:rPr>
            <w:shd w:val="clear" w:color="auto" w:fill="FFFFFF"/>
          </w:rPr>
          <w:delInstrText>如</w:delInstrText>
        </w:r>
        <w:r w:rsidR="00674BB1" w:rsidRPr="00015210" w:rsidDel="00B369E9">
          <w:rPr>
            <w:shd w:val="clear" w:color="auto" w:fill="FFFFFF"/>
          </w:rPr>
          <w:delInstrText xml:space="preserve"> ChatGPT) </w:delInstrText>
        </w:r>
        <w:r w:rsidR="00674BB1" w:rsidRPr="00015210" w:rsidDel="00B369E9">
          <w:rPr>
            <w:shd w:val="clear" w:color="auto" w:fill="FFFFFF"/>
          </w:rPr>
          <w:delInstrText>预计将显著重塑学习、技能获取和知识创造。它们对用户生成的知识共享问答</w:delInstrText>
        </w:r>
        <w:r w:rsidR="00674BB1" w:rsidRPr="00015210" w:rsidDel="00B369E9">
          <w:rPr>
            <w:shd w:val="clear" w:color="auto" w:fill="FFFFFF"/>
          </w:rPr>
          <w:delInstrText xml:space="preserve"> (Q&amp;A) </w:delInstrText>
        </w:r>
        <w:r w:rsidR="00674BB1" w:rsidRPr="00015210" w:rsidDel="00B369E9">
          <w:rPr>
            <w:shd w:val="clear" w:color="auto" w:fill="FFFFFF"/>
          </w:rPr>
          <w:delInstrText>平台的影响对</w:delInstrText>
        </w:r>
        <w:r w:rsidR="00674BB1" w:rsidRPr="00015210" w:rsidDel="00B369E9">
          <w:rPr>
            <w:shd w:val="clear" w:color="auto" w:fill="FFFFFF"/>
          </w:rPr>
          <w:delInstrText xml:space="preserve"> Q&amp;A </w:delInstrText>
        </w:r>
        <w:r w:rsidR="00674BB1" w:rsidRPr="00015210" w:rsidDel="00B369E9">
          <w:rPr>
            <w:shd w:val="clear" w:color="auto" w:fill="FFFFFF"/>
          </w:rPr>
          <w:delInstrText>平台和</w:delInstrText>
        </w:r>
        <w:r w:rsidR="00674BB1" w:rsidRPr="00015210" w:rsidDel="00B369E9">
          <w:rPr>
            <w:shd w:val="clear" w:color="auto" w:fill="FFFFFF"/>
          </w:rPr>
          <w:delInstrText xml:space="preserve"> LLMs </w:delInstrText>
        </w:r>
        <w:r w:rsidR="00674BB1" w:rsidRPr="00015210" w:rsidDel="00B369E9">
          <w:rPr>
            <w:shd w:val="clear" w:color="auto" w:fill="FFFFFF"/>
          </w:rPr>
          <w:delInstrText>的比较价值和未来协同演化以及</w:delInstrText>
        </w:r>
        <w:r w:rsidR="00674BB1" w:rsidRPr="00015210" w:rsidDel="00B369E9">
          <w:rPr>
            <w:shd w:val="clear" w:color="auto" w:fill="FFFFFF"/>
          </w:rPr>
          <w:delInstrText xml:space="preserve"> LLMs </w:delInstrText>
        </w:r>
        <w:r w:rsidR="00674BB1" w:rsidRPr="00015210" w:rsidDel="00B369E9">
          <w:rPr>
            <w:shd w:val="clear" w:color="auto" w:fill="FFFFFF"/>
          </w:rPr>
          <w:delInstrText>的未来学习具有重要意义。通过多种实证设计，我们估计</w:delInstrText>
        </w:r>
        <w:r w:rsidR="00674BB1" w:rsidRPr="00015210" w:rsidDel="00B369E9">
          <w:rPr>
            <w:shd w:val="clear" w:color="auto" w:fill="FFFFFF"/>
          </w:rPr>
          <w:delInstrText xml:space="preserve"> ChatGPT </w:delInstrText>
        </w:r>
        <w:r w:rsidR="00674BB1" w:rsidRPr="00015210" w:rsidDel="00B369E9">
          <w:rPr>
            <w:shd w:val="clear" w:color="auto" w:fill="FFFFFF"/>
          </w:rPr>
          <w:delInstrText>的推出导致</w:delInstrText>
        </w:r>
        <w:r w:rsidR="00674BB1" w:rsidRPr="00015210" w:rsidDel="00B369E9">
          <w:rPr>
            <w:shd w:val="clear" w:color="auto" w:fill="FFFFFF"/>
          </w:rPr>
          <w:delInstrText xml:space="preserve"> Stack Overflow </w:delInstrText>
        </w:r>
        <w:r w:rsidR="00674BB1" w:rsidRPr="00015210" w:rsidDel="00B369E9">
          <w:rPr>
            <w:shd w:val="clear" w:color="auto" w:fill="FFFFFF"/>
          </w:rPr>
          <w:delInstrText>上发布的问题数量平均减少了</w:delInstrText>
        </w:r>
        <w:r w:rsidR="00674BB1" w:rsidRPr="00015210" w:rsidDel="00B369E9">
          <w:rPr>
            <w:shd w:val="clear" w:color="auto" w:fill="FFFFFF"/>
          </w:rPr>
          <w:delInstrText xml:space="preserve"> 14.09%</w:delInstrText>
        </w:r>
        <w:r w:rsidR="00674BB1" w:rsidRPr="00015210" w:rsidDel="00B369E9">
          <w:rPr>
            <w:shd w:val="clear" w:color="auto" w:fill="FFFFFF"/>
          </w:rPr>
          <w:delInstrText>，这种影响随着时间的推移而加剧，到</w:delInstrText>
        </w:r>
        <w:r w:rsidR="00674BB1" w:rsidRPr="00015210" w:rsidDel="00B369E9">
          <w:rPr>
            <w:shd w:val="clear" w:color="auto" w:fill="FFFFFF"/>
          </w:rPr>
          <w:delInstrText xml:space="preserve"> 2023 </w:delInstrText>
        </w:r>
        <w:r w:rsidR="00674BB1" w:rsidRPr="00015210" w:rsidDel="00B369E9">
          <w:rPr>
            <w:shd w:val="clear" w:color="auto" w:fill="FFFFFF"/>
          </w:rPr>
          <w:delInstrText>年</w:delInstrText>
        </w:r>
        <w:r w:rsidR="00674BB1" w:rsidRPr="00015210" w:rsidDel="00B369E9">
          <w:rPr>
            <w:shd w:val="clear" w:color="auto" w:fill="FFFFFF"/>
          </w:rPr>
          <w:delInstrText xml:space="preserve"> 5 </w:delInstrText>
        </w:r>
        <w:r w:rsidR="00674BB1" w:rsidRPr="00015210" w:rsidDel="00B369E9">
          <w:rPr>
            <w:shd w:val="clear" w:color="auto" w:fill="FFFFFF"/>
          </w:rPr>
          <w:delInstrText>月达到</w:delInstrText>
        </w:r>
        <w:r w:rsidR="00674BB1" w:rsidRPr="00015210" w:rsidDel="00B369E9">
          <w:rPr>
            <w:shd w:val="clear" w:color="auto" w:fill="FFFFFF"/>
          </w:rPr>
          <w:delInstrText xml:space="preserve"> 27.88% </w:delInstrText>
        </w:r>
        <w:r w:rsidR="00674BB1" w:rsidRPr="00015210" w:rsidDel="00B369E9">
          <w:rPr>
            <w:shd w:val="clear" w:color="auto" w:fill="FFFFFF"/>
          </w:rPr>
          <w:delInstrText>的减少。有趣的是，这种数量的减少伴随着剩余问题平均质量的显著提高。进一步分析表明，这些数量和质量的变化可以用两种机制来解释</w:delInstrText>
        </w:r>
        <w:r w:rsidR="00674BB1" w:rsidRPr="00015210" w:rsidDel="00B369E9">
          <w:rPr>
            <w:shd w:val="clear" w:color="auto" w:fill="FFFFFF"/>
          </w:rPr>
          <w:delInstrText xml:space="preserve">:(1) ChatGPT </w:delInstrText>
        </w:r>
        <w:r w:rsidR="00674BB1" w:rsidRPr="00015210" w:rsidDel="00B369E9">
          <w:rPr>
            <w:shd w:val="clear" w:color="auto" w:fill="FFFFFF"/>
          </w:rPr>
          <w:delInstrText>的不均衡替代，其中更简单、中等到低质量的问题更容易消失</w:delInstrText>
        </w:r>
        <w:r w:rsidR="00674BB1" w:rsidRPr="00015210" w:rsidDel="00B369E9">
          <w:rPr>
            <w:shd w:val="clear" w:color="auto" w:fill="FFFFFF"/>
          </w:rPr>
          <w:delInstrText xml:space="preserve">;(2) </w:delInstrText>
        </w:r>
        <w:r w:rsidR="00674BB1" w:rsidRPr="00015210" w:rsidDel="00B369E9">
          <w:rPr>
            <w:shd w:val="clear" w:color="auto" w:fill="FFFFFF"/>
          </w:rPr>
          <w:delInstrText>在考虑数量减少后直接提高质量，表明</w:delInstrText>
        </w:r>
        <w:r w:rsidR="00674BB1" w:rsidRPr="00015210" w:rsidDel="00B369E9">
          <w:rPr>
            <w:shd w:val="clear" w:color="auto" w:fill="FFFFFF"/>
          </w:rPr>
          <w:delInstrText xml:space="preserve"> ChatGPT </w:delInstrText>
        </w:r>
        <w:r w:rsidR="00674BB1" w:rsidRPr="00015210" w:rsidDel="00B369E9">
          <w:rPr>
            <w:shd w:val="clear" w:color="auto" w:fill="FFFFFF"/>
          </w:rPr>
          <w:delInstrText>帮助提供的时间和搜索成本节约对问题质量的改善具有积极外溢效应。进一步的异质性分析显示，这对缺乏经验的用户的问题数量和质量都有更强的影响</w:delInstrText>
        </w:r>
        <w:r w:rsidR="00674BB1" w:rsidRPr="00015210" w:rsidDel="00B369E9">
          <w:rPr>
            <w:shd w:val="clear" w:color="auto" w:fill="FFFFFF"/>
          </w:rPr>
          <w:delInstrText>;</w:delInstrText>
        </w:r>
        <w:r w:rsidR="00674BB1" w:rsidRPr="00015210" w:rsidDel="00B369E9">
          <w:rPr>
            <w:shd w:val="clear" w:color="auto" w:fill="FFFFFF"/>
          </w:rPr>
          <w:delInstrText>用户保留率和新用户获取率都显著下降</w:delInstrText>
        </w:r>
        <w:r w:rsidR="00674BB1" w:rsidRPr="00015210" w:rsidDel="00B369E9">
          <w:rPr>
            <w:shd w:val="clear" w:color="auto" w:fill="FFFFFF"/>
          </w:rPr>
          <w:delInstrText>;</w:delInstrText>
        </w:r>
        <w:r w:rsidR="00674BB1" w:rsidRPr="00015210" w:rsidDel="00B369E9">
          <w:rPr>
            <w:shd w:val="clear" w:color="auto" w:fill="FFFFFF"/>
          </w:rPr>
          <w:del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w:delInstrText>
        </w:r>
        <w:r w:rsidR="00674BB1" w:rsidRPr="00015210" w:rsidDel="00B369E9">
          <w:rPr>
            <w:shd w:val="clear" w:color="auto" w:fill="FFFFFF"/>
          </w:rPr>
          <w:delInstrText>·</w:delInstrText>
        </w:r>
        <w:r w:rsidR="00674BB1" w:rsidRPr="00015210" w:rsidDel="00B369E9">
          <w:rPr>
            <w:shd w:val="clear" w:color="auto" w:fill="FFFFFF"/>
          </w:rPr>
          <w:delInstrText>冯</w:delInstrText>
        </w:r>
        <w:r w:rsidR="00674BB1" w:rsidRPr="00015210" w:rsidDel="00B369E9">
          <w:rPr>
            <w:shd w:val="clear" w:color="auto" w:fill="FFFFFF"/>
          </w:rPr>
          <w:delInstrText>;</w:delInstrText>
        </w:r>
        <w:r w:rsidR="00674BB1" w:rsidRPr="00015210" w:rsidDel="00B369E9">
          <w:rPr>
            <w:shd w:val="clear" w:color="auto" w:fill="FFFFFF"/>
          </w:rPr>
          <w:delInstrText>助理编辑陈建清。资金：薛建清获得上海金融经济大学中央大学基础研究基金的支持。王立军获得中国国家自然科学基金会的支持</w:delInstrText>
        </w:r>
        <w:r w:rsidR="00674BB1" w:rsidRPr="00015210" w:rsidDel="00B369E9">
          <w:rPr>
            <w:shd w:val="clear" w:color="auto" w:fill="FFFFFF"/>
          </w:rPr>
          <w:delInstrText xml:space="preserve"> [</w:delInstrText>
        </w:r>
        <w:r w:rsidR="00674BB1" w:rsidRPr="00015210" w:rsidDel="00B369E9">
          <w:rPr>
            <w:shd w:val="clear" w:color="auto" w:fill="FFFFFF"/>
          </w:rPr>
          <w:delInstrText>资助金额</w:delInstrText>
        </w:r>
        <w:r w:rsidR="00674BB1" w:rsidRPr="00015210" w:rsidDel="00B369E9">
          <w:rPr>
            <w:shd w:val="clear" w:color="auto" w:fill="FFFFFF"/>
          </w:rPr>
          <w:delInstrText xml:space="preserve"> 72301259]</w:delInstrText>
        </w:r>
        <w:r w:rsidR="00674BB1" w:rsidRPr="00015210" w:rsidDel="00B369E9">
          <w:rPr>
            <w:shd w:val="clear" w:color="auto" w:fill="FFFFFF"/>
          </w:rPr>
          <w:delInstrText>。李建清获得中国国家自然科学基础的支持</w:delInstrText>
        </w:r>
        <w:r w:rsidR="00674BB1" w:rsidRPr="00015210" w:rsidDel="00B369E9">
          <w:rPr>
            <w:shd w:val="clear" w:color="auto" w:fill="FFFFFF"/>
          </w:rPr>
          <w:delInstrText xml:space="preserve"> [</w:delInstrText>
        </w:r>
        <w:r w:rsidR="00674BB1" w:rsidRPr="00015210" w:rsidDel="00B369E9">
          <w:rPr>
            <w:shd w:val="clear" w:color="auto" w:fill="FFFFFF"/>
          </w:rPr>
          <w:delInstrText>资助金额</w:delInstrText>
        </w:r>
        <w:r w:rsidR="00674BB1" w:rsidRPr="00015210" w:rsidDel="00B369E9">
          <w:rPr>
            <w:shd w:val="clear" w:color="auto" w:fill="FFFFFF"/>
          </w:rPr>
          <w:delInstrText xml:space="preserve"> 72188101 </w:delInstrText>
        </w:r>
        <w:r w:rsidR="00674BB1" w:rsidRPr="00015210" w:rsidDel="00B369E9">
          <w:rPr>
            <w:shd w:val="clear" w:color="auto" w:fill="FFFFFF"/>
          </w:rPr>
          <w:delInstrText>和</w:delInstrText>
        </w:r>
        <w:r w:rsidR="00674BB1" w:rsidRPr="00015210" w:rsidDel="00B369E9">
          <w:rPr>
            <w:shd w:val="clear" w:color="auto" w:fill="FFFFFF"/>
          </w:rPr>
          <w:delInstrText xml:space="preserve"> 72595864]</w:delInstrText>
        </w:r>
        <w:r w:rsidR="00674BB1" w:rsidRPr="00015210" w:rsidDel="00B369E9">
          <w:rPr>
            <w:shd w:val="clear" w:color="auto" w:fill="FFFFFF"/>
          </w:rPr>
          <w:delInstrText>。补充资料：在线附录可访问</w:delInstrText>
        </w:r>
        <w:r w:rsidR="00674BB1" w:rsidRPr="00015210" w:rsidDel="00B369E9">
          <w:rPr>
            <w:shd w:val="clear" w:color="auto" w:fill="FFFFFF"/>
          </w:rPr>
          <w:delInstrText xml:space="preserve"> https://doi.org/10.1287/isre.2023.0561</w:delInstrText>
        </w:r>
        <w:r w:rsidR="00674BB1" w:rsidRPr="00015210" w:rsidDel="00B369E9">
          <w:rPr>
            <w:shd w:val="clear" w:color="auto" w:fill="FFFFFF"/>
          </w:rPr>
          <w:delInstrText>。</w:delInstrText>
        </w:r>
        <w:r w:rsidR="00674BB1" w:rsidRPr="00015210" w:rsidDel="00B369E9">
          <w:rPr>
            <w:shd w:val="clear" w:color="auto" w:fill="FFFFFF"/>
          </w:rPr>
          <w:delInstrText>","call-number":"1","container-title":"Information Systems Research","DOI":"10.1287/isre.2023.0561","ISSN":"1047-7047","language":"en","note":"</w:delInstrText>
        </w:r>
        <w:r w:rsidR="00674BB1" w:rsidRPr="00015210" w:rsidDel="00B369E9">
          <w:rPr>
            <w:rFonts w:ascii="Apple Color Emoji" w:hAnsi="Apple Color Emoji" w:cs="Apple Color Emoji"/>
            <w:shd w:val="clear" w:color="auto" w:fill="FFFFFF"/>
          </w:rPr>
          <w:delInstrText>🏷️</w:delInstrText>
        </w:r>
        <w:r w:rsidR="00674BB1" w:rsidRPr="00015210" w:rsidDel="00B369E9">
          <w:rPr>
            <w:shd w:val="clear" w:color="auto" w:fill="FFFFFF"/>
          </w:rPr>
          <w:delInstrText xml:space="preserve"> /unread</w:delInstrText>
        </w:r>
        <w:r w:rsidR="00674BB1" w:rsidRPr="00015210" w:rsidDel="00B369E9">
          <w:rPr>
            <w:shd w:val="clear" w:color="auto" w:fill="FFFFFF"/>
          </w:rPr>
          <w:delInstrText>、</w:delInstrText>
        </w:r>
        <w:r w:rsidR="00674BB1" w:rsidRPr="00015210" w:rsidDel="00B369E9">
          <w:rPr>
            <w:shd w:val="clear" w:color="auto" w:fill="FFFFFF"/>
          </w:rPr>
          <w:delInstrText>generative AI</w:delInstrText>
        </w:r>
        <w:r w:rsidR="00674BB1" w:rsidRPr="00015210" w:rsidDel="00B369E9">
          <w:rPr>
            <w:shd w:val="clear" w:color="auto" w:fill="FFFFFF"/>
          </w:rPr>
          <w:delInstrText>、</w:delInstrText>
        </w:r>
        <w:r w:rsidR="00674BB1" w:rsidRPr="00015210" w:rsidDel="00B369E9">
          <w:rPr>
            <w:shd w:val="clear" w:color="auto" w:fill="FFFFFF"/>
          </w:rPr>
          <w:delInstrText>large language models</w:delInstrText>
        </w:r>
        <w:r w:rsidR="00674BB1" w:rsidRPr="00015210" w:rsidDel="00B369E9">
          <w:rPr>
            <w:shd w:val="clear" w:color="auto" w:fill="FFFFFF"/>
          </w:rPr>
          <w:delInstrText>、</w:delInstrText>
        </w:r>
        <w:r w:rsidR="00674BB1" w:rsidRPr="00015210" w:rsidDel="00B369E9">
          <w:rPr>
            <w:shd w:val="clear" w:color="auto" w:fill="FFFFFF"/>
          </w:rPr>
          <w:delInstrText>ChatGPT</w:delInstrText>
        </w:r>
        <w:r w:rsidR="00674BB1" w:rsidRPr="00015210" w:rsidDel="00B369E9">
          <w:rPr>
            <w:shd w:val="clear" w:color="auto" w:fill="FFFFFF"/>
          </w:rPr>
          <w:delInstrText>、</w:delInstrText>
        </w:r>
        <w:r w:rsidR="00674BB1" w:rsidRPr="00015210" w:rsidDel="00B369E9">
          <w:rPr>
            <w:shd w:val="clear" w:color="auto" w:fill="FFFFFF"/>
          </w:rPr>
          <w:delInstrText>Q&amp;A platform</w:delInstrText>
        </w:r>
        <w:r w:rsidR="00674BB1" w:rsidRPr="00015210" w:rsidDel="00B369E9">
          <w:rPr>
            <w:shd w:val="clear" w:color="auto" w:fill="FFFFFF"/>
          </w:rPr>
          <w:delInstrText>、</w:delInstrText>
        </w:r>
        <w:r w:rsidR="00674BB1" w:rsidRPr="00015210" w:rsidDel="00B369E9">
          <w:rPr>
            <w:shd w:val="clear" w:color="auto" w:fill="FFFFFF"/>
          </w:rPr>
          <w:del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delInstrText>
        </w:r>
        <w:r w:rsidR="00C50CEE" w:rsidRPr="00015210" w:rsidDel="00B369E9">
          <w:rPr>
            <w:shd w:val="clear" w:color="auto" w:fill="FFFFFF"/>
          </w:rPr>
          <w:fldChar w:fldCharType="separate"/>
        </w:r>
        <w:r w:rsidR="00546B58" w:rsidRPr="00015210" w:rsidDel="00B369E9">
          <w:delText>(Quinn &amp; Gutt 2025; del Rio-Chanona et al. 2024; Sanatizadeh et al. 2025; Xue et al. 2026)</w:delText>
        </w:r>
        <w:r w:rsidR="00C50CEE" w:rsidRPr="00015210" w:rsidDel="00B369E9">
          <w:rPr>
            <w:shd w:val="clear" w:color="auto" w:fill="FFFFFF"/>
          </w:rPr>
          <w:fldChar w:fldCharType="end"/>
        </w:r>
        <w:r w:rsidR="00E30040" w:rsidRPr="00015210" w:rsidDel="00B369E9">
          <w:rPr>
            <w:shd w:val="clear" w:color="auto" w:fill="FFFFFF"/>
          </w:rPr>
          <w:delText xml:space="preserve">, which </w:delText>
        </w:r>
        <w:r w:rsidR="00E83631" w:rsidRPr="00015210" w:rsidDel="00B369E9">
          <w:delText>raise</w:delText>
        </w:r>
        <w:r w:rsidR="00E30040" w:rsidRPr="00015210" w:rsidDel="00B369E9">
          <w:delText>s</w:delText>
        </w:r>
        <w:r w:rsidR="00E83631" w:rsidRPr="00015210" w:rsidDel="00B369E9">
          <w:delText xml:space="preserve"> concerns about the future viability of </w:delText>
        </w:r>
        <w:r w:rsidR="00E30040" w:rsidRPr="00015210" w:rsidDel="00B369E9">
          <w:delText>online</w:delText>
        </w:r>
        <w:r w:rsidR="00E83631" w:rsidRPr="00015210" w:rsidDel="00B369E9">
          <w:delText xml:space="preserve"> </w:delText>
        </w:r>
        <w:r w:rsidR="00E30040" w:rsidRPr="00015210" w:rsidDel="00B369E9">
          <w:delText>Q&amp;A</w:delText>
        </w:r>
        <w:r w:rsidR="00E83631" w:rsidRPr="00015210" w:rsidDel="00B369E9">
          <w:delText xml:space="preserve"> </w:delText>
        </w:r>
        <w:r w:rsidR="00E30040" w:rsidRPr="00015210" w:rsidDel="00B369E9">
          <w:delText>communities</w:delText>
        </w:r>
        <w:r w:rsidR="00E83631" w:rsidRPr="00015210" w:rsidDel="00B369E9">
          <w:delText>.</w:delText>
        </w:r>
      </w:del>
    </w:p>
    <w:p w14:paraId="7C25BD5E" w14:textId="0A6A96D2" w:rsidR="00E72D64" w:rsidRPr="00015210" w:rsidDel="00B369E9" w:rsidRDefault="00E83631">
      <w:pPr>
        <w:pStyle w:val="Paragraph0"/>
        <w:rPr>
          <w:del w:id="178" w:author="Prof. LIU Ben" w:date="2026-08-24T21:32:00Z" w16du:dateUtc="2026-08-24T13:32:00Z"/>
        </w:rPr>
      </w:pPr>
      <w:del w:id="179" w:author="Prof. LIU Ben" w:date="2026-08-24T21:32:00Z" w16du:dateUtc="2026-08-24T13:32:00Z">
        <w:r w:rsidRPr="00015210" w:rsidDel="00B369E9">
          <w:delText>In response</w:delText>
        </w:r>
        <w:r w:rsidR="00CE05C9" w:rsidRPr="00015210" w:rsidDel="00B369E9">
          <w:delText xml:space="preserve"> to the emergence of GenAI</w:delText>
        </w:r>
        <w:r w:rsidRPr="00015210" w:rsidDel="00B369E9">
          <w:delText xml:space="preserve">, many </w:delText>
        </w:r>
        <w:r w:rsidR="001F5883" w:rsidRPr="00015210" w:rsidDel="00B369E9">
          <w:delText xml:space="preserve">online </w:delText>
        </w:r>
        <w:r w:rsidRPr="00015210" w:rsidDel="00B369E9">
          <w:delText>Q&amp;A platforms</w:delText>
        </w:r>
        <w:r w:rsidR="00E30040" w:rsidRPr="00015210" w:rsidDel="00B369E9">
          <w:delText>, such as Quora,</w:delText>
        </w:r>
        <w:r w:rsidR="00E30040" w:rsidRPr="00015210" w:rsidDel="00B369E9">
          <w:rPr>
            <w:rStyle w:val="FootnoteReference"/>
          </w:rPr>
          <w:footnoteReference w:id="2"/>
        </w:r>
        <w:r w:rsidRPr="00015210" w:rsidDel="00B369E9">
          <w:delText xml:space="preserve"> </w:delText>
        </w:r>
        <w:r w:rsidR="00FD4BBD" w:rsidRPr="00015210" w:rsidDel="00B369E9">
          <w:delText xml:space="preserve">have </w:delText>
        </w:r>
        <w:r w:rsidRPr="00015210" w:rsidDel="00B369E9">
          <w:delText>now develop</w:delText>
        </w:r>
        <w:r w:rsidR="00FD4BBD" w:rsidRPr="00015210" w:rsidDel="00B369E9">
          <w:delText>ed</w:delText>
        </w:r>
        <w:r w:rsidRPr="00015210" w:rsidDel="00B369E9">
          <w:delText xml:space="preserve"> their own LLMs that leverage their historical data repositories</w:delText>
        </w:r>
        <w:r w:rsidR="00E30040" w:rsidRPr="00015210" w:rsidDel="00B369E9">
          <w:delText xml:space="preserve"> to answer questions</w:delText>
        </w:r>
        <w:r w:rsidRPr="00015210" w:rsidDel="00B369E9">
          <w:delText>. This integration of customized GenAI within communities (</w:delText>
        </w:r>
        <w:r w:rsidR="006A01BD" w:rsidRPr="00015210" w:rsidDel="00B369E9">
          <w:delText xml:space="preserve">hereafter </w:delText>
        </w:r>
        <w:r w:rsidR="00534D0B" w:rsidRPr="00015210" w:rsidDel="00B369E9">
          <w:delText>“</w:delText>
        </w:r>
        <w:r w:rsidRPr="00015210" w:rsidDel="00B369E9">
          <w:delText>internal GenAI</w:delText>
        </w:r>
        <w:r w:rsidR="00CE05C9" w:rsidRPr="00015210" w:rsidDel="00B369E9">
          <w:delText>;</w:delText>
        </w:r>
        <w:r w:rsidR="00534D0B" w:rsidRPr="00015210" w:rsidDel="00B369E9">
          <w:delText>”</w:delText>
        </w:r>
        <w:r w:rsidRPr="00015210" w:rsidDel="00B369E9">
          <w:delText xml:space="preserve"> </w:delText>
        </w:r>
        <w:bookmarkStart w:id="182" w:name="_Hlk194953410"/>
        <w:r w:rsidR="006A01BD" w:rsidRPr="00015210" w:rsidDel="00B369E9">
          <w:delText>see</w:delText>
        </w:r>
        <w:r w:rsidR="00C76F53" w:rsidRPr="00015210" w:rsidDel="00B369E9">
          <w:delText xml:space="preserve"> Figure 1</w:delText>
        </w:r>
        <w:bookmarkEnd w:id="182"/>
        <w:r w:rsidRPr="00015210" w:rsidDel="00B369E9">
          <w:delText xml:space="preserve">) aims to enhance user experience </w:delText>
        </w:r>
        <w:r w:rsidR="00313A96" w:rsidRPr="00015210" w:rsidDel="00B369E9">
          <w:delText xml:space="preserve"> </w:delText>
        </w:r>
      </w:del>
      <w:ins w:id="183" w:author="Xin Li" w:date="2026-08-20T22:41:00Z" w16du:dateUtc="2026-08-20T14:41:00Z">
        <w:del w:id="184" w:author="Prof. LIU Ben" w:date="2026-08-24T21:32:00Z" w16du:dateUtc="2026-08-24T13:32:00Z">
          <w:r w:rsidR="00313A96" w:rsidRPr="00015210" w:rsidDel="00B369E9">
            <w:delText>(</w:delText>
          </w:r>
        </w:del>
      </w:ins>
      <w:ins w:id="185" w:author="Xin Li" w:date="2026-08-20T22:42:00Z" w16du:dateUtc="2026-08-20T14:42:00Z">
        <w:del w:id="186" w:author="Prof. LIU Ben" w:date="2026-08-24T21:32:00Z" w16du:dateUtc="2026-08-24T13:32:00Z">
          <w:r w:rsidR="0052347F" w:rsidRPr="00015210" w:rsidDel="00B369E9">
            <w:delText>such</w:delText>
          </w:r>
        </w:del>
      </w:ins>
      <w:ins w:id="187" w:author="Xin Li" w:date="2026-08-20T22:41:00Z" w16du:dateUtc="2026-08-20T14:41:00Z">
        <w:del w:id="188" w:author="Prof. LIU Ben" w:date="2026-08-24T21:32:00Z" w16du:dateUtc="2026-08-24T13:32:00Z">
          <w:r w:rsidR="00313A96" w:rsidRPr="00015210" w:rsidDel="00B369E9">
            <w:delText xml:space="preserve"> as </w:delText>
          </w:r>
        </w:del>
      </w:ins>
      <w:del w:id="189" w:author="Prof. LIU Ben" w:date="2026-08-24T21:32:00Z" w16du:dateUtc="2026-08-24T13:32:00Z">
        <w:r w:rsidRPr="00015210" w:rsidDel="00B369E9">
          <w:delText xml:space="preserve">through </w:delText>
        </w:r>
      </w:del>
      <w:ins w:id="190" w:author="Xin Li" w:date="2026-08-20T22:41:00Z" w16du:dateUtc="2026-08-20T14:41:00Z">
        <w:del w:id="191" w:author="Prof. LIU Ben" w:date="2026-08-24T21:32:00Z" w16du:dateUtc="2026-08-24T13:32:00Z">
          <w:r w:rsidR="00313A96" w:rsidRPr="00015210" w:rsidDel="00B369E9">
            <w:delText xml:space="preserve">providing </w:delText>
          </w:r>
        </w:del>
      </w:ins>
      <w:del w:id="192" w:author="Prof. LIU Ben" w:date="2026-08-24T21:32:00Z" w16du:dateUtc="2026-08-24T13:32:00Z">
        <w:r w:rsidR="00D25C29" w:rsidRPr="00015210" w:rsidDel="00B369E9">
          <w:delText>quick response</w:delText>
        </w:r>
      </w:del>
      <w:ins w:id="193" w:author="Xin Li" w:date="2026-08-20T22:41:00Z" w16du:dateUtc="2026-08-20T14:41:00Z">
        <w:del w:id="194" w:author="Prof. LIU Ben" w:date="2026-08-24T21:32:00Z" w16du:dateUtc="2026-08-24T13:32:00Z">
          <w:r w:rsidR="00313A96" w:rsidRPr="00015210" w:rsidDel="00B369E9">
            <w:delText>)</w:delText>
          </w:r>
        </w:del>
      </w:ins>
      <w:del w:id="195" w:author="Prof. LIU Ben" w:date="2026-08-24T21:32:00Z" w16du:dateUtc="2026-08-24T13:32:00Z">
        <w:r w:rsidR="00D25C29" w:rsidRPr="00015210" w:rsidDel="00B369E9">
          <w:delText xml:space="preserve"> </w:delText>
        </w:r>
        <w:r w:rsidR="00E72D64" w:rsidRPr="00015210" w:rsidDel="00B369E9">
          <w:delText xml:space="preserve">and </w:delText>
        </w:r>
      </w:del>
      <w:ins w:id="196" w:author="Xin Li" w:date="2026-08-20T22:41:00Z" w16du:dateUtc="2026-08-20T14:41:00Z">
        <w:del w:id="197" w:author="Prof. LIU Ben" w:date="2026-08-24T21:32:00Z" w16du:dateUtc="2026-08-24T13:32:00Z">
          <w:r w:rsidR="00313A96" w:rsidRPr="00015210" w:rsidDel="00B369E9">
            <w:delText xml:space="preserve">compete with </w:delText>
          </w:r>
        </w:del>
      </w:ins>
      <w:del w:id="198" w:author="Prof. LIU Ben" w:date="2026-08-24T21:32:00Z" w16du:dateUtc="2026-08-24T13:32:00Z">
        <w:r w:rsidR="00E72D64" w:rsidRPr="00015210" w:rsidDel="00B369E9">
          <w:delText>to recapture question demand in an environment where external GenAI tools remain widely accessible.</w:delText>
        </w:r>
        <w:r w:rsidR="00EA4408" w:rsidRPr="00015210" w:rsidDel="00B369E9">
          <w:delText xml:space="preserve"> </w:delText>
        </w:r>
        <w:r w:rsidR="003D1907" w:rsidRPr="00015210" w:rsidDel="00B369E9">
          <w:delText>This setting reflects the practical reality facing online Q&amp;A platforms</w:delText>
        </w:r>
      </w:del>
      <w:ins w:id="199" w:author="Xin Li" w:date="2026-08-20T23:01:00Z" w16du:dateUtc="2026-08-20T15:01:00Z">
        <w:del w:id="200" w:author="Prof. LIU Ben" w:date="2026-08-24T21:32:00Z" w16du:dateUtc="2026-08-24T13:32:00Z">
          <w:r w:rsidR="00E23441" w:rsidDel="00B369E9">
            <w:delText>:</w:delText>
          </w:r>
        </w:del>
      </w:ins>
      <w:del w:id="201" w:author="Prof. LIU Ben" w:date="2026-08-24T21:32:00Z" w16du:dateUtc="2026-08-24T13:32:00Z">
        <w:r w:rsidR="003D1907" w:rsidRPr="00015210" w:rsidDel="00B369E9">
          <w:delText>: because they cannot eliminate external GenAI usage</w:delText>
        </w:r>
      </w:del>
      <w:ins w:id="202" w:author="Xin Li" w:date="2026-08-20T22:46:00Z" w16du:dateUtc="2026-08-20T14:46:00Z">
        <w:del w:id="203" w:author="Prof. LIU Ben" w:date="2026-08-24T21:32:00Z" w16du:dateUtc="2026-08-24T13:32:00Z">
          <w:r w:rsidR="006C0EE4" w:rsidDel="00B369E9">
            <w:delText xml:space="preserve"> can not be eliminated</w:delText>
          </w:r>
        </w:del>
      </w:ins>
      <w:ins w:id="204" w:author="Xin Li" w:date="2026-08-20T23:02:00Z" w16du:dateUtc="2026-08-20T15:02:00Z">
        <w:del w:id="205" w:author="Prof. LIU Ben" w:date="2026-08-24T21:32:00Z" w16du:dateUtc="2026-08-24T13:32:00Z">
          <w:r w:rsidR="00E23441" w:rsidDel="00B369E9">
            <w:delText xml:space="preserve"> and it is necessary to co-exist with external GenAI</w:delText>
          </w:r>
        </w:del>
      </w:ins>
      <w:del w:id="206" w:author="Prof. LIU Ben" w:date="2026-08-24T21:32:00Z" w16du:dateUtc="2026-08-24T13:32:00Z">
        <w:r w:rsidR="003D1907" w:rsidRPr="00015210" w:rsidDel="00B369E9">
          <w:delText>, building an internal GenAI system becomes the one strategic action that is simultaneously forced upon them and fully within their power to design.</w:delText>
        </w:r>
      </w:del>
    </w:p>
    <w:p w14:paraId="5D0CB1D3" w14:textId="0EC7C326" w:rsidR="00E23441" w:rsidRPr="00015210" w:rsidDel="00B369E9" w:rsidRDefault="00A777B9">
      <w:pPr>
        <w:pStyle w:val="Paragraph0"/>
        <w:rPr>
          <w:del w:id="207" w:author="Prof. LIU Ben" w:date="2026-08-24T21:32:00Z" w16du:dateUtc="2026-08-24T13:32:00Z"/>
        </w:rPr>
      </w:pPr>
      <w:bookmarkStart w:id="208" w:name="OLE_LINK11"/>
      <w:del w:id="209" w:author="Prof. LIU Ben" w:date="2026-08-24T21:32:00Z" w16du:dateUtc="2026-08-24T13:32:00Z">
        <w:r w:rsidRPr="00015210" w:rsidDel="00B369E9">
          <w:delText xml:space="preserve">Internal GenAI is not external GenAI relocated inside the platform. It is a distinct sociotechnical and governance </w:delText>
        </w:r>
      </w:del>
      <w:ins w:id="210" w:author="Xin Li" w:date="2026-08-20T22:50:00Z" w16du:dateUtc="2026-08-20T14:50:00Z">
        <w:del w:id="211" w:author="Prof. LIU Ben" w:date="2026-08-24T21:32:00Z" w16du:dateUtc="2026-08-24T13:32:00Z">
          <w:r w:rsidR="006C0EE4" w:rsidDel="00B369E9">
            <w:delText xml:space="preserve">artifact from </w:delText>
          </w:r>
          <w:r w:rsidR="006C0EE4" w:rsidRPr="00015210" w:rsidDel="00B369E9">
            <w:delText>external GenAI</w:delText>
          </w:r>
        </w:del>
      </w:ins>
      <w:del w:id="212" w:author="Prof. LIU Ben" w:date="2026-08-24T21:32:00Z" w16du:dateUtc="2026-08-24T13:32:00Z">
        <w:r w:rsidRPr="00015210" w:rsidDel="00B369E9">
          <w:delText xml:space="preserve">arrangement, </w:delText>
        </w:r>
      </w:del>
      <w:ins w:id="213" w:author="Xin Li" w:date="2026-08-20T22:51:00Z" w16du:dateUtc="2026-08-20T14:51:00Z">
        <w:del w:id="214" w:author="Prof. LIU Ben" w:date="2026-08-24T21:32:00Z" w16du:dateUtc="2026-08-24T13:32:00Z">
          <w:r w:rsidR="006C0EE4" w:rsidDel="00B369E9">
            <w:delText xml:space="preserve">which </w:delText>
          </w:r>
        </w:del>
      </w:ins>
      <w:del w:id="215" w:author="Prof. LIU Ben" w:date="2026-08-24T21:32:00Z" w16du:dateUtc="2026-08-24T13:32:00Z">
        <w:r w:rsidRPr="00015210" w:rsidDel="00B369E9">
          <w:delText xml:space="preserve">and this distinction is what makes </w:delText>
        </w:r>
      </w:del>
      <w:ins w:id="216" w:author="Xin Li" w:date="2026-08-20T22:51:00Z" w16du:dateUtc="2026-08-20T14:51:00Z">
        <w:del w:id="217" w:author="Prof. LIU Ben" w:date="2026-08-24T21:32:00Z" w16du:dateUtc="2026-08-24T13:32:00Z">
          <w:r w:rsidR="006C0EE4" w:rsidDel="00B369E9">
            <w:delText xml:space="preserve">it </w:delText>
          </w:r>
        </w:del>
      </w:ins>
      <w:del w:id="218" w:author="Prof. LIU Ben" w:date="2026-08-24T21:32:00Z" w16du:dateUtc="2026-08-24T13:32:00Z">
        <w:r w:rsidRPr="00015210" w:rsidDel="00B369E9">
          <w:delText>the phenomenon theoretically important. As the left panel of Figure 1 shows, external GenAI tools operate independently of any platform. On the demand side they divert questions away from Q&amp;A communities</w:delText>
        </w:r>
      </w:del>
      <w:ins w:id="219" w:author="Xin Li" w:date="2026-08-20T22:52:00Z" w16du:dateUtc="2026-08-20T14:52:00Z">
        <w:del w:id="220" w:author="Prof. LIU Ben" w:date="2026-08-24T21:32:00Z" w16du:dateUtc="2026-08-24T13:32:00Z">
          <w:r w:rsidR="00CF27C3" w:rsidDel="00B369E9">
            <w:delText xml:space="preserve">, which forms </w:delText>
          </w:r>
        </w:del>
      </w:ins>
      <w:ins w:id="221" w:author="Xin Li" w:date="2026-08-20T22:53:00Z" w16du:dateUtc="2026-08-20T14:53:00Z">
        <w:del w:id="222" w:author="Prof. LIU Ben" w:date="2026-08-24T21:32:00Z" w16du:dateUtc="2026-08-24T13:32:00Z">
          <w:r w:rsidR="00CF27C3" w:rsidDel="00B369E9">
            <w:delText>an competitor of the platform</w:delText>
          </w:r>
        </w:del>
      </w:ins>
      <w:del w:id="223" w:author="Prof. LIU Ben" w:date="2026-08-24T21:32:00Z" w16du:dateUtc="2026-08-24T13:32:00Z">
        <w:r w:rsidRPr="00015210" w:rsidDel="00B369E9">
          <w:delText>. On the supply side, human answerers can consult them privately when they write responses</w:delText>
        </w:r>
      </w:del>
      <w:ins w:id="224" w:author="Xin Li" w:date="2026-08-20T22:53:00Z" w16du:dateUtc="2026-08-20T14:53:00Z">
        <w:del w:id="225" w:author="Prof. LIU Ben" w:date="2026-08-24T21:32:00Z" w16du:dateUtc="2026-08-24T13:32:00Z">
          <w:r w:rsidR="00CF27C3" w:rsidDel="00B369E9">
            <w:delText xml:space="preserve">, which forms a </w:delText>
          </w:r>
        </w:del>
      </w:ins>
      <w:ins w:id="226" w:author="Xin Li" w:date="2026-08-20T22:54:00Z" w16du:dateUtc="2026-08-20T14:54:00Z">
        <w:del w:id="227" w:author="Prof. LIU Ben" w:date="2026-08-24T21:32:00Z" w16du:dateUtc="2026-08-24T13:32:00Z">
          <w:r w:rsidR="00CF27C3" w:rsidDel="00B369E9">
            <w:delText>facilitator to supply</w:delText>
          </w:r>
        </w:del>
      </w:ins>
      <w:del w:id="228" w:author="Prof. LIU Ben" w:date="2026-08-24T21:32:00Z" w16du:dateUtc="2026-08-24T13:32:00Z">
        <w:r w:rsidRPr="00015210" w:rsidDel="00B369E9">
          <w:delText xml:space="preserve">. This private use leaves no visible trace and blurs the line between human and AI contributions. </w:delText>
        </w:r>
      </w:del>
      <w:ins w:id="229" w:author="Xin Li" w:date="2026-08-20T22:55:00Z" w16du:dateUtc="2026-08-20T14:55:00Z">
        <w:del w:id="230" w:author="Prof. LIU Ben" w:date="2026-08-24T21:32:00Z" w16du:dateUtc="2026-08-24T13:32:00Z">
          <w:r w:rsidR="00CF27C3" w:rsidDel="00B369E9">
            <w:delText xml:space="preserve">As a comparison, </w:delText>
          </w:r>
        </w:del>
      </w:ins>
      <w:del w:id="231" w:author="Prof. LIU Ben" w:date="2026-08-24T21:32:00Z" w16du:dateUtc="2026-08-24T13:32:00Z">
        <w:r w:rsidRPr="00015210" w:rsidDel="00B369E9">
          <w:delText>I</w:delText>
        </w:r>
      </w:del>
      <w:ins w:id="232" w:author="Xin Li" w:date="2026-08-20T22:55:00Z" w16du:dateUtc="2026-08-20T14:55:00Z">
        <w:del w:id="233" w:author="Prof. LIU Ben" w:date="2026-08-24T21:32:00Z" w16du:dateUtc="2026-08-24T13:32:00Z">
          <w:r w:rsidR="00CF27C3" w:rsidDel="00B369E9">
            <w:delText>i</w:delText>
          </w:r>
        </w:del>
      </w:ins>
      <w:del w:id="234" w:author="Prof. LIU Ben" w:date="2026-08-24T21:32:00Z" w16du:dateUtc="2026-08-24T13:32:00Z">
        <w:r w:rsidRPr="00015210" w:rsidDel="00B369E9">
          <w:delText>nternal GenAI operates under a different set of rules.</w:delText>
        </w:r>
      </w:del>
      <w:ins w:id="235" w:author="Xin Li" w:date="2026-08-20T22:57:00Z" w16du:dateUtc="2026-08-20T14:57:00Z">
        <w:del w:id="236" w:author="Prof. LIU Ben" w:date="2026-08-24T21:32:00Z" w16du:dateUtc="2026-08-24T13:32:00Z">
          <w:r w:rsidR="00A33926" w:rsidDel="00B369E9">
            <w:delText>the control of</w:delText>
          </w:r>
        </w:del>
      </w:ins>
      <w:del w:id="237" w:author="Prof. LIU Ben" w:date="2026-08-24T21:32:00Z" w16du:dateUtc="2026-08-24T13:32:00Z">
        <w:r w:rsidRPr="00015210" w:rsidDel="00B369E9">
          <w:delText xml:space="preserve"> </w:delText>
        </w:r>
      </w:del>
      <w:ins w:id="238" w:author="Xin Li" w:date="2026-08-20T22:57:00Z" w16du:dateUtc="2026-08-20T14:57:00Z">
        <w:del w:id="239" w:author="Prof. LIU Ben" w:date="2026-08-24T21:32:00Z" w16du:dateUtc="2026-08-24T13:32:00Z">
          <w:r w:rsidR="00A33926" w:rsidDel="00B369E9">
            <w:delText>t</w:delText>
          </w:r>
        </w:del>
      </w:ins>
      <w:del w:id="240" w:author="Prof. LIU Ben" w:date="2026-08-24T21:32:00Z" w16du:dateUtc="2026-08-24T13:32:00Z">
        <w:r w:rsidRPr="00015210" w:rsidDel="00B369E9">
          <w:delText>The platform controls it directly, labels its output explicitly as AI-generated, and places it in the first-answer position (Figure 1, right panel)</w:delText>
        </w:r>
      </w:del>
      <w:ins w:id="241" w:author="Xin Li" w:date="2026-08-20T22:58:00Z" w16du:dateUtc="2026-08-20T14:58:00Z">
        <w:del w:id="242" w:author="Prof. LIU Ben" w:date="2026-08-24T21:32:00Z" w16du:dateUtc="2026-08-24T13:32:00Z">
          <w:r w:rsidR="00A33926" w:rsidDel="00B369E9">
            <w:delText xml:space="preserve">, which improves the capability of the platform to combate external GenAI’s challenge and </w:delText>
          </w:r>
        </w:del>
      </w:ins>
      <w:ins w:id="243" w:author="Xin Li" w:date="2026-08-20T22:59:00Z" w16du:dateUtc="2026-08-20T14:59:00Z">
        <w:del w:id="244" w:author="Prof. LIU Ben" w:date="2026-08-24T21:32:00Z" w16du:dateUtc="2026-08-24T13:32:00Z">
          <w:r w:rsidR="00A33926" w:rsidDel="00B369E9">
            <w:delText xml:space="preserve">partially improves </w:delText>
          </w:r>
        </w:del>
      </w:ins>
      <w:del w:id="245" w:author="Prof. LIU Ben" w:date="2026-08-24T21:32:00Z" w16du:dateUtc="2026-08-24T13:32:00Z">
        <w:r w:rsidRPr="00015210" w:rsidDel="00B369E9">
          <w:delText>. These features change the legitimacy and accountability of the AI answer</w:delText>
        </w:r>
      </w:del>
      <w:ins w:id="246" w:author="Xin Li" w:date="2026-08-20T22:59:00Z" w16du:dateUtc="2026-08-20T14:59:00Z">
        <w:del w:id="247" w:author="Prof. LIU Ben" w:date="2026-08-24T21:32:00Z" w16du:dateUtc="2026-08-24T13:32:00Z">
          <w:r w:rsidR="00A33926" w:rsidDel="00B369E9">
            <w:delText>s</w:delText>
          </w:r>
        </w:del>
      </w:ins>
      <w:del w:id="248" w:author="Prof. LIU Ben" w:date="2026-08-24T21:32:00Z" w16du:dateUtc="2026-08-24T13:32:00Z">
        <w:r w:rsidRPr="00015210" w:rsidDel="00B369E9">
          <w:delText xml:space="preserve"> within the community. The AI answer is no longer a hidden aid to individual answerers but </w:delText>
        </w:r>
      </w:del>
      <w:ins w:id="249" w:author="Xin Li" w:date="2026-08-20T22:59:00Z" w16du:dateUtc="2026-08-20T14:59:00Z">
        <w:del w:id="250" w:author="Prof. LIU Ben" w:date="2026-08-24T21:32:00Z" w16du:dateUtc="2026-08-24T13:32:00Z">
          <w:r w:rsidR="00A33926" w:rsidDel="00B369E9">
            <w:delText xml:space="preserve">as </w:delText>
          </w:r>
        </w:del>
      </w:ins>
      <w:del w:id="251" w:author="Prof. LIU Ben" w:date="2026-08-24T21:32:00Z" w16du:dateUtc="2026-08-24T13:32:00Z">
        <w:r w:rsidRPr="00015210" w:rsidDel="00B369E9">
          <w:delText xml:space="preserve">a visible, platform-backed </w:delText>
        </w:r>
      </w:del>
      <w:ins w:id="252" w:author="Xin Li" w:date="2026-08-20T22:59:00Z" w16du:dateUtc="2026-08-20T14:59:00Z">
        <w:del w:id="253" w:author="Prof. LIU Ben" w:date="2026-08-24T21:32:00Z" w16du:dateUtc="2026-08-24T13:32:00Z">
          <w:r w:rsidR="00A33926" w:rsidDel="00B369E9">
            <w:delText>source</w:delText>
          </w:r>
        </w:del>
      </w:ins>
      <w:del w:id="254" w:author="Prof. LIU Ben" w:date="2026-08-24T21:32:00Z" w16du:dateUtc="2026-08-24T13:32:00Z">
        <w:r w:rsidRPr="00015210" w:rsidDel="00B369E9">
          <w:delText>participant</w:delText>
        </w:r>
      </w:del>
      <w:ins w:id="255" w:author="Xin Li" w:date="2026-08-20T22:59:00Z" w16du:dateUtc="2026-08-20T14:59:00Z">
        <w:del w:id="256" w:author="Prof. LIU Ben" w:date="2026-08-24T21:32:00Z" w16du:dateUtc="2026-08-24T13:32:00Z">
          <w:r w:rsidR="00A33926" w:rsidDel="00B369E9">
            <w:delText xml:space="preserve">. </w:delText>
          </w:r>
        </w:del>
      </w:ins>
      <w:del w:id="257" w:author="Prof. LIU Ben" w:date="2026-08-24T21:32:00Z" w16du:dateUtc="2026-08-24T13:32:00Z">
        <w:r w:rsidR="00E23441" w:rsidRPr="00015210" w:rsidDel="00B369E9">
          <w:delText>This difference in visibility is not only substantive but also methodological. When external GenAI is used privately, its influence on human contribution is hidden and cannot be observed or measured, so the effect of an AI answer entering the competition is confounded with the unrecorded private use behind it. Internal GenAI removes this obstacle. Because the AI answer is labeled and because the platform decides which questions receive one, the entry of an AI competitor becomes a visible and well-defined event.</w:delText>
        </w:r>
      </w:del>
      <w:ins w:id="258" w:author="Xin Li" w:date="2026-08-20T23:07:00Z" w16du:dateUtc="2026-08-20T15:07:00Z">
        <w:del w:id="259" w:author="Prof. LIU Ben" w:date="2026-08-24T21:32:00Z" w16du:dateUtc="2026-08-24T13:32:00Z">
          <w:r w:rsidR="00E23441" w:rsidDel="00B369E9">
            <w:delText>(</w:delText>
          </w:r>
        </w:del>
      </w:ins>
      <w:del w:id="260" w:author="Prof. LIU Ben" w:date="2026-08-24T21:32:00Z" w16du:dateUtc="2026-08-24T13:32:00Z">
        <w:r w:rsidR="00E23441" w:rsidRPr="00015210" w:rsidDel="00B369E9">
          <w:delText xml:space="preserve"> This visibility is what allows us to isolate the effect of an AI answer on human contribution, an effect that remains obscured in the external GenAI setting.</w:delText>
        </w:r>
      </w:del>
      <w:ins w:id="261" w:author="Xin Li" w:date="2026-08-20T23:08:00Z" w16du:dateUtc="2026-08-20T15:08:00Z">
        <w:del w:id="262" w:author="Prof. LIU Ben" w:date="2026-08-24T21:32:00Z" w16du:dateUtc="2026-08-24T13:32:00Z">
          <w:r w:rsidR="00E23441" w:rsidDel="00B369E9">
            <w:delText>)</w:delText>
          </w:r>
        </w:del>
      </w:ins>
    </w:p>
    <w:p w14:paraId="6CDD8EE6" w14:textId="32BAA653" w:rsidR="007814DB" w:rsidRPr="00015210" w:rsidDel="00B369E9" w:rsidRDefault="00E23441">
      <w:pPr>
        <w:pStyle w:val="Paragraph0"/>
        <w:rPr>
          <w:del w:id="263" w:author="Prof. LIU Ben" w:date="2026-08-24T21:32:00Z" w16du:dateUtc="2026-08-24T13:32:00Z"/>
        </w:rPr>
        <w:pPrChange w:id="264" w:author="Prof. LIU Ben" w:date="2026-08-24T21:32:00Z" w16du:dateUtc="2026-08-24T13:32:00Z">
          <w:pPr>
            <w:pStyle w:val="Paragraph0"/>
            <w:widowControl/>
            <w:ind w:firstLine="539"/>
          </w:pPr>
        </w:pPrChange>
      </w:pPr>
      <w:ins w:id="265" w:author="Xin Li" w:date="2026-08-20T23:08:00Z" w16du:dateUtc="2026-08-20T15:08:00Z">
        <w:del w:id="266" w:author="Prof. LIU Ben" w:date="2026-08-24T21:32:00Z" w16du:dateUtc="2026-08-24T13:32:00Z">
          <w:r w:rsidDel="00B369E9">
            <w:delText xml:space="preserve"> </w:delText>
          </w:r>
        </w:del>
      </w:ins>
      <w:ins w:id="267" w:author="Xin Li" w:date="2026-08-20T23:00:00Z" w16du:dateUtc="2026-08-20T15:00:00Z">
        <w:del w:id="268" w:author="Prof. LIU Ben" w:date="2026-08-24T21:32:00Z" w16du:dateUtc="2026-08-24T13:32:00Z">
          <w:r w:rsidR="00A33926" w:rsidDel="00B369E9">
            <w:delText>However,</w:delText>
          </w:r>
        </w:del>
      </w:ins>
      <w:del w:id="269" w:author="Prof. LIU Ben" w:date="2026-08-24T21:32:00Z" w16du:dateUtc="2026-08-24T13:32:00Z">
        <w:r w:rsidR="00A777B9" w:rsidRPr="00015210" w:rsidDel="00B369E9">
          <w:delText xml:space="preserve"> that </w:delText>
        </w:r>
      </w:del>
      <w:ins w:id="270" w:author="Xin Li" w:date="2026-08-20T23:02:00Z" w16du:dateUtc="2026-08-20T15:02:00Z">
        <w:del w:id="271" w:author="Prof. LIU Ben" w:date="2026-08-24T21:32:00Z" w16du:dateUtc="2026-08-24T13:32:00Z">
          <w:r w:rsidDel="00B369E9">
            <w:delText xml:space="preserve">internal GenAI </w:delText>
          </w:r>
        </w:del>
      </w:ins>
      <w:ins w:id="272" w:author="Xin Li" w:date="2026-08-20T23:09:00Z" w16du:dateUtc="2026-08-20T15:09:00Z">
        <w:del w:id="273" w:author="Prof. LIU Ben" w:date="2026-08-24T21:32:00Z" w16du:dateUtc="2026-08-24T13:32:00Z">
          <w:r w:rsidDel="00B369E9">
            <w:delText xml:space="preserve">also </w:delText>
          </w:r>
        </w:del>
      </w:ins>
      <w:del w:id="274" w:author="Prof. LIU Ben" w:date="2026-08-24T21:32:00Z" w16du:dateUtc="2026-08-24T13:32:00Z">
        <w:r w:rsidR="00A777B9" w:rsidRPr="00015210" w:rsidDel="00B369E9">
          <w:delText>competes directly with human answer</w:delText>
        </w:r>
      </w:del>
      <w:ins w:id="275" w:author="Xin Li" w:date="2026-08-20T23:09:00Z" w16du:dateUtc="2026-08-20T15:09:00Z">
        <w:del w:id="276" w:author="Prof. LIU Ben" w:date="2026-08-24T21:32:00Z" w16du:dateUtc="2026-08-24T13:32:00Z">
          <w:r w:rsidDel="00B369E9">
            <w:delText>er</w:delText>
          </w:r>
        </w:del>
      </w:ins>
      <w:del w:id="277" w:author="Prof. LIU Ben" w:date="2026-08-24T21:32:00Z" w16du:dateUtc="2026-08-24T13:32:00Z">
        <w:r w:rsidR="00A777B9" w:rsidRPr="00015210" w:rsidDel="00B369E9">
          <w:delText>s for the same scarce resource, the limited attention and recognition of viewers.</w:delText>
        </w:r>
      </w:del>
      <w:ins w:id="278" w:author="Xin Li" w:date="2026-08-20T23:04:00Z" w16du:dateUtc="2026-08-20T15:04:00Z">
        <w:del w:id="279" w:author="Prof. LIU Ben" w:date="2026-08-24T21:32:00Z" w16du:dateUtc="2026-08-24T13:32:00Z">
          <w:r w:rsidDel="00B369E9">
            <w:delText xml:space="preserve"> As a result, internal GenAI’s impact represent a entirely different setting from external </w:delText>
          </w:r>
        </w:del>
      </w:ins>
      <w:ins w:id="280" w:author="Xin Li" w:date="2026-08-20T23:05:00Z" w16du:dateUtc="2026-08-20T15:05:00Z">
        <w:del w:id="281" w:author="Prof. LIU Ben" w:date="2026-08-24T21:32:00Z" w16du:dateUtc="2026-08-24T13:32:00Z">
          <w:r w:rsidDel="00B369E9">
            <w:delText>Gen</w:delText>
          </w:r>
        </w:del>
      </w:ins>
      <w:ins w:id="282" w:author="Xin Li" w:date="2026-08-20T23:04:00Z" w16du:dateUtc="2026-08-20T15:04:00Z">
        <w:del w:id="283" w:author="Prof. LIU Ben" w:date="2026-08-24T21:32:00Z" w16du:dateUtc="2026-08-24T13:32:00Z">
          <w:r w:rsidDel="00B369E9">
            <w:delText xml:space="preserve">AI to study, </w:delText>
          </w:r>
          <w:commentRangeStart w:id="284"/>
          <w:r w:rsidRPr="00E23441" w:rsidDel="00B369E9">
            <w:rPr>
              <w:highlight w:val="yellow"/>
              <w:rPrChange w:id="285" w:author="Xin Li" w:date="2026-08-20T23:05:00Z" w16du:dateUtc="2026-08-20T15:05:00Z">
                <w:rPr/>
              </w:rPrChange>
            </w:rPr>
            <w:delText xml:space="preserve">which </w:delText>
          </w:r>
        </w:del>
      </w:ins>
      <w:commentRangeEnd w:id="284"/>
      <w:del w:id="286" w:author="Prof. LIU Ben" w:date="2026-08-24T21:32:00Z" w16du:dateUtc="2026-08-24T13:32:00Z">
        <w:r w:rsidR="0027674F" w:rsidRPr="00E23441" w:rsidDel="00B369E9">
          <w:rPr>
            <w:rStyle w:val="CommentReference"/>
            <w:sz w:val="24"/>
            <w:highlight w:val="yellow"/>
            <w:rPrChange w:id="287" w:author="Xin Li" w:date="2026-08-20T23:05:00Z" w16du:dateUtc="2026-08-20T15:05:00Z">
              <w:rPr>
                <w:rStyle w:val="CommentReference"/>
                <w:sz w:val="24"/>
              </w:rPr>
            </w:rPrChange>
          </w:rPr>
          <w:commentReference w:id="284"/>
        </w:r>
      </w:del>
      <w:ins w:id="288" w:author="Xin Li" w:date="2026-08-20T23:04:00Z" w16du:dateUtc="2026-08-20T15:04:00Z">
        <w:del w:id="289" w:author="Prof. LIU Ben" w:date="2026-08-24T21:32:00Z" w16du:dateUtc="2026-08-24T13:32:00Z">
          <w:r w:rsidRPr="00E23441" w:rsidDel="00B369E9">
            <w:rPr>
              <w:highlight w:val="yellow"/>
              <w:rPrChange w:id="290" w:author="Xin Li" w:date="2026-08-20T23:05:00Z" w16du:dateUtc="2026-08-20T15:05:00Z">
                <w:rPr/>
              </w:rPrChange>
            </w:rPr>
            <w:delText xml:space="preserve">is </w:delText>
          </w:r>
        </w:del>
      </w:ins>
      <w:ins w:id="291" w:author="Xin Li" w:date="2026-08-20T23:05:00Z" w16du:dateUtc="2026-08-20T15:05:00Z">
        <w:del w:id="292" w:author="Prof. LIU Ben" w:date="2026-08-24T21:32:00Z" w16du:dateUtc="2026-08-24T13:32:00Z">
          <w:r w:rsidDel="00B369E9">
            <w:rPr>
              <w:highlight w:val="yellow"/>
            </w:rPr>
            <w:delText xml:space="preserve">also </w:delText>
          </w:r>
        </w:del>
      </w:ins>
      <w:ins w:id="293" w:author="Xin Li" w:date="2026-08-20T23:04:00Z" w16du:dateUtc="2026-08-20T15:04:00Z">
        <w:del w:id="294" w:author="Prof. LIU Ben" w:date="2026-08-24T21:32:00Z" w16du:dateUtc="2026-08-24T13:32:00Z">
          <w:r w:rsidRPr="00E23441" w:rsidDel="00B369E9">
            <w:rPr>
              <w:highlight w:val="yellow"/>
              <w:rPrChange w:id="295" w:author="Xin Li" w:date="2026-08-20T23:05:00Z" w16du:dateUtc="2026-08-20T15:05:00Z">
                <w:rPr/>
              </w:rPrChange>
            </w:rPr>
            <w:delText xml:space="preserve">closely related to the ongoing </w:delText>
          </w:r>
        </w:del>
      </w:ins>
      <w:ins w:id="296" w:author="Xin Li" w:date="2026-08-20T23:05:00Z" w16du:dateUtc="2026-08-20T15:05:00Z">
        <w:del w:id="297" w:author="Prof. LIU Ben" w:date="2026-08-24T21:32:00Z" w16du:dateUtc="2026-08-24T13:32:00Z">
          <w:r w:rsidDel="00B369E9">
            <w:rPr>
              <w:highlight w:val="yellow"/>
            </w:rPr>
            <w:delText>development</w:delText>
          </w:r>
        </w:del>
      </w:ins>
      <w:ins w:id="298" w:author="Xin Li" w:date="2026-08-20T23:04:00Z" w16du:dateUtc="2026-08-20T15:04:00Z">
        <w:del w:id="299" w:author="Prof. LIU Ben" w:date="2026-08-24T21:32:00Z" w16du:dateUtc="2026-08-24T13:32:00Z">
          <w:r w:rsidRPr="00E23441" w:rsidDel="00B369E9">
            <w:rPr>
              <w:highlight w:val="yellow"/>
              <w:rPrChange w:id="300" w:author="Xin Li" w:date="2026-08-20T23:05:00Z" w16du:dateUtc="2026-08-20T15:05:00Z">
                <w:rPr/>
              </w:rPrChange>
            </w:rPr>
            <w:delText xml:space="preserve"> of agentic AI in </w:delText>
          </w:r>
        </w:del>
      </w:ins>
      <w:ins w:id="301" w:author="Xin Li" w:date="2026-08-20T23:05:00Z" w16du:dateUtc="2026-08-20T15:05:00Z">
        <w:del w:id="302" w:author="Prof. LIU Ben" w:date="2026-08-24T21:32:00Z" w16du:dateUtc="2026-08-24T13:32:00Z">
          <w:r w:rsidRPr="00E23441" w:rsidDel="00B369E9">
            <w:rPr>
              <w:highlight w:val="yellow"/>
              <w:rPrChange w:id="303" w:author="Xin Li" w:date="2026-08-20T23:05:00Z" w16du:dateUtc="2026-08-20T15:05:00Z">
                <w:rPr/>
              </w:rPrChange>
            </w:rPr>
            <w:delText>firms</w:delText>
          </w:r>
          <w:r w:rsidDel="00B369E9">
            <w:delText>.</w:delText>
          </w:r>
        </w:del>
      </w:ins>
    </w:p>
    <w:p w14:paraId="4D90C7B7" w14:textId="2E8F45BE" w:rsidR="006C0EE4" w:rsidRPr="00015210" w:rsidDel="00B369E9" w:rsidRDefault="006C0EE4">
      <w:pPr>
        <w:pStyle w:val="Paragraph0"/>
        <w:rPr>
          <w:moveFrom w:id="304" w:author="Prof. LIU Ben" w:date="2026-08-24T21:45:00Z" w16du:dateUtc="2026-08-24T13:45:00Z"/>
        </w:rPr>
        <w:pPrChange w:id="305" w:author="Prof. LIU Ben" w:date="2026-08-24T21:32:00Z" w16du:dateUtc="2026-08-24T13:32:00Z">
          <w:pPr>
            <w:pStyle w:val="TableFiguretitle"/>
          </w:pPr>
        </w:pPrChange>
      </w:pPr>
      <w:moveFromRangeStart w:id="306" w:author="Prof. LIU Ben" w:date="2026-08-24T21:45:00Z" w:name="move238499527"/>
      <w:moveFrom w:id="307" w:author="Prof. LIU Ben" w:date="2026-08-24T21:45:00Z" w16du:dateUtc="2026-08-24T13:45:00Z">
        <w:r w:rsidDel="00B369E9">
          <w:rPr>
            <w:noProof/>
          </w:rPr>
          <w:drawing>
            <wp:inline distT="0" distB="0" distL="0" distR="0" wp14:anchorId="5B634297" wp14:editId="32902CD3">
              <wp:extent cx="5029200" cy="2620050"/>
              <wp:effectExtent l="0" t="0" r="0" b="8890"/>
              <wp:docPr id="1379287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29200" cy="2620050"/>
                      </a:xfrm>
                      <a:prstGeom prst="rect">
                        <a:avLst/>
                      </a:prstGeom>
                      <a:noFill/>
                    </pic:spPr>
                  </pic:pic>
                </a:graphicData>
              </a:graphic>
            </wp:inline>
          </w:drawing>
        </w:r>
      </w:moveFrom>
    </w:p>
    <w:p w14:paraId="464A88DA" w14:textId="45D202DB" w:rsidR="006C0EE4" w:rsidRPr="00015210" w:rsidDel="00B369E9" w:rsidRDefault="006C0EE4">
      <w:pPr>
        <w:pStyle w:val="Paragraph0"/>
        <w:rPr>
          <w:moveFrom w:id="308" w:author="Prof. LIU Ben" w:date="2026-08-24T21:45:00Z" w16du:dateUtc="2026-08-24T13:45:00Z"/>
        </w:rPr>
        <w:pPrChange w:id="309" w:author="Prof. LIU Ben" w:date="2026-08-24T21:32:00Z" w16du:dateUtc="2026-08-24T13:32:00Z">
          <w:pPr>
            <w:pStyle w:val="TableFiguretitle"/>
            <w:spacing w:after="0" w:line="480" w:lineRule="auto"/>
          </w:pPr>
        </w:pPrChange>
      </w:pPr>
      <w:moveFrom w:id="310" w:author="Prof. LIU Ben" w:date="2026-08-24T21:45:00Z" w16du:dateUtc="2026-08-24T13:45:00Z">
        <w:r w:rsidRPr="00015210" w:rsidDel="00B369E9">
          <w:t>Figure</w:t>
        </w:r>
        <w:r w:rsidRPr="00015210" w:rsidDel="00B369E9">
          <w:rPr>
            <w:rFonts w:eastAsia="Georgia"/>
          </w:rPr>
          <w:t xml:space="preserve"> </w:t>
        </w:r>
        <w:r w:rsidR="00CD1A54" w:rsidDel="00B369E9">
          <w:fldChar w:fldCharType="begin"/>
        </w:r>
        <w:r w:rsidR="00CD1A54" w:rsidDel="00B369E9">
          <w:instrText xml:space="preserve"> SEQ Figure \* ARABIC </w:instrText>
        </w:r>
        <w:r w:rsidR="00CD1A54" w:rsidDel="00B369E9">
          <w:fldChar w:fldCharType="separate"/>
        </w:r>
        <w:r w:rsidR="00CD1A54" w:rsidDel="00B369E9">
          <w:rPr>
            <w:noProof/>
          </w:rPr>
          <w:t>1</w:t>
        </w:r>
        <w:r w:rsidR="00CD1A54" w:rsidDel="00B369E9">
          <w:rPr>
            <w:noProof/>
          </w:rPr>
          <w:fldChar w:fldCharType="end"/>
        </w:r>
        <w:r w:rsidRPr="00015210" w:rsidDel="00B369E9">
          <w:rPr>
            <w:rFonts w:eastAsia="Georgia"/>
          </w:rPr>
          <w:t xml:space="preserve">. Difference between external GenAI and internal GenAI in </w:t>
        </w:r>
        <w:r w:rsidRPr="00015210" w:rsidDel="00B369E9">
          <w:t xml:space="preserve">online Q&amp;A communities </w:t>
        </w:r>
      </w:moveFrom>
    </w:p>
    <w:bookmarkEnd w:id="208"/>
    <w:moveFromRangeEnd w:id="306"/>
    <w:p w14:paraId="11D0E110" w14:textId="333D24DA" w:rsidR="00A777B9" w:rsidRPr="00015210" w:rsidDel="00B369E9" w:rsidRDefault="00A777B9">
      <w:pPr>
        <w:pStyle w:val="Paragraph0"/>
        <w:rPr>
          <w:del w:id="311" w:author="Prof. LIU Ben" w:date="2026-08-24T21:32:00Z" w16du:dateUtc="2026-08-24T13:32:00Z"/>
        </w:rPr>
      </w:pPr>
      <w:del w:id="312" w:author="Prof. LIU Ben" w:date="2026-08-24T21:32:00Z" w16du:dateUtc="2026-08-24T13:32:00Z">
        <w:r w:rsidRPr="00015210" w:rsidDel="00B369E9">
          <w:delText>This competiti</w:delText>
        </w:r>
      </w:del>
      <w:ins w:id="313" w:author="Xin Li" w:date="2026-08-20T23:10:00Z" w16du:dateUtc="2026-08-20T15:10:00Z">
        <w:del w:id="314" w:author="Prof. LIU Ben" w:date="2026-08-24T21:32:00Z" w16du:dateUtc="2026-08-24T13:32:00Z">
          <w:r w:rsidR="00DB3813" w:rsidDel="00B369E9">
            <w:delText xml:space="preserve">on from internal GenAI </w:delText>
          </w:r>
        </w:del>
      </w:ins>
      <w:del w:id="315" w:author="Prof. LIU Ben" w:date="2026-08-24T21:32:00Z" w16du:dateUtc="2026-08-24T13:32:00Z">
        <w:r w:rsidRPr="00015210" w:rsidDel="00B369E9">
          <w:delText>ve arrangement raises questions that are central to the design and sustainability of online Q&amp;A communities.</w:delText>
        </w:r>
        <w:r w:rsidR="003D1907" w:rsidRPr="00015210" w:rsidDel="00B369E9">
          <w:delText xml:space="preserve"> Precisely because internal GenAI is the only lever a platform can pull, understanding its consequences for human contributors is not a peripheral design question but the decisive one.</w:delText>
        </w:r>
        <w:r w:rsidRPr="00015210" w:rsidDel="00B369E9">
          <w:delText xml:space="preserve"> When a</w:delText>
        </w:r>
      </w:del>
      <w:del w:id="316" w:author="Prof. LIU Ben" w:date="2026-08-24T20:05:00Z" w16du:dateUtc="2026-08-24T12:05:00Z">
        <w:r w:rsidRPr="00015210" w:rsidDel="00CD1A54">
          <w:delText xml:space="preserve"> labeled, platform-endorsed, f</w:delText>
        </w:r>
      </w:del>
      <w:del w:id="317" w:author="Prof. LIU Ben" w:date="2026-08-24T20:04:00Z" w16du:dateUtc="2026-08-24T12:04:00Z">
        <w:r w:rsidRPr="00015210" w:rsidDel="00CD1A54">
          <w:delText xml:space="preserve">irst-position </w:delText>
        </w:r>
      </w:del>
      <w:del w:id="318" w:author="Prof. LIU Ben" w:date="2026-08-24T21:32:00Z" w16du:dateUtc="2026-08-24T13:32:00Z">
        <w:r w:rsidRPr="00015210" w:rsidDel="00B369E9">
          <w:delText>AI answer competes directly with human answers, will human contributors withdraw their effort? Will they adjust what they write in order to distinguish their contributions from the AI answer? The answers matter for whether internal GenAI helps a community retain its members or accelerates the departure of its human contributors.</w:delText>
        </w:r>
      </w:del>
    </w:p>
    <w:p w14:paraId="4D9AC062" w14:textId="270DCCE3" w:rsidR="00A777B9" w:rsidRPr="00015210" w:rsidDel="00B369E9" w:rsidRDefault="00A777B9">
      <w:pPr>
        <w:pStyle w:val="Paragraph0"/>
        <w:rPr>
          <w:del w:id="319" w:author="Prof. LIU Ben" w:date="2026-08-24T21:32:00Z" w16du:dateUtc="2026-08-24T13:32:00Z"/>
          <w:moveFrom w:id="320" w:author="Xin Li" w:date="2026-08-20T23:13:00Z" w16du:dateUtc="2026-08-20T15:13:00Z"/>
        </w:rPr>
      </w:pPr>
      <w:moveFromRangeStart w:id="321" w:author="Xin Li" w:date="2026-08-20T23:13:00Z" w:name="move238160053"/>
      <w:moveFrom w:id="322" w:author="Xin Li" w:date="2026-08-20T23:13:00Z" w16du:dateUtc="2026-08-20T15:13:00Z">
        <w:del w:id="323" w:author="Prof. LIU Ben" w:date="2026-08-24T21:32:00Z" w16du:dateUtc="2026-08-24T13:32:00Z">
          <w:r w:rsidRPr="00015210" w:rsidDel="00B369E9">
            <w:delText>We study these questions in a setting where users retain access to external GenAI, and it is useful to be precise about what the platform does and does not restrict. The community in our setting discourages the posting of AI-generated answers, that is, answers that a user copies from an external tool and submits as the user</w:delText>
          </w:r>
          <w:r w:rsidR="00534D0B" w:rsidRPr="00015210" w:rsidDel="00B369E9">
            <w:delText>’</w:delText>
          </w:r>
          <w:r w:rsidRPr="00015210" w:rsidDel="00B369E9">
            <w:delText>s own work. It does not, and in practice cannot, prevent users from consulting ChatGPT or learning from it before they post. The baseline against which we measure the effect of internal GenAI is therefore one in which external GenAI remains available for private use and continues to divert demand. Our estimate is the effect of adding a visible, platform-integrated internal GenAI answer on top of this baseline.</w:delText>
          </w:r>
        </w:del>
      </w:moveFrom>
    </w:p>
    <w:moveFromRangeEnd w:id="321"/>
    <w:p w14:paraId="143F84BE" w14:textId="2E2A562B" w:rsidR="00A777B9" w:rsidRPr="00015210" w:rsidDel="00B369E9" w:rsidRDefault="00245A01">
      <w:pPr>
        <w:pStyle w:val="Paragraph0"/>
        <w:rPr>
          <w:del w:id="324" w:author="Prof. LIU Ben" w:date="2026-08-24T21:32:00Z" w16du:dateUtc="2026-08-24T13:32:00Z"/>
        </w:rPr>
      </w:pPr>
      <w:del w:id="325" w:author="Prof. LIU Ben" w:date="2026-08-24T21:32:00Z" w16du:dateUtc="2026-08-24T13:32:00Z">
        <w:r w:rsidRPr="00015210" w:rsidDel="00B369E9">
          <w:delText>While t</w:delText>
        </w:r>
        <w:r w:rsidR="00A03BC6" w:rsidRPr="00015210" w:rsidDel="00B369E9">
          <w:delText xml:space="preserve">hese questions have important implications for the design and sustainability of </w:delText>
        </w:r>
        <w:r w:rsidR="00565791" w:rsidRPr="00015210" w:rsidDel="00B369E9">
          <w:delText xml:space="preserve">online </w:delText>
        </w:r>
        <w:r w:rsidR="00E30040" w:rsidRPr="00015210" w:rsidDel="00B369E9">
          <w:delText>Q&amp;A</w:delText>
        </w:r>
        <w:r w:rsidR="00A03BC6" w:rsidRPr="00015210" w:rsidDel="00B369E9">
          <w:delText xml:space="preserve"> communities</w:delText>
        </w:r>
        <w:r w:rsidRPr="00015210" w:rsidDel="00B369E9">
          <w:delText>, the answers</w:delText>
        </w:r>
        <w:r w:rsidR="00A03BC6" w:rsidRPr="00015210" w:rsidDel="00B369E9">
          <w:delText xml:space="preserve"> are characterized by theoretical tensions.</w:delText>
        </w:r>
        <w:r w:rsidRPr="00015210" w:rsidDel="00B369E9">
          <w:delText xml:space="preserve"> </w:delText>
        </w:r>
        <w:r w:rsidR="00A777B9" w:rsidRPr="00015210" w:rsidDel="00B369E9">
          <w:delText xml:space="preserve">The answers to our questions are not obvious, because the entry of a competing AI </w:delText>
        </w:r>
      </w:del>
      <w:ins w:id="326" w:author="Xin Li" w:date="2026-08-20T23:14:00Z" w16du:dateUtc="2026-08-20T15:14:00Z">
        <w:del w:id="327" w:author="Prof. LIU Ben" w:date="2026-08-24T21:32:00Z" w16du:dateUtc="2026-08-24T13:32:00Z">
          <w:r w:rsidR="00F919DE" w:rsidDel="00B369E9">
            <w:delText xml:space="preserve">is an developing artifact, with </w:delText>
          </w:r>
        </w:del>
      </w:ins>
      <w:ins w:id="328" w:author="Xin Li" w:date="2026-08-20T23:15:00Z" w16du:dateUtc="2026-08-20T15:15:00Z">
        <w:del w:id="329" w:author="Prof. LIU Ben" w:date="2026-08-24T21:32:00Z" w16du:dateUtc="2026-08-24T13:32:00Z">
          <w:r w:rsidR="00F919DE" w:rsidDel="00B369E9">
            <w:delText>changing capabilities</w:delText>
          </w:r>
        </w:del>
      </w:ins>
      <w:del w:id="330" w:author="Prof. LIU Ben" w:date="2026-08-24T21:32:00Z" w16du:dateUtc="2026-08-24T13:32:00Z">
        <w:r w:rsidR="00A777B9" w:rsidRPr="00015210" w:rsidDel="00B369E9">
          <w:delText>answer pulls human behavior in opposing directions. Based on Kahneman</w:delText>
        </w:r>
        <w:r w:rsidR="00534D0B" w:rsidRPr="00015210" w:rsidDel="00B369E9">
          <w:delText>’</w:delText>
        </w:r>
        <w:r w:rsidR="00A777B9" w:rsidRPr="00015210" w:rsidDel="00B369E9">
          <w:delText xml:space="preserve">s dual-process theory </w:delText>
        </w:r>
        <w:r w:rsidR="00A777B9" w:rsidRPr="00015210" w:rsidDel="00B369E9">
          <w:fldChar w:fldCharType="begin"/>
        </w:r>
        <w:r w:rsidR="00674BB1" w:rsidRPr="00015210" w:rsidDel="00B369E9">
          <w:delInstrText xml:space="preserve"> ADDIN ZOTERO_ITEM CSL_CITATION {"citationID":"HbqYHzJe","properties":{"unsorted":false,"formattedCitation":"(Evans &amp; Stanovich 2013; Kahneman 2003, 2011)","plainCitation":"(Evans &amp; Stanovich 2013; Kahneman 2003, 2011)","noteIndex":0},"citationItems":[{"id":167162,"uris":["http://zotero.org/users/8905122/items/MLPZAYYR"],"itemData":{"id":167162,"type":"article-journal","abstract":"</w:delInstrText>
        </w:r>
        <w:r w:rsidR="00674BB1" w:rsidRPr="00015210" w:rsidDel="00B369E9">
          <w:delInstrText>抽象的</w:delInstrText>
        </w:r>
        <w:r w:rsidR="00674BB1" w:rsidRPr="00015210" w:rsidDel="00B369E9">
          <w:delInstrText>Dual-process and dual-system theories in both cognitive and social psychology have been subjected to a number of recently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w:delInstrText>
        </w:r>
        <w:r w:rsidR="00674BB1" w:rsidRPr="00015210" w:rsidDel="00B369E9">
          <w:del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delInstrText>
        </w:r>
        <w:r w:rsidR="00674BB1" w:rsidRPr="00015210" w:rsidDel="00B369E9">
          <w:delInstrText>1</w:delInstrText>
        </w:r>
        <w:r w:rsidR="00674BB1" w:rsidRPr="00015210" w:rsidDel="00B369E9">
          <w:delInstrText>）默认产生默认反应，除非受到独特的、更高阶的推理加工（类型</w:delInstrText>
        </w:r>
        <w:r w:rsidR="00674BB1" w:rsidRPr="00015210" w:rsidDel="00B369E9">
          <w:delInstrText>2</w:delInstrText>
        </w:r>
        <w:r w:rsidR="00674BB1" w:rsidRPr="00015210" w:rsidDel="00B369E9">
          <w:delInstrText>）的干预。二者的区别在于，类型</w:delInstrText>
        </w:r>
        <w:r w:rsidR="00674BB1" w:rsidRPr="00015210" w:rsidDel="00B369E9">
          <w:delInstrText>2</w:delInstrText>
        </w:r>
        <w:r w:rsidR="00674BB1" w:rsidRPr="00015210" w:rsidDel="00B369E9">
          <w:delInstrText>加工支持假设性思维，并且会大量占用工作记忆。</w:delInstrText>
        </w:r>
        <w:r w:rsidR="00674BB1" w:rsidRPr="00015210" w:rsidDel="00B369E9">
          <w:delInstrText xml:space="preserve">","archive_location":"3296 </w:delInstrText>
        </w:r>
        <w:r w:rsidR="00674BB1" w:rsidRPr="00015210" w:rsidDel="00B369E9">
          <w:rPr>
            <w:rFonts w:ascii="Apple Color Emoji" w:hAnsi="Apple Color Emoji" w:cs="Apple Color Emoji"/>
          </w:rPr>
          <w:delInstrText>📊</w:delInstrText>
        </w:r>
        <w:r w:rsidR="00674BB1" w:rsidRPr="00015210" w:rsidDel="00B369E9">
          <w:delInstrText>","call-number":"1","container-title":"Perspectives on Psychological Science","DOI":"10.1177/1745691612460685","ISSN":"1745-6916","issue":"3","journalAbbreviation":"Perspect Psychol Sci","language":"en","note":"</w:delInstrText>
        </w:r>
        <w:r w:rsidR="00674BB1" w:rsidRPr="00015210" w:rsidDel="00B369E9">
          <w:rPr>
            <w:rFonts w:ascii="Apple Color Emoji" w:hAnsi="Apple Color Emoji" w:cs="Apple Color Emoji"/>
          </w:rPr>
          <w:delInstrText>🏷️</w:delInstrText>
        </w:r>
        <w:r w:rsidR="00674BB1" w:rsidRPr="00015210" w:rsidDel="00B369E9">
          <w:delInstrText xml:space="preserve"> /reading</w:delInstrText>
        </w:r>
        <w:r w:rsidR="00674BB1" w:rsidRPr="00015210" w:rsidDel="00B369E9">
          <w:delInstrText>、</w:delInstrText>
        </w:r>
        <w:r w:rsidR="00674BB1" w:rsidRPr="00015210" w:rsidDel="00B369E9">
          <w:rPr>
            <w:rFonts w:ascii="Apple Color Emoji" w:hAnsi="Apple Color Emoji" w:cs="Apple Color Emoji"/>
          </w:rPr>
          <w:delInstrText>🤖️</w:delInstrText>
        </w:r>
        <w:r w:rsidR="00674BB1" w:rsidRPr="00015210" w:rsidDel="00B369E9">
          <w:del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delInstrText>
        </w:r>
        <w:r w:rsidR="00674BB1" w:rsidRPr="00015210" w:rsidDel="00B369E9">
          <w:rPr>
            <w:rFonts w:ascii="Apple Color Emoji" w:hAnsi="Apple Color Emoji" w:cs="Apple Color Emoji"/>
          </w:rPr>
          <w:delInstrText>📊</w:delInstrText>
        </w:r>
        <w:r w:rsidR="00674BB1" w:rsidRPr="00015210" w:rsidDel="00B369E9">
          <w:delInstrText>","call-number":"1","container-title":"American Psychologist","DOI":"10.1037/0003-066X.58.9.697","ISSN":"1935-990X","issue":"9","language":"en","note":"</w:delInstrText>
        </w:r>
        <w:r w:rsidR="00674BB1" w:rsidRPr="00015210" w:rsidDel="00B369E9">
          <w:rPr>
            <w:rFonts w:ascii="Apple Color Emoji" w:hAnsi="Apple Color Emoji" w:cs="Apple Color Emoji"/>
          </w:rPr>
          <w:delInstrText>🏷️</w:delInstrText>
        </w:r>
        <w:r w:rsidR="00674BB1" w:rsidRPr="00015210" w:rsidDel="00B369E9">
          <w:delInstrText xml:space="preserve"> /unread</w:delInstrText>
        </w:r>
        <w:r w:rsidR="00674BB1" w:rsidRPr="00015210" w:rsidDel="00B369E9">
          <w:delInstrText>、</w:delInstrText>
        </w:r>
        <w:r w:rsidR="00674BB1" w:rsidRPr="00015210" w:rsidDel="00B369E9">
          <w:delInstrText>Choice Behavior</w:delInstrText>
        </w:r>
        <w:r w:rsidR="00674BB1" w:rsidRPr="00015210" w:rsidDel="00B369E9">
          <w:delInstrText>、</w:delInstrText>
        </w:r>
        <w:r w:rsidR="00674BB1" w:rsidRPr="00015210" w:rsidDel="00B369E9">
          <w:delInstrText>Decision Making</w:delInstrText>
        </w:r>
        <w:r w:rsidR="00674BB1" w:rsidRPr="00015210" w:rsidDel="00B369E9">
          <w:delInstrText>、</w:delInstrText>
        </w:r>
        <w:r w:rsidR="00674BB1" w:rsidRPr="00015210" w:rsidDel="00B369E9">
          <w:delInstrText>Judgment</w:delInstrText>
        </w:r>
        <w:r w:rsidR="00674BB1" w:rsidRPr="00015210" w:rsidDel="00B369E9">
          <w:delInstrText>、</w:delInstrText>
        </w:r>
        <w:r w:rsidR="00674BB1" w:rsidRPr="00015210" w:rsidDel="00B369E9">
          <w:delInstrText>Intuition</w:delInstrText>
        </w:r>
        <w:r w:rsidR="00674BB1" w:rsidRPr="00015210" w:rsidDel="00B369E9">
          <w:delInstrText>、</w:delInstrText>
        </w:r>
        <w:r w:rsidR="00674BB1" w:rsidRPr="00015210" w:rsidDel="00B369E9">
          <w:delInstrText>Rationality</w:delInstrText>
        </w:r>
        <w:r w:rsidR="00674BB1" w:rsidRPr="00015210" w:rsidDel="00B369E9">
          <w:delInstrText>、</w:delInstrText>
        </w:r>
        <w:r w:rsidR="00674BB1" w:rsidRPr="00015210" w:rsidDel="00B369E9">
          <w:del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delInstrText>
        </w:r>
        <w:r w:rsidR="00674BB1" w:rsidRPr="00015210" w:rsidDel="00B369E9">
          <w:rPr>
            <w:rFonts w:ascii="Apple Color Emoji" w:hAnsi="Apple Color Emoji" w:cs="Apple Color Emoji"/>
          </w:rPr>
          <w:delInstrText>🏷️</w:delInstrText>
        </w:r>
        <w:r w:rsidR="00674BB1" w:rsidRPr="00015210" w:rsidDel="00B369E9">
          <w:delInstrText xml:space="preserve"> /reading","title":"Thinking, fast and slow","author":[{"family":"Kahneman","given":"Daniel"}],"issued":{"date-parts":[["2011"]]}}}],"schema":"https://github.com/citation-style-language/schema/raw/master/csl-citation.json"} </w:delInstrText>
        </w:r>
        <w:r w:rsidR="00A777B9" w:rsidRPr="00015210" w:rsidDel="00B369E9">
          <w:fldChar w:fldCharType="separate"/>
        </w:r>
        <w:r w:rsidR="00546B58" w:rsidRPr="00015210" w:rsidDel="00B369E9">
          <w:delText>(Evans &amp; Stanovich 2013; Kahneman 2003, 2011)</w:delText>
        </w:r>
        <w:r w:rsidR="00A777B9" w:rsidRPr="00015210" w:rsidDel="00B369E9">
          <w:fldChar w:fldCharType="end"/>
        </w:r>
        <w:r w:rsidR="00A777B9" w:rsidRPr="00015210" w:rsidDel="00B369E9">
          <w:delText xml:space="preserve"> and competition dynamics theory </w:delText>
        </w:r>
        <w:r w:rsidR="00A777B9" w:rsidRPr="00015210" w:rsidDel="00B369E9">
          <w:fldChar w:fldCharType="begin"/>
        </w:r>
        <w:r w:rsidR="002B3B5F" w:rsidRPr="00015210" w:rsidDel="00B369E9">
          <w:delInstrText xml:space="preserve"> ADDIN ZOTERO_ITEM CSL_CITATION {"citationID":"8d4SQ8y9","properties":{"unsorted":false,"formattedCitation":"(Chen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rivalry.</w:delInstrText>
        </w:r>
        <w:r w:rsidR="002B3B5F" w:rsidRPr="00015210" w:rsidDel="00B369E9">
          <w:delInstrText>本文研究竞争紧张度，即目标企业与其特定竞争对手之间的紧张关系，这种紧张关系可能导致目标企业采取行动对抗竞争对手。基于认知</w:delInstrText>
        </w:r>
        <w:r w:rsidR="002B3B5F" w:rsidRPr="00015210" w:rsidDel="00B369E9">
          <w:delInstrText>-</w:delInstrText>
        </w:r>
        <w:r w:rsidR="002B3B5F" w:rsidRPr="00015210" w:rsidDel="00B369E9">
          <w:delInstrText>动机</w:delInstrText>
        </w:r>
        <w:r w:rsidR="002B3B5F" w:rsidRPr="00015210" w:rsidDel="00B369E9">
          <w:delInstrText>-</w:delInstrText>
        </w:r>
        <w:r w:rsidR="002B3B5F" w:rsidRPr="00015210" w:rsidDel="00B369E9">
          <w:del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delInstrText>
        </w:r>
        <w:r w:rsidR="002B3B5F" w:rsidRPr="00015210" w:rsidDel="00B369E9">
          <w:delInstrText xml:space="preserve">","archive_location":"491 </w:delInstrText>
        </w:r>
        <w:r w:rsidR="002B3B5F" w:rsidRPr="00015210" w:rsidDel="00B369E9">
          <w:rPr>
            <w:rFonts w:ascii="Apple Color Emoji" w:hAnsi="Apple Color Emoji" w:cs="Apple Color Emoji"/>
          </w:rPr>
          <w:delInstrText>📊</w:delInstrText>
        </w:r>
        <w:r w:rsidR="002B3B5F" w:rsidRPr="00015210" w:rsidDel="00B369E9">
          <w:delInstrText>","call-number":"1","container-title":"Academy of Management Journal","DOI":"10.5465/amj.2007.24162081","ISSN":"0001-4273","issue":"1","journalAbbreviation":"AMJ","language":"en","note":"</w:delInstrText>
        </w:r>
        <w:r w:rsidR="002B3B5F" w:rsidRPr="00015210" w:rsidDel="00B369E9">
          <w:rPr>
            <w:rFonts w:ascii="Apple Color Emoji" w:hAnsi="Apple Color Emoji" w:cs="Apple Color Emoji"/>
          </w:rPr>
          <w:delInstrText>🏷️</w:delInstrText>
        </w:r>
        <w:r w:rsidR="002B3B5F" w:rsidRPr="00015210" w:rsidDel="00B369E9">
          <w:delInstrText xml:space="preserve"> /unread</w:delInstrText>
        </w:r>
        <w:r w:rsidR="002B3B5F" w:rsidRPr="00015210" w:rsidDel="00B369E9">
          <w:delInstrText>、</w:delInstrText>
        </w:r>
        <w:r w:rsidR="002B3B5F" w:rsidRPr="00015210" w:rsidDel="00B369E9">
          <w:delInstrText>COMPETITION</w:delInstrText>
        </w:r>
        <w:r w:rsidR="002B3B5F" w:rsidRPr="00015210" w:rsidDel="00B369E9">
          <w:delInstrText>、</w:delInstrText>
        </w:r>
        <w:r w:rsidR="002B3B5F" w:rsidRPr="00015210" w:rsidDel="00B369E9">
          <w:delInstrText>MANAGEMENT</w:delInstrText>
        </w:r>
        <w:r w:rsidR="002B3B5F" w:rsidRPr="00015210" w:rsidDel="00B369E9">
          <w:delInstrText>、</w:delInstrText>
        </w:r>
        <w:r w:rsidR="002B3B5F" w:rsidRPr="00015210" w:rsidDel="00B369E9">
          <w:delInstrText>BUSINESS enterprises</w:delInstrText>
        </w:r>
        <w:r w:rsidR="002B3B5F" w:rsidRPr="00015210" w:rsidDel="00B369E9">
          <w:delInstrText>、</w:delInstrText>
        </w:r>
        <w:r w:rsidR="002B3B5F" w:rsidRPr="00015210" w:rsidDel="00B369E9">
          <w:delInstrText>COMMERCE</w:delInstrText>
        </w:r>
        <w:r w:rsidR="002B3B5F" w:rsidRPr="00015210" w:rsidDel="00B369E9">
          <w:delInstrText>、</w:delInstrText>
        </w:r>
        <w:r w:rsidR="002B3B5F" w:rsidRPr="00015210" w:rsidDel="00B369E9">
          <w:delInstrText>DATA analysis</w:delInstrText>
        </w:r>
        <w:r w:rsidR="002B3B5F" w:rsidRPr="00015210" w:rsidDel="00B369E9">
          <w:delInstrText>、</w:delInstrText>
        </w:r>
        <w:r w:rsidR="002B3B5F" w:rsidRPr="00015210" w:rsidDel="00B369E9">
          <w:delInstrText>MOTIVATION (Psychology)</w:delInstrText>
        </w:r>
        <w:r w:rsidR="002B3B5F" w:rsidRPr="00015210" w:rsidDel="00B369E9">
          <w:delInstrText>、</w:delInstrText>
        </w:r>
        <w:r w:rsidR="002B3B5F" w:rsidRPr="00015210" w:rsidDel="00B369E9">
          <w:del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delInstrText>
        </w:r>
        <w:r w:rsidR="002B3B5F" w:rsidRPr="00015210" w:rsidDel="00B369E9">
          <w:rPr>
            <w:rFonts w:ascii="Apple Color Emoji" w:hAnsi="Apple Color Emoji" w:cs="Apple Color Emoji"/>
          </w:rPr>
          <w:delInstrText>📊</w:delInstrText>
        </w:r>
        <w:r w:rsidR="002B3B5F" w:rsidRPr="00015210" w:rsidDel="00B369E9">
          <w:delInstrText>","call-number":"3","container-title":"Asia Pacific Journal of Management","DOI":"10.1007/s10490-008-9110-7","ISSN":"1572-9958","issue":"1","journalAbbreviation":"Asia Pac J Manag","language":"en","note":"</w:delInstrText>
        </w:r>
        <w:r w:rsidR="002B3B5F" w:rsidRPr="00015210" w:rsidDel="00B369E9">
          <w:rPr>
            <w:rFonts w:ascii="Apple Color Emoji" w:hAnsi="Apple Color Emoji" w:cs="Apple Color Emoji"/>
          </w:rPr>
          <w:delInstrText>🏷️</w:delInstrText>
        </w:r>
        <w:r w:rsidR="002B3B5F" w:rsidRPr="00015210" w:rsidDel="00B369E9">
          <w:delInstrText xml:space="preserve"> /reading</w:delInstrText>
        </w:r>
        <w:r w:rsidR="002B3B5F" w:rsidRPr="00015210" w:rsidDel="00B369E9">
          <w:delInstrText>、</w:delInstrText>
        </w:r>
        <w:r w:rsidR="002B3B5F" w:rsidRPr="00015210" w:rsidDel="00B369E9">
          <w:delInstrText>Research</w:delInstrText>
        </w:r>
        <w:r w:rsidR="002B3B5F" w:rsidRPr="00015210" w:rsidDel="00B369E9">
          <w:delInstrText>、</w:delInstrText>
        </w:r>
        <w:r w:rsidR="002B3B5F" w:rsidRPr="00015210" w:rsidDel="00B369E9">
          <w:rPr>
            <w:rFonts w:ascii="Apple Color Emoji" w:hAnsi="Apple Color Emoji" w:cs="Apple Color Emoji"/>
          </w:rPr>
          <w:delInstrText>🤖️</w:delInstrText>
        </w:r>
        <w:r w:rsidR="002B3B5F" w:rsidRPr="00015210" w:rsidDel="00B369E9">
          <w:delInstrText>、</w:delInstrText>
        </w:r>
        <w:r w:rsidR="002B3B5F" w:rsidRPr="00015210" w:rsidDel="00B369E9">
          <w:delInstrText>Competitive dynamics</w:delInstrText>
        </w:r>
        <w:r w:rsidR="002B3B5F" w:rsidRPr="00015210" w:rsidDel="00B369E9">
          <w:delInstrText>、</w:delInstrText>
        </w:r>
        <w:r w:rsidR="002B3B5F" w:rsidRPr="00015210" w:rsidDel="00B369E9">
          <w:delInstrText>Publishing</w:delInstrText>
        </w:r>
        <w:r w:rsidR="002B3B5F" w:rsidRPr="00015210" w:rsidDel="00B369E9">
          <w:delInstrText>、</w:delInstrText>
        </w:r>
        <w:r w:rsidR="002B3B5F" w:rsidRPr="00015210" w:rsidDel="00B369E9">
          <w:delInstrText>Strategic management</w:delInstrText>
        </w:r>
        <w:r w:rsidR="002B3B5F" w:rsidRPr="00015210" w:rsidDel="00B369E9">
          <w:delInstrText>、</w:delInstrText>
        </w:r>
        <w:r w:rsidR="002B3B5F" w:rsidRPr="00015210" w:rsidDel="00B369E9">
          <w:delInstrText xml:space="preserve">U.S.-based journal","page":"5-25","source":"9.7 (Q1)","title":"Competitive dynamics research: An insider’s odyssey","title-short":"Competitive dynamics research","URL":"https://doi.org/10.1007/s10490-008-9110-7","volume":"26","author":[{"family":"Chen","given":"Ming-Jer"}],"accessed":{"date-parts":[["2026",7,27]]},"issued":{"date-parts":[["2009",3,1]]}}}],"schema":"https://github.com/citation-style-language/schema/raw/master/csl-citation.json"} </w:delInstrText>
        </w:r>
        <w:r w:rsidR="00A777B9" w:rsidRPr="00015210" w:rsidDel="00B369E9">
          <w:fldChar w:fldCharType="separate"/>
        </w:r>
        <w:r w:rsidR="002B3B5F" w:rsidRPr="00015210" w:rsidDel="00B369E9">
          <w:delText>(Chen et al. 2007; Chen 2009)</w:delText>
        </w:r>
        <w:r w:rsidR="00A777B9" w:rsidRPr="00015210" w:rsidDel="00B369E9">
          <w:fldChar w:fldCharType="end"/>
        </w:r>
        <w:r w:rsidR="00A777B9" w:rsidRPr="00015210" w:rsidDel="00B369E9">
          <w:delText xml:space="preserve">, we organize </w:delText>
        </w:r>
      </w:del>
      <w:ins w:id="331" w:author="Xin Li" w:date="2026-08-20T23:15:00Z" w16du:dateUtc="2026-08-20T15:15:00Z">
        <w:del w:id="332" w:author="Prof. LIU Ben" w:date="2026-08-24T21:32:00Z" w16du:dateUtc="2026-08-24T13:32:00Z">
          <w:r w:rsidR="00F919DE" w:rsidDel="00B369E9">
            <w:delText>isolate</w:delText>
          </w:r>
          <w:r w:rsidR="00F919DE" w:rsidRPr="00015210" w:rsidDel="00B369E9">
            <w:delText xml:space="preserve"> </w:delText>
          </w:r>
          <w:r w:rsidR="00F919DE" w:rsidDel="00B369E9">
            <w:delText xml:space="preserve">AI’s impact </w:delText>
          </w:r>
        </w:del>
      </w:ins>
      <w:del w:id="333" w:author="Prof. LIU Ben" w:date="2026-08-24T21:32:00Z" w16du:dateUtc="2026-08-24T13:32:00Z">
        <w:r w:rsidR="00A777B9" w:rsidRPr="00015210" w:rsidDel="00B369E9">
          <w:delText xml:space="preserve">these forces around two parts of the internal GenAI answer: its label and its content. The AI label signals </w:delText>
        </w:r>
      </w:del>
      <w:ins w:id="334" w:author="Xin Li" w:date="2026-08-20T23:16:00Z" w16du:dateUtc="2026-08-20T15:16:00Z">
        <w:del w:id="335" w:author="Prof. LIU Ben" w:date="2026-08-24T21:32:00Z" w16du:dateUtc="2026-08-24T13:32:00Z">
          <w:r w:rsidR="00F919DE" w:rsidDel="00B369E9">
            <w:delText xml:space="preserve">a relative static perception of population to the technology. AI content reflects a even changing </w:delText>
          </w:r>
        </w:del>
      </w:ins>
      <w:ins w:id="336" w:author="Xin Li" w:date="2026-08-20T23:17:00Z" w16du:dateUtc="2026-08-20T15:17:00Z">
        <w:del w:id="337" w:author="Prof. LIU Ben" w:date="2026-08-24T21:32:00Z" w16du:dateUtc="2026-08-24T13:32:00Z">
          <w:r w:rsidR="00F919DE" w:rsidDel="00B369E9">
            <w:delText>abilities that is independent from AI identity for human’s consumption</w:delText>
          </w:r>
        </w:del>
      </w:ins>
      <w:del w:id="338" w:author="Prof. LIU Ben" w:date="2026-08-24T21:32:00Z" w16du:dateUtc="2026-08-24T13:32:00Z">
        <w:r w:rsidR="00A777B9" w:rsidRPr="00015210" w:rsidDel="00B369E9">
          <w:delText xml:space="preserve">that a competitor has entered the question. In a community that already views AI-generated content with suspicion, </w:delText>
        </w:r>
      </w:del>
      <w:ins w:id="339" w:author="Xin Li" w:date="2026-08-20T23:18:00Z" w16du:dateUtc="2026-08-20T15:18:00Z">
        <w:del w:id="340" w:author="Prof. LIU Ben" w:date="2026-08-24T21:32:00Z" w16du:dateUtc="2026-08-24T13:32:00Z">
          <w:r w:rsidR="00F919DE" w:rsidDel="00B369E9">
            <w:delText xml:space="preserve">we argue </w:delText>
          </w:r>
        </w:del>
      </w:ins>
      <w:del w:id="341" w:author="Prof. LIU Ben" w:date="2026-08-24T21:32:00Z" w16du:dateUtc="2026-08-24T13:32:00Z">
        <w:r w:rsidR="00A777B9" w:rsidRPr="00015210" w:rsidDel="00B369E9">
          <w:delText xml:space="preserve">users </w:delText>
        </w:r>
      </w:del>
      <w:ins w:id="342" w:author="Xin Li" w:date="2026-08-20T23:18:00Z" w16du:dateUtc="2026-08-20T15:18:00Z">
        <w:del w:id="343" w:author="Prof. LIU Ben" w:date="2026-08-24T21:32:00Z" w16du:dateUtc="2026-08-24T13:32:00Z">
          <w:r w:rsidR="00F919DE" w:rsidDel="00B369E9">
            <w:delText xml:space="preserve">may </w:delText>
          </w:r>
        </w:del>
      </w:ins>
      <w:del w:id="344" w:author="Prof. LIU Ben" w:date="2026-08-24T21:32:00Z" w16du:dateUtc="2026-08-24T13:32:00Z">
        <w:r w:rsidR="00A777B9" w:rsidRPr="00015210" w:rsidDel="00B369E9">
          <w:delText>treat this competitor as a weak one. The presence of a weak competitor</w:delText>
        </w:r>
      </w:del>
      <w:ins w:id="345" w:author="Xin Li" w:date="2026-08-20T23:18:00Z" w16du:dateUtc="2026-08-20T15:18:00Z">
        <w:del w:id="346" w:author="Prof. LIU Ben" w:date="2026-08-24T21:32:00Z" w16du:dateUtc="2026-08-24T13:32:00Z">
          <w:r w:rsidR="00F919DE" w:rsidDel="00B369E9">
            <w:delText>, which</w:delText>
          </w:r>
        </w:del>
      </w:ins>
      <w:del w:id="347" w:author="Prof. LIU Ben" w:date="2026-08-24T21:32:00Z" w16du:dateUtc="2026-08-24T13:32:00Z">
        <w:r w:rsidR="00A777B9" w:rsidRPr="00015210" w:rsidDel="00B369E9">
          <w:delText xml:space="preserve"> can motivate human contribution rather than discourage it. The AI content works in the other direction</w:delText>
        </w:r>
      </w:del>
      <w:ins w:id="348" w:author="Xin Li" w:date="2026-08-20T23:18:00Z" w16du:dateUtc="2026-08-20T15:18:00Z">
        <w:del w:id="349" w:author="Prof. LIU Ben" w:date="2026-08-24T21:32:00Z" w16du:dateUtc="2026-08-24T13:32:00Z">
          <w:r w:rsidR="00F919DE" w:rsidDel="00B369E9">
            <w:delText>Meanwhile,</w:delText>
          </w:r>
        </w:del>
      </w:ins>
      <w:del w:id="350" w:author="Prof. LIU Ben" w:date="2026-08-24T21:32:00Z" w16du:dateUtc="2026-08-24T13:32:00Z">
        <w:r w:rsidR="00A777B9" w:rsidRPr="00015210" w:rsidDel="00B369E9">
          <w:delText xml:space="preserve">. When the </w:delText>
        </w:r>
      </w:del>
      <w:ins w:id="351" w:author="Xin Li" w:date="2026-08-20T23:19:00Z" w16du:dateUtc="2026-08-20T15:19:00Z">
        <w:del w:id="352" w:author="Prof. LIU Ben" w:date="2026-08-24T21:32:00Z" w16du:dateUtc="2026-08-24T13:32:00Z">
          <w:r w:rsidR="00F919DE" w:rsidDel="00B369E9">
            <w:delText xml:space="preserve">length and quality of </w:delText>
          </w:r>
        </w:del>
      </w:ins>
      <w:del w:id="353" w:author="Prof. LIU Ben" w:date="2026-08-24T21:32:00Z" w16du:dateUtc="2026-08-24T13:32:00Z">
        <w:r w:rsidR="00A777B9" w:rsidRPr="00015210" w:rsidDel="00B369E9">
          <w:delText xml:space="preserve">AI answer </w:delText>
        </w:r>
      </w:del>
      <w:ins w:id="354" w:author="Xin Li" w:date="2026-08-20T23:19:00Z" w16du:dateUtc="2026-08-20T15:19:00Z">
        <w:del w:id="355" w:author="Prof. LIU Ben" w:date="2026-08-24T21:32:00Z" w16du:dateUtc="2026-08-24T13:32:00Z">
          <w:r w:rsidR="00F919DE" w:rsidDel="00B369E9">
            <w:delText xml:space="preserve">show the abilities of AI, which </w:delText>
          </w:r>
        </w:del>
      </w:ins>
      <w:ins w:id="356" w:author="Xin Li" w:date="2026-08-20T23:21:00Z" w16du:dateUtc="2026-08-20T15:21:00Z">
        <w:del w:id="357" w:author="Prof. LIU Ben" w:date="2026-08-24T21:32:00Z" w16du:dateUtc="2026-08-24T13:32:00Z">
          <w:r w:rsidR="00F05551" w:rsidDel="00B369E9">
            <w:delText xml:space="preserve">may deter answerers </w:delText>
          </w:r>
        </w:del>
      </w:ins>
      <w:del w:id="358" w:author="Prof. LIU Ben" w:date="2026-08-24T21:32:00Z" w16du:dateUtc="2026-08-24T13:32:00Z">
        <w:r w:rsidR="00A777B9" w:rsidRPr="00015210" w:rsidDel="00B369E9">
          <w:delText xml:space="preserve">is long and appears comprehensive, </w:delText>
        </w:r>
      </w:del>
      <w:ins w:id="359" w:author="Xin Li" w:date="2026-08-20T23:21:00Z" w16du:dateUtc="2026-08-20T15:21:00Z">
        <w:del w:id="360" w:author="Prof. LIU Ben" w:date="2026-08-24T21:32:00Z" w16du:dateUtc="2026-08-24T13:32:00Z">
          <w:r w:rsidR="00F05551" w:rsidDel="00B369E9">
            <w:delText xml:space="preserve">who </w:delText>
          </w:r>
        </w:del>
      </w:ins>
      <w:del w:id="361" w:author="Prof. LIU Ben" w:date="2026-08-24T21:32:00Z" w16du:dateUtc="2026-08-24T13:32:00Z">
        <w:r w:rsidR="00A777B9" w:rsidRPr="00015210" w:rsidDel="00B369E9">
          <w:delText xml:space="preserve">potential answerers may judge that little of value remains to add, </w:delText>
        </w:r>
      </w:del>
      <w:ins w:id="362" w:author="Xin Li" w:date="2026-08-20T23:21:00Z" w16du:dateUtc="2026-08-20T15:21:00Z">
        <w:del w:id="363" w:author="Prof. LIU Ben" w:date="2026-08-24T21:32:00Z" w16du:dateUtc="2026-08-24T13:32:00Z">
          <w:r w:rsidR="00F05551" w:rsidDel="00B369E9">
            <w:delText xml:space="preserve">and motivate </w:delText>
          </w:r>
        </w:del>
      </w:ins>
      <w:del w:id="364" w:author="Prof. LIU Ben" w:date="2026-08-24T21:32:00Z" w16du:dateUtc="2026-08-24T13:32:00Z">
        <w:r w:rsidR="00A777B9" w:rsidRPr="00015210" w:rsidDel="00B369E9">
          <w:delText xml:space="preserve">and their contribution falls. The same two-part logic applies to the quality of human answers, </w:delText>
        </w:r>
      </w:del>
      <w:ins w:id="365" w:author="Xin Li" w:date="2026-08-20T23:21:00Z" w16du:dateUtc="2026-08-20T15:21:00Z">
        <w:del w:id="366" w:author="Prof. LIU Ben" w:date="2026-08-24T21:32:00Z" w16du:dateUtc="2026-08-24T13:32:00Z">
          <w:r w:rsidR="00F05551" w:rsidDel="00B369E9">
            <w:delText xml:space="preserve">answerers who are more motivated to </w:delText>
          </w:r>
        </w:del>
      </w:ins>
      <w:del w:id="367" w:author="Prof. LIU Ben" w:date="2026-08-24T21:32:00Z" w16du:dateUtc="2026-08-24T13:32:00Z">
        <w:r w:rsidR="00A777B9" w:rsidRPr="00015210" w:rsidDel="00B369E9">
          <w:delText>where a higher-</w:delText>
        </w:r>
      </w:del>
      <w:ins w:id="368" w:author="Xin Li" w:date="2026-08-20T23:22:00Z" w16du:dateUtc="2026-08-20T15:22:00Z">
        <w:del w:id="369" w:author="Prof. LIU Ben" w:date="2026-08-24T21:32:00Z" w16du:dateUtc="2026-08-24T13:32:00Z">
          <w:r w:rsidR="00F05551" w:rsidDel="00B369E9">
            <w:delText xml:space="preserve">contribute more using </w:delText>
          </w:r>
        </w:del>
      </w:ins>
      <w:del w:id="370" w:author="Prof. LIU Ben" w:date="2026-08-24T21:32:00Z" w16du:dateUtc="2026-08-24T13:32:00Z">
        <w:r w:rsidR="00A777B9" w:rsidRPr="00015210" w:rsidDel="00B369E9">
          <w:delText xml:space="preserve">quality AI answer sets </w:delText>
        </w:r>
      </w:del>
      <w:ins w:id="371" w:author="Xin Li" w:date="2026-08-20T23:22:00Z" w16du:dateUtc="2026-08-20T15:22:00Z">
        <w:del w:id="372" w:author="Prof. LIU Ben" w:date="2026-08-24T21:32:00Z" w16du:dateUtc="2026-08-24T13:32:00Z">
          <w:r w:rsidR="00F05551" w:rsidDel="00B369E9">
            <w:delText xml:space="preserve">as </w:delText>
          </w:r>
        </w:del>
      </w:ins>
      <w:del w:id="373" w:author="Prof. LIU Ben" w:date="2026-08-24T21:32:00Z" w16du:dateUtc="2026-08-24T13:32:00Z">
        <w:r w:rsidR="00A777B9" w:rsidRPr="00015210" w:rsidDel="00B369E9">
          <w:delText>a higher benchmark that human contributors respond to. The net effect therefore depends on how the label and the content combine.</w:delText>
        </w:r>
      </w:del>
    </w:p>
    <w:p w14:paraId="7A0A285C" w14:textId="786C58E9" w:rsidR="00F919DE" w:rsidRPr="00015210" w:rsidDel="00B369E9" w:rsidRDefault="007515D4">
      <w:pPr>
        <w:pStyle w:val="Paragraph0"/>
        <w:rPr>
          <w:del w:id="374" w:author="Prof. LIU Ben" w:date="2026-08-24T21:32:00Z" w16du:dateUtc="2026-08-24T13:32:00Z"/>
          <w:moveTo w:id="375" w:author="Xin Li" w:date="2026-08-20T23:13:00Z" w16du:dateUtc="2026-08-20T15:13:00Z"/>
        </w:rPr>
      </w:pPr>
      <w:del w:id="376" w:author="Prof. LIU Ben" w:date="2026-08-24T21:32:00Z" w16du:dateUtc="2026-08-24T13:32:00Z">
        <w:r w:rsidRPr="00015210" w:rsidDel="00B369E9">
          <w:delText xml:space="preserve">To </w:delText>
        </w:r>
        <w:r w:rsidR="00B84E45" w:rsidRPr="00015210" w:rsidDel="00B369E9">
          <w:delText>investigate</w:delText>
        </w:r>
        <w:r w:rsidR="00AC2B8A" w:rsidRPr="00015210" w:rsidDel="00B369E9">
          <w:delText xml:space="preserve"> internal GenAI</w:delText>
        </w:r>
        <w:r w:rsidR="00534D0B" w:rsidRPr="00015210" w:rsidDel="00B369E9">
          <w:delText>’</w:delText>
        </w:r>
        <w:r w:rsidR="001F5883" w:rsidRPr="00015210" w:rsidDel="00B369E9">
          <w:delText>s</w:delText>
        </w:r>
        <w:r w:rsidR="00FB27FA" w:rsidRPr="00015210" w:rsidDel="00B369E9">
          <w:delText xml:space="preserve"> impacts</w:delText>
        </w:r>
        <w:r w:rsidR="00374FC1" w:rsidRPr="00015210" w:rsidDel="00B369E9">
          <w:delText xml:space="preserve"> in the presence of external GenAI availability</w:delText>
        </w:r>
        <w:r w:rsidRPr="00015210" w:rsidDel="00B369E9">
          <w:delText>, we leverage a randomized experiment conducted by a leading</w:delText>
        </w:r>
        <w:r w:rsidR="001F5883" w:rsidRPr="00015210" w:rsidDel="00B369E9">
          <w:delText xml:space="preserve"> online</w:delText>
        </w:r>
        <w:r w:rsidRPr="00015210" w:rsidDel="00B369E9">
          <w:delText xml:space="preserve"> technical Q&amp;A community</w:delText>
        </w:r>
        <w:r w:rsidR="00B9048F" w:rsidRPr="00015210" w:rsidDel="00B369E9">
          <w:delText xml:space="preserve"> in China</w:delText>
        </w:r>
        <w:r w:rsidR="002C29E2" w:rsidRPr="00015210" w:rsidDel="00B369E9">
          <w:delText>,</w:delText>
        </w:r>
        <w:r w:rsidR="00245A01" w:rsidRPr="00015210" w:rsidDel="00B369E9">
          <w:delText xml:space="preserve"> where the platform introduced a GenAI bot to provide answers to randomly selected questions. </w:delText>
        </w:r>
        <w:r w:rsidRPr="00015210" w:rsidDel="00B369E9">
          <w:delText xml:space="preserve">This setting is particularly </w:delText>
        </w:r>
        <w:r w:rsidR="001F5883" w:rsidRPr="00015210" w:rsidDel="00B369E9">
          <w:delText>well</w:delText>
        </w:r>
        <w:r w:rsidR="003C63AE" w:rsidRPr="00015210" w:rsidDel="00B369E9">
          <w:delText>-</w:delText>
        </w:r>
        <w:r w:rsidR="009D3766" w:rsidRPr="00015210" w:rsidDel="00B369E9">
          <w:delText>suited</w:delText>
        </w:r>
        <w:r w:rsidRPr="00015210" w:rsidDel="00B369E9">
          <w:delText xml:space="preserve"> for our study due to </w:delText>
        </w:r>
        <w:r w:rsidR="00245A01" w:rsidRPr="00015210" w:rsidDel="00B369E9">
          <w:delText>the platform</w:delText>
        </w:r>
        <w:r w:rsidR="00534D0B" w:rsidRPr="00015210" w:rsidDel="00B369E9">
          <w:delText>’</w:delText>
        </w:r>
        <w:r w:rsidR="00245A01" w:rsidRPr="00015210" w:rsidDel="00B369E9">
          <w:delText>s early adoption of internal GenAI, its IT professional user base</w:delText>
        </w:r>
        <w:r w:rsidR="00A777B9" w:rsidRPr="00015210" w:rsidDel="00B369E9">
          <w:delText xml:space="preserve"> that faces a competitive environment where internal GenAI directly competes for limited recognition and user attention</w:delText>
        </w:r>
        <w:r w:rsidR="00245A01" w:rsidRPr="00015210" w:rsidDel="00B369E9">
          <w:delText>, and the randomized design that enables clean causal inference.</w:delText>
        </w:r>
        <w:r w:rsidR="00374FC1" w:rsidRPr="00015210" w:rsidDel="00B369E9">
          <w:delText xml:space="preserve"> Critically, our treatment effect should be interpreted as the impact of adding visible, platform-integrated </w:delText>
        </w:r>
        <w:r w:rsidR="00E76C4F" w:rsidRPr="00015210" w:rsidDel="00B369E9">
          <w:delText>internal Gen</w:delText>
        </w:r>
        <w:r w:rsidR="00374FC1" w:rsidRPr="00015210" w:rsidDel="00B369E9">
          <w:delText>AI answers on top of a baseline where users have access to external GenAI tools like ChatGPT.</w:delText>
        </w:r>
      </w:del>
      <w:ins w:id="377" w:author="Xin Li" w:date="2026-08-20T23:13:00Z" w16du:dateUtc="2026-08-20T15:13:00Z">
        <w:del w:id="378" w:author="Prof. LIU Ben" w:date="2026-08-24T21:32:00Z" w16du:dateUtc="2026-08-24T13:32:00Z">
          <w:r w:rsidR="00F919DE" w:rsidRPr="00F919DE" w:rsidDel="00B369E9">
            <w:delText xml:space="preserve"> </w:delText>
          </w:r>
        </w:del>
      </w:ins>
      <w:moveToRangeStart w:id="379" w:author="Xin Li" w:date="2026-08-20T23:13:00Z" w:name="move238160053"/>
      <w:moveTo w:id="380" w:author="Xin Li" w:date="2026-08-20T23:13:00Z" w16du:dateUtc="2026-08-20T15:13:00Z">
        <w:del w:id="381" w:author="Prof. LIU Ben" w:date="2026-08-24T21:32:00Z" w16du:dateUtc="2026-08-24T13:32:00Z">
          <w:r w:rsidR="00F919DE" w:rsidRPr="00015210" w:rsidDel="00B369E9">
            <w:delText>We study these questions in a setting where users retain access to external GenAI, and i</w:delText>
          </w:r>
        </w:del>
      </w:moveTo>
      <w:ins w:id="382" w:author="Xin Li" w:date="2026-08-20T23:23:00Z" w16du:dateUtc="2026-08-20T15:23:00Z">
        <w:del w:id="383" w:author="Prof. LIU Ben" w:date="2026-08-24T21:32:00Z" w16du:dateUtc="2026-08-24T13:32:00Z">
          <w:r w:rsidR="00F05551" w:rsidDel="00B369E9">
            <w:delText>I</w:delText>
          </w:r>
        </w:del>
      </w:ins>
      <w:moveTo w:id="384" w:author="Xin Li" w:date="2026-08-20T23:13:00Z" w16du:dateUtc="2026-08-20T15:13:00Z">
        <w:del w:id="385" w:author="Prof. LIU Ben" w:date="2026-08-24T21:32:00Z" w16du:dateUtc="2026-08-24T13:32:00Z">
          <w:r w:rsidR="00F919DE" w:rsidRPr="00015210" w:rsidDel="00B369E9">
            <w:delText xml:space="preserve">t is useful to be precise about what the platform does and does not restrict. </w:delText>
          </w:r>
        </w:del>
      </w:moveTo>
      <w:ins w:id="386" w:author="Xin Li" w:date="2026-08-20T23:23:00Z" w16du:dateUtc="2026-08-20T15:23:00Z">
        <w:del w:id="387" w:author="Prof. LIU Ben" w:date="2026-08-24T21:32:00Z" w16du:dateUtc="2026-08-24T13:32:00Z">
          <w:r w:rsidR="00F05551" w:rsidDel="00B369E9">
            <w:delText xml:space="preserve">On the one hand, </w:delText>
          </w:r>
        </w:del>
      </w:ins>
      <w:moveTo w:id="388" w:author="Xin Li" w:date="2026-08-20T23:13:00Z" w16du:dateUtc="2026-08-20T15:13:00Z">
        <w:del w:id="389" w:author="Prof. LIU Ben" w:date="2026-08-24T21:32:00Z" w16du:dateUtc="2026-08-24T13:32:00Z">
          <w:r w:rsidR="00F919DE" w:rsidRPr="00015210" w:rsidDel="00B369E9">
            <w:delText>T</w:delText>
          </w:r>
        </w:del>
      </w:moveTo>
      <w:ins w:id="390" w:author="Xin Li" w:date="2026-08-20T23:23:00Z" w16du:dateUtc="2026-08-20T15:23:00Z">
        <w:del w:id="391" w:author="Prof. LIU Ben" w:date="2026-08-24T21:32:00Z" w16du:dateUtc="2026-08-24T13:32:00Z">
          <w:r w:rsidR="00F05551" w:rsidDel="00B369E9">
            <w:delText>t</w:delText>
          </w:r>
        </w:del>
      </w:ins>
      <w:moveTo w:id="392" w:author="Xin Li" w:date="2026-08-20T23:13:00Z" w16du:dateUtc="2026-08-20T15:13:00Z">
        <w:del w:id="393" w:author="Prof. LIU Ben" w:date="2026-08-24T21:32:00Z" w16du:dateUtc="2026-08-24T13:32:00Z">
          <w:r w:rsidR="00F919DE" w:rsidRPr="00015210" w:rsidDel="00B369E9">
            <w:delText xml:space="preserve">he community in our setting discourages the posting of AI-generated answers, that is, answers that a user copies from an external </w:delText>
          </w:r>
        </w:del>
      </w:moveTo>
      <w:ins w:id="394" w:author="Xin Li" w:date="2026-08-20T23:23:00Z" w16du:dateUtc="2026-08-20T15:23:00Z">
        <w:del w:id="395" w:author="Prof. LIU Ben" w:date="2026-08-24T21:32:00Z" w16du:dateUtc="2026-08-24T13:32:00Z">
          <w:r w:rsidR="00F05551" w:rsidRPr="00015210" w:rsidDel="00B369E9">
            <w:delText xml:space="preserve">AI-generated answer </w:delText>
          </w:r>
        </w:del>
      </w:ins>
      <w:moveTo w:id="396" w:author="Xin Li" w:date="2026-08-20T23:13:00Z" w16du:dateUtc="2026-08-20T15:13:00Z">
        <w:del w:id="397" w:author="Prof. LIU Ben" w:date="2026-08-24T21:32:00Z" w16du:dateUtc="2026-08-24T13:32:00Z">
          <w:r w:rsidR="00F919DE" w:rsidRPr="00015210" w:rsidDel="00B369E9">
            <w:delText xml:space="preserve">tool and submits as the user’s own work. </w:delText>
          </w:r>
        </w:del>
      </w:moveTo>
      <w:ins w:id="398" w:author="Xin Li" w:date="2026-08-20T23:24:00Z" w16du:dateUtc="2026-08-20T15:24:00Z">
        <w:del w:id="399" w:author="Prof. LIU Ben" w:date="2026-08-24T21:32:00Z" w16du:dateUtc="2026-08-24T13:32:00Z">
          <w:r w:rsidR="00F05551" w:rsidDel="00B369E9">
            <w:delText xml:space="preserve">On the other hand, </w:delText>
          </w:r>
        </w:del>
      </w:ins>
      <w:moveTo w:id="400" w:author="Xin Li" w:date="2026-08-20T23:13:00Z" w16du:dateUtc="2026-08-20T15:13:00Z">
        <w:del w:id="401" w:author="Prof. LIU Ben" w:date="2026-08-24T21:32:00Z" w16du:dateUtc="2026-08-24T13:32:00Z">
          <w:r w:rsidR="00F919DE" w:rsidRPr="00015210" w:rsidDel="00B369E9">
            <w:delText>I</w:delText>
          </w:r>
        </w:del>
      </w:moveTo>
      <w:ins w:id="402" w:author="Xin Li" w:date="2026-08-20T23:24:00Z" w16du:dateUtc="2026-08-20T15:24:00Z">
        <w:del w:id="403" w:author="Prof. LIU Ben" w:date="2026-08-24T21:32:00Z" w16du:dateUtc="2026-08-24T13:32:00Z">
          <w:r w:rsidR="00F05551" w:rsidDel="00B369E9">
            <w:delText>i</w:delText>
          </w:r>
        </w:del>
      </w:ins>
      <w:moveTo w:id="404" w:author="Xin Li" w:date="2026-08-20T23:13:00Z" w16du:dateUtc="2026-08-20T15:13:00Z">
        <w:del w:id="405" w:author="Prof. LIU Ben" w:date="2026-08-24T21:32:00Z" w16du:dateUtc="2026-08-24T13:32:00Z">
          <w:r w:rsidR="00F919DE" w:rsidRPr="00015210" w:rsidDel="00B369E9">
            <w:delText>t does not, and in practice cannot, prevent users from consulting ChatGPT or learning from it before they post. The baseline against which we measure the effect of internal GenAI is therefore one in which external GenAI remains available for private use and continues to divert demand. Our estimate is the effect of adding a visible, platform-integrated internal GenAI answer on top of this baseline.</w:delText>
          </w:r>
        </w:del>
      </w:moveTo>
    </w:p>
    <w:moveToRangeEnd w:id="379"/>
    <w:p w14:paraId="62E49C7A" w14:textId="6F9BDB0D" w:rsidR="00374FC1" w:rsidRPr="00015210" w:rsidDel="00B369E9" w:rsidRDefault="00374FC1">
      <w:pPr>
        <w:pStyle w:val="Paragraph0"/>
        <w:rPr>
          <w:del w:id="406" w:author="Prof. LIU Ben" w:date="2026-08-24T21:32:00Z" w16du:dateUtc="2026-08-24T13:32:00Z"/>
        </w:rPr>
      </w:pPr>
    </w:p>
    <w:p w14:paraId="417B18B4" w14:textId="7C6ABE06" w:rsidR="00A777B9" w:rsidRPr="00015210" w:rsidDel="00B369E9" w:rsidRDefault="00A777B9">
      <w:pPr>
        <w:pStyle w:val="Paragraph0"/>
        <w:rPr>
          <w:del w:id="407" w:author="Prof. LIU Ben" w:date="2026-08-24T21:32:00Z" w16du:dateUtc="2026-08-24T13:32:00Z"/>
        </w:rPr>
      </w:pPr>
      <w:bookmarkStart w:id="408" w:name="OLE_LINK14"/>
      <w:del w:id="409" w:author="Prof. LIU Ben" w:date="2026-08-24T21:32:00Z" w16du:dateUtc="2026-08-24T13:32:00Z">
        <w:r w:rsidRPr="00015210" w:rsidDel="00B369E9">
          <w:delText xml:space="preserve">Our results show that the effect of internal GenAI is not a single deterrence effect but the combination of two opposing forces. On answer supply, the AI label raises human contribution. This pattern fits the view that users treat the AI as a weak competitor whose presence invites participation. </w:delText>
        </w:r>
      </w:del>
      <w:ins w:id="410" w:author="Xin Li" w:date="2026-08-20T23:26:00Z" w16du:dateUtc="2026-08-20T15:26:00Z">
        <w:del w:id="411" w:author="Prof. LIU Ben" w:date="2026-08-24T21:32:00Z" w16du:dateUtc="2026-08-24T13:32:00Z">
          <w:r w:rsidR="00B31BBB" w:rsidDel="00B369E9">
            <w:delText xml:space="preserve">Meanwhile, </w:delText>
          </w:r>
        </w:del>
      </w:ins>
      <w:del w:id="412" w:author="Prof. LIU Ben" w:date="2026-08-24T21:32:00Z" w16du:dateUtc="2026-08-24T13:32:00Z">
        <w:r w:rsidRPr="00015210" w:rsidDel="00B369E9">
          <w:delText>L</w:delText>
        </w:r>
      </w:del>
      <w:ins w:id="413" w:author="Xin Li" w:date="2026-08-20T23:26:00Z" w16du:dateUtc="2026-08-20T15:26:00Z">
        <w:del w:id="414" w:author="Prof. LIU Ben" w:date="2026-08-24T21:32:00Z" w16du:dateUtc="2026-08-24T13:32:00Z">
          <w:r w:rsidR="00B31BBB" w:rsidDel="00B369E9">
            <w:delText>l</w:delText>
          </w:r>
        </w:del>
      </w:ins>
      <w:del w:id="415" w:author="Prof. LIU Ben" w:date="2026-08-24T21:32:00Z" w16du:dateUtc="2026-08-24T13:32:00Z">
        <w:r w:rsidRPr="00015210" w:rsidDel="00B369E9">
          <w:delText>onger AI content works against this, but not because length signals higher quality. A longer answer creates a perception of coverage</w:delText>
        </w:r>
      </w:del>
      <w:ins w:id="416" w:author="Xin Li" w:date="2026-08-20T23:27:00Z" w16du:dateUtc="2026-08-20T15:27:00Z">
        <w:del w:id="417" w:author="Prof. LIU Ben" w:date="2026-08-24T21:32:00Z" w16du:dateUtc="2026-08-24T13:32:00Z">
          <w:r w:rsidR="00B31BBB" w:rsidDel="00B369E9">
            <w:delText xml:space="preserve"> and reduces </w:delText>
          </w:r>
        </w:del>
      </w:ins>
      <w:del w:id="418" w:author="Prof. LIU Ben" w:date="2026-08-24T21:32:00Z" w16du:dateUtc="2026-08-24T13:32:00Z">
        <w:r w:rsidRPr="00015210" w:rsidDel="00B369E9">
          <w:delText>: the answer appears comprehensive, so the room left to add something of value seems to shrink, and human contribution falls. Because AI answers in our setting typically carry substantial content, the average effect on supply is negative. On answer quality, the AI content again does the work. H</w:delText>
        </w:r>
      </w:del>
      <w:ins w:id="419" w:author="Xin Li" w:date="2026-08-20T23:27:00Z" w16du:dateUtc="2026-08-20T15:27:00Z">
        <w:del w:id="420" w:author="Prof. LIU Ben" w:date="2026-08-24T21:32:00Z" w16du:dateUtc="2026-08-24T13:32:00Z">
          <w:r w:rsidR="00B31BBB" w:rsidDel="00B369E9">
            <w:delText>h</w:delText>
          </w:r>
        </w:del>
      </w:ins>
      <w:del w:id="421" w:author="Prof. LIU Ben" w:date="2026-08-24T21:32:00Z" w16du:dateUtc="2026-08-24T13:32:00Z">
        <w:r w:rsidRPr="00015210" w:rsidDel="00B369E9">
          <w:delText xml:space="preserve">igher-quality AI answers raise the quality of the first human answer, and they do so because human contributors respond by </w:delText>
        </w:r>
        <w:r w:rsidR="00534D0B" w:rsidRPr="00015210" w:rsidDel="00B369E9">
          <w:delText>improving</w:delText>
        </w:r>
        <w:r w:rsidRPr="00015210" w:rsidDel="00B369E9">
          <w:delText xml:space="preserve"> their answers</w:delText>
        </w:r>
        <w:r w:rsidR="00534D0B" w:rsidRPr="00015210" w:rsidDel="00B369E9">
          <w:delText>’ accuracy</w:delText>
        </w:r>
        <w:r w:rsidRPr="00015210" w:rsidDel="00B369E9">
          <w:delText xml:space="preserve"> </w:delText>
        </w:r>
        <w:r w:rsidR="00534D0B" w:rsidRPr="00015210" w:rsidDel="00B369E9">
          <w:delText>based on</w:delText>
        </w:r>
        <w:r w:rsidRPr="00015210" w:rsidDel="00B369E9">
          <w:delText xml:space="preserve"> the AI answer. Separating the AI label effect from the AI content effect explains why the average effect can differ from either part on its own, and it provides a framework for reasoning about how AI will affect human contribution as its content characteristics change</w:delText>
        </w:r>
      </w:del>
      <w:ins w:id="422" w:author="Xin Li" w:date="2026-08-20T23:28:00Z" w16du:dateUtc="2026-08-20T15:28:00Z">
        <w:del w:id="423" w:author="Prof. LIU Ben" w:date="2026-08-24T21:32:00Z" w16du:dateUtc="2026-08-24T13:32:00Z">
          <w:r w:rsidR="00B31BBB" w:rsidDel="00B369E9">
            <w:delText xml:space="preserve"> with capability improvement</w:delText>
          </w:r>
        </w:del>
      </w:ins>
      <w:del w:id="424" w:author="Prof. LIU Ben" w:date="2026-08-24T21:32:00Z" w16du:dateUtc="2026-08-24T13:32:00Z">
        <w:r w:rsidRPr="00015210" w:rsidDel="00B369E9">
          <w:delText xml:space="preserve">. </w:delText>
        </w:r>
      </w:del>
    </w:p>
    <w:bookmarkEnd w:id="408"/>
    <w:p w14:paraId="0123B0A9" w14:textId="06C4EF71" w:rsidR="00CF121E" w:rsidRPr="00015210" w:rsidDel="00B369E9" w:rsidRDefault="008D2979">
      <w:pPr>
        <w:pStyle w:val="Paragraph0"/>
        <w:rPr>
          <w:del w:id="425" w:author="Prof. LIU Ben" w:date="2026-08-24T21:32:00Z" w16du:dateUtc="2026-08-24T13:32:00Z"/>
        </w:rPr>
      </w:pPr>
      <w:del w:id="426" w:author="Prof. LIU Ben" w:date="2026-08-24T21:32:00Z" w16du:dateUtc="2026-08-24T13:32:00Z">
        <w:r w:rsidRPr="00015210" w:rsidDel="00B369E9">
          <w:delText>Our paper makes theoretical and practical contributions. We extend research on GenAI in online communities by studying platform-provided internal GenAI as a governance arrangement distinct from external GenAI, and by examining its effect on human contributors in a competitive environment where external GenAI remains available. Building on dual-process theory and the logic of competition dynamics, and by</w:delText>
        </w:r>
      </w:del>
      <w:ins w:id="427" w:author="Xin Li" w:date="2026-08-20T23:29:00Z" w16du:dateUtc="2026-08-20T15:29:00Z">
        <w:del w:id="428" w:author="Prof. LIU Ben" w:date="2026-08-24T21:32:00Z" w16du:dateUtc="2026-08-24T13:32:00Z">
          <w:r w:rsidR="00B31BBB" w:rsidDel="00B369E9">
            <w:delText>we</w:delText>
          </w:r>
        </w:del>
      </w:ins>
      <w:del w:id="429" w:author="Prof. LIU Ben" w:date="2026-08-24T21:32:00Z" w16du:dateUtc="2026-08-24T13:32:00Z">
        <w:r w:rsidRPr="00015210" w:rsidDel="00B369E9">
          <w:delText xml:space="preserve"> separat</w:delText>
        </w:r>
      </w:del>
      <w:ins w:id="430" w:author="Xin Li" w:date="2026-08-20T23:29:00Z" w16du:dateUtc="2026-08-20T15:29:00Z">
        <w:del w:id="431" w:author="Prof. LIU Ben" w:date="2026-08-24T21:32:00Z" w16du:dateUtc="2026-08-24T13:32:00Z">
          <w:r w:rsidR="00B31BBB" w:rsidDel="00B369E9">
            <w:delText>e</w:delText>
          </w:r>
        </w:del>
      </w:ins>
      <w:del w:id="432" w:author="Prof. LIU Ben" w:date="2026-08-24T21:32:00Z" w16du:dateUtc="2026-08-24T13:32:00Z">
        <w:r w:rsidRPr="00015210" w:rsidDel="00B369E9">
          <w:delText xml:space="preserve">ing the AI label effect from the AI content effect, we </w:delText>
        </w:r>
      </w:del>
      <w:ins w:id="433" w:author="Xin Li" w:date="2026-08-20T23:29:00Z" w16du:dateUtc="2026-08-20T15:29:00Z">
        <w:del w:id="434" w:author="Prof. LIU Ben" w:date="2026-08-24T21:32:00Z" w16du:dateUtc="2026-08-24T13:32:00Z">
          <w:r w:rsidR="00B31BBB" w:rsidDel="00B369E9">
            <w:delText>and</w:delText>
          </w:r>
          <w:r w:rsidR="00B31BBB" w:rsidRPr="00015210" w:rsidDel="00B369E9">
            <w:delText xml:space="preserve"> </w:delText>
          </w:r>
        </w:del>
      </w:ins>
      <w:del w:id="435" w:author="Prof. LIU Ben" w:date="2026-08-24T21:32:00Z" w16du:dateUtc="2026-08-24T13:32:00Z">
        <w:r w:rsidRPr="00015210" w:rsidDel="00B369E9">
          <w:delText>show that the community</w:delText>
        </w:r>
        <w:r w:rsidR="00534D0B" w:rsidRPr="00015210" w:rsidDel="00B369E9">
          <w:delText>’</w:delText>
        </w:r>
        <w:r w:rsidRPr="00015210" w:rsidDel="00B369E9">
          <w:delText>s response to an AI competitor is neither uniformly negative nor uniformly positive and depends on identifiable features of the AI answer</w:delText>
        </w:r>
      </w:del>
      <w:ins w:id="436" w:author="Xin Li" w:date="2026-08-20T23:30:00Z" w16du:dateUtc="2026-08-20T15:30:00Z">
        <w:del w:id="437" w:author="Prof. LIU Ben" w:date="2026-08-24T21:32:00Z" w16du:dateUtc="2026-08-24T13:32:00Z">
          <w:r w:rsidR="008606F3" w:rsidDel="00B369E9">
            <w:delText>, such as length and quality</w:delText>
          </w:r>
        </w:del>
      </w:ins>
      <w:del w:id="438" w:author="Prof. LIU Ben" w:date="2026-08-24T21:32:00Z" w16du:dateUtc="2026-08-24T13:32:00Z">
        <w:r w:rsidRPr="00015210" w:rsidDel="00B369E9">
          <w:delText>. This decomposition also lets us reason about future settings in which AI content continues to improve. For practice, our findings help platforms integrate AI while preserving the distinctive value of human contributions in a world where external AI tools are ubiquitous.</w:delText>
        </w:r>
      </w:del>
    </w:p>
    <w:bookmarkEnd w:id="57"/>
    <w:p w14:paraId="1344DC29" w14:textId="5DC8EB01" w:rsidR="000E4EEB" w:rsidRPr="00015210" w:rsidRDefault="000E4EEB">
      <w:pPr>
        <w:pStyle w:val="Paragraph0"/>
        <w:rPr>
          <w:rFonts w:cs="Georgia"/>
          <w:b/>
          <w:caps/>
          <w:kern w:val="32"/>
        </w:rPr>
        <w:pPrChange w:id="439" w:author="Prof. LIU Ben" w:date="2026-08-24T21:32:00Z" w16du:dateUtc="2026-08-24T13:32:00Z">
          <w:pPr>
            <w:spacing w:after="120"/>
            <w:jc w:val="both"/>
          </w:pPr>
        </w:pPrChange>
      </w:pPr>
    </w:p>
    <w:p w14:paraId="54DB66C0" w14:textId="446C8C08" w:rsidR="00F40939" w:rsidRPr="00015210" w:rsidRDefault="00F40939" w:rsidP="0057336B">
      <w:pPr>
        <w:pStyle w:val="Heading1"/>
      </w:pPr>
      <w:bookmarkStart w:id="440" w:name="OLE_LINK13"/>
      <w:r w:rsidRPr="00015210">
        <w:t>Literature Review</w:t>
      </w:r>
    </w:p>
    <w:p w14:paraId="75098FDC" w14:textId="63E303EE" w:rsidR="000A4E92" w:rsidRPr="00015210" w:rsidDel="00B369E9" w:rsidRDefault="00B369E9">
      <w:pPr>
        <w:pStyle w:val="Paragraph0"/>
        <w:ind w:firstLine="360"/>
        <w:rPr>
          <w:del w:id="441" w:author="Prof. LIU Ben" w:date="2026-08-24T22:18:00Z" w16du:dateUtc="2026-08-24T14:18:00Z"/>
        </w:rPr>
        <w:pPrChange w:id="442" w:author="Prof. LIU Ben" w:date="2026-08-24T22:19:00Z" w16du:dateUtc="2026-08-24T14:19:00Z">
          <w:pPr>
            <w:pStyle w:val="Paragraph0"/>
          </w:pPr>
        </w:pPrChange>
      </w:pPr>
      <w:ins w:id="443" w:author="Prof. LIU Ben" w:date="2026-08-24T22:17:00Z" w16du:dateUtc="2026-08-24T14:17:00Z">
        <w:r w:rsidRPr="00B369E9">
          <w:rPr>
            <w:rPrChange w:id="444" w:author="Prof. LIU Ben" w:date="2026-08-24T22:17:00Z" w16du:dateUtc="2026-08-24T14:17:00Z">
              <w:rPr>
                <w:color w:val="000000"/>
              </w:rPr>
            </w:rPrChange>
          </w:rPr>
          <w:t xml:space="preserve">Our study draws on </w:t>
        </w:r>
        <w:r w:rsidRPr="00B369E9">
          <w:rPr>
            <w:rPrChange w:id="445" w:author="Prof. LIU Ben" w:date="2026-08-24T22:17:00Z" w16du:dateUtc="2026-08-24T14:17:00Z">
              <w:rPr>
                <w:rStyle w:val="Strong"/>
                <w:color w:val="000000"/>
              </w:rPr>
            </w:rPrChange>
          </w:rPr>
          <w:t>three literatures</w:t>
        </w:r>
        <w:r w:rsidRPr="00B369E9">
          <w:rPr>
            <w:rPrChange w:id="446" w:author="Prof. LIU Ben" w:date="2026-08-24T22:17:00Z" w16du:dateUtc="2026-08-24T14:17:00Z">
              <w:rPr>
                <w:color w:val="000000"/>
              </w:rPr>
            </w:rPrChange>
          </w:rPr>
          <w:t xml:space="preserve">. The first concerns how </w:t>
        </w:r>
      </w:ins>
      <w:ins w:id="447" w:author="Prof. LIU Ben" w:date="2026-08-24T22:18:00Z" w16du:dateUtc="2026-08-24T14:18:00Z">
        <w:r>
          <w:rPr>
            <w:rFonts w:hint="eastAsia"/>
          </w:rPr>
          <w:t>Gen</w:t>
        </w:r>
      </w:ins>
      <w:ins w:id="448" w:author="Prof. LIU Ben" w:date="2026-08-24T22:17:00Z" w16du:dateUtc="2026-08-24T14:17:00Z">
        <w:r w:rsidRPr="00B369E9">
          <w:rPr>
            <w:rPrChange w:id="449" w:author="Prof. LIU Ben" w:date="2026-08-24T22:17:00Z" w16du:dateUtc="2026-08-24T14:17:00Z">
              <w:rPr>
                <w:color w:val="000000"/>
              </w:rPr>
            </w:rPrChange>
          </w:rPr>
          <w:t>AI has reshaped online Q&amp;A communities; we organize this literature by the structural role AI occupies, because that role determines both what each study is able to identify and what it necessarily leaves open. The second concerns what drives a community answerer</w:t>
        </w:r>
      </w:ins>
      <w:ins w:id="450" w:author="Prof. LIU Ben" w:date="2026-08-24T22:18:00Z" w16du:dateUtc="2026-08-24T14:18:00Z">
        <w:r>
          <w:t>’</w:t>
        </w:r>
      </w:ins>
      <w:ins w:id="451" w:author="Prof. LIU Ben" w:date="2026-08-24T22:17:00Z" w16du:dateUtc="2026-08-24T14:17:00Z">
        <w:r w:rsidRPr="00B369E9">
          <w:rPr>
            <w:rPrChange w:id="452" w:author="Prof. LIU Ben" w:date="2026-08-24T22:17:00Z" w16du:dateUtc="2026-08-24T14:17:00Z">
              <w:rPr>
                <w:color w:val="000000"/>
              </w:rPr>
            </w:rPrChange>
          </w:rPr>
          <w:t xml:space="preserve">s decision to answer a question that already </w:t>
        </w:r>
      </w:ins>
      <w:ins w:id="453" w:author="Prof. LIU Ben" w:date="2026-08-24T22:18:00Z" w16du:dateUtc="2026-08-24T14:18:00Z">
        <w:r>
          <w:rPr>
            <w:rFonts w:hint="eastAsia"/>
          </w:rPr>
          <w:t>has</w:t>
        </w:r>
      </w:ins>
      <w:ins w:id="454" w:author="Prof. LIU Ben" w:date="2026-08-24T22:17:00Z" w16du:dateUtc="2026-08-24T14:17:00Z">
        <w:r w:rsidRPr="00B369E9">
          <w:rPr>
            <w:rPrChange w:id="455" w:author="Prof. LIU Ben" w:date="2026-08-24T22:17:00Z" w16du:dateUtc="2026-08-24T14:17:00Z">
              <w:rPr>
                <w:color w:val="000000"/>
              </w:rPr>
            </w:rPrChange>
          </w:rPr>
          <w:t xml:space="preserve"> prior contributions. The third, on human responses to identified machine agents, bridges the first two.</w:t>
        </w:r>
      </w:ins>
      <w:del w:id="456" w:author="Prof. LIU Ben" w:date="2026-08-24T22:18:00Z" w16du:dateUtc="2026-08-24T14:18:00Z">
        <w:r w:rsidR="00254CE0" w:rsidRPr="00015210" w:rsidDel="00B369E9">
          <w:delText xml:space="preserve">Our study draws on two literatures. </w:delText>
        </w:r>
      </w:del>
      <w:moveFromRangeStart w:id="457" w:author="Xin Li" w:date="2026-08-20T23:30:00Z" w:name="move238161047"/>
      <w:moveFrom w:id="458" w:author="Xin Li" w:date="2026-08-20T23:30:00Z" w16du:dateUtc="2026-08-20T15:30:00Z">
        <w:del w:id="459" w:author="Prof. LIU Ben" w:date="2026-08-24T22:18:00Z" w16du:dateUtc="2026-08-24T14:18:00Z">
          <w:r w:rsidR="00254CE0" w:rsidRPr="00015210" w:rsidDel="00B369E9">
            <w:delText>The first concerns what drives a community member</w:delText>
          </w:r>
          <w:r w:rsidR="00534D0B" w:rsidRPr="00015210" w:rsidDel="00B369E9">
            <w:delText>’</w:delText>
          </w:r>
          <w:r w:rsidR="00254CE0" w:rsidRPr="00015210" w:rsidDel="00B369E9">
            <w:delText xml:space="preserve">s decision to answer a question that already has prior contributions. </w:delText>
          </w:r>
        </w:del>
      </w:moveFrom>
      <w:moveFromRangeEnd w:id="457"/>
      <w:del w:id="460" w:author="Prof. LIU Ben" w:date="2026-08-24T22:18:00Z" w16du:dateUtc="2026-08-24T14:18:00Z">
        <w:r w:rsidR="00254CE0" w:rsidRPr="00015210" w:rsidDel="00B369E9">
          <w:delText xml:space="preserve">The second </w:delText>
        </w:r>
      </w:del>
      <w:ins w:id="461" w:author="Xin Li" w:date="2026-08-20T23:30:00Z" w16du:dateUtc="2026-08-20T15:30:00Z">
        <w:del w:id="462" w:author="Prof. LIU Ben" w:date="2026-08-24T22:18:00Z" w16du:dateUtc="2026-08-24T14:18:00Z">
          <w:r w:rsidR="008606F3" w:rsidDel="00B369E9">
            <w:delText>first</w:delText>
          </w:r>
          <w:r w:rsidR="008606F3" w:rsidRPr="00015210" w:rsidDel="00B369E9">
            <w:delText xml:space="preserve"> </w:delText>
          </w:r>
        </w:del>
      </w:ins>
      <w:del w:id="463" w:author="Prof. LIU Ben" w:date="2026-08-24T22:18:00Z" w16du:dateUtc="2026-08-24T14:18:00Z">
        <w:r w:rsidR="00254CE0" w:rsidRPr="00015210" w:rsidDel="00B369E9">
          <w:delText xml:space="preserve">concerns how generative AI has reshaped online Q&amp;A communities. </w:delText>
        </w:r>
      </w:del>
      <w:moveToRangeStart w:id="464" w:author="Xin Li" w:date="2026-08-20T23:30:00Z" w:name="move238161047"/>
      <w:moveTo w:id="465" w:author="Xin Li" w:date="2026-08-20T23:30:00Z" w16du:dateUtc="2026-08-20T15:30:00Z">
        <w:del w:id="466" w:author="Prof. LIU Ben" w:date="2026-08-24T22:18:00Z" w16du:dateUtc="2026-08-24T14:18:00Z">
          <w:r w:rsidR="008606F3" w:rsidRPr="00015210" w:rsidDel="00B369E9">
            <w:delText>The first</w:delText>
          </w:r>
        </w:del>
      </w:moveTo>
      <w:ins w:id="467" w:author="Xin Li" w:date="2026-08-20T23:30:00Z" w16du:dateUtc="2026-08-20T15:30:00Z">
        <w:del w:id="468" w:author="Prof. LIU Ben" w:date="2026-08-24T22:18:00Z" w16du:dateUtc="2026-08-24T14:18:00Z">
          <w:r w:rsidR="008606F3" w:rsidDel="00B369E9">
            <w:delText>second</w:delText>
          </w:r>
        </w:del>
      </w:ins>
      <w:moveTo w:id="469" w:author="Xin Li" w:date="2026-08-20T23:30:00Z" w16du:dateUtc="2026-08-20T15:30:00Z">
        <w:del w:id="470" w:author="Prof. LIU Ben" w:date="2026-08-24T22:18:00Z" w16du:dateUtc="2026-08-24T14:18:00Z">
          <w:r w:rsidR="008606F3" w:rsidRPr="00015210" w:rsidDel="00B369E9">
            <w:delText xml:space="preserve"> concerns what drives a community member</w:delText>
          </w:r>
        </w:del>
      </w:moveTo>
      <w:ins w:id="471" w:author="Xin Li" w:date="2026-08-22T07:42:00Z" w16du:dateUtc="2026-08-21T23:42:00Z">
        <w:del w:id="472" w:author="Prof. LIU Ben" w:date="2026-08-24T22:18:00Z" w16du:dateUtc="2026-08-24T14:18:00Z">
          <w:r w:rsidR="004E55FA" w:rsidDel="00B369E9">
            <w:delText>answerer</w:delText>
          </w:r>
        </w:del>
      </w:ins>
      <w:moveTo w:id="473" w:author="Xin Li" w:date="2026-08-20T23:30:00Z" w16du:dateUtc="2026-08-20T15:30:00Z">
        <w:del w:id="474" w:author="Prof. LIU Ben" w:date="2026-08-24T22:18:00Z" w16du:dateUtc="2026-08-24T14:18:00Z">
          <w:r w:rsidR="008606F3" w:rsidRPr="00015210" w:rsidDel="00B369E9">
            <w:delText xml:space="preserve">’s decision to answer a question that already has prior contributions. </w:delText>
          </w:r>
        </w:del>
      </w:moveTo>
      <w:moveToRangeEnd w:id="464"/>
      <w:del w:id="475" w:author="Prof. LIU Ben" w:date="2026-08-24T22:18:00Z" w16du:dateUtc="2026-08-24T14:18:00Z">
        <w:r w:rsidR="00254CE0" w:rsidRPr="00015210" w:rsidDel="00B369E9">
          <w:delText>We organize the second literature by the structural role AI plays relative to the human answerer, because that role determines both what each study is able to identify and what it necessarily leaves open. We then draw on a third literature, on human responses to identified machine agents, which supplies the bridge</w:delText>
        </w:r>
      </w:del>
      <w:ins w:id="476" w:author="Xin Li" w:date="2026-08-20T23:31:00Z" w16du:dateUtc="2026-08-20T15:31:00Z">
        <w:del w:id="477" w:author="Prof. LIU Ben" w:date="2026-08-24T22:18:00Z" w16du:dateUtc="2026-08-24T14:18:00Z">
          <w:r w:rsidR="008606F3" w:rsidDel="00B369E9">
            <w:delText>s</w:delText>
          </w:r>
        </w:del>
      </w:ins>
      <w:del w:id="478" w:author="Prof. LIU Ben" w:date="2026-08-24T22:18:00Z" w16du:dateUtc="2026-08-24T14:18:00Z">
        <w:r w:rsidR="00254CE0" w:rsidRPr="00015210" w:rsidDel="00B369E9">
          <w:delText xml:space="preserve"> between the two.</w:delText>
        </w:r>
      </w:del>
    </w:p>
    <w:bookmarkEnd w:id="440"/>
    <w:p w14:paraId="1B2AC68D" w14:textId="77777777" w:rsidR="00E912B4" w:rsidRPr="00015210" w:rsidRDefault="00E912B4">
      <w:pPr>
        <w:pStyle w:val="Paragraph0"/>
        <w:ind w:firstLine="360"/>
        <w:sectPr w:rsidR="00E912B4" w:rsidRPr="00015210" w:rsidSect="00E912B4">
          <w:pgSz w:w="12240" w:h="15840" w:code="1"/>
          <w:pgMar w:top="1440" w:right="1440" w:bottom="1440" w:left="1440" w:header="720" w:footer="144" w:gutter="0"/>
          <w:cols w:space="720"/>
          <w:docGrid w:linePitch="299"/>
        </w:sectPr>
        <w:pPrChange w:id="479" w:author="Prof. LIU Ben" w:date="2026-08-24T22:19:00Z" w16du:dateUtc="2026-08-24T14:19:00Z">
          <w:pPr>
            <w:pStyle w:val="Paragraph0"/>
          </w:pPr>
        </w:pPrChange>
      </w:pPr>
    </w:p>
    <w:p w14:paraId="530FD548" w14:textId="0A249E9D" w:rsidR="00E912B4" w:rsidRPr="00015210" w:rsidRDefault="00E912B4" w:rsidP="00E912B4">
      <w:pPr>
        <w:pStyle w:val="TableFiguretitle"/>
      </w:pPr>
      <w:bookmarkStart w:id="480" w:name="_Ref177391594"/>
      <w:bookmarkStart w:id="481" w:name="_Ref177391587"/>
      <w:r w:rsidRPr="00015210">
        <w:lastRenderedPageBreak/>
        <w:t xml:space="preserve">Table </w:t>
      </w:r>
      <w:fldSimple w:instr=" SEQ Table \* ARABIC ">
        <w:r w:rsidR="00723301">
          <w:rPr>
            <w:noProof/>
          </w:rPr>
          <w:t>1</w:t>
        </w:r>
      </w:fldSimple>
      <w:bookmarkEnd w:id="480"/>
      <w:r w:rsidRPr="00015210">
        <w:t xml:space="preserve">. </w:t>
      </w:r>
      <w:bookmarkEnd w:id="481"/>
      <w:r w:rsidRPr="00015210">
        <w:t>Summary of empirical research on the effects of generative AI on online Q&amp;A communities</w:t>
      </w:r>
    </w:p>
    <w:tbl>
      <w:tblPr>
        <w:tblW w:w="4934" w:type="pct"/>
        <w:jc w:val="center"/>
        <w:tblLayout w:type="fixed"/>
        <w:tblCellMar>
          <w:left w:w="14" w:type="dxa"/>
          <w:right w:w="14" w:type="dxa"/>
        </w:tblCellMar>
        <w:tblLook w:val="04A0" w:firstRow="1" w:lastRow="0" w:firstColumn="1" w:lastColumn="0" w:noHBand="0" w:noVBand="1"/>
        <w:tblPrChange w:id="482" w:author="Xin Li" w:date="2026-08-20T23:34:00Z" w16du:dateUtc="2026-08-20T15:34:00Z">
          <w:tblPr>
            <w:tblW w:w="5015" w:type="pct"/>
            <w:jc w:val="center"/>
            <w:tblLayout w:type="fixed"/>
            <w:tblCellMar>
              <w:left w:w="14" w:type="dxa"/>
              <w:right w:w="14" w:type="dxa"/>
            </w:tblCellMar>
            <w:tblLook w:val="04A0" w:firstRow="1" w:lastRow="0" w:firstColumn="1" w:lastColumn="0" w:noHBand="0" w:noVBand="1"/>
          </w:tblPr>
        </w:tblPrChange>
      </w:tblPr>
      <w:tblGrid>
        <w:gridCol w:w="2113"/>
        <w:gridCol w:w="2018"/>
        <w:gridCol w:w="1800"/>
        <w:gridCol w:w="1088"/>
        <w:gridCol w:w="1168"/>
        <w:gridCol w:w="2604"/>
        <w:gridCol w:w="1978"/>
        <w:tblGridChange w:id="483">
          <w:tblGrid>
            <w:gridCol w:w="2113"/>
            <w:gridCol w:w="3"/>
            <w:gridCol w:w="1597"/>
            <w:gridCol w:w="418"/>
            <w:gridCol w:w="1800"/>
            <w:gridCol w:w="608"/>
            <w:gridCol w:w="480"/>
            <w:gridCol w:w="577"/>
            <w:gridCol w:w="591"/>
            <w:gridCol w:w="579"/>
            <w:gridCol w:w="2025"/>
            <w:gridCol w:w="215"/>
            <w:gridCol w:w="1763"/>
            <w:gridCol w:w="210"/>
          </w:tblGrid>
        </w:tblGridChange>
      </w:tblGrid>
      <w:tr w:rsidR="00E912B4" w:rsidRPr="00015210" w14:paraId="6E74DCDC" w14:textId="77777777" w:rsidTr="00CC6967">
        <w:trPr>
          <w:trHeight w:val="40"/>
          <w:jc w:val="center"/>
          <w:trPrChange w:id="484" w:author="Xin Li" w:date="2026-08-20T23:34:00Z" w16du:dateUtc="2026-08-20T15:34:00Z">
            <w:trPr>
              <w:trHeight w:val="891"/>
              <w:jc w:val="center"/>
            </w:trPr>
          </w:trPrChange>
        </w:trPr>
        <w:tc>
          <w:tcPr>
            <w:tcW w:w="2114" w:type="dxa"/>
            <w:tcBorders>
              <w:top w:val="single" w:sz="8" w:space="0" w:color="auto"/>
              <w:left w:val="single" w:sz="8" w:space="0" w:color="auto"/>
              <w:bottom w:val="single" w:sz="8" w:space="0" w:color="auto"/>
              <w:right w:val="single" w:sz="8" w:space="0" w:color="auto"/>
            </w:tcBorders>
            <w:vAlign w:val="center"/>
            <w:hideMark/>
            <w:tcPrChange w:id="485" w:author="Xin Li" w:date="2026-08-20T23:34:00Z" w16du:dateUtc="2026-08-20T15:34:00Z">
              <w:tcPr>
                <w:tcW w:w="2116" w:type="dxa"/>
                <w:gridSpan w:val="2"/>
                <w:tcBorders>
                  <w:top w:val="single" w:sz="8" w:space="0" w:color="auto"/>
                  <w:left w:val="single" w:sz="8" w:space="0" w:color="auto"/>
                  <w:bottom w:val="single" w:sz="8" w:space="0" w:color="auto"/>
                  <w:right w:val="single" w:sz="8" w:space="0" w:color="auto"/>
                </w:tcBorders>
                <w:vAlign w:val="center"/>
                <w:hideMark/>
              </w:tcPr>
            </w:tcPrChange>
          </w:tcPr>
          <w:p w14:paraId="2175FEA1" w14:textId="77777777" w:rsidR="00E912B4" w:rsidRPr="00015210" w:rsidRDefault="00E912B4" w:rsidP="00DE134C">
            <w:pPr>
              <w:jc w:val="center"/>
              <w:rPr>
                <w:b/>
                <w:bCs/>
                <w:color w:val="000000"/>
                <w:sz w:val="18"/>
                <w:szCs w:val="18"/>
              </w:rPr>
            </w:pPr>
            <w:r w:rsidRPr="00015210">
              <w:rPr>
                <w:b/>
                <w:bCs/>
                <w:color w:val="000000"/>
                <w:sz w:val="18"/>
                <w:szCs w:val="18"/>
              </w:rPr>
              <w:t>Study</w:t>
            </w:r>
          </w:p>
        </w:tc>
        <w:tc>
          <w:tcPr>
            <w:tcW w:w="2018" w:type="dxa"/>
            <w:tcBorders>
              <w:top w:val="single" w:sz="8" w:space="0" w:color="auto"/>
              <w:left w:val="nil"/>
              <w:bottom w:val="single" w:sz="8" w:space="0" w:color="auto"/>
              <w:right w:val="single" w:sz="8" w:space="0" w:color="auto"/>
            </w:tcBorders>
            <w:vAlign w:val="center"/>
            <w:hideMark/>
            <w:tcPrChange w:id="486" w:author="Xin Li" w:date="2026-08-20T23:34:00Z" w16du:dateUtc="2026-08-20T15:34:00Z">
              <w:tcPr>
                <w:tcW w:w="1597" w:type="dxa"/>
                <w:tcBorders>
                  <w:top w:val="single" w:sz="8" w:space="0" w:color="auto"/>
                  <w:left w:val="nil"/>
                  <w:bottom w:val="single" w:sz="8" w:space="0" w:color="auto"/>
                  <w:right w:val="single" w:sz="8" w:space="0" w:color="auto"/>
                </w:tcBorders>
                <w:vAlign w:val="center"/>
                <w:hideMark/>
              </w:tcPr>
            </w:tcPrChange>
          </w:tcPr>
          <w:p w14:paraId="46B6274D" w14:textId="77777777" w:rsidR="00E912B4" w:rsidRPr="00015210" w:rsidRDefault="00E912B4" w:rsidP="00DE134C">
            <w:pPr>
              <w:jc w:val="center"/>
              <w:rPr>
                <w:b/>
                <w:bCs/>
                <w:color w:val="000000"/>
                <w:sz w:val="18"/>
                <w:szCs w:val="18"/>
              </w:rPr>
            </w:pPr>
            <w:r w:rsidRPr="00015210">
              <w:rPr>
                <w:b/>
                <w:bCs/>
                <w:color w:val="000000"/>
                <w:sz w:val="18"/>
                <w:szCs w:val="18"/>
              </w:rPr>
              <w:t>Platform (domain)</w:t>
            </w:r>
          </w:p>
        </w:tc>
        <w:tc>
          <w:tcPr>
            <w:tcW w:w="1800" w:type="dxa"/>
            <w:tcBorders>
              <w:top w:val="single" w:sz="8" w:space="0" w:color="auto"/>
              <w:left w:val="nil"/>
              <w:bottom w:val="single" w:sz="8" w:space="0" w:color="auto"/>
              <w:right w:val="single" w:sz="8" w:space="0" w:color="auto"/>
            </w:tcBorders>
            <w:vAlign w:val="center"/>
            <w:hideMark/>
            <w:tcPrChange w:id="487" w:author="Xin Li" w:date="2026-08-20T23:34:00Z" w16du:dateUtc="2026-08-20T15:34:00Z">
              <w:tcPr>
                <w:tcW w:w="2826" w:type="dxa"/>
                <w:gridSpan w:val="3"/>
                <w:tcBorders>
                  <w:top w:val="single" w:sz="8" w:space="0" w:color="auto"/>
                  <w:left w:val="nil"/>
                  <w:bottom w:val="single" w:sz="8" w:space="0" w:color="auto"/>
                  <w:right w:val="single" w:sz="8" w:space="0" w:color="auto"/>
                </w:tcBorders>
                <w:vAlign w:val="center"/>
                <w:hideMark/>
              </w:tcPr>
            </w:tcPrChange>
          </w:tcPr>
          <w:p w14:paraId="550E9362" w14:textId="77777777" w:rsidR="00E912B4" w:rsidRPr="00015210" w:rsidRDefault="00E912B4" w:rsidP="00DE134C">
            <w:pPr>
              <w:jc w:val="center"/>
              <w:rPr>
                <w:b/>
                <w:bCs/>
                <w:color w:val="000000"/>
                <w:sz w:val="18"/>
                <w:szCs w:val="18"/>
              </w:rPr>
            </w:pPr>
            <w:r w:rsidRPr="00015210">
              <w:rPr>
                <w:b/>
                <w:bCs/>
                <w:color w:val="000000"/>
                <w:sz w:val="18"/>
                <w:szCs w:val="18"/>
              </w:rPr>
              <w:t>Source of variation</w:t>
            </w:r>
          </w:p>
        </w:tc>
        <w:tc>
          <w:tcPr>
            <w:tcW w:w="1088" w:type="dxa"/>
            <w:tcBorders>
              <w:top w:val="single" w:sz="8" w:space="0" w:color="auto"/>
              <w:left w:val="nil"/>
              <w:bottom w:val="single" w:sz="8" w:space="0" w:color="auto"/>
              <w:right w:val="single" w:sz="8" w:space="0" w:color="auto"/>
            </w:tcBorders>
            <w:vAlign w:val="center"/>
            <w:hideMark/>
            <w:tcPrChange w:id="488" w:author="Xin Li" w:date="2026-08-20T23:34:00Z" w16du:dateUtc="2026-08-20T15:34:00Z">
              <w:tcPr>
                <w:tcW w:w="1057" w:type="dxa"/>
                <w:gridSpan w:val="2"/>
                <w:tcBorders>
                  <w:top w:val="single" w:sz="8" w:space="0" w:color="auto"/>
                  <w:left w:val="nil"/>
                  <w:bottom w:val="single" w:sz="8" w:space="0" w:color="auto"/>
                  <w:right w:val="single" w:sz="8" w:space="0" w:color="auto"/>
                </w:tcBorders>
                <w:vAlign w:val="center"/>
                <w:hideMark/>
              </w:tcPr>
            </w:tcPrChange>
          </w:tcPr>
          <w:p w14:paraId="2B38EB59" w14:textId="77777777" w:rsidR="00E912B4" w:rsidRPr="00015210" w:rsidRDefault="00E912B4" w:rsidP="00DE134C">
            <w:pPr>
              <w:jc w:val="center"/>
              <w:rPr>
                <w:b/>
                <w:bCs/>
                <w:color w:val="000000"/>
                <w:sz w:val="18"/>
                <w:szCs w:val="18"/>
              </w:rPr>
            </w:pPr>
            <w:r w:rsidRPr="00015210">
              <w:rPr>
                <w:b/>
                <w:bCs/>
                <w:color w:val="000000"/>
                <w:sz w:val="18"/>
                <w:szCs w:val="18"/>
              </w:rPr>
              <w:t>Unit of analysis</w:t>
            </w:r>
          </w:p>
        </w:tc>
        <w:tc>
          <w:tcPr>
            <w:tcW w:w="1168" w:type="dxa"/>
            <w:tcBorders>
              <w:top w:val="single" w:sz="8" w:space="0" w:color="auto"/>
              <w:left w:val="nil"/>
              <w:bottom w:val="single" w:sz="8" w:space="0" w:color="auto"/>
              <w:right w:val="single" w:sz="8" w:space="0" w:color="auto"/>
            </w:tcBorders>
            <w:vAlign w:val="center"/>
            <w:hideMark/>
            <w:tcPrChange w:id="489" w:author="Xin Li" w:date="2026-08-20T23:34:00Z" w16du:dateUtc="2026-08-20T15:34:00Z">
              <w:tcPr>
                <w:tcW w:w="1170" w:type="dxa"/>
                <w:gridSpan w:val="2"/>
                <w:tcBorders>
                  <w:top w:val="single" w:sz="8" w:space="0" w:color="auto"/>
                  <w:left w:val="nil"/>
                  <w:bottom w:val="single" w:sz="8" w:space="0" w:color="auto"/>
                  <w:right w:val="single" w:sz="8" w:space="0" w:color="auto"/>
                </w:tcBorders>
                <w:vAlign w:val="center"/>
                <w:hideMark/>
              </w:tcPr>
            </w:tcPrChange>
          </w:tcPr>
          <w:p w14:paraId="41A97984" w14:textId="6F2E7006" w:rsidR="00E912B4" w:rsidRPr="00015210" w:rsidRDefault="00E912B4" w:rsidP="00DE134C">
            <w:pPr>
              <w:jc w:val="center"/>
              <w:rPr>
                <w:b/>
                <w:bCs/>
                <w:color w:val="000000"/>
                <w:sz w:val="18"/>
                <w:szCs w:val="18"/>
              </w:rPr>
            </w:pPr>
            <w:r w:rsidRPr="00015210">
              <w:rPr>
                <w:b/>
                <w:bCs/>
                <w:color w:val="000000"/>
                <w:sz w:val="18"/>
                <w:szCs w:val="18"/>
              </w:rPr>
              <w:t xml:space="preserve">AI </w:t>
            </w:r>
            <w:del w:id="490" w:author="Xin Li" w:date="2026-08-20T23:33:00Z" w16du:dateUtc="2026-08-20T15:33:00Z">
              <w:r w:rsidRPr="00015210" w:rsidDel="001471CF">
                <w:rPr>
                  <w:b/>
                  <w:bCs/>
                  <w:color w:val="000000"/>
                  <w:sz w:val="18"/>
                  <w:szCs w:val="18"/>
                </w:rPr>
                <w:delText xml:space="preserve">source </w:delText>
              </w:r>
            </w:del>
            <w:r w:rsidRPr="00015210">
              <w:rPr>
                <w:b/>
                <w:bCs/>
                <w:color w:val="000000"/>
                <w:sz w:val="18"/>
                <w:szCs w:val="18"/>
              </w:rPr>
              <w:t xml:space="preserve">identifiable </w:t>
            </w:r>
            <w:del w:id="491" w:author="Xin Li" w:date="2026-08-20T23:33:00Z" w16du:dateUtc="2026-08-20T15:33:00Z">
              <w:r w:rsidRPr="00015210" w:rsidDel="001471CF">
                <w:rPr>
                  <w:b/>
                  <w:bCs/>
                  <w:color w:val="000000"/>
                  <w:sz w:val="18"/>
                  <w:szCs w:val="18"/>
                </w:rPr>
                <w:delText>to users</w:delText>
              </w:r>
            </w:del>
          </w:p>
        </w:tc>
        <w:tc>
          <w:tcPr>
            <w:tcW w:w="2604" w:type="dxa"/>
            <w:tcBorders>
              <w:top w:val="single" w:sz="8" w:space="0" w:color="auto"/>
              <w:left w:val="nil"/>
              <w:bottom w:val="single" w:sz="8" w:space="0" w:color="auto"/>
              <w:right w:val="single" w:sz="8" w:space="0" w:color="auto"/>
            </w:tcBorders>
            <w:vAlign w:val="center"/>
            <w:hideMark/>
            <w:tcPrChange w:id="492" w:author="Xin Li" w:date="2026-08-20T23:34:00Z" w16du:dateUtc="2026-08-20T15:34:00Z">
              <w:tcPr>
                <w:tcW w:w="2240" w:type="dxa"/>
                <w:gridSpan w:val="2"/>
                <w:tcBorders>
                  <w:top w:val="single" w:sz="8" w:space="0" w:color="auto"/>
                  <w:left w:val="nil"/>
                  <w:bottom w:val="single" w:sz="8" w:space="0" w:color="auto"/>
                  <w:right w:val="single" w:sz="8" w:space="0" w:color="auto"/>
                </w:tcBorders>
                <w:vAlign w:val="center"/>
                <w:hideMark/>
              </w:tcPr>
            </w:tcPrChange>
          </w:tcPr>
          <w:p w14:paraId="1DA7A209" w14:textId="77777777" w:rsidR="00E912B4" w:rsidRPr="00015210" w:rsidRDefault="00E912B4" w:rsidP="00DE134C">
            <w:pPr>
              <w:jc w:val="center"/>
              <w:rPr>
                <w:b/>
                <w:bCs/>
                <w:color w:val="000000"/>
                <w:sz w:val="18"/>
                <w:szCs w:val="18"/>
              </w:rPr>
            </w:pPr>
            <w:r w:rsidRPr="00015210">
              <w:rPr>
                <w:b/>
                <w:bCs/>
                <w:color w:val="000000"/>
                <w:sz w:val="18"/>
                <w:szCs w:val="18"/>
              </w:rPr>
              <w:t>Question supply</w:t>
            </w:r>
          </w:p>
        </w:tc>
        <w:tc>
          <w:tcPr>
            <w:tcW w:w="1978" w:type="dxa"/>
            <w:tcBorders>
              <w:top w:val="single" w:sz="8" w:space="0" w:color="auto"/>
              <w:left w:val="nil"/>
              <w:bottom w:val="single" w:sz="8" w:space="0" w:color="auto"/>
              <w:right w:val="single" w:sz="8" w:space="0" w:color="auto"/>
            </w:tcBorders>
            <w:vAlign w:val="center"/>
            <w:hideMark/>
            <w:tcPrChange w:id="493" w:author="Xin Li" w:date="2026-08-20T23:34:00Z" w16du:dateUtc="2026-08-20T15:34:00Z">
              <w:tcPr>
                <w:tcW w:w="1970" w:type="dxa"/>
                <w:gridSpan w:val="2"/>
                <w:tcBorders>
                  <w:top w:val="single" w:sz="8" w:space="0" w:color="auto"/>
                  <w:left w:val="nil"/>
                  <w:bottom w:val="single" w:sz="8" w:space="0" w:color="auto"/>
                  <w:right w:val="single" w:sz="8" w:space="0" w:color="auto"/>
                </w:tcBorders>
                <w:vAlign w:val="center"/>
                <w:hideMark/>
              </w:tcPr>
            </w:tcPrChange>
          </w:tcPr>
          <w:p w14:paraId="42FFE805" w14:textId="77777777" w:rsidR="00E912B4" w:rsidRPr="00015210" w:rsidRDefault="00E912B4" w:rsidP="00DE134C">
            <w:pPr>
              <w:jc w:val="center"/>
              <w:rPr>
                <w:b/>
                <w:bCs/>
                <w:color w:val="000000"/>
                <w:sz w:val="18"/>
                <w:szCs w:val="18"/>
              </w:rPr>
            </w:pPr>
            <w:r w:rsidRPr="00015210">
              <w:rPr>
                <w:b/>
                <w:bCs/>
                <w:color w:val="000000"/>
                <w:sz w:val="18"/>
                <w:szCs w:val="18"/>
              </w:rPr>
              <w:t>Answer supply</w:t>
            </w:r>
          </w:p>
        </w:tc>
      </w:tr>
      <w:tr w:rsidR="00E912B4" w:rsidRPr="00015210" w14:paraId="6CF048ED" w14:textId="77777777" w:rsidTr="00CC6967">
        <w:trPr>
          <w:trHeight w:val="291"/>
          <w:jc w:val="center"/>
        </w:trPr>
        <w:tc>
          <w:tcPr>
            <w:tcW w:w="12770" w:type="dxa"/>
            <w:gridSpan w:val="7"/>
            <w:tcBorders>
              <w:top w:val="single" w:sz="8" w:space="0" w:color="auto"/>
              <w:left w:val="single" w:sz="8" w:space="0" w:color="auto"/>
              <w:bottom w:val="single" w:sz="8" w:space="0" w:color="auto"/>
              <w:right w:val="single" w:sz="8" w:space="0" w:color="000000"/>
            </w:tcBorders>
            <w:vAlign w:val="center"/>
            <w:hideMark/>
          </w:tcPr>
          <w:p w14:paraId="1449C3FC" w14:textId="48873BE8" w:rsidR="00E912B4" w:rsidRPr="00015210" w:rsidRDefault="00E912B4" w:rsidP="00DE134C">
            <w:pPr>
              <w:rPr>
                <w:b/>
                <w:bCs/>
                <w:color w:val="000000"/>
                <w:sz w:val="18"/>
                <w:szCs w:val="18"/>
              </w:rPr>
            </w:pPr>
            <w:r w:rsidRPr="00015210">
              <w:rPr>
                <w:b/>
                <w:bCs/>
                <w:color w:val="000000"/>
                <w:sz w:val="18"/>
                <w:szCs w:val="18"/>
              </w:rPr>
              <w:t xml:space="preserve">Role 1. </w:t>
            </w:r>
            <w:ins w:id="494" w:author="Xin Li" w:date="2026-08-20T23:41:00Z" w16du:dateUtc="2026-08-20T15:41:00Z">
              <w:r w:rsidR="001471CF">
                <w:rPr>
                  <w:b/>
                  <w:bCs/>
                  <w:color w:val="000000"/>
                  <w:sz w:val="18"/>
                  <w:szCs w:val="18"/>
                </w:rPr>
                <w:t>External Gen</w:t>
              </w:r>
            </w:ins>
            <w:r w:rsidRPr="00015210">
              <w:rPr>
                <w:b/>
                <w:bCs/>
                <w:color w:val="000000"/>
                <w:sz w:val="18"/>
                <w:szCs w:val="18"/>
              </w:rPr>
              <w:t xml:space="preserve">AI as a </w:t>
            </w:r>
            <w:del w:id="495" w:author="Xin Li" w:date="2026-08-20T23:41:00Z" w16du:dateUtc="2026-08-20T15:41:00Z">
              <w:r w:rsidRPr="00015210" w:rsidDel="001471CF">
                <w:rPr>
                  <w:b/>
                  <w:bCs/>
                  <w:color w:val="000000"/>
                  <w:sz w:val="18"/>
                  <w:szCs w:val="18"/>
                </w:rPr>
                <w:delText xml:space="preserve">substitute for the </w:delText>
              </w:r>
            </w:del>
            <w:ins w:id="496" w:author="Xin Li" w:date="2026-08-20T23:41:00Z" w16du:dateUtc="2026-08-20T15:41:00Z">
              <w:r w:rsidR="001471CF">
                <w:rPr>
                  <w:b/>
                  <w:bCs/>
                  <w:color w:val="000000"/>
                  <w:sz w:val="18"/>
                  <w:szCs w:val="18"/>
                </w:rPr>
                <w:t xml:space="preserve">platform competitor </w:t>
              </w:r>
            </w:ins>
            <w:del w:id="497" w:author="Xin Li" w:date="2026-08-20T23:41:00Z" w16du:dateUtc="2026-08-20T15:41:00Z">
              <w:r w:rsidRPr="00015210" w:rsidDel="001471CF">
                <w:rPr>
                  <w:b/>
                  <w:bCs/>
                  <w:color w:val="000000"/>
                  <w:sz w:val="18"/>
                  <w:szCs w:val="18"/>
                </w:rPr>
                <w:delText>community</w:delText>
              </w:r>
              <w:r w:rsidRPr="00015210" w:rsidDel="001471CF">
                <w:rPr>
                  <w:color w:val="000000"/>
                  <w:sz w:val="18"/>
                  <w:szCs w:val="18"/>
                </w:rPr>
                <w:delText xml:space="preserve"> (AI acts before questions reach the platform)</w:delText>
              </w:r>
            </w:del>
          </w:p>
        </w:tc>
      </w:tr>
      <w:tr w:rsidR="00E912B4" w:rsidRPr="00015210" w14:paraId="0A935C42" w14:textId="77777777" w:rsidTr="00CC6967">
        <w:trPr>
          <w:trHeight w:val="308"/>
          <w:jc w:val="center"/>
        </w:trPr>
        <w:tc>
          <w:tcPr>
            <w:tcW w:w="2114" w:type="dxa"/>
            <w:tcBorders>
              <w:top w:val="nil"/>
              <w:left w:val="single" w:sz="8" w:space="0" w:color="auto"/>
              <w:bottom w:val="single" w:sz="8" w:space="0" w:color="auto"/>
              <w:right w:val="single" w:sz="8" w:space="0" w:color="auto"/>
            </w:tcBorders>
            <w:vAlign w:val="center"/>
            <w:hideMark/>
          </w:tcPr>
          <w:p w14:paraId="592A96A5" w14:textId="77777777" w:rsidR="00E912B4" w:rsidRPr="00015210" w:rsidRDefault="00E912B4" w:rsidP="00DE134C">
            <w:pPr>
              <w:rPr>
                <w:color w:val="000000"/>
                <w:sz w:val="18"/>
                <w:szCs w:val="18"/>
              </w:rPr>
            </w:pPr>
            <w:r w:rsidRPr="00015210">
              <w:rPr>
                <w:color w:val="000000"/>
                <w:sz w:val="18"/>
                <w:szCs w:val="18"/>
              </w:rPr>
              <w:t>Xue et al. (2026, ISR)</w:t>
            </w:r>
          </w:p>
        </w:tc>
        <w:tc>
          <w:tcPr>
            <w:tcW w:w="2018" w:type="dxa"/>
            <w:tcBorders>
              <w:top w:val="nil"/>
              <w:left w:val="nil"/>
              <w:bottom w:val="single" w:sz="8" w:space="0" w:color="auto"/>
              <w:right w:val="single" w:sz="8" w:space="0" w:color="auto"/>
            </w:tcBorders>
            <w:vAlign w:val="center"/>
            <w:hideMark/>
          </w:tcPr>
          <w:p w14:paraId="51E21D2B" w14:textId="77777777" w:rsidR="00E912B4" w:rsidRPr="00015210" w:rsidRDefault="00E912B4" w:rsidP="00DE134C">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6A85E3AB" w14:textId="77777777" w:rsidR="00E912B4" w:rsidRPr="00015210" w:rsidRDefault="00E912B4" w:rsidP="00DE134C">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2D7C0A4A" w14:textId="77777777" w:rsidR="00E912B4" w:rsidRPr="00015210" w:rsidRDefault="00E912B4" w:rsidP="00DE134C">
            <w:pPr>
              <w:rPr>
                <w:color w:val="000000"/>
                <w:sz w:val="18"/>
                <w:szCs w:val="18"/>
              </w:rPr>
            </w:pPr>
            <w:r w:rsidRPr="00015210">
              <w:rPr>
                <w:color w:val="000000"/>
                <w:sz w:val="18"/>
                <w:szCs w:val="18"/>
              </w:rPr>
              <w:t>Topic-day</w:t>
            </w:r>
          </w:p>
        </w:tc>
        <w:tc>
          <w:tcPr>
            <w:tcW w:w="1168" w:type="dxa"/>
            <w:tcBorders>
              <w:top w:val="nil"/>
              <w:left w:val="nil"/>
              <w:bottom w:val="single" w:sz="8" w:space="0" w:color="auto"/>
              <w:right w:val="single" w:sz="8" w:space="0" w:color="auto"/>
            </w:tcBorders>
            <w:vAlign w:val="center"/>
            <w:hideMark/>
          </w:tcPr>
          <w:p w14:paraId="0AA37355" w14:textId="435AFEF8" w:rsidR="00E912B4" w:rsidRPr="00015210" w:rsidRDefault="00E912B4" w:rsidP="00DE134C">
            <w:pPr>
              <w:rPr>
                <w:color w:val="000000"/>
                <w:sz w:val="18"/>
                <w:szCs w:val="18"/>
              </w:rPr>
            </w:pPr>
            <w:r w:rsidRPr="00015210">
              <w:rPr>
                <w:color w:val="000000"/>
                <w:sz w:val="18"/>
                <w:szCs w:val="18"/>
              </w:rPr>
              <w:t>N</w:t>
            </w:r>
            <w:ins w:id="498" w:author="Prof. LIU Ben" w:date="2026-08-24T23:24:00Z" w16du:dateUtc="2026-08-24T15:24:00Z">
              <w:r w:rsidR="00B369E9">
                <w:rPr>
                  <w:rFonts w:hint="eastAsia"/>
                  <w:color w:val="000000"/>
                  <w:sz w:val="18"/>
                  <w:szCs w:val="18"/>
                </w:rPr>
                <w:t>A</w:t>
              </w:r>
            </w:ins>
            <w:del w:id="499" w:author="Prof. LIU Ben" w:date="2026-08-24T23:24:00Z" w16du:dateUtc="2026-08-24T15:24:00Z">
              <w:r w:rsidRPr="00015210" w:rsidDel="00B369E9">
                <w:rPr>
                  <w:color w:val="000000"/>
                  <w:sz w:val="18"/>
                  <w:szCs w:val="18"/>
                </w:rPr>
                <w:delText>o</w:delText>
              </w:r>
            </w:del>
          </w:p>
        </w:tc>
        <w:tc>
          <w:tcPr>
            <w:tcW w:w="2604" w:type="dxa"/>
            <w:tcBorders>
              <w:top w:val="nil"/>
              <w:left w:val="nil"/>
              <w:bottom w:val="single" w:sz="8" w:space="0" w:color="auto"/>
              <w:right w:val="single" w:sz="8" w:space="0" w:color="auto"/>
            </w:tcBorders>
            <w:vAlign w:val="center"/>
            <w:hideMark/>
          </w:tcPr>
          <w:p w14:paraId="092A47E6" w14:textId="77777777" w:rsidR="001471CF" w:rsidRDefault="001471CF" w:rsidP="00DE134C">
            <w:pPr>
              <w:rPr>
                <w:ins w:id="500" w:author="Xin Li" w:date="2026-08-20T23:38:00Z" w16du:dateUtc="2026-08-20T15:38:00Z"/>
                <w:color w:val="000000"/>
                <w:sz w:val="18"/>
                <w:szCs w:val="18"/>
              </w:rPr>
            </w:pPr>
            <w:ins w:id="501" w:author="Xin Li" w:date="2026-08-20T23:38:00Z" w16du:dateUtc="2026-08-20T15:38:00Z">
              <w:r>
                <w:rPr>
                  <w:color w:val="000000"/>
                  <w:sz w:val="18"/>
                  <w:szCs w:val="18"/>
                </w:rPr>
                <w:t xml:space="preserve">Reduce question </w:t>
              </w:r>
            </w:ins>
            <w:del w:id="502" w:author="Xin Li" w:date="2026-08-20T23:38:00Z" w16du:dateUtc="2026-08-20T15:38:00Z">
              <w:r w:rsidR="00E912B4" w:rsidRPr="00015210" w:rsidDel="001471CF">
                <w:rPr>
                  <w:color w:val="000000"/>
                  <w:sz w:val="18"/>
                  <w:szCs w:val="18"/>
                </w:rPr>
                <w:delText xml:space="preserve">−; </w:delText>
              </w:r>
            </w:del>
            <w:ins w:id="503" w:author="Xin Li" w:date="2026-08-20T23:38:00Z" w16du:dateUtc="2026-08-20T15:38:00Z">
              <w:r>
                <w:rPr>
                  <w:color w:val="000000"/>
                  <w:sz w:val="18"/>
                  <w:szCs w:val="18"/>
                </w:rPr>
                <w:t>supply;</w:t>
              </w:r>
            </w:ins>
          </w:p>
          <w:p w14:paraId="3B8C2B11" w14:textId="0E1CFD33" w:rsidR="00E912B4" w:rsidRPr="00015210" w:rsidRDefault="00E912B4" w:rsidP="00DE134C">
            <w:pPr>
              <w:rPr>
                <w:color w:val="000000"/>
                <w:sz w:val="18"/>
                <w:szCs w:val="18"/>
              </w:rPr>
            </w:pPr>
            <w:r w:rsidRPr="00015210">
              <w:rPr>
                <w:color w:val="000000"/>
                <w:sz w:val="18"/>
                <w:szCs w:val="18"/>
              </w:rPr>
              <w:t>remaining questions higher quality</w:t>
            </w:r>
          </w:p>
        </w:tc>
        <w:tc>
          <w:tcPr>
            <w:tcW w:w="1978" w:type="dxa"/>
            <w:tcBorders>
              <w:top w:val="nil"/>
              <w:left w:val="nil"/>
              <w:bottom w:val="single" w:sz="8" w:space="0" w:color="auto"/>
              <w:right w:val="single" w:sz="8" w:space="0" w:color="auto"/>
            </w:tcBorders>
            <w:vAlign w:val="center"/>
            <w:hideMark/>
          </w:tcPr>
          <w:p w14:paraId="0B5D04F2" w14:textId="77777777" w:rsidR="00E912B4" w:rsidRPr="00015210" w:rsidRDefault="00E912B4" w:rsidP="00DE134C">
            <w:pPr>
              <w:rPr>
                <w:rFonts w:ascii="Aptos" w:hAnsi="Aptos"/>
                <w:color w:val="000000"/>
                <w:sz w:val="18"/>
                <w:szCs w:val="18"/>
              </w:rPr>
            </w:pPr>
            <w:r w:rsidRPr="00015210">
              <w:rPr>
                <w:rFonts w:ascii="Aptos" w:hAnsi="Aptos"/>
                <w:color w:val="000000"/>
                <w:sz w:val="18"/>
                <w:szCs w:val="18"/>
              </w:rPr>
              <w:t> </w:t>
            </w:r>
          </w:p>
        </w:tc>
      </w:tr>
      <w:tr w:rsidR="00E912B4" w:rsidRPr="00015210" w14:paraId="2FD45B28" w14:textId="77777777" w:rsidTr="00CC6967">
        <w:trPr>
          <w:trHeight w:val="40"/>
          <w:jc w:val="center"/>
        </w:trPr>
        <w:tc>
          <w:tcPr>
            <w:tcW w:w="2114" w:type="dxa"/>
            <w:tcBorders>
              <w:top w:val="nil"/>
              <w:left w:val="single" w:sz="8" w:space="0" w:color="auto"/>
              <w:bottom w:val="single" w:sz="8" w:space="0" w:color="auto"/>
              <w:right w:val="single" w:sz="8" w:space="0" w:color="auto"/>
            </w:tcBorders>
            <w:vAlign w:val="center"/>
            <w:hideMark/>
          </w:tcPr>
          <w:p w14:paraId="5247071F" w14:textId="77777777" w:rsidR="00E912B4" w:rsidRPr="00015210" w:rsidRDefault="00E912B4" w:rsidP="00DE134C">
            <w:pPr>
              <w:rPr>
                <w:color w:val="000000"/>
                <w:sz w:val="18"/>
                <w:szCs w:val="18"/>
              </w:rPr>
            </w:pPr>
            <w:r w:rsidRPr="00015210">
              <w:rPr>
                <w:color w:val="000000"/>
                <w:sz w:val="18"/>
                <w:szCs w:val="18"/>
              </w:rPr>
              <w:t>Quinn &amp; Gutt (2025, JMIS)</w:t>
            </w:r>
          </w:p>
        </w:tc>
        <w:tc>
          <w:tcPr>
            <w:tcW w:w="2018" w:type="dxa"/>
            <w:tcBorders>
              <w:top w:val="nil"/>
              <w:left w:val="nil"/>
              <w:bottom w:val="single" w:sz="8" w:space="0" w:color="auto"/>
              <w:right w:val="single" w:sz="8" w:space="0" w:color="auto"/>
            </w:tcBorders>
            <w:vAlign w:val="center"/>
            <w:hideMark/>
          </w:tcPr>
          <w:p w14:paraId="09E9247B" w14:textId="77777777" w:rsidR="00E912B4" w:rsidRPr="00015210" w:rsidRDefault="00E912B4" w:rsidP="00DE134C">
            <w:pPr>
              <w:rPr>
                <w:color w:val="000000"/>
                <w:sz w:val="18"/>
                <w:szCs w:val="18"/>
              </w:rPr>
            </w:pPr>
            <w:r w:rsidRPr="00015210">
              <w:rPr>
                <w:color w:val="000000"/>
                <w:sz w:val="18"/>
                <w:szCs w:val="18"/>
              </w:rPr>
              <w:t>Stack Exchange (technical)</w:t>
            </w:r>
          </w:p>
        </w:tc>
        <w:tc>
          <w:tcPr>
            <w:tcW w:w="1800" w:type="dxa"/>
            <w:tcBorders>
              <w:top w:val="nil"/>
              <w:left w:val="nil"/>
              <w:bottom w:val="single" w:sz="8" w:space="0" w:color="auto"/>
              <w:right w:val="single" w:sz="8" w:space="0" w:color="auto"/>
            </w:tcBorders>
            <w:vAlign w:val="center"/>
            <w:hideMark/>
          </w:tcPr>
          <w:p w14:paraId="50292B98" w14:textId="77777777" w:rsidR="00E912B4" w:rsidRPr="00015210" w:rsidRDefault="00E912B4" w:rsidP="00DE134C">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567A46CD" w14:textId="77777777" w:rsidR="00E912B4" w:rsidRPr="00015210" w:rsidRDefault="00E912B4" w:rsidP="00DE134C">
            <w:pPr>
              <w:rPr>
                <w:color w:val="000000"/>
                <w:sz w:val="18"/>
                <w:szCs w:val="18"/>
              </w:rPr>
            </w:pPr>
            <w:r w:rsidRPr="00015210">
              <w:rPr>
                <w:color w:val="000000"/>
                <w:sz w:val="18"/>
                <w:szCs w:val="18"/>
              </w:rPr>
              <w:t>Topic-week</w:t>
            </w:r>
          </w:p>
        </w:tc>
        <w:tc>
          <w:tcPr>
            <w:tcW w:w="1168" w:type="dxa"/>
            <w:tcBorders>
              <w:top w:val="nil"/>
              <w:left w:val="nil"/>
              <w:bottom w:val="single" w:sz="8" w:space="0" w:color="auto"/>
              <w:right w:val="single" w:sz="8" w:space="0" w:color="auto"/>
            </w:tcBorders>
            <w:vAlign w:val="center"/>
            <w:hideMark/>
          </w:tcPr>
          <w:p w14:paraId="2BFB057C" w14:textId="610BA972" w:rsidR="00E912B4" w:rsidRPr="00015210" w:rsidRDefault="00E912B4" w:rsidP="00DE134C">
            <w:pPr>
              <w:rPr>
                <w:color w:val="000000"/>
                <w:sz w:val="18"/>
                <w:szCs w:val="18"/>
              </w:rPr>
            </w:pPr>
            <w:r w:rsidRPr="00015210">
              <w:rPr>
                <w:color w:val="000000"/>
                <w:sz w:val="18"/>
                <w:szCs w:val="18"/>
              </w:rPr>
              <w:t>N</w:t>
            </w:r>
            <w:ins w:id="504" w:author="Prof. LIU Ben" w:date="2026-08-24T23:24:00Z" w16du:dateUtc="2026-08-24T15:24:00Z">
              <w:r w:rsidR="00B369E9">
                <w:rPr>
                  <w:rFonts w:hint="eastAsia"/>
                  <w:color w:val="000000"/>
                  <w:sz w:val="18"/>
                  <w:szCs w:val="18"/>
                </w:rPr>
                <w:t>A</w:t>
              </w:r>
            </w:ins>
            <w:del w:id="505" w:author="Prof. LIU Ben" w:date="2026-08-24T23:24:00Z" w16du:dateUtc="2026-08-24T15:24:00Z">
              <w:r w:rsidRPr="00015210" w:rsidDel="00B369E9">
                <w:rPr>
                  <w:color w:val="000000"/>
                  <w:sz w:val="18"/>
                  <w:szCs w:val="18"/>
                </w:rPr>
                <w:delText>o</w:delText>
              </w:r>
            </w:del>
          </w:p>
        </w:tc>
        <w:tc>
          <w:tcPr>
            <w:tcW w:w="2604" w:type="dxa"/>
            <w:tcBorders>
              <w:top w:val="nil"/>
              <w:left w:val="nil"/>
              <w:bottom w:val="single" w:sz="8" w:space="0" w:color="auto"/>
              <w:right w:val="single" w:sz="8" w:space="0" w:color="auto"/>
            </w:tcBorders>
            <w:vAlign w:val="center"/>
            <w:hideMark/>
          </w:tcPr>
          <w:p w14:paraId="580E25CF" w14:textId="4EA2C808" w:rsidR="00E912B4" w:rsidRPr="00015210" w:rsidRDefault="001471CF" w:rsidP="00D36F54">
            <w:pPr>
              <w:rPr>
                <w:color w:val="000000"/>
                <w:sz w:val="18"/>
                <w:szCs w:val="18"/>
              </w:rPr>
            </w:pPr>
            <w:ins w:id="506" w:author="Xin Li" w:date="2026-08-20T23:39:00Z" w16du:dateUtc="2026-08-20T15:39:00Z">
              <w:r>
                <w:rPr>
                  <w:color w:val="000000"/>
                  <w:sz w:val="18"/>
                  <w:szCs w:val="18"/>
                </w:rPr>
                <w:t>Reduce question supply;</w:t>
              </w:r>
            </w:ins>
            <w:del w:id="507" w:author="Xin Li" w:date="2026-08-20T23:39:00Z" w16du:dateUtc="2026-08-20T15:39:00Z">
              <w:r w:rsidR="00E912B4" w:rsidRPr="00015210" w:rsidDel="001471CF">
                <w:rPr>
                  <w:color w:val="000000"/>
                  <w:sz w:val="18"/>
                  <w:szCs w:val="18"/>
                </w:rPr>
                <w:delText>−</w:delText>
              </w:r>
            </w:del>
          </w:p>
        </w:tc>
        <w:tc>
          <w:tcPr>
            <w:tcW w:w="1978" w:type="dxa"/>
            <w:tcBorders>
              <w:top w:val="nil"/>
              <w:left w:val="nil"/>
              <w:bottom w:val="single" w:sz="8" w:space="0" w:color="auto"/>
              <w:right w:val="single" w:sz="8" w:space="0" w:color="auto"/>
            </w:tcBorders>
            <w:vAlign w:val="center"/>
            <w:hideMark/>
          </w:tcPr>
          <w:p w14:paraId="31CD6625" w14:textId="77777777" w:rsidR="00E912B4" w:rsidRPr="00015210" w:rsidRDefault="00E912B4" w:rsidP="00DE134C">
            <w:pPr>
              <w:rPr>
                <w:rFonts w:ascii="Aptos" w:hAnsi="Aptos"/>
                <w:color w:val="000000"/>
                <w:sz w:val="18"/>
                <w:szCs w:val="18"/>
              </w:rPr>
            </w:pPr>
            <w:r w:rsidRPr="00015210">
              <w:rPr>
                <w:rFonts w:ascii="Aptos" w:hAnsi="Aptos"/>
                <w:color w:val="000000"/>
                <w:sz w:val="18"/>
                <w:szCs w:val="18"/>
              </w:rPr>
              <w:t> </w:t>
            </w:r>
          </w:p>
        </w:tc>
      </w:tr>
      <w:tr w:rsidR="00E912B4" w:rsidRPr="00015210" w14:paraId="6B28D8D5" w14:textId="77777777" w:rsidTr="00CC6967">
        <w:trPr>
          <w:trHeight w:val="308"/>
          <w:jc w:val="center"/>
        </w:trPr>
        <w:tc>
          <w:tcPr>
            <w:tcW w:w="2114" w:type="dxa"/>
            <w:tcBorders>
              <w:top w:val="nil"/>
              <w:left w:val="single" w:sz="8" w:space="0" w:color="auto"/>
              <w:bottom w:val="single" w:sz="8" w:space="0" w:color="auto"/>
              <w:right w:val="single" w:sz="8" w:space="0" w:color="auto"/>
            </w:tcBorders>
            <w:vAlign w:val="center"/>
            <w:hideMark/>
          </w:tcPr>
          <w:p w14:paraId="00B9CC7A" w14:textId="77777777" w:rsidR="00E912B4" w:rsidRPr="00015210" w:rsidRDefault="00E912B4" w:rsidP="00DE134C">
            <w:pPr>
              <w:rPr>
                <w:color w:val="000000"/>
                <w:sz w:val="18"/>
                <w:szCs w:val="18"/>
              </w:rPr>
            </w:pPr>
            <w:commentRangeStart w:id="508"/>
            <w:r w:rsidRPr="00015210">
              <w:rPr>
                <w:color w:val="000000"/>
                <w:sz w:val="18"/>
                <w:szCs w:val="18"/>
              </w:rPr>
              <w:t>Sanatizadeh et al. (2025, I&amp;M)</w:t>
            </w:r>
          </w:p>
        </w:tc>
        <w:tc>
          <w:tcPr>
            <w:tcW w:w="2018" w:type="dxa"/>
            <w:tcBorders>
              <w:top w:val="nil"/>
              <w:left w:val="nil"/>
              <w:bottom w:val="single" w:sz="8" w:space="0" w:color="auto"/>
              <w:right w:val="single" w:sz="8" w:space="0" w:color="auto"/>
            </w:tcBorders>
            <w:vAlign w:val="center"/>
            <w:hideMark/>
          </w:tcPr>
          <w:p w14:paraId="72E6079C" w14:textId="77777777" w:rsidR="00E912B4" w:rsidRPr="00015210" w:rsidRDefault="00E912B4" w:rsidP="00DE134C">
            <w:pPr>
              <w:rPr>
                <w:color w:val="000000"/>
                <w:sz w:val="18"/>
                <w:szCs w:val="18"/>
              </w:rPr>
            </w:pPr>
            <w:r w:rsidRPr="00015210">
              <w:rPr>
                <w:color w:val="000000"/>
                <w:sz w:val="18"/>
                <w:szCs w:val="18"/>
              </w:rPr>
              <w:t>Stack Exchange (technical)</w:t>
            </w:r>
          </w:p>
        </w:tc>
        <w:tc>
          <w:tcPr>
            <w:tcW w:w="1800" w:type="dxa"/>
            <w:tcBorders>
              <w:top w:val="nil"/>
              <w:left w:val="nil"/>
              <w:bottom w:val="single" w:sz="8" w:space="0" w:color="auto"/>
              <w:right w:val="single" w:sz="8" w:space="0" w:color="auto"/>
            </w:tcBorders>
            <w:vAlign w:val="center"/>
            <w:hideMark/>
          </w:tcPr>
          <w:p w14:paraId="7DBEDAB7" w14:textId="77777777" w:rsidR="00E912B4" w:rsidRPr="00015210" w:rsidRDefault="00E912B4" w:rsidP="00DE134C">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1DD98B34" w14:textId="77777777" w:rsidR="00E912B4" w:rsidRPr="00015210" w:rsidRDefault="00E912B4" w:rsidP="00DE134C">
            <w:pPr>
              <w:rPr>
                <w:color w:val="000000"/>
                <w:sz w:val="18"/>
                <w:szCs w:val="18"/>
              </w:rPr>
            </w:pPr>
            <w:r w:rsidRPr="00015210">
              <w:rPr>
                <w:color w:val="000000"/>
                <w:sz w:val="18"/>
                <w:szCs w:val="18"/>
              </w:rPr>
              <w:t>Post-day</w:t>
            </w:r>
          </w:p>
        </w:tc>
        <w:tc>
          <w:tcPr>
            <w:tcW w:w="1168" w:type="dxa"/>
            <w:tcBorders>
              <w:top w:val="nil"/>
              <w:left w:val="nil"/>
              <w:bottom w:val="single" w:sz="8" w:space="0" w:color="auto"/>
              <w:right w:val="single" w:sz="8" w:space="0" w:color="auto"/>
            </w:tcBorders>
            <w:vAlign w:val="center"/>
            <w:hideMark/>
          </w:tcPr>
          <w:p w14:paraId="3DBE12F2" w14:textId="340F4AB0" w:rsidR="00E912B4" w:rsidRPr="00015210" w:rsidRDefault="00E912B4" w:rsidP="00DE134C">
            <w:pPr>
              <w:rPr>
                <w:color w:val="000000"/>
                <w:sz w:val="18"/>
                <w:szCs w:val="18"/>
              </w:rPr>
            </w:pPr>
            <w:r w:rsidRPr="00015210">
              <w:rPr>
                <w:color w:val="000000"/>
                <w:sz w:val="18"/>
                <w:szCs w:val="18"/>
              </w:rPr>
              <w:t>N</w:t>
            </w:r>
            <w:ins w:id="509" w:author="Prof. LIU Ben" w:date="2026-08-24T23:24:00Z" w16du:dateUtc="2026-08-24T15:24:00Z">
              <w:r w:rsidR="00B369E9">
                <w:rPr>
                  <w:rFonts w:hint="eastAsia"/>
                  <w:color w:val="000000"/>
                  <w:sz w:val="18"/>
                  <w:szCs w:val="18"/>
                </w:rPr>
                <w:t>A</w:t>
              </w:r>
            </w:ins>
            <w:del w:id="510" w:author="Prof. LIU Ben" w:date="2026-08-24T23:24:00Z" w16du:dateUtc="2026-08-24T15:24:00Z">
              <w:r w:rsidRPr="00015210" w:rsidDel="00B369E9">
                <w:rPr>
                  <w:color w:val="000000"/>
                  <w:sz w:val="18"/>
                  <w:szCs w:val="18"/>
                </w:rPr>
                <w:delText>o</w:delText>
              </w:r>
            </w:del>
          </w:p>
        </w:tc>
        <w:tc>
          <w:tcPr>
            <w:tcW w:w="2604" w:type="dxa"/>
            <w:tcBorders>
              <w:top w:val="nil"/>
              <w:left w:val="nil"/>
              <w:bottom w:val="single" w:sz="8" w:space="0" w:color="auto"/>
              <w:right w:val="single" w:sz="8" w:space="0" w:color="auto"/>
            </w:tcBorders>
            <w:vAlign w:val="center"/>
            <w:hideMark/>
          </w:tcPr>
          <w:p w14:paraId="6F1AA52E" w14:textId="77777777" w:rsidR="001471CF" w:rsidRDefault="001471CF" w:rsidP="001471CF">
            <w:pPr>
              <w:rPr>
                <w:ins w:id="511" w:author="Xin Li" w:date="2026-08-20T23:39:00Z" w16du:dateUtc="2026-08-20T15:39:00Z"/>
                <w:color w:val="000000"/>
                <w:sz w:val="18"/>
                <w:szCs w:val="18"/>
              </w:rPr>
            </w:pPr>
            <w:ins w:id="512" w:author="Xin Li" w:date="2026-08-20T23:39:00Z" w16du:dateUtc="2026-08-20T15:39:00Z">
              <w:r>
                <w:rPr>
                  <w:color w:val="000000"/>
                  <w:sz w:val="18"/>
                  <w:szCs w:val="18"/>
                </w:rPr>
                <w:t>Reduce question supply</w:t>
              </w:r>
            </w:ins>
            <w:del w:id="513" w:author="Xin Li" w:date="2026-08-20T23:39:00Z" w16du:dateUtc="2026-08-20T15:39:00Z">
              <w:r w:rsidR="00E912B4" w:rsidRPr="00015210" w:rsidDel="001471CF">
                <w:rPr>
                  <w:color w:val="000000"/>
                  <w:sz w:val="18"/>
                  <w:szCs w:val="18"/>
                </w:rPr>
                <w:delText>−</w:delText>
              </w:r>
            </w:del>
            <w:r w:rsidR="00E912B4" w:rsidRPr="00015210">
              <w:rPr>
                <w:color w:val="000000"/>
                <w:sz w:val="18"/>
                <w:szCs w:val="18"/>
              </w:rPr>
              <w:t xml:space="preserve">; </w:t>
            </w:r>
          </w:p>
          <w:p w14:paraId="3FE9AB93" w14:textId="3081655E" w:rsidR="00E912B4" w:rsidRPr="00015210" w:rsidRDefault="00E912B4" w:rsidP="001471CF">
            <w:pPr>
              <w:rPr>
                <w:color w:val="000000"/>
                <w:sz w:val="18"/>
                <w:szCs w:val="18"/>
              </w:rPr>
            </w:pPr>
            <w:r w:rsidRPr="00015210">
              <w:rPr>
                <w:color w:val="000000"/>
                <w:sz w:val="18"/>
                <w:szCs w:val="18"/>
              </w:rPr>
              <w:t>remaining questions more complex</w:t>
            </w:r>
          </w:p>
        </w:tc>
        <w:tc>
          <w:tcPr>
            <w:tcW w:w="1978" w:type="dxa"/>
            <w:tcBorders>
              <w:top w:val="nil"/>
              <w:left w:val="nil"/>
              <w:bottom w:val="single" w:sz="8" w:space="0" w:color="auto"/>
              <w:right w:val="single" w:sz="8" w:space="0" w:color="auto"/>
            </w:tcBorders>
            <w:vAlign w:val="center"/>
            <w:hideMark/>
          </w:tcPr>
          <w:p w14:paraId="505F8415" w14:textId="77777777" w:rsidR="00CC6967" w:rsidRDefault="001471CF" w:rsidP="00DE134C">
            <w:pPr>
              <w:rPr>
                <w:color w:val="000000"/>
                <w:sz w:val="18"/>
                <w:szCs w:val="18"/>
              </w:rPr>
            </w:pPr>
            <w:ins w:id="514" w:author="Xin Li" w:date="2026-08-20T23:40:00Z" w16du:dateUtc="2026-08-20T15:40:00Z">
              <w:r>
                <w:rPr>
                  <w:color w:val="000000"/>
                  <w:sz w:val="18"/>
                  <w:szCs w:val="18"/>
                </w:rPr>
                <w:t>Reduce answer supply</w:t>
              </w:r>
            </w:ins>
            <w:del w:id="515" w:author="Xin Li" w:date="2026-08-20T23:40:00Z" w16du:dateUtc="2026-08-20T15:40:00Z">
              <w:r w:rsidR="00E912B4" w:rsidRPr="00015210" w:rsidDel="001471CF">
                <w:rPr>
                  <w:color w:val="000000"/>
                  <w:sz w:val="18"/>
                  <w:szCs w:val="18"/>
                </w:rPr>
                <w:delText>−</w:delText>
              </w:r>
            </w:del>
            <w:r w:rsidR="00E912B4" w:rsidRPr="00015210">
              <w:rPr>
                <w:color w:val="000000"/>
                <w:sz w:val="18"/>
                <w:szCs w:val="18"/>
              </w:rPr>
              <w:t xml:space="preserve">; </w:t>
            </w:r>
          </w:p>
          <w:p w14:paraId="02680232" w14:textId="725F62D5" w:rsidR="00E912B4" w:rsidRPr="00015210" w:rsidRDefault="00E912B4" w:rsidP="00DE134C">
            <w:pPr>
              <w:rPr>
                <w:color w:val="000000"/>
                <w:sz w:val="18"/>
                <w:szCs w:val="18"/>
              </w:rPr>
            </w:pPr>
            <w:r w:rsidRPr="00015210">
              <w:rPr>
                <w:color w:val="000000"/>
                <w:sz w:val="18"/>
                <w:szCs w:val="18"/>
              </w:rPr>
              <w:t>longer, less readable</w:t>
            </w:r>
            <w:commentRangeEnd w:id="508"/>
            <w:r w:rsidR="006A50F6" w:rsidRPr="00015210">
              <w:rPr>
                <w:rStyle w:val="CommentReference"/>
                <w:color w:val="000000"/>
                <w:sz w:val="18"/>
                <w:szCs w:val="18"/>
              </w:rPr>
              <w:commentReference w:id="508"/>
            </w:r>
          </w:p>
        </w:tc>
      </w:tr>
      <w:tr w:rsidR="00E912B4" w:rsidRPr="00015210" w14:paraId="34F74A83" w14:textId="77777777" w:rsidTr="00CC6967">
        <w:trPr>
          <w:trHeight w:val="600"/>
          <w:jc w:val="center"/>
        </w:trPr>
        <w:tc>
          <w:tcPr>
            <w:tcW w:w="2114" w:type="dxa"/>
            <w:tcBorders>
              <w:top w:val="nil"/>
              <w:left w:val="single" w:sz="8" w:space="0" w:color="auto"/>
              <w:bottom w:val="single" w:sz="8" w:space="0" w:color="auto"/>
              <w:right w:val="single" w:sz="8" w:space="0" w:color="auto"/>
            </w:tcBorders>
            <w:vAlign w:val="center"/>
            <w:hideMark/>
          </w:tcPr>
          <w:p w14:paraId="191344B7" w14:textId="77777777" w:rsidR="00E912B4" w:rsidRPr="00015210" w:rsidRDefault="00E912B4" w:rsidP="00DE134C">
            <w:pPr>
              <w:rPr>
                <w:color w:val="000000"/>
                <w:sz w:val="18"/>
                <w:szCs w:val="18"/>
              </w:rPr>
            </w:pPr>
            <w:r w:rsidRPr="00015210">
              <w:rPr>
                <w:color w:val="000000"/>
                <w:sz w:val="18"/>
                <w:szCs w:val="18"/>
              </w:rPr>
              <w:t>Rao et al. (2026)</w:t>
            </w:r>
          </w:p>
        </w:tc>
        <w:tc>
          <w:tcPr>
            <w:tcW w:w="2018" w:type="dxa"/>
            <w:tcBorders>
              <w:top w:val="nil"/>
              <w:left w:val="nil"/>
              <w:bottom w:val="single" w:sz="8" w:space="0" w:color="auto"/>
              <w:right w:val="single" w:sz="8" w:space="0" w:color="auto"/>
            </w:tcBorders>
            <w:vAlign w:val="center"/>
            <w:hideMark/>
          </w:tcPr>
          <w:p w14:paraId="133FE917" w14:textId="77777777" w:rsidR="00E912B4" w:rsidRPr="00015210" w:rsidRDefault="00E912B4" w:rsidP="00DE134C">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15DDCB35" w14:textId="77777777" w:rsidR="00E912B4" w:rsidRPr="00015210" w:rsidRDefault="00E912B4" w:rsidP="00DE134C">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78C97E67" w14:textId="77777777" w:rsidR="00E912B4" w:rsidRPr="00015210" w:rsidRDefault="00E912B4" w:rsidP="00DE134C">
            <w:pPr>
              <w:rPr>
                <w:color w:val="000000"/>
                <w:sz w:val="18"/>
                <w:szCs w:val="18"/>
              </w:rPr>
            </w:pPr>
            <w:r w:rsidRPr="00015210">
              <w:rPr>
                <w:color w:val="000000"/>
                <w:sz w:val="18"/>
                <w:szCs w:val="18"/>
              </w:rPr>
              <w:t>User-week</w:t>
            </w:r>
          </w:p>
        </w:tc>
        <w:tc>
          <w:tcPr>
            <w:tcW w:w="1168" w:type="dxa"/>
            <w:tcBorders>
              <w:top w:val="nil"/>
              <w:left w:val="nil"/>
              <w:bottom w:val="single" w:sz="8" w:space="0" w:color="auto"/>
              <w:right w:val="single" w:sz="8" w:space="0" w:color="auto"/>
            </w:tcBorders>
            <w:vAlign w:val="center"/>
            <w:hideMark/>
          </w:tcPr>
          <w:p w14:paraId="65032090" w14:textId="65A739CD" w:rsidR="00E912B4" w:rsidRPr="00015210" w:rsidRDefault="00E912B4" w:rsidP="00DE134C">
            <w:pPr>
              <w:rPr>
                <w:color w:val="000000"/>
                <w:sz w:val="18"/>
                <w:szCs w:val="18"/>
              </w:rPr>
            </w:pPr>
            <w:r w:rsidRPr="00015210">
              <w:rPr>
                <w:color w:val="000000"/>
                <w:sz w:val="18"/>
                <w:szCs w:val="18"/>
              </w:rPr>
              <w:t>N</w:t>
            </w:r>
            <w:ins w:id="516" w:author="Prof. LIU Ben" w:date="2026-08-24T23:24:00Z" w16du:dateUtc="2026-08-24T15:24:00Z">
              <w:r w:rsidR="00B369E9">
                <w:rPr>
                  <w:rFonts w:hint="eastAsia"/>
                  <w:color w:val="000000"/>
                  <w:sz w:val="18"/>
                  <w:szCs w:val="18"/>
                </w:rPr>
                <w:t>A</w:t>
              </w:r>
            </w:ins>
            <w:del w:id="517" w:author="Prof. LIU Ben" w:date="2026-08-24T23:24:00Z" w16du:dateUtc="2026-08-24T15:24:00Z">
              <w:r w:rsidRPr="00015210" w:rsidDel="00B369E9">
                <w:rPr>
                  <w:color w:val="000000"/>
                  <w:sz w:val="18"/>
                  <w:szCs w:val="18"/>
                </w:rPr>
                <w:delText>o</w:delText>
              </w:r>
            </w:del>
          </w:p>
        </w:tc>
        <w:tc>
          <w:tcPr>
            <w:tcW w:w="2604" w:type="dxa"/>
            <w:tcBorders>
              <w:top w:val="nil"/>
              <w:left w:val="nil"/>
              <w:bottom w:val="single" w:sz="8" w:space="0" w:color="auto"/>
              <w:right w:val="single" w:sz="8" w:space="0" w:color="auto"/>
            </w:tcBorders>
            <w:vAlign w:val="center"/>
            <w:hideMark/>
          </w:tcPr>
          <w:p w14:paraId="44052AED" w14:textId="44FC3857" w:rsidR="00E912B4" w:rsidRPr="00015210" w:rsidRDefault="001471CF" w:rsidP="001471CF">
            <w:pPr>
              <w:rPr>
                <w:color w:val="000000"/>
                <w:sz w:val="18"/>
                <w:szCs w:val="18"/>
              </w:rPr>
            </w:pPr>
            <w:ins w:id="518" w:author="Xin Li" w:date="2026-08-20T23:39:00Z" w16du:dateUtc="2026-08-20T15:39:00Z">
              <w:r>
                <w:rPr>
                  <w:color w:val="000000"/>
                  <w:sz w:val="18"/>
                  <w:szCs w:val="18"/>
                </w:rPr>
                <w:t>Increase question supply</w:t>
              </w:r>
            </w:ins>
            <w:del w:id="519" w:author="Xin Li" w:date="2026-08-20T23:39:00Z" w16du:dateUtc="2026-08-20T15:39:00Z">
              <w:r w:rsidR="00E912B4" w:rsidRPr="00015210" w:rsidDel="001471CF">
                <w:rPr>
                  <w:color w:val="000000"/>
                  <w:sz w:val="18"/>
                  <w:szCs w:val="18"/>
                </w:rPr>
                <w:delText>+</w:delText>
              </w:r>
            </w:del>
            <w:r w:rsidR="00E912B4" w:rsidRPr="00015210">
              <w:rPr>
                <w:color w:val="000000"/>
                <w:sz w:val="18"/>
                <w:szCs w:val="18"/>
              </w:rPr>
              <w:t xml:space="preserve"> (individual level); remaining questions longer &amp; more novel</w:t>
            </w:r>
          </w:p>
        </w:tc>
        <w:tc>
          <w:tcPr>
            <w:tcW w:w="1978" w:type="dxa"/>
            <w:tcBorders>
              <w:top w:val="nil"/>
              <w:left w:val="nil"/>
              <w:bottom w:val="single" w:sz="8" w:space="0" w:color="auto"/>
              <w:right w:val="single" w:sz="8" w:space="0" w:color="auto"/>
            </w:tcBorders>
            <w:vAlign w:val="center"/>
            <w:hideMark/>
          </w:tcPr>
          <w:p w14:paraId="154C8E2E" w14:textId="77777777" w:rsidR="00E912B4" w:rsidRPr="00015210" w:rsidRDefault="00E912B4" w:rsidP="00DE134C">
            <w:pPr>
              <w:rPr>
                <w:rFonts w:ascii="Aptos" w:hAnsi="Aptos"/>
                <w:color w:val="000000"/>
                <w:sz w:val="18"/>
                <w:szCs w:val="18"/>
              </w:rPr>
            </w:pPr>
            <w:r w:rsidRPr="00015210">
              <w:rPr>
                <w:rFonts w:ascii="Aptos" w:hAnsi="Aptos"/>
                <w:color w:val="000000"/>
                <w:sz w:val="18"/>
                <w:szCs w:val="18"/>
              </w:rPr>
              <w:t> </w:t>
            </w:r>
          </w:p>
        </w:tc>
      </w:tr>
      <w:tr w:rsidR="00E912B4" w:rsidRPr="00015210" w14:paraId="2452A031" w14:textId="77777777" w:rsidTr="00CC6967">
        <w:trPr>
          <w:trHeight w:val="308"/>
          <w:jc w:val="center"/>
        </w:trPr>
        <w:tc>
          <w:tcPr>
            <w:tcW w:w="2114" w:type="dxa"/>
            <w:tcBorders>
              <w:top w:val="nil"/>
              <w:left w:val="single" w:sz="8" w:space="0" w:color="auto"/>
              <w:bottom w:val="single" w:sz="8" w:space="0" w:color="auto"/>
              <w:right w:val="single" w:sz="8" w:space="0" w:color="auto"/>
            </w:tcBorders>
            <w:vAlign w:val="center"/>
            <w:hideMark/>
          </w:tcPr>
          <w:p w14:paraId="0DF2483A" w14:textId="77777777" w:rsidR="00E912B4" w:rsidRPr="00015210" w:rsidRDefault="00E912B4" w:rsidP="00DE134C">
            <w:pPr>
              <w:rPr>
                <w:color w:val="000000"/>
                <w:sz w:val="18"/>
                <w:szCs w:val="18"/>
              </w:rPr>
            </w:pPr>
            <w:r w:rsidRPr="00015210">
              <w:rPr>
                <w:color w:val="000000"/>
                <w:sz w:val="18"/>
                <w:szCs w:val="18"/>
              </w:rPr>
              <w:t>Burtch et al. (2024)</w:t>
            </w:r>
          </w:p>
        </w:tc>
        <w:tc>
          <w:tcPr>
            <w:tcW w:w="2018" w:type="dxa"/>
            <w:tcBorders>
              <w:top w:val="nil"/>
              <w:left w:val="nil"/>
              <w:bottom w:val="single" w:sz="8" w:space="0" w:color="auto"/>
              <w:right w:val="single" w:sz="8" w:space="0" w:color="auto"/>
            </w:tcBorders>
            <w:vAlign w:val="center"/>
            <w:hideMark/>
          </w:tcPr>
          <w:p w14:paraId="22C99B3C" w14:textId="77777777" w:rsidR="00E912B4" w:rsidRPr="00015210" w:rsidRDefault="00E912B4" w:rsidP="00DE134C">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2B550F2F" w14:textId="77777777" w:rsidR="00E912B4" w:rsidRPr="00015210" w:rsidRDefault="00E912B4" w:rsidP="00DE134C">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7934555D" w14:textId="77777777" w:rsidR="00E912B4" w:rsidRPr="00015210" w:rsidRDefault="00E912B4" w:rsidP="00DE134C">
            <w:pPr>
              <w:rPr>
                <w:color w:val="000000"/>
                <w:sz w:val="18"/>
                <w:szCs w:val="18"/>
              </w:rPr>
            </w:pPr>
            <w:r w:rsidRPr="00015210">
              <w:rPr>
                <w:color w:val="000000"/>
                <w:sz w:val="18"/>
                <w:szCs w:val="18"/>
              </w:rPr>
              <w:t>Topic-week</w:t>
            </w:r>
          </w:p>
        </w:tc>
        <w:tc>
          <w:tcPr>
            <w:tcW w:w="1168" w:type="dxa"/>
            <w:tcBorders>
              <w:top w:val="nil"/>
              <w:left w:val="nil"/>
              <w:bottom w:val="single" w:sz="8" w:space="0" w:color="auto"/>
              <w:right w:val="single" w:sz="8" w:space="0" w:color="auto"/>
            </w:tcBorders>
            <w:vAlign w:val="center"/>
            <w:hideMark/>
          </w:tcPr>
          <w:p w14:paraId="67BBC213" w14:textId="15E58BF3" w:rsidR="00E912B4" w:rsidRPr="00015210" w:rsidRDefault="00E912B4" w:rsidP="00DE134C">
            <w:pPr>
              <w:rPr>
                <w:color w:val="000000"/>
                <w:sz w:val="18"/>
                <w:szCs w:val="18"/>
              </w:rPr>
            </w:pPr>
            <w:r w:rsidRPr="00015210">
              <w:rPr>
                <w:color w:val="000000"/>
                <w:sz w:val="18"/>
                <w:szCs w:val="18"/>
              </w:rPr>
              <w:t>N</w:t>
            </w:r>
            <w:ins w:id="520" w:author="Prof. LIU Ben" w:date="2026-08-24T23:24:00Z" w16du:dateUtc="2026-08-24T15:24:00Z">
              <w:r w:rsidR="00B369E9">
                <w:rPr>
                  <w:rFonts w:hint="eastAsia"/>
                  <w:color w:val="000000"/>
                  <w:sz w:val="18"/>
                  <w:szCs w:val="18"/>
                </w:rPr>
                <w:t>A</w:t>
              </w:r>
            </w:ins>
            <w:del w:id="521" w:author="Prof. LIU Ben" w:date="2026-08-24T23:24:00Z" w16du:dateUtc="2026-08-24T15:24:00Z">
              <w:r w:rsidRPr="00015210" w:rsidDel="00B369E9">
                <w:rPr>
                  <w:color w:val="000000"/>
                  <w:sz w:val="18"/>
                  <w:szCs w:val="18"/>
                </w:rPr>
                <w:delText>o</w:delText>
              </w:r>
            </w:del>
          </w:p>
        </w:tc>
        <w:tc>
          <w:tcPr>
            <w:tcW w:w="2604" w:type="dxa"/>
            <w:tcBorders>
              <w:top w:val="nil"/>
              <w:left w:val="nil"/>
              <w:bottom w:val="single" w:sz="8" w:space="0" w:color="auto"/>
              <w:right w:val="single" w:sz="8" w:space="0" w:color="auto"/>
            </w:tcBorders>
            <w:vAlign w:val="center"/>
            <w:hideMark/>
          </w:tcPr>
          <w:p w14:paraId="29114552" w14:textId="6BC6EDB3" w:rsidR="00E912B4" w:rsidRPr="00015210" w:rsidRDefault="001471CF" w:rsidP="001471CF">
            <w:pPr>
              <w:rPr>
                <w:color w:val="000000"/>
                <w:sz w:val="18"/>
                <w:szCs w:val="18"/>
              </w:rPr>
            </w:pPr>
            <w:ins w:id="522" w:author="Xin Li" w:date="2026-08-20T23:39:00Z" w16du:dateUtc="2026-08-20T15:39:00Z">
              <w:r>
                <w:rPr>
                  <w:color w:val="000000"/>
                  <w:sz w:val="18"/>
                  <w:szCs w:val="18"/>
                </w:rPr>
                <w:t>Reduce question supply;</w:t>
              </w:r>
            </w:ins>
            <w:del w:id="523" w:author="Xin Li" w:date="2026-08-20T23:39:00Z" w16du:dateUtc="2026-08-20T15:39:00Z">
              <w:r w:rsidR="00E912B4" w:rsidRPr="00015210" w:rsidDel="001471CF">
                <w:rPr>
                  <w:color w:val="000000"/>
                  <w:sz w:val="18"/>
                  <w:szCs w:val="18"/>
                </w:rPr>
                <w:delText>−</w:delText>
              </w:r>
            </w:del>
          </w:p>
        </w:tc>
        <w:tc>
          <w:tcPr>
            <w:tcW w:w="1978" w:type="dxa"/>
            <w:tcBorders>
              <w:top w:val="nil"/>
              <w:left w:val="nil"/>
              <w:bottom w:val="single" w:sz="8" w:space="0" w:color="auto"/>
              <w:right w:val="single" w:sz="8" w:space="0" w:color="auto"/>
            </w:tcBorders>
            <w:vAlign w:val="center"/>
            <w:hideMark/>
          </w:tcPr>
          <w:p w14:paraId="169D1C47" w14:textId="77777777" w:rsidR="00E912B4" w:rsidRPr="00015210" w:rsidRDefault="00E912B4" w:rsidP="00DE134C">
            <w:pPr>
              <w:rPr>
                <w:rFonts w:ascii="Aptos" w:hAnsi="Aptos"/>
                <w:color w:val="000000"/>
                <w:sz w:val="18"/>
                <w:szCs w:val="18"/>
              </w:rPr>
            </w:pPr>
            <w:r w:rsidRPr="00015210">
              <w:rPr>
                <w:rFonts w:ascii="Aptos" w:hAnsi="Aptos"/>
                <w:color w:val="000000"/>
                <w:sz w:val="18"/>
                <w:szCs w:val="18"/>
              </w:rPr>
              <w:t> </w:t>
            </w:r>
          </w:p>
        </w:tc>
      </w:tr>
      <w:tr w:rsidR="00E912B4" w:rsidRPr="00015210" w14:paraId="1EC3E8A7" w14:textId="77777777" w:rsidTr="00CC6967">
        <w:trPr>
          <w:trHeight w:val="308"/>
          <w:jc w:val="center"/>
        </w:trPr>
        <w:tc>
          <w:tcPr>
            <w:tcW w:w="2114" w:type="dxa"/>
            <w:tcBorders>
              <w:top w:val="nil"/>
              <w:left w:val="single" w:sz="8" w:space="0" w:color="auto"/>
              <w:bottom w:val="single" w:sz="8" w:space="0" w:color="auto"/>
              <w:right w:val="single" w:sz="8" w:space="0" w:color="auto"/>
            </w:tcBorders>
            <w:vAlign w:val="center"/>
            <w:hideMark/>
          </w:tcPr>
          <w:p w14:paraId="10D84DD2" w14:textId="77777777" w:rsidR="00E912B4" w:rsidRPr="00015210" w:rsidRDefault="00E912B4" w:rsidP="00DE134C">
            <w:pPr>
              <w:rPr>
                <w:color w:val="000000"/>
                <w:sz w:val="18"/>
                <w:szCs w:val="18"/>
              </w:rPr>
            </w:pPr>
            <w:r w:rsidRPr="00015210">
              <w:rPr>
                <w:color w:val="000000"/>
                <w:sz w:val="18"/>
                <w:szCs w:val="18"/>
              </w:rPr>
              <w:t>del Rio-Chanona et al. (2024)</w:t>
            </w:r>
          </w:p>
        </w:tc>
        <w:tc>
          <w:tcPr>
            <w:tcW w:w="2018" w:type="dxa"/>
            <w:tcBorders>
              <w:top w:val="nil"/>
              <w:left w:val="nil"/>
              <w:bottom w:val="single" w:sz="8" w:space="0" w:color="auto"/>
              <w:right w:val="single" w:sz="8" w:space="0" w:color="auto"/>
            </w:tcBorders>
            <w:vAlign w:val="center"/>
            <w:hideMark/>
          </w:tcPr>
          <w:p w14:paraId="552E38D8" w14:textId="77777777" w:rsidR="00E912B4" w:rsidRPr="00015210" w:rsidRDefault="00E912B4" w:rsidP="00DE134C">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6947A237" w14:textId="77777777" w:rsidR="00E912B4" w:rsidRPr="00015210" w:rsidRDefault="00E912B4" w:rsidP="00DE134C">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7C26F975" w14:textId="77777777" w:rsidR="00E912B4" w:rsidRPr="00015210" w:rsidRDefault="00E912B4" w:rsidP="00DE134C">
            <w:pPr>
              <w:rPr>
                <w:color w:val="000000"/>
                <w:sz w:val="18"/>
                <w:szCs w:val="18"/>
              </w:rPr>
            </w:pPr>
            <w:r w:rsidRPr="00015210">
              <w:rPr>
                <w:color w:val="000000"/>
                <w:sz w:val="18"/>
                <w:szCs w:val="18"/>
              </w:rPr>
              <w:t>Topic-week</w:t>
            </w:r>
          </w:p>
        </w:tc>
        <w:tc>
          <w:tcPr>
            <w:tcW w:w="1168" w:type="dxa"/>
            <w:tcBorders>
              <w:top w:val="nil"/>
              <w:left w:val="nil"/>
              <w:bottom w:val="single" w:sz="8" w:space="0" w:color="auto"/>
              <w:right w:val="single" w:sz="8" w:space="0" w:color="auto"/>
            </w:tcBorders>
            <w:vAlign w:val="center"/>
            <w:hideMark/>
          </w:tcPr>
          <w:p w14:paraId="7E3D09C4" w14:textId="0818FDC8" w:rsidR="00E912B4" w:rsidRPr="00015210" w:rsidRDefault="00E912B4" w:rsidP="00DE134C">
            <w:pPr>
              <w:rPr>
                <w:color w:val="000000"/>
                <w:sz w:val="18"/>
                <w:szCs w:val="18"/>
              </w:rPr>
            </w:pPr>
            <w:r w:rsidRPr="00015210">
              <w:rPr>
                <w:color w:val="000000"/>
                <w:sz w:val="18"/>
                <w:szCs w:val="18"/>
              </w:rPr>
              <w:t>N</w:t>
            </w:r>
            <w:ins w:id="524" w:author="Prof. LIU Ben" w:date="2026-08-24T23:24:00Z" w16du:dateUtc="2026-08-24T15:24:00Z">
              <w:r w:rsidR="00B369E9">
                <w:rPr>
                  <w:rFonts w:hint="eastAsia"/>
                  <w:color w:val="000000"/>
                  <w:sz w:val="18"/>
                  <w:szCs w:val="18"/>
                </w:rPr>
                <w:t>A</w:t>
              </w:r>
            </w:ins>
            <w:del w:id="525" w:author="Prof. LIU Ben" w:date="2026-08-24T23:24:00Z" w16du:dateUtc="2026-08-24T15:24:00Z">
              <w:r w:rsidRPr="00015210" w:rsidDel="00B369E9">
                <w:rPr>
                  <w:color w:val="000000"/>
                  <w:sz w:val="18"/>
                  <w:szCs w:val="18"/>
                </w:rPr>
                <w:delText>o</w:delText>
              </w:r>
            </w:del>
          </w:p>
        </w:tc>
        <w:tc>
          <w:tcPr>
            <w:tcW w:w="2604" w:type="dxa"/>
            <w:tcBorders>
              <w:top w:val="nil"/>
              <w:left w:val="nil"/>
              <w:bottom w:val="single" w:sz="8" w:space="0" w:color="auto"/>
              <w:right w:val="single" w:sz="8" w:space="0" w:color="auto"/>
            </w:tcBorders>
            <w:vAlign w:val="center"/>
            <w:hideMark/>
          </w:tcPr>
          <w:p w14:paraId="06ACA59C" w14:textId="615C3763" w:rsidR="00E912B4" w:rsidRPr="00015210" w:rsidRDefault="001471CF" w:rsidP="001471CF">
            <w:pPr>
              <w:rPr>
                <w:color w:val="000000"/>
                <w:sz w:val="18"/>
                <w:szCs w:val="18"/>
              </w:rPr>
            </w:pPr>
            <w:ins w:id="526" w:author="Xin Li" w:date="2026-08-20T23:39:00Z" w16du:dateUtc="2026-08-20T15:39:00Z">
              <w:r>
                <w:rPr>
                  <w:color w:val="000000"/>
                  <w:sz w:val="18"/>
                  <w:szCs w:val="18"/>
                </w:rPr>
                <w:t>Reduce question supply;</w:t>
              </w:r>
            </w:ins>
            <w:del w:id="527" w:author="Xin Li" w:date="2026-08-20T23:39:00Z" w16du:dateUtc="2026-08-20T15:39:00Z">
              <w:r w:rsidR="00E912B4" w:rsidRPr="00015210" w:rsidDel="001471CF">
                <w:rPr>
                  <w:color w:val="000000"/>
                  <w:sz w:val="18"/>
                  <w:szCs w:val="18"/>
                </w:rPr>
                <w:delText>−</w:delText>
              </w:r>
            </w:del>
          </w:p>
        </w:tc>
        <w:tc>
          <w:tcPr>
            <w:tcW w:w="1978" w:type="dxa"/>
            <w:tcBorders>
              <w:top w:val="nil"/>
              <w:left w:val="nil"/>
              <w:bottom w:val="single" w:sz="8" w:space="0" w:color="auto"/>
              <w:right w:val="single" w:sz="8" w:space="0" w:color="auto"/>
            </w:tcBorders>
            <w:vAlign w:val="center"/>
            <w:hideMark/>
          </w:tcPr>
          <w:p w14:paraId="2859F976" w14:textId="77777777" w:rsidR="00E912B4" w:rsidRPr="00015210" w:rsidRDefault="00E912B4" w:rsidP="00DE134C">
            <w:pPr>
              <w:rPr>
                <w:rFonts w:ascii="Aptos" w:hAnsi="Aptos"/>
                <w:color w:val="000000"/>
                <w:sz w:val="18"/>
                <w:szCs w:val="18"/>
              </w:rPr>
            </w:pPr>
            <w:r w:rsidRPr="00015210">
              <w:rPr>
                <w:rFonts w:ascii="Aptos" w:hAnsi="Aptos"/>
                <w:color w:val="000000"/>
                <w:sz w:val="18"/>
                <w:szCs w:val="18"/>
              </w:rPr>
              <w:t> </w:t>
            </w:r>
          </w:p>
        </w:tc>
      </w:tr>
      <w:tr w:rsidR="00E912B4" w:rsidRPr="00015210" w14:paraId="77C625B5" w14:textId="77777777" w:rsidTr="00CC6967">
        <w:trPr>
          <w:trHeight w:val="291"/>
          <w:jc w:val="center"/>
        </w:trPr>
        <w:tc>
          <w:tcPr>
            <w:tcW w:w="12770" w:type="dxa"/>
            <w:gridSpan w:val="7"/>
            <w:tcBorders>
              <w:top w:val="single" w:sz="8" w:space="0" w:color="auto"/>
              <w:left w:val="single" w:sz="8" w:space="0" w:color="auto"/>
              <w:bottom w:val="single" w:sz="8" w:space="0" w:color="auto"/>
              <w:right w:val="single" w:sz="8" w:space="0" w:color="000000"/>
            </w:tcBorders>
            <w:vAlign w:val="center"/>
            <w:hideMark/>
          </w:tcPr>
          <w:p w14:paraId="5CC11EC4" w14:textId="04B3A36D" w:rsidR="00E912B4" w:rsidRPr="00015210" w:rsidRDefault="00E912B4" w:rsidP="00DE134C">
            <w:pPr>
              <w:rPr>
                <w:b/>
                <w:bCs/>
                <w:color w:val="000000"/>
                <w:sz w:val="18"/>
                <w:szCs w:val="18"/>
              </w:rPr>
            </w:pPr>
            <w:r w:rsidRPr="00015210">
              <w:rPr>
                <w:b/>
                <w:bCs/>
                <w:color w:val="000000"/>
                <w:sz w:val="18"/>
                <w:szCs w:val="18"/>
              </w:rPr>
              <w:t xml:space="preserve">Role 2. </w:t>
            </w:r>
            <w:ins w:id="528" w:author="Xin Li" w:date="2026-08-20T23:41:00Z" w16du:dateUtc="2026-08-20T15:41:00Z">
              <w:r w:rsidR="001471CF">
                <w:rPr>
                  <w:b/>
                  <w:bCs/>
                  <w:color w:val="000000"/>
                  <w:sz w:val="18"/>
                  <w:szCs w:val="18"/>
                </w:rPr>
                <w:t>External Gen</w:t>
              </w:r>
            </w:ins>
            <w:r w:rsidRPr="00015210">
              <w:rPr>
                <w:b/>
                <w:bCs/>
                <w:color w:val="000000"/>
                <w:sz w:val="18"/>
                <w:szCs w:val="18"/>
              </w:rPr>
              <w:t>AI as the answerer’s instrument</w:t>
            </w:r>
            <w:r w:rsidRPr="00015210">
              <w:rPr>
                <w:color w:val="000000"/>
                <w:sz w:val="18"/>
                <w:szCs w:val="18"/>
              </w:rPr>
              <w:t xml:space="preserve"> </w:t>
            </w:r>
            <w:del w:id="529" w:author="Xin Li" w:date="2026-08-20T23:41:00Z" w16du:dateUtc="2026-08-20T15:41:00Z">
              <w:r w:rsidRPr="00015210" w:rsidDel="001471CF">
                <w:rPr>
                  <w:color w:val="000000"/>
                  <w:sz w:val="18"/>
                  <w:szCs w:val="18"/>
                </w:rPr>
                <w:delText>(AI enters human answers as an unattributed input)</w:delText>
              </w:r>
            </w:del>
          </w:p>
        </w:tc>
      </w:tr>
      <w:tr w:rsidR="00D36F54" w:rsidRPr="00015210" w14:paraId="71204193" w14:textId="77777777" w:rsidTr="00CC6967">
        <w:trPr>
          <w:trHeight w:val="308"/>
          <w:jc w:val="center"/>
        </w:trPr>
        <w:tc>
          <w:tcPr>
            <w:tcW w:w="2114" w:type="dxa"/>
            <w:tcBorders>
              <w:top w:val="nil"/>
              <w:left w:val="single" w:sz="8" w:space="0" w:color="auto"/>
              <w:bottom w:val="single" w:sz="8" w:space="0" w:color="auto"/>
              <w:right w:val="single" w:sz="8" w:space="0" w:color="auto"/>
            </w:tcBorders>
            <w:vAlign w:val="center"/>
            <w:hideMark/>
          </w:tcPr>
          <w:p w14:paraId="50016B0F" w14:textId="77777777" w:rsidR="00D36F54" w:rsidRPr="00015210" w:rsidRDefault="00D36F54" w:rsidP="00D36F54">
            <w:pPr>
              <w:rPr>
                <w:color w:val="000000"/>
                <w:sz w:val="18"/>
                <w:szCs w:val="18"/>
              </w:rPr>
            </w:pPr>
            <w:r w:rsidRPr="00015210">
              <w:rPr>
                <w:color w:val="000000"/>
                <w:sz w:val="18"/>
                <w:szCs w:val="18"/>
              </w:rPr>
              <w:t>Fang &amp; Zhou (2026, I&amp;M)</w:t>
            </w:r>
          </w:p>
        </w:tc>
        <w:tc>
          <w:tcPr>
            <w:tcW w:w="2018" w:type="dxa"/>
            <w:tcBorders>
              <w:top w:val="nil"/>
              <w:left w:val="nil"/>
              <w:bottom w:val="single" w:sz="8" w:space="0" w:color="auto"/>
              <w:right w:val="single" w:sz="8" w:space="0" w:color="auto"/>
            </w:tcBorders>
            <w:vAlign w:val="center"/>
            <w:hideMark/>
          </w:tcPr>
          <w:p w14:paraId="617504F3" w14:textId="77777777" w:rsidR="00D36F54" w:rsidRPr="00015210" w:rsidRDefault="00D36F54" w:rsidP="00D36F54">
            <w:pPr>
              <w:rPr>
                <w:color w:val="000000"/>
                <w:sz w:val="18"/>
                <w:szCs w:val="18"/>
              </w:rPr>
            </w:pPr>
            <w:r w:rsidRPr="00015210">
              <w:rPr>
                <w:color w:val="000000"/>
                <w:sz w:val="18"/>
                <w:szCs w:val="18"/>
              </w:rPr>
              <w:t>Zhihu (general)</w:t>
            </w:r>
          </w:p>
        </w:tc>
        <w:tc>
          <w:tcPr>
            <w:tcW w:w="1800" w:type="dxa"/>
            <w:tcBorders>
              <w:top w:val="nil"/>
              <w:left w:val="nil"/>
              <w:bottom w:val="single" w:sz="8" w:space="0" w:color="auto"/>
              <w:right w:val="single" w:sz="8" w:space="0" w:color="auto"/>
            </w:tcBorders>
            <w:vAlign w:val="center"/>
            <w:hideMark/>
          </w:tcPr>
          <w:p w14:paraId="614BCAB2" w14:textId="77777777" w:rsidR="00D36F54" w:rsidRPr="00015210" w:rsidRDefault="00D36F54" w:rsidP="00D36F54">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33AC0880" w14:textId="77777777" w:rsidR="00D36F54" w:rsidRPr="00015210" w:rsidRDefault="00D36F54" w:rsidP="00D36F54">
            <w:pPr>
              <w:rPr>
                <w:color w:val="000000"/>
                <w:sz w:val="18"/>
                <w:szCs w:val="18"/>
              </w:rPr>
            </w:pPr>
            <w:r w:rsidRPr="00015210">
              <w:rPr>
                <w:color w:val="000000"/>
                <w:sz w:val="18"/>
                <w:szCs w:val="18"/>
              </w:rPr>
              <w:t>User-month</w:t>
            </w:r>
          </w:p>
        </w:tc>
        <w:tc>
          <w:tcPr>
            <w:tcW w:w="1168" w:type="dxa"/>
            <w:tcBorders>
              <w:top w:val="nil"/>
              <w:left w:val="nil"/>
              <w:bottom w:val="single" w:sz="8" w:space="0" w:color="auto"/>
              <w:right w:val="single" w:sz="8" w:space="0" w:color="auto"/>
            </w:tcBorders>
            <w:vAlign w:val="center"/>
            <w:hideMark/>
          </w:tcPr>
          <w:p w14:paraId="69CED750" w14:textId="77777777" w:rsidR="00D36F54" w:rsidRPr="00015210" w:rsidRDefault="00D36F54" w:rsidP="00D36F54">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3F26F679" w14:textId="77777777" w:rsidR="00D36F54" w:rsidRPr="00015210" w:rsidRDefault="00D36F54" w:rsidP="00D36F54">
            <w:pPr>
              <w:rPr>
                <w:rFonts w:ascii="Aptos" w:hAnsi="Aptos"/>
                <w:color w:val="000000"/>
                <w:sz w:val="18"/>
                <w:szCs w:val="18"/>
              </w:rPr>
            </w:pPr>
            <w:r w:rsidRPr="00015210">
              <w:rPr>
                <w:rFonts w:ascii="Aptos" w:hAnsi="Aptos"/>
                <w:color w:val="000000"/>
                <w:sz w:val="18"/>
                <w:szCs w:val="18"/>
              </w:rPr>
              <w:t> </w:t>
            </w:r>
          </w:p>
        </w:tc>
        <w:tc>
          <w:tcPr>
            <w:tcW w:w="1978" w:type="dxa"/>
            <w:tcBorders>
              <w:top w:val="nil"/>
              <w:left w:val="nil"/>
              <w:bottom w:val="single" w:sz="8" w:space="0" w:color="auto"/>
              <w:right w:val="single" w:sz="8" w:space="0" w:color="auto"/>
            </w:tcBorders>
            <w:vAlign w:val="center"/>
            <w:hideMark/>
          </w:tcPr>
          <w:p w14:paraId="54CA54B3" w14:textId="0F0890E4" w:rsidR="00D36F54" w:rsidRPr="00015210" w:rsidRDefault="00D36F54" w:rsidP="00D36F54">
            <w:pPr>
              <w:rPr>
                <w:color w:val="000000"/>
                <w:sz w:val="18"/>
                <w:szCs w:val="18"/>
              </w:rPr>
            </w:pPr>
            <w:ins w:id="530" w:author="Xin Li" w:date="2026-08-20T23:44:00Z" w16du:dateUtc="2026-08-20T15:44:00Z">
              <w:r>
                <w:rPr>
                  <w:color w:val="000000"/>
                  <w:sz w:val="18"/>
                  <w:szCs w:val="18"/>
                </w:rPr>
                <w:t>Increase answer supply</w:t>
              </w:r>
            </w:ins>
            <w:del w:id="531" w:author="Xin Li" w:date="2026-08-20T23:44:00Z" w16du:dateUtc="2026-08-20T15:44:00Z">
              <w:r w:rsidRPr="00015210" w:rsidDel="001852F9">
                <w:rPr>
                  <w:color w:val="000000"/>
                  <w:sz w:val="18"/>
                  <w:szCs w:val="18"/>
                </w:rPr>
                <w:delText>+; shorter</w:delText>
              </w:r>
            </w:del>
          </w:p>
        </w:tc>
      </w:tr>
      <w:tr w:rsidR="00D36F54" w:rsidRPr="00015210" w14:paraId="7F093680" w14:textId="77777777" w:rsidTr="00CC6967">
        <w:trPr>
          <w:trHeight w:val="308"/>
          <w:jc w:val="center"/>
        </w:trPr>
        <w:tc>
          <w:tcPr>
            <w:tcW w:w="2114" w:type="dxa"/>
            <w:tcBorders>
              <w:top w:val="nil"/>
              <w:left w:val="single" w:sz="8" w:space="0" w:color="auto"/>
              <w:bottom w:val="single" w:sz="8" w:space="0" w:color="auto"/>
              <w:right w:val="single" w:sz="8" w:space="0" w:color="auto"/>
            </w:tcBorders>
            <w:vAlign w:val="center"/>
            <w:hideMark/>
          </w:tcPr>
          <w:p w14:paraId="07A18F29" w14:textId="77777777" w:rsidR="00D36F54" w:rsidRPr="00015210" w:rsidRDefault="00D36F54" w:rsidP="00D36F54">
            <w:pPr>
              <w:rPr>
                <w:color w:val="000000"/>
                <w:sz w:val="18"/>
                <w:szCs w:val="18"/>
              </w:rPr>
            </w:pPr>
            <w:r w:rsidRPr="00015210">
              <w:rPr>
                <w:color w:val="000000"/>
                <w:sz w:val="18"/>
                <w:szCs w:val="18"/>
              </w:rPr>
              <w:t>Shan &amp; Qiu (2026, ISR)</w:t>
            </w:r>
          </w:p>
        </w:tc>
        <w:tc>
          <w:tcPr>
            <w:tcW w:w="2018" w:type="dxa"/>
            <w:tcBorders>
              <w:top w:val="nil"/>
              <w:left w:val="nil"/>
              <w:bottom w:val="single" w:sz="8" w:space="0" w:color="auto"/>
              <w:right w:val="single" w:sz="8" w:space="0" w:color="auto"/>
            </w:tcBorders>
            <w:vAlign w:val="center"/>
            <w:hideMark/>
          </w:tcPr>
          <w:p w14:paraId="5BFDDBDA" w14:textId="77777777" w:rsidR="00D36F54" w:rsidRPr="00015210" w:rsidRDefault="00D36F54" w:rsidP="00D36F54">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34E830BC" w14:textId="77777777" w:rsidR="00D36F54" w:rsidRPr="00015210" w:rsidRDefault="00D36F54" w:rsidP="00D36F54">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4AA25D69" w14:textId="77777777" w:rsidR="00D36F54" w:rsidRPr="00015210" w:rsidRDefault="00D36F54" w:rsidP="00D36F54">
            <w:pPr>
              <w:rPr>
                <w:color w:val="000000"/>
                <w:sz w:val="18"/>
                <w:szCs w:val="18"/>
              </w:rPr>
            </w:pPr>
            <w:r w:rsidRPr="00015210">
              <w:rPr>
                <w:color w:val="000000"/>
                <w:sz w:val="18"/>
                <w:szCs w:val="18"/>
              </w:rPr>
              <w:t>User-day</w:t>
            </w:r>
          </w:p>
        </w:tc>
        <w:tc>
          <w:tcPr>
            <w:tcW w:w="1168" w:type="dxa"/>
            <w:tcBorders>
              <w:top w:val="nil"/>
              <w:left w:val="nil"/>
              <w:bottom w:val="single" w:sz="8" w:space="0" w:color="auto"/>
              <w:right w:val="single" w:sz="8" w:space="0" w:color="auto"/>
            </w:tcBorders>
            <w:vAlign w:val="center"/>
            <w:hideMark/>
          </w:tcPr>
          <w:p w14:paraId="51E65910" w14:textId="77777777" w:rsidR="00D36F54" w:rsidRPr="00015210" w:rsidRDefault="00D36F54" w:rsidP="00D36F54">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0CF3A570" w14:textId="77777777" w:rsidR="00D36F54" w:rsidRPr="00015210" w:rsidRDefault="00D36F54" w:rsidP="00D36F54">
            <w:pPr>
              <w:rPr>
                <w:rFonts w:ascii="Aptos" w:hAnsi="Aptos"/>
                <w:color w:val="000000"/>
                <w:sz w:val="18"/>
                <w:szCs w:val="18"/>
              </w:rPr>
            </w:pPr>
            <w:r w:rsidRPr="00015210">
              <w:rPr>
                <w:rFonts w:ascii="Aptos" w:hAnsi="Aptos"/>
                <w:color w:val="000000"/>
                <w:sz w:val="18"/>
                <w:szCs w:val="18"/>
              </w:rPr>
              <w:t> </w:t>
            </w:r>
          </w:p>
        </w:tc>
        <w:tc>
          <w:tcPr>
            <w:tcW w:w="1978" w:type="dxa"/>
            <w:tcBorders>
              <w:top w:val="nil"/>
              <w:left w:val="nil"/>
              <w:bottom w:val="single" w:sz="8" w:space="0" w:color="auto"/>
              <w:right w:val="single" w:sz="8" w:space="0" w:color="auto"/>
            </w:tcBorders>
            <w:vAlign w:val="center"/>
            <w:hideMark/>
          </w:tcPr>
          <w:p w14:paraId="7A1E7F5E" w14:textId="13FF43AE" w:rsidR="00D36F54" w:rsidRPr="00015210" w:rsidRDefault="00D36F54" w:rsidP="00D36F54">
            <w:pPr>
              <w:rPr>
                <w:color w:val="000000"/>
                <w:sz w:val="18"/>
                <w:szCs w:val="18"/>
              </w:rPr>
            </w:pPr>
            <w:ins w:id="532" w:author="Xin Li" w:date="2026-08-20T23:45:00Z" w16du:dateUtc="2026-08-20T15:45:00Z">
              <w:r>
                <w:rPr>
                  <w:color w:val="000000"/>
                  <w:sz w:val="18"/>
                  <w:szCs w:val="18"/>
                </w:rPr>
                <w:t>Increase answer supply</w:t>
              </w:r>
            </w:ins>
            <w:del w:id="533" w:author="Xin Li" w:date="2026-08-20T23:45:00Z" w16du:dateUtc="2026-08-20T15:45:00Z">
              <w:r w:rsidRPr="00015210" w:rsidDel="00D36F54">
                <w:rPr>
                  <w:color w:val="000000"/>
                  <w:sz w:val="18"/>
                  <w:szCs w:val="18"/>
                </w:rPr>
                <w:delText>+</w:delText>
              </w:r>
            </w:del>
            <w:r w:rsidRPr="00015210">
              <w:rPr>
                <w:color w:val="000000"/>
                <w:sz w:val="18"/>
                <w:szCs w:val="18"/>
              </w:rPr>
              <w:t>; shorter, more readable</w:t>
            </w:r>
          </w:p>
        </w:tc>
      </w:tr>
      <w:tr w:rsidR="00D36F54" w:rsidRPr="00015210" w14:paraId="51F42C0C" w14:textId="77777777" w:rsidTr="00CC6967">
        <w:trPr>
          <w:trHeight w:val="291"/>
          <w:jc w:val="center"/>
        </w:trPr>
        <w:tc>
          <w:tcPr>
            <w:tcW w:w="2114" w:type="dxa"/>
            <w:tcBorders>
              <w:top w:val="nil"/>
              <w:left w:val="single" w:sz="8" w:space="0" w:color="auto"/>
              <w:bottom w:val="single" w:sz="8" w:space="0" w:color="auto"/>
              <w:right w:val="single" w:sz="8" w:space="0" w:color="auto"/>
            </w:tcBorders>
            <w:vAlign w:val="center"/>
            <w:hideMark/>
          </w:tcPr>
          <w:p w14:paraId="4B77D5A5" w14:textId="77777777" w:rsidR="00D36F54" w:rsidRPr="00015210" w:rsidRDefault="00D36F54" w:rsidP="00D36F54">
            <w:pPr>
              <w:rPr>
                <w:color w:val="000000"/>
                <w:sz w:val="18"/>
                <w:szCs w:val="18"/>
              </w:rPr>
            </w:pPr>
            <w:r w:rsidRPr="00015210">
              <w:rPr>
                <w:color w:val="000000"/>
                <w:sz w:val="18"/>
                <w:szCs w:val="18"/>
              </w:rPr>
              <w:t>Borwankar et al. (2026)</w:t>
            </w:r>
          </w:p>
        </w:tc>
        <w:tc>
          <w:tcPr>
            <w:tcW w:w="2018" w:type="dxa"/>
            <w:tcBorders>
              <w:top w:val="nil"/>
              <w:left w:val="nil"/>
              <w:bottom w:val="single" w:sz="8" w:space="0" w:color="auto"/>
              <w:right w:val="single" w:sz="8" w:space="0" w:color="auto"/>
            </w:tcBorders>
            <w:vAlign w:val="center"/>
            <w:hideMark/>
          </w:tcPr>
          <w:p w14:paraId="4F4BFDB2" w14:textId="77777777" w:rsidR="00D36F54" w:rsidRPr="00015210" w:rsidRDefault="00D36F54" w:rsidP="00D36F54">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31507EF1" w14:textId="77777777" w:rsidR="00D36F54" w:rsidRPr="00015210" w:rsidRDefault="00D36F54" w:rsidP="00D36F54">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1088" w:type="dxa"/>
            <w:tcBorders>
              <w:top w:val="nil"/>
              <w:left w:val="nil"/>
              <w:bottom w:val="single" w:sz="8" w:space="0" w:color="auto"/>
              <w:right w:val="single" w:sz="8" w:space="0" w:color="auto"/>
            </w:tcBorders>
            <w:vAlign w:val="center"/>
            <w:hideMark/>
          </w:tcPr>
          <w:p w14:paraId="78229EE4" w14:textId="77777777" w:rsidR="00D36F54" w:rsidRPr="00015210" w:rsidRDefault="00D36F54" w:rsidP="00D36F54">
            <w:pPr>
              <w:rPr>
                <w:color w:val="000000"/>
                <w:sz w:val="18"/>
                <w:szCs w:val="18"/>
              </w:rPr>
            </w:pPr>
            <w:r w:rsidRPr="00015210">
              <w:rPr>
                <w:color w:val="000000"/>
                <w:sz w:val="18"/>
                <w:szCs w:val="18"/>
              </w:rPr>
              <w:t>Answer-user-day</w:t>
            </w:r>
          </w:p>
        </w:tc>
        <w:tc>
          <w:tcPr>
            <w:tcW w:w="1168" w:type="dxa"/>
            <w:tcBorders>
              <w:top w:val="nil"/>
              <w:left w:val="nil"/>
              <w:bottom w:val="single" w:sz="8" w:space="0" w:color="auto"/>
              <w:right w:val="single" w:sz="8" w:space="0" w:color="auto"/>
            </w:tcBorders>
            <w:vAlign w:val="center"/>
            <w:hideMark/>
          </w:tcPr>
          <w:p w14:paraId="63368BA2" w14:textId="77777777" w:rsidR="00D36F54" w:rsidRPr="00015210" w:rsidRDefault="00D36F54" w:rsidP="00D36F54">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3E97BAF7" w14:textId="77777777" w:rsidR="00D36F54" w:rsidRPr="00015210" w:rsidRDefault="00D36F54" w:rsidP="00D36F54">
            <w:pPr>
              <w:rPr>
                <w:rFonts w:ascii="Aptos" w:hAnsi="Aptos"/>
                <w:color w:val="000000"/>
                <w:sz w:val="18"/>
                <w:szCs w:val="18"/>
              </w:rPr>
            </w:pPr>
            <w:r w:rsidRPr="00015210">
              <w:rPr>
                <w:rFonts w:ascii="Aptos" w:hAnsi="Aptos"/>
                <w:color w:val="000000"/>
                <w:sz w:val="18"/>
                <w:szCs w:val="18"/>
              </w:rPr>
              <w:t> </w:t>
            </w:r>
          </w:p>
        </w:tc>
        <w:tc>
          <w:tcPr>
            <w:tcW w:w="1978" w:type="dxa"/>
            <w:tcBorders>
              <w:top w:val="nil"/>
              <w:left w:val="nil"/>
              <w:bottom w:val="single" w:sz="8" w:space="0" w:color="auto"/>
              <w:right w:val="single" w:sz="8" w:space="0" w:color="auto"/>
            </w:tcBorders>
            <w:vAlign w:val="center"/>
            <w:hideMark/>
          </w:tcPr>
          <w:p w14:paraId="5DEC6BE6" w14:textId="77777777" w:rsidR="00D36F54" w:rsidRPr="00015210" w:rsidRDefault="00D36F54" w:rsidP="00D36F54">
            <w:pPr>
              <w:rPr>
                <w:color w:val="000000"/>
                <w:sz w:val="18"/>
                <w:szCs w:val="18"/>
              </w:rPr>
            </w:pPr>
            <w:r w:rsidRPr="00015210">
              <w:rPr>
                <w:color w:val="000000"/>
                <w:sz w:val="18"/>
                <w:szCs w:val="18"/>
              </w:rPr>
              <w:t>Answers shorter &amp; more negative</w:t>
            </w:r>
          </w:p>
        </w:tc>
      </w:tr>
      <w:tr w:rsidR="00D36F54" w:rsidRPr="00015210" w14:paraId="0A835BAC" w14:textId="77777777" w:rsidTr="00CC6967">
        <w:trPr>
          <w:trHeight w:val="308"/>
          <w:jc w:val="center"/>
        </w:trPr>
        <w:tc>
          <w:tcPr>
            <w:tcW w:w="2114" w:type="dxa"/>
            <w:tcBorders>
              <w:top w:val="nil"/>
              <w:left w:val="single" w:sz="8" w:space="0" w:color="auto"/>
              <w:bottom w:val="single" w:sz="8" w:space="0" w:color="auto"/>
              <w:right w:val="single" w:sz="8" w:space="0" w:color="auto"/>
            </w:tcBorders>
            <w:vAlign w:val="center"/>
            <w:hideMark/>
          </w:tcPr>
          <w:p w14:paraId="1F4AABDE" w14:textId="77777777" w:rsidR="00D36F54" w:rsidRPr="00015210" w:rsidRDefault="00D36F54" w:rsidP="00D36F54">
            <w:pPr>
              <w:rPr>
                <w:color w:val="000000"/>
                <w:sz w:val="18"/>
                <w:szCs w:val="18"/>
              </w:rPr>
            </w:pPr>
            <w:r w:rsidRPr="00015210">
              <w:rPr>
                <w:color w:val="000000"/>
                <w:sz w:val="18"/>
                <w:szCs w:val="18"/>
              </w:rPr>
              <w:t>Li &amp; Kim (2025)</w:t>
            </w:r>
          </w:p>
        </w:tc>
        <w:tc>
          <w:tcPr>
            <w:tcW w:w="2018" w:type="dxa"/>
            <w:tcBorders>
              <w:top w:val="nil"/>
              <w:left w:val="nil"/>
              <w:bottom w:val="single" w:sz="8" w:space="0" w:color="auto"/>
              <w:right w:val="single" w:sz="8" w:space="0" w:color="auto"/>
            </w:tcBorders>
            <w:vAlign w:val="center"/>
            <w:hideMark/>
          </w:tcPr>
          <w:p w14:paraId="0EB01F85" w14:textId="77777777" w:rsidR="00D36F54" w:rsidRPr="00015210" w:rsidRDefault="00D36F54" w:rsidP="00D36F54">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15B5E9D1" w14:textId="77777777" w:rsidR="00D36F54" w:rsidRPr="00015210" w:rsidRDefault="00D36F54" w:rsidP="00D36F54">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7ED7A8C0" w14:textId="77777777" w:rsidR="00D36F54" w:rsidRPr="00015210" w:rsidRDefault="00D36F54" w:rsidP="00D36F54">
            <w:pPr>
              <w:rPr>
                <w:color w:val="000000"/>
                <w:sz w:val="18"/>
                <w:szCs w:val="18"/>
              </w:rPr>
            </w:pPr>
            <w:r w:rsidRPr="00015210">
              <w:rPr>
                <w:color w:val="000000"/>
                <w:sz w:val="18"/>
                <w:szCs w:val="18"/>
              </w:rPr>
              <w:t>User-day</w:t>
            </w:r>
          </w:p>
        </w:tc>
        <w:tc>
          <w:tcPr>
            <w:tcW w:w="1168" w:type="dxa"/>
            <w:tcBorders>
              <w:top w:val="nil"/>
              <w:left w:val="nil"/>
              <w:bottom w:val="single" w:sz="8" w:space="0" w:color="auto"/>
              <w:right w:val="single" w:sz="8" w:space="0" w:color="auto"/>
            </w:tcBorders>
            <w:vAlign w:val="center"/>
            <w:hideMark/>
          </w:tcPr>
          <w:p w14:paraId="3271C5F0" w14:textId="77777777" w:rsidR="00D36F54" w:rsidRPr="00015210" w:rsidRDefault="00D36F54" w:rsidP="00D36F54">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51C34926" w14:textId="77777777" w:rsidR="00D36F54" w:rsidRPr="00015210" w:rsidRDefault="00D36F54" w:rsidP="00D36F54">
            <w:pPr>
              <w:rPr>
                <w:rFonts w:ascii="Aptos" w:hAnsi="Aptos"/>
                <w:color w:val="000000"/>
                <w:sz w:val="18"/>
                <w:szCs w:val="18"/>
              </w:rPr>
            </w:pPr>
            <w:r w:rsidRPr="00015210">
              <w:rPr>
                <w:rFonts w:ascii="Aptos" w:hAnsi="Aptos"/>
                <w:color w:val="000000"/>
                <w:sz w:val="18"/>
                <w:szCs w:val="18"/>
              </w:rPr>
              <w:t> </w:t>
            </w:r>
          </w:p>
        </w:tc>
        <w:tc>
          <w:tcPr>
            <w:tcW w:w="1978" w:type="dxa"/>
            <w:tcBorders>
              <w:top w:val="nil"/>
              <w:left w:val="nil"/>
              <w:bottom w:val="single" w:sz="8" w:space="0" w:color="auto"/>
              <w:right w:val="single" w:sz="8" w:space="0" w:color="auto"/>
            </w:tcBorders>
            <w:vAlign w:val="center"/>
            <w:hideMark/>
          </w:tcPr>
          <w:p w14:paraId="4BDA2327" w14:textId="4C52CFAC" w:rsidR="00D36F54" w:rsidRPr="00015210" w:rsidRDefault="00D36F54" w:rsidP="00D36F54">
            <w:pPr>
              <w:rPr>
                <w:color w:val="000000"/>
                <w:sz w:val="18"/>
                <w:szCs w:val="18"/>
              </w:rPr>
            </w:pPr>
            <w:ins w:id="534" w:author="Xin Li" w:date="2026-08-20T23:40:00Z" w16du:dateUtc="2026-08-20T15:40:00Z">
              <w:r>
                <w:rPr>
                  <w:color w:val="000000"/>
                  <w:sz w:val="18"/>
                  <w:szCs w:val="18"/>
                </w:rPr>
                <w:t>Reduce answer supply</w:t>
              </w:r>
            </w:ins>
            <w:del w:id="535" w:author="Xin Li" w:date="2026-08-20T23:40:00Z" w16du:dateUtc="2026-08-20T15:40:00Z">
              <w:r w:rsidRPr="00015210" w:rsidDel="001471CF">
                <w:rPr>
                  <w:color w:val="000000"/>
                  <w:sz w:val="18"/>
                  <w:szCs w:val="18"/>
                </w:rPr>
                <w:delText>−</w:delText>
              </w:r>
            </w:del>
          </w:p>
        </w:tc>
      </w:tr>
      <w:tr w:rsidR="00D36F54" w:rsidRPr="00015210" w14:paraId="02C9F994" w14:textId="77777777" w:rsidTr="00CC6967">
        <w:trPr>
          <w:trHeight w:val="308"/>
          <w:jc w:val="center"/>
        </w:trPr>
        <w:tc>
          <w:tcPr>
            <w:tcW w:w="2114" w:type="dxa"/>
            <w:tcBorders>
              <w:top w:val="nil"/>
              <w:left w:val="single" w:sz="8" w:space="0" w:color="auto"/>
              <w:bottom w:val="single" w:sz="8" w:space="0" w:color="auto"/>
              <w:right w:val="single" w:sz="8" w:space="0" w:color="auto"/>
            </w:tcBorders>
            <w:vAlign w:val="center"/>
            <w:hideMark/>
          </w:tcPr>
          <w:p w14:paraId="6C609A6B" w14:textId="77777777" w:rsidR="00D36F54" w:rsidRPr="00015210" w:rsidRDefault="00D36F54" w:rsidP="00D36F54">
            <w:pPr>
              <w:rPr>
                <w:color w:val="000000"/>
                <w:sz w:val="18"/>
                <w:szCs w:val="18"/>
              </w:rPr>
            </w:pPr>
            <w:r w:rsidRPr="00015210">
              <w:rPr>
                <w:color w:val="000000"/>
                <w:sz w:val="18"/>
                <w:szCs w:val="18"/>
              </w:rPr>
              <w:t>Wang &amp; Zheng (2024)</w:t>
            </w:r>
          </w:p>
        </w:tc>
        <w:tc>
          <w:tcPr>
            <w:tcW w:w="2018" w:type="dxa"/>
            <w:tcBorders>
              <w:top w:val="nil"/>
              <w:left w:val="nil"/>
              <w:bottom w:val="single" w:sz="8" w:space="0" w:color="auto"/>
              <w:right w:val="single" w:sz="8" w:space="0" w:color="auto"/>
            </w:tcBorders>
            <w:vAlign w:val="center"/>
            <w:hideMark/>
          </w:tcPr>
          <w:p w14:paraId="5110D8E8" w14:textId="77777777" w:rsidR="00D36F54" w:rsidRPr="00015210" w:rsidRDefault="00D36F54" w:rsidP="00D36F54">
            <w:pPr>
              <w:rPr>
                <w:color w:val="000000"/>
                <w:sz w:val="18"/>
                <w:szCs w:val="18"/>
              </w:rPr>
            </w:pPr>
            <w:r w:rsidRPr="00015210">
              <w:rPr>
                <w:color w:val="000000"/>
                <w:sz w:val="18"/>
                <w:szCs w:val="18"/>
              </w:rPr>
              <w:t>Stack Exchange (technical)</w:t>
            </w:r>
          </w:p>
        </w:tc>
        <w:tc>
          <w:tcPr>
            <w:tcW w:w="1800" w:type="dxa"/>
            <w:tcBorders>
              <w:top w:val="nil"/>
              <w:left w:val="nil"/>
              <w:bottom w:val="single" w:sz="8" w:space="0" w:color="auto"/>
              <w:right w:val="single" w:sz="8" w:space="0" w:color="auto"/>
            </w:tcBorders>
            <w:vAlign w:val="center"/>
            <w:hideMark/>
          </w:tcPr>
          <w:p w14:paraId="0E5E14A0" w14:textId="77777777" w:rsidR="00D36F54" w:rsidRPr="00015210" w:rsidRDefault="00D36F54" w:rsidP="00D36F54">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1088" w:type="dxa"/>
            <w:tcBorders>
              <w:top w:val="nil"/>
              <w:left w:val="nil"/>
              <w:bottom w:val="single" w:sz="8" w:space="0" w:color="auto"/>
              <w:right w:val="single" w:sz="8" w:space="0" w:color="auto"/>
            </w:tcBorders>
            <w:vAlign w:val="center"/>
            <w:hideMark/>
          </w:tcPr>
          <w:p w14:paraId="4A49F785" w14:textId="77777777" w:rsidR="00D36F54" w:rsidRPr="00015210" w:rsidRDefault="00D36F54" w:rsidP="00D36F54">
            <w:pPr>
              <w:rPr>
                <w:color w:val="000000"/>
                <w:sz w:val="18"/>
                <w:szCs w:val="18"/>
              </w:rPr>
            </w:pPr>
            <w:r w:rsidRPr="00015210">
              <w:rPr>
                <w:color w:val="000000"/>
                <w:sz w:val="18"/>
                <w:szCs w:val="18"/>
              </w:rPr>
              <w:t>Topic-week</w:t>
            </w:r>
          </w:p>
        </w:tc>
        <w:tc>
          <w:tcPr>
            <w:tcW w:w="1168" w:type="dxa"/>
            <w:tcBorders>
              <w:top w:val="nil"/>
              <w:left w:val="nil"/>
              <w:bottom w:val="single" w:sz="8" w:space="0" w:color="auto"/>
              <w:right w:val="single" w:sz="8" w:space="0" w:color="auto"/>
            </w:tcBorders>
            <w:vAlign w:val="center"/>
            <w:hideMark/>
          </w:tcPr>
          <w:p w14:paraId="12A98867" w14:textId="77777777" w:rsidR="00D36F54" w:rsidRPr="00015210" w:rsidRDefault="00D36F54" w:rsidP="00D36F54">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0CE29E27" w14:textId="14D7D64A" w:rsidR="00D36F54" w:rsidRPr="00015210" w:rsidRDefault="00D36F54" w:rsidP="00D36F54">
            <w:pPr>
              <w:rPr>
                <w:color w:val="000000"/>
                <w:sz w:val="18"/>
                <w:szCs w:val="18"/>
              </w:rPr>
            </w:pPr>
            <w:ins w:id="536" w:author="Xin Li" w:date="2026-08-20T23:40:00Z" w16du:dateUtc="2026-08-20T15:40:00Z">
              <w:r>
                <w:rPr>
                  <w:color w:val="000000"/>
                  <w:sz w:val="18"/>
                  <w:szCs w:val="18"/>
                </w:rPr>
                <w:t>Increase question supply</w:t>
              </w:r>
            </w:ins>
            <w:del w:id="537" w:author="Xin Li" w:date="2026-08-20T23:40:00Z" w16du:dateUtc="2026-08-20T15:40:00Z">
              <w:r w:rsidRPr="00015210" w:rsidDel="001471CF">
                <w:rPr>
                  <w:color w:val="000000"/>
                  <w:sz w:val="18"/>
                  <w:szCs w:val="18"/>
                </w:rPr>
                <w:delText>+</w:delText>
              </w:r>
            </w:del>
          </w:p>
        </w:tc>
        <w:tc>
          <w:tcPr>
            <w:tcW w:w="1978" w:type="dxa"/>
            <w:tcBorders>
              <w:top w:val="nil"/>
              <w:left w:val="nil"/>
              <w:bottom w:val="single" w:sz="8" w:space="0" w:color="auto"/>
              <w:right w:val="single" w:sz="8" w:space="0" w:color="auto"/>
            </w:tcBorders>
            <w:vAlign w:val="center"/>
            <w:hideMark/>
          </w:tcPr>
          <w:p w14:paraId="6CDA03A0" w14:textId="18EF4377" w:rsidR="00D36F54" w:rsidRPr="00015210" w:rsidRDefault="00D36F54" w:rsidP="00D36F54">
            <w:pPr>
              <w:rPr>
                <w:color w:val="000000"/>
                <w:sz w:val="18"/>
                <w:szCs w:val="18"/>
              </w:rPr>
            </w:pPr>
            <w:ins w:id="538" w:author="Xin Li" w:date="2026-08-20T23:45:00Z" w16du:dateUtc="2026-08-20T15:45:00Z">
              <w:r>
                <w:rPr>
                  <w:color w:val="000000"/>
                  <w:sz w:val="18"/>
                  <w:szCs w:val="18"/>
                </w:rPr>
                <w:t>Increase answer supply</w:t>
              </w:r>
              <w:del w:id="539" w:author="Prof. LIU Ben" w:date="2026-08-24T23:23:00Z" w16du:dateUtc="2026-08-24T15:23:00Z">
                <w:r w:rsidRPr="00015210" w:rsidDel="00B369E9">
                  <w:rPr>
                    <w:color w:val="000000"/>
                    <w:sz w:val="18"/>
                    <w:szCs w:val="18"/>
                  </w:rPr>
                  <w:delText xml:space="preserve"> </w:delText>
                </w:r>
              </w:del>
            </w:ins>
            <w:del w:id="540" w:author="Xin Li" w:date="2026-08-20T23:45:00Z" w16du:dateUtc="2026-08-20T15:45:00Z">
              <w:r w:rsidRPr="00015210" w:rsidDel="00D36F54">
                <w:rPr>
                  <w:color w:val="000000"/>
                  <w:sz w:val="18"/>
                  <w:szCs w:val="18"/>
                </w:rPr>
                <w:delText>+</w:delText>
              </w:r>
            </w:del>
            <w:r w:rsidRPr="00015210">
              <w:rPr>
                <w:color w:val="000000"/>
                <w:sz w:val="18"/>
                <w:szCs w:val="18"/>
              </w:rPr>
              <w:t xml:space="preserve">; </w:t>
            </w:r>
            <w:ins w:id="541" w:author="Xin Li" w:date="2026-08-20T23:45:00Z" w16du:dateUtc="2026-08-20T15:45:00Z">
              <w:r>
                <w:rPr>
                  <w:color w:val="000000"/>
                  <w:sz w:val="18"/>
                  <w:szCs w:val="18"/>
                </w:rPr>
                <w:t xml:space="preserve">Increase </w:t>
              </w:r>
            </w:ins>
            <w:r w:rsidRPr="00015210">
              <w:rPr>
                <w:color w:val="000000"/>
                <w:sz w:val="18"/>
                <w:szCs w:val="18"/>
              </w:rPr>
              <w:t xml:space="preserve">acceptance </w:t>
            </w:r>
            <w:del w:id="542" w:author="Xin Li" w:date="2026-08-20T23:45:00Z" w16du:dateUtc="2026-08-20T15:45:00Z">
              <w:r w:rsidRPr="00015210" w:rsidDel="00D36F54">
                <w:rPr>
                  <w:color w:val="000000"/>
                  <w:sz w:val="18"/>
                  <w:szCs w:val="18"/>
                </w:rPr>
                <w:delText>+</w:delText>
              </w:r>
            </w:del>
          </w:p>
        </w:tc>
      </w:tr>
      <w:tr w:rsidR="00D36F54" w:rsidRPr="00015210" w14:paraId="39C7CC3B" w14:textId="77777777" w:rsidTr="00CC6967">
        <w:trPr>
          <w:trHeight w:val="291"/>
          <w:jc w:val="center"/>
        </w:trPr>
        <w:tc>
          <w:tcPr>
            <w:tcW w:w="12770" w:type="dxa"/>
            <w:gridSpan w:val="7"/>
            <w:tcBorders>
              <w:top w:val="single" w:sz="8" w:space="0" w:color="auto"/>
              <w:left w:val="single" w:sz="8" w:space="0" w:color="auto"/>
              <w:bottom w:val="single" w:sz="8" w:space="0" w:color="auto"/>
              <w:right w:val="single" w:sz="8" w:space="0" w:color="000000"/>
            </w:tcBorders>
            <w:vAlign w:val="center"/>
            <w:hideMark/>
          </w:tcPr>
          <w:p w14:paraId="19785E56" w14:textId="4FBABD22" w:rsidR="00D36F54" w:rsidRPr="00015210" w:rsidRDefault="00D36F54" w:rsidP="00D36F54">
            <w:pPr>
              <w:rPr>
                <w:b/>
                <w:bCs/>
                <w:color w:val="000000"/>
                <w:sz w:val="18"/>
                <w:szCs w:val="18"/>
              </w:rPr>
            </w:pPr>
            <w:r w:rsidRPr="00015210">
              <w:rPr>
                <w:b/>
                <w:bCs/>
                <w:color w:val="000000"/>
                <w:sz w:val="18"/>
                <w:szCs w:val="18"/>
              </w:rPr>
              <w:t xml:space="preserve">Role 3. </w:t>
            </w:r>
            <w:ins w:id="543" w:author="Xin Li" w:date="2026-08-20T23:41:00Z" w16du:dateUtc="2026-08-20T15:41:00Z">
              <w:r>
                <w:rPr>
                  <w:b/>
                  <w:bCs/>
                  <w:color w:val="000000"/>
                  <w:sz w:val="18"/>
                  <w:szCs w:val="18"/>
                </w:rPr>
                <w:t xml:space="preserve">Internal </w:t>
              </w:r>
            </w:ins>
            <w:r w:rsidRPr="00015210">
              <w:rPr>
                <w:b/>
                <w:bCs/>
                <w:color w:val="000000"/>
                <w:sz w:val="18"/>
                <w:szCs w:val="18"/>
              </w:rPr>
              <w:t xml:space="preserve">AI as </w:t>
            </w:r>
            <w:del w:id="544" w:author="Prof. LIU Ben" w:date="2026-08-24T23:19:00Z" w16du:dateUtc="2026-08-24T15:19:00Z">
              <w:r w:rsidRPr="00015210" w:rsidDel="00B369E9">
                <w:rPr>
                  <w:b/>
                  <w:bCs/>
                  <w:color w:val="000000"/>
                  <w:sz w:val="18"/>
                  <w:szCs w:val="18"/>
                </w:rPr>
                <w:delText xml:space="preserve">an </w:delText>
              </w:r>
            </w:del>
            <w:del w:id="545" w:author="Xin Li" w:date="2026-08-20T23:41:00Z" w16du:dateUtc="2026-08-20T15:41:00Z">
              <w:r w:rsidRPr="00015210" w:rsidDel="001471CF">
                <w:rPr>
                  <w:b/>
                  <w:bCs/>
                  <w:color w:val="000000"/>
                  <w:sz w:val="18"/>
                  <w:szCs w:val="18"/>
                </w:rPr>
                <w:delText xml:space="preserve">identified </w:delText>
              </w:r>
            </w:del>
            <w:ins w:id="546" w:author="Xin Li" w:date="2026-08-20T23:41:00Z" w16du:dateUtc="2026-08-20T15:41:00Z">
              <w:r>
                <w:rPr>
                  <w:b/>
                  <w:bCs/>
                  <w:color w:val="000000"/>
                  <w:sz w:val="18"/>
                  <w:szCs w:val="18"/>
                </w:rPr>
                <w:t>the answerer</w:t>
              </w:r>
              <w:del w:id="547" w:author="Prof. LIU Ben" w:date="2026-08-24T23:19:00Z" w16du:dateUtc="2026-08-24T15:19:00Z">
                <w:r w:rsidDel="00B369E9">
                  <w:rPr>
                    <w:b/>
                    <w:bCs/>
                    <w:color w:val="000000"/>
                    <w:sz w:val="18"/>
                    <w:szCs w:val="18"/>
                  </w:rPr>
                  <w:delText>s</w:delText>
                </w:r>
              </w:del>
              <w:r>
                <w:rPr>
                  <w:b/>
                  <w:bCs/>
                  <w:color w:val="000000"/>
                  <w:sz w:val="18"/>
                  <w:szCs w:val="18"/>
                </w:rPr>
                <w:t>’</w:t>
              </w:r>
            </w:ins>
            <w:ins w:id="548" w:author="Prof. LIU Ben" w:date="2026-08-24T23:19:00Z" w16du:dateUtc="2026-08-24T15:19:00Z">
              <w:r w:rsidR="00B369E9">
                <w:rPr>
                  <w:rFonts w:hint="eastAsia"/>
                  <w:b/>
                  <w:bCs/>
                  <w:color w:val="000000"/>
                  <w:sz w:val="18"/>
                  <w:szCs w:val="18"/>
                </w:rPr>
                <w:t>s</w:t>
              </w:r>
            </w:ins>
            <w:ins w:id="549" w:author="Xin Li" w:date="2026-08-20T23:42:00Z" w16du:dateUtc="2026-08-20T15:42:00Z">
              <w:r>
                <w:rPr>
                  <w:rFonts w:hint="eastAsia"/>
                  <w:b/>
                  <w:bCs/>
                  <w:color w:val="000000"/>
                  <w:sz w:val="18"/>
                  <w:szCs w:val="18"/>
                </w:rPr>
                <w:t xml:space="preserve"> </w:t>
              </w:r>
              <w:r>
                <w:rPr>
                  <w:b/>
                  <w:bCs/>
                  <w:color w:val="000000"/>
                  <w:sz w:val="18"/>
                  <w:szCs w:val="18"/>
                </w:rPr>
                <w:t>competitor</w:t>
              </w:r>
            </w:ins>
            <w:del w:id="550" w:author="Xin Li" w:date="2026-08-20T23:42:00Z" w16du:dateUtc="2026-08-20T15:42:00Z">
              <w:r w:rsidRPr="00015210" w:rsidDel="001471CF">
                <w:rPr>
                  <w:b/>
                  <w:bCs/>
                  <w:color w:val="000000"/>
                  <w:sz w:val="18"/>
                  <w:szCs w:val="18"/>
                </w:rPr>
                <w:delText>rival contributor</w:delText>
              </w:r>
              <w:r w:rsidRPr="00015210" w:rsidDel="001471CF">
                <w:rPr>
                  <w:color w:val="000000"/>
                  <w:sz w:val="18"/>
                  <w:szCs w:val="18"/>
                </w:rPr>
                <w:delText xml:space="preserve"> (AI posts labeled answers alongside humans)</w:delText>
              </w:r>
            </w:del>
          </w:p>
        </w:tc>
      </w:tr>
      <w:tr w:rsidR="00D36F54" w:rsidRPr="00015210" w14:paraId="66C5E3AF" w14:textId="77777777" w:rsidTr="00CC6967">
        <w:trPr>
          <w:trHeight w:val="40"/>
          <w:jc w:val="center"/>
          <w:trPrChange w:id="551" w:author="Xin Li" w:date="2026-08-20T23:39:00Z" w16du:dateUtc="2026-08-20T15:39:00Z">
            <w:trPr>
              <w:trHeight w:val="600"/>
              <w:jc w:val="center"/>
            </w:trPr>
          </w:trPrChange>
        </w:trPr>
        <w:tc>
          <w:tcPr>
            <w:tcW w:w="2114" w:type="dxa"/>
            <w:tcBorders>
              <w:top w:val="nil"/>
              <w:left w:val="single" w:sz="8" w:space="0" w:color="auto"/>
              <w:bottom w:val="single" w:sz="8" w:space="0" w:color="auto"/>
              <w:right w:val="single" w:sz="8" w:space="0" w:color="auto"/>
            </w:tcBorders>
            <w:vAlign w:val="center"/>
            <w:hideMark/>
            <w:tcPrChange w:id="552" w:author="Xin Li" w:date="2026-08-20T23:39:00Z" w16du:dateUtc="2026-08-20T15:39:00Z">
              <w:tcPr>
                <w:tcW w:w="2116" w:type="dxa"/>
                <w:gridSpan w:val="2"/>
                <w:tcBorders>
                  <w:top w:val="nil"/>
                  <w:left w:val="single" w:sz="8" w:space="0" w:color="auto"/>
                  <w:bottom w:val="single" w:sz="8" w:space="0" w:color="auto"/>
                  <w:right w:val="single" w:sz="8" w:space="0" w:color="auto"/>
                </w:tcBorders>
                <w:vAlign w:val="center"/>
                <w:hideMark/>
              </w:tcPr>
            </w:tcPrChange>
          </w:tcPr>
          <w:p w14:paraId="40F2CCC0" w14:textId="77777777" w:rsidR="00D36F54" w:rsidRPr="00015210" w:rsidRDefault="00D36F54" w:rsidP="00D36F54">
            <w:pPr>
              <w:rPr>
                <w:color w:val="000000"/>
                <w:sz w:val="18"/>
                <w:szCs w:val="18"/>
              </w:rPr>
            </w:pPr>
            <w:r w:rsidRPr="00015210">
              <w:rPr>
                <w:color w:val="000000"/>
                <w:sz w:val="18"/>
                <w:szCs w:val="18"/>
              </w:rPr>
              <w:t>Su et al. (2025)</w:t>
            </w:r>
          </w:p>
        </w:tc>
        <w:tc>
          <w:tcPr>
            <w:tcW w:w="2018" w:type="dxa"/>
            <w:tcBorders>
              <w:top w:val="nil"/>
              <w:left w:val="nil"/>
              <w:bottom w:val="single" w:sz="8" w:space="0" w:color="auto"/>
              <w:right w:val="single" w:sz="8" w:space="0" w:color="auto"/>
            </w:tcBorders>
            <w:vAlign w:val="center"/>
            <w:hideMark/>
            <w:tcPrChange w:id="553" w:author="Xin Li" w:date="2026-08-20T23:39:00Z" w16du:dateUtc="2026-08-20T15:39:00Z">
              <w:tcPr>
                <w:tcW w:w="1597" w:type="dxa"/>
                <w:tcBorders>
                  <w:top w:val="nil"/>
                  <w:left w:val="nil"/>
                  <w:bottom w:val="single" w:sz="8" w:space="0" w:color="auto"/>
                  <w:right w:val="single" w:sz="8" w:space="0" w:color="auto"/>
                </w:tcBorders>
                <w:vAlign w:val="center"/>
                <w:hideMark/>
              </w:tcPr>
            </w:tcPrChange>
          </w:tcPr>
          <w:p w14:paraId="3DA5A902" w14:textId="77777777" w:rsidR="00D36F54" w:rsidRPr="00015210" w:rsidRDefault="00D36F54" w:rsidP="00D36F54">
            <w:pPr>
              <w:rPr>
                <w:color w:val="000000"/>
                <w:sz w:val="18"/>
                <w:szCs w:val="18"/>
              </w:rPr>
            </w:pPr>
            <w:r w:rsidRPr="00015210">
              <w:rPr>
                <w:color w:val="000000"/>
                <w:sz w:val="18"/>
                <w:szCs w:val="18"/>
              </w:rPr>
              <w:t>Quora (general)</w:t>
            </w:r>
          </w:p>
        </w:tc>
        <w:tc>
          <w:tcPr>
            <w:tcW w:w="1800" w:type="dxa"/>
            <w:tcBorders>
              <w:top w:val="nil"/>
              <w:left w:val="nil"/>
              <w:bottom w:val="single" w:sz="8" w:space="0" w:color="auto"/>
              <w:right w:val="single" w:sz="8" w:space="0" w:color="auto"/>
            </w:tcBorders>
            <w:vAlign w:val="center"/>
            <w:hideMark/>
            <w:tcPrChange w:id="554" w:author="Xin Li" w:date="2026-08-20T23:39:00Z" w16du:dateUtc="2026-08-20T15:39:00Z">
              <w:tcPr>
                <w:tcW w:w="2826" w:type="dxa"/>
                <w:gridSpan w:val="3"/>
                <w:tcBorders>
                  <w:top w:val="nil"/>
                  <w:left w:val="nil"/>
                  <w:bottom w:val="single" w:sz="8" w:space="0" w:color="auto"/>
                  <w:right w:val="single" w:sz="8" w:space="0" w:color="auto"/>
                </w:tcBorders>
                <w:vAlign w:val="center"/>
                <w:hideMark/>
              </w:tcPr>
            </w:tcPrChange>
          </w:tcPr>
          <w:p w14:paraId="1751819A" w14:textId="1DDC9852" w:rsidR="00D36F54" w:rsidRPr="00015210" w:rsidRDefault="00D36F54" w:rsidP="00D36F54">
            <w:pPr>
              <w:rPr>
                <w:color w:val="000000"/>
                <w:sz w:val="18"/>
                <w:szCs w:val="18"/>
              </w:rPr>
            </w:pPr>
            <w:r w:rsidRPr="00015210">
              <w:rPr>
                <w:color w:val="000000"/>
                <w:sz w:val="18"/>
                <w:szCs w:val="18"/>
              </w:rPr>
              <w:t>Internal GenAI</w:t>
            </w:r>
            <w:ins w:id="555" w:author="Xin Li" w:date="2026-08-20T23:34:00Z" w16du:dateUtc="2026-08-20T15:34:00Z">
              <w:r>
                <w:rPr>
                  <w:color w:val="000000"/>
                  <w:sz w:val="18"/>
                  <w:szCs w:val="18"/>
                </w:rPr>
                <w:t xml:space="preserve"> (</w:t>
              </w:r>
            </w:ins>
            <w:ins w:id="556" w:author="Xin Li" w:date="2026-08-20T23:35:00Z" w16du:dateUtc="2026-08-20T15:35:00Z">
              <w:r>
                <w:rPr>
                  <w:color w:val="000000"/>
                  <w:sz w:val="18"/>
                  <w:szCs w:val="18"/>
                </w:rPr>
                <w:t xml:space="preserve">applied </w:t>
              </w:r>
            </w:ins>
            <w:ins w:id="557" w:author="Xin Li" w:date="2026-08-20T23:34:00Z" w16du:dateUtc="2026-08-20T15:34:00Z">
              <w:r>
                <w:rPr>
                  <w:color w:val="000000"/>
                  <w:sz w:val="18"/>
                  <w:szCs w:val="18"/>
                </w:rPr>
                <w:t>on old q</w:t>
              </w:r>
            </w:ins>
            <w:ins w:id="558" w:author="Xin Li" w:date="2026-08-20T23:35:00Z" w16du:dateUtc="2026-08-20T15:35:00Z">
              <w:r>
                <w:rPr>
                  <w:color w:val="000000"/>
                  <w:sz w:val="18"/>
                  <w:szCs w:val="18"/>
                </w:rPr>
                <w:t>uestions)</w:t>
              </w:r>
            </w:ins>
            <w:del w:id="559" w:author="Xin Li" w:date="2026-08-20T23:35:00Z" w16du:dateUtc="2026-08-20T15:35:00Z">
              <w:r w:rsidRPr="00015210" w:rsidDel="001471CF">
                <w:rPr>
                  <w:color w:val="000000"/>
                  <w:sz w:val="18"/>
                  <w:szCs w:val="18"/>
                </w:rPr>
                <w:delText xml:space="preserve">; </w:delText>
              </w:r>
              <w:r w:rsidRPr="00015210" w:rsidDel="001471CF">
                <w:rPr>
                  <w:color w:val="000000"/>
                  <w:sz w:val="18"/>
                  <w:szCs w:val="18"/>
                </w:rPr>
                <w:br/>
                <w:delText>Answers added ≈3 months after posting</w:delText>
              </w:r>
            </w:del>
          </w:p>
        </w:tc>
        <w:tc>
          <w:tcPr>
            <w:tcW w:w="1088" w:type="dxa"/>
            <w:tcBorders>
              <w:top w:val="nil"/>
              <w:left w:val="nil"/>
              <w:bottom w:val="single" w:sz="8" w:space="0" w:color="auto"/>
              <w:right w:val="single" w:sz="8" w:space="0" w:color="auto"/>
            </w:tcBorders>
            <w:vAlign w:val="center"/>
            <w:hideMark/>
            <w:tcPrChange w:id="560" w:author="Xin Li" w:date="2026-08-20T23:39:00Z" w16du:dateUtc="2026-08-20T15:39:00Z">
              <w:tcPr>
                <w:tcW w:w="1057" w:type="dxa"/>
                <w:gridSpan w:val="2"/>
                <w:tcBorders>
                  <w:top w:val="nil"/>
                  <w:left w:val="nil"/>
                  <w:bottom w:val="single" w:sz="8" w:space="0" w:color="auto"/>
                  <w:right w:val="single" w:sz="8" w:space="0" w:color="auto"/>
                </w:tcBorders>
                <w:vAlign w:val="center"/>
                <w:hideMark/>
              </w:tcPr>
            </w:tcPrChange>
          </w:tcPr>
          <w:p w14:paraId="2CE5BC8D" w14:textId="77777777" w:rsidR="00D36F54" w:rsidRPr="00015210" w:rsidRDefault="00D36F54" w:rsidP="00D36F54">
            <w:pPr>
              <w:rPr>
                <w:color w:val="000000"/>
                <w:sz w:val="18"/>
                <w:szCs w:val="18"/>
              </w:rPr>
            </w:pPr>
            <w:r w:rsidRPr="00015210">
              <w:rPr>
                <w:color w:val="000000"/>
                <w:sz w:val="18"/>
                <w:szCs w:val="18"/>
              </w:rPr>
              <w:t>Question-week</w:t>
            </w:r>
          </w:p>
        </w:tc>
        <w:tc>
          <w:tcPr>
            <w:tcW w:w="1168" w:type="dxa"/>
            <w:tcBorders>
              <w:top w:val="nil"/>
              <w:left w:val="nil"/>
              <w:bottom w:val="single" w:sz="8" w:space="0" w:color="auto"/>
              <w:right w:val="single" w:sz="8" w:space="0" w:color="auto"/>
            </w:tcBorders>
            <w:vAlign w:val="center"/>
            <w:hideMark/>
            <w:tcPrChange w:id="561" w:author="Xin Li" w:date="2026-08-20T23:39:00Z" w16du:dateUtc="2026-08-20T15:39:00Z">
              <w:tcPr>
                <w:tcW w:w="1170" w:type="dxa"/>
                <w:gridSpan w:val="2"/>
                <w:tcBorders>
                  <w:top w:val="nil"/>
                  <w:left w:val="nil"/>
                  <w:bottom w:val="single" w:sz="8" w:space="0" w:color="auto"/>
                  <w:right w:val="single" w:sz="8" w:space="0" w:color="auto"/>
                </w:tcBorders>
                <w:vAlign w:val="center"/>
                <w:hideMark/>
              </w:tcPr>
            </w:tcPrChange>
          </w:tcPr>
          <w:p w14:paraId="047F2B44" w14:textId="686F3311" w:rsidR="00D36F54" w:rsidRPr="00015210" w:rsidRDefault="00D36F54" w:rsidP="00D36F54">
            <w:pPr>
              <w:rPr>
                <w:color w:val="000000"/>
                <w:sz w:val="18"/>
                <w:szCs w:val="18"/>
              </w:rPr>
            </w:pPr>
            <w:r w:rsidRPr="00015210">
              <w:rPr>
                <w:color w:val="000000"/>
                <w:sz w:val="18"/>
                <w:szCs w:val="18"/>
              </w:rPr>
              <w:t xml:space="preserve">Yes </w:t>
            </w:r>
            <w:del w:id="562" w:author="Xin Li" w:date="2026-08-20T23:37:00Z" w16du:dateUtc="2026-08-20T15:37:00Z">
              <w:r w:rsidRPr="00015210" w:rsidDel="001471CF">
                <w:rPr>
                  <w:color w:val="000000"/>
                  <w:sz w:val="18"/>
                  <w:szCs w:val="18"/>
                </w:rPr>
                <w:delText>(labeled)</w:delText>
              </w:r>
            </w:del>
          </w:p>
        </w:tc>
        <w:tc>
          <w:tcPr>
            <w:tcW w:w="2604" w:type="dxa"/>
            <w:tcBorders>
              <w:top w:val="nil"/>
              <w:left w:val="nil"/>
              <w:bottom w:val="single" w:sz="8" w:space="0" w:color="auto"/>
              <w:right w:val="single" w:sz="8" w:space="0" w:color="auto"/>
            </w:tcBorders>
            <w:vAlign w:val="center"/>
            <w:tcPrChange w:id="563" w:author="Xin Li" w:date="2026-08-20T23:39:00Z" w16du:dateUtc="2026-08-20T15:39:00Z">
              <w:tcPr>
                <w:tcW w:w="2240" w:type="dxa"/>
                <w:gridSpan w:val="2"/>
                <w:tcBorders>
                  <w:top w:val="nil"/>
                  <w:left w:val="nil"/>
                  <w:bottom w:val="single" w:sz="8" w:space="0" w:color="auto"/>
                  <w:right w:val="single" w:sz="8" w:space="0" w:color="auto"/>
                </w:tcBorders>
                <w:vAlign w:val="center"/>
              </w:tcPr>
            </w:tcPrChange>
          </w:tcPr>
          <w:p w14:paraId="1DAB9277" w14:textId="6D092D82" w:rsidR="00D36F54" w:rsidRPr="00015210" w:rsidRDefault="00D36F54" w:rsidP="00D36F54">
            <w:pPr>
              <w:rPr>
                <w:rFonts w:ascii="Aptos" w:hAnsi="Aptos"/>
                <w:color w:val="000000"/>
                <w:sz w:val="18"/>
                <w:szCs w:val="18"/>
              </w:rPr>
            </w:pPr>
            <w:del w:id="564" w:author="Xin Li" w:date="2026-08-20T23:39:00Z" w16du:dateUtc="2026-08-20T15:39:00Z">
              <w:r w:rsidRPr="00015210" w:rsidDel="001471CF">
                <w:rPr>
                  <w:rFonts w:ascii="Aptos" w:hAnsi="Aptos"/>
                  <w:color w:val="000000"/>
                  <w:sz w:val="18"/>
                  <w:szCs w:val="18"/>
                </w:rPr>
                <w:delText> </w:delText>
              </w:r>
            </w:del>
          </w:p>
        </w:tc>
        <w:tc>
          <w:tcPr>
            <w:tcW w:w="1978" w:type="dxa"/>
            <w:tcBorders>
              <w:top w:val="nil"/>
              <w:left w:val="nil"/>
              <w:bottom w:val="single" w:sz="8" w:space="0" w:color="auto"/>
              <w:right w:val="single" w:sz="8" w:space="0" w:color="auto"/>
            </w:tcBorders>
            <w:vAlign w:val="center"/>
            <w:hideMark/>
            <w:tcPrChange w:id="565" w:author="Xin Li" w:date="2026-08-20T23:39:00Z" w16du:dateUtc="2026-08-20T15:39:00Z">
              <w:tcPr>
                <w:tcW w:w="1970" w:type="dxa"/>
                <w:gridSpan w:val="2"/>
                <w:tcBorders>
                  <w:top w:val="nil"/>
                  <w:left w:val="nil"/>
                  <w:bottom w:val="single" w:sz="8" w:space="0" w:color="auto"/>
                  <w:right w:val="single" w:sz="8" w:space="0" w:color="auto"/>
                </w:tcBorders>
                <w:vAlign w:val="center"/>
                <w:hideMark/>
              </w:tcPr>
            </w:tcPrChange>
          </w:tcPr>
          <w:p w14:paraId="5A1EB300" w14:textId="07B5AA55" w:rsidR="00D36F54" w:rsidRPr="00015210" w:rsidRDefault="00D36F54" w:rsidP="00D36F54">
            <w:pPr>
              <w:rPr>
                <w:color w:val="000000"/>
                <w:sz w:val="18"/>
                <w:szCs w:val="18"/>
              </w:rPr>
            </w:pPr>
            <w:ins w:id="566" w:author="Xin Li" w:date="2026-08-20T23:40:00Z" w16du:dateUtc="2026-08-20T15:40:00Z">
              <w:r>
                <w:rPr>
                  <w:color w:val="000000"/>
                  <w:sz w:val="18"/>
                  <w:szCs w:val="18"/>
                </w:rPr>
                <w:t>Increase answer supply</w:t>
              </w:r>
            </w:ins>
            <w:del w:id="567" w:author="Xin Li" w:date="2026-08-20T23:40:00Z" w16du:dateUtc="2026-08-20T15:40:00Z">
              <w:r w:rsidRPr="00015210" w:rsidDel="001471CF">
                <w:rPr>
                  <w:color w:val="000000"/>
                  <w:sz w:val="18"/>
                  <w:szCs w:val="18"/>
                </w:rPr>
                <w:delText>+</w:delText>
              </w:r>
            </w:del>
          </w:p>
        </w:tc>
      </w:tr>
      <w:tr w:rsidR="00D36F54" w:rsidRPr="00015210" w14:paraId="65003E90" w14:textId="77777777" w:rsidTr="00CC6967">
        <w:trPr>
          <w:trHeight w:val="40"/>
          <w:jc w:val="center"/>
          <w:trPrChange w:id="568" w:author="Xin Li" w:date="2026-08-20T23:39:00Z" w16du:dateUtc="2026-08-20T15:39:00Z">
            <w:trPr>
              <w:trHeight w:val="1268"/>
              <w:jc w:val="center"/>
            </w:trPr>
          </w:trPrChange>
        </w:trPr>
        <w:tc>
          <w:tcPr>
            <w:tcW w:w="2114" w:type="dxa"/>
            <w:tcBorders>
              <w:top w:val="nil"/>
              <w:left w:val="single" w:sz="8" w:space="0" w:color="auto"/>
              <w:bottom w:val="single" w:sz="8" w:space="0" w:color="auto"/>
              <w:right w:val="single" w:sz="8" w:space="0" w:color="auto"/>
            </w:tcBorders>
            <w:vAlign w:val="center"/>
            <w:hideMark/>
            <w:tcPrChange w:id="569" w:author="Xin Li" w:date="2026-08-20T23:39:00Z" w16du:dateUtc="2026-08-20T15:39:00Z">
              <w:tcPr>
                <w:tcW w:w="2116" w:type="dxa"/>
                <w:gridSpan w:val="2"/>
                <w:tcBorders>
                  <w:top w:val="nil"/>
                  <w:left w:val="single" w:sz="8" w:space="0" w:color="auto"/>
                  <w:bottom w:val="single" w:sz="8" w:space="0" w:color="auto"/>
                  <w:right w:val="single" w:sz="8" w:space="0" w:color="auto"/>
                </w:tcBorders>
                <w:vAlign w:val="center"/>
                <w:hideMark/>
              </w:tcPr>
            </w:tcPrChange>
          </w:tcPr>
          <w:p w14:paraId="50BCA4DD" w14:textId="77777777" w:rsidR="00D36F54" w:rsidRPr="00015210" w:rsidRDefault="00D36F54" w:rsidP="00D36F54">
            <w:pPr>
              <w:rPr>
                <w:b/>
                <w:bCs/>
                <w:color w:val="000000"/>
                <w:sz w:val="18"/>
                <w:szCs w:val="18"/>
              </w:rPr>
            </w:pPr>
            <w:r w:rsidRPr="00015210">
              <w:rPr>
                <w:b/>
                <w:bCs/>
                <w:color w:val="000000"/>
                <w:sz w:val="18"/>
                <w:szCs w:val="18"/>
              </w:rPr>
              <w:t>This study</w:t>
            </w:r>
          </w:p>
        </w:tc>
        <w:tc>
          <w:tcPr>
            <w:tcW w:w="2018" w:type="dxa"/>
            <w:tcBorders>
              <w:top w:val="nil"/>
              <w:left w:val="nil"/>
              <w:bottom w:val="single" w:sz="8" w:space="0" w:color="auto"/>
              <w:right w:val="single" w:sz="8" w:space="0" w:color="auto"/>
            </w:tcBorders>
            <w:vAlign w:val="center"/>
            <w:hideMark/>
            <w:tcPrChange w:id="570" w:author="Xin Li" w:date="2026-08-20T23:39:00Z" w16du:dateUtc="2026-08-20T15:39:00Z">
              <w:tcPr>
                <w:tcW w:w="1597" w:type="dxa"/>
                <w:tcBorders>
                  <w:top w:val="nil"/>
                  <w:left w:val="nil"/>
                  <w:bottom w:val="single" w:sz="8" w:space="0" w:color="auto"/>
                  <w:right w:val="single" w:sz="8" w:space="0" w:color="auto"/>
                </w:tcBorders>
                <w:vAlign w:val="center"/>
                <w:hideMark/>
              </w:tcPr>
            </w:tcPrChange>
          </w:tcPr>
          <w:p w14:paraId="700D8886" w14:textId="77777777" w:rsidR="00D36F54" w:rsidRPr="00015210" w:rsidRDefault="00D36F54" w:rsidP="00D36F54">
            <w:pPr>
              <w:rPr>
                <w:color w:val="000000"/>
                <w:sz w:val="18"/>
                <w:szCs w:val="18"/>
              </w:rPr>
            </w:pPr>
            <w:r w:rsidRPr="00015210">
              <w:rPr>
                <w:color w:val="000000"/>
                <w:sz w:val="18"/>
                <w:szCs w:val="18"/>
              </w:rPr>
              <w:t>SegmentFault (technical)</w:t>
            </w:r>
          </w:p>
        </w:tc>
        <w:tc>
          <w:tcPr>
            <w:tcW w:w="1800" w:type="dxa"/>
            <w:tcBorders>
              <w:top w:val="nil"/>
              <w:left w:val="nil"/>
              <w:bottom w:val="single" w:sz="8" w:space="0" w:color="auto"/>
              <w:right w:val="single" w:sz="8" w:space="0" w:color="auto"/>
            </w:tcBorders>
            <w:vAlign w:val="center"/>
            <w:hideMark/>
            <w:tcPrChange w:id="571" w:author="Xin Li" w:date="2026-08-20T23:39:00Z" w16du:dateUtc="2026-08-20T15:39:00Z">
              <w:tcPr>
                <w:tcW w:w="2826" w:type="dxa"/>
                <w:gridSpan w:val="3"/>
                <w:tcBorders>
                  <w:top w:val="nil"/>
                  <w:left w:val="nil"/>
                  <w:bottom w:val="single" w:sz="8" w:space="0" w:color="auto"/>
                  <w:right w:val="single" w:sz="8" w:space="0" w:color="auto"/>
                </w:tcBorders>
                <w:vAlign w:val="center"/>
                <w:hideMark/>
              </w:tcPr>
            </w:tcPrChange>
          </w:tcPr>
          <w:p w14:paraId="523B7F81" w14:textId="4F5C00C9" w:rsidR="00D36F54" w:rsidRPr="00015210" w:rsidRDefault="00D36F54" w:rsidP="00D36F54">
            <w:pPr>
              <w:rPr>
                <w:color w:val="000000"/>
                <w:sz w:val="18"/>
                <w:szCs w:val="18"/>
              </w:rPr>
            </w:pPr>
            <w:r w:rsidRPr="00015210">
              <w:rPr>
                <w:color w:val="000000"/>
                <w:sz w:val="18"/>
                <w:szCs w:val="18"/>
              </w:rPr>
              <w:t>Internal GenAI</w:t>
            </w:r>
            <w:ins w:id="572" w:author="Xin Li" w:date="2026-08-20T23:35:00Z" w16du:dateUtc="2026-08-20T15:35:00Z">
              <w:r>
                <w:rPr>
                  <w:color w:val="000000"/>
                  <w:sz w:val="18"/>
                  <w:szCs w:val="18"/>
                </w:rPr>
                <w:t xml:space="preserve"> (applied on new questions)</w:t>
              </w:r>
            </w:ins>
            <w:del w:id="573" w:author="Xin Li" w:date="2026-08-20T23:35:00Z" w16du:dateUtc="2026-08-20T15:35:00Z">
              <w:r w:rsidRPr="00015210" w:rsidDel="001471CF">
                <w:rPr>
                  <w:color w:val="000000"/>
                  <w:sz w:val="18"/>
                  <w:szCs w:val="18"/>
                </w:rPr>
                <w:delText xml:space="preserve">; </w:delText>
              </w:r>
              <w:r w:rsidRPr="00015210" w:rsidDel="001471CF">
                <w:rPr>
                  <w:color w:val="000000"/>
                  <w:sz w:val="18"/>
                  <w:szCs w:val="18"/>
                </w:rPr>
                <w:br/>
              </w:r>
              <w:r w:rsidRPr="00015210" w:rsidDel="001471CF">
                <w:rPr>
                  <w:b/>
                  <w:bCs/>
                  <w:color w:val="000000"/>
                  <w:sz w:val="18"/>
                  <w:szCs w:val="18"/>
                </w:rPr>
                <w:delText>Randomized exp. at question level</w:delText>
              </w:r>
              <w:r w:rsidRPr="00015210" w:rsidDel="001471CF">
                <w:rPr>
                  <w:color w:val="000000"/>
                  <w:sz w:val="18"/>
                  <w:szCs w:val="18"/>
                </w:rPr>
                <w:delText xml:space="preserve">; </w:delText>
              </w:r>
              <w:r w:rsidRPr="00015210" w:rsidDel="001471CF">
                <w:rPr>
                  <w:color w:val="000000"/>
                  <w:sz w:val="18"/>
                  <w:szCs w:val="18"/>
                </w:rPr>
                <w:br/>
                <w:delText>AI answers generated immediately after question posting and listed before any human answer</w:delText>
              </w:r>
            </w:del>
          </w:p>
        </w:tc>
        <w:tc>
          <w:tcPr>
            <w:tcW w:w="1088" w:type="dxa"/>
            <w:tcBorders>
              <w:top w:val="nil"/>
              <w:left w:val="nil"/>
              <w:bottom w:val="single" w:sz="8" w:space="0" w:color="auto"/>
              <w:right w:val="single" w:sz="8" w:space="0" w:color="auto"/>
            </w:tcBorders>
            <w:vAlign w:val="center"/>
            <w:hideMark/>
            <w:tcPrChange w:id="574" w:author="Xin Li" w:date="2026-08-20T23:39:00Z" w16du:dateUtc="2026-08-20T15:39:00Z">
              <w:tcPr>
                <w:tcW w:w="1057" w:type="dxa"/>
                <w:gridSpan w:val="2"/>
                <w:tcBorders>
                  <w:top w:val="nil"/>
                  <w:left w:val="nil"/>
                  <w:bottom w:val="single" w:sz="8" w:space="0" w:color="auto"/>
                  <w:right w:val="single" w:sz="8" w:space="0" w:color="auto"/>
                </w:tcBorders>
                <w:vAlign w:val="center"/>
                <w:hideMark/>
              </w:tcPr>
            </w:tcPrChange>
          </w:tcPr>
          <w:p w14:paraId="4F975765" w14:textId="77777777" w:rsidR="00D36F54" w:rsidRPr="00015210" w:rsidRDefault="00D36F54" w:rsidP="00D36F54">
            <w:pPr>
              <w:rPr>
                <w:color w:val="000000"/>
                <w:sz w:val="18"/>
                <w:szCs w:val="18"/>
              </w:rPr>
            </w:pPr>
            <w:r w:rsidRPr="00015210">
              <w:rPr>
                <w:color w:val="000000"/>
                <w:sz w:val="18"/>
                <w:szCs w:val="18"/>
              </w:rPr>
              <w:t>Question</w:t>
            </w:r>
          </w:p>
        </w:tc>
        <w:tc>
          <w:tcPr>
            <w:tcW w:w="1168" w:type="dxa"/>
            <w:tcBorders>
              <w:top w:val="nil"/>
              <w:left w:val="nil"/>
              <w:bottom w:val="single" w:sz="8" w:space="0" w:color="auto"/>
              <w:right w:val="single" w:sz="8" w:space="0" w:color="auto"/>
            </w:tcBorders>
            <w:vAlign w:val="center"/>
            <w:hideMark/>
            <w:tcPrChange w:id="575" w:author="Xin Li" w:date="2026-08-20T23:39:00Z" w16du:dateUtc="2026-08-20T15:39:00Z">
              <w:tcPr>
                <w:tcW w:w="1170" w:type="dxa"/>
                <w:gridSpan w:val="2"/>
                <w:tcBorders>
                  <w:top w:val="nil"/>
                  <w:left w:val="nil"/>
                  <w:bottom w:val="single" w:sz="8" w:space="0" w:color="auto"/>
                  <w:right w:val="single" w:sz="8" w:space="0" w:color="auto"/>
                </w:tcBorders>
                <w:vAlign w:val="center"/>
                <w:hideMark/>
              </w:tcPr>
            </w:tcPrChange>
          </w:tcPr>
          <w:p w14:paraId="7C00AE3B" w14:textId="4DA166F4" w:rsidR="00D36F54" w:rsidRPr="00015210" w:rsidRDefault="00D36F54" w:rsidP="00D36F54">
            <w:pPr>
              <w:rPr>
                <w:color w:val="000000"/>
                <w:sz w:val="18"/>
                <w:szCs w:val="18"/>
              </w:rPr>
            </w:pPr>
            <w:r w:rsidRPr="00015210">
              <w:rPr>
                <w:color w:val="000000"/>
                <w:sz w:val="18"/>
                <w:szCs w:val="18"/>
              </w:rPr>
              <w:t xml:space="preserve">Yes </w:t>
            </w:r>
            <w:del w:id="576" w:author="Xin Li" w:date="2026-08-20T23:37:00Z" w16du:dateUtc="2026-08-20T15:37:00Z">
              <w:r w:rsidRPr="00015210" w:rsidDel="001471CF">
                <w:rPr>
                  <w:color w:val="000000"/>
                  <w:sz w:val="18"/>
                  <w:szCs w:val="18"/>
                </w:rPr>
                <w:delText>(labeled)</w:delText>
              </w:r>
            </w:del>
          </w:p>
        </w:tc>
        <w:tc>
          <w:tcPr>
            <w:tcW w:w="2604" w:type="dxa"/>
            <w:tcBorders>
              <w:top w:val="nil"/>
              <w:left w:val="nil"/>
              <w:bottom w:val="single" w:sz="8" w:space="0" w:color="auto"/>
              <w:right w:val="single" w:sz="8" w:space="0" w:color="auto"/>
            </w:tcBorders>
            <w:vAlign w:val="center"/>
            <w:tcPrChange w:id="577" w:author="Xin Li" w:date="2026-08-20T23:39:00Z" w16du:dateUtc="2026-08-20T15:39:00Z">
              <w:tcPr>
                <w:tcW w:w="2240" w:type="dxa"/>
                <w:gridSpan w:val="2"/>
                <w:tcBorders>
                  <w:top w:val="nil"/>
                  <w:left w:val="nil"/>
                  <w:bottom w:val="single" w:sz="8" w:space="0" w:color="auto"/>
                  <w:right w:val="single" w:sz="8" w:space="0" w:color="auto"/>
                </w:tcBorders>
                <w:vAlign w:val="center"/>
              </w:tcPr>
            </w:tcPrChange>
          </w:tcPr>
          <w:p w14:paraId="412906E5" w14:textId="1423D063" w:rsidR="00D36F54" w:rsidRPr="00015210" w:rsidRDefault="00D36F54" w:rsidP="00D36F54">
            <w:pPr>
              <w:rPr>
                <w:color w:val="000000"/>
                <w:sz w:val="18"/>
                <w:szCs w:val="18"/>
              </w:rPr>
            </w:pPr>
            <w:del w:id="578" w:author="Xin Li" w:date="2026-08-20T23:39:00Z" w16du:dateUtc="2026-08-20T15:39:00Z">
              <w:r w:rsidRPr="00015210" w:rsidDel="001471CF">
                <w:rPr>
                  <w:color w:val="000000"/>
                  <w:sz w:val="18"/>
                  <w:szCs w:val="18"/>
                </w:rPr>
                <w:delText>Not applicable</w:delText>
              </w:r>
              <w:r w:rsidRPr="00015210" w:rsidDel="001471CF">
                <w:rPr>
                  <w:color w:val="000000"/>
                  <w:sz w:val="18"/>
                  <w:szCs w:val="18"/>
                </w:rPr>
                <w:br/>
                <w:delText>(due to question level randomization)</w:delText>
              </w:r>
            </w:del>
          </w:p>
        </w:tc>
        <w:tc>
          <w:tcPr>
            <w:tcW w:w="1978" w:type="dxa"/>
            <w:tcBorders>
              <w:top w:val="nil"/>
              <w:left w:val="nil"/>
              <w:bottom w:val="single" w:sz="8" w:space="0" w:color="auto"/>
              <w:right w:val="single" w:sz="8" w:space="0" w:color="auto"/>
            </w:tcBorders>
            <w:vAlign w:val="center"/>
            <w:hideMark/>
            <w:tcPrChange w:id="579" w:author="Xin Li" w:date="2026-08-20T23:39:00Z" w16du:dateUtc="2026-08-20T15:39:00Z">
              <w:tcPr>
                <w:tcW w:w="1970" w:type="dxa"/>
                <w:gridSpan w:val="2"/>
                <w:tcBorders>
                  <w:top w:val="nil"/>
                  <w:left w:val="nil"/>
                  <w:bottom w:val="single" w:sz="8" w:space="0" w:color="auto"/>
                  <w:right w:val="single" w:sz="8" w:space="0" w:color="auto"/>
                </w:tcBorders>
                <w:vAlign w:val="center"/>
                <w:hideMark/>
              </w:tcPr>
            </w:tcPrChange>
          </w:tcPr>
          <w:p w14:paraId="5DFA4399" w14:textId="00C41727" w:rsidR="00D36F54" w:rsidRPr="00015210" w:rsidRDefault="00D36F54" w:rsidP="00D36F54">
            <w:pPr>
              <w:rPr>
                <w:color w:val="000000"/>
                <w:sz w:val="18"/>
                <w:szCs w:val="18"/>
              </w:rPr>
            </w:pPr>
            <w:ins w:id="580" w:author="Xin Li" w:date="2026-08-20T23:40:00Z" w16du:dateUtc="2026-08-20T15:40:00Z">
              <w:r>
                <w:rPr>
                  <w:color w:val="000000"/>
                  <w:sz w:val="18"/>
                  <w:szCs w:val="18"/>
                </w:rPr>
                <w:t>Reduce answer supply</w:t>
              </w:r>
            </w:ins>
            <w:del w:id="581" w:author="Xin Li" w:date="2026-08-20T23:40:00Z" w16du:dateUtc="2026-08-20T15:40:00Z">
              <w:r w:rsidRPr="00015210" w:rsidDel="001471CF">
                <w:rPr>
                  <w:color w:val="000000"/>
                  <w:sz w:val="18"/>
                  <w:szCs w:val="18"/>
                </w:rPr>
                <w:delText>−</w:delText>
              </w:r>
            </w:del>
          </w:p>
        </w:tc>
      </w:tr>
    </w:tbl>
    <w:p w14:paraId="556D0F6D" w14:textId="0DA4641A" w:rsidR="00E912B4" w:rsidRPr="00015210" w:rsidDel="001471CF" w:rsidRDefault="00E912B4" w:rsidP="00E912B4">
      <w:pPr>
        <w:pStyle w:val="Notes"/>
        <w:rPr>
          <w:del w:id="582" w:author="Xin Li" w:date="2026-08-20T23:36:00Z" w16du:dateUtc="2026-08-20T15:36:00Z"/>
        </w:rPr>
      </w:pPr>
    </w:p>
    <w:p w14:paraId="53F59EC4" w14:textId="565B0F96" w:rsidR="00E912B4" w:rsidRPr="00015210" w:rsidDel="00D36F54" w:rsidRDefault="00E912B4" w:rsidP="00E912B4">
      <w:pPr>
        <w:pStyle w:val="Notes"/>
        <w:rPr>
          <w:del w:id="583" w:author="Xin Li" w:date="2026-08-20T23:45:00Z" w16du:dateUtc="2026-08-20T15:45:00Z"/>
        </w:rPr>
      </w:pPr>
      <w:r w:rsidRPr="00015210">
        <w:t xml:space="preserve">Notes. </w:t>
      </w:r>
      <w:del w:id="584" w:author="Xin Li" w:date="2026-08-20T23:38:00Z" w16du:dateUtc="2026-08-20T15:38:00Z">
        <w:r w:rsidRPr="00015210" w:rsidDel="001471CF">
          <w:delText>1. Signs (“+”/”−”) denote the direction of each study’s estimated effect; blank cells indicate outcomes not reported here by design.</w:delText>
        </w:r>
        <w:r w:rsidRPr="00015210" w:rsidDel="001471CF">
          <w:br/>
        </w:r>
      </w:del>
      <w:r w:rsidR="00A06EFA">
        <w:t>1</w:t>
      </w:r>
      <w:r w:rsidRPr="00015210">
        <w:t xml:space="preserve">. Sign convention for ban-based studies. Most studies identify effects from the </w:t>
      </w:r>
      <w:ins w:id="585" w:author="Prof. LIU Ben" w:date="2026-08-24T23:37:00Z" w16du:dateUtc="2026-08-24T15:37:00Z">
        <w:r w:rsidR="006A50F6">
          <w:rPr>
            <w:rFonts w:hint="eastAsia"/>
          </w:rPr>
          <w:t>introduction</w:t>
        </w:r>
      </w:ins>
      <w:del w:id="586" w:author="Prof. LIU Ben" w:date="2026-08-24T23:37:00Z" w16du:dateUtc="2026-08-24T15:37:00Z">
        <w:r w:rsidRPr="00015210" w:rsidDel="006A50F6">
          <w:delText>release</w:delText>
        </w:r>
      </w:del>
      <w:r w:rsidRPr="00015210">
        <w:t xml:space="preserve"> of ChatGPT, so their signs directly capture the effect of AI becoming available. Two studies instead exploit a ChatGPT ban (Wang &amp; Zheng 2024; Borwankar et al. 2026). Because a ban is the withdrawal of AI, the raw estimates in these studies measure the effect of removing AI and are the mirror image of the release-based estimates. </w:t>
      </w:r>
      <w:commentRangeStart w:id="587"/>
      <w:r w:rsidRPr="00015210">
        <w:t>To keep all rows comparable, we reverse their signs</w:t>
      </w:r>
      <w:commentRangeEnd w:id="587"/>
      <w:r w:rsidR="006A50F6" w:rsidRPr="00015210">
        <w:rPr>
          <w:rStyle w:val="CommentReference"/>
          <w:sz w:val="20"/>
        </w:rPr>
        <w:commentReference w:id="587"/>
      </w:r>
      <w:r w:rsidRPr="00015210">
        <w:t xml:space="preserve">. For example, Wang &amp; Zheng (2024) find that banning ChatGPT decreases question supply, answer supply, and answer acceptance; equivalently, the availability of ChatGPT increases </w:t>
      </w:r>
      <w:del w:id="588" w:author="Xin Li" w:date="2026-08-20T23:47:00Z" w16du:dateUtc="2026-08-20T15:47:00Z">
        <w:r w:rsidRPr="00015210" w:rsidDel="00A06EFA">
          <w:delText xml:space="preserve">these outcomes, which is why this row is recorded as “+” for </w:delText>
        </w:r>
      </w:del>
      <w:r w:rsidRPr="00015210">
        <w:t>question and answer supply.</w:t>
      </w:r>
      <w:r w:rsidRPr="00015210">
        <w:br/>
      </w:r>
      <w:r w:rsidR="00A06EFA">
        <w:t>2</w:t>
      </w:r>
      <w:r w:rsidRPr="00015210">
        <w:t>. Su et al. (2025). This is an internal-GenAI setting on Quora. The questions were created before the observation panel began, and platform AI answers were introduced only at the policy launch (≈ Jan 2023). Following their design, the sample keeps “only those questions that were created before the start of our panel data collection (i.e., November 2022),” and treated pages receive AI answers when “AI answers are presented on treated question pages” at launch. The AI answers therefore appear roughly three months after the questions were originally posted.</w:t>
      </w:r>
    </w:p>
    <w:p w14:paraId="10D89AB3" w14:textId="77777777" w:rsidR="00E912B4" w:rsidRPr="00015210" w:rsidRDefault="00E912B4">
      <w:pPr>
        <w:pStyle w:val="Notes"/>
        <w:rPr>
          <w:szCs w:val="22"/>
        </w:rPr>
        <w:pPrChange w:id="589" w:author="Xin Li" w:date="2026-08-20T23:45:00Z" w16du:dateUtc="2026-08-20T15:45:00Z">
          <w:pPr>
            <w:spacing w:after="120"/>
            <w:jc w:val="both"/>
          </w:pPr>
        </w:pPrChange>
      </w:pPr>
    </w:p>
    <w:p w14:paraId="60B3822B" w14:textId="77777777" w:rsidR="00E912B4" w:rsidRPr="00015210" w:rsidRDefault="00E912B4" w:rsidP="00E912B4">
      <w:pPr>
        <w:pStyle w:val="Notes"/>
        <w:sectPr w:rsidR="00E912B4" w:rsidRPr="00015210" w:rsidSect="00E912B4">
          <w:pgSz w:w="15840" w:h="12240" w:orient="landscape" w:code="1"/>
          <w:pgMar w:top="1440" w:right="1440" w:bottom="1440" w:left="1440" w:header="720" w:footer="288" w:gutter="0"/>
          <w:cols w:space="720"/>
          <w:docGrid w:linePitch="299"/>
        </w:sectPr>
      </w:pPr>
    </w:p>
    <w:p w14:paraId="3F521C59" w14:textId="0A53E57C" w:rsidR="00F40939" w:rsidRPr="00015210" w:rsidRDefault="00F40939" w:rsidP="00E93697">
      <w:pPr>
        <w:pStyle w:val="Heading2"/>
      </w:pPr>
      <w:r w:rsidRPr="00015210">
        <w:lastRenderedPageBreak/>
        <w:t xml:space="preserve">The Impact of </w:t>
      </w:r>
      <w:r w:rsidR="00C55514" w:rsidRPr="00015210">
        <w:t>G</w:t>
      </w:r>
      <w:r w:rsidR="004C6E9D" w:rsidRPr="00015210">
        <w:t>en</w:t>
      </w:r>
      <w:r w:rsidR="00C55514" w:rsidRPr="00015210">
        <w:t>AI</w:t>
      </w:r>
      <w:r w:rsidRPr="00015210">
        <w:t xml:space="preserve"> </w:t>
      </w:r>
      <w:r w:rsidR="00FD1305" w:rsidRPr="00015210">
        <w:t>on</w:t>
      </w:r>
      <w:r w:rsidRPr="00015210">
        <w:t xml:space="preserve"> Online Q</w:t>
      </w:r>
      <w:r w:rsidRPr="00015210">
        <w:rPr>
          <w:lang w:eastAsia="zh-CN"/>
        </w:rPr>
        <w:t>&amp;</w:t>
      </w:r>
      <w:r w:rsidRPr="00015210">
        <w:t>A Communities</w:t>
      </w:r>
    </w:p>
    <w:p w14:paraId="0B2A36C4" w14:textId="2E12887D" w:rsidR="00B369E9" w:rsidRPr="00B369E9" w:rsidRDefault="00B369E9">
      <w:pPr>
        <w:pStyle w:val="Paragraph0"/>
        <w:rPr>
          <w:ins w:id="590" w:author="Prof. LIU Ben" w:date="2026-08-24T22:28:00Z" w16du:dateUtc="2026-08-24T14:28:00Z"/>
          <w:rPrChange w:id="591" w:author="Prof. LIU Ben" w:date="2026-08-24T22:28:00Z" w16du:dateUtc="2026-08-24T14:28:00Z">
            <w:rPr>
              <w:ins w:id="592" w:author="Prof. LIU Ben" w:date="2026-08-24T22:28:00Z" w16du:dateUtc="2026-08-24T14:28:00Z"/>
              <w:color w:val="000000"/>
            </w:rPr>
          </w:rPrChange>
        </w:rPr>
        <w:pPrChange w:id="593" w:author="Prof. LIU Ben" w:date="2026-08-24T22:28:00Z" w16du:dateUtc="2026-08-24T14:28:00Z">
          <w:pPr>
            <w:spacing w:before="100" w:beforeAutospacing="1" w:after="100" w:afterAutospacing="1"/>
          </w:pPr>
        </w:pPrChange>
      </w:pPr>
      <w:ins w:id="594" w:author="Prof. LIU Ben" w:date="2026-08-24T22:28:00Z" w16du:dateUtc="2026-08-24T14:28:00Z">
        <w:r w:rsidRPr="00B369E9">
          <w:rPr>
            <w:rPrChange w:id="595" w:author="Prof. LIU Ben" w:date="2026-08-24T22:28:00Z" w16du:dateUtc="2026-08-24T14:28:00Z">
              <w:rPr>
                <w:color w:val="000000"/>
              </w:rPr>
            </w:rPrChange>
          </w:rPr>
          <w:t xml:space="preserve">A large and fast-growing literature documents the consequences of </w:t>
        </w:r>
      </w:ins>
      <w:ins w:id="596" w:author="Prof. LIU Ben" w:date="2026-08-24T22:30:00Z" w16du:dateUtc="2026-08-24T14:30:00Z">
        <w:r>
          <w:rPr>
            <w:rFonts w:hint="eastAsia"/>
          </w:rPr>
          <w:t>Gen</w:t>
        </w:r>
      </w:ins>
      <w:ins w:id="597" w:author="Prof. LIU Ben" w:date="2026-08-24T22:28:00Z" w16du:dateUtc="2026-08-24T14:28:00Z">
        <w:r w:rsidRPr="00B369E9">
          <w:rPr>
            <w:rPrChange w:id="598" w:author="Prof. LIU Ben" w:date="2026-08-24T22:28:00Z" w16du:dateUtc="2026-08-24T14:28:00Z">
              <w:rPr>
                <w:color w:val="000000"/>
              </w:rPr>
            </w:rPrChange>
          </w:rPr>
          <w:t xml:space="preserve">AI for online Q&amp;A communities. Table 1 summarizes this work, grouped by the </w:t>
        </w:r>
      </w:ins>
      <w:ins w:id="599" w:author="Prof. LIU Ben" w:date="2026-08-24T22:29:00Z" w16du:dateUtc="2026-08-24T14:29:00Z">
        <w:r>
          <w:rPr>
            <w:rFonts w:hint="eastAsia"/>
          </w:rPr>
          <w:t>structural</w:t>
        </w:r>
      </w:ins>
      <w:ins w:id="600" w:author="Prof. LIU Ben" w:date="2026-08-24T22:28:00Z" w16du:dateUtc="2026-08-24T14:28:00Z">
        <w:r w:rsidRPr="00B369E9">
          <w:rPr>
            <w:rPrChange w:id="601" w:author="Prof. LIU Ben" w:date="2026-08-24T22:28:00Z" w16du:dateUtc="2026-08-24T14:28:00Z">
              <w:rPr>
                <w:color w:val="000000"/>
              </w:rPr>
            </w:rPrChange>
          </w:rPr>
          <w:t xml:space="preserve"> role of AI. As illustrated in Figure 1 and Table 1, the review yields three roles. AI can answer incoming questions and compete with the platform itself; AI can serve as the answerer</w:t>
        </w:r>
      </w:ins>
      <w:ins w:id="602" w:author="Prof. LIU Ben" w:date="2026-08-24T22:30:00Z" w16du:dateUtc="2026-08-24T14:30:00Z">
        <w:r>
          <w:t>’</w:t>
        </w:r>
      </w:ins>
      <w:ins w:id="603" w:author="Prof. LIU Ben" w:date="2026-08-24T22:28:00Z" w16du:dateUtc="2026-08-24T14:28:00Z">
        <w:r w:rsidRPr="00B369E9">
          <w:rPr>
            <w:rPrChange w:id="604" w:author="Prof. LIU Ben" w:date="2026-08-24T22:28:00Z" w16du:dateUtc="2026-08-24T14:28:00Z">
              <w:rPr>
                <w:color w:val="000000"/>
              </w:rPr>
            </w:rPrChange>
          </w:rPr>
          <w:t xml:space="preserve">s instrument; or </w:t>
        </w:r>
      </w:ins>
      <w:ins w:id="605" w:author="Prof. LIU Ben" w:date="2026-08-24T22:31:00Z" w16du:dateUtc="2026-08-24T14:31:00Z">
        <w:r w:rsidRPr="00015210">
          <w:t>it can enter as an identified rival contributor</w:t>
        </w:r>
      </w:ins>
      <w:ins w:id="606" w:author="Prof. LIU Ben" w:date="2026-08-24T22:28:00Z" w16du:dateUtc="2026-08-24T14:28:00Z">
        <w:r w:rsidRPr="00B369E9">
          <w:rPr>
            <w:rPrChange w:id="607" w:author="Prof. LIU Ben" w:date="2026-08-24T22:28:00Z" w16du:dateUtc="2026-08-24T14:28:00Z">
              <w:rPr>
                <w:color w:val="000000"/>
              </w:rPr>
            </w:rPrChange>
          </w:rPr>
          <w:t>. The first two roles have been studied entirely in the context of external GenAI, tools that operate independently of any platform. The third role, which our study examines, is occupied by internal GenAI, which constitutes a distinct phenomenon from external GenAI.</w:t>
        </w:r>
      </w:ins>
    </w:p>
    <w:p w14:paraId="4B57DE1C" w14:textId="510C2A07" w:rsidR="000E4EEB" w:rsidRPr="00015210" w:rsidDel="00B369E9" w:rsidRDefault="000E4EEB" w:rsidP="000E4EEB">
      <w:pPr>
        <w:pStyle w:val="Paragraph0"/>
        <w:rPr>
          <w:del w:id="608" w:author="Prof. LIU Ben" w:date="2026-08-24T22:34:00Z" w16du:dateUtc="2026-08-24T14:34:00Z"/>
        </w:rPr>
      </w:pPr>
      <w:del w:id="609" w:author="Prof. LIU Ben" w:date="2026-08-24T22:34:00Z" w16du:dateUtc="2026-08-24T14:34:00Z">
        <w:r w:rsidRPr="00015210" w:rsidDel="00B369E9">
          <w:delText>A large and fast-growing literature documents the consequences of generative AI for online Q&amp;A communities. Table 1 summarizes this work. Rather than group studies by platform or by outcome, we</w:delText>
        </w:r>
      </w:del>
      <w:ins w:id="610" w:author="Xin Li" w:date="2026-08-21T07:04:00Z" w16du:dateUtc="2026-08-20T23:04:00Z">
        <w:del w:id="611" w:author="Prof. LIU Ben" w:date="2026-08-24T22:34:00Z" w16du:dateUtc="2026-08-24T14:34:00Z">
          <w:r w:rsidR="007021DF" w:rsidDel="00B369E9">
            <w:delText>, which are</w:delText>
          </w:r>
        </w:del>
      </w:ins>
      <w:del w:id="612" w:author="Prof. LIU Ben" w:date="2026-08-24T22:34:00Z" w16du:dateUtc="2026-08-24T14:34:00Z">
        <w:r w:rsidRPr="00015210" w:rsidDel="00B369E9">
          <w:delText xml:space="preserve"> group</w:delText>
        </w:r>
      </w:del>
      <w:ins w:id="613" w:author="Xin Li" w:date="2026-08-21T07:04:00Z" w16du:dateUtc="2026-08-20T23:04:00Z">
        <w:del w:id="614" w:author="Prof. LIU Ben" w:date="2026-08-24T22:34:00Z" w16du:dateUtc="2026-08-24T14:34:00Z">
          <w:r w:rsidR="007021DF" w:rsidDel="00B369E9">
            <w:delText>ed</w:delText>
          </w:r>
        </w:del>
      </w:ins>
      <w:del w:id="615" w:author="Prof. LIU Ben" w:date="2026-08-24T22:34:00Z" w16du:dateUtc="2026-08-24T14:34:00Z">
        <w:r w:rsidRPr="00015210" w:rsidDel="00B369E9">
          <w:delText xml:space="preserve"> </w:delText>
        </w:r>
      </w:del>
      <w:ins w:id="616" w:author="Xin Li" w:date="2026-08-21T07:04:00Z" w16du:dateUtc="2026-08-20T23:04:00Z">
        <w:del w:id="617" w:author="Prof. LIU Ben" w:date="2026-08-24T22:34:00Z" w16du:dateUtc="2026-08-24T14:34:00Z">
          <w:r w:rsidR="007021DF" w:rsidDel="00B369E9">
            <w:delText xml:space="preserve">based on </w:delText>
          </w:r>
        </w:del>
      </w:ins>
      <w:del w:id="618" w:author="Prof. LIU Ben" w:date="2026-08-24T22:34:00Z" w16du:dateUtc="2026-08-24T14:34:00Z">
        <w:r w:rsidRPr="00015210" w:rsidDel="00B369E9">
          <w:delText xml:space="preserve">them by the </w:delText>
        </w:r>
      </w:del>
      <w:ins w:id="619" w:author="Xin Li" w:date="2026-08-21T07:04:00Z" w16du:dateUtc="2026-08-20T23:04:00Z">
        <w:del w:id="620" w:author="Prof. LIU Ben" w:date="2026-08-24T22:34:00Z" w16du:dateUtc="2026-08-24T14:34:00Z">
          <w:r w:rsidR="007021DF" w:rsidDel="00B369E9">
            <w:delText xml:space="preserve">organizational </w:delText>
          </w:r>
        </w:del>
      </w:ins>
      <w:del w:id="621" w:author="Prof. LIU Ben" w:date="2026-08-24T22:34:00Z" w16du:dateUtc="2026-08-24T14:34:00Z">
        <w:r w:rsidRPr="00015210" w:rsidDel="00B369E9">
          <w:delText xml:space="preserve">structural role AI occupies, because the role </w:delText>
        </w:r>
      </w:del>
      <w:ins w:id="622" w:author="Xin Li" w:date="2026-08-21T07:05:00Z" w16du:dateUtc="2026-08-20T23:05:00Z">
        <w:del w:id="623" w:author="Prof. LIU Ben" w:date="2026-08-24T22:34:00Z" w16du:dateUtc="2026-08-24T14:34:00Z">
          <w:r w:rsidR="007021DF" w:rsidDel="00B369E9">
            <w:delText>of AI</w:delText>
          </w:r>
        </w:del>
      </w:ins>
      <w:del w:id="624" w:author="Prof. LIU Ben" w:date="2026-08-24T22:34:00Z" w16du:dateUtc="2026-08-24T14:34:00Z">
        <w:r w:rsidRPr="00015210" w:rsidDel="00B369E9">
          <w:delText xml:space="preserve">determines the causal channel a study can isolate. Two dimensions define this role. The first is </w:delText>
        </w:r>
        <w:r w:rsidRPr="00015210" w:rsidDel="00B369E9">
          <w:rPr>
            <w:b/>
            <w:bCs/>
            <w:i/>
            <w:iCs/>
          </w:rPr>
          <w:delText>where AI acts</w:delText>
        </w:r>
        <w:r w:rsidRPr="00015210" w:rsidDel="00B369E9">
          <w:delText xml:space="preserve">: on the flow of questions into the community, or on the production of answers within it. The second applies once AI acts within the answering process, and concerns </w:delText>
        </w:r>
        <w:r w:rsidRPr="00015210" w:rsidDel="00B369E9">
          <w:rPr>
            <w:b/>
            <w:bCs/>
            <w:i/>
            <w:iCs/>
          </w:rPr>
          <w:delText>what AI is to the human answerer</w:delText>
        </w:r>
        <w:r w:rsidRPr="00015210" w:rsidDel="00B369E9">
          <w:delText xml:space="preserve">: an instrument the answerer uses while retaining authorship, or a rival that competes with the answerer under its own explicit label. </w:delText>
        </w:r>
      </w:del>
      <w:ins w:id="625" w:author="Xin Li" w:date="2026-08-21T07:05:00Z" w16du:dateUtc="2026-08-20T23:05:00Z">
        <w:del w:id="626" w:author="Prof. LIU Ben" w:date="2026-08-24T22:34:00Z" w16du:dateUtc="2026-08-24T14:34:00Z">
          <w:r w:rsidR="007021DF" w:rsidDel="00B369E9">
            <w:delText xml:space="preserve">As illustrated in Figure </w:delText>
          </w:r>
        </w:del>
      </w:ins>
      <w:ins w:id="627" w:author="Xin Li" w:date="2026-08-21T07:06:00Z" w16du:dateUtc="2026-08-20T23:06:00Z">
        <w:del w:id="628" w:author="Prof. LIU Ben" w:date="2026-08-24T22:34:00Z" w16du:dateUtc="2026-08-24T14:34:00Z">
          <w:r w:rsidR="007021DF" w:rsidDel="00B369E9">
            <w:delText>1 and Table 1</w:delText>
          </w:r>
        </w:del>
      </w:ins>
      <w:del w:id="629" w:author="Prof. LIU Ben" w:date="2026-08-24T22:34:00Z" w16du:dateUtc="2026-08-24T14:34:00Z">
        <w:r w:rsidRPr="00015210" w:rsidDel="00B369E9">
          <w:delText>These</w:delText>
        </w:r>
      </w:del>
      <w:ins w:id="630" w:author="Xin Li" w:date="2026-08-21T07:06:00Z" w16du:dateUtc="2026-08-20T23:06:00Z">
        <w:del w:id="631" w:author="Prof. LIU Ben" w:date="2026-08-24T22:34:00Z" w16du:dateUtc="2026-08-24T14:34:00Z">
          <w:r w:rsidR="007021DF" w:rsidDel="00B369E9">
            <w:delText>, the review</w:delText>
          </w:r>
        </w:del>
      </w:ins>
      <w:del w:id="632" w:author="Prof. LIU Ben" w:date="2026-08-24T22:34:00Z" w16du:dateUtc="2026-08-24T14:34:00Z">
        <w:r w:rsidRPr="00015210" w:rsidDel="00B369E9">
          <w:delText xml:space="preserve"> dimensions yield</w:delText>
        </w:r>
      </w:del>
      <w:ins w:id="633" w:author="Xin Li" w:date="2026-08-21T07:06:00Z" w16du:dateUtc="2026-08-20T23:06:00Z">
        <w:del w:id="634" w:author="Prof. LIU Ben" w:date="2026-08-24T22:34:00Z" w16du:dateUtc="2026-08-24T14:34:00Z">
          <w:r w:rsidR="007021DF" w:rsidDel="00B369E9">
            <w:delText>s</w:delText>
          </w:r>
        </w:del>
      </w:ins>
      <w:del w:id="635" w:author="Prof. LIU Ben" w:date="2026-08-24T22:34:00Z" w16du:dateUtc="2026-08-24T14:34:00Z">
        <w:r w:rsidRPr="00015210" w:rsidDel="00B369E9">
          <w:delText xml:space="preserve"> three roles. AI can act on the incoming questions and thereby substitute for the community itself; within the answering process, </w:delText>
        </w:r>
      </w:del>
      <w:del w:id="636" w:author="Prof. LIU Ben" w:date="2026-08-24T22:33:00Z" w16du:dateUtc="2026-08-24T14:33:00Z">
        <w:r w:rsidRPr="00015210" w:rsidDel="00B369E9">
          <w:delText xml:space="preserve">it </w:delText>
        </w:r>
      </w:del>
      <w:ins w:id="637" w:author="Xin Li" w:date="2026-08-21T07:06:00Z" w16du:dateUtc="2026-08-20T23:06:00Z">
        <w:del w:id="638" w:author="Prof. LIU Ben" w:date="2026-08-24T22:34:00Z" w16du:dateUtc="2026-08-24T14:34:00Z">
          <w:r w:rsidR="007021DF" w:rsidDel="00B369E9">
            <w:delText xml:space="preserve">AI </w:delText>
          </w:r>
        </w:del>
      </w:ins>
      <w:del w:id="639" w:author="Prof. LIU Ben" w:date="2026-08-24T22:34:00Z" w16du:dateUtc="2026-08-24T14:34:00Z">
        <w:r w:rsidRPr="00015210" w:rsidDel="00B369E9">
          <w:delText>can serve as the answerer</w:delText>
        </w:r>
        <w:r w:rsidR="00534D0B" w:rsidRPr="00015210" w:rsidDel="00B369E9">
          <w:delText>’</w:delText>
        </w:r>
        <w:r w:rsidRPr="00015210" w:rsidDel="00B369E9">
          <w:delText>s instrument</w:delText>
        </w:r>
      </w:del>
      <w:ins w:id="640" w:author="Xin Li" w:date="2026-08-21T07:07:00Z" w16du:dateUtc="2026-08-20T23:07:00Z">
        <w:del w:id="641" w:author="Prof. LIU Ben" w:date="2026-08-24T22:34:00Z" w16du:dateUtc="2026-08-24T14:34:00Z">
          <w:r w:rsidR="007021DF" w:rsidDel="00B369E9">
            <w:delText>;</w:delText>
          </w:r>
        </w:del>
      </w:ins>
      <w:del w:id="642" w:author="Prof. LIU Ben" w:date="2026-08-24T22:34:00Z" w16du:dateUtc="2026-08-24T14:34:00Z">
        <w:r w:rsidRPr="00015210" w:rsidDel="00B369E9">
          <w:delText xml:space="preserve">, or it can enter as an identified rival contributor. The first two roles have been studied entirely in the context of external GenAI, tools that operate independently of any platform. The third role, which our study examines, is occupied by internal GenAI, and as we develop in Section 2.2.3, it </w:delText>
        </w:r>
      </w:del>
      <w:ins w:id="643" w:author="Xin Li" w:date="2026-08-21T07:07:00Z" w16du:dateUtc="2026-08-20T23:07:00Z">
        <w:del w:id="644" w:author="Prof. LIU Ben" w:date="2026-08-24T22:34:00Z" w16du:dateUtc="2026-08-24T14:34:00Z">
          <w:r w:rsidR="007021DF" w:rsidDel="00B369E9">
            <w:delText xml:space="preserve">which </w:delText>
          </w:r>
        </w:del>
      </w:ins>
      <w:del w:id="645" w:author="Prof. LIU Ben" w:date="2026-08-24T22:34:00Z" w16du:dateUtc="2026-08-24T14:34:00Z">
        <w:r w:rsidRPr="00015210" w:rsidDel="00B369E9">
          <w:delText>constitutes a distinct phenomenon rather than external GenAI relocated inside the platform.</w:delText>
        </w:r>
      </w:del>
    </w:p>
    <w:p w14:paraId="4277F582" w14:textId="2120D9EB" w:rsidR="000E4EEB" w:rsidRPr="00015210" w:rsidRDefault="001471CF" w:rsidP="000E4EEB">
      <w:pPr>
        <w:pStyle w:val="Heading3"/>
      </w:pPr>
      <w:ins w:id="646" w:author="Xin Li" w:date="2026-08-20T23:42:00Z" w16du:dateUtc="2026-08-20T15:42:00Z">
        <w:r>
          <w:t xml:space="preserve">External </w:t>
        </w:r>
      </w:ins>
      <w:ins w:id="647" w:author="Prof. LIU Ben" w:date="2026-08-24T22:39:00Z" w16du:dateUtc="2026-08-24T14:39:00Z">
        <w:r w:rsidR="00B369E9">
          <w:rPr>
            <w:rFonts w:hint="eastAsia"/>
            <w:lang w:eastAsia="zh-CN"/>
          </w:rPr>
          <w:t>Gen</w:t>
        </w:r>
      </w:ins>
      <w:r w:rsidR="000E4EEB" w:rsidRPr="00015210">
        <w:t xml:space="preserve">AI as a </w:t>
      </w:r>
      <w:del w:id="648" w:author="Xin Li" w:date="2026-08-20T23:42:00Z" w16du:dateUtc="2026-08-20T15:42:00Z">
        <w:r w:rsidR="000E4EEB" w:rsidRPr="00015210" w:rsidDel="001471CF">
          <w:delText>Substitute for the Community</w:delText>
        </w:r>
      </w:del>
      <w:ins w:id="649" w:author="Xin Li" w:date="2026-08-20T23:42:00Z" w16du:dateUtc="2026-08-20T15:42:00Z">
        <w:r>
          <w:t>Platform Competitor</w:t>
        </w:r>
      </w:ins>
    </w:p>
    <w:p w14:paraId="3FC7AAE9" w14:textId="4CFC94C3" w:rsidR="00B369E9" w:rsidRPr="00B369E9" w:rsidRDefault="00B369E9">
      <w:pPr>
        <w:pStyle w:val="Paragraph0"/>
        <w:rPr>
          <w:ins w:id="650" w:author="Prof. LIU Ben" w:date="2026-08-24T22:35:00Z" w16du:dateUtc="2026-08-24T14:35:00Z"/>
          <w:rPrChange w:id="651" w:author="Prof. LIU Ben" w:date="2026-08-24T22:35:00Z" w16du:dateUtc="2026-08-24T14:35:00Z">
            <w:rPr>
              <w:ins w:id="652" w:author="Prof. LIU Ben" w:date="2026-08-24T22:35:00Z" w16du:dateUtc="2026-08-24T14:35:00Z"/>
              <w:color w:val="000000"/>
            </w:rPr>
          </w:rPrChange>
        </w:rPr>
        <w:pPrChange w:id="653" w:author="Prof. LIU Ben" w:date="2026-08-24T22:35:00Z" w16du:dateUtc="2026-08-24T14:35:00Z">
          <w:pPr>
            <w:spacing w:before="100" w:beforeAutospacing="1" w:after="100" w:afterAutospacing="1"/>
          </w:pPr>
        </w:pPrChange>
      </w:pPr>
      <w:ins w:id="654" w:author="Prof. LIU Ben" w:date="2026-08-24T22:35:00Z" w16du:dateUtc="2026-08-24T14:35:00Z">
        <w:r w:rsidRPr="00B369E9">
          <w:rPr>
            <w:rPrChange w:id="655" w:author="Prof. LIU Ben" w:date="2026-08-24T22:35:00Z" w16du:dateUtc="2026-08-24T14:35:00Z">
              <w:rPr>
                <w:color w:val="000000"/>
              </w:rPr>
            </w:rPrChange>
          </w:rPr>
          <w:t xml:space="preserve">The first and largest stream </w:t>
        </w:r>
        <w:r>
          <w:rPr>
            <w:rFonts w:hint="eastAsia"/>
          </w:rPr>
          <w:t>examines</w:t>
        </w:r>
        <w:r w:rsidRPr="00B369E9">
          <w:rPr>
            <w:rPrChange w:id="656" w:author="Prof. LIU Ben" w:date="2026-08-24T22:35:00Z" w16du:dateUtc="2026-08-24T14:35:00Z">
              <w:rPr>
                <w:color w:val="000000"/>
              </w:rPr>
            </w:rPrChange>
          </w:rPr>
          <w:t xml:space="preserve"> AI operating </w:t>
        </w:r>
        <w:r w:rsidRPr="00B369E9">
          <w:rPr>
            <w:i/>
            <w:iCs/>
            <w:rPrChange w:id="657" w:author="Prof. LIU Ben" w:date="2026-08-24T22:35:00Z" w16du:dateUtc="2026-08-24T14:35:00Z">
              <w:rPr>
                <w:i/>
                <w:iCs/>
                <w:color w:val="000000"/>
              </w:rPr>
            </w:rPrChange>
          </w:rPr>
          <w:t>before</w:t>
        </w:r>
        <w:r w:rsidRPr="00B369E9">
          <w:rPr>
            <w:i/>
            <w:iCs/>
            <w:rPrChange w:id="658" w:author="Prof. LIU Ben" w:date="2026-08-24T22:35:00Z" w16du:dateUtc="2026-08-24T14:35:00Z">
              <w:rPr>
                <w:color w:val="000000"/>
              </w:rPr>
            </w:rPrChange>
          </w:rPr>
          <w:t xml:space="preserve"> </w:t>
        </w:r>
        <w:r w:rsidRPr="00B369E9">
          <w:rPr>
            <w:rPrChange w:id="659" w:author="Prof. LIU Ben" w:date="2026-08-24T22:35:00Z" w16du:dateUtc="2026-08-24T14:35:00Z">
              <w:rPr>
                <w:color w:val="000000"/>
              </w:rPr>
            </w:rPrChange>
          </w:rPr>
          <w:t xml:space="preserve">questions reach the community. General-purpose tools such as ChatGPT answer questions directly, and the consistent finding across platforms and time windows is a decline in question supply (Burtch et al. 2024; Quinn &amp; Gutt 2025; del Rio-Chanona et al. 2024; Sanatizadeh et al. 2025; Xue et al. 2026). A notable exception is Rao et al. (2026), who find that users who actively employed ChatGPT to generate answers subsequently posted more questions. These questions were also longer and more novel, and attracted more upvotes. This pattern suggests a complementary effect at the individual user level, one that contrasts with the aggregate decline documented in studies examining platform-wide trends. The overall reduction in question volume stems primarily from the fact that simpler questions are now answered by ChatGPT. Consequently, the remaining questions tend to be more complex and higher-quality (Quinn &amp; Gutt 2025; Sanatizadeh et al. 2025; Xue et al. 2026). In this stream AI is a competitor to the </w:t>
        </w:r>
        <w:r w:rsidRPr="00B369E9">
          <w:rPr>
            <w:i/>
            <w:iCs/>
            <w:rPrChange w:id="660" w:author="Prof. LIU Ben" w:date="2026-08-24T22:38:00Z" w16du:dateUtc="2026-08-24T14:38:00Z">
              <w:rPr>
                <w:i/>
                <w:iCs/>
                <w:color w:val="000000"/>
              </w:rPr>
            </w:rPrChange>
          </w:rPr>
          <w:t>platform</w:t>
        </w:r>
        <w:r w:rsidRPr="00B369E9">
          <w:rPr>
            <w:rPrChange w:id="661" w:author="Prof. LIU Ben" w:date="2026-08-24T22:35:00Z" w16du:dateUtc="2026-08-24T14:35:00Z">
              <w:rPr>
                <w:color w:val="000000"/>
              </w:rPr>
            </w:rPrChange>
          </w:rPr>
          <w:t>: it competes for the question itself and does not appear inside the community.</w:t>
        </w:r>
      </w:ins>
    </w:p>
    <w:p w14:paraId="69F48582" w14:textId="77777777" w:rsidR="00B369E9" w:rsidRPr="00B369E9" w:rsidRDefault="00B369E9">
      <w:pPr>
        <w:pStyle w:val="Paragraph0"/>
        <w:rPr>
          <w:ins w:id="662" w:author="Prof. LIU Ben" w:date="2026-08-24T22:35:00Z" w16du:dateUtc="2026-08-24T14:35:00Z"/>
          <w:rPrChange w:id="663" w:author="Prof. LIU Ben" w:date="2026-08-24T22:35:00Z" w16du:dateUtc="2026-08-24T14:35:00Z">
            <w:rPr>
              <w:ins w:id="664" w:author="Prof. LIU Ben" w:date="2026-08-24T22:35:00Z" w16du:dateUtc="2026-08-24T14:35:00Z"/>
              <w:color w:val="000000"/>
            </w:rPr>
          </w:rPrChange>
        </w:rPr>
        <w:pPrChange w:id="665" w:author="Prof. LIU Ben" w:date="2026-08-24T22:35:00Z" w16du:dateUtc="2026-08-24T14:35:00Z">
          <w:pPr>
            <w:spacing w:before="100" w:beforeAutospacing="1" w:after="100" w:afterAutospacing="1"/>
          </w:pPr>
        </w:pPrChange>
      </w:pPr>
      <w:ins w:id="666" w:author="Prof. LIU Ben" w:date="2026-08-24T22:35:00Z" w16du:dateUtc="2026-08-24T14:35:00Z">
        <w:r w:rsidRPr="00B369E9">
          <w:rPr>
            <w:rPrChange w:id="667" w:author="Prof. LIU Ben" w:date="2026-08-24T22:35:00Z" w16du:dateUtc="2026-08-24T14:35:00Z">
              <w:rPr>
                <w:color w:val="000000"/>
              </w:rPr>
            </w:rPrChange>
          </w:rPr>
          <w:lastRenderedPageBreak/>
          <w:t>This stream establishes an important empirical baseline, and Xue et al. (2026) show that the decline is sustained rather than transitory. By construction, however, it speaks to whether questions arrive, not to how answerers behave once a question has arrived. It also describes an environment that platforms cannot control, since users cannot be prevented from consulting external tools. The managerially tractable question, that is, what a platform should do about the questions that do arrive, lies outside its scope.</w:t>
        </w:r>
      </w:ins>
    </w:p>
    <w:p w14:paraId="79005E05" w14:textId="1C04A0B2" w:rsidR="000E4EEB" w:rsidRPr="00015210" w:rsidDel="00B369E9" w:rsidRDefault="000E4EEB" w:rsidP="00613CD6">
      <w:pPr>
        <w:pStyle w:val="Paragraph0"/>
        <w:rPr>
          <w:del w:id="668" w:author="Prof. LIU Ben" w:date="2026-08-24T22:38:00Z" w16du:dateUtc="2026-08-24T14:38:00Z"/>
        </w:rPr>
      </w:pPr>
      <w:del w:id="669" w:author="Prof. LIU Ben" w:date="2026-08-24T22:38:00Z" w16du:dateUtc="2026-08-24T14:38:00Z">
        <w:r w:rsidRPr="00015210" w:rsidDel="00B369E9">
          <w:delText xml:space="preserve">The first and largest stream studies AI operating </w:delText>
        </w:r>
        <w:r w:rsidRPr="00015210" w:rsidDel="00B369E9">
          <w:rPr>
            <w:i/>
            <w:iCs/>
          </w:rPr>
          <w:delText>before</w:delText>
        </w:r>
        <w:r w:rsidRPr="00015210" w:rsidDel="00B369E9">
          <w:delText xml:space="preserve"> questions reach the community. General-purpose tools such as ChatGPT answer questions directly, and the consistent finding across platforms and time windows is a decline in question supply </w:delText>
        </w:r>
        <w:r w:rsidR="00613CD6" w:rsidRPr="00015210" w:rsidDel="00B369E9">
          <w:rPr>
            <w:shd w:val="clear" w:color="auto" w:fill="FFFFFF"/>
          </w:rPr>
          <w:fldChar w:fldCharType="begin" w:fldLock="1"/>
        </w:r>
        <w:r w:rsidR="00613CD6" w:rsidRPr="00015210" w:rsidDel="00B369E9">
          <w:rPr>
            <w:shd w:val="clear" w:color="auto" w:fill="FFFFFF"/>
          </w:rPr>
          <w:delInstrText xml:space="preserve"> ADDIN ZOTERO_ITEM CSL_CITATION {"citationID":"1rIoHbdR","properties":{"unsorted":false,"formattedCitation":"(Burtch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delInstrText>
        </w:r>
        <w:r w:rsidR="00613CD6" w:rsidRPr="00015210" w:rsidDel="00B369E9">
          <w:rPr>
            <w:rFonts w:ascii="Apple Color Emoji" w:hAnsi="Apple Color Emoji" w:cs="Apple Color Emoji"/>
            <w:shd w:val="clear" w:color="auto" w:fill="FFFFFF"/>
          </w:rPr>
          <w:delInstrText>📊</w:delInstrText>
        </w:r>
        <w:r w:rsidR="00613CD6" w:rsidRPr="00015210" w:rsidDel="00B369E9">
          <w:rPr>
            <w:shd w:val="clear" w:color="auto" w:fill="FFFFFF"/>
          </w:rPr>
          <w:delInstrText>","call-number":"3","container-title":"Scientific Reports","DOI":"10.1038/s41598-024-61221-0","ISSN":"2045-2322","issue":"1","journalAbbreviation":"Sci Rep","language":"en","license":"2024 The Author(s)","note":"</w:delInstrText>
        </w:r>
        <w:r w:rsidR="00613CD6" w:rsidRPr="00015210" w:rsidDel="00B369E9">
          <w:rPr>
            <w:rFonts w:ascii="Apple Color Emoji" w:hAnsi="Apple Color Emoji" w:cs="Apple Color Emoji"/>
            <w:shd w:val="clear" w:color="auto" w:fill="FFFFFF"/>
          </w:rPr>
          <w:delInstrText>🏷️</w:delInstrText>
        </w:r>
        <w:r w:rsidR="00613CD6" w:rsidRPr="00015210" w:rsidDel="00B369E9">
          <w:rPr>
            <w:shd w:val="clear" w:color="auto" w:fill="FFFFFF"/>
          </w:rPr>
          <w:delInstrText xml:space="preserve"> /unread</w:delInstrText>
        </w:r>
        <w:r w:rsidR="00613CD6" w:rsidRPr="00015210" w:rsidDel="00B369E9">
          <w:rPr>
            <w:shd w:val="clear" w:color="auto" w:fill="FFFFFF"/>
          </w:rPr>
          <w:delInstrText>、</w:delInstrText>
        </w:r>
        <w:r w:rsidR="00613CD6" w:rsidRPr="00015210" w:rsidDel="00B369E9">
          <w:rPr>
            <w:shd w:val="clear" w:color="auto" w:fill="FFFFFF"/>
          </w:rPr>
          <w:delInstrText>Human behaviour</w:delInstrText>
        </w:r>
        <w:r w:rsidR="00613CD6" w:rsidRPr="00015210" w:rsidDel="00B369E9">
          <w:rPr>
            <w:shd w:val="clear" w:color="auto" w:fill="FFFFFF"/>
          </w:rPr>
          <w:delInstrText>、</w:delInstrText>
        </w:r>
        <w:r w:rsidR="00613CD6" w:rsidRPr="00015210" w:rsidDel="00B369E9">
          <w:rPr>
            <w:shd w:val="clear" w:color="auto" w:fill="FFFFFF"/>
          </w:rPr>
          <w:del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delInstrText>
        </w:r>
        <w:r w:rsidR="00613CD6" w:rsidRPr="00015210" w:rsidDel="00B369E9">
          <w:rPr>
            <w:rFonts w:ascii="Apple Color Emoji" w:hAnsi="Apple Color Emoji" w:cs="Apple Color Emoji"/>
            <w:shd w:val="clear" w:color="auto" w:fill="FFFFFF"/>
          </w:rPr>
          <w:delInstrText>📊</w:delInstrText>
        </w:r>
        <w:r w:rsidR="00613CD6" w:rsidRPr="00015210" w:rsidDel="00B369E9">
          <w:rPr>
            <w:shd w:val="clear" w:color="auto" w:fill="FFFFFF"/>
          </w:rPr>
          <w:delInstrText>","call-number":"2","container-title":"PNAS Nexus","DOI":"10.1093/pnasnexus/pgae400","ISSN":"2752-6542","issue":"9","journalAbbreviation":"PNAS Nexus","language":"en","note":"</w:delInstrText>
        </w:r>
        <w:r w:rsidR="00613CD6" w:rsidRPr="00015210" w:rsidDel="00B369E9">
          <w:rPr>
            <w:rFonts w:ascii="Apple Color Emoji" w:hAnsi="Apple Color Emoji" w:cs="Apple Color Emoji"/>
            <w:shd w:val="clear" w:color="auto" w:fill="FFFFFF"/>
          </w:rPr>
          <w:delInstrText>🏷️</w:delInstrText>
        </w:r>
        <w:r w:rsidR="00613CD6" w:rsidRPr="00015210" w:rsidDel="00B369E9">
          <w:rPr>
            <w:shd w:val="clear" w:color="auto" w:fill="FFFFFF"/>
          </w:rPr>
          <w:del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delInstrText>
        </w:r>
        <w:r w:rsidR="00613CD6" w:rsidRPr="00015210" w:rsidDel="00B369E9">
          <w:rPr>
            <w:rFonts w:ascii="Apple Color Emoji" w:hAnsi="Apple Color Emoji" w:cs="Apple Color Emoji"/>
            <w:shd w:val="clear" w:color="auto" w:fill="FFFFFF"/>
          </w:rPr>
          <w:delInstrText>📊</w:delInstrText>
        </w:r>
        <w:r w:rsidR="00613CD6" w:rsidRPr="00015210" w:rsidDel="00B369E9">
          <w:rPr>
            <w:shd w:val="clear" w:color="auto" w:fill="FFFFFF"/>
          </w:rPr>
          <w:delInstrText>","call-number":"1","container-title":"Journal of Management Information Systems","DOI":"10.1080/07421222.2025.2487313","ISSN":"0742-1222","issue":"2","language":"en","note":"</w:delInstrText>
        </w:r>
        <w:r w:rsidR="00613CD6" w:rsidRPr="00015210" w:rsidDel="00B369E9">
          <w:rPr>
            <w:rFonts w:ascii="Apple Color Emoji" w:hAnsi="Apple Color Emoji" w:cs="Apple Color Emoji"/>
            <w:shd w:val="clear" w:color="auto" w:fill="FFFFFF"/>
          </w:rPr>
          <w:delInstrText>🏷️</w:delInstrText>
        </w:r>
        <w:r w:rsidR="00613CD6" w:rsidRPr="00015210" w:rsidDel="00B369E9">
          <w:rPr>
            <w:shd w:val="clear" w:color="auto" w:fill="FFFFFF"/>
          </w:rPr>
          <w:delInstrText xml:space="preserve"> /unread</w:delInstrText>
        </w:r>
        <w:r w:rsidR="00613CD6" w:rsidRPr="00015210" w:rsidDel="00B369E9">
          <w:rPr>
            <w:shd w:val="clear" w:color="auto" w:fill="FFFFFF"/>
          </w:rPr>
          <w:delInstrText>、</w:delInstrText>
        </w:r>
        <w:r w:rsidR="00613CD6" w:rsidRPr="00015210" w:rsidDel="00B369E9">
          <w:rPr>
            <w:shd w:val="clear" w:color="auto" w:fill="FFFFFF"/>
          </w:rPr>
          <w:delInstrText>Generative AI</w:delInstrText>
        </w:r>
        <w:r w:rsidR="00613CD6" w:rsidRPr="00015210" w:rsidDel="00B369E9">
          <w:rPr>
            <w:shd w:val="clear" w:color="auto" w:fill="FFFFFF"/>
          </w:rPr>
          <w:delInstrText>、</w:delInstrText>
        </w:r>
        <w:r w:rsidR="00613CD6" w:rsidRPr="00015210" w:rsidDel="00B369E9">
          <w:rPr>
            <w:shd w:val="clear" w:color="auto" w:fill="FFFFFF"/>
          </w:rPr>
          <w:delInstrText>GAI</w:delInstrText>
        </w:r>
        <w:r w:rsidR="00613CD6" w:rsidRPr="00015210" w:rsidDel="00B369E9">
          <w:rPr>
            <w:shd w:val="clear" w:color="auto" w:fill="FFFFFF"/>
          </w:rPr>
          <w:delInstrText>、</w:delInstrText>
        </w:r>
        <w:r w:rsidR="00613CD6" w:rsidRPr="00015210" w:rsidDel="00B369E9">
          <w:rPr>
            <w:shd w:val="clear" w:color="auto" w:fill="FFFFFF"/>
          </w:rPr>
          <w:delInstrText>knowledge seeking</w:delInstrText>
        </w:r>
        <w:r w:rsidR="00613CD6" w:rsidRPr="00015210" w:rsidDel="00B369E9">
          <w:rPr>
            <w:shd w:val="clear" w:color="auto" w:fill="FFFFFF"/>
          </w:rPr>
          <w:delInstrText>、</w:delInstrText>
        </w:r>
        <w:r w:rsidR="00613CD6" w:rsidRPr="00015210" w:rsidDel="00B369E9">
          <w:rPr>
            <w:shd w:val="clear" w:color="auto" w:fill="FFFFFF"/>
          </w:rPr>
          <w:delInstrText>commitment-based theory</w:delInstrText>
        </w:r>
        <w:r w:rsidR="00613CD6" w:rsidRPr="00015210" w:rsidDel="00B369E9">
          <w:rPr>
            <w:shd w:val="clear" w:color="auto" w:fill="FFFFFF"/>
          </w:rPr>
          <w:delInstrText>、</w:delInstrText>
        </w:r>
        <w:r w:rsidR="00613CD6" w:rsidRPr="00015210" w:rsidDel="00B369E9">
          <w:rPr>
            <w:shd w:val="clear" w:color="auto" w:fill="FFFFFF"/>
          </w:rPr>
          <w:delInstrText>GenAI</w:delInstrText>
        </w:r>
        <w:r w:rsidR="00613CD6" w:rsidRPr="00015210" w:rsidDel="00B369E9">
          <w:rPr>
            <w:shd w:val="clear" w:color="auto" w:fill="FFFFFF"/>
          </w:rPr>
          <w:delInstrText>、</w:delInstrText>
        </w:r>
        <w:r w:rsidR="00613CD6" w:rsidRPr="00015210" w:rsidDel="00B369E9">
          <w:rPr>
            <w:shd w:val="clear" w:color="auto" w:fill="FFFFFF"/>
          </w:rPr>
          <w:delInstrText>information foraging theory</w:delInstrText>
        </w:r>
        <w:r w:rsidR="00613CD6" w:rsidRPr="00015210" w:rsidDel="00B369E9">
          <w:rPr>
            <w:shd w:val="clear" w:color="auto" w:fill="FFFFFF"/>
          </w:rPr>
          <w:delInstrText>、</w:delInstrText>
        </w:r>
        <w:r w:rsidR="00613CD6" w:rsidRPr="00015210" w:rsidDel="00B369E9">
          <w:rPr>
            <w:shd w:val="clear" w:color="auto" w:fill="FFFFFF"/>
          </w:rPr>
          <w:del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delInstrText>
        </w:r>
        <w:r w:rsidR="00613CD6" w:rsidRPr="00015210" w:rsidDel="00B369E9">
          <w:rPr>
            <w:rFonts w:ascii="Apple Color Emoji" w:hAnsi="Apple Color Emoji" w:cs="Apple Color Emoji"/>
            <w:shd w:val="clear" w:color="auto" w:fill="FFFFFF"/>
          </w:rPr>
          <w:delInstrText>📊</w:delInstrText>
        </w:r>
        <w:r w:rsidR="00613CD6" w:rsidRPr="00015210" w:rsidDel="00B369E9">
          <w:rPr>
            <w:shd w:val="clear" w:color="auto" w:fill="FFFFFF"/>
          </w:rPr>
          <w:delInstrText>","call-number":"1 (CCF C)","container-title":"Information &amp; Management","DOI":"10.1016/j.im.2025.104178","ISSN":"0378-7206","issue":"6","journalAbbreviation":"Information &amp; Management","language":"en","note":"</w:delInstrText>
        </w:r>
        <w:r w:rsidR="00613CD6" w:rsidRPr="00015210" w:rsidDel="00B369E9">
          <w:rPr>
            <w:rFonts w:ascii="Apple Color Emoji" w:hAnsi="Apple Color Emoji" w:cs="Apple Color Emoji"/>
            <w:shd w:val="clear" w:color="auto" w:fill="FFFFFF"/>
          </w:rPr>
          <w:delInstrText>🏷️</w:delInstrText>
        </w:r>
        <w:r w:rsidR="00613CD6" w:rsidRPr="00015210" w:rsidDel="00B369E9">
          <w:rPr>
            <w:shd w:val="clear" w:color="auto" w:fill="FFFFFF"/>
          </w:rPr>
          <w:delInstrText xml:space="preserve"> /unread</w:delInstrText>
        </w:r>
        <w:r w:rsidR="00613CD6" w:rsidRPr="00015210" w:rsidDel="00B369E9">
          <w:rPr>
            <w:shd w:val="clear" w:color="auto" w:fill="FFFFFF"/>
          </w:rPr>
          <w:delInstrText>、</w:delInstrText>
        </w:r>
        <w:r w:rsidR="00613CD6" w:rsidRPr="00015210" w:rsidDel="00B369E9">
          <w:rPr>
            <w:shd w:val="clear" w:color="auto" w:fill="FFFFFF"/>
          </w:rPr>
          <w:delInstrText>ChatGPT</w:delInstrText>
        </w:r>
        <w:r w:rsidR="00613CD6" w:rsidRPr="00015210" w:rsidDel="00B369E9">
          <w:rPr>
            <w:shd w:val="clear" w:color="auto" w:fill="FFFFFF"/>
          </w:rPr>
          <w:delInstrText>、</w:delInstrText>
        </w:r>
        <w:r w:rsidR="00613CD6" w:rsidRPr="00015210" w:rsidDel="00B369E9">
          <w:rPr>
            <w:shd w:val="clear" w:color="auto" w:fill="FFFFFF"/>
          </w:rPr>
          <w:delInstrText>Generative AI</w:delInstrText>
        </w:r>
        <w:r w:rsidR="00613CD6" w:rsidRPr="00015210" w:rsidDel="00B369E9">
          <w:rPr>
            <w:shd w:val="clear" w:color="auto" w:fill="FFFFFF"/>
          </w:rPr>
          <w:delInstrText>、</w:delInstrText>
        </w:r>
        <w:r w:rsidR="00613CD6" w:rsidRPr="00015210" w:rsidDel="00B369E9">
          <w:rPr>
            <w:shd w:val="clear" w:color="auto" w:fill="FFFFFF"/>
          </w:rPr>
          <w:delInstrText>Online knowledge exchange platforms</w:delInstrText>
        </w:r>
        <w:r w:rsidR="00613CD6" w:rsidRPr="00015210" w:rsidDel="00B369E9">
          <w:rPr>
            <w:shd w:val="clear" w:color="auto" w:fill="FFFFFF"/>
          </w:rPr>
          <w:delInstrText>、</w:delInstrText>
        </w:r>
        <w:r w:rsidR="00613CD6" w:rsidRPr="00015210" w:rsidDel="00B369E9">
          <w:rPr>
            <w:shd w:val="clear" w:color="auto" w:fill="FFFFFF"/>
          </w:rPr>
          <w:del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delInstrText>
        </w:r>
        <w:r w:rsidR="00613CD6" w:rsidRPr="00015210" w:rsidDel="00B369E9">
          <w:rPr>
            <w:shd w:val="clear" w:color="auto" w:fill="FFFFFF"/>
          </w:rPr>
          <w:delInstrText>【摘要翻译】大语言模型</w:delInstrText>
        </w:r>
        <w:r w:rsidR="00613CD6" w:rsidRPr="00015210" w:rsidDel="00B369E9">
          <w:rPr>
            <w:shd w:val="clear" w:color="auto" w:fill="FFFFFF"/>
          </w:rPr>
          <w:delInstrText xml:space="preserve"> (LLMs)(</w:delInstrText>
        </w:r>
        <w:r w:rsidR="00613CD6" w:rsidRPr="00015210" w:rsidDel="00B369E9">
          <w:rPr>
            <w:shd w:val="clear" w:color="auto" w:fill="FFFFFF"/>
          </w:rPr>
          <w:delInstrText>如</w:delInstrText>
        </w:r>
        <w:r w:rsidR="00613CD6" w:rsidRPr="00015210" w:rsidDel="00B369E9">
          <w:rPr>
            <w:shd w:val="clear" w:color="auto" w:fill="FFFFFF"/>
          </w:rPr>
          <w:delInstrText xml:space="preserve"> ChatGPT) </w:delInstrText>
        </w:r>
        <w:r w:rsidR="00613CD6" w:rsidRPr="00015210" w:rsidDel="00B369E9">
          <w:rPr>
            <w:shd w:val="clear" w:color="auto" w:fill="FFFFFF"/>
          </w:rPr>
          <w:delInstrText>预计将显著重塑学习、技能获取和知识创造。它们对用户生成的知识共享问答</w:delInstrText>
        </w:r>
        <w:r w:rsidR="00613CD6" w:rsidRPr="00015210" w:rsidDel="00B369E9">
          <w:rPr>
            <w:shd w:val="clear" w:color="auto" w:fill="FFFFFF"/>
          </w:rPr>
          <w:delInstrText xml:space="preserve"> (Q&amp;A) </w:delInstrText>
        </w:r>
        <w:r w:rsidR="00613CD6" w:rsidRPr="00015210" w:rsidDel="00B369E9">
          <w:rPr>
            <w:shd w:val="clear" w:color="auto" w:fill="FFFFFF"/>
          </w:rPr>
          <w:delInstrText>平台的影响对</w:delInstrText>
        </w:r>
        <w:r w:rsidR="00613CD6" w:rsidRPr="00015210" w:rsidDel="00B369E9">
          <w:rPr>
            <w:shd w:val="clear" w:color="auto" w:fill="FFFFFF"/>
          </w:rPr>
          <w:delInstrText xml:space="preserve"> Q&amp;A </w:delInstrText>
        </w:r>
        <w:r w:rsidR="00613CD6" w:rsidRPr="00015210" w:rsidDel="00B369E9">
          <w:rPr>
            <w:shd w:val="clear" w:color="auto" w:fill="FFFFFF"/>
          </w:rPr>
          <w:delInstrText>平台和</w:delInstrText>
        </w:r>
        <w:r w:rsidR="00613CD6" w:rsidRPr="00015210" w:rsidDel="00B369E9">
          <w:rPr>
            <w:shd w:val="clear" w:color="auto" w:fill="FFFFFF"/>
          </w:rPr>
          <w:delInstrText xml:space="preserve"> LLMs </w:delInstrText>
        </w:r>
        <w:r w:rsidR="00613CD6" w:rsidRPr="00015210" w:rsidDel="00B369E9">
          <w:rPr>
            <w:shd w:val="clear" w:color="auto" w:fill="FFFFFF"/>
          </w:rPr>
          <w:delInstrText>的比较价值和未来协同演化以及</w:delInstrText>
        </w:r>
        <w:r w:rsidR="00613CD6" w:rsidRPr="00015210" w:rsidDel="00B369E9">
          <w:rPr>
            <w:shd w:val="clear" w:color="auto" w:fill="FFFFFF"/>
          </w:rPr>
          <w:delInstrText xml:space="preserve"> LLMs </w:delInstrText>
        </w:r>
        <w:r w:rsidR="00613CD6" w:rsidRPr="00015210" w:rsidDel="00B369E9">
          <w:rPr>
            <w:shd w:val="clear" w:color="auto" w:fill="FFFFFF"/>
          </w:rPr>
          <w:delInstrText>的未来学习具有重要意义。通过多种实证设计，我们估计</w:delInstrText>
        </w:r>
        <w:r w:rsidR="00613CD6" w:rsidRPr="00015210" w:rsidDel="00B369E9">
          <w:rPr>
            <w:shd w:val="clear" w:color="auto" w:fill="FFFFFF"/>
          </w:rPr>
          <w:delInstrText xml:space="preserve"> ChatGPT </w:delInstrText>
        </w:r>
        <w:r w:rsidR="00613CD6" w:rsidRPr="00015210" w:rsidDel="00B369E9">
          <w:rPr>
            <w:shd w:val="clear" w:color="auto" w:fill="FFFFFF"/>
          </w:rPr>
          <w:delInstrText>的推出导致</w:delInstrText>
        </w:r>
        <w:r w:rsidR="00613CD6" w:rsidRPr="00015210" w:rsidDel="00B369E9">
          <w:rPr>
            <w:shd w:val="clear" w:color="auto" w:fill="FFFFFF"/>
          </w:rPr>
          <w:delInstrText xml:space="preserve"> Stack Overflow </w:delInstrText>
        </w:r>
        <w:r w:rsidR="00613CD6" w:rsidRPr="00015210" w:rsidDel="00B369E9">
          <w:rPr>
            <w:shd w:val="clear" w:color="auto" w:fill="FFFFFF"/>
          </w:rPr>
          <w:delInstrText>上发布的问题数量平均减少了</w:delInstrText>
        </w:r>
        <w:r w:rsidR="00613CD6" w:rsidRPr="00015210" w:rsidDel="00B369E9">
          <w:rPr>
            <w:shd w:val="clear" w:color="auto" w:fill="FFFFFF"/>
          </w:rPr>
          <w:delInstrText xml:space="preserve"> 14.09%</w:delInstrText>
        </w:r>
        <w:r w:rsidR="00613CD6" w:rsidRPr="00015210" w:rsidDel="00B369E9">
          <w:rPr>
            <w:shd w:val="clear" w:color="auto" w:fill="FFFFFF"/>
          </w:rPr>
          <w:delInstrText>，这种影响随着时间的推移而加剧，到</w:delInstrText>
        </w:r>
        <w:r w:rsidR="00613CD6" w:rsidRPr="00015210" w:rsidDel="00B369E9">
          <w:rPr>
            <w:shd w:val="clear" w:color="auto" w:fill="FFFFFF"/>
          </w:rPr>
          <w:delInstrText xml:space="preserve"> 2023 </w:delInstrText>
        </w:r>
        <w:r w:rsidR="00613CD6" w:rsidRPr="00015210" w:rsidDel="00B369E9">
          <w:rPr>
            <w:shd w:val="clear" w:color="auto" w:fill="FFFFFF"/>
          </w:rPr>
          <w:delInstrText>年</w:delInstrText>
        </w:r>
        <w:r w:rsidR="00613CD6" w:rsidRPr="00015210" w:rsidDel="00B369E9">
          <w:rPr>
            <w:shd w:val="clear" w:color="auto" w:fill="FFFFFF"/>
          </w:rPr>
          <w:delInstrText xml:space="preserve"> 5 </w:delInstrText>
        </w:r>
        <w:r w:rsidR="00613CD6" w:rsidRPr="00015210" w:rsidDel="00B369E9">
          <w:rPr>
            <w:shd w:val="clear" w:color="auto" w:fill="FFFFFF"/>
          </w:rPr>
          <w:delInstrText>月达到</w:delInstrText>
        </w:r>
        <w:r w:rsidR="00613CD6" w:rsidRPr="00015210" w:rsidDel="00B369E9">
          <w:rPr>
            <w:shd w:val="clear" w:color="auto" w:fill="FFFFFF"/>
          </w:rPr>
          <w:delInstrText xml:space="preserve"> 27.88% </w:delInstrText>
        </w:r>
        <w:r w:rsidR="00613CD6" w:rsidRPr="00015210" w:rsidDel="00B369E9">
          <w:rPr>
            <w:shd w:val="clear" w:color="auto" w:fill="FFFFFF"/>
          </w:rPr>
          <w:delInstrText>的减少。有趣的是，这种数量的减少伴随着剩余问题平均质量的显著提高。进一步分析表明，这些数量和质量的变化可以用两种机制来解释</w:delInstrText>
        </w:r>
        <w:r w:rsidR="00613CD6" w:rsidRPr="00015210" w:rsidDel="00B369E9">
          <w:rPr>
            <w:shd w:val="clear" w:color="auto" w:fill="FFFFFF"/>
          </w:rPr>
          <w:delInstrText xml:space="preserve">:(1) ChatGPT </w:delInstrText>
        </w:r>
        <w:r w:rsidR="00613CD6" w:rsidRPr="00015210" w:rsidDel="00B369E9">
          <w:rPr>
            <w:shd w:val="clear" w:color="auto" w:fill="FFFFFF"/>
          </w:rPr>
          <w:delInstrText>的不均衡替代，其中更简单、中等到低质量的问题更容易消失</w:delInstrText>
        </w:r>
        <w:r w:rsidR="00613CD6" w:rsidRPr="00015210" w:rsidDel="00B369E9">
          <w:rPr>
            <w:shd w:val="clear" w:color="auto" w:fill="FFFFFF"/>
          </w:rPr>
          <w:delInstrText xml:space="preserve">;(2) </w:delInstrText>
        </w:r>
        <w:r w:rsidR="00613CD6" w:rsidRPr="00015210" w:rsidDel="00B369E9">
          <w:rPr>
            <w:shd w:val="clear" w:color="auto" w:fill="FFFFFF"/>
          </w:rPr>
          <w:delInstrText>在考虑数量减少后直接提高质量，表明</w:delInstrText>
        </w:r>
        <w:r w:rsidR="00613CD6" w:rsidRPr="00015210" w:rsidDel="00B369E9">
          <w:rPr>
            <w:shd w:val="clear" w:color="auto" w:fill="FFFFFF"/>
          </w:rPr>
          <w:delInstrText xml:space="preserve"> ChatGPT </w:delInstrText>
        </w:r>
        <w:r w:rsidR="00613CD6" w:rsidRPr="00015210" w:rsidDel="00B369E9">
          <w:rPr>
            <w:shd w:val="clear" w:color="auto" w:fill="FFFFFF"/>
          </w:rPr>
          <w:delInstrText>帮助提供的时间和搜索成本节约对问题质量的改善具有积极外溢效应。进一步的异质性分析显示，这对缺乏经验的用户的问题数量和质量都有更强的影响</w:delInstrText>
        </w:r>
        <w:r w:rsidR="00613CD6" w:rsidRPr="00015210" w:rsidDel="00B369E9">
          <w:rPr>
            <w:shd w:val="clear" w:color="auto" w:fill="FFFFFF"/>
          </w:rPr>
          <w:delInstrText>;</w:delInstrText>
        </w:r>
        <w:r w:rsidR="00613CD6" w:rsidRPr="00015210" w:rsidDel="00B369E9">
          <w:rPr>
            <w:shd w:val="clear" w:color="auto" w:fill="FFFFFF"/>
          </w:rPr>
          <w:delInstrText>用户保留率和新用户获取率都显著下降</w:delInstrText>
        </w:r>
        <w:r w:rsidR="00613CD6" w:rsidRPr="00015210" w:rsidDel="00B369E9">
          <w:rPr>
            <w:shd w:val="clear" w:color="auto" w:fill="FFFFFF"/>
          </w:rPr>
          <w:delInstrText>;</w:delInstrText>
        </w:r>
        <w:r w:rsidR="00613CD6" w:rsidRPr="00015210" w:rsidDel="00B369E9">
          <w:rPr>
            <w:shd w:val="clear" w:color="auto" w:fill="FFFFFF"/>
          </w:rPr>
          <w:del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w:delInstrText>
        </w:r>
        <w:r w:rsidR="00613CD6" w:rsidRPr="00015210" w:rsidDel="00B369E9">
          <w:rPr>
            <w:shd w:val="clear" w:color="auto" w:fill="FFFFFF"/>
          </w:rPr>
          <w:delInstrText>·</w:delInstrText>
        </w:r>
        <w:r w:rsidR="00613CD6" w:rsidRPr="00015210" w:rsidDel="00B369E9">
          <w:rPr>
            <w:shd w:val="clear" w:color="auto" w:fill="FFFFFF"/>
          </w:rPr>
          <w:delInstrText>冯</w:delInstrText>
        </w:r>
        <w:r w:rsidR="00613CD6" w:rsidRPr="00015210" w:rsidDel="00B369E9">
          <w:rPr>
            <w:shd w:val="clear" w:color="auto" w:fill="FFFFFF"/>
          </w:rPr>
          <w:delInstrText>;</w:delInstrText>
        </w:r>
        <w:r w:rsidR="00613CD6" w:rsidRPr="00015210" w:rsidDel="00B369E9">
          <w:rPr>
            <w:shd w:val="clear" w:color="auto" w:fill="FFFFFF"/>
          </w:rPr>
          <w:delInstrText>助理编辑陈建清。资金：薛建清获得上海金融经济大学中央大学基础研究基金的支持。王立军获得中国国家自然科学基金会的支持</w:delInstrText>
        </w:r>
        <w:r w:rsidR="00613CD6" w:rsidRPr="00015210" w:rsidDel="00B369E9">
          <w:rPr>
            <w:shd w:val="clear" w:color="auto" w:fill="FFFFFF"/>
          </w:rPr>
          <w:delInstrText xml:space="preserve"> [</w:delInstrText>
        </w:r>
        <w:r w:rsidR="00613CD6" w:rsidRPr="00015210" w:rsidDel="00B369E9">
          <w:rPr>
            <w:shd w:val="clear" w:color="auto" w:fill="FFFFFF"/>
          </w:rPr>
          <w:delInstrText>资助金额</w:delInstrText>
        </w:r>
        <w:r w:rsidR="00613CD6" w:rsidRPr="00015210" w:rsidDel="00B369E9">
          <w:rPr>
            <w:shd w:val="clear" w:color="auto" w:fill="FFFFFF"/>
          </w:rPr>
          <w:delInstrText xml:space="preserve"> 72301259]</w:delInstrText>
        </w:r>
        <w:r w:rsidR="00613CD6" w:rsidRPr="00015210" w:rsidDel="00B369E9">
          <w:rPr>
            <w:shd w:val="clear" w:color="auto" w:fill="FFFFFF"/>
          </w:rPr>
          <w:delInstrText>。李建清获得中国国家自然科学基础的支持</w:delInstrText>
        </w:r>
        <w:r w:rsidR="00613CD6" w:rsidRPr="00015210" w:rsidDel="00B369E9">
          <w:rPr>
            <w:shd w:val="clear" w:color="auto" w:fill="FFFFFF"/>
          </w:rPr>
          <w:delInstrText xml:space="preserve"> [</w:delInstrText>
        </w:r>
        <w:r w:rsidR="00613CD6" w:rsidRPr="00015210" w:rsidDel="00B369E9">
          <w:rPr>
            <w:shd w:val="clear" w:color="auto" w:fill="FFFFFF"/>
          </w:rPr>
          <w:delInstrText>资助金额</w:delInstrText>
        </w:r>
        <w:r w:rsidR="00613CD6" w:rsidRPr="00015210" w:rsidDel="00B369E9">
          <w:rPr>
            <w:shd w:val="clear" w:color="auto" w:fill="FFFFFF"/>
          </w:rPr>
          <w:delInstrText xml:space="preserve"> 72188101 </w:delInstrText>
        </w:r>
        <w:r w:rsidR="00613CD6" w:rsidRPr="00015210" w:rsidDel="00B369E9">
          <w:rPr>
            <w:shd w:val="clear" w:color="auto" w:fill="FFFFFF"/>
          </w:rPr>
          <w:delInstrText>和</w:delInstrText>
        </w:r>
        <w:r w:rsidR="00613CD6" w:rsidRPr="00015210" w:rsidDel="00B369E9">
          <w:rPr>
            <w:shd w:val="clear" w:color="auto" w:fill="FFFFFF"/>
          </w:rPr>
          <w:delInstrText xml:space="preserve"> 72595864]</w:delInstrText>
        </w:r>
        <w:r w:rsidR="00613CD6" w:rsidRPr="00015210" w:rsidDel="00B369E9">
          <w:rPr>
            <w:shd w:val="clear" w:color="auto" w:fill="FFFFFF"/>
          </w:rPr>
          <w:delInstrText>。补充资料：在线附录可访问</w:delInstrText>
        </w:r>
        <w:r w:rsidR="00613CD6" w:rsidRPr="00015210" w:rsidDel="00B369E9">
          <w:rPr>
            <w:shd w:val="clear" w:color="auto" w:fill="FFFFFF"/>
          </w:rPr>
          <w:delInstrText xml:space="preserve"> https://doi.org/10.1287/isre.2023.0561</w:delInstrText>
        </w:r>
        <w:r w:rsidR="00613CD6" w:rsidRPr="00015210" w:rsidDel="00B369E9">
          <w:rPr>
            <w:shd w:val="clear" w:color="auto" w:fill="FFFFFF"/>
          </w:rPr>
          <w:delInstrText>。</w:delInstrText>
        </w:r>
        <w:r w:rsidR="00613CD6" w:rsidRPr="00015210" w:rsidDel="00B369E9">
          <w:rPr>
            <w:shd w:val="clear" w:color="auto" w:fill="FFFFFF"/>
          </w:rPr>
          <w:delInstrText>","call-number":"1","container-title":"Information Systems Research","DOI":"10.1287/isre.2023.0561","ISSN":"1047-7047","language":"en","note":"</w:delInstrText>
        </w:r>
        <w:r w:rsidR="00613CD6" w:rsidRPr="00015210" w:rsidDel="00B369E9">
          <w:rPr>
            <w:rFonts w:ascii="Apple Color Emoji" w:hAnsi="Apple Color Emoji" w:cs="Apple Color Emoji"/>
            <w:shd w:val="clear" w:color="auto" w:fill="FFFFFF"/>
          </w:rPr>
          <w:delInstrText>🏷️</w:delInstrText>
        </w:r>
        <w:r w:rsidR="00613CD6" w:rsidRPr="00015210" w:rsidDel="00B369E9">
          <w:rPr>
            <w:shd w:val="clear" w:color="auto" w:fill="FFFFFF"/>
          </w:rPr>
          <w:delInstrText xml:space="preserve"> /unread</w:delInstrText>
        </w:r>
        <w:r w:rsidR="00613CD6" w:rsidRPr="00015210" w:rsidDel="00B369E9">
          <w:rPr>
            <w:shd w:val="clear" w:color="auto" w:fill="FFFFFF"/>
          </w:rPr>
          <w:delInstrText>、</w:delInstrText>
        </w:r>
        <w:r w:rsidR="00613CD6" w:rsidRPr="00015210" w:rsidDel="00B369E9">
          <w:rPr>
            <w:shd w:val="clear" w:color="auto" w:fill="FFFFFF"/>
          </w:rPr>
          <w:delInstrText>generative AI</w:delInstrText>
        </w:r>
        <w:r w:rsidR="00613CD6" w:rsidRPr="00015210" w:rsidDel="00B369E9">
          <w:rPr>
            <w:shd w:val="clear" w:color="auto" w:fill="FFFFFF"/>
          </w:rPr>
          <w:delInstrText>、</w:delInstrText>
        </w:r>
        <w:r w:rsidR="00613CD6" w:rsidRPr="00015210" w:rsidDel="00B369E9">
          <w:rPr>
            <w:shd w:val="clear" w:color="auto" w:fill="FFFFFF"/>
          </w:rPr>
          <w:delInstrText>large language models</w:delInstrText>
        </w:r>
        <w:r w:rsidR="00613CD6" w:rsidRPr="00015210" w:rsidDel="00B369E9">
          <w:rPr>
            <w:shd w:val="clear" w:color="auto" w:fill="FFFFFF"/>
          </w:rPr>
          <w:delInstrText>、</w:delInstrText>
        </w:r>
        <w:r w:rsidR="00613CD6" w:rsidRPr="00015210" w:rsidDel="00B369E9">
          <w:rPr>
            <w:shd w:val="clear" w:color="auto" w:fill="FFFFFF"/>
          </w:rPr>
          <w:delInstrText>ChatGPT</w:delInstrText>
        </w:r>
        <w:r w:rsidR="00613CD6" w:rsidRPr="00015210" w:rsidDel="00B369E9">
          <w:rPr>
            <w:shd w:val="clear" w:color="auto" w:fill="FFFFFF"/>
          </w:rPr>
          <w:delInstrText>、</w:delInstrText>
        </w:r>
        <w:r w:rsidR="00613CD6" w:rsidRPr="00015210" w:rsidDel="00B369E9">
          <w:rPr>
            <w:shd w:val="clear" w:color="auto" w:fill="FFFFFF"/>
          </w:rPr>
          <w:delInstrText>Q&amp;A platform</w:delInstrText>
        </w:r>
        <w:r w:rsidR="00613CD6" w:rsidRPr="00015210" w:rsidDel="00B369E9">
          <w:rPr>
            <w:shd w:val="clear" w:color="auto" w:fill="FFFFFF"/>
          </w:rPr>
          <w:delInstrText>、</w:delInstrText>
        </w:r>
        <w:r w:rsidR="00613CD6" w:rsidRPr="00015210" w:rsidDel="00B369E9">
          <w:rPr>
            <w:shd w:val="clear" w:color="auto" w:fill="FFFFFF"/>
          </w:rPr>
          <w:del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delInstrText>
        </w:r>
        <w:r w:rsidR="00613CD6" w:rsidRPr="00015210" w:rsidDel="00B369E9">
          <w:rPr>
            <w:shd w:val="clear" w:color="auto" w:fill="FFFFFF"/>
          </w:rPr>
          <w:fldChar w:fldCharType="separate"/>
        </w:r>
        <w:r w:rsidR="00546B58" w:rsidRPr="00015210" w:rsidDel="00B369E9">
          <w:delText>(Burtch et al. 2024; Quinn &amp; Gutt 2025; del Rio-Chanona et al. 2024; Sanatizadeh et al. 2025; Xue et al. 2026)</w:delText>
        </w:r>
        <w:r w:rsidR="00613CD6" w:rsidRPr="00015210" w:rsidDel="00B369E9">
          <w:rPr>
            <w:shd w:val="clear" w:color="auto" w:fill="FFFFFF"/>
          </w:rPr>
          <w:fldChar w:fldCharType="end"/>
        </w:r>
        <w:r w:rsidRPr="00015210" w:rsidDel="00B369E9">
          <w:delText xml:space="preserve">. </w:delText>
        </w:r>
        <w:r w:rsidR="00613CD6" w:rsidRPr="00015210" w:rsidDel="00B369E9">
          <w:delText xml:space="preserve">A notable exception is </w:delText>
        </w:r>
        <w:r w:rsidR="00613CD6" w:rsidRPr="00015210" w:rsidDel="00B369E9">
          <w:fldChar w:fldCharType="begin"/>
        </w:r>
        <w:r w:rsidR="00613CD6" w:rsidRPr="00015210" w:rsidDel="00B369E9">
          <w:delInstrText xml:space="preserve"> ADDIN ZOTERO_ITEM CSL_CITATION {"citationID":"jcxixQ6B","properties":{"unsorted":false,"formattedCitation":"(Rao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delInstrText>
        </w:r>
        <w:r w:rsidR="00613CD6" w:rsidRPr="00015210" w:rsidDel="00B369E9">
          <w:rPr>
            <w:rFonts w:ascii="Apple Color Emoji" w:hAnsi="Apple Color Emoji" w:cs="Apple Color Emoji"/>
          </w:rPr>
          <w:delInstrText>🏷️</w:delInstrText>
        </w:r>
        <w:r w:rsidR="00613CD6" w:rsidRPr="00015210" w:rsidDel="00B369E9">
          <w:delInstrText xml:space="preserve"> /reading</w:delInstrText>
        </w:r>
        <w:r w:rsidR="00613CD6" w:rsidRPr="00015210" w:rsidDel="00B369E9">
          <w:delInstrText>、</w:delInstrText>
        </w:r>
        <w:r w:rsidR="00613CD6" w:rsidRPr="00015210" w:rsidDel="00B369E9">
          <w:delInstrText>Generative AI</w:delInstrText>
        </w:r>
        <w:r w:rsidR="00613CD6" w:rsidRPr="00015210" w:rsidDel="00B369E9">
          <w:delInstrText>、</w:delInstrText>
        </w:r>
        <w:r w:rsidR="00613CD6" w:rsidRPr="00015210" w:rsidDel="00B369E9">
          <w:delInstrText>voluntary Q&amp;A platforms</w:delInstrText>
        </w:r>
        <w:r w:rsidR="00613CD6" w:rsidRPr="00015210" w:rsidDel="00B369E9">
          <w:delInstrText>、</w:delInstrText>
        </w:r>
        <w:r w:rsidR="00613CD6" w:rsidRPr="00015210" w:rsidDel="00B369E9">
          <w:delInstrText>difference-indifferences</w:delInstrText>
        </w:r>
        <w:r w:rsidR="00613CD6" w:rsidRPr="00015210" w:rsidDel="00B369E9">
          <w:delInstrText>、</w:delInstrText>
        </w:r>
        <w:r w:rsidR="00613CD6" w:rsidRPr="00015210" w:rsidDel="00B369E9">
          <w:del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delInstrText>
        </w:r>
        <w:r w:rsidR="00613CD6" w:rsidRPr="00015210" w:rsidDel="00B369E9">
          <w:fldChar w:fldCharType="separate"/>
        </w:r>
        <w:r w:rsidR="00613CD6" w:rsidRPr="00015210" w:rsidDel="00B369E9">
          <w:delText>Rao et al. (2026)</w:delText>
        </w:r>
        <w:r w:rsidR="00613CD6" w:rsidRPr="00015210" w:rsidDel="00B369E9">
          <w:fldChar w:fldCharType="end"/>
        </w:r>
        <w:r w:rsidR="00613CD6" w:rsidRPr="00015210" w:rsidDel="00B369E9">
          <w:delText xml:space="preserve">, who find that users who actively employed ChatGPT to generate answers subsequently posted more questions. These questions were also longer and more novel, and attracted more upvotes. This pattern suggests a complementary effect at the individual user level, one that contrasts with the aggregate decline documented in studies examining platform-wide trends. The overall reduction in question volume stems primarily from the fact that simpler questions are now answered by ChatGPT. Consequently, the remaining questions tend to be more complex and higher-quality </w:delText>
        </w:r>
        <w:r w:rsidR="00613CD6" w:rsidRPr="00015210" w:rsidDel="00B369E9">
          <w:rPr>
            <w:shd w:val="clear" w:color="auto" w:fill="FFFFFF"/>
          </w:rPr>
          <w:fldChar w:fldCharType="begin" w:fldLock="1"/>
        </w:r>
        <w:r w:rsidR="00613CD6" w:rsidRPr="00015210" w:rsidDel="00B369E9">
          <w:rPr>
            <w:shd w:val="clear" w:color="auto" w:fill="FFFFFF"/>
          </w:rPr>
          <w:delInstrText xml:space="preserve"> ADDIN ZOTERO_ITEM CSL_CITATION {"citationID":"kSWoq3UU","properties":{"unsorted":false,"formattedCitation":"(Quinn &amp; Gutt 2025; Sanatizadeh et al. 2025; Xue et al. 2026)","plainCitation":"(Quinn &amp; Gutt 2025; Sanatizadeh et al. 2025; Xue et al. 2026)","noteIndex":0},"citationItems":[{"id":147382,"uris":["http://zotero.org/users/8905122/items/SQ4Y2ZGV"],"itemData":{"id":147382,"type":"article-journal","abstract":"Generative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delInstrText>
        </w:r>
        <w:r w:rsidR="00613CD6" w:rsidRPr="00015210" w:rsidDel="00B369E9">
          <w:rPr>
            <w:rFonts w:ascii="Apple Color Emoji" w:hAnsi="Apple Color Emoji" w:cs="Apple Color Emoji"/>
            <w:shd w:val="clear" w:color="auto" w:fill="FFFFFF"/>
          </w:rPr>
          <w:delInstrText>📊</w:delInstrText>
        </w:r>
        <w:r w:rsidR="00613CD6" w:rsidRPr="00015210" w:rsidDel="00B369E9">
          <w:rPr>
            <w:shd w:val="clear" w:color="auto" w:fill="FFFFFF"/>
          </w:rPr>
          <w:delInstrText>","call-number":"1","container-title":"Journal of Management Information Systems","DOI":"10.1080/07421222.2025.2487313","ISSN":"0742-1222","issue":"2","language":"en","note":"</w:delInstrText>
        </w:r>
        <w:r w:rsidR="00613CD6" w:rsidRPr="00015210" w:rsidDel="00B369E9">
          <w:rPr>
            <w:rFonts w:ascii="Apple Color Emoji" w:hAnsi="Apple Color Emoji" w:cs="Apple Color Emoji"/>
            <w:shd w:val="clear" w:color="auto" w:fill="FFFFFF"/>
          </w:rPr>
          <w:delInstrText>🏷️</w:delInstrText>
        </w:r>
        <w:r w:rsidR="00613CD6" w:rsidRPr="00015210" w:rsidDel="00B369E9">
          <w:rPr>
            <w:shd w:val="clear" w:color="auto" w:fill="FFFFFF"/>
          </w:rPr>
          <w:delInstrText xml:space="preserve"> /unread</w:delInstrText>
        </w:r>
        <w:r w:rsidR="00613CD6" w:rsidRPr="00015210" w:rsidDel="00B369E9">
          <w:rPr>
            <w:shd w:val="clear" w:color="auto" w:fill="FFFFFF"/>
          </w:rPr>
          <w:delInstrText>、</w:delInstrText>
        </w:r>
        <w:r w:rsidR="00613CD6" w:rsidRPr="00015210" w:rsidDel="00B369E9">
          <w:rPr>
            <w:shd w:val="clear" w:color="auto" w:fill="FFFFFF"/>
          </w:rPr>
          <w:delInstrText>Generative AI</w:delInstrText>
        </w:r>
        <w:r w:rsidR="00613CD6" w:rsidRPr="00015210" w:rsidDel="00B369E9">
          <w:rPr>
            <w:shd w:val="clear" w:color="auto" w:fill="FFFFFF"/>
          </w:rPr>
          <w:delInstrText>、</w:delInstrText>
        </w:r>
        <w:r w:rsidR="00613CD6" w:rsidRPr="00015210" w:rsidDel="00B369E9">
          <w:rPr>
            <w:shd w:val="clear" w:color="auto" w:fill="FFFFFF"/>
          </w:rPr>
          <w:delInstrText>GAI</w:delInstrText>
        </w:r>
        <w:r w:rsidR="00613CD6" w:rsidRPr="00015210" w:rsidDel="00B369E9">
          <w:rPr>
            <w:shd w:val="clear" w:color="auto" w:fill="FFFFFF"/>
          </w:rPr>
          <w:delInstrText>、</w:delInstrText>
        </w:r>
        <w:r w:rsidR="00613CD6" w:rsidRPr="00015210" w:rsidDel="00B369E9">
          <w:rPr>
            <w:shd w:val="clear" w:color="auto" w:fill="FFFFFF"/>
          </w:rPr>
          <w:delInstrText>knowledge seeking</w:delInstrText>
        </w:r>
        <w:r w:rsidR="00613CD6" w:rsidRPr="00015210" w:rsidDel="00B369E9">
          <w:rPr>
            <w:shd w:val="clear" w:color="auto" w:fill="FFFFFF"/>
          </w:rPr>
          <w:delInstrText>、</w:delInstrText>
        </w:r>
        <w:r w:rsidR="00613CD6" w:rsidRPr="00015210" w:rsidDel="00B369E9">
          <w:rPr>
            <w:shd w:val="clear" w:color="auto" w:fill="FFFFFF"/>
          </w:rPr>
          <w:delInstrText>commitment-based theory</w:delInstrText>
        </w:r>
        <w:r w:rsidR="00613CD6" w:rsidRPr="00015210" w:rsidDel="00B369E9">
          <w:rPr>
            <w:shd w:val="clear" w:color="auto" w:fill="FFFFFF"/>
          </w:rPr>
          <w:delInstrText>、</w:delInstrText>
        </w:r>
        <w:r w:rsidR="00613CD6" w:rsidRPr="00015210" w:rsidDel="00B369E9">
          <w:rPr>
            <w:shd w:val="clear" w:color="auto" w:fill="FFFFFF"/>
          </w:rPr>
          <w:delInstrText>GenAI</w:delInstrText>
        </w:r>
        <w:r w:rsidR="00613CD6" w:rsidRPr="00015210" w:rsidDel="00B369E9">
          <w:rPr>
            <w:shd w:val="clear" w:color="auto" w:fill="FFFFFF"/>
          </w:rPr>
          <w:delInstrText>、</w:delInstrText>
        </w:r>
        <w:r w:rsidR="00613CD6" w:rsidRPr="00015210" w:rsidDel="00B369E9">
          <w:rPr>
            <w:shd w:val="clear" w:color="auto" w:fill="FFFFFF"/>
          </w:rPr>
          <w:delInstrText>information foraging theory</w:delInstrText>
        </w:r>
        <w:r w:rsidR="00613CD6" w:rsidRPr="00015210" w:rsidDel="00B369E9">
          <w:rPr>
            <w:shd w:val="clear" w:color="auto" w:fill="FFFFFF"/>
          </w:rPr>
          <w:delInstrText>、</w:delInstrText>
        </w:r>
        <w:r w:rsidR="00613CD6" w:rsidRPr="00015210" w:rsidDel="00B369E9">
          <w:rPr>
            <w:shd w:val="clear" w:color="auto" w:fill="FFFFFF"/>
          </w:rPr>
          <w:del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delInstrText>
        </w:r>
        <w:r w:rsidR="00613CD6" w:rsidRPr="00015210" w:rsidDel="00B369E9">
          <w:rPr>
            <w:rFonts w:ascii="Apple Color Emoji" w:hAnsi="Apple Color Emoji" w:cs="Apple Color Emoji"/>
            <w:shd w:val="clear" w:color="auto" w:fill="FFFFFF"/>
          </w:rPr>
          <w:delInstrText>📊</w:delInstrText>
        </w:r>
        <w:r w:rsidR="00613CD6" w:rsidRPr="00015210" w:rsidDel="00B369E9">
          <w:rPr>
            <w:shd w:val="clear" w:color="auto" w:fill="FFFFFF"/>
          </w:rPr>
          <w:delInstrText>","call-number":"1 (CCF C)","container-title":"Information &amp; Management","DOI":"10.1016/j.im.2025.104178","ISSN":"0378-7206","issue":"6","journalAbbreviation":"Information &amp; Management","language":"en","note":"</w:delInstrText>
        </w:r>
        <w:r w:rsidR="00613CD6" w:rsidRPr="00015210" w:rsidDel="00B369E9">
          <w:rPr>
            <w:rFonts w:ascii="Apple Color Emoji" w:hAnsi="Apple Color Emoji" w:cs="Apple Color Emoji"/>
            <w:shd w:val="clear" w:color="auto" w:fill="FFFFFF"/>
          </w:rPr>
          <w:delInstrText>🏷️</w:delInstrText>
        </w:r>
        <w:r w:rsidR="00613CD6" w:rsidRPr="00015210" w:rsidDel="00B369E9">
          <w:rPr>
            <w:shd w:val="clear" w:color="auto" w:fill="FFFFFF"/>
          </w:rPr>
          <w:delInstrText xml:space="preserve"> /unread</w:delInstrText>
        </w:r>
        <w:r w:rsidR="00613CD6" w:rsidRPr="00015210" w:rsidDel="00B369E9">
          <w:rPr>
            <w:shd w:val="clear" w:color="auto" w:fill="FFFFFF"/>
          </w:rPr>
          <w:delInstrText>、</w:delInstrText>
        </w:r>
        <w:r w:rsidR="00613CD6" w:rsidRPr="00015210" w:rsidDel="00B369E9">
          <w:rPr>
            <w:shd w:val="clear" w:color="auto" w:fill="FFFFFF"/>
          </w:rPr>
          <w:delInstrText>ChatGPT</w:delInstrText>
        </w:r>
        <w:r w:rsidR="00613CD6" w:rsidRPr="00015210" w:rsidDel="00B369E9">
          <w:rPr>
            <w:shd w:val="clear" w:color="auto" w:fill="FFFFFF"/>
          </w:rPr>
          <w:delInstrText>、</w:delInstrText>
        </w:r>
        <w:r w:rsidR="00613CD6" w:rsidRPr="00015210" w:rsidDel="00B369E9">
          <w:rPr>
            <w:shd w:val="clear" w:color="auto" w:fill="FFFFFF"/>
          </w:rPr>
          <w:delInstrText>Generative AI</w:delInstrText>
        </w:r>
        <w:r w:rsidR="00613CD6" w:rsidRPr="00015210" w:rsidDel="00B369E9">
          <w:rPr>
            <w:shd w:val="clear" w:color="auto" w:fill="FFFFFF"/>
          </w:rPr>
          <w:delInstrText>、</w:delInstrText>
        </w:r>
        <w:r w:rsidR="00613CD6" w:rsidRPr="00015210" w:rsidDel="00B369E9">
          <w:rPr>
            <w:shd w:val="clear" w:color="auto" w:fill="FFFFFF"/>
          </w:rPr>
          <w:delInstrText>Online knowledge exchange platforms</w:delInstrText>
        </w:r>
        <w:r w:rsidR="00613CD6" w:rsidRPr="00015210" w:rsidDel="00B369E9">
          <w:rPr>
            <w:shd w:val="clear" w:color="auto" w:fill="FFFFFF"/>
          </w:rPr>
          <w:delInstrText>、</w:delInstrText>
        </w:r>
        <w:r w:rsidR="00613CD6" w:rsidRPr="00015210" w:rsidDel="00B369E9">
          <w:rPr>
            <w:shd w:val="clear" w:color="auto" w:fill="FFFFFF"/>
          </w:rPr>
          <w:del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delInstrText>
        </w:r>
        <w:r w:rsidR="00613CD6" w:rsidRPr="00015210" w:rsidDel="00B369E9">
          <w:rPr>
            <w:shd w:val="clear" w:color="auto" w:fill="FFFFFF"/>
          </w:rPr>
          <w:delInstrText>【摘要翻译】大语言模型</w:delInstrText>
        </w:r>
        <w:r w:rsidR="00613CD6" w:rsidRPr="00015210" w:rsidDel="00B369E9">
          <w:rPr>
            <w:shd w:val="clear" w:color="auto" w:fill="FFFFFF"/>
          </w:rPr>
          <w:delInstrText xml:space="preserve"> (LLMs)(</w:delInstrText>
        </w:r>
        <w:r w:rsidR="00613CD6" w:rsidRPr="00015210" w:rsidDel="00B369E9">
          <w:rPr>
            <w:shd w:val="clear" w:color="auto" w:fill="FFFFFF"/>
          </w:rPr>
          <w:delInstrText>如</w:delInstrText>
        </w:r>
        <w:r w:rsidR="00613CD6" w:rsidRPr="00015210" w:rsidDel="00B369E9">
          <w:rPr>
            <w:shd w:val="clear" w:color="auto" w:fill="FFFFFF"/>
          </w:rPr>
          <w:delInstrText xml:space="preserve"> ChatGPT) </w:delInstrText>
        </w:r>
        <w:r w:rsidR="00613CD6" w:rsidRPr="00015210" w:rsidDel="00B369E9">
          <w:rPr>
            <w:shd w:val="clear" w:color="auto" w:fill="FFFFFF"/>
          </w:rPr>
          <w:delInstrText>预计将显著重塑学习、技能获取和知识创造。它们对用户生成的知识共享问答</w:delInstrText>
        </w:r>
        <w:r w:rsidR="00613CD6" w:rsidRPr="00015210" w:rsidDel="00B369E9">
          <w:rPr>
            <w:shd w:val="clear" w:color="auto" w:fill="FFFFFF"/>
          </w:rPr>
          <w:delInstrText xml:space="preserve"> (Q&amp;A) </w:delInstrText>
        </w:r>
        <w:r w:rsidR="00613CD6" w:rsidRPr="00015210" w:rsidDel="00B369E9">
          <w:rPr>
            <w:shd w:val="clear" w:color="auto" w:fill="FFFFFF"/>
          </w:rPr>
          <w:delInstrText>平台的影响对</w:delInstrText>
        </w:r>
        <w:r w:rsidR="00613CD6" w:rsidRPr="00015210" w:rsidDel="00B369E9">
          <w:rPr>
            <w:shd w:val="clear" w:color="auto" w:fill="FFFFFF"/>
          </w:rPr>
          <w:delInstrText xml:space="preserve"> Q&amp;A </w:delInstrText>
        </w:r>
        <w:r w:rsidR="00613CD6" w:rsidRPr="00015210" w:rsidDel="00B369E9">
          <w:rPr>
            <w:shd w:val="clear" w:color="auto" w:fill="FFFFFF"/>
          </w:rPr>
          <w:delInstrText>平台和</w:delInstrText>
        </w:r>
        <w:r w:rsidR="00613CD6" w:rsidRPr="00015210" w:rsidDel="00B369E9">
          <w:rPr>
            <w:shd w:val="clear" w:color="auto" w:fill="FFFFFF"/>
          </w:rPr>
          <w:delInstrText xml:space="preserve"> LLMs </w:delInstrText>
        </w:r>
        <w:r w:rsidR="00613CD6" w:rsidRPr="00015210" w:rsidDel="00B369E9">
          <w:rPr>
            <w:shd w:val="clear" w:color="auto" w:fill="FFFFFF"/>
          </w:rPr>
          <w:delInstrText>的比较价值和未来协同演化以及</w:delInstrText>
        </w:r>
        <w:r w:rsidR="00613CD6" w:rsidRPr="00015210" w:rsidDel="00B369E9">
          <w:rPr>
            <w:shd w:val="clear" w:color="auto" w:fill="FFFFFF"/>
          </w:rPr>
          <w:delInstrText xml:space="preserve"> LLMs </w:delInstrText>
        </w:r>
        <w:r w:rsidR="00613CD6" w:rsidRPr="00015210" w:rsidDel="00B369E9">
          <w:rPr>
            <w:shd w:val="clear" w:color="auto" w:fill="FFFFFF"/>
          </w:rPr>
          <w:delInstrText>的未来学习具有重要意义。通过多种实证设计，我们估计</w:delInstrText>
        </w:r>
        <w:r w:rsidR="00613CD6" w:rsidRPr="00015210" w:rsidDel="00B369E9">
          <w:rPr>
            <w:shd w:val="clear" w:color="auto" w:fill="FFFFFF"/>
          </w:rPr>
          <w:delInstrText xml:space="preserve"> ChatGPT </w:delInstrText>
        </w:r>
        <w:r w:rsidR="00613CD6" w:rsidRPr="00015210" w:rsidDel="00B369E9">
          <w:rPr>
            <w:shd w:val="clear" w:color="auto" w:fill="FFFFFF"/>
          </w:rPr>
          <w:delInstrText>的推出导致</w:delInstrText>
        </w:r>
        <w:r w:rsidR="00613CD6" w:rsidRPr="00015210" w:rsidDel="00B369E9">
          <w:rPr>
            <w:shd w:val="clear" w:color="auto" w:fill="FFFFFF"/>
          </w:rPr>
          <w:delInstrText xml:space="preserve"> Stack Overflow </w:delInstrText>
        </w:r>
        <w:r w:rsidR="00613CD6" w:rsidRPr="00015210" w:rsidDel="00B369E9">
          <w:rPr>
            <w:shd w:val="clear" w:color="auto" w:fill="FFFFFF"/>
          </w:rPr>
          <w:delInstrText>上发布的问题数量平均减少了</w:delInstrText>
        </w:r>
        <w:r w:rsidR="00613CD6" w:rsidRPr="00015210" w:rsidDel="00B369E9">
          <w:rPr>
            <w:shd w:val="clear" w:color="auto" w:fill="FFFFFF"/>
          </w:rPr>
          <w:delInstrText xml:space="preserve"> 14.09%</w:delInstrText>
        </w:r>
        <w:r w:rsidR="00613CD6" w:rsidRPr="00015210" w:rsidDel="00B369E9">
          <w:rPr>
            <w:shd w:val="clear" w:color="auto" w:fill="FFFFFF"/>
          </w:rPr>
          <w:delInstrText>，这种影响随着时间的推移而加剧，到</w:delInstrText>
        </w:r>
        <w:r w:rsidR="00613CD6" w:rsidRPr="00015210" w:rsidDel="00B369E9">
          <w:rPr>
            <w:shd w:val="clear" w:color="auto" w:fill="FFFFFF"/>
          </w:rPr>
          <w:delInstrText xml:space="preserve"> 2023 </w:delInstrText>
        </w:r>
        <w:r w:rsidR="00613CD6" w:rsidRPr="00015210" w:rsidDel="00B369E9">
          <w:rPr>
            <w:shd w:val="clear" w:color="auto" w:fill="FFFFFF"/>
          </w:rPr>
          <w:delInstrText>年</w:delInstrText>
        </w:r>
        <w:r w:rsidR="00613CD6" w:rsidRPr="00015210" w:rsidDel="00B369E9">
          <w:rPr>
            <w:shd w:val="clear" w:color="auto" w:fill="FFFFFF"/>
          </w:rPr>
          <w:delInstrText xml:space="preserve"> 5 </w:delInstrText>
        </w:r>
        <w:r w:rsidR="00613CD6" w:rsidRPr="00015210" w:rsidDel="00B369E9">
          <w:rPr>
            <w:shd w:val="clear" w:color="auto" w:fill="FFFFFF"/>
          </w:rPr>
          <w:delInstrText>月达到</w:delInstrText>
        </w:r>
        <w:r w:rsidR="00613CD6" w:rsidRPr="00015210" w:rsidDel="00B369E9">
          <w:rPr>
            <w:shd w:val="clear" w:color="auto" w:fill="FFFFFF"/>
          </w:rPr>
          <w:delInstrText xml:space="preserve"> 27.88% </w:delInstrText>
        </w:r>
        <w:r w:rsidR="00613CD6" w:rsidRPr="00015210" w:rsidDel="00B369E9">
          <w:rPr>
            <w:shd w:val="clear" w:color="auto" w:fill="FFFFFF"/>
          </w:rPr>
          <w:delInstrText>的减少。有趣的是，这种数量的减少伴随着剩余问题平均质量的显著提高。进一步分析表明，这些数量和质量的变化可以用两种机制来解释</w:delInstrText>
        </w:r>
        <w:r w:rsidR="00613CD6" w:rsidRPr="00015210" w:rsidDel="00B369E9">
          <w:rPr>
            <w:shd w:val="clear" w:color="auto" w:fill="FFFFFF"/>
          </w:rPr>
          <w:delInstrText xml:space="preserve">:(1) ChatGPT </w:delInstrText>
        </w:r>
        <w:r w:rsidR="00613CD6" w:rsidRPr="00015210" w:rsidDel="00B369E9">
          <w:rPr>
            <w:shd w:val="clear" w:color="auto" w:fill="FFFFFF"/>
          </w:rPr>
          <w:delInstrText>的不均衡替代，其中更简单、中等到低质量的问题更容易消失</w:delInstrText>
        </w:r>
        <w:r w:rsidR="00613CD6" w:rsidRPr="00015210" w:rsidDel="00B369E9">
          <w:rPr>
            <w:shd w:val="clear" w:color="auto" w:fill="FFFFFF"/>
          </w:rPr>
          <w:delInstrText xml:space="preserve">;(2) </w:delInstrText>
        </w:r>
        <w:r w:rsidR="00613CD6" w:rsidRPr="00015210" w:rsidDel="00B369E9">
          <w:rPr>
            <w:shd w:val="clear" w:color="auto" w:fill="FFFFFF"/>
          </w:rPr>
          <w:delInstrText>在考虑数量减少后直接提高质量，表明</w:delInstrText>
        </w:r>
        <w:r w:rsidR="00613CD6" w:rsidRPr="00015210" w:rsidDel="00B369E9">
          <w:rPr>
            <w:shd w:val="clear" w:color="auto" w:fill="FFFFFF"/>
          </w:rPr>
          <w:delInstrText xml:space="preserve"> ChatGPT </w:delInstrText>
        </w:r>
        <w:r w:rsidR="00613CD6" w:rsidRPr="00015210" w:rsidDel="00B369E9">
          <w:rPr>
            <w:shd w:val="clear" w:color="auto" w:fill="FFFFFF"/>
          </w:rPr>
          <w:delInstrText>帮助提供的时间和搜索成本节约对问题质量的改善具有积极外溢效应。进一步的异质性分析显示，这对缺乏经验的用户的问题数量和质量都有更强的影响</w:delInstrText>
        </w:r>
        <w:r w:rsidR="00613CD6" w:rsidRPr="00015210" w:rsidDel="00B369E9">
          <w:rPr>
            <w:shd w:val="clear" w:color="auto" w:fill="FFFFFF"/>
          </w:rPr>
          <w:delInstrText>;</w:delInstrText>
        </w:r>
        <w:r w:rsidR="00613CD6" w:rsidRPr="00015210" w:rsidDel="00B369E9">
          <w:rPr>
            <w:shd w:val="clear" w:color="auto" w:fill="FFFFFF"/>
          </w:rPr>
          <w:delInstrText>用户保留率和新用户获取率都显著下降</w:delInstrText>
        </w:r>
        <w:r w:rsidR="00613CD6" w:rsidRPr="00015210" w:rsidDel="00B369E9">
          <w:rPr>
            <w:shd w:val="clear" w:color="auto" w:fill="FFFFFF"/>
          </w:rPr>
          <w:delInstrText>;</w:delInstrText>
        </w:r>
        <w:r w:rsidR="00613CD6" w:rsidRPr="00015210" w:rsidDel="00B369E9">
          <w:rPr>
            <w:shd w:val="clear" w:color="auto" w:fill="FFFFFF"/>
          </w:rPr>
          <w:del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w:delInstrText>
        </w:r>
        <w:r w:rsidR="00613CD6" w:rsidRPr="00015210" w:rsidDel="00B369E9">
          <w:rPr>
            <w:shd w:val="clear" w:color="auto" w:fill="FFFFFF"/>
          </w:rPr>
          <w:delInstrText>·</w:delInstrText>
        </w:r>
        <w:r w:rsidR="00613CD6" w:rsidRPr="00015210" w:rsidDel="00B369E9">
          <w:rPr>
            <w:shd w:val="clear" w:color="auto" w:fill="FFFFFF"/>
          </w:rPr>
          <w:delInstrText>冯</w:delInstrText>
        </w:r>
        <w:r w:rsidR="00613CD6" w:rsidRPr="00015210" w:rsidDel="00B369E9">
          <w:rPr>
            <w:shd w:val="clear" w:color="auto" w:fill="FFFFFF"/>
          </w:rPr>
          <w:delInstrText>;</w:delInstrText>
        </w:r>
        <w:r w:rsidR="00613CD6" w:rsidRPr="00015210" w:rsidDel="00B369E9">
          <w:rPr>
            <w:shd w:val="clear" w:color="auto" w:fill="FFFFFF"/>
          </w:rPr>
          <w:delInstrText>助理编辑陈建清。资金：薛建清获得上海金融经济大学中央大学基础研究基金的支持。王立军获得中国国家自然科学基金会的支持</w:delInstrText>
        </w:r>
        <w:r w:rsidR="00613CD6" w:rsidRPr="00015210" w:rsidDel="00B369E9">
          <w:rPr>
            <w:shd w:val="clear" w:color="auto" w:fill="FFFFFF"/>
          </w:rPr>
          <w:delInstrText xml:space="preserve"> [</w:delInstrText>
        </w:r>
        <w:r w:rsidR="00613CD6" w:rsidRPr="00015210" w:rsidDel="00B369E9">
          <w:rPr>
            <w:shd w:val="clear" w:color="auto" w:fill="FFFFFF"/>
          </w:rPr>
          <w:delInstrText>资助金额</w:delInstrText>
        </w:r>
        <w:r w:rsidR="00613CD6" w:rsidRPr="00015210" w:rsidDel="00B369E9">
          <w:rPr>
            <w:shd w:val="clear" w:color="auto" w:fill="FFFFFF"/>
          </w:rPr>
          <w:delInstrText xml:space="preserve"> 72301259]</w:delInstrText>
        </w:r>
        <w:r w:rsidR="00613CD6" w:rsidRPr="00015210" w:rsidDel="00B369E9">
          <w:rPr>
            <w:shd w:val="clear" w:color="auto" w:fill="FFFFFF"/>
          </w:rPr>
          <w:delInstrText>。李建清获得中国国家自然科学基础的支持</w:delInstrText>
        </w:r>
        <w:r w:rsidR="00613CD6" w:rsidRPr="00015210" w:rsidDel="00B369E9">
          <w:rPr>
            <w:shd w:val="clear" w:color="auto" w:fill="FFFFFF"/>
          </w:rPr>
          <w:delInstrText xml:space="preserve"> [</w:delInstrText>
        </w:r>
        <w:r w:rsidR="00613CD6" w:rsidRPr="00015210" w:rsidDel="00B369E9">
          <w:rPr>
            <w:shd w:val="clear" w:color="auto" w:fill="FFFFFF"/>
          </w:rPr>
          <w:delInstrText>资助金额</w:delInstrText>
        </w:r>
        <w:r w:rsidR="00613CD6" w:rsidRPr="00015210" w:rsidDel="00B369E9">
          <w:rPr>
            <w:shd w:val="clear" w:color="auto" w:fill="FFFFFF"/>
          </w:rPr>
          <w:delInstrText xml:space="preserve"> 72188101 </w:delInstrText>
        </w:r>
        <w:r w:rsidR="00613CD6" w:rsidRPr="00015210" w:rsidDel="00B369E9">
          <w:rPr>
            <w:shd w:val="clear" w:color="auto" w:fill="FFFFFF"/>
          </w:rPr>
          <w:delInstrText>和</w:delInstrText>
        </w:r>
        <w:r w:rsidR="00613CD6" w:rsidRPr="00015210" w:rsidDel="00B369E9">
          <w:rPr>
            <w:shd w:val="clear" w:color="auto" w:fill="FFFFFF"/>
          </w:rPr>
          <w:delInstrText xml:space="preserve"> 72595864]</w:delInstrText>
        </w:r>
        <w:r w:rsidR="00613CD6" w:rsidRPr="00015210" w:rsidDel="00B369E9">
          <w:rPr>
            <w:shd w:val="clear" w:color="auto" w:fill="FFFFFF"/>
          </w:rPr>
          <w:delInstrText>。补充资料：在线附录可访问</w:delInstrText>
        </w:r>
        <w:r w:rsidR="00613CD6" w:rsidRPr="00015210" w:rsidDel="00B369E9">
          <w:rPr>
            <w:shd w:val="clear" w:color="auto" w:fill="FFFFFF"/>
          </w:rPr>
          <w:delInstrText xml:space="preserve"> https://doi.org/10.1287/isre.2023.0561</w:delInstrText>
        </w:r>
        <w:r w:rsidR="00613CD6" w:rsidRPr="00015210" w:rsidDel="00B369E9">
          <w:rPr>
            <w:shd w:val="clear" w:color="auto" w:fill="FFFFFF"/>
          </w:rPr>
          <w:delInstrText>。</w:delInstrText>
        </w:r>
        <w:r w:rsidR="00613CD6" w:rsidRPr="00015210" w:rsidDel="00B369E9">
          <w:rPr>
            <w:shd w:val="clear" w:color="auto" w:fill="FFFFFF"/>
          </w:rPr>
          <w:delInstrText>","call-number":"1","container-title":"Information Systems Research","DOI":"10.1287/isre.2023.0561","ISSN":"1047-7047","language":"en","note":"</w:delInstrText>
        </w:r>
        <w:r w:rsidR="00613CD6" w:rsidRPr="00015210" w:rsidDel="00B369E9">
          <w:rPr>
            <w:rFonts w:ascii="Apple Color Emoji" w:hAnsi="Apple Color Emoji" w:cs="Apple Color Emoji"/>
            <w:shd w:val="clear" w:color="auto" w:fill="FFFFFF"/>
          </w:rPr>
          <w:delInstrText>🏷️</w:delInstrText>
        </w:r>
        <w:r w:rsidR="00613CD6" w:rsidRPr="00015210" w:rsidDel="00B369E9">
          <w:rPr>
            <w:shd w:val="clear" w:color="auto" w:fill="FFFFFF"/>
          </w:rPr>
          <w:delInstrText xml:space="preserve"> /unread</w:delInstrText>
        </w:r>
        <w:r w:rsidR="00613CD6" w:rsidRPr="00015210" w:rsidDel="00B369E9">
          <w:rPr>
            <w:shd w:val="clear" w:color="auto" w:fill="FFFFFF"/>
          </w:rPr>
          <w:delInstrText>、</w:delInstrText>
        </w:r>
        <w:r w:rsidR="00613CD6" w:rsidRPr="00015210" w:rsidDel="00B369E9">
          <w:rPr>
            <w:shd w:val="clear" w:color="auto" w:fill="FFFFFF"/>
          </w:rPr>
          <w:delInstrText>generative AI</w:delInstrText>
        </w:r>
        <w:r w:rsidR="00613CD6" w:rsidRPr="00015210" w:rsidDel="00B369E9">
          <w:rPr>
            <w:shd w:val="clear" w:color="auto" w:fill="FFFFFF"/>
          </w:rPr>
          <w:delInstrText>、</w:delInstrText>
        </w:r>
        <w:r w:rsidR="00613CD6" w:rsidRPr="00015210" w:rsidDel="00B369E9">
          <w:rPr>
            <w:shd w:val="clear" w:color="auto" w:fill="FFFFFF"/>
          </w:rPr>
          <w:delInstrText>large language models</w:delInstrText>
        </w:r>
        <w:r w:rsidR="00613CD6" w:rsidRPr="00015210" w:rsidDel="00B369E9">
          <w:rPr>
            <w:shd w:val="clear" w:color="auto" w:fill="FFFFFF"/>
          </w:rPr>
          <w:delInstrText>、</w:delInstrText>
        </w:r>
        <w:r w:rsidR="00613CD6" w:rsidRPr="00015210" w:rsidDel="00B369E9">
          <w:rPr>
            <w:shd w:val="clear" w:color="auto" w:fill="FFFFFF"/>
          </w:rPr>
          <w:delInstrText>ChatGPT</w:delInstrText>
        </w:r>
        <w:r w:rsidR="00613CD6" w:rsidRPr="00015210" w:rsidDel="00B369E9">
          <w:rPr>
            <w:shd w:val="clear" w:color="auto" w:fill="FFFFFF"/>
          </w:rPr>
          <w:delInstrText>、</w:delInstrText>
        </w:r>
        <w:r w:rsidR="00613CD6" w:rsidRPr="00015210" w:rsidDel="00B369E9">
          <w:rPr>
            <w:shd w:val="clear" w:color="auto" w:fill="FFFFFF"/>
          </w:rPr>
          <w:delInstrText>Q&amp;A platform</w:delInstrText>
        </w:r>
        <w:r w:rsidR="00613CD6" w:rsidRPr="00015210" w:rsidDel="00B369E9">
          <w:rPr>
            <w:shd w:val="clear" w:color="auto" w:fill="FFFFFF"/>
          </w:rPr>
          <w:delInstrText>、</w:delInstrText>
        </w:r>
        <w:r w:rsidR="00613CD6" w:rsidRPr="00015210" w:rsidDel="00B369E9">
          <w:rPr>
            <w:shd w:val="clear" w:color="auto" w:fill="FFFFFF"/>
          </w:rPr>
          <w:del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delInstrText>
        </w:r>
        <w:r w:rsidR="00613CD6" w:rsidRPr="00015210" w:rsidDel="00B369E9">
          <w:rPr>
            <w:shd w:val="clear" w:color="auto" w:fill="FFFFFF"/>
          </w:rPr>
          <w:fldChar w:fldCharType="separate"/>
        </w:r>
        <w:r w:rsidR="00546B58" w:rsidRPr="00015210" w:rsidDel="00B369E9">
          <w:delText>(Quinn &amp; Gutt 2025; Sanatizadeh et al. 2025; Xue et al. 2026)</w:delText>
        </w:r>
        <w:r w:rsidR="00613CD6" w:rsidRPr="00015210" w:rsidDel="00B369E9">
          <w:rPr>
            <w:shd w:val="clear" w:color="auto" w:fill="FFFFFF"/>
          </w:rPr>
          <w:fldChar w:fldCharType="end"/>
        </w:r>
        <w:r w:rsidR="00613CD6" w:rsidRPr="00015210" w:rsidDel="00B369E9">
          <w:delText>.</w:delText>
        </w:r>
        <w:r w:rsidRPr="00015210" w:rsidDel="00B369E9">
          <w:delText xml:space="preserve"> In this stream AI is a rival</w:delText>
        </w:r>
      </w:del>
      <w:ins w:id="670" w:author="Xin Li" w:date="2026-08-22T07:37:00Z" w16du:dateUtc="2026-08-21T23:37:00Z">
        <w:del w:id="671" w:author="Prof. LIU Ben" w:date="2026-08-24T22:38:00Z" w16du:dateUtc="2026-08-24T14:38:00Z">
          <w:r w:rsidR="004E55FA" w:rsidDel="00B369E9">
            <w:delText>competitor</w:delText>
          </w:r>
        </w:del>
      </w:ins>
      <w:del w:id="672" w:author="Prof. LIU Ben" w:date="2026-08-24T22:38:00Z" w16du:dateUtc="2026-08-24T14:38:00Z">
        <w:r w:rsidRPr="00015210" w:rsidDel="00B369E9">
          <w:delText xml:space="preserve"> to the </w:delText>
        </w:r>
        <w:r w:rsidRPr="00015210" w:rsidDel="00B369E9">
          <w:rPr>
            <w:i/>
            <w:iCs/>
          </w:rPr>
          <w:delText>platform</w:delText>
        </w:r>
        <w:r w:rsidRPr="00015210" w:rsidDel="00B369E9">
          <w:delText>: it competes for the question itself and does not appear inside the community.</w:delText>
        </w:r>
      </w:del>
    </w:p>
    <w:p w14:paraId="2391F57D" w14:textId="0B495D2A" w:rsidR="000E4EEB" w:rsidRPr="00015210" w:rsidDel="00B369E9" w:rsidRDefault="000E4EEB" w:rsidP="000E4EEB">
      <w:pPr>
        <w:pStyle w:val="Paragraph0"/>
        <w:rPr>
          <w:del w:id="673" w:author="Prof. LIU Ben" w:date="2026-08-24T22:39:00Z" w16du:dateUtc="2026-08-24T14:39:00Z"/>
        </w:rPr>
      </w:pPr>
      <w:del w:id="674" w:author="Prof. LIU Ben" w:date="2026-08-24T22:39:00Z" w16du:dateUtc="2026-08-24T14:39:00Z">
        <w:r w:rsidRPr="00015210" w:rsidDel="00B369E9">
          <w:delText xml:space="preserve">This stream establishes an important empirical baseline, and </w:delText>
        </w:r>
        <w:r w:rsidR="00613CD6" w:rsidRPr="00015210" w:rsidDel="00B369E9">
          <w:fldChar w:fldCharType="begin"/>
        </w:r>
        <w:r w:rsidR="00546B58" w:rsidRPr="00015210" w:rsidDel="00B369E9">
          <w:delInstrText xml:space="preserve"> ADDIN ZOTERO_ITEM CSL_CITATION {"citationID":"l4nr54S4","properties":{"unsorted":false,"formattedCitation":"(Xue et al. 2026)","plainCitation":"(Xue et al. 2026)","dontUpdate":true,"noteIndex":0},"citationItems":[{"id":147281,"uris":["http://zotero.org/users/8905122/items/FZ8X6AI3"],"itemData":{"id":147281,"type":"article-journal","abstract":"Large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delInstrText>
        </w:r>
        <w:r w:rsidR="00546B58" w:rsidRPr="00015210" w:rsidDel="00B369E9">
          <w:delInstrText>【摘要翻译】大语言模型</w:delInstrText>
        </w:r>
        <w:r w:rsidR="00546B58" w:rsidRPr="00015210" w:rsidDel="00B369E9">
          <w:delInstrText xml:space="preserve"> (LLMs)(</w:delInstrText>
        </w:r>
        <w:r w:rsidR="00546B58" w:rsidRPr="00015210" w:rsidDel="00B369E9">
          <w:delInstrText>如</w:delInstrText>
        </w:r>
        <w:r w:rsidR="00546B58" w:rsidRPr="00015210" w:rsidDel="00B369E9">
          <w:delInstrText xml:space="preserve"> ChatGPT) </w:delInstrText>
        </w:r>
        <w:r w:rsidR="00546B58" w:rsidRPr="00015210" w:rsidDel="00B369E9">
          <w:delInstrText>预计将显著重塑学习、技能获取和知识创造。它们对用户生成的知识共享问答</w:delInstrText>
        </w:r>
        <w:r w:rsidR="00546B58" w:rsidRPr="00015210" w:rsidDel="00B369E9">
          <w:delInstrText xml:space="preserve"> (Q&amp;A) </w:delInstrText>
        </w:r>
        <w:r w:rsidR="00546B58" w:rsidRPr="00015210" w:rsidDel="00B369E9">
          <w:delInstrText>平台的影响对</w:delInstrText>
        </w:r>
        <w:r w:rsidR="00546B58" w:rsidRPr="00015210" w:rsidDel="00B369E9">
          <w:delInstrText xml:space="preserve"> Q&amp;A </w:delInstrText>
        </w:r>
        <w:r w:rsidR="00546B58" w:rsidRPr="00015210" w:rsidDel="00B369E9">
          <w:delInstrText>平台和</w:delInstrText>
        </w:r>
        <w:r w:rsidR="00546B58" w:rsidRPr="00015210" w:rsidDel="00B369E9">
          <w:delInstrText xml:space="preserve"> LLMs </w:delInstrText>
        </w:r>
        <w:r w:rsidR="00546B58" w:rsidRPr="00015210" w:rsidDel="00B369E9">
          <w:delInstrText>的比较价值和未来协同演化以及</w:delInstrText>
        </w:r>
        <w:r w:rsidR="00546B58" w:rsidRPr="00015210" w:rsidDel="00B369E9">
          <w:delInstrText xml:space="preserve"> LLMs </w:delInstrText>
        </w:r>
        <w:r w:rsidR="00546B58" w:rsidRPr="00015210" w:rsidDel="00B369E9">
          <w:delInstrText>的未来学习具有重要意义。通过多种实证设计，我们估计</w:delInstrText>
        </w:r>
        <w:r w:rsidR="00546B58" w:rsidRPr="00015210" w:rsidDel="00B369E9">
          <w:delInstrText xml:space="preserve"> ChatGPT </w:delInstrText>
        </w:r>
        <w:r w:rsidR="00546B58" w:rsidRPr="00015210" w:rsidDel="00B369E9">
          <w:delInstrText>的推出导致</w:delInstrText>
        </w:r>
        <w:r w:rsidR="00546B58" w:rsidRPr="00015210" w:rsidDel="00B369E9">
          <w:delInstrText xml:space="preserve"> Stack Overflow </w:delInstrText>
        </w:r>
        <w:r w:rsidR="00546B58" w:rsidRPr="00015210" w:rsidDel="00B369E9">
          <w:delInstrText>上发布的问题数量平均减少了</w:delInstrText>
        </w:r>
        <w:r w:rsidR="00546B58" w:rsidRPr="00015210" w:rsidDel="00B369E9">
          <w:delInstrText xml:space="preserve"> 14.09%</w:delInstrText>
        </w:r>
        <w:r w:rsidR="00546B58" w:rsidRPr="00015210" w:rsidDel="00B369E9">
          <w:delInstrText>，这种影响随着时间的推移而加剧，到</w:delInstrText>
        </w:r>
        <w:r w:rsidR="00546B58" w:rsidRPr="00015210" w:rsidDel="00B369E9">
          <w:delInstrText xml:space="preserve"> 2023 </w:delInstrText>
        </w:r>
        <w:r w:rsidR="00546B58" w:rsidRPr="00015210" w:rsidDel="00B369E9">
          <w:delInstrText>年</w:delInstrText>
        </w:r>
        <w:r w:rsidR="00546B58" w:rsidRPr="00015210" w:rsidDel="00B369E9">
          <w:delInstrText xml:space="preserve"> 5 </w:delInstrText>
        </w:r>
        <w:r w:rsidR="00546B58" w:rsidRPr="00015210" w:rsidDel="00B369E9">
          <w:delInstrText>月达到</w:delInstrText>
        </w:r>
        <w:r w:rsidR="00546B58" w:rsidRPr="00015210" w:rsidDel="00B369E9">
          <w:delInstrText xml:space="preserve"> 27.88% </w:delInstrText>
        </w:r>
        <w:r w:rsidR="00546B58" w:rsidRPr="00015210" w:rsidDel="00B369E9">
          <w:delInstrText>的减少。有趣的是，这种数量的减少伴随着剩余问题平均质量的显著提高。进一步分析表明，这些数量和质量的变化可以用两种机制来解释</w:delInstrText>
        </w:r>
        <w:r w:rsidR="00546B58" w:rsidRPr="00015210" w:rsidDel="00B369E9">
          <w:delInstrText xml:space="preserve">:(1) ChatGPT </w:delInstrText>
        </w:r>
        <w:r w:rsidR="00546B58" w:rsidRPr="00015210" w:rsidDel="00B369E9">
          <w:delInstrText>的不均衡替代，其中更简单、中等到低质量的问题更容易消失</w:delInstrText>
        </w:r>
        <w:r w:rsidR="00546B58" w:rsidRPr="00015210" w:rsidDel="00B369E9">
          <w:delInstrText xml:space="preserve">;(2) </w:delInstrText>
        </w:r>
        <w:r w:rsidR="00546B58" w:rsidRPr="00015210" w:rsidDel="00B369E9">
          <w:delInstrText>在考虑数量减少后直接提高质量，表明</w:delInstrText>
        </w:r>
        <w:r w:rsidR="00546B58" w:rsidRPr="00015210" w:rsidDel="00B369E9">
          <w:delInstrText xml:space="preserve"> ChatGPT </w:delInstrText>
        </w:r>
        <w:r w:rsidR="00546B58" w:rsidRPr="00015210" w:rsidDel="00B369E9">
          <w:delInstrText>帮助提供的时间和搜索成本节约对问题质量的改善具有积极外溢效应。进一步的异质性分析显示，这对缺乏经验的用户的问题数量和质量都有更强的影响</w:delInstrText>
        </w:r>
        <w:r w:rsidR="00546B58" w:rsidRPr="00015210" w:rsidDel="00B369E9">
          <w:delInstrText>;</w:delInstrText>
        </w:r>
        <w:r w:rsidR="00546B58" w:rsidRPr="00015210" w:rsidDel="00B369E9">
          <w:delInstrText>用户保留率和新用户获取率都显著下降</w:delInstrText>
        </w:r>
        <w:r w:rsidR="00546B58" w:rsidRPr="00015210" w:rsidDel="00B369E9">
          <w:delInstrText>;</w:delInstrText>
        </w:r>
        <w:r w:rsidR="00546B58" w:rsidRPr="00015210" w:rsidDel="00B369E9">
          <w:del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w:delInstrText>
        </w:r>
        <w:r w:rsidR="00546B58" w:rsidRPr="00015210" w:rsidDel="00B369E9">
          <w:delInstrText>·</w:delInstrText>
        </w:r>
        <w:r w:rsidR="00546B58" w:rsidRPr="00015210" w:rsidDel="00B369E9">
          <w:delInstrText>冯</w:delInstrText>
        </w:r>
        <w:r w:rsidR="00546B58" w:rsidRPr="00015210" w:rsidDel="00B369E9">
          <w:delInstrText>;</w:delInstrText>
        </w:r>
        <w:r w:rsidR="00546B58" w:rsidRPr="00015210" w:rsidDel="00B369E9">
          <w:delInstrText>助理编辑陈建清。资金：薛建清获得上海金融经济大学中央大学基础研究基金的支持。王立军获得中国国家自然科学基金会的支持</w:delInstrText>
        </w:r>
        <w:r w:rsidR="00546B58" w:rsidRPr="00015210" w:rsidDel="00B369E9">
          <w:delInstrText xml:space="preserve"> [</w:delInstrText>
        </w:r>
        <w:r w:rsidR="00546B58" w:rsidRPr="00015210" w:rsidDel="00B369E9">
          <w:delInstrText>资助金额</w:delInstrText>
        </w:r>
        <w:r w:rsidR="00546B58" w:rsidRPr="00015210" w:rsidDel="00B369E9">
          <w:delInstrText xml:space="preserve"> 72301259]</w:delInstrText>
        </w:r>
        <w:r w:rsidR="00546B58" w:rsidRPr="00015210" w:rsidDel="00B369E9">
          <w:delInstrText>。李建清获得中国国家自然科学基础的支持</w:delInstrText>
        </w:r>
        <w:r w:rsidR="00546B58" w:rsidRPr="00015210" w:rsidDel="00B369E9">
          <w:delInstrText xml:space="preserve"> [</w:delInstrText>
        </w:r>
        <w:r w:rsidR="00546B58" w:rsidRPr="00015210" w:rsidDel="00B369E9">
          <w:delInstrText>资助金额</w:delInstrText>
        </w:r>
        <w:r w:rsidR="00546B58" w:rsidRPr="00015210" w:rsidDel="00B369E9">
          <w:delInstrText xml:space="preserve"> 72188101 </w:delInstrText>
        </w:r>
        <w:r w:rsidR="00546B58" w:rsidRPr="00015210" w:rsidDel="00B369E9">
          <w:delInstrText>和</w:delInstrText>
        </w:r>
        <w:r w:rsidR="00546B58" w:rsidRPr="00015210" w:rsidDel="00B369E9">
          <w:delInstrText xml:space="preserve"> 72595864]</w:delInstrText>
        </w:r>
        <w:r w:rsidR="00546B58" w:rsidRPr="00015210" w:rsidDel="00B369E9">
          <w:delInstrText>。补充资料：在线附录可访问</w:delInstrText>
        </w:r>
        <w:r w:rsidR="00546B58" w:rsidRPr="00015210" w:rsidDel="00B369E9">
          <w:delInstrText xml:space="preserve"> https://doi.org/10.1287/isre.2023.0561</w:delInstrText>
        </w:r>
        <w:r w:rsidR="00546B58" w:rsidRPr="00015210" w:rsidDel="00B369E9">
          <w:delInstrText>。</w:delInstrText>
        </w:r>
        <w:r w:rsidR="00546B58" w:rsidRPr="00015210" w:rsidDel="00B369E9">
          <w:delInstrText>","call-number":"1","container-title":"Information Systems Research","DOI":"10.1287/isre.2023.0561","ISSN":"1047-7047","language":"en","note":"</w:delInstrText>
        </w:r>
        <w:r w:rsidR="00546B58" w:rsidRPr="00015210" w:rsidDel="00B369E9">
          <w:rPr>
            <w:rFonts w:ascii="Apple Color Emoji" w:hAnsi="Apple Color Emoji" w:cs="Apple Color Emoji"/>
          </w:rPr>
          <w:delInstrText>🏷️</w:delInstrText>
        </w:r>
        <w:r w:rsidR="00546B58" w:rsidRPr="00015210" w:rsidDel="00B369E9">
          <w:delInstrText xml:space="preserve"> /unread</w:delInstrText>
        </w:r>
        <w:r w:rsidR="00546B58" w:rsidRPr="00015210" w:rsidDel="00B369E9">
          <w:delInstrText>、</w:delInstrText>
        </w:r>
        <w:r w:rsidR="00546B58" w:rsidRPr="00015210" w:rsidDel="00B369E9">
          <w:delInstrText>generative AI</w:delInstrText>
        </w:r>
        <w:r w:rsidR="00546B58" w:rsidRPr="00015210" w:rsidDel="00B369E9">
          <w:delInstrText>、</w:delInstrText>
        </w:r>
        <w:r w:rsidR="00546B58" w:rsidRPr="00015210" w:rsidDel="00B369E9">
          <w:delInstrText>large language models</w:delInstrText>
        </w:r>
        <w:r w:rsidR="00546B58" w:rsidRPr="00015210" w:rsidDel="00B369E9">
          <w:delInstrText>、</w:delInstrText>
        </w:r>
        <w:r w:rsidR="00546B58" w:rsidRPr="00015210" w:rsidDel="00B369E9">
          <w:delInstrText>ChatGPT</w:delInstrText>
        </w:r>
        <w:r w:rsidR="00546B58" w:rsidRPr="00015210" w:rsidDel="00B369E9">
          <w:delInstrText>、</w:delInstrText>
        </w:r>
        <w:r w:rsidR="00546B58" w:rsidRPr="00015210" w:rsidDel="00B369E9">
          <w:delInstrText>Q&amp;A platform</w:delInstrText>
        </w:r>
        <w:r w:rsidR="00546B58" w:rsidRPr="00015210" w:rsidDel="00B369E9">
          <w:delInstrText>、</w:delInstrText>
        </w:r>
        <w:r w:rsidR="00546B58" w:rsidRPr="00015210" w:rsidDel="00B369E9">
          <w:del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delInstrText>
        </w:r>
        <w:r w:rsidR="00613CD6" w:rsidRPr="00015210" w:rsidDel="00B369E9">
          <w:fldChar w:fldCharType="separate"/>
        </w:r>
        <w:r w:rsidR="00613CD6" w:rsidRPr="00015210" w:rsidDel="00B369E9">
          <w:delText>Xue et al. (2026)</w:delText>
        </w:r>
        <w:r w:rsidR="00613CD6" w:rsidRPr="00015210" w:rsidDel="00B369E9">
          <w:fldChar w:fldCharType="end"/>
        </w:r>
        <w:r w:rsidRPr="00015210" w:rsidDel="00B369E9">
          <w:delText xml:space="preserve"> show that the decline is sustained rather than transitory. By construction, however, it speaks to whether questions arrive, not to how answerers behave once a question has arrived. It also describes an environment that platforms cannot control, since users cannot be prevented from consulting external tools. The managerially tractable question, that is, what a platform should do about the questions that do arrive, lies outside its scope.</w:delText>
        </w:r>
      </w:del>
    </w:p>
    <w:p w14:paraId="614AAA6D" w14:textId="65D05055" w:rsidR="000E4EEB" w:rsidRPr="00015210" w:rsidRDefault="001471CF" w:rsidP="000E4EEB">
      <w:pPr>
        <w:pStyle w:val="Heading3"/>
        <w:rPr>
          <w:rFonts w:eastAsiaTheme="minorEastAsia" w:cs="Times New Roman"/>
        </w:rPr>
      </w:pPr>
      <w:ins w:id="675" w:author="Xin Li" w:date="2026-08-20T23:42:00Z" w16du:dateUtc="2026-08-20T15:42:00Z">
        <w:r>
          <w:t xml:space="preserve">External </w:t>
        </w:r>
      </w:ins>
      <w:ins w:id="676" w:author="Prof. LIU Ben" w:date="2026-08-24T22:40:00Z" w16du:dateUtc="2026-08-24T14:40:00Z">
        <w:r w:rsidR="00B369E9">
          <w:rPr>
            <w:rFonts w:hint="eastAsia"/>
            <w:lang w:eastAsia="zh-CN"/>
          </w:rPr>
          <w:t>Gen</w:t>
        </w:r>
      </w:ins>
      <w:r w:rsidR="000E4EEB" w:rsidRPr="00015210">
        <w:t>AI as the Answerer</w:t>
      </w:r>
      <w:r w:rsidR="00534D0B" w:rsidRPr="00015210">
        <w:t>’</w:t>
      </w:r>
      <w:r w:rsidR="000E4EEB" w:rsidRPr="00015210">
        <w:t>s Instrument</w:t>
      </w:r>
    </w:p>
    <w:p w14:paraId="0878F8DC" w14:textId="64E4396F" w:rsidR="000E4EEB" w:rsidRPr="00015210" w:rsidDel="00B369E9" w:rsidRDefault="000E4EEB" w:rsidP="000E4EEB">
      <w:pPr>
        <w:pStyle w:val="Paragraph0"/>
        <w:rPr>
          <w:del w:id="677" w:author="Prof. LIU Ben" w:date="2026-08-24T22:42:00Z" w16du:dateUtc="2026-08-24T14:42:00Z"/>
        </w:rPr>
      </w:pPr>
      <w:r w:rsidRPr="00015210">
        <w:t xml:space="preserve">A second stream </w:t>
      </w:r>
      <w:ins w:id="678" w:author="Prof. LIU Ben" w:date="2026-08-24T22:40:00Z" w16du:dateUtc="2026-08-24T14:40:00Z">
        <w:r w:rsidR="00B369E9">
          <w:rPr>
            <w:rFonts w:hint="eastAsia"/>
          </w:rPr>
          <w:t>examines</w:t>
        </w:r>
      </w:ins>
      <w:del w:id="679" w:author="Prof. LIU Ben" w:date="2026-08-24T22:40:00Z" w16du:dateUtc="2026-08-24T14:40:00Z">
        <w:r w:rsidRPr="00015210" w:rsidDel="00B369E9">
          <w:delText>studies</w:delText>
        </w:r>
      </w:del>
      <w:r w:rsidRPr="00015210">
        <w:t xml:space="preserve"> AI as an </w:t>
      </w:r>
      <w:r w:rsidRPr="00015210">
        <w:rPr>
          <w:i/>
          <w:iCs/>
        </w:rPr>
        <w:t>input</w:t>
      </w:r>
      <w:r w:rsidRPr="00015210">
        <w:t xml:space="preserve"> to human answers. Here AI lowers the cost of drafting a response, and the human retains authorship. The relationship is collaborative rather than competitive: human and AI work together in a single answering process. Several studies find that this raises answer supply</w:t>
      </w:r>
      <w:r w:rsidR="006C29A2" w:rsidRPr="00015210">
        <w:t xml:space="preserve"> </w:t>
      </w:r>
      <w:r w:rsidR="006C29A2" w:rsidRPr="00015210">
        <w:fldChar w:fldCharType="begin" w:fldLock="1"/>
      </w:r>
      <w:r w:rsidR="006C29A2" w:rsidRPr="00015210">
        <w:instrText xml:space="preserve"> ADDIN ZOTERO_ITEM CSL_CITATION {"citationID":"wz36rNQW","properties":{"unsorted":false,"formattedCitation":"(Fang &amp; Zhou 2026; Shan &amp; Qiu 2026)","plainCitation":"(Fang &amp; Zhou 2026; Shan &amp; Qiu 2026)","noteIndex":0},"citationItems":[{"id":152376,"uris":["http://zotero.org/users/8905122/items/JF2U4BBH"],"itemData":{"id":152376,"type":"article-journal","abstract":"As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contributions.\n\n</w:instrText>
      </w:r>
      <w:r w:rsidR="006C29A2" w:rsidRPr="00015210">
        <w:instrText>【摘要翻译】随着人工智能生成内容在在线知识共享平台上越来越普遍，用户往往犹豫披露其使用情况。为此，平台对人工智能生成内容实施了限制政策</w:instrText>
      </w:r>
      <w:r w:rsidR="006C29A2" w:rsidRPr="00015210">
        <w:instrText xml:space="preserve"> (AIGC </w:instrText>
      </w:r>
      <w:r w:rsidR="006C29A2" w:rsidRPr="00015210">
        <w:instrText>政策</w:instrText>
      </w:r>
      <w:r w:rsidR="006C29A2" w:rsidRPr="00015210">
        <w:instrText>)</w:instrText>
      </w:r>
      <w:r w:rsidR="006C29A2" w:rsidRPr="00015210">
        <w:instrText>，当用户不披露时，这些内容就会崩溃。为了确定</w:instrText>
      </w:r>
      <w:r w:rsidR="006C29A2" w:rsidRPr="00015210">
        <w:instrText xml:space="preserve"> AIGC </w:instrText>
      </w:r>
      <w:r w:rsidR="006C29A2" w:rsidRPr="00015210">
        <w:instrText>政策与用户答题贡献行为之间的因果关系，我们在中国领先的在线知识共享平台智湖上进行了准实验。结果表明，</w:instrText>
      </w:r>
      <w:r w:rsidR="006C29A2" w:rsidRPr="00015210">
        <w:instrText xml:space="preserve">AIGC </w:instrText>
      </w:r>
      <w:r w:rsidR="006C29A2" w:rsidRPr="00015210">
        <w:instrText>政策降低了答题量和主观质量，而提高了那些人工智能生成内容崩溃的用户</w:instrText>
      </w:r>
      <w:r w:rsidR="006C29A2" w:rsidRPr="00015210">
        <w:instrText xml:space="preserve"> (</w:instrText>
      </w:r>
      <w:r w:rsidR="006C29A2" w:rsidRPr="00015210">
        <w:instrText>人工智能崩溃用户</w:instrText>
      </w:r>
      <w:r w:rsidR="006C29A2" w:rsidRPr="00015210">
        <w:instrText xml:space="preserve">) </w:instrText>
      </w:r>
      <w:r w:rsidR="006C29A2" w:rsidRPr="00015210">
        <w:instrText>的客观质量。我们还考察了用户特征</w:instrText>
      </w:r>
      <w:r w:rsidR="006C29A2" w:rsidRPr="00015210">
        <w:instrText xml:space="preserve"> (</w:instrText>
      </w:r>
      <w:r w:rsidR="006C29A2" w:rsidRPr="00015210">
        <w:instrText>即</w:instrText>
      </w:r>
      <w:r w:rsidR="006C29A2" w:rsidRPr="00015210">
        <w:instrText xml:space="preserve">) </w:instrText>
      </w:r>
      <w:r w:rsidR="006C29A2" w:rsidRPr="00015210">
        <w:instrText>的调节作用。</w:instrText>
      </w:r>
      <w:r w:rsidR="006C29A2" w:rsidRPr="00015210">
        <w:instrText xml:space="preserve">) </w:instrText>
      </w:r>
      <w:r w:rsidR="006C29A2" w:rsidRPr="00015210">
        <w:instrText>对这些结果的影响。值得注意的是，该政策对高度活跃用户、短期用户和高声誉用户的影响分别更为显著。除了为生成式</w:instrText>
      </w:r>
      <w:r w:rsidR="006C29A2" w:rsidRPr="00015210">
        <w:instrText xml:space="preserve"> AI </w:instrText>
      </w:r>
      <w:r w:rsidR="006C29A2" w:rsidRPr="00015210">
        <w:instrText>的内容审核文献做出贡献外，我们的研究结果还为平台提供了实用的见解，帮助设计有效的</w:instrText>
      </w:r>
      <w:r w:rsidR="006C29A2" w:rsidRPr="00015210">
        <w:instrText xml:space="preserve"> AIGC </w:instrText>
      </w:r>
      <w:r w:rsidR="006C29A2" w:rsidRPr="00015210">
        <w:instrText>政策来管理用户贡献。</w:instrText>
      </w:r>
      <w:r w:rsidR="006C29A2" w:rsidRPr="00015210">
        <w:instrText>","call-number":"1 (CCF C)","container-title":"Information &amp; Management","DOI":"10.1016/j.im.2026.104322","ISSN":"0378-7206","issue":"3","journalAbbreviation":"Information &amp; Management","language":"en","note":"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AI-generated content</w:instrText>
      </w:r>
      <w:r w:rsidR="006C29A2" w:rsidRPr="00015210">
        <w:instrText>、</w:instrText>
      </w:r>
      <w:r w:rsidR="006C29A2" w:rsidRPr="00015210">
        <w:instrText>Content moderation</w:instrText>
      </w:r>
      <w:r w:rsidR="006C29A2" w:rsidRPr="00015210">
        <w:instrText>、</w:instrText>
      </w:r>
      <w:r w:rsidR="006C29A2" w:rsidRPr="00015210">
        <w:instrText>Knowledge-sharing platform</w:instrText>
      </w:r>
      <w:r w:rsidR="006C29A2" w:rsidRPr="00015210">
        <w:instrText>、</w:instrText>
      </w:r>
      <w:r w:rsidR="006C29A2" w:rsidRPr="000152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instrText>
      </w:r>
      <w:r w:rsidR="006C29A2" w:rsidRPr="00015210">
        <w:instrText>【摘要翻译】在线平台上的自愿知识贡献对用户、平台和企业具有重大价值。生成式人工智能</w:instrText>
      </w:r>
      <w:r w:rsidR="006C29A2" w:rsidRPr="00015210">
        <w:instrText xml:space="preserve"> (AI) </w:instrText>
      </w:r>
      <w:r w:rsidR="006C29A2" w:rsidRPr="00015210">
        <w:instrText>技术的快速进步促进了问答</w:instrText>
      </w:r>
      <w:r w:rsidR="006C29A2" w:rsidRPr="00015210">
        <w:instrText xml:space="preserve"> (Q&amp;A) </w:instrText>
      </w:r>
      <w:r w:rsidR="006C29A2" w:rsidRPr="00015210">
        <w:instrText>平台上知识的自动生成。然而，生成式</w:instrText>
      </w:r>
      <w:r w:rsidR="006C29A2" w:rsidRPr="00015210">
        <w:instrText xml:space="preserve"> AI </w:instrText>
      </w:r>
      <w:r w:rsidR="006C29A2" w:rsidRPr="00015210">
        <w:instrText>对用户自愿知识贡献的影响仍然是一个实证问题。一方面，用户可能会从生成式</w:instrText>
      </w:r>
      <w:r w:rsidR="006C29A2" w:rsidRPr="00015210">
        <w:instrText xml:space="preserve"> AI </w:instrText>
      </w:r>
      <w:r w:rsidR="006C29A2" w:rsidRPr="00015210">
        <w:instrText>中学习，通过提供更有组织和逻辑的答案来改进他们的答案。另一方面，生成式</w:instrText>
      </w:r>
      <w:r w:rsidR="006C29A2" w:rsidRPr="00015210">
        <w:instrText xml:space="preserve"> AI </w:instrText>
      </w:r>
      <w:r w:rsidR="006C29A2" w:rsidRPr="00015210">
        <w:instrText>可能会产生虚假答案，而利用</w:instrText>
      </w:r>
      <w:r w:rsidR="006C29A2" w:rsidRPr="00015210">
        <w:instrText xml:space="preserve"> AI </w:instrText>
      </w:r>
      <w:r w:rsidR="006C29A2" w:rsidRPr="00015210">
        <w:instrText>辅助的加速响应速度可能会给理解输出带来额外的认知负担，潜在地减少整体贡献。我们的研究探讨了生成式人工智能</w:instrText>
      </w:r>
      <w:r w:rsidR="006C29A2" w:rsidRPr="00015210">
        <w:instrText xml:space="preserve"> (</w:instrText>
      </w:r>
      <w:r w:rsidR="006C29A2" w:rsidRPr="00015210">
        <w:instrText>尤其是</w:instrText>
      </w:r>
      <w:r w:rsidR="006C29A2" w:rsidRPr="00015210">
        <w:instrText xml:space="preserve"> ChatGPT) </w:instrText>
      </w:r>
      <w:r w:rsidR="006C29A2" w:rsidRPr="00015210">
        <w:instrText>对用户在</w:instrText>
      </w:r>
      <w:r w:rsidR="006C29A2" w:rsidRPr="00015210">
        <w:instrText xml:space="preserve"> Stack Overflow(</w:instrText>
      </w:r>
      <w:r w:rsidR="006C29A2" w:rsidRPr="00015210">
        <w:instrText>最大的问答平台之一</w:instrText>
      </w:r>
      <w:r w:rsidR="006C29A2" w:rsidRPr="00015210">
        <w:instrText xml:space="preserve">) </w:instrText>
      </w:r>
      <w:r w:rsidR="006C29A2" w:rsidRPr="00015210">
        <w:instrText>上自愿贡献知识的影响。利用自然实验，我们使用双重差分</w:instrText>
      </w:r>
      <w:r w:rsidR="006C29A2" w:rsidRPr="00015210">
        <w:instrText xml:space="preserve"> (DID) </w:instrText>
      </w:r>
      <w:r w:rsidR="006C29A2" w:rsidRPr="00015210">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sidRPr="00015210">
        <w:instrText xml:space="preserve"> AI </w:instrText>
      </w:r>
      <w:r w:rsidR="006C29A2" w:rsidRPr="00015210">
        <w:instrText>在问答平台背景下对用户自愿知识贡献的影响，为信息系统</w:instrText>
      </w:r>
      <w:r w:rsidR="006C29A2" w:rsidRPr="00015210">
        <w:instrText xml:space="preserve"> (IS) </w:instrText>
      </w:r>
      <w:r w:rsidR="006C29A2" w:rsidRPr="00015210">
        <w:instrText>文献做出了贡献。实际上，我们的研究结果为平台所有者和管理者提供了关于生成式</w:instrText>
      </w:r>
      <w:r w:rsidR="006C29A2" w:rsidRPr="00015210">
        <w:instrText xml:space="preserve"> AI </w:instrText>
      </w:r>
      <w:r w:rsidR="006C29A2" w:rsidRPr="00015210">
        <w:instrText>如何影响用户知识贡献行为、指导决策和战略制定的见解，以便将生成式</w:instrText>
      </w:r>
      <w:r w:rsidR="006C29A2" w:rsidRPr="00015210">
        <w:instrText xml:space="preserve"> AI </w:instrText>
      </w:r>
      <w:r w:rsidR="006C29A2" w:rsidRPr="00015210">
        <w:instrText>整合到他们的平台中。历史</w:instrText>
      </w:r>
      <w:r w:rsidR="006C29A2" w:rsidRPr="00015210">
        <w:instrText>:Wonseok Oh</w:instrText>
      </w:r>
      <w:r w:rsidR="006C29A2" w:rsidRPr="00015210">
        <w:instrText>，高级编辑</w:instrText>
      </w:r>
      <w:r w:rsidR="006C29A2" w:rsidRPr="00015210">
        <w:instrText>;Kim Yong Goh</w:instrText>
      </w:r>
      <w:r w:rsidR="006C29A2" w:rsidRPr="00015210">
        <w:instrText>，副编辑。</w:instrText>
      </w:r>
      <w:r w:rsidR="006C29A2" w:rsidRPr="00015210">
        <w:instrText xml:space="preserve">","archive_location":"18 </w:instrText>
      </w:r>
      <w:r w:rsidR="006C29A2" w:rsidRPr="00015210">
        <w:rPr>
          <w:rFonts w:ascii="Apple Color Emoji" w:hAnsi="Apple Color Emoji" w:cs="Apple Color Emoji"/>
        </w:rPr>
        <w:instrText>📊</w:instrText>
      </w:r>
      <w:r w:rsidR="006C29A2" w:rsidRPr="00015210">
        <w:instrText>","call-number":"1","container-title":"Information Systems Research","DOI":"10.1287/isre.2023.0332","ISSN":"1047-7047","issue":"2","language":"en","note":"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generative AI</w:instrText>
      </w:r>
      <w:r w:rsidR="006C29A2" w:rsidRPr="00015210">
        <w:instrText>、</w:instrText>
      </w:r>
      <w:r w:rsidR="006C29A2" w:rsidRPr="00015210">
        <w:instrText>difference-in-differences</w:instrText>
      </w:r>
      <w:r w:rsidR="006C29A2" w:rsidRPr="00015210">
        <w:instrText>、</w:instrText>
      </w:r>
      <w:r w:rsidR="006C29A2" w:rsidRPr="00015210">
        <w:instrText>answer quality</w:instrText>
      </w:r>
      <w:r w:rsidR="006C29A2" w:rsidRPr="00015210">
        <w:instrText>、</w:instrText>
      </w:r>
      <w:r w:rsidR="006C29A2" w:rsidRPr="00015210">
        <w:instrText>answer quantity</w:instrText>
      </w:r>
      <w:r w:rsidR="006C29A2" w:rsidRPr="00015210">
        <w:instrText>、</w:instrText>
      </w:r>
      <w:r w:rsidR="006C29A2" w:rsidRPr="00015210">
        <w:instrText>voluntary Q&amp;A platforms</w:instrText>
      </w:r>
      <w:r w:rsidR="006C29A2" w:rsidRPr="00015210">
        <w:instrText>、</w:instrText>
      </w:r>
      <w:r w:rsidR="006C29A2" w:rsidRPr="000152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015210">
        <w:fldChar w:fldCharType="separate"/>
      </w:r>
      <w:r w:rsidR="00546B58" w:rsidRPr="00015210">
        <w:t>(Fang &amp; Zhou 2026; Shan &amp; Qiu 2026)</w:t>
      </w:r>
      <w:r w:rsidR="006C29A2" w:rsidRPr="00015210">
        <w:fldChar w:fldCharType="end"/>
      </w:r>
      <w:r w:rsidRPr="00015210">
        <w:t>, and evidence from the reverse direction points the same way, as bans on AI-generated content reduce both answer volume and acceptance rates</w:t>
      </w:r>
      <w:r w:rsidR="006C29A2" w:rsidRPr="00015210">
        <w:t xml:space="preserve"> </w:t>
      </w:r>
      <w:r w:rsidR="006C29A2" w:rsidRPr="00015210">
        <w:fldChar w:fldCharType="begin" w:fldLock="1"/>
      </w:r>
      <w:r w:rsidR="006C29A2" w:rsidRPr="00015210">
        <w:instrText xml:space="preserve"> ADDIN ZOTERO_ITEM CSL_CITATION {"citationID":"RtkwqVJs","properties":{"unsorted":false,"formattedCitation":"(Wang &amp; Zheng 2024)","plainCitation":"(Wang &amp; Zheng 2024)","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evidenced by a causal mechanism analysis. These findings offer valuable insights and cautionary notes for future AI strategies on two-sided platforms and moderation efforts on content platforms.  </w:instrText>
      </w:r>
      <w:r w:rsidR="006C29A2" w:rsidRPr="00015210">
        <w:instrText>以</w:instrText>
      </w:r>
      <w:r w:rsidR="006C29A2" w:rsidRPr="00015210">
        <w:instrText xml:space="preserve"> ChatGPT </w:instrText>
      </w:r>
      <w:r w:rsidR="006C29A2" w:rsidRPr="00015210">
        <w:instrText>为代表的大型语言模型</w:instrText>
      </w:r>
      <w:r w:rsidR="006C29A2" w:rsidRPr="00015210">
        <w:instrText xml:space="preserve"> (LLMs) </w:instrText>
      </w:r>
      <w:r w:rsidR="006C29A2" w:rsidRPr="00015210">
        <w:instrText>造成的破坏促使各个部门实施包括禁止政策在内的调节措施。其中，此类政策对用户生成内容的影响具有重大意义。用户生成的内容，特别是问答格式的内容，是</w:instrText>
      </w:r>
      <w:r w:rsidR="006C29A2" w:rsidRPr="00015210">
        <w:instrText xml:space="preserve"> LLMs </w:instrText>
      </w:r>
      <w:r w:rsidR="006C29A2" w:rsidRPr="00015210">
        <w:instrText>的重要学习资源，其质量和数量的任何变化都会影响这些模型未来的学习轨迹。本研究使用</w:instrText>
      </w:r>
      <w:r w:rsidR="006C29A2" w:rsidRPr="00015210">
        <w:instrText xml:space="preserve"> Stack Exchange </w:instrText>
      </w:r>
      <w:r w:rsidR="006C29A2" w:rsidRPr="00015210">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6C29A2" w:rsidRPr="00015210">
        <w:instrText>\n\n</w:instrText>
      </w:r>
      <w:r w:rsidR="006C29A2" w:rsidRPr="00015210">
        <w:instrText>【摘要翻译】以</w:instrText>
      </w:r>
      <w:r w:rsidR="006C29A2" w:rsidRPr="00015210">
        <w:instrText>ChatGPT</w:instrText>
      </w:r>
      <w:r w:rsidR="006C29A2" w:rsidRPr="00015210">
        <w:instrText>为例的大型语言模型（</w:instrText>
      </w:r>
      <w:r w:rsidR="006C29A2" w:rsidRPr="00015210">
        <w:instrText>LLM</w:instrText>
      </w:r>
      <w:r w:rsidR="006C29A2" w:rsidRPr="00015210">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6C29A2" w:rsidRPr="00015210">
        <w:instrText>Stack Exchange</w:instrText>
      </w:r>
      <w:r w:rsidR="006C29A2" w:rsidRPr="00015210">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6C29A2" w:rsidRPr="00015210">
        <w:instrText xml:space="preserve"> ChatGPT </w:instrText>
      </w:r>
      <w:r w:rsidR="006C29A2" w:rsidRPr="00015210">
        <w:instrText>为代表的大型语言模型</w:instrText>
      </w:r>
      <w:r w:rsidR="006C29A2" w:rsidRPr="00015210">
        <w:instrText xml:space="preserve"> (LLMs) </w:instrText>
      </w:r>
      <w:r w:rsidR="006C29A2" w:rsidRPr="00015210">
        <w:instrText>造成的破坏促使各个部门实施包括禁止政策在内的调节措施。其中，此类政策对用户生成内容的影响具有重大意义。用户生成的内容，特别是问答格式的内容，是</w:instrText>
      </w:r>
      <w:r w:rsidR="006C29A2" w:rsidRPr="00015210">
        <w:instrText xml:space="preserve"> LLMs </w:instrText>
      </w:r>
      <w:r w:rsidR="006C29A2" w:rsidRPr="00015210">
        <w:instrText>的重要学习资源，其质量和数量的任何变化都会影响这些模型未来的学习轨迹。本研究使用</w:instrText>
      </w:r>
      <w:r w:rsidR="006C29A2" w:rsidRPr="00015210">
        <w:instrText xml:space="preserve"> Stack Exchange </w:instrText>
      </w:r>
      <w:r w:rsidR="006C29A2" w:rsidRPr="00015210">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6C29A2" w:rsidRPr="00015210">
        <w:instrText xml:space="preserve">","archive_location":"1 </w:instrText>
      </w:r>
      <w:r w:rsidR="006C29A2" w:rsidRPr="00015210">
        <w:rPr>
          <w:rFonts w:ascii="Apple Color Emoji" w:hAnsi="Apple Color Emoji" w:cs="Apple Color Emoji"/>
        </w:rPr>
        <w:instrText>📊</w:instrText>
      </w:r>
      <w:r w:rsidR="006C29A2" w:rsidRPr="00015210">
        <w:instrText>","DOI":"10.2139/ssrn.4750326","genre":"SSRN Scholarly Paper","language":"en","note":"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/reading</w:instrText>
      </w:r>
      <w:r w:rsidR="006C29A2" w:rsidRPr="00015210">
        <w:instrText>、</w:instrText>
      </w:r>
      <w:r w:rsidR="006C29A2" w:rsidRPr="00015210">
        <w:instrText>Q&amp;A platform</w:instrText>
      </w:r>
      <w:r w:rsidR="006C29A2" w:rsidRPr="00015210">
        <w:instrText>、</w:instrText>
      </w:r>
      <w:r w:rsidR="006C29A2" w:rsidRPr="00015210">
        <w:instrText>ChatGPT</w:instrText>
      </w:r>
      <w:r w:rsidR="006C29A2" w:rsidRPr="00015210">
        <w:instrText>、</w:instrText>
      </w:r>
      <w:r w:rsidR="006C29A2" w:rsidRPr="00015210">
        <w:instrText>AI-generated content</w:instrText>
      </w:r>
      <w:r w:rsidR="006C29A2" w:rsidRPr="00015210">
        <w:instrText>、</w:instrText>
      </w:r>
      <w:r w:rsidR="006C29A2" w:rsidRPr="00015210">
        <w:instrText>ban</w:instrText>
      </w:r>
      <w:r w:rsidR="006C29A2" w:rsidRPr="00015210">
        <w:instrText>、</w:instrText>
      </w:r>
      <w:r w:rsidR="006C29A2" w:rsidRPr="00015210">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6C29A2" w:rsidRPr="00015210">
        <w:fldChar w:fldCharType="separate"/>
      </w:r>
      <w:r w:rsidR="00546B58" w:rsidRPr="00015210">
        <w:t>(Wang &amp; Zheng 2024)</w:t>
      </w:r>
      <w:r w:rsidR="006C29A2" w:rsidRPr="00015210">
        <w:fldChar w:fldCharType="end"/>
      </w:r>
      <w:r w:rsidRPr="00015210">
        <w:t xml:space="preserve">. Other studies report declines in </w:t>
      </w:r>
      <w:del w:id="680" w:author="Xin Li" w:date="2026-08-21T07:09:00Z" w16du:dateUtc="2026-08-20T23:09:00Z">
        <w:r w:rsidRPr="00015210" w:rsidDel="000C65E3">
          <w:delText xml:space="preserve">the volume of </w:delText>
        </w:r>
      </w:del>
      <w:r w:rsidRPr="00015210">
        <w:t xml:space="preserve">qualified contributions </w:t>
      </w:r>
      <w:r w:rsidR="006C29A2" w:rsidRPr="00015210">
        <w:fldChar w:fldCharType="begin" w:fldLock="1"/>
      </w:r>
      <w:r w:rsidR="006C29A2" w:rsidRPr="00015210">
        <w:instrText xml:space="preserve"> ADDIN ZOTERO_ITEM CSL_CITATION {"citationID":"EL88j7Mb","properties":{"unsorted":false,"formattedCitation":"(Li &amp; Kim 2025; Sanatizadeh et al. 2025)","plainCitation":"(Li &amp; Kim 2025; Sanatizadeh et al. 2025)","noteIndex":0},"citationItems":[{"id":157714,"uris":["http://zotero.org/users/8905122/items/JH9WC5J8"],"itemData":{"id":157714,"type":"article-journal","abstract":"This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6C29A2" w:rsidRPr="00015210">
        <w:rPr>
          <w:rFonts w:ascii="Apple Color Emoji" w:hAnsi="Apple Color Emoji" w:cs="Apple Color Emoji"/>
        </w:rPr>
        <w:instrText>📊</w:instrText>
      </w:r>
      <w:r w:rsidR="006C29A2" w:rsidRPr="00015210">
        <w:instrText>","call-number":"3","container-title":"Marketing Letters","DOI":"10.1007/s11002-024-09747-1","ISSN":"1573-059X","issue":"3","journalAbbreviation":"Mark Lett","language":"en","note":"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Generative AI</w:instrText>
      </w:r>
      <w:r w:rsidR="006C29A2" w:rsidRPr="00015210">
        <w:instrText>、</w:instrText>
      </w:r>
      <w:r w:rsidR="006C29A2" w:rsidRPr="00015210">
        <w:instrText>User contribution</w:instrText>
      </w:r>
      <w:r w:rsidR="006C29A2" w:rsidRPr="00015210">
        <w:instrText>、</w:instrText>
      </w:r>
      <w:r w:rsidR="006C29A2" w:rsidRPr="00015210">
        <w:instrText>Content policy</w:instrText>
      </w:r>
      <w:r w:rsidR="006C29A2" w:rsidRPr="00015210">
        <w:instrText>、</w:instrText>
      </w:r>
      <w:r w:rsidR="006C29A2" w:rsidRPr="00015210">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C29A2" w:rsidRPr="00015210">
        <w:rPr>
          <w:rFonts w:ascii="Apple Color Emoji" w:hAnsi="Apple Color Emoji" w:cs="Apple Color Emoji"/>
        </w:rPr>
        <w:instrText>📊</w:instrText>
      </w:r>
      <w:r w:rsidR="006C29A2" w:rsidRPr="00015210">
        <w:instrText>","call-number":"1 (CCF C)","container-title":"Information &amp; Management","DOI":"10.1016/j.im.2025.104178","ISSN":"0378-7206","issue":"6","journalAbbreviation":"Information &amp; Management","language":"en","note":"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ChatGPT</w:instrText>
      </w:r>
      <w:r w:rsidR="006C29A2" w:rsidRPr="00015210">
        <w:instrText>、</w:instrText>
      </w:r>
      <w:r w:rsidR="006C29A2" w:rsidRPr="00015210">
        <w:instrText>Generative AI</w:instrText>
      </w:r>
      <w:r w:rsidR="006C29A2" w:rsidRPr="00015210">
        <w:instrText>、</w:instrText>
      </w:r>
      <w:r w:rsidR="006C29A2" w:rsidRPr="00015210">
        <w:instrText>Online knowledge exchange platforms</w:instrText>
      </w:r>
      <w:r w:rsidR="006C29A2" w:rsidRPr="00015210">
        <w:instrText>、</w:instrText>
      </w:r>
      <w:r w:rsidR="006C29A2" w:rsidRPr="00015210">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rsidRPr="00015210">
        <w:fldChar w:fldCharType="separate"/>
      </w:r>
      <w:r w:rsidR="00546B58" w:rsidRPr="00015210">
        <w:t>(Li &amp; Kim 2025; Sanatizadeh et al. 2025)</w:t>
      </w:r>
      <w:r w:rsidR="006C29A2" w:rsidRPr="00015210">
        <w:fldChar w:fldCharType="end"/>
      </w:r>
      <w:r w:rsidR="006C29A2" w:rsidRPr="00015210">
        <w:t xml:space="preserve">, </w:t>
      </w:r>
      <w:r w:rsidRPr="00015210">
        <w:t>so the evidence is not uniform.</w:t>
      </w:r>
      <w:ins w:id="681" w:author="Prof. LIU Ben" w:date="2026-08-24T22:42:00Z" w16du:dateUtc="2026-08-24T14:42:00Z">
        <w:r w:rsidR="00B369E9">
          <w:rPr>
            <w:rFonts w:hint="eastAsia"/>
          </w:rPr>
          <w:t xml:space="preserve"> </w:t>
        </w:r>
      </w:ins>
    </w:p>
    <w:p w14:paraId="23EFBA8F" w14:textId="6AC87AF1" w:rsidR="000E4EEB" w:rsidRPr="00015210" w:rsidRDefault="000E4EEB" w:rsidP="00B369E9">
      <w:pPr>
        <w:pStyle w:val="Paragraph0"/>
      </w:pPr>
      <w:r w:rsidRPr="00015210">
        <w:t xml:space="preserve">Findings on answer style are similarly divided, with </w:t>
      </w:r>
      <w:r w:rsidR="006C29A2" w:rsidRPr="00015210">
        <w:fldChar w:fldCharType="begin"/>
      </w:r>
      <w:r w:rsidR="00546B58" w:rsidRPr="00015210">
        <w:instrText xml:space="preserve"> ADDIN ZOTERO_ITEM CSL_CITATION {"citationID":"4H8Qfivs","properties":{"unsorted":false,"formattedCitation":"(Sanatizadeh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546B58" w:rsidRPr="00015210">
        <w:rPr>
          <w:rFonts w:ascii="Apple Color Emoji" w:hAnsi="Apple Color Emoji" w:cs="Apple Color Emoji"/>
        </w:rPr>
        <w:instrText>📊</w:instrText>
      </w:r>
      <w:r w:rsidR="00546B58" w:rsidRPr="00015210">
        <w:instrText>","call-number":"1 (CCF C)","container-title":"Information &amp; Management","DOI":"10.1016/j.im.2025.104178","ISSN":"0378-7206","issue":"6","journalAbbreviation":"Information &amp; Management","language":"en","note":"</w:instrText>
      </w:r>
      <w:r w:rsidR="00546B58" w:rsidRPr="00015210">
        <w:rPr>
          <w:rFonts w:ascii="Apple Color Emoji" w:hAnsi="Apple Color Emoji" w:cs="Apple Color Emoji"/>
        </w:rPr>
        <w:instrText>🏷️</w:instrText>
      </w:r>
      <w:r w:rsidR="00546B58" w:rsidRPr="00015210">
        <w:instrText xml:space="preserve"> /unread</w:instrText>
      </w:r>
      <w:r w:rsidR="00546B58" w:rsidRPr="00015210">
        <w:instrText>、</w:instrText>
      </w:r>
      <w:r w:rsidR="00546B58" w:rsidRPr="00015210">
        <w:instrText>ChatGPT</w:instrText>
      </w:r>
      <w:r w:rsidR="00546B58" w:rsidRPr="00015210">
        <w:instrText>、</w:instrText>
      </w:r>
      <w:r w:rsidR="00546B58" w:rsidRPr="00015210">
        <w:instrText>Generative AI</w:instrText>
      </w:r>
      <w:r w:rsidR="00546B58" w:rsidRPr="00015210">
        <w:instrText>、</w:instrText>
      </w:r>
      <w:r w:rsidR="00546B58" w:rsidRPr="00015210">
        <w:instrText>Online knowledge exchange platforms</w:instrText>
      </w:r>
      <w:r w:rsidR="00546B58" w:rsidRPr="00015210">
        <w:instrText>、</w:instrText>
      </w:r>
      <w:r w:rsidR="00546B58" w:rsidRPr="00015210">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rsidRPr="00015210">
        <w:fldChar w:fldCharType="separate"/>
      </w:r>
      <w:r w:rsidR="006C29A2" w:rsidRPr="00015210">
        <w:t>Sanatizadeh et al. (2025)</w:t>
      </w:r>
      <w:r w:rsidR="006C29A2" w:rsidRPr="00015210">
        <w:fldChar w:fldCharType="end"/>
      </w:r>
      <w:r w:rsidR="006C29A2" w:rsidRPr="00015210">
        <w:t xml:space="preserve"> </w:t>
      </w:r>
      <w:r w:rsidRPr="00015210">
        <w:t xml:space="preserve">reporting longer and </w:t>
      </w:r>
      <w:r w:rsidR="00FC06B5" w:rsidRPr="00015210">
        <w:t>less readable</w:t>
      </w:r>
      <w:r w:rsidRPr="00015210">
        <w:t xml:space="preserve"> answers and others shorter and more readable ones </w:t>
      </w:r>
      <w:r w:rsidR="006C29A2" w:rsidRPr="00015210">
        <w:fldChar w:fldCharType="begin" w:fldLock="1"/>
      </w:r>
      <w:r w:rsidR="006C29A2" w:rsidRPr="00015210">
        <w:instrText xml:space="preserve"> ADDIN ZOTERO_ITEM CSL_CITATION {"citationID":"dTpPRswp","properties":{"unsorted":false,"formattedCitation":"(Borwankar et al. 2026; Fang &amp; Zhou 2026; Shan &amp; Qiu 2026)","plainCitation":"(Borwankar et al. 2026; Fang &amp; Zhou 2026; Shan &amp; Qiu 2026)","noteIndex":0},"citationItems":[{"id":158643,"uris":["http://zotero.org/users/8905122/items/N9I5ULZE"],"itemData":{"id":158643,"type":"article","abstract":"&lt;div&gt; This study explores the implications of a policy change announced by Stack Overflow, a popular question-and-answer platform, to prohibit the use of ChatG","genre":"SSRN Scholarly Paper","language":"en","note":"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generative AI</w:instrText>
      </w:r>
      <w:r w:rsidR="006C29A2" w:rsidRPr="00015210">
        <w:instrText>、</w:instrText>
      </w:r>
      <w:r w:rsidR="006C29A2" w:rsidRPr="00015210">
        <w:instrText>ChatGPT</w:instrText>
      </w:r>
      <w:r w:rsidR="006C29A2" w:rsidRPr="00015210">
        <w:instrText>、</w:instrText>
      </w:r>
      <w:r w:rsidR="006C29A2" w:rsidRPr="00015210">
        <w:instrText>discussion platform</w:instrText>
      </w:r>
      <w:r w:rsidR="006C29A2" w:rsidRPr="00015210">
        <w:instrText>、</w:instrText>
      </w:r>
      <w:r w:rsidR="006C29A2" w:rsidRPr="00015210">
        <w:instrText>Reddit</w:instrText>
      </w:r>
      <w:r w:rsidR="006C29A2" w:rsidRPr="00015210">
        <w:instrText>、</w:instrText>
      </w:r>
      <w:r w:rsidR="006C29A2" w:rsidRPr="00015210">
        <w:instrText>Stack Overflow","number":"4481959","publisher":"Social Science Research Network","publisher-place":"Rochester, NY","source":"papers.ssrn.com","title":"Unraveling the Impact: An Empirical Investigation of ChatGPT's Exclusion from Stack Overflow","title-short":"Unraveling the Impact","URL":"https://papers.ssrn.com/abstract=4481959","author":[{"family":"Borwankar","given":"Sameer"},{"family":"Khern-am-nuai","given":"Warut"},{"family":"Pocheptsova Ghosh","given":"Anastasiya"},{"family":"Kannan","given":"Karthik Natarajan"}],"accessed":{"date-parts":[["2026",7,22]]},"issued":{"date-parts":[["2026",7,14]]}}},{"id":152376,"uris":["http://zotero.org/users/8905122/items/JF2U4BBH"],"itemData":{"id":152376,"type":"article-journal","abstract":"As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contributions.\n\n</w:instrText>
      </w:r>
      <w:r w:rsidR="006C29A2" w:rsidRPr="00015210">
        <w:instrText>【摘要翻译】随着人工智能生成内容在在线知识共享平台上越来越普遍，用户往往犹豫披露其使用情况。为此，平台对人工智能生成内容实施了限制政策</w:instrText>
      </w:r>
      <w:r w:rsidR="006C29A2" w:rsidRPr="00015210">
        <w:instrText xml:space="preserve"> (AIGC </w:instrText>
      </w:r>
      <w:r w:rsidR="006C29A2" w:rsidRPr="00015210">
        <w:instrText>政策</w:instrText>
      </w:r>
      <w:r w:rsidR="006C29A2" w:rsidRPr="00015210">
        <w:instrText>)</w:instrText>
      </w:r>
      <w:r w:rsidR="006C29A2" w:rsidRPr="00015210">
        <w:instrText>，当用户不披露时，这些内容就会崩溃。为了确定</w:instrText>
      </w:r>
      <w:r w:rsidR="006C29A2" w:rsidRPr="00015210">
        <w:instrText xml:space="preserve"> AIGC </w:instrText>
      </w:r>
      <w:r w:rsidR="006C29A2" w:rsidRPr="00015210">
        <w:instrText>政策与用户答题贡献行为之间的因果关系，我们在中国领先的在线知识共享平台智湖上进行了准实验。结果表明，</w:instrText>
      </w:r>
      <w:r w:rsidR="006C29A2" w:rsidRPr="00015210">
        <w:instrText xml:space="preserve">AIGC </w:instrText>
      </w:r>
      <w:r w:rsidR="006C29A2" w:rsidRPr="00015210">
        <w:instrText>政策降低了答题量和主观质量，而提高了那些人工智能生成内容崩溃的用户</w:instrText>
      </w:r>
      <w:r w:rsidR="006C29A2" w:rsidRPr="00015210">
        <w:instrText xml:space="preserve"> (</w:instrText>
      </w:r>
      <w:r w:rsidR="006C29A2" w:rsidRPr="00015210">
        <w:instrText>人工智能崩溃用户</w:instrText>
      </w:r>
      <w:r w:rsidR="006C29A2" w:rsidRPr="00015210">
        <w:instrText xml:space="preserve">) </w:instrText>
      </w:r>
      <w:r w:rsidR="006C29A2" w:rsidRPr="00015210">
        <w:instrText>的客观质量。我们还考察了用户特征</w:instrText>
      </w:r>
      <w:r w:rsidR="006C29A2" w:rsidRPr="00015210">
        <w:instrText xml:space="preserve"> (</w:instrText>
      </w:r>
      <w:r w:rsidR="006C29A2" w:rsidRPr="00015210">
        <w:instrText>即</w:instrText>
      </w:r>
      <w:r w:rsidR="006C29A2" w:rsidRPr="00015210">
        <w:instrText xml:space="preserve">) </w:instrText>
      </w:r>
      <w:r w:rsidR="006C29A2" w:rsidRPr="00015210">
        <w:instrText>的调节作用。</w:instrText>
      </w:r>
      <w:r w:rsidR="006C29A2" w:rsidRPr="00015210">
        <w:instrText xml:space="preserve">) </w:instrText>
      </w:r>
      <w:r w:rsidR="006C29A2" w:rsidRPr="00015210">
        <w:instrText>对这些结果的影响。值得注意的是，该政策对高度活跃用户、短期用户和高声誉用户的影响分别更为显著。除了为生成式</w:instrText>
      </w:r>
      <w:r w:rsidR="006C29A2" w:rsidRPr="00015210">
        <w:instrText xml:space="preserve"> AI </w:instrText>
      </w:r>
      <w:r w:rsidR="006C29A2" w:rsidRPr="00015210">
        <w:instrText>的内容审核文献做出贡献外，我们的研究结果还为平台提供了实用的见解，帮助设计有效的</w:instrText>
      </w:r>
      <w:r w:rsidR="006C29A2" w:rsidRPr="00015210">
        <w:instrText xml:space="preserve"> AIGC </w:instrText>
      </w:r>
      <w:r w:rsidR="006C29A2" w:rsidRPr="00015210">
        <w:instrText>政策来管理用户贡献。</w:instrText>
      </w:r>
      <w:r w:rsidR="006C29A2" w:rsidRPr="00015210">
        <w:instrText>","call-number":"1 (CCF C)","container-title":"Information &amp; Management","DOI":"10.1016/j.im.2026.104322","ISSN":"0378-7206","issue":"3","journalAbbreviation":"Information &amp; Management","language":"en","note":"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AI-generated content</w:instrText>
      </w:r>
      <w:r w:rsidR="006C29A2" w:rsidRPr="00015210">
        <w:instrText>、</w:instrText>
      </w:r>
      <w:r w:rsidR="006C29A2" w:rsidRPr="00015210">
        <w:instrText>Content moderation</w:instrText>
      </w:r>
      <w:r w:rsidR="006C29A2" w:rsidRPr="00015210">
        <w:instrText>、</w:instrText>
      </w:r>
      <w:r w:rsidR="006C29A2" w:rsidRPr="00015210">
        <w:instrText>Knowledge-sharing platform</w:instrText>
      </w:r>
      <w:r w:rsidR="006C29A2" w:rsidRPr="00015210">
        <w:instrText>、</w:instrText>
      </w:r>
      <w:r w:rsidR="006C29A2" w:rsidRPr="000152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instrText>
      </w:r>
      <w:r w:rsidR="006C29A2" w:rsidRPr="00015210">
        <w:instrText>【摘要翻译】在线平台上的自愿知识贡献对用户、平台和企业具有重大价值。生成式人工智能</w:instrText>
      </w:r>
      <w:r w:rsidR="006C29A2" w:rsidRPr="00015210">
        <w:instrText xml:space="preserve"> (AI) </w:instrText>
      </w:r>
      <w:r w:rsidR="006C29A2" w:rsidRPr="00015210">
        <w:instrText>技术的快速进步促进了问答</w:instrText>
      </w:r>
      <w:r w:rsidR="006C29A2" w:rsidRPr="00015210">
        <w:instrText xml:space="preserve"> (Q&amp;A) </w:instrText>
      </w:r>
      <w:r w:rsidR="006C29A2" w:rsidRPr="00015210">
        <w:instrText>平台上知识的自动生成。然而，生成式</w:instrText>
      </w:r>
      <w:r w:rsidR="006C29A2" w:rsidRPr="00015210">
        <w:instrText xml:space="preserve"> AI </w:instrText>
      </w:r>
      <w:r w:rsidR="006C29A2" w:rsidRPr="00015210">
        <w:instrText>对用户自愿知识贡献的影响仍然是一个实证问题。一方面，用户可能会从生成式</w:instrText>
      </w:r>
      <w:r w:rsidR="006C29A2" w:rsidRPr="00015210">
        <w:instrText xml:space="preserve"> AI </w:instrText>
      </w:r>
      <w:r w:rsidR="006C29A2" w:rsidRPr="00015210">
        <w:instrText>中学习，通过提供更有组织和逻辑的答案来改进他们的答案。另一方面，生成式</w:instrText>
      </w:r>
      <w:r w:rsidR="006C29A2" w:rsidRPr="00015210">
        <w:instrText xml:space="preserve"> AI </w:instrText>
      </w:r>
      <w:r w:rsidR="006C29A2" w:rsidRPr="00015210">
        <w:instrText>可能会产生虚假答案，而利用</w:instrText>
      </w:r>
      <w:r w:rsidR="006C29A2" w:rsidRPr="00015210">
        <w:instrText xml:space="preserve"> AI </w:instrText>
      </w:r>
      <w:r w:rsidR="006C29A2" w:rsidRPr="00015210">
        <w:instrText>辅助的加速响应速度可能会给理解输出带来额外的认知负担，潜在地减少整体贡献。我们的研究探讨了生成式人工智能</w:instrText>
      </w:r>
      <w:r w:rsidR="006C29A2" w:rsidRPr="00015210">
        <w:instrText xml:space="preserve"> (</w:instrText>
      </w:r>
      <w:r w:rsidR="006C29A2" w:rsidRPr="00015210">
        <w:instrText>尤其是</w:instrText>
      </w:r>
      <w:r w:rsidR="006C29A2" w:rsidRPr="00015210">
        <w:instrText xml:space="preserve"> ChatGPT) </w:instrText>
      </w:r>
      <w:r w:rsidR="006C29A2" w:rsidRPr="00015210">
        <w:instrText>对用户在</w:instrText>
      </w:r>
      <w:r w:rsidR="006C29A2" w:rsidRPr="00015210">
        <w:instrText xml:space="preserve"> Stack Overflow(</w:instrText>
      </w:r>
      <w:r w:rsidR="006C29A2" w:rsidRPr="00015210">
        <w:instrText>最大的问答平台之一</w:instrText>
      </w:r>
      <w:r w:rsidR="006C29A2" w:rsidRPr="00015210">
        <w:instrText xml:space="preserve">) </w:instrText>
      </w:r>
      <w:r w:rsidR="006C29A2" w:rsidRPr="00015210">
        <w:instrText>上自愿贡献知识的影响。利用自然实验，我们使用双重差分</w:instrText>
      </w:r>
      <w:r w:rsidR="006C29A2" w:rsidRPr="00015210">
        <w:instrText xml:space="preserve"> (DID) </w:instrText>
      </w:r>
      <w:r w:rsidR="006C29A2" w:rsidRPr="00015210">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sidRPr="00015210">
        <w:instrText xml:space="preserve"> AI </w:instrText>
      </w:r>
      <w:r w:rsidR="006C29A2" w:rsidRPr="00015210">
        <w:instrText>在问答平台背景下对用户自愿知识贡献的影响，为信息系统</w:instrText>
      </w:r>
      <w:r w:rsidR="006C29A2" w:rsidRPr="00015210">
        <w:instrText xml:space="preserve"> (IS) </w:instrText>
      </w:r>
      <w:r w:rsidR="006C29A2" w:rsidRPr="00015210">
        <w:instrText>文献做出了贡献。实际上，我们的研究结果为平台所有者和管理者提供了关于生成式</w:instrText>
      </w:r>
      <w:r w:rsidR="006C29A2" w:rsidRPr="00015210">
        <w:instrText xml:space="preserve"> AI </w:instrText>
      </w:r>
      <w:r w:rsidR="006C29A2" w:rsidRPr="00015210">
        <w:instrText>如何影响用户知识贡献行为、指导决策和战略制定的见解，以便将生成式</w:instrText>
      </w:r>
      <w:r w:rsidR="006C29A2" w:rsidRPr="00015210">
        <w:instrText xml:space="preserve"> AI </w:instrText>
      </w:r>
      <w:r w:rsidR="006C29A2" w:rsidRPr="00015210">
        <w:instrText>整合到他们的平台中。历史</w:instrText>
      </w:r>
      <w:r w:rsidR="006C29A2" w:rsidRPr="00015210">
        <w:instrText>:Wonseok Oh</w:instrText>
      </w:r>
      <w:r w:rsidR="006C29A2" w:rsidRPr="00015210">
        <w:instrText>，高级编辑</w:instrText>
      </w:r>
      <w:r w:rsidR="006C29A2" w:rsidRPr="00015210">
        <w:instrText>;Kim Yong Goh</w:instrText>
      </w:r>
      <w:r w:rsidR="006C29A2" w:rsidRPr="00015210">
        <w:instrText>，副编辑。</w:instrText>
      </w:r>
      <w:r w:rsidR="006C29A2" w:rsidRPr="00015210">
        <w:instrText xml:space="preserve">","archive_location":"18 </w:instrText>
      </w:r>
      <w:r w:rsidR="006C29A2" w:rsidRPr="00015210">
        <w:rPr>
          <w:rFonts w:ascii="Apple Color Emoji" w:hAnsi="Apple Color Emoji" w:cs="Apple Color Emoji"/>
        </w:rPr>
        <w:instrText>📊</w:instrText>
      </w:r>
      <w:r w:rsidR="006C29A2" w:rsidRPr="00015210">
        <w:instrText>","call-number":"1","container-title":"Information Systems Research","DOI":"10.1287/isre.2023.0332","ISSN":"1047-7047","issue":"2","language":"en","note":"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generative AI</w:instrText>
      </w:r>
      <w:r w:rsidR="006C29A2" w:rsidRPr="00015210">
        <w:instrText>、</w:instrText>
      </w:r>
      <w:r w:rsidR="006C29A2" w:rsidRPr="00015210">
        <w:instrText>difference-in-differences</w:instrText>
      </w:r>
      <w:r w:rsidR="006C29A2" w:rsidRPr="00015210">
        <w:instrText>、</w:instrText>
      </w:r>
      <w:r w:rsidR="006C29A2" w:rsidRPr="00015210">
        <w:instrText>answer quality</w:instrText>
      </w:r>
      <w:r w:rsidR="006C29A2" w:rsidRPr="00015210">
        <w:instrText>、</w:instrText>
      </w:r>
      <w:r w:rsidR="006C29A2" w:rsidRPr="00015210">
        <w:instrText>answer quantity</w:instrText>
      </w:r>
      <w:r w:rsidR="006C29A2" w:rsidRPr="00015210">
        <w:instrText>、</w:instrText>
      </w:r>
      <w:r w:rsidR="006C29A2" w:rsidRPr="00015210">
        <w:instrText>voluntary Q&amp;A platforms</w:instrText>
      </w:r>
      <w:r w:rsidR="006C29A2" w:rsidRPr="00015210">
        <w:instrText>、</w:instrText>
      </w:r>
      <w:r w:rsidR="006C29A2" w:rsidRPr="000152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015210">
        <w:fldChar w:fldCharType="separate"/>
      </w:r>
      <w:r w:rsidR="00546B58" w:rsidRPr="00015210">
        <w:t>(Borwankar et al. 2026; Fang &amp; Zhou 2026; Shan &amp; Qiu 2026)</w:t>
      </w:r>
      <w:r w:rsidR="006C29A2" w:rsidRPr="00015210">
        <w:fldChar w:fldCharType="end"/>
      </w:r>
      <w:r w:rsidR="006C29A2" w:rsidRPr="00015210">
        <w:t>.</w:t>
      </w:r>
    </w:p>
    <w:p w14:paraId="5604CB79" w14:textId="37DBACF2" w:rsidR="00B369E9" w:rsidRPr="00B369E9" w:rsidRDefault="00B369E9">
      <w:pPr>
        <w:pStyle w:val="Paragraph0"/>
        <w:rPr>
          <w:ins w:id="682" w:author="Prof. LIU Ben" w:date="2026-08-24T22:43:00Z" w16du:dateUtc="2026-08-24T14:43:00Z"/>
          <w:rPrChange w:id="683" w:author="Prof. LIU Ben" w:date="2026-08-24T22:43:00Z" w16du:dateUtc="2026-08-24T14:43:00Z">
            <w:rPr>
              <w:ins w:id="684" w:author="Prof. LIU Ben" w:date="2026-08-24T22:43:00Z" w16du:dateUtc="2026-08-24T14:43:00Z"/>
              <w:color w:val="000000"/>
            </w:rPr>
          </w:rPrChange>
        </w:rPr>
        <w:pPrChange w:id="685" w:author="Prof. LIU Ben" w:date="2026-08-24T22:43:00Z" w16du:dateUtc="2026-08-24T14:43:00Z">
          <w:pPr>
            <w:spacing w:before="100" w:beforeAutospacing="1" w:after="100" w:afterAutospacing="1"/>
          </w:pPr>
        </w:pPrChange>
      </w:pPr>
      <w:ins w:id="686" w:author="Prof. LIU Ben" w:date="2026-08-24T22:43:00Z" w16du:dateUtc="2026-08-24T14:43:00Z">
        <w:r w:rsidRPr="00B369E9">
          <w:rPr>
            <w:rPrChange w:id="687" w:author="Prof. LIU Ben" w:date="2026-08-24T22:43:00Z" w16du:dateUtc="2026-08-24T14:43:00Z">
              <w:rPr>
                <w:color w:val="000000"/>
              </w:rPr>
            </w:rPrChange>
          </w:rPr>
          <w:t xml:space="preserve">Part of this divergence might reflect differences in platform, unit of analysis, and how </w:t>
        </w:r>
        <w:r>
          <w:rPr>
            <w:rFonts w:hint="eastAsia"/>
          </w:rPr>
          <w:t xml:space="preserve">answer </w:t>
        </w:r>
        <w:r w:rsidRPr="00B369E9">
          <w:rPr>
            <w:rPrChange w:id="688" w:author="Prof. LIU Ben" w:date="2026-08-24T22:43:00Z" w16du:dateUtc="2026-08-24T14:43:00Z">
              <w:rPr>
                <w:color w:val="000000"/>
              </w:rPr>
            </w:rPrChange>
          </w:rPr>
          <w:t xml:space="preserve">style is operationalized. Taken together, these studies establish an important and non-obvious result: AI adoption changes not only how much answerers write but how they write. This stream cannot pin down </w:t>
        </w:r>
        <w:r w:rsidRPr="00B369E9">
          <w:rPr>
            <w:rPrChange w:id="689" w:author="Prof. LIU Ben" w:date="2026-08-24T22:43:00Z" w16du:dateUtc="2026-08-24T14:43:00Z">
              <w:rPr>
                <w:i/>
                <w:iCs/>
                <w:color w:val="000000"/>
              </w:rPr>
            </w:rPrChange>
          </w:rPr>
          <w:t>how</w:t>
        </w:r>
        <w:r w:rsidRPr="00B369E9">
          <w:rPr>
            <w:rPrChange w:id="690" w:author="Prof. LIU Ben" w:date="2026-08-24T22:43:00Z" w16du:dateUtc="2026-08-24T14:43:00Z">
              <w:rPr>
                <w:color w:val="000000"/>
              </w:rPr>
            </w:rPrChange>
          </w:rPr>
          <w:t xml:space="preserve"> AI produces these effects, however, because AI</w:t>
        </w:r>
      </w:ins>
      <w:ins w:id="691" w:author="Prof. LIU Ben" w:date="2026-08-24T22:44:00Z" w16du:dateUtc="2026-08-24T14:44:00Z">
        <w:r>
          <w:t>’</w:t>
        </w:r>
      </w:ins>
      <w:ins w:id="692" w:author="Prof. LIU Ben" w:date="2026-08-24T22:43:00Z" w16du:dateUtc="2026-08-24T14:43:00Z">
        <w:r w:rsidRPr="00B369E9">
          <w:rPr>
            <w:rPrChange w:id="693" w:author="Prof. LIU Ben" w:date="2026-08-24T22:43:00Z" w16du:dateUtc="2026-08-24T14:43:00Z">
              <w:rPr>
                <w:color w:val="000000"/>
              </w:rPr>
            </w:rPrChange>
          </w:rPr>
          <w:t xml:space="preserve">s contribution is </w:t>
        </w:r>
      </w:ins>
      <w:ins w:id="694" w:author="Prof. LIU Ben" w:date="2026-08-24T22:44:00Z" w16du:dateUtc="2026-08-24T14:44:00Z">
        <w:r>
          <w:rPr>
            <w:rFonts w:hint="eastAsia"/>
          </w:rPr>
          <w:t>unobservable</w:t>
        </w:r>
      </w:ins>
      <w:ins w:id="695" w:author="Prof. LIU Ben" w:date="2026-08-24T22:43:00Z" w16du:dateUtc="2026-08-24T14:43:00Z">
        <w:r w:rsidRPr="00B369E9">
          <w:rPr>
            <w:rPrChange w:id="696" w:author="Prof. LIU Ben" w:date="2026-08-24T22:43:00Z" w16du:dateUtc="2026-08-24T14:43:00Z">
              <w:rPr>
                <w:color w:val="000000"/>
              </w:rPr>
            </w:rPrChange>
          </w:rPr>
          <w:t>. A human answerer</w:t>
        </w:r>
      </w:ins>
      <w:ins w:id="697" w:author="Prof. LIU Ben" w:date="2026-08-24T22:44:00Z" w16du:dateUtc="2026-08-24T14:44:00Z">
        <w:r>
          <w:t>’</w:t>
        </w:r>
      </w:ins>
      <w:ins w:id="698" w:author="Prof. LIU Ben" w:date="2026-08-24T22:43:00Z" w16du:dateUtc="2026-08-24T14:43:00Z">
        <w:r w:rsidRPr="00B369E9">
          <w:rPr>
            <w:rPrChange w:id="699" w:author="Prof. LIU Ben" w:date="2026-08-24T22:43:00Z" w16du:dateUtc="2026-08-24T14:43:00Z">
              <w:rPr>
                <w:color w:val="000000"/>
              </w:rPr>
            </w:rPrChange>
          </w:rPr>
          <w:t xml:space="preserve">s private use of AI cannot be observed by other community members, and in most cases cannot be observed by the researcher either. </w:t>
        </w:r>
      </w:ins>
      <w:ins w:id="700" w:author="Prof. LIU Ben" w:date="2026-08-24T22:44:00Z" w16du:dateUtc="2026-08-24T14:44:00Z">
        <w:r>
          <w:rPr>
            <w:rFonts w:hint="eastAsia"/>
          </w:rPr>
          <w:t>Therefore, s</w:t>
        </w:r>
      </w:ins>
      <w:ins w:id="701" w:author="Prof. LIU Ben" w:date="2026-08-24T22:43:00Z" w16du:dateUtc="2026-08-24T14:43:00Z">
        <w:r w:rsidRPr="00B369E9">
          <w:rPr>
            <w:rPrChange w:id="702" w:author="Prof. LIU Ben" w:date="2026-08-24T22:43:00Z" w16du:dateUtc="2026-08-24T14:43:00Z">
              <w:rPr>
                <w:color w:val="000000"/>
              </w:rPr>
            </w:rPrChange>
          </w:rPr>
          <w:t xml:space="preserve">tudies here </w:t>
        </w:r>
        <w:r w:rsidRPr="00B369E9">
          <w:rPr>
            <w:rPrChange w:id="703" w:author="Prof. LIU Ben" w:date="2026-08-24T22:43:00Z" w16du:dateUtc="2026-08-24T14:43:00Z">
              <w:rPr>
                <w:color w:val="000000"/>
              </w:rPr>
            </w:rPrChange>
          </w:rPr>
          <w:lastRenderedPageBreak/>
          <w:t xml:space="preserve">can detect that answering behavior changed, but cannot </w:t>
        </w:r>
      </w:ins>
      <w:ins w:id="704" w:author="Prof. LIU Ben" w:date="2026-08-24T22:46:00Z" w16du:dateUtc="2026-08-24T14:46:00Z">
        <w:r>
          <w:rPr>
            <w:rFonts w:hint="eastAsia"/>
          </w:rPr>
          <w:t>measure</w:t>
        </w:r>
      </w:ins>
      <w:ins w:id="705" w:author="Prof. LIU Ben" w:date="2026-08-24T22:43:00Z" w16du:dateUtc="2026-08-24T14:43:00Z">
        <w:r w:rsidRPr="00B369E9">
          <w:rPr>
            <w:rPrChange w:id="706" w:author="Prof. LIU Ben" w:date="2026-08-24T22:43:00Z" w16du:dateUtc="2026-08-24T14:43:00Z">
              <w:rPr>
                <w:color w:val="000000"/>
              </w:rPr>
            </w:rPrChange>
          </w:rPr>
          <w:t xml:space="preserve"> how much of the answer the AI produced or connect that contribution to the observed change.</w:t>
        </w:r>
      </w:ins>
    </w:p>
    <w:p w14:paraId="3ED4C0FD" w14:textId="55E45990" w:rsidR="000E4EEB" w:rsidRPr="00015210" w:rsidDel="00B369E9" w:rsidRDefault="000E4EEB">
      <w:pPr>
        <w:pStyle w:val="Paragraph0"/>
        <w:rPr>
          <w:del w:id="707" w:author="Prof. LIU Ben" w:date="2026-08-24T22:46:00Z" w16du:dateUtc="2026-08-24T14:46:00Z"/>
        </w:rPr>
      </w:pPr>
      <w:del w:id="708" w:author="Prof. LIU Ben" w:date="2026-08-24T22:46:00Z" w16du:dateUtc="2026-08-24T14:46:00Z">
        <w:r w:rsidRPr="00015210" w:rsidDel="00B369E9">
          <w:delText xml:space="preserve">Part of this divergence might reflect differences in platform, unit of analysis, and how style is operationalized. Taken together, these studies establish an important and non-obvious result: AI adoption changes not only how much answerers write but how they write. </w:delText>
        </w:r>
      </w:del>
      <w:ins w:id="709" w:author="Xin Li" w:date="2026-08-21T07:13:00Z" w16du:dateUtc="2026-08-20T23:13:00Z">
        <w:del w:id="710" w:author="Prof. LIU Ben" w:date="2026-08-24T22:46:00Z" w16du:dateUtc="2026-08-24T14:46:00Z">
          <w:r w:rsidR="000C65E3" w:rsidDel="00B369E9">
            <w:delText xml:space="preserve">While </w:delText>
          </w:r>
        </w:del>
      </w:ins>
      <w:del w:id="711" w:author="Prof. LIU Ben" w:date="2026-08-24T22:46:00Z" w16du:dateUtc="2026-08-24T14:46:00Z">
        <w:r w:rsidRPr="00015210" w:rsidDel="00B369E9">
          <w:delText xml:space="preserve">We suggest that the divergence is consistent with AI </w:delText>
        </w:r>
      </w:del>
      <w:ins w:id="712" w:author="Xin Li" w:date="2026-08-21T07:14:00Z" w16du:dateUtc="2026-08-20T23:14:00Z">
        <w:del w:id="713" w:author="Prof. LIU Ben" w:date="2026-08-24T22:46:00Z" w16du:dateUtc="2026-08-24T14:46:00Z">
          <w:r w:rsidR="000C65E3" w:rsidDel="00B369E9">
            <w:delText xml:space="preserve">may </w:delText>
          </w:r>
        </w:del>
      </w:ins>
      <w:del w:id="714" w:author="Prof. LIU Ben" w:date="2026-08-24T22:46:00Z" w16du:dateUtc="2026-08-24T14:46:00Z">
        <w:r w:rsidRPr="00015210" w:rsidDel="00B369E9">
          <w:delText xml:space="preserve">exerting </w:delText>
        </w:r>
      </w:del>
      <w:ins w:id="715" w:author="Xin Li" w:date="2026-08-21T07:14:00Z" w16du:dateUtc="2026-08-20T23:14:00Z">
        <w:del w:id="716" w:author="Prof. LIU Ben" w:date="2026-08-24T22:46:00Z" w16du:dateUtc="2026-08-24T14:46:00Z">
          <w:r w:rsidR="000C65E3" w:rsidDel="00B369E9">
            <w:delText xml:space="preserve">complicated impacts on </w:delText>
          </w:r>
        </w:del>
      </w:ins>
      <w:del w:id="717" w:author="Prof. LIU Ben" w:date="2026-08-24T22:46:00Z" w16du:dateUtc="2026-08-24T14:46:00Z">
        <w:r w:rsidRPr="00015210" w:rsidDel="00B369E9">
          <w:delText xml:space="preserve">two forces </w:delText>
        </w:r>
      </w:del>
      <w:ins w:id="718" w:author="Xin Li" w:date="2026-08-21T07:14:00Z" w16du:dateUtc="2026-08-20T23:14:00Z">
        <w:del w:id="719" w:author="Prof. LIU Ben" w:date="2026-08-24T22:46:00Z" w16du:dateUtc="2026-08-24T14:46:00Z">
          <w:r w:rsidR="000C65E3" w:rsidDel="00B369E9">
            <w:delText xml:space="preserve">answerers in the process, </w:delText>
          </w:r>
        </w:del>
      </w:ins>
      <w:del w:id="720" w:author="Prof. LIU Ben" w:date="2026-08-24T22:46:00Z" w16du:dateUtc="2026-08-24T14:46:00Z">
        <w:r w:rsidRPr="00015210" w:rsidDel="00B369E9">
          <w:delText>that this stream</w:delText>
        </w:r>
        <w:r w:rsidR="00534D0B" w:rsidRPr="00015210" w:rsidDel="00B369E9">
          <w:delText>’</w:delText>
        </w:r>
        <w:r w:rsidRPr="00015210" w:rsidDel="00B369E9">
          <w:delText>s designs cannot separate. As a drafting aid, AI encourages elaboration and length. As a source of competitive pressure on the community as a whole, it pushes answerers toward concise, differentiated contributions that AI cannot readily replicate. Which force dominates should depend on which role AI plays in a given setting, and this stream</w:delText>
        </w:r>
      </w:del>
      <w:ins w:id="721" w:author="Xin Li" w:date="2026-08-21T07:15:00Z" w16du:dateUtc="2026-08-20T23:15:00Z">
        <w:del w:id="722" w:author="Prof. LIU Ben" w:date="2026-08-24T22:46:00Z" w16du:dateUtc="2026-08-24T14:46:00Z">
          <w:r w:rsidR="000C65E3" w:rsidDel="00B369E9">
            <w:delText>it is</w:delText>
          </w:r>
        </w:del>
      </w:ins>
      <w:del w:id="723" w:author="Prof. LIU Ben" w:date="2026-08-24T22:46:00Z" w16du:dateUtc="2026-08-24T14:46:00Z">
        <w:r w:rsidRPr="00015210" w:rsidDel="00B369E9">
          <w:delText xml:space="preserve"> cannot </w:delText>
        </w:r>
      </w:del>
      <w:ins w:id="724" w:author="Xin Li" w:date="2026-08-21T07:15:00Z" w16du:dateUtc="2026-08-20T23:15:00Z">
        <w:del w:id="725" w:author="Prof. LIU Ben" w:date="2026-08-24T22:46:00Z" w16du:dateUtc="2026-08-24T14:46:00Z">
          <w:r w:rsidR="000C65E3" w:rsidDel="00B369E9">
            <w:delText xml:space="preserve">easy to </w:delText>
          </w:r>
        </w:del>
      </w:ins>
      <w:del w:id="726" w:author="Prof. LIU Ben" w:date="2026-08-24T22:46:00Z" w16du:dateUtc="2026-08-24T14:46:00Z">
        <w:r w:rsidRPr="00015210" w:rsidDel="00B369E9">
          <w:delText>answer the question because AI</w:delText>
        </w:r>
        <w:r w:rsidR="00534D0B" w:rsidRPr="00015210" w:rsidDel="00B369E9">
          <w:delText>’</w:delText>
        </w:r>
        <w:r w:rsidRPr="00015210" w:rsidDel="00B369E9">
          <w:delText>s contribution is not visible as such.</w:delText>
        </w:r>
      </w:del>
    </w:p>
    <w:p w14:paraId="02FC76DE" w14:textId="71D1282E" w:rsidR="000E4EEB" w:rsidRPr="00015210" w:rsidDel="00B369E9" w:rsidRDefault="000E4EEB" w:rsidP="000C65E3">
      <w:pPr>
        <w:pStyle w:val="Paragraph0"/>
        <w:rPr>
          <w:del w:id="727" w:author="Prof. LIU Ben" w:date="2026-08-24T22:46:00Z" w16du:dateUtc="2026-08-24T14:46:00Z"/>
        </w:rPr>
      </w:pPr>
      <w:del w:id="728" w:author="Prof. LIU Ben" w:date="2026-08-24T22:46:00Z" w16du:dateUtc="2026-08-24T14:46:00Z">
        <w:r w:rsidRPr="00015210" w:rsidDel="00B369E9">
          <w:delText>That invisibility is the stream</w:delText>
        </w:r>
        <w:r w:rsidR="00534D0B" w:rsidRPr="00015210" w:rsidDel="00B369E9">
          <w:delText>’</w:delText>
        </w:r>
        <w:r w:rsidRPr="00015210" w:rsidDel="00B369E9">
          <w:delText>s defining limitation. A human answerer</w:delText>
        </w:r>
        <w:r w:rsidR="00534D0B" w:rsidRPr="00015210" w:rsidDel="00B369E9">
          <w:delText>’</w:delText>
        </w:r>
        <w:r w:rsidRPr="00015210" w:rsidDel="00B369E9">
          <w:delText xml:space="preserve">s use of AI cannot be observed by other community members, and in most cases cannot be observed by the researcher either. Studies in this stream can therefore detect that answering behavior changed, but cannot determine whether the change was produced by AI-generated </w:delText>
        </w:r>
        <w:r w:rsidRPr="00015210" w:rsidDel="00B369E9">
          <w:rPr>
            <w:i/>
            <w:iCs/>
          </w:rPr>
          <w:delText>content</w:delText>
        </w:r>
        <w:r w:rsidRPr="00015210" w:rsidDel="00B369E9">
          <w:delText xml:space="preserve"> or by the </w:delText>
        </w:r>
        <w:r w:rsidRPr="00015210" w:rsidDel="00B369E9">
          <w:rPr>
            <w:i/>
            <w:iCs/>
          </w:rPr>
          <w:delText>knowledge</w:delText>
        </w:r>
        <w:r w:rsidRPr="00015210" w:rsidDel="00B369E9">
          <w:delText xml:space="preserve"> that a contribution is AI-generated. Nor can they observe the competitive signal an answerer faced at the moment of deciding, since no answerer in this stream ever sees a contribution identified as machine-produced.</w:delText>
        </w:r>
      </w:del>
    </w:p>
    <w:p w14:paraId="2A68C4AB" w14:textId="563F1A77" w:rsidR="000E4EEB" w:rsidRPr="00015210" w:rsidRDefault="001471CF" w:rsidP="000E4EEB">
      <w:pPr>
        <w:pStyle w:val="Heading3"/>
      </w:pPr>
      <w:ins w:id="729" w:author="Xin Li" w:date="2026-08-20T23:42:00Z" w16du:dateUtc="2026-08-20T15:42:00Z">
        <w:r>
          <w:t xml:space="preserve">Internal </w:t>
        </w:r>
      </w:ins>
      <w:ins w:id="730" w:author="Prof. LIU Ben" w:date="2026-08-24T22:46:00Z" w16du:dateUtc="2026-08-24T14:46:00Z">
        <w:r w:rsidR="00B369E9">
          <w:rPr>
            <w:rFonts w:hint="eastAsia"/>
            <w:lang w:eastAsia="zh-CN"/>
          </w:rPr>
          <w:t>Gen</w:t>
        </w:r>
      </w:ins>
      <w:r w:rsidR="000E4EEB" w:rsidRPr="00015210">
        <w:t xml:space="preserve">AI as </w:t>
      </w:r>
      <w:del w:id="731" w:author="Prof. LIU Ben" w:date="2026-08-24T22:46:00Z" w16du:dateUtc="2026-08-24T14:46:00Z">
        <w:r w:rsidR="000E4EEB" w:rsidRPr="00015210" w:rsidDel="00B369E9">
          <w:delText xml:space="preserve">an </w:delText>
        </w:r>
      </w:del>
      <w:ins w:id="732" w:author="Prof. LIU Ben" w:date="2026-08-24T22:46:00Z" w16du:dateUtc="2026-08-24T14:46:00Z">
        <w:r w:rsidR="00B369E9">
          <w:rPr>
            <w:rFonts w:hint="eastAsia"/>
            <w:lang w:eastAsia="zh-CN"/>
          </w:rPr>
          <w:t xml:space="preserve">the </w:t>
        </w:r>
      </w:ins>
      <w:del w:id="733" w:author="Xin Li" w:date="2026-08-20T23:42:00Z" w16du:dateUtc="2026-08-20T15:42:00Z">
        <w:r w:rsidR="000E4EEB" w:rsidRPr="00015210" w:rsidDel="001471CF">
          <w:delText xml:space="preserve">Identified </w:delText>
        </w:r>
      </w:del>
      <w:ins w:id="734" w:author="Xin Li" w:date="2026-08-20T23:42:00Z" w16du:dateUtc="2026-08-20T15:42:00Z">
        <w:r>
          <w:t>Answerer</w:t>
        </w:r>
      </w:ins>
      <w:ins w:id="735" w:author="Prof. LIU Ben" w:date="2026-08-24T22:46:00Z" w16du:dateUtc="2026-08-24T14:46:00Z">
        <w:r w:rsidR="00B369E9">
          <w:rPr>
            <w:lang w:eastAsia="zh-CN"/>
          </w:rPr>
          <w:t>’</w:t>
        </w:r>
        <w:r w:rsidR="00B369E9">
          <w:rPr>
            <w:rFonts w:hint="eastAsia"/>
            <w:lang w:eastAsia="zh-CN"/>
          </w:rPr>
          <w:t>s</w:t>
        </w:r>
      </w:ins>
      <w:ins w:id="736" w:author="Xin Li" w:date="2026-08-20T23:42:00Z" w16du:dateUtc="2026-08-20T15:42:00Z">
        <w:r>
          <w:t xml:space="preserve"> Competitor</w:t>
        </w:r>
      </w:ins>
      <w:del w:id="737" w:author="Xin Li" w:date="2026-08-20T23:42:00Z" w16du:dateUtc="2026-08-20T15:42:00Z">
        <w:r w:rsidR="000E4EEB" w:rsidRPr="00015210" w:rsidDel="001471CF">
          <w:delText>Rival Contributor</w:delText>
        </w:r>
      </w:del>
    </w:p>
    <w:p w14:paraId="536EC3ED" w14:textId="57EB6829" w:rsidR="00B369E9" w:rsidRPr="00B369E9" w:rsidRDefault="00B369E9">
      <w:pPr>
        <w:pStyle w:val="Paragraph0"/>
        <w:rPr>
          <w:ins w:id="738" w:author="Prof. LIU Ben" w:date="2026-08-24T22:47:00Z" w16du:dateUtc="2026-08-24T14:47:00Z"/>
          <w:rPrChange w:id="739" w:author="Prof. LIU Ben" w:date="2026-08-24T22:47:00Z" w16du:dateUtc="2026-08-24T14:47:00Z">
            <w:rPr>
              <w:ins w:id="740" w:author="Prof. LIU Ben" w:date="2026-08-24T22:47:00Z" w16du:dateUtc="2026-08-24T14:47:00Z"/>
              <w:color w:val="000000"/>
            </w:rPr>
          </w:rPrChange>
        </w:rPr>
        <w:pPrChange w:id="741" w:author="Prof. LIU Ben" w:date="2026-08-24T22:47:00Z" w16du:dateUtc="2026-08-24T14:47:00Z">
          <w:pPr>
            <w:spacing w:before="100" w:beforeAutospacing="1" w:after="100" w:afterAutospacing="1"/>
          </w:pPr>
        </w:pPrChange>
      </w:pPr>
      <w:ins w:id="742" w:author="Prof. LIU Ben" w:date="2026-08-24T22:47:00Z" w16du:dateUtc="2026-08-24T14:47:00Z">
        <w:r w:rsidRPr="00B369E9">
          <w:rPr>
            <w:rPrChange w:id="743" w:author="Prof. LIU Ben" w:date="2026-08-24T22:47:00Z" w16du:dateUtc="2026-08-24T14:47:00Z">
              <w:rPr>
                <w:color w:val="000000"/>
              </w:rPr>
            </w:rPrChange>
          </w:rPr>
          <w:t xml:space="preserve">A third and much smaller stream examines </w:t>
        </w:r>
        <w:r>
          <w:rPr>
            <w:rFonts w:hint="eastAsia"/>
          </w:rPr>
          <w:t>Gen</w:t>
        </w:r>
        <w:r w:rsidRPr="00B369E9">
          <w:rPr>
            <w:rPrChange w:id="744" w:author="Prof. LIU Ben" w:date="2026-08-24T22:47:00Z" w16du:dateUtc="2026-08-24T14:47:00Z">
              <w:rPr>
                <w:color w:val="000000"/>
              </w:rPr>
            </w:rPrChange>
          </w:rPr>
          <w:t xml:space="preserve">AI that posts answers under its own explicit label, alongside human contributors, on the same questions. Here </w:t>
        </w:r>
        <w:r>
          <w:rPr>
            <w:rFonts w:hint="eastAsia"/>
          </w:rPr>
          <w:t>Gen</w:t>
        </w:r>
        <w:r w:rsidRPr="00B369E9">
          <w:rPr>
            <w:rPrChange w:id="745" w:author="Prof. LIU Ben" w:date="2026-08-24T22:47:00Z" w16du:dateUtc="2026-08-24T14:47:00Z">
              <w:rPr>
                <w:color w:val="000000"/>
              </w:rPr>
            </w:rPrChange>
          </w:rPr>
          <w:t xml:space="preserve">AI is a competitor to the </w:t>
        </w:r>
        <w:r w:rsidRPr="00B369E9">
          <w:rPr>
            <w:i/>
            <w:iCs/>
            <w:rPrChange w:id="746" w:author="Prof. LIU Ben" w:date="2026-08-24T22:48:00Z" w16du:dateUtc="2026-08-24T14:48:00Z">
              <w:rPr>
                <w:color w:val="000000"/>
              </w:rPr>
            </w:rPrChange>
          </w:rPr>
          <w:t>human answerer</w:t>
        </w:r>
        <w:r w:rsidRPr="00B369E9">
          <w:rPr>
            <w:rPrChange w:id="747" w:author="Prof. LIU Ben" w:date="2026-08-24T22:47:00Z" w16du:dateUtc="2026-08-24T14:47:00Z">
              <w:rPr>
                <w:color w:val="000000"/>
              </w:rPr>
            </w:rPrChange>
          </w:rPr>
          <w:t>, competing for the same viewers</w:t>
        </w:r>
      </w:ins>
      <w:ins w:id="748" w:author="Prof. LIU Ben" w:date="2026-08-24T22:48:00Z" w16du:dateUtc="2026-08-24T14:48:00Z">
        <w:r>
          <w:t>’</w:t>
        </w:r>
      </w:ins>
      <w:ins w:id="749" w:author="Prof. LIU Ben" w:date="2026-08-24T22:47:00Z" w16du:dateUtc="2026-08-24T14:47:00Z">
        <w:r w:rsidRPr="00B369E9">
          <w:rPr>
            <w:rPrChange w:id="750" w:author="Prof. LIU Ben" w:date="2026-08-24T22:47:00Z" w16du:dateUtc="2026-08-24T14:47:00Z">
              <w:rPr>
                <w:color w:val="000000"/>
              </w:rPr>
            </w:rPrChange>
          </w:rPr>
          <w:t xml:space="preserve"> attention, and both the source and the content of its contribution are visible. Only Su et al. (2025) has examined this configuration empirically. Studying Quora</w:t>
        </w:r>
      </w:ins>
      <w:ins w:id="751" w:author="Prof. LIU Ben" w:date="2026-08-24T22:49:00Z" w16du:dateUtc="2026-08-24T14:49:00Z">
        <w:r>
          <w:t>’</w:t>
        </w:r>
      </w:ins>
      <w:ins w:id="752" w:author="Prof. LIU Ben" w:date="2026-08-24T22:47:00Z" w16du:dateUtc="2026-08-24T14:47:00Z">
        <w:r w:rsidRPr="00B369E9">
          <w:rPr>
            <w:rPrChange w:id="753" w:author="Prof. LIU Ben" w:date="2026-08-24T22:47:00Z" w16du:dateUtc="2026-08-24T14:47:00Z">
              <w:rPr>
                <w:color w:val="000000"/>
              </w:rPr>
            </w:rPrChange>
          </w:rPr>
          <w:t>s deployment of Sage, they report positive effects on human contribution, including increases in the number and length of answers. Two features of their setting d</w:t>
        </w:r>
      </w:ins>
      <w:ins w:id="754" w:author="Prof. LIU Ben" w:date="2026-08-24T22:50:00Z" w16du:dateUtc="2026-08-24T14:50:00Z">
        <w:r>
          <w:rPr>
            <w:rFonts w:hint="eastAsia"/>
          </w:rPr>
          <w:t>iffer</w:t>
        </w:r>
      </w:ins>
      <w:ins w:id="755" w:author="Prof. LIU Ben" w:date="2026-08-24T22:47:00Z" w16du:dateUtc="2026-08-24T14:47:00Z">
        <w:r w:rsidRPr="00B369E9">
          <w:rPr>
            <w:rPrChange w:id="756" w:author="Prof. LIU Ben" w:date="2026-08-24T22:47:00Z" w16du:dateUtc="2026-08-24T14:47:00Z">
              <w:rPr>
                <w:color w:val="000000"/>
              </w:rPr>
            </w:rPrChange>
          </w:rPr>
          <w:t xml:space="preserve"> from</w:t>
        </w:r>
      </w:ins>
      <w:ins w:id="757" w:author="Prof. LIU Ben" w:date="2026-08-24T22:52:00Z" w16du:dateUtc="2026-08-24T14:52:00Z">
        <w:r>
          <w:rPr>
            <w:rFonts w:hint="eastAsia"/>
          </w:rPr>
          <w:t xml:space="preserve"> a </w:t>
        </w:r>
        <w:r>
          <w:t>“</w:t>
        </w:r>
      </w:ins>
      <w:ins w:id="758" w:author="Prof. LIU Ben" w:date="2026-08-24T22:47:00Z" w16du:dateUtc="2026-08-24T14:47:00Z">
        <w:r w:rsidRPr="00B369E9">
          <w:rPr>
            <w:rPrChange w:id="759" w:author="Prof. LIU Ben" w:date="2026-08-24T22:47:00Z" w16du:dateUtc="2026-08-24T14:47:00Z">
              <w:rPr>
                <w:color w:val="000000"/>
              </w:rPr>
            </w:rPrChange>
          </w:rPr>
          <w:t>competit</w:t>
        </w:r>
      </w:ins>
      <w:ins w:id="760" w:author="Prof. LIU Ben" w:date="2026-08-24T22:52:00Z" w16du:dateUtc="2026-08-24T14:52:00Z">
        <w:r>
          <w:rPr>
            <w:rFonts w:hint="eastAsia"/>
          </w:rPr>
          <w:t>ion</w:t>
        </w:r>
        <w:r>
          <w:t>”</w:t>
        </w:r>
      </w:ins>
      <w:ins w:id="761" w:author="Prof. LIU Ben" w:date="2026-08-24T22:47:00Z" w16du:dateUtc="2026-08-24T14:47:00Z">
        <w:r w:rsidRPr="00B369E9">
          <w:rPr>
            <w:rPrChange w:id="762" w:author="Prof. LIU Ben" w:date="2026-08-24T22:47:00Z" w16du:dateUtc="2026-08-24T14:47:00Z">
              <w:rPr>
                <w:color w:val="000000"/>
              </w:rPr>
            </w:rPrChange>
          </w:rPr>
          <w:t xml:space="preserve"> configuration in ways that plausibly determine the sign of the effect. First, </w:t>
        </w:r>
        <w:r w:rsidRPr="00B369E9">
          <w:rPr>
            <w:i/>
            <w:iCs/>
            <w:rPrChange w:id="763" w:author="Prof. LIU Ben" w:date="2026-08-24T22:53:00Z" w16du:dateUtc="2026-08-24T14:53:00Z">
              <w:rPr>
                <w:color w:val="000000"/>
              </w:rPr>
            </w:rPrChange>
          </w:rPr>
          <w:t>timing</w:t>
        </w:r>
        <w:r w:rsidRPr="00B369E9">
          <w:rPr>
            <w:rPrChange w:id="764" w:author="Prof. LIU Ben" w:date="2026-08-24T22:47:00Z" w16du:dateUtc="2026-08-24T14:47:00Z">
              <w:rPr>
                <w:color w:val="000000"/>
              </w:rPr>
            </w:rPrChange>
          </w:rPr>
          <w:t xml:space="preserve">: </w:t>
        </w:r>
        <w:commentRangeStart w:id="765"/>
        <w:r w:rsidRPr="00B369E9">
          <w:rPr>
            <w:rPrChange w:id="766" w:author="Prof. LIU Ben" w:date="2026-08-24T22:47:00Z" w16du:dateUtc="2026-08-24T14:47:00Z">
              <w:rPr>
                <w:color w:val="000000"/>
              </w:rPr>
            </w:rPrChange>
          </w:rPr>
          <w:t>their AI answers are added roughly three months after the original post</w:t>
        </w:r>
      </w:ins>
      <w:commentRangeEnd w:id="765"/>
      <w:r w:rsidRPr="00B369E9">
        <w:rPr>
          <w:rStyle w:val="CommentReference"/>
          <w:sz w:val="24"/>
          <w:rPrChange w:id="767" w:author="Prof. LIU Ben" w:date="2026-08-24T22:47:00Z" w16du:dateUtc="2026-08-24T14:47:00Z">
            <w:rPr>
              <w:rStyle w:val="CommentReference"/>
              <w:color w:val="000000"/>
              <w:sz w:val="24"/>
            </w:rPr>
          </w:rPrChange>
        </w:rPr>
        <w:commentReference w:id="765"/>
      </w:r>
      <w:ins w:id="768" w:author="Prof. LIU Ben" w:date="2026-08-24T22:47:00Z" w16du:dateUtc="2026-08-24T14:47:00Z">
        <w:r w:rsidRPr="00B369E9">
          <w:rPr>
            <w:rPrChange w:id="769" w:author="Prof. LIU Ben" w:date="2026-08-24T22:47:00Z" w16du:dateUtc="2026-08-24T14:47:00Z">
              <w:rPr>
                <w:color w:val="000000"/>
              </w:rPr>
            </w:rPrChange>
          </w:rPr>
          <w:t xml:space="preserve">, so AI enters as a retrospective supplement to an established discussion rather than as a competitor whom human contributors encounter on arrival. Second, </w:t>
        </w:r>
        <w:r w:rsidRPr="00B369E9">
          <w:rPr>
            <w:i/>
            <w:iCs/>
            <w:rPrChange w:id="770" w:author="Prof. LIU Ben" w:date="2026-08-24T22:53:00Z" w16du:dateUtc="2026-08-24T14:53:00Z">
              <w:rPr>
                <w:color w:val="000000"/>
              </w:rPr>
            </w:rPrChange>
          </w:rPr>
          <w:t>domain</w:t>
        </w:r>
        <w:r w:rsidRPr="00B369E9">
          <w:rPr>
            <w:rPrChange w:id="771" w:author="Prof. LIU Ben" w:date="2026-08-24T22:47:00Z" w16du:dateUtc="2026-08-24T14:47:00Z">
              <w:rPr>
                <w:color w:val="000000"/>
              </w:rPr>
            </w:rPrChange>
          </w:rPr>
          <w:t>: Quora is a general-interest platform spanning philosophy, personal advice, and cultural discussion, where the value of a human contribution rests substantially on subjective interpretation and lived experience that AI cannot easily substitute for. In technical communities, where contributions are evaluated primarily on correctness and efficiency, competition between the AI answer and human answers may be stronger. This possibility is not fully developed in the existing literature, and we investigate it in this study.</w:t>
        </w:r>
      </w:ins>
    </w:p>
    <w:p w14:paraId="104D996F" w14:textId="01AF86BB" w:rsidR="000E4EEB" w:rsidRPr="00015210" w:rsidDel="00B369E9" w:rsidRDefault="000E4EEB" w:rsidP="000E4EEB">
      <w:pPr>
        <w:pStyle w:val="Paragraph0"/>
        <w:rPr>
          <w:del w:id="772" w:author="Prof. LIU Ben" w:date="2026-08-24T22:54:00Z" w16du:dateUtc="2026-08-24T14:54:00Z"/>
        </w:rPr>
      </w:pPr>
      <w:del w:id="773" w:author="Prof. LIU Ben" w:date="2026-08-24T22:54:00Z" w16du:dateUtc="2026-08-24T14:54:00Z">
        <w:r w:rsidRPr="00015210" w:rsidDel="00B369E9">
          <w:delText>A third and much smaller stream examines AI that posts answers under its own explicit label, alongside human contributors, on the same questions. Here AI is a rival</w:delText>
        </w:r>
      </w:del>
      <w:ins w:id="774" w:author="Xin Li" w:date="2026-08-22T07:37:00Z" w16du:dateUtc="2026-08-21T23:37:00Z">
        <w:del w:id="775" w:author="Prof. LIU Ben" w:date="2026-08-24T22:54:00Z" w16du:dateUtc="2026-08-24T14:54:00Z">
          <w:r w:rsidR="004E55FA" w:rsidDel="00B369E9">
            <w:delText>competitor</w:delText>
          </w:r>
        </w:del>
      </w:ins>
      <w:del w:id="776" w:author="Prof. LIU Ben" w:date="2026-08-24T22:54:00Z" w16du:dateUtc="2026-08-24T14:54:00Z">
        <w:r w:rsidRPr="00015210" w:rsidDel="00B369E9">
          <w:delText xml:space="preserve"> to the </w:delText>
        </w:r>
        <w:r w:rsidRPr="00015210" w:rsidDel="00B369E9">
          <w:rPr>
            <w:i/>
            <w:iCs/>
          </w:rPr>
          <w:delText>human answerer</w:delText>
        </w:r>
        <w:r w:rsidRPr="00015210" w:rsidDel="00B369E9">
          <w:delText>, competing for the same viewers</w:delText>
        </w:r>
        <w:r w:rsidR="00534D0B" w:rsidRPr="00015210" w:rsidDel="00B369E9">
          <w:delText>’</w:delText>
        </w:r>
        <w:r w:rsidRPr="00015210" w:rsidDel="00B369E9">
          <w:delText xml:space="preserve"> attention and recognition, and both the source and the content of its contribution are visible.</w:delText>
        </w:r>
      </w:del>
    </w:p>
    <w:p w14:paraId="0C04027B" w14:textId="71ADD33C" w:rsidR="000E4EEB" w:rsidDel="00B369E9" w:rsidRDefault="00C41A58" w:rsidP="000E4EEB">
      <w:pPr>
        <w:pStyle w:val="Paragraph0"/>
        <w:rPr>
          <w:ins w:id="777" w:author="Xin Li" w:date="2026-08-21T09:51:00Z" w16du:dateUtc="2026-08-21T01:51:00Z"/>
          <w:del w:id="778" w:author="Prof. LIU Ben" w:date="2026-08-24T22:54:00Z" w16du:dateUtc="2026-08-24T14:54:00Z"/>
        </w:rPr>
      </w:pPr>
      <w:ins w:id="779" w:author="Xin Li" w:date="2026-08-21T07:23:00Z" w16du:dateUtc="2026-08-20T23:23:00Z">
        <w:del w:id="780" w:author="Prof. LIU Ben" w:date="2026-08-24T22:54:00Z" w16du:dateUtc="2026-08-24T14:54:00Z">
          <w:r w:rsidDel="00B369E9">
            <w:delText xml:space="preserve"> </w:delText>
          </w:r>
        </w:del>
      </w:ins>
      <w:del w:id="781" w:author="Prof. LIU Ben" w:date="2026-08-24T22:54:00Z" w16du:dateUtc="2026-08-24T14:54:00Z">
        <w:r w:rsidR="000E4EEB" w:rsidRPr="00015210" w:rsidDel="00B369E9">
          <w:delText>Only Su et al. (2025) has examined this configuration empirically. Studying Quora</w:delText>
        </w:r>
        <w:r w:rsidR="00534D0B" w:rsidRPr="00015210" w:rsidDel="00B369E9">
          <w:delText>’</w:delText>
        </w:r>
        <w:r w:rsidR="000E4EEB" w:rsidRPr="00015210" w:rsidDel="00B369E9">
          <w:delText xml:space="preserve">s deployment of Sage, they report positive effects on human contribution, including increases in the number and length of answers. Two features of their setting differ from ours </w:delText>
        </w:r>
      </w:del>
      <w:ins w:id="782" w:author="Xin Li" w:date="2026-08-21T07:22:00Z" w16du:dateUtc="2026-08-20T23:22:00Z">
        <w:del w:id="783" w:author="Prof. LIU Ben" w:date="2026-08-24T22:54:00Z" w16du:dateUtc="2026-08-24T14:54:00Z">
          <w:r w:rsidDel="00B369E9">
            <w:delText>the “competitor” nature of AI</w:delText>
          </w:r>
          <w:r w:rsidRPr="00015210" w:rsidDel="00B369E9">
            <w:delText xml:space="preserve"> </w:delText>
          </w:r>
        </w:del>
      </w:ins>
      <w:del w:id="784" w:author="Prof. LIU Ben" w:date="2026-08-24T22:54:00Z" w16du:dateUtc="2026-08-24T14:54:00Z">
        <w:r w:rsidR="000E4EEB" w:rsidRPr="00015210" w:rsidDel="00B369E9">
          <w:delText xml:space="preserve">in ways that plausibly determine the sign of the effect. First, </w:delText>
        </w:r>
        <w:r w:rsidR="000E4EEB" w:rsidRPr="00015210" w:rsidDel="00B369E9">
          <w:rPr>
            <w:i/>
            <w:iCs/>
          </w:rPr>
          <w:delText>timing</w:delText>
        </w:r>
        <w:r w:rsidR="000E4EEB" w:rsidRPr="00015210" w:rsidDel="00B369E9">
          <w:delText xml:space="preserve">: their AI answers are added roughly three months after the original post, by which point questions have already accumulated human responses, so AI enters as a retrospective supplement to an established discussion rather than as a competitor whom human contributors encounter on arrival. Second, </w:delText>
        </w:r>
        <w:r w:rsidR="000E4EEB" w:rsidRPr="00015210" w:rsidDel="00B369E9">
          <w:rPr>
            <w:i/>
            <w:iCs/>
          </w:rPr>
          <w:delText>domain</w:delText>
        </w:r>
        <w:r w:rsidR="000E4EEB" w:rsidRPr="00015210" w:rsidDel="00B369E9">
          <w:delText>: Quora is a general-interest platform spanning philosophy, personal advice, and cultural discussion, where the value of a human contribution rests substantially on subjective interpretation and lived experience that AI cannot easily substitute for. In technical communities, contributions are evaluated primarily on correctness and efficiency, precisely the dimensions on which AI capability is strongest, and a labeled AI answer</w:delText>
        </w:r>
      </w:del>
      <w:ins w:id="785" w:author="Xin Li" w:date="2026-08-21T07:23:00Z" w16du:dateUtc="2026-08-20T23:23:00Z">
        <w:del w:id="786" w:author="Prof. LIU Ben" w:date="2026-08-24T22:54:00Z" w16du:dateUtc="2026-08-24T14:54:00Z">
          <w:r w:rsidDel="00B369E9">
            <w:delText xml:space="preserve">’s competition with </w:delText>
          </w:r>
        </w:del>
      </w:ins>
      <w:del w:id="787" w:author="Prof. LIU Ben" w:date="2026-08-24T22:54:00Z" w16du:dateUtc="2026-08-24T14:54:00Z">
        <w:r w:rsidR="000E4EEB" w:rsidRPr="00015210" w:rsidDel="00B369E9">
          <w:delText xml:space="preserve"> that arrives within minutes competes directly with human answer</w:delText>
        </w:r>
      </w:del>
      <w:ins w:id="788" w:author="Xin Li" w:date="2026-08-21T07:23:00Z" w16du:dateUtc="2026-08-20T23:23:00Z">
        <w:del w:id="789" w:author="Prof. LIU Ben" w:date="2026-08-24T22:54:00Z" w16du:dateUtc="2026-08-24T14:54:00Z">
          <w:r w:rsidDel="00B369E9">
            <w:delText xml:space="preserve"> may be stronger, which are not fully</w:delText>
          </w:r>
        </w:del>
      </w:ins>
      <w:ins w:id="790" w:author="Xin Li" w:date="2026-08-21T07:24:00Z" w16du:dateUtc="2026-08-20T23:24:00Z">
        <w:del w:id="791" w:author="Prof. LIU Ben" w:date="2026-08-24T22:54:00Z" w16du:dateUtc="2026-08-24T14:54:00Z">
          <w:r w:rsidDel="00B369E9">
            <w:delText xml:space="preserve"> elaborated in the literature and will be investigated in this study</w:delText>
          </w:r>
        </w:del>
      </w:ins>
      <w:ins w:id="792" w:author="Xin Li" w:date="2026-08-21T07:23:00Z" w16du:dateUtc="2026-08-20T23:23:00Z">
        <w:del w:id="793" w:author="Prof. LIU Ben" w:date="2026-08-24T22:54:00Z" w16du:dateUtc="2026-08-24T14:54:00Z">
          <w:r w:rsidDel="00B369E9">
            <w:delText xml:space="preserve">. </w:delText>
          </w:r>
        </w:del>
      </w:ins>
      <w:del w:id="794" w:author="Prof. LIU Ben" w:date="2026-08-24T22:54:00Z" w16du:dateUtc="2026-08-24T14:54:00Z">
        <w:r w:rsidR="000E4EEB" w:rsidRPr="00015210" w:rsidDel="00B369E9">
          <w:delText>ers from the outset.</w:delText>
        </w:r>
      </w:del>
    </w:p>
    <w:p w14:paraId="05BEBF95" w14:textId="7473037D" w:rsidR="00CF1F0C" w:rsidRDefault="00B369E9">
      <w:pPr>
        <w:pStyle w:val="Heading2"/>
        <w:rPr>
          <w:ins w:id="795" w:author="Xin Li" w:date="2026-08-21T07:24:00Z" w16du:dateUtc="2026-08-20T23:24:00Z"/>
        </w:rPr>
        <w:pPrChange w:id="796" w:author="Xin Li" w:date="2026-08-21T09:51:00Z" w16du:dateUtc="2026-08-21T01:51:00Z">
          <w:pPr>
            <w:pStyle w:val="Paragraph0"/>
          </w:pPr>
        </w:pPrChange>
      </w:pPr>
      <w:ins w:id="797" w:author="Prof. LIU Ben" w:date="2026-08-24T22:54:00Z" w16du:dateUtc="2026-08-24T14:54:00Z">
        <w:r>
          <w:rPr>
            <w:rFonts w:hint="eastAsia"/>
            <w:lang w:eastAsia="zh-CN"/>
          </w:rPr>
          <w:t>How Content and Label Shape</w:t>
        </w:r>
      </w:ins>
      <w:ins w:id="798" w:author="Xin Li" w:date="2026-08-21T09:51:00Z" w16du:dateUtc="2026-08-21T01:51:00Z">
        <w:del w:id="799" w:author="Prof. LIU Ben" w:date="2026-08-24T22:54:00Z" w16du:dateUtc="2026-08-24T14:54:00Z">
          <w:r w:rsidR="00CF1F0C" w:rsidDel="00B369E9">
            <w:delText>Content vs. Label in Affecting</w:delText>
          </w:r>
        </w:del>
        <w:r w:rsidR="00CF1F0C">
          <w:t xml:space="preserve"> Human Contribution </w:t>
        </w:r>
      </w:ins>
    </w:p>
    <w:p w14:paraId="10DFE348" w14:textId="566D7FEB" w:rsidR="000E4EEB" w:rsidRPr="00015210" w:rsidDel="00C41A58" w:rsidRDefault="000E4EEB" w:rsidP="003A2B8C">
      <w:pPr>
        <w:pStyle w:val="Heading2"/>
        <w:rPr>
          <w:del w:id="800" w:author="Xin Li" w:date="2026-08-21T07:24:00Z" w16du:dateUtc="2026-08-20T23:24:00Z"/>
          <w:rFonts w:ascii="Heiti TC" w:eastAsia="Heiti TC" w:hAnsi="Heiti TC" w:cs="Heiti TC"/>
        </w:rPr>
      </w:pPr>
      <w:del w:id="801" w:author="Xin Li" w:date="2026-08-21T07:24:00Z" w16du:dateUtc="2026-08-20T23:24:00Z">
        <w:r w:rsidRPr="00015210" w:rsidDel="00C41A58">
          <w:delText>Whether internal AI complements or displaces human contribution is therefore likely contingent on domain and on timing. The configuration most consequential for platform design, immediate AI competition in a domain where AI is capable, remains unexamined. We return to reconciling our findings with those of Su et al. (2025) in Section 7.</w:delText>
        </w:r>
        <w:r w:rsidRPr="00015210" w:rsidDel="00C41A58">
          <w:rPr>
            <w:rFonts w:ascii="Heiti TC" w:eastAsia="Heiti TC" w:hAnsi="Heiti TC" w:cs="Heiti TC"/>
          </w:rPr>
          <w:delText xml:space="preserve"> </w:delText>
        </w:r>
      </w:del>
    </w:p>
    <w:p w14:paraId="6A4E53A4" w14:textId="054AD27D" w:rsidR="003A2B8C" w:rsidRPr="00015210" w:rsidRDefault="003A2B8C">
      <w:pPr>
        <w:pStyle w:val="Heading3"/>
        <w:pPrChange w:id="802" w:author="Xin Li" w:date="2026-08-21T09:51:00Z" w16du:dateUtc="2026-08-21T01:51:00Z">
          <w:pPr>
            <w:pStyle w:val="Heading2"/>
          </w:pPr>
        </w:pPrChange>
      </w:pPr>
      <w:ins w:id="803" w:author="Xin Li" w:date="2026-08-21T07:28:00Z" w16du:dateUtc="2026-08-20T23:28:00Z">
        <w:r w:rsidRPr="00015210">
          <w:t xml:space="preserve">Human Responses to </w:t>
        </w:r>
      </w:ins>
      <w:del w:id="804" w:author="Xin Li" w:date="2026-08-21T07:28:00Z" w16du:dateUtc="2026-08-20T23:28:00Z">
        <w:r w:rsidRPr="00015210" w:rsidDel="00045AE1">
          <w:delText xml:space="preserve">How </w:delText>
        </w:r>
      </w:del>
      <w:r w:rsidRPr="00015210">
        <w:t xml:space="preserve">Prior Contributions </w:t>
      </w:r>
      <w:del w:id="805" w:author="Xin Li" w:date="2026-08-21T07:29:00Z" w16du:dateUtc="2026-08-20T23:29:00Z">
        <w:r w:rsidRPr="00015210" w:rsidDel="00045AE1">
          <w:delText xml:space="preserve">Shape Human Contribution </w:delText>
        </w:r>
      </w:del>
      <w:r w:rsidRPr="00015210">
        <w:t>in Online Q&amp;A Communities</w:t>
      </w:r>
    </w:p>
    <w:p w14:paraId="3A8BC442" w14:textId="77777777" w:rsidR="00B369E9" w:rsidRPr="00B369E9" w:rsidRDefault="00B369E9">
      <w:pPr>
        <w:pStyle w:val="Paragraph0"/>
        <w:rPr>
          <w:ins w:id="806" w:author="Prof. LIU Ben" w:date="2026-08-24T22:55:00Z" w16du:dateUtc="2026-08-24T14:55:00Z"/>
          <w:rPrChange w:id="807" w:author="Prof. LIU Ben" w:date="2026-08-24T22:56:00Z" w16du:dateUtc="2026-08-24T14:56:00Z">
            <w:rPr>
              <w:ins w:id="808" w:author="Prof. LIU Ben" w:date="2026-08-24T22:55:00Z" w16du:dateUtc="2026-08-24T14:55:00Z"/>
              <w:color w:val="000000"/>
            </w:rPr>
          </w:rPrChange>
        </w:rPr>
        <w:pPrChange w:id="809" w:author="Prof. LIU Ben" w:date="2026-08-24T22:56:00Z" w16du:dateUtc="2026-08-24T14:56:00Z">
          <w:pPr>
            <w:spacing w:before="100" w:beforeAutospacing="1" w:after="100" w:afterAutospacing="1"/>
          </w:pPr>
        </w:pPrChange>
      </w:pPr>
      <w:ins w:id="810" w:author="Prof. LIU Ben" w:date="2026-08-24T22:55:00Z" w16du:dateUtc="2026-08-24T14:55:00Z">
        <w:r w:rsidRPr="00B369E9">
          <w:rPr>
            <w:rPrChange w:id="811" w:author="Prof. LIU Ben" w:date="2026-08-24T22:56:00Z" w16du:dateUtc="2026-08-24T14:56:00Z">
              <w:rPr>
                <w:color w:val="000000"/>
              </w:rPr>
            </w:rPrChange>
          </w:rPr>
          <w:t xml:space="preserve">A broad body of work identifies determinants of participation. These include question formulation and formatting (Burke et al. 2010; Calefato et al. 2018; Li et al. 2023), monetary and </w:t>
        </w:r>
        <w:r w:rsidRPr="00B369E9">
          <w:rPr>
            <w:rPrChange w:id="812" w:author="Prof. LIU Ben" w:date="2026-08-24T22:56:00Z" w16du:dateUtc="2026-08-24T14:56:00Z">
              <w:rPr>
                <w:color w:val="000000"/>
              </w:rPr>
            </w:rPrChange>
          </w:rPr>
          <w:lastRenderedPageBreak/>
          <w:t>non-monetary incentives (Berger et al. 2016; Jiang et al. 2024; Wang et al. 2022), feedback and reciprocity (Li et al. 2020; Moon &amp; Sproull 2008), and gamification (Chen et al. 2022; Meng et al. 2013). Because internal GenAI acts as an answerer, we focus on the dynamics of answering rather than on this broader set of determinants. In particular, when a potential contributor arrives at a question, that question usually already displays some prior answers, which shape the response of subsequent human answerers.</w:t>
        </w:r>
      </w:ins>
    </w:p>
    <w:p w14:paraId="65E44217" w14:textId="2714928F" w:rsidR="003A2B8C" w:rsidRPr="00015210" w:rsidDel="00B369E9" w:rsidRDefault="003A2B8C" w:rsidP="003A2B8C">
      <w:pPr>
        <w:pStyle w:val="Paragraph0"/>
        <w:rPr>
          <w:del w:id="813" w:author="Prof. LIU Ben" w:date="2026-08-24T22:57:00Z" w16du:dateUtc="2026-08-24T14:57:00Z"/>
          <w:moveTo w:id="814" w:author="Xin Li" w:date="2026-08-21T07:42:00Z" w16du:dateUtc="2026-08-20T23:42:00Z"/>
        </w:rPr>
      </w:pPr>
      <w:moveToRangeStart w:id="815" w:author="Xin Li" w:date="2026-08-21T07:42:00Z" w:name="move238190562"/>
      <w:moveTo w:id="816" w:author="Xin Li" w:date="2026-08-21T07:42:00Z" w16du:dateUtc="2026-08-20T23:42:00Z">
        <w:del w:id="817" w:author="Prof. LIU Ben" w:date="2026-08-24T22:57:00Z" w16du:dateUtc="2026-08-24T14:57:00Z">
          <w:r w:rsidRPr="00015210" w:rsidDel="00B369E9">
            <w:delText xml:space="preserve">A broader but separate body of work identifies other determinants of participation. These include question formulation and formatting </w:delText>
          </w:r>
          <w:r w:rsidRPr="00015210" w:rsidDel="00B369E9">
            <w:fldChar w:fldCharType="begin"/>
          </w:r>
          <w:r w:rsidRPr="00015210" w:rsidDel="00B369E9">
            <w:delInstrText xml:space="preserve"> ADDIN ZOTERO_ITEM CSL_CITATION {"citationID":"cFufHGgd","properties":{"unsorted":false,"formattedCitation":"(Burke et al. 2010; Calefato et al. 2018; Li et al. 2023)","plainCitation":"(Burke et al. 2010; Calefato et al. 2018; Li et al. 2023)","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that when individuals attest to previous group participation and make specific requests for information, community responsiveness increases, but claims of shared identity with the group have no impact.\n\n</w:delInstrText>
          </w:r>
          <w:r w:rsidRPr="00015210" w:rsidDel="00B369E9">
            <w:del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delInstrText>
          </w:r>
          <w:r w:rsidRPr="00015210" w:rsidDel="00B369E9">
            <w:delInstrText>a</w:delInstrText>
          </w:r>
          <w:r w:rsidRPr="00015210" w:rsidDel="00B369E9">
            <w:delInstrText>）基于群体的成员声明，其中新成员描述了最初参与群体的情况；</w:delInstrText>
          </w:r>
          <w:r w:rsidRPr="00015210" w:rsidDel="00B369E9">
            <w:delInstrText>(b)</w:delInstrText>
          </w:r>
          <w:r w:rsidRPr="00015210" w:rsidDel="00B369E9">
            <w:delInstrText>基于身份的成员资格声明，其中他们描述了他们与群体的焦点社会类别的相似性；以及（</w:delInstrText>
          </w:r>
          <w:r w:rsidRPr="00015210" w:rsidDel="00B369E9">
            <w:delInstrText>c</w:delInstrText>
          </w:r>
          <w:r w:rsidRPr="00015210" w:rsidDel="00B369E9">
            <w:delInstrText>）信息请求，其中他们寻求帮助。使用机器学习在大约</w:delInstrText>
          </w:r>
          <w:r w:rsidRPr="00015210" w:rsidDel="00B369E9">
            <w:delInstrText>100</w:delInstrText>
          </w:r>
          <w:r w:rsidRPr="00015210" w:rsidDel="00B369E9">
            <w:delInstrText>个在线群组的</w:delInstrText>
          </w:r>
          <w:r w:rsidRPr="00015210" w:rsidDel="00B369E9">
            <w:delInstrText>12,000</w:delInstrText>
          </w:r>
          <w:r w:rsidRPr="00015210" w:rsidDel="00B369E9">
            <w:del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delInstrText>
          </w:r>
          <w:r w:rsidRPr="00015210" w:rsidDel="00B369E9">
            <w:delInstrText xml:space="preserve">","archive_location":"82 </w:delInstrText>
          </w:r>
          <w:r w:rsidRPr="00015210" w:rsidDel="00B369E9">
            <w:rPr>
              <w:rFonts w:ascii="Apple Color Emoji" w:hAnsi="Apple Color Emoji" w:cs="Apple Color Emoji"/>
            </w:rPr>
            <w:delInstrText>📊</w:delInstrText>
          </w:r>
          <w:r w:rsidRPr="00015210" w:rsidDel="00B369E9">
            <w:delInstrText>","call-number":"3","container-title":"Small Group Research","DOI":"10.1177/1046496409351936","ISSN":"1046-4964","issue":"9","journalAbbreviation":"Small Gr. Res.","language":"en","note":"</w:delInstrText>
          </w:r>
          <w:r w:rsidRPr="00015210" w:rsidDel="00B369E9">
            <w:rPr>
              <w:rFonts w:ascii="Apple Color Emoji" w:hAnsi="Apple Color Emoji" w:cs="Apple Color Emoji"/>
            </w:rPr>
            <w:delInstrText>🏷️</w:delInstrText>
          </w:r>
          <w:r w:rsidRPr="00015210" w:rsidDel="00B369E9">
            <w:del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 we empirically confirmed community guidelines that suggest avoiding rudeness in question writing.\n\n</w:delInstrText>
          </w:r>
          <w:r w:rsidRPr="00015210" w:rsidDel="00B369E9">
            <w:delInstrText>【摘要翻译】</w:delInstrText>
          </w:r>
          <w:r w:rsidRPr="00015210" w:rsidDel="00B369E9">
            <w:delInstrText>Stack Overflow</w:delInstrText>
          </w:r>
          <w:r w:rsidRPr="00015210" w:rsidDel="00B369E9">
            <w:delInstrText>和其他基于社区的问答（</w:delInstrText>
          </w:r>
          <w:r w:rsidRPr="00015210" w:rsidDel="00B369E9">
            <w:delInstrText>Q&amp;A</w:delInstrText>
          </w:r>
          <w:r w:rsidRPr="00015210" w:rsidDel="00B369E9">
            <w:del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delInstrText>
          </w:r>
          <w:r w:rsidRPr="00015210" w:rsidDel="00B369E9">
            <w:delInstrText>87 K</w:delInstrText>
          </w:r>
          <w:r w:rsidRPr="00015210" w:rsidDel="00B369E9">
            <w:del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delInstrText>
          </w:r>
          <w:r w:rsidRPr="00015210" w:rsidDel="00B369E9">
            <w:delInstrText xml:space="preserve">","archive_location":"106 </w:delInstrText>
          </w:r>
          <w:r w:rsidRPr="00015210" w:rsidDel="00B369E9">
            <w:rPr>
              <w:rFonts w:ascii="Apple Color Emoji" w:hAnsi="Apple Color Emoji" w:cs="Apple Color Emoji"/>
            </w:rPr>
            <w:delInstrText>📊</w:delInstrText>
          </w:r>
          <w:r w:rsidRPr="00015210" w:rsidDel="00B369E9">
            <w:delInstrText>","call-number":"2","container-title":"Information and Software Technology","DOI":"10.1016/j.infsof.2017.10.009","ISSN":"0950-5849","journalAbbreviation":"Inform. Software Tech.","language":"en","note":"</w:delInstrText>
          </w:r>
          <w:r w:rsidRPr="00015210" w:rsidDel="00B369E9">
            <w:rPr>
              <w:rFonts w:ascii="Apple Color Emoji" w:hAnsi="Apple Color Emoji" w:cs="Apple Color Emoji"/>
            </w:rPr>
            <w:delInstrText>🏷️</w:delInstrText>
          </w:r>
          <w:r w:rsidRPr="00015210" w:rsidDel="00B369E9">
            <w:delInstrText xml:space="preserve"> /reading</w:delInstrText>
          </w:r>
          <w:r w:rsidRPr="00015210" w:rsidDel="00B369E9">
            <w:delInstrText>、</w:delInstrText>
          </w:r>
          <w:r w:rsidRPr="00015210" w:rsidDel="00B369E9">
            <w:delInstrText>/unread</w:delInstrText>
          </w:r>
          <w:r w:rsidRPr="00015210" w:rsidDel="00B369E9">
            <w:delInstrText>、</w:delInstrText>
          </w:r>
          <w:r w:rsidRPr="00015210" w:rsidDel="00B369E9">
            <w:rPr>
              <w:rFonts w:ascii="Apple Color Emoji" w:hAnsi="Apple Color Emoji" w:cs="Apple Color Emoji"/>
            </w:rPr>
            <w:delInstrText>📒</w:delInstrText>
          </w:r>
          <w:r w:rsidRPr="00015210" w:rsidDel="00B369E9">
            <w:delInstrText>、</w:delInstrText>
          </w:r>
          <w:r w:rsidRPr="00015210" w:rsidDel="00B369E9">
            <w:delInstrText>Crowdsourcing</w:delInstrText>
          </w:r>
          <w:r w:rsidRPr="00015210" w:rsidDel="00B369E9">
            <w:delInstrText>、</w:delInstrText>
          </w:r>
          <w:r w:rsidRPr="00015210" w:rsidDel="00B369E9">
            <w:delInstrText>Emotion mining</w:delInstrText>
          </w:r>
          <w:r w:rsidRPr="00015210" w:rsidDel="00B369E9">
            <w:delInstrText>、</w:delInstrText>
          </w:r>
          <w:r w:rsidRPr="00015210" w:rsidDel="00B369E9">
            <w:delInstrText>Question answering</w:delInstrText>
          </w:r>
          <w:r w:rsidRPr="00015210" w:rsidDel="00B369E9">
            <w:delInstrText>、</w:delInstrText>
          </w:r>
          <w:r w:rsidRPr="00015210" w:rsidDel="00B369E9">
            <w:delInstrText>Sentiment analysis</w:delInstrText>
          </w:r>
          <w:r w:rsidRPr="00015210" w:rsidDel="00B369E9">
            <w:delInstrText>、</w:delInstrText>
          </w:r>
          <w:r w:rsidRPr="00015210" w:rsidDel="00B369E9">
            <w:delInstrText>Social software engineering</w:delInstrText>
          </w:r>
          <w:r w:rsidRPr="00015210" w:rsidDel="00B369E9">
            <w:delInstrText>、</w:delInstrText>
          </w:r>
          <w:r w:rsidRPr="00015210" w:rsidDel="00B369E9">
            <w:delInstrText>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social Q&amp;A platforms to assist scholars in asking richer questions that are likely to generate more answers across disciplines, thereby promoting improved academic communication among scholars.\n\n</w:delInstrText>
          </w:r>
          <w:r w:rsidRPr="00015210" w:rsidDel="00B369E9">
            <w:del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delInstrText>
          </w:r>
          <w:r w:rsidRPr="00015210" w:rsidDel="00B369E9">
            <w:delInstrText>quantity.Design/methodology/approachThe</w:delInstrText>
          </w:r>
          <w:r w:rsidRPr="00015210" w:rsidDel="00B369E9">
            <w:delInstrText>研究在学术社交问答平台</w:delInstrText>
          </w:r>
          <w:r w:rsidRPr="00015210" w:rsidDel="00B369E9">
            <w:delInstrText>Research chGate Q&amp;A</w:delInstrText>
          </w:r>
          <w:r w:rsidRPr="00015210" w:rsidDel="00B369E9">
            <w:delInstrText>上考察了五个学科的</w:delInstrText>
          </w:r>
          <w:r w:rsidRPr="00015210" w:rsidDel="00B369E9">
            <w:delInstrText>1,968</w:delInstrText>
          </w:r>
          <w:r w:rsidRPr="00015210" w:rsidDel="00B369E9">
            <w:del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delInstrText>
          </w:r>
          <w:r w:rsidRPr="00015210" w:rsidDel="00B369E9">
            <w:delInstrText>/</w:delInstrText>
          </w:r>
          <w:r w:rsidRPr="00015210" w:rsidDel="00B369E9">
            <w:delInstrText>价值本研究为学术社会问答平台提供支持，以帮助学者提出更丰富的问题，这些问题可能会产生更多的跨学科答案，从而促进学者之间改善学术交流。</w:delInstrText>
          </w:r>
          <w:r w:rsidRPr="00015210" w:rsidDel="00B369E9">
            <w:delInstrText xml:space="preserve">","archive_location":"8 </w:delInstrText>
          </w:r>
          <w:r w:rsidRPr="00015210" w:rsidDel="00B369E9">
            <w:rPr>
              <w:rFonts w:ascii="Apple Color Emoji" w:hAnsi="Apple Color Emoji" w:cs="Apple Color Emoji"/>
            </w:rPr>
            <w:delInstrText>📊</w:delInstrText>
          </w:r>
          <w:r w:rsidRPr="00015210" w:rsidDel="00B369E9">
            <w:delInstrText>","call-number":"3","container-title":"Library Hi Tech","DOI":"10.1108/LHT-05-2021-0161","ISSN":"0737-8831","issue":"3","journalAbbreviation":"Libr. Hi Tech","language":"en","note":"</w:delInstrText>
          </w:r>
          <w:r w:rsidRPr="00015210" w:rsidDel="00B369E9">
            <w:rPr>
              <w:rFonts w:ascii="Apple Color Emoji" w:hAnsi="Apple Color Emoji" w:cs="Apple Color Emoji"/>
            </w:rPr>
            <w:delInstrText>🏷️</w:delInstrText>
          </w:r>
          <w:r w:rsidRPr="00015210" w:rsidDel="00B369E9">
            <w:delInstrText xml:space="preserve"> /unread</w:delInstrText>
          </w:r>
          <w:r w:rsidRPr="00015210" w:rsidDel="00B369E9">
            <w:delInstrText>、</w:delInstrText>
          </w:r>
          <w:r w:rsidRPr="00015210" w:rsidDel="00B369E9">
            <w:delInstrText>Information seeking</w:delInstrText>
          </w:r>
          <w:r w:rsidRPr="00015210" w:rsidDel="00B369E9">
            <w:delInstrText>、</w:delInstrText>
          </w:r>
          <w:r w:rsidRPr="00015210" w:rsidDel="00B369E9">
            <w:delInstrText>Academic questions</w:delInstrText>
          </w:r>
          <w:r w:rsidRPr="00015210" w:rsidDel="00B369E9">
            <w:delInstrText>、</w:delInstrText>
          </w:r>
          <w:r w:rsidRPr="00015210" w:rsidDel="00B369E9">
            <w:delInstrText>Academic social Q&amp;A</w:delInstrText>
          </w:r>
          <w:r w:rsidRPr="00015210" w:rsidDel="00B369E9">
            <w:delInstrText>、</w:delInstrText>
          </w:r>
          <w:r w:rsidRPr="00015210" w:rsidDel="00B369E9">
            <w:delInstrText>COMMUNITIES</w:delInstrText>
          </w:r>
          <w:r w:rsidRPr="00015210" w:rsidDel="00B369E9">
            <w:delInstrText>、</w:delInstrText>
          </w:r>
          <w:r w:rsidRPr="00015210" w:rsidDel="00B369E9">
            <w:delInstrText>Information communication</w:delInstrText>
          </w:r>
          <w:r w:rsidRPr="00015210" w:rsidDel="00B369E9">
            <w:delInstrText>、</w:delInstrText>
          </w:r>
          <w:r w:rsidRPr="00015210" w:rsidDel="00B369E9">
            <w:delInstrText>KNOWLEDGE</w:delInstrText>
          </w:r>
          <w:r w:rsidRPr="00015210" w:rsidDel="00B369E9">
            <w:delInstrText>、</w:delInstrText>
          </w:r>
          <w:r w:rsidRPr="00015210" w:rsidDel="00B369E9">
            <w:delInstrText>Linguistic characteristics</w:delInstrText>
          </w:r>
          <w:r w:rsidRPr="00015210" w:rsidDel="00B369E9">
            <w:delInstrText>、</w:delInstrText>
          </w:r>
          <w:r w:rsidRPr="00015210" w:rsidDel="00B369E9">
            <w:delInstrText>LIWC</w:delInstrText>
          </w:r>
          <w:r w:rsidRPr="00015210" w:rsidDel="00B369E9">
            <w:delInstrText>、</w:delInstrText>
          </w:r>
          <w:r w:rsidRPr="00015210" w:rsidDel="00B369E9">
            <w:delInstrText>NETWORKING</w:delInstrText>
          </w:r>
          <w:r w:rsidRPr="00015210" w:rsidDel="00B369E9">
            <w:delInstrText>、</w:delInstrText>
          </w:r>
          <w:r w:rsidRPr="00015210" w:rsidDel="00B369E9">
            <w:delInstrText>QUALITY</w:delInstrText>
          </w:r>
          <w:r w:rsidRPr="00015210" w:rsidDel="00B369E9">
            <w:delInstrText>、</w:delInstrText>
          </w:r>
          <w:r w:rsidRPr="00015210" w:rsidDel="00B369E9">
            <w:del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delInstrText>
          </w:r>
          <w:r w:rsidRPr="00015210" w:rsidDel="00B369E9">
            <w:fldChar w:fldCharType="separate"/>
          </w:r>
          <w:r w:rsidRPr="00015210" w:rsidDel="00B369E9">
            <w:delText>(Burke et al. 2010; Calefato et al. 2018; Li et al. 2023)</w:delText>
          </w:r>
          <w:r w:rsidRPr="00015210" w:rsidDel="00B369E9">
            <w:fldChar w:fldCharType="end"/>
          </w:r>
          <w:r w:rsidRPr="00015210" w:rsidDel="00B369E9">
            <w:delText xml:space="preserve">, monetary and non-monetary incentives whose effects depend on context </w:delText>
          </w:r>
          <w:r w:rsidRPr="00015210" w:rsidDel="00B369E9">
            <w:fldChar w:fldCharType="begin"/>
          </w:r>
          <w:r w:rsidRPr="00015210" w:rsidDel="00B369E9">
            <w:delInstrText xml:space="preserve"> ADDIN ZOTERO_ITEM CSL_CITATION {"citationID":"x2ytwZOQ","properties":{"unsorted":false,"formattedCitation":"(Berger et al. 2016; Jiang et al. 2024; Wang et al. 2022)","plainCitation":"(Berger et al. 2016; Jiang et al. 2024; Wang et al. 2022)","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 much stronger evidence than previously found factors for these questions. Finally, we compare models based on these features predicting the response time in the context of bounty questions.\n\n</w:delInstrText>
          </w:r>
          <w:r w:rsidRPr="00015210" w:rsidDel="00B369E9">
            <w:delInstrText>【摘要翻译】问答（</w:delInstrText>
          </w:r>
          <w:r w:rsidRPr="00015210" w:rsidDel="00B369E9">
            <w:delInstrText>Q&amp;a</w:delInstrText>
          </w:r>
          <w:r w:rsidRPr="00015210" w:rsidDel="00B369E9">
            <w:delInstrText>）平台是重要的信息来源，也是寻求帮助的首选。像</w:delInstrText>
          </w:r>
          <w:r w:rsidRPr="00015210" w:rsidDel="00B369E9">
            <w:delInstrText>StackOverflow</w:delInstrText>
          </w:r>
          <w:r w:rsidRPr="00015210" w:rsidDel="00B369E9">
            <w:delInstrText>（</w:delInstrText>
          </w:r>
          <w:r w:rsidRPr="00015210" w:rsidDel="00B369E9">
            <w:delInstrText>SO</w:delInstrText>
          </w:r>
          <w:r w:rsidRPr="00015210" w:rsidDel="00B369E9">
            <w:delInstrText>）这样的问答网站使用奖励系统来激励用户快速准确地回答问题。在本文中，我们研究并预测了</w:delInstrText>
          </w:r>
          <w:r w:rsidRPr="00015210" w:rsidDel="00B369E9">
            <w:delInstrText>StackOverflow</w:delInstrText>
          </w:r>
          <w:r w:rsidRPr="00015210" w:rsidDel="00B369E9">
            <w:del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delInstrText>
          </w:r>
          <w:r w:rsidRPr="00015210" w:rsidDel="00B369E9">
            <w:delInstrText>","container-title":"2016 IEEE/WIC/ACM International Conference on Web Intelligence (WI)","DOI":"10.1109/WI.2016.0114","event-title":"IEEE/WIC/ACM International Conference on Web Intelligence","ISBN":"978-1-5090-4470-2","language":"en","note":"</w:delInstrText>
          </w:r>
          <w:r w:rsidRPr="00015210" w:rsidDel="00B369E9">
            <w:rPr>
              <w:rFonts w:ascii="Apple Color Emoji" w:hAnsi="Apple Color Emoji" w:cs="Apple Color Emoji"/>
            </w:rPr>
            <w:delInstrText>🏷️</w:delInstrText>
          </w:r>
          <w:r w:rsidRPr="00015210" w:rsidDel="00B369E9">
            <w:del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opportunity cost. By taking the characteristic of knowledge suppliers and platforms as moderators, this study deepens the understanding of the influence of monetary income on free knowledge contribution in the hybrid knowledge-sharing platform.\n\n</w:delInstrText>
          </w:r>
          <w:r w:rsidRPr="00015210" w:rsidDel="00B369E9">
            <w:delInstrText>【摘要翻译】目的在有偿和非有偿（</w:delInstrText>
          </w:r>
          <w:r w:rsidRPr="00015210" w:rsidDel="00B369E9">
            <w:delInstrText>“</w:delInstrText>
          </w:r>
          <w:r w:rsidRPr="00015210" w:rsidDel="00B369E9">
            <w:delInstrText>免费</w:delInstrText>
          </w:r>
          <w:r w:rsidRPr="00015210" w:rsidDel="00B369E9">
            <w:delInstrText>”</w:delInstrText>
          </w:r>
          <w:r w:rsidRPr="00015210" w:rsidDel="00B369E9">
            <w:delInstrText>）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delInstrText>
          </w:r>
          <w:r w:rsidRPr="00015210" w:rsidDel="00B369E9">
            <w:delInstrText>/</w:delInstrText>
          </w:r>
          <w:r w:rsidRPr="00015210" w:rsidDel="00B369E9">
            <w:delInstrText>方法</w:delInstrText>
          </w:r>
          <w:r w:rsidRPr="00015210" w:rsidDel="00B369E9">
            <w:delInstrText>/</w:delInstrText>
          </w:r>
          <w:r w:rsidRPr="00015210" w:rsidDel="00B369E9">
            <w:del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delInstrText>
          </w:r>
          <w:r w:rsidRPr="00015210" w:rsidDel="00B369E9">
            <w:delInstrText>/</w:delInstrText>
          </w:r>
          <w:r w:rsidRPr="00015210" w:rsidDel="00B369E9">
            <w:del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delInstrText>
          </w:r>
          <w:r w:rsidRPr="00015210" w:rsidDel="00B369E9">
            <w:delInstrText>","call-number":"2","container-title":"Journal of Knowledge Management","DOI":"10.1108/JKM-09-2022-0694","ISSN":"1367-3270","issue":"2","journalAbbreviation":"JKM","language":"en","note":"</w:delInstrText>
          </w:r>
          <w:r w:rsidRPr="00015210" w:rsidDel="00B369E9">
            <w:rPr>
              <w:rFonts w:ascii="Apple Color Emoji" w:hAnsi="Apple Color Emoji" w:cs="Apple Color Emoji"/>
            </w:rPr>
            <w:delInstrText>🏷️</w:delInstrText>
          </w:r>
          <w:r w:rsidRPr="00015210" w:rsidDel="00B369E9">
            <w:delInstrText xml:space="preserve"> /unread</w:delInstrText>
          </w:r>
          <w:r w:rsidRPr="00015210" w:rsidDel="00B369E9">
            <w:delInstrText>、</w:delInstrText>
          </w:r>
          <w:r w:rsidRPr="00015210" w:rsidDel="00B369E9">
            <w:delInstrText>INCENTIVES</w:delInstrText>
          </w:r>
          <w:r w:rsidRPr="00015210" w:rsidDel="00B369E9">
            <w:delInstrText>、</w:delInstrText>
          </w:r>
          <w:r w:rsidRPr="00015210" w:rsidDel="00B369E9">
            <w:delInstrText>MODEL</w:delInstrText>
          </w:r>
          <w:r w:rsidRPr="00015210" w:rsidDel="00B369E9">
            <w:delInstrText>、</w:delInstrText>
          </w:r>
          <w:r w:rsidRPr="00015210" w:rsidDel="00B369E9">
            <w:delInstrText>SELF-DETERMINATION</w:delInstrText>
          </w:r>
          <w:r w:rsidRPr="00015210" w:rsidDel="00B369E9">
            <w:delInstrText>、</w:delInstrText>
          </w:r>
          <w:r w:rsidRPr="00015210" w:rsidDel="00B369E9">
            <w:delInstrText>DESIGN</w:delInstrText>
          </w:r>
          <w:r w:rsidRPr="00015210" w:rsidDel="00B369E9">
            <w:delInstrText>、</w:delInstrText>
          </w:r>
          <w:r w:rsidRPr="00015210" w:rsidDel="00B369E9">
            <w:delInstrText>DETERMINANTS</w:delInstrText>
          </w:r>
          <w:r w:rsidRPr="00015210" w:rsidDel="00B369E9">
            <w:delInstrText>、</w:delInstrText>
          </w:r>
          <w:r w:rsidRPr="00015210" w:rsidDel="00B369E9">
            <w:delInstrText>ENGAGEMENT</w:delInstrText>
          </w:r>
          <w:r w:rsidRPr="00015210" w:rsidDel="00B369E9">
            <w:delInstrText>、</w:delInstrText>
          </w:r>
          <w:r w:rsidRPr="00015210" w:rsidDel="00B369E9">
            <w:delInstrText>Experience</w:delInstrText>
          </w:r>
          <w:r w:rsidRPr="00015210" w:rsidDel="00B369E9">
            <w:delInstrText>、</w:delInstrText>
          </w:r>
          <w:r w:rsidRPr="00015210" w:rsidDel="00B369E9">
            <w:delInstrText>Free knowledge contribution</w:delInstrText>
          </w:r>
          <w:r w:rsidRPr="00015210" w:rsidDel="00B369E9">
            <w:delInstrText>、</w:delInstrText>
          </w:r>
          <w:r w:rsidRPr="00015210" w:rsidDel="00B369E9">
            <w:delInstrText>Hybrid knowledge-sharing platforms</w:delInstrText>
          </w:r>
          <w:r w:rsidRPr="00015210" w:rsidDel="00B369E9">
            <w:delInstrText>、</w:delInstrText>
          </w:r>
          <w:r w:rsidRPr="00015210" w:rsidDel="00B369E9">
            <w:delInstrText>IMPACT</w:delInstrText>
          </w:r>
          <w:r w:rsidRPr="00015210" w:rsidDel="00B369E9">
            <w:delInstrText>、</w:delInstrText>
          </w:r>
          <w:r w:rsidRPr="00015210" w:rsidDel="00B369E9">
            <w:delInstrText>INFORMATION</w:delInstrText>
          </w:r>
          <w:r w:rsidRPr="00015210" w:rsidDel="00B369E9">
            <w:delInstrText>、</w:delInstrText>
          </w:r>
          <w:r w:rsidRPr="00015210" w:rsidDel="00B369E9">
            <w:delInstrText>Monetary income</w:delInstrText>
          </w:r>
          <w:r w:rsidRPr="00015210" w:rsidDel="00B369E9">
            <w:delInstrText>、</w:delInstrText>
          </w:r>
          <w:r w:rsidRPr="00015210" w:rsidDel="00B369E9">
            <w:delInstrText>MOTIVATION</w:delInstrText>
          </w:r>
          <w:r w:rsidRPr="00015210" w:rsidDel="00B369E9">
            <w:delInstrText>、</w:delInstrText>
          </w:r>
          <w:r w:rsidRPr="00015210" w:rsidDel="00B369E9">
            <w:delInstrText>ONLINE COMMUNITIES</w:delInstrText>
          </w:r>
          <w:r w:rsidRPr="00015210" w:rsidDel="00B369E9">
            <w:delInstrText>、</w:delInstrText>
          </w:r>
          <w:r w:rsidRPr="00015210" w:rsidDel="00B369E9">
            <w:delInstrText>Social recognition","page":"440-462","source":"7 (Q1)","title":"Monetary income as opportunity cost: exploring the negative effect on free knowledge contribution of knowledge suppliers","title-short":"Monetary income as opportunity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moderating effects of user reputation values on feedback effects. This study extends research concerning feed-back and continuous knowledge contribution and generates important managerial implications for the online Q&amp;A community.\n\n</w:delInstrText>
          </w:r>
          <w:r w:rsidRPr="00015210" w:rsidDel="00B369E9">
            <w:del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delInstrText>
          </w:r>
          <w:r w:rsidRPr="00015210" w:rsidDel="00B369E9">
            <w:delInstrText>1</w:delInstrText>
          </w:r>
          <w:r w:rsidRPr="00015210" w:rsidDel="00B369E9">
            <w:delInstrText>）正非文本反馈与高质量知识边缘的持续贡献负相关，而其他三种类型的反馈产生正效应；（</w:delInstrText>
          </w:r>
          <w:r w:rsidRPr="00015210" w:rsidDel="00B369E9">
            <w:delInstrText>2</w:delInstrText>
          </w:r>
          <w:r w:rsidRPr="00015210" w:rsidDel="00B369E9">
            <w:del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delInstrText>
          </w:r>
          <w:r w:rsidRPr="00015210" w:rsidDel="00B369E9">
            <w:delInstrText xml:space="preserve">","archive_location":"11 </w:delInstrText>
          </w:r>
          <w:r w:rsidRPr="00015210" w:rsidDel="00B369E9">
            <w:rPr>
              <w:rFonts w:ascii="Apple Color Emoji" w:hAnsi="Apple Color Emoji" w:cs="Apple Color Emoji"/>
            </w:rPr>
            <w:delInstrText>📊</w:delInstrText>
          </w:r>
          <w:r w:rsidRPr="00015210" w:rsidDel="00B369E9">
            <w:delInstrText>","call-number":"1","container-title":"Decision Support Systems","DOI":"10.1016/j.dss.2022.113750","ISSN":"0167-9236","journalAbbreviation":"Decis. Support Syst.","language":"en","note":"</w:delInstrText>
          </w:r>
          <w:r w:rsidRPr="00015210" w:rsidDel="00B369E9">
            <w:rPr>
              <w:rFonts w:ascii="Apple Color Emoji" w:hAnsi="Apple Color Emoji" w:cs="Apple Color Emoji"/>
            </w:rPr>
            <w:delInstrText>🏷️</w:delInstrText>
          </w:r>
          <w:r w:rsidRPr="00015210" w:rsidDel="00B369E9">
            <w:delInstrText xml:space="preserve"> /unread</w:delInstrText>
          </w:r>
          <w:r w:rsidRPr="00015210" w:rsidDel="00B369E9">
            <w:delInstrText>、</w:delInstrText>
          </w:r>
          <w:r w:rsidRPr="00015210" w:rsidDel="00B369E9">
            <w:delInstrText>VIRTUAL COMMUNITIES</w:delInstrText>
          </w:r>
          <w:r w:rsidRPr="00015210" w:rsidDel="00B369E9">
            <w:delInstrText>、</w:delInstrText>
          </w:r>
          <w:r w:rsidRPr="00015210" w:rsidDel="00B369E9">
            <w:delInstrText>BEHAVIOR</w:delInstrText>
          </w:r>
          <w:r w:rsidRPr="00015210" w:rsidDel="00B369E9">
            <w:delInstrText>、</w:delInstrText>
          </w:r>
          <w:r w:rsidRPr="00015210" w:rsidDel="00B369E9">
            <w:delInstrText>SELF-EFFICACY</w:delInstrText>
          </w:r>
          <w:r w:rsidRPr="00015210" w:rsidDel="00B369E9">
            <w:delInstrText>、</w:delInstrText>
          </w:r>
          <w:r w:rsidRPr="00015210" w:rsidDel="00B369E9">
            <w:delInstrText>Continuous knowledge contribution</w:delInstrText>
          </w:r>
          <w:r w:rsidRPr="00015210" w:rsidDel="00B369E9">
            <w:delInstrText>、</w:delInstrText>
          </w:r>
          <w:r w:rsidRPr="00015210" w:rsidDel="00B369E9">
            <w:delInstrText>CREDIBILITY</w:delInstrText>
          </w:r>
          <w:r w:rsidRPr="00015210" w:rsidDel="00B369E9">
            <w:delInstrText>、</w:delInstrText>
          </w:r>
          <w:r w:rsidRPr="00015210" w:rsidDel="00B369E9">
            <w:delInstrText>ELECTRONIC NETWORKS</w:delInstrText>
          </w:r>
          <w:r w:rsidRPr="00015210" w:rsidDel="00B369E9">
            <w:delInstrText>、</w:delInstrText>
          </w:r>
          <w:r w:rsidRPr="00015210" w:rsidDel="00B369E9">
            <w:delInstrText>Feedback expressions</w:delInstrText>
          </w:r>
          <w:r w:rsidRPr="00015210" w:rsidDel="00B369E9">
            <w:delInstrText>、</w:delInstrText>
          </w:r>
          <w:r w:rsidRPr="00015210" w:rsidDel="00B369E9">
            <w:delInstrText>Feedback mechanism</w:delInstrText>
          </w:r>
          <w:r w:rsidRPr="00015210" w:rsidDel="00B369E9">
            <w:delInstrText>、</w:delInstrText>
          </w:r>
          <w:r w:rsidRPr="00015210" w:rsidDel="00B369E9">
            <w:delInstrText>Feedback valence</w:delInstrText>
          </w:r>
          <w:r w:rsidRPr="00015210" w:rsidDel="00B369E9">
            <w:delInstrText>、</w:delInstrText>
          </w:r>
          <w:r w:rsidRPr="00015210" w:rsidDel="00B369E9">
            <w:delInstrText>High-quality knowledge</w:delInstrText>
          </w:r>
          <w:r w:rsidRPr="00015210" w:rsidDel="00B369E9">
            <w:delInstrText>、</w:delInstrText>
          </w:r>
          <w:r w:rsidRPr="00015210" w:rsidDel="00B369E9">
            <w:delInstrText>MECHANISMS</w:delInstrText>
          </w:r>
          <w:r w:rsidRPr="00015210" w:rsidDel="00B369E9">
            <w:delInstrText>、</w:delInstrText>
          </w:r>
          <w:r w:rsidRPr="00015210" w:rsidDel="00B369E9">
            <w:delInstrText>OnlineQ&amp;A community</w:delInstrText>
          </w:r>
          <w:r w:rsidRPr="00015210" w:rsidDel="00B369E9">
            <w:delInstrText>、</w:delInstrText>
          </w:r>
          <w:r w:rsidRPr="00015210" w:rsidDel="00B369E9">
            <w:delInstrText>PERFORMANCE FEEDBACK</w:delInstrText>
          </w:r>
          <w:r w:rsidRPr="00015210" w:rsidDel="00B369E9">
            <w:delInstrText>、</w:delInstrText>
          </w:r>
          <w:r w:rsidRPr="00015210" w:rsidDel="00B369E9">
            <w:delInstrText>SIGN</w:delInstrText>
          </w:r>
          <w:r w:rsidRPr="00015210" w:rsidDel="00B369E9">
            <w:delInstrText>、</w:delInstrText>
          </w:r>
          <w:r w:rsidRPr="00015210" w:rsidDel="00B369E9">
            <w:delInstrText xml:space="preserve">USER-GENERATED CONTENT","page":"113750","source":"7.5 (Q1)","title":"Which feedback matters? The role of expressions and valence in continuous high-quality knowledge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delInstrText>
          </w:r>
          <w:r w:rsidRPr="00015210" w:rsidDel="00B369E9">
            <w:fldChar w:fldCharType="separate"/>
          </w:r>
          <w:r w:rsidRPr="00015210" w:rsidDel="00B369E9">
            <w:delText>(Berger et al. 2016; Jiang et al. 2024; Wang et al. 2022)</w:delText>
          </w:r>
          <w:r w:rsidRPr="00015210" w:rsidDel="00B369E9">
            <w:fldChar w:fldCharType="end"/>
          </w:r>
          <w:r w:rsidRPr="00015210" w:rsidDel="00B369E9">
            <w:delText xml:space="preserve">, feedback and reciprocity </w:delText>
          </w:r>
          <w:r w:rsidRPr="00015210" w:rsidDel="00B369E9">
            <w:fldChar w:fldCharType="begin"/>
          </w:r>
          <w:r w:rsidRPr="00015210" w:rsidDel="00B369E9">
            <w:delInstrText xml:space="preserve"> ADDIN ZOTERO_ITEM CSL_CITATION {"citationID":"2dEheXRH","properties":{"unsorted":false,"formattedCitation":"(Li et al. 2020; Moon &amp; Sproull 2008)","plainCitation":"(Li et al. 2020; Moon &amp; Sproull 2008)","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new taxonomy for reciprocity and new insights on how reciprocity drives online knowledge sharing.\n\n</w:delInstrText>
          </w:r>
          <w:r w:rsidRPr="00015210" w:rsidDel="00B369E9">
            <w:del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delInstrText>
          </w:r>
          <w:r w:rsidRPr="00015210" w:rsidDel="00B369E9">
            <w:delInstrText>StackOverflow.com</w:delInstrText>
          </w:r>
          <w:r w:rsidRPr="00015210" w:rsidDel="00B369E9">
            <w:delInstrText>的问题。我们发现事后互惠和知识贡献之间存在显著的正相关关系，并且这种互惠动机随着时间的推移而减弱。事前互惠是指人们帮助他人，期望将来得到他人的帮助。利用来自</w:delInstrText>
          </w:r>
          <w:r w:rsidRPr="00015210" w:rsidDel="00B369E9">
            <w:delInstrText>StackOverflow.com</w:delInstrText>
          </w:r>
          <w:r w:rsidRPr="00015210" w:rsidDel="00B369E9">
            <w:delInstrText>的数据，我们利用差异</w:delInstrText>
          </w:r>
          <w:r w:rsidRPr="00015210" w:rsidDel="00B369E9">
            <w:delInstrText>——</w:delInstrText>
          </w:r>
          <w:r w:rsidRPr="00015210" w:rsidDel="00B369E9">
            <w:delInstrText>无差异分析的自然实验，找到支持事前互惠存在的证据。这项研究为互惠提供了一个新的分类法，并对互惠如何推动在线知识共享提供了新的见解。</w:delInstrText>
          </w:r>
          <w:r w:rsidRPr="00015210" w:rsidDel="00B369E9">
            <w:delInstrText xml:space="preserve">","archive_location":"5 </w:delInstrText>
          </w:r>
          <w:r w:rsidRPr="00015210" w:rsidDel="00B369E9">
            <w:rPr>
              <w:rFonts w:ascii="Apple Color Emoji" w:hAnsi="Apple Color Emoji" w:cs="Apple Color Emoji"/>
            </w:rPr>
            <w:delInstrText>📊</w:delInstrText>
          </w:r>
          <w:r w:rsidRPr="00015210" w:rsidDel="00B369E9">
            <w:delInstrText>","container-title":"ACM Transactions on Management Information Systems","DOI":"10.1145/3371388","ISSN":"2158-656X","issue":"1","journalAbbreviation":"ACM Trans. Manage. Inf. Syst.","language":"en","note":"</w:delInstrText>
          </w:r>
          <w:r w:rsidRPr="00015210" w:rsidDel="00B369E9">
            <w:rPr>
              <w:rFonts w:ascii="Apple Color Emoji" w:hAnsi="Apple Color Emoji" w:cs="Apple Color Emoji"/>
            </w:rPr>
            <w:delInstrText>🏷️</w:delInstrText>
          </w:r>
          <w:r w:rsidRPr="00015210" w:rsidDel="00B369E9">
            <w:delInstrText xml:space="preserve"> /reading</w:delInstrText>
          </w:r>
          <w:r w:rsidRPr="00015210" w:rsidDel="00B369E9">
            <w:delInstrText>、</w:delInstrText>
          </w:r>
          <w:r w:rsidRPr="00015210" w:rsidDel="00B369E9">
            <w:delInstrText>/unread</w:delInstrText>
          </w:r>
          <w:r w:rsidRPr="00015210" w:rsidDel="00B369E9">
            <w:delInstrText>、</w:delInstrText>
          </w:r>
          <w:r w:rsidRPr="00015210" w:rsidDel="00B369E9">
            <w:rPr>
              <w:rFonts w:ascii="Apple Color Emoji" w:hAnsi="Apple Color Emoji" w:cs="Apple Color Emoji"/>
            </w:rPr>
            <w:delInstrText>📒</w:delInstrText>
          </w:r>
          <w:r w:rsidRPr="00015210" w:rsidDel="00B369E9">
            <w:delInstrText>、</w:delInstrText>
          </w:r>
          <w:r w:rsidRPr="00015210" w:rsidDel="00B369E9">
            <w:delInstrText>ex-ante</w:delInstrText>
          </w:r>
          <w:r w:rsidRPr="00015210" w:rsidDel="00B369E9">
            <w:delInstrText>、</w:delInstrText>
          </w:r>
          <w:r w:rsidRPr="00015210" w:rsidDel="00B369E9">
            <w:delInstrText>Ex-post</w:delInstrText>
          </w:r>
          <w:r w:rsidRPr="00015210" w:rsidDel="00B369E9">
            <w:delInstrText>、</w:delInstrText>
          </w:r>
          <w:r w:rsidRPr="00015210" w:rsidDel="00B369E9">
            <w:delInstrText>knowledge sharing</w:delInstrText>
          </w:r>
          <w:r w:rsidRPr="00015210" w:rsidDel="00B369E9">
            <w:delInstrText>、</w:delInstrText>
          </w:r>
          <w:r w:rsidRPr="00015210" w:rsidDel="00B369E9">
            <w:delInstrText>Q&amp;A website</w:delInstrText>
          </w:r>
          <w:r w:rsidRPr="00015210" w:rsidDel="00B369E9">
            <w:delInstrText>、</w:delInstrText>
          </w:r>
          <w:r w:rsidRPr="00015210" w:rsidDel="00B369E9">
            <w:delInstrText>reciprocity</w:delInstrText>
          </w:r>
          <w:r w:rsidRPr="00015210" w:rsidDel="00B369E9">
            <w:delInstrText>、</w:delInstrText>
          </w:r>
          <w:r w:rsidRPr="00015210" w:rsidDel="00B369E9">
            <w:delInstrText>SUPPORT</w:delInstrText>
          </w:r>
          <w:r w:rsidRPr="00015210" w:rsidDel="00B369E9">
            <w:delInstrText>、</w:delInstrText>
          </w:r>
          <w:r w:rsidRPr="00015210" w:rsidDel="00B369E9">
            <w:delInstrText>USERS","page":"1-26","source":"2.5","title":"Invested or indebted: Ex-ante and ex-post reciprocity in online knowledge sharing communities","title-short":"Invested or indebted","URL":"https://dl.acm.org/doi/10.1145/3371388","volume":"11","author":[{"family":"Li","given":"Hongfei"},{"family":"Shankar","given":"Ramesh"},{"family":"Stallaert","given":"Jan"}],"accessed":{"date-parts":[["2024",3,2]]},"issued":{"date-parts":[["2020",3,31]]}}},{"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 duration is positively associated with community maintenance contributions.\n\n</w:delInstrText>
          </w:r>
          <w:r w:rsidRPr="00015210" w:rsidDel="00B369E9">
            <w:delInstrText>【摘要翻译】本文探讨了数字网络和组织交叉点上的一种新现象</w:delInstrText>
          </w:r>
          <w:r w:rsidRPr="00015210" w:rsidDel="00B369E9">
            <w:delInstrText>——</w:delInstrText>
          </w:r>
          <w:r w:rsidRPr="00015210" w:rsidDel="00B369E9">
            <w:delInstrText>基于互联网的志愿者劳动力</w:delInstrText>
          </w:r>
          <w:r w:rsidRPr="00015210" w:rsidDel="00B369E9">
            <w:delInstrText>——</w:delInstrText>
          </w:r>
          <w:r w:rsidRPr="00015210" w:rsidDel="00B369E9">
            <w:delInstrText>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w:delInstrText>
          </w:r>
          <w:r w:rsidRPr="00015210" w:rsidDel="00B369E9">
            <w:delInstrText>——</w:delInstrText>
          </w:r>
          <w:r w:rsidRPr="00015210" w:rsidDel="00B369E9">
            <w:delInstrText>反馈在产生和维持劳动力高质量贡献中的作用</w:delInstrText>
          </w:r>
          <w:r w:rsidRPr="00015210" w:rsidDel="00B369E9">
            <w:delInstrText>——</w:delInstrText>
          </w:r>
          <w:r w:rsidRPr="00015210" w:rsidDel="00B369E9">
            <w:delInstrText>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delInstrText>
          </w:r>
          <w:r w:rsidRPr="00015210" w:rsidDel="00B369E9">
            <w:delInstrText xml:space="preserve">","archive_location":"153 </w:delInstrText>
          </w:r>
          <w:r w:rsidRPr="00015210" w:rsidDel="00B369E9">
            <w:rPr>
              <w:rFonts w:ascii="Apple Color Emoji" w:hAnsi="Apple Color Emoji" w:cs="Apple Color Emoji"/>
            </w:rPr>
            <w:delInstrText>📊</w:delInstrText>
          </w:r>
          <w:r w:rsidRPr="00015210" w:rsidDel="00B369E9">
            <w:delInstrText>","call-number":"3","container-title":"Information Systems Research","DOI":"10.1287/isre.1080.0208","ISSN":"1047-7047","issue":"4","journalAbbreviation":"Inform. Syst. Res.","language":"en","note":"</w:delInstrText>
          </w:r>
          <w:r w:rsidRPr="00015210" w:rsidDel="00B369E9">
            <w:rPr>
              <w:rFonts w:ascii="Apple Color Emoji" w:hAnsi="Apple Color Emoji" w:cs="Apple Color Emoji"/>
            </w:rPr>
            <w:delInstrText>🏷️</w:delInstrText>
          </w:r>
          <w:r w:rsidRPr="00015210" w:rsidDel="00B369E9">
            <w:delInstrText xml:space="preserve"> /unread</w:delInstrText>
          </w:r>
          <w:r w:rsidRPr="00015210" w:rsidDel="00B369E9">
            <w:delInstrText>、</w:delInstrText>
          </w:r>
          <w:r w:rsidRPr="00015210" w:rsidDel="00B369E9">
            <w:delInstrText>feedback</w:delInstrText>
          </w:r>
          <w:r w:rsidRPr="00015210" w:rsidDel="00B369E9">
            <w:delInstrText>、</w:delInstrText>
          </w:r>
          <w:r w:rsidRPr="00015210" w:rsidDel="00B369E9">
            <w:delInstrText>systematic quality feedback system</w:delInstrText>
          </w:r>
          <w:r w:rsidRPr="00015210" w:rsidDel="00B369E9">
            <w:delInstrText>、</w:delInstrText>
          </w:r>
          <w:r w:rsidRPr="00015210" w:rsidDel="00B369E9">
            <w:delInstrText>voluntary technical support group</w:delInstrText>
          </w:r>
          <w:r w:rsidRPr="00015210" w:rsidDel="00B369E9">
            <w:delInstrText>、</w:delInstrText>
          </w:r>
          <w:r w:rsidRPr="00015210" w:rsidDel="00B369E9">
            <w:delInstrText>volunteer turnover</w:delInstrText>
          </w:r>
          <w:r w:rsidRPr="00015210" w:rsidDel="00B369E9">
            <w:delInstrText>、</w:delInstrText>
          </w:r>
          <w:r w:rsidRPr="00015210" w:rsidDel="00B369E9">
            <w:delInstrText xml:space="preserve">volunteer work force","page":"494-515","source":"4.9 (Q1)","title":"The role of feedback in managing the Internet-based volunteer work force","URL":"https://pubsonline.informs.org/doi/10.1287/isre.1080.0208","volume":"19","author":[{"family":"Moon","given":"Jae Yun"},{"family":"Sproull","given":"Lee S."}],"accessed":{"date-parts":[["2024",4,4]]},"issued":{"date-parts":[["2008",12]]}}}],"schema":"https://github.com/citation-style-language/schema/raw/master/csl-citation.json"} </w:delInstrText>
          </w:r>
          <w:r w:rsidRPr="00015210" w:rsidDel="00B369E9">
            <w:fldChar w:fldCharType="separate"/>
          </w:r>
          <w:r w:rsidRPr="00015210" w:rsidDel="00B369E9">
            <w:delText>(Li et al. 2020; Moon &amp; Sproull 2008)</w:delText>
          </w:r>
          <w:r w:rsidRPr="00015210" w:rsidDel="00B369E9">
            <w:fldChar w:fldCharType="end"/>
          </w:r>
          <w:r w:rsidRPr="00015210" w:rsidDel="00B369E9">
            <w:delText xml:space="preserve">, and gamification </w:delText>
          </w:r>
          <w:r w:rsidRPr="00015210" w:rsidDel="00B369E9">
            <w:fldChar w:fldCharType="begin"/>
          </w:r>
          <w:r w:rsidRPr="00015210" w:rsidDel="00B369E9">
            <w:delInstrText xml:space="preserve"> ADDIN ZOTERO_ITEM CSL_CITATION {"citationID":"bhG7NcUc","properties":{"unsorted":false,"formattedCitation":"(Chen et al. 2022; Meng et al. 2013)","plainCitation":"(Chen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 participants with already established reputations in the online community. This research provides theoretical and practical implications for motivating continued user knowledge contribution in online Q&amp;A communities.\n\n</w:delInstrText>
          </w:r>
          <w:r w:rsidRPr="00015210" w:rsidDel="00B369E9">
            <w:delInstrText>【摘要翻译】</w:delInstrText>
          </w:r>
          <w:r w:rsidRPr="00015210" w:rsidDel="00B369E9">
            <w:delInstrText xml:space="preserve">undefined","archive_location":"25 </w:delInstrText>
          </w:r>
          <w:r w:rsidRPr="00015210" w:rsidDel="00B369E9">
            <w:rPr>
              <w:rFonts w:ascii="Apple Color Emoji" w:hAnsi="Apple Color Emoji" w:cs="Apple Color Emoji"/>
            </w:rPr>
            <w:delInstrText>📊</w:delInstrText>
          </w:r>
          <w:r w:rsidRPr="00015210" w:rsidDel="00B369E9">
            <w:delInstrText>","call-number":"1","container-title":"Decision Support Systems","DOI":"10.1016/j.dss.2021.113667","ISSN":"0167-9236","journalAbbreviation":"Decis. Support Syst.","language":"en","license":"</w:delInstrText>
          </w:r>
          <w:r w:rsidRPr="00015210" w:rsidDel="00B369E9">
            <w:rPr>
              <w:rFonts w:ascii="Apple Color Emoji" w:hAnsi="Apple Color Emoji" w:cs="Apple Color Emoji"/>
            </w:rPr>
            <w:delInstrText>⭐⭐⭐</w:delInstrText>
          </w:r>
          <w:r w:rsidRPr="00015210" w:rsidDel="00B369E9">
            <w:delInstrText>","note":"</w:delInstrText>
          </w:r>
          <w:r w:rsidRPr="00015210" w:rsidDel="00B369E9">
            <w:rPr>
              <w:rFonts w:ascii="Apple Color Emoji" w:hAnsi="Apple Color Emoji" w:cs="Apple Color Emoji"/>
            </w:rPr>
            <w:delInstrText>🏷️</w:delInstrText>
          </w:r>
          <w:r w:rsidRPr="00015210" w:rsidDel="00B369E9">
            <w:delInstrText xml:space="preserve"> /unread</w:delInstrText>
          </w:r>
          <w:r w:rsidRPr="00015210" w:rsidDel="00B369E9">
            <w:delInstrText>、</w:delInstrText>
          </w:r>
          <w:r w:rsidRPr="00015210" w:rsidDel="00B369E9">
            <w:del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online SQAs community, Stack Exchange. This research-in-progress paper highlights factors that help users develop into literate and productive community contributors in social platforms and considers the design implications of these observations.\n\n</w:delInstrText>
          </w:r>
          <w:r w:rsidRPr="00015210" w:rsidDel="00B369E9">
            <w:delInstrText>【摘要翻译】近年来，开放的在线社交问答网站（</w:delInstrText>
          </w:r>
          <w:r w:rsidRPr="00015210" w:rsidDel="00B369E9">
            <w:delInstrText>SQAs</w:delInstrText>
          </w:r>
          <w:r w:rsidRPr="00015210" w:rsidDel="00B369E9">
            <w:delInstrText>）吸引了公众的注意力。随着</w:delInstrText>
          </w:r>
          <w:r w:rsidRPr="00015210" w:rsidDel="00B369E9">
            <w:delInstrText>SQAs</w:delInstrText>
          </w:r>
          <w:r w:rsidRPr="00015210" w:rsidDel="00B369E9">
            <w:delInstrText>成为越来越受欢迎的知识共享平台，关于开放在线社区系统将如何发展的问题对于我们理解这些系统变得至关重要。在本文中，我们概述了</w:delInstrText>
          </w:r>
          <w:r w:rsidRPr="00015210" w:rsidDel="00B369E9">
            <w:delInstrText>SQA</w:delInstrText>
          </w:r>
          <w:r w:rsidRPr="00015210" w:rsidDel="00B369E9">
            <w:delInstrText>网站如何作为一个社会学习社区运作。</w:delInstrText>
          </w:r>
          <w:r w:rsidRPr="00015210" w:rsidDel="00B369E9">
            <w:delInstrText>SQA</w:delInstrText>
          </w:r>
          <w:r w:rsidRPr="00015210" w:rsidDel="00B369E9">
            <w:delInstrText>网站的成功不仅取决于有效地组织和传递信息，还取决于它是否能吸引参与者并激励他们做出贡献。我们介绍了早期的工作，调查徽章对用户参与在线</w:delInstrText>
          </w:r>
          <w:r w:rsidRPr="00015210" w:rsidDel="00B369E9">
            <w:delInstrText>SQAs</w:delInstrText>
          </w:r>
          <w:r w:rsidRPr="00015210" w:rsidDel="00B369E9">
            <w:delInstrText>社区</w:delInstrText>
          </w:r>
          <w:r w:rsidRPr="00015210" w:rsidDel="00B369E9">
            <w:delInstrText>Stack Exchange</w:delInstrText>
          </w:r>
          <w:r w:rsidRPr="00015210" w:rsidDel="00B369E9">
            <w:delInstrText>的影响。这篇正在进行的研究论文强调了帮助用户在社交平台中发展成为有文化和有生产力的社区贡献者的因素，并考虑了这些观察结果的设计含义。</w:delInstrText>
          </w:r>
          <w:r w:rsidRPr="00015210" w:rsidDel="00B369E9">
            <w:delInstrText>","container-title":"Proceedings of Americas Conference on Information Systems","event-title":"19th Americas Conference on Information Systems (AMCIS)","ISBN":"978-0-615-55907-0","language":"en","note":"</w:delInstrText>
          </w:r>
          <w:r w:rsidRPr="00015210" w:rsidDel="00B369E9">
            <w:rPr>
              <w:rFonts w:ascii="Apple Color Emoji" w:hAnsi="Apple Color Emoji" w:cs="Apple Color Emoji"/>
            </w:rPr>
            <w:delInstrText>🏷️</w:delInstrText>
          </w:r>
          <w:r w:rsidRPr="00015210" w:rsidDel="00B369E9">
            <w:delInstrText xml:space="preserve"> /unread</w:delInstrText>
          </w:r>
          <w:r w:rsidRPr="00015210" w:rsidDel="00B369E9">
            <w:delInstrText>、</w:delInstrText>
          </w:r>
          <w:r w:rsidRPr="00015210" w:rsidDel="00B369E9">
            <w:delInstrText>participation</w:delInstrText>
          </w:r>
          <w:r w:rsidRPr="00015210" w:rsidDel="00B369E9">
            <w:delInstrText>、</w:delInstrText>
          </w:r>
          <w:r w:rsidRPr="00015210" w:rsidDel="00B369E9">
            <w:delInstrText>badge system</w:delInstrText>
          </w:r>
          <w:r w:rsidRPr="00015210" w:rsidDel="00B369E9">
            <w:delInstrText>、</w:delInstrText>
          </w:r>
          <w:r w:rsidRPr="00015210" w:rsidDel="00B369E9">
            <w:delInstrText>motivation and incentives</w:delInstrText>
          </w:r>
          <w:r w:rsidRPr="00015210" w:rsidDel="00B369E9">
            <w:delInstrText>、</w:delInstrText>
          </w:r>
          <w:r w:rsidRPr="00015210" w:rsidDel="00B369E9">
            <w:delInstrText xml:space="preserve">SQAs","page":"2478-2484","publisher-place":"Atlanta, USA","source":"Clarivate Analytics Web of Science","title":"Motivational effects of badge systems on participation in Stack Exchange social Q&amp;A online community","URL":"https://aisel.aisnet.org/amcis2013/VirtualCommunities/RoundTablePresentations/2","volume":"4","author":[{"family":"Meng","given":"Xu"},{"family":"Webster","given":"Sarah A."},{"family":"Butler","given":"Brian S."}],"accessed":{"date-parts":[["2024",3,2]]},"issued":{"date-parts":[["2013"]]}}}],"schema":"https://github.com/citation-style-language/schema/raw/master/csl-citation.json"} </w:delInstrText>
          </w:r>
          <w:r w:rsidRPr="00015210" w:rsidDel="00B369E9">
            <w:fldChar w:fldCharType="separate"/>
          </w:r>
          <w:r w:rsidRPr="00015210" w:rsidDel="00B369E9">
            <w:delText>(Chen et al. 2022; Meng et al. 2013)</w:delText>
          </w:r>
          <w:r w:rsidRPr="00015210" w:rsidDel="00B369E9">
            <w:fldChar w:fldCharType="end"/>
          </w:r>
          <w:r w:rsidRPr="00015210" w:rsidDel="00B369E9">
            <w:delText xml:space="preserve">. </w:delText>
          </w:r>
        </w:del>
      </w:moveTo>
      <w:ins w:id="818" w:author="Xin Li" w:date="2026-08-21T07:43:00Z" w16du:dateUtc="2026-08-20T23:43:00Z">
        <w:del w:id="819" w:author="Prof. LIU Ben" w:date="2026-08-24T22:57:00Z" w16du:dateUtc="2026-08-24T14:57:00Z">
          <w:r w:rsidDel="00B369E9">
            <w:delText xml:space="preserve">Focusing on the role of internal GenAI as an answerer, we care about the dynamics of answers, which are </w:delText>
          </w:r>
        </w:del>
      </w:ins>
      <w:ins w:id="820" w:author="Xin Li" w:date="2026-08-21T07:44:00Z" w16du:dateUtc="2026-08-20T23:44:00Z">
        <w:del w:id="821" w:author="Prof. LIU Ben" w:date="2026-08-24T22:57:00Z" w16du:dateUtc="2026-08-24T14:57:00Z">
          <w:r w:rsidDel="00B369E9">
            <w:delText>different</w:delText>
          </w:r>
        </w:del>
      </w:ins>
      <w:ins w:id="822" w:author="Xin Li" w:date="2026-08-21T07:43:00Z" w16du:dateUtc="2026-08-20T23:43:00Z">
        <w:del w:id="823" w:author="Prof. LIU Ben" w:date="2026-08-24T22:57:00Z" w16du:dateUtc="2026-08-24T14:57:00Z">
          <w:r w:rsidDel="00B369E9">
            <w:delText xml:space="preserve"> </w:delText>
          </w:r>
        </w:del>
      </w:ins>
      <w:ins w:id="824" w:author="Xin Li" w:date="2026-08-21T07:44:00Z" w16du:dateUtc="2026-08-20T23:44:00Z">
        <w:del w:id="825" w:author="Prof. LIU Ben" w:date="2026-08-24T22:57:00Z" w16du:dateUtc="2026-08-24T14:57:00Z">
          <w:r w:rsidDel="00B369E9">
            <w:delText>from this set of studies. In particular, w</w:delText>
          </w:r>
        </w:del>
      </w:ins>
      <w:moveTo w:id="826" w:author="Xin Li" w:date="2026-08-21T07:42:00Z" w16du:dateUtc="2026-08-20T23:42:00Z">
        <w:del w:id="827" w:author="Prof. LIU Ben" w:date="2026-08-24T22:57:00Z" w16du:dateUtc="2026-08-24T14:57:00Z">
          <w:r w:rsidRPr="00015210" w:rsidDel="00B369E9">
            <w:delText>These determinants are properties of the question or the platform, not properties of the prior content that a newcomer confronts upon arrival. They are also fixed before any particular competitor appears. Our study holds them constant by design.</w:delText>
          </w:r>
        </w:del>
      </w:moveTo>
    </w:p>
    <w:moveToRangeEnd w:id="815"/>
    <w:p w14:paraId="79C65CB9" w14:textId="4C814E8A" w:rsidR="003A2B8C" w:rsidDel="00B369E9" w:rsidRDefault="003A2B8C" w:rsidP="003A2B8C">
      <w:pPr>
        <w:pStyle w:val="Paragraph0"/>
        <w:rPr>
          <w:del w:id="828" w:author="Prof. LIU Ben" w:date="2026-08-24T22:57:00Z" w16du:dateUtc="2026-08-24T14:57:00Z"/>
        </w:rPr>
      </w:pPr>
      <w:del w:id="829" w:author="Prof. LIU Ben" w:date="2026-08-24T22:57:00Z" w16du:dateUtc="2026-08-24T14:57:00Z">
        <w:r w:rsidRPr="00015210" w:rsidDel="00B369E9">
          <w:delText>Our setting concerns how the presence of a prior AI contribution affects a subsequent human one in an online Q&amp;A community. We therefore build on research that examines how existing content in a question thread influences human contribution. Contributing an answer is seldom an isolated act. When a potential contributor arrives at a question, that question usually already displays some prior content</w:delText>
        </w:r>
      </w:del>
      <w:ins w:id="830" w:author="Xin Li" w:date="2026-08-21T07:44:00Z" w16du:dateUtc="2026-08-20T23:44:00Z">
        <w:del w:id="831" w:author="Prof. LIU Ben" w:date="2026-08-24T22:57:00Z" w16du:dateUtc="2026-08-24T14:57:00Z">
          <w:r w:rsidDel="00B369E9">
            <w:delText>answers, which affect</w:delText>
          </w:r>
        </w:del>
      </w:ins>
      <w:ins w:id="832" w:author="Xin Li" w:date="2026-08-21T07:34:00Z" w16du:dateUtc="2026-08-20T23:34:00Z">
        <w:del w:id="833" w:author="Prof. LIU Ben" w:date="2026-08-24T22:57:00Z" w16du:dateUtc="2026-08-24T14:57:00Z">
          <w:r w:rsidDel="00B369E9">
            <w:delText xml:space="preserve"> the response of human</w:delText>
          </w:r>
        </w:del>
      </w:ins>
      <w:ins w:id="834" w:author="Xin Li" w:date="2026-08-21T07:44:00Z" w16du:dateUtc="2026-08-20T23:44:00Z">
        <w:del w:id="835" w:author="Prof. LIU Ben" w:date="2026-08-24T22:57:00Z" w16du:dateUtc="2026-08-24T14:57:00Z">
          <w:r w:rsidDel="00B369E9">
            <w:delText xml:space="preserve"> answerers</w:delText>
          </w:r>
        </w:del>
      </w:ins>
      <w:ins w:id="836" w:author="Xin Li" w:date="2026-08-21T07:34:00Z" w16du:dateUtc="2026-08-20T23:34:00Z">
        <w:del w:id="837" w:author="Prof. LIU Ben" w:date="2026-08-24T22:57:00Z" w16du:dateUtc="2026-08-24T14:57:00Z">
          <w:r w:rsidDel="00B369E9">
            <w:delText xml:space="preserve">. </w:delText>
          </w:r>
        </w:del>
      </w:ins>
    </w:p>
    <w:p w14:paraId="5DC5F3E8" w14:textId="533A1CD5" w:rsidR="003A2B8C" w:rsidRDefault="003A2B8C" w:rsidP="003A2B8C">
      <w:pPr>
        <w:pStyle w:val="Paragraph0"/>
        <w:rPr>
          <w:ins w:id="838" w:author="Xin Li" w:date="2026-08-21T07:39:00Z" w16du:dateUtc="2026-08-20T23:39:00Z"/>
        </w:rPr>
      </w:pPr>
      <w:del w:id="839" w:author="Xin Li" w:date="2026-08-21T07:35:00Z" w16du:dateUtc="2026-08-20T23:35:00Z">
        <w:r w:rsidRPr="00015210" w:rsidDel="00C5280B">
          <w:delText>, and this content is the most immediate evidence about the value of adding one more answer.</w:delText>
        </w:r>
      </w:del>
      <w:r w:rsidRPr="00015210">
        <w:t xml:space="preserve">Prior work suggests that existing content shapes subsequent answering through four </w:t>
      </w:r>
      <w:del w:id="840" w:author="Xin Li" w:date="2026-08-21T07:35:00Z" w16du:dateUtc="2026-08-20T23:35:00Z">
        <w:r w:rsidRPr="00015210" w:rsidDel="00C5280B">
          <w:delText xml:space="preserve">related but analytically distinct </w:delText>
        </w:r>
      </w:del>
      <w:r w:rsidRPr="00015210">
        <w:t xml:space="preserve">features: presence, volume, quality, and source. The first two features concern whether a new answer is still needed. The mere presence of prior answers can reduce a potential contributor’s perceived marginal value, because the question appears at least partially solved; this logic is consistent with classic free-riding arguments, in which individual incentives decline as others have already contributed </w:t>
      </w:r>
      <w:r w:rsidRPr="00015210">
        <w:fldChar w:fldCharType="begin"/>
      </w:r>
      <w:r w:rsidRPr="00015210">
        <w:instrText xml:space="preserve"> ADDIN ZOTERO_ITEM CSL_CITATION {"citationID":"4fyTnoJv","properties":{"unsorted":false,"formattedCitation":"(Olson Jr 1971; Zhang &amp; Zhu 2011)","plainCitation":"(Olson Jr 1971; Zhang &amp; Zhu 2011)","noteIndex":0},"citationItems":[{"id":202595,"uris":["http://zotero.org/users/8905122/items/M7R7CKJ2"],"itemData":{"id":202595,"type":"book","language":"en","note":"</w:instrText>
      </w:r>
      <w:r w:rsidRPr="00015210">
        <w:rPr>
          <w:rFonts w:ascii="Apple Color Emoji" w:hAnsi="Apple Color Emoji" w:cs="Apple Color Emoji"/>
        </w:rPr>
        <w:instrText>🏷️</w:instrText>
      </w:r>
      <w:r w:rsidRPr="00015210">
        <w:instrText xml:space="preserve"> /unread","publisher":"harvard university press","title":"The Logic of Collective Action: Public Goods and the Theory of Groups, with a new preface and appendix","volume":"124","author":[{"family":"Olson Jr","given":"Mancur"}],"issued":{"date-parts":[["1971"]]}}},{"id":201890,"uris":["http://zotero.org/users/8905122/items/857NUB9I"],"itemData":{"id":201890,"type":"article-journal","abstract":"The literature on the private provision of public goods suggests an inverse relationship between incentives to contribute and group size. We find, however, that after an exogenous reduction of group size at Chinese Wikipedia, the nonblocked contributors decrease their contributions by 42.8 percent on average. We attribute the cause to social effects: contributors receive social benefits that increase with both the amount of their contributions and group size, and the shrinking group size weakens these social benefits. Consistent with our explanation, we find that the more contributors value social benefits, the more they reduce their contributions after the block.  (JEL H41, L17, L82)","archive_location":"418 </w:instrText>
      </w:r>
      <w:r w:rsidRPr="00015210">
        <w:rPr>
          <w:rFonts w:ascii="Apple Color Emoji" w:hAnsi="Apple Color Emoji" w:cs="Apple Color Emoji"/>
        </w:rPr>
        <w:instrText>📊</w:instrText>
      </w:r>
      <w:r w:rsidRPr="00015210">
        <w:instrText>","call-number":"1","container-title":"American Economic Review","DOI":"10.1257/aer.101.4.1601","ISSN":"0002-8282","issue":"4","language":"en","note":"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Entertainment; Media</w:instrText>
      </w:r>
      <w:r w:rsidRPr="00015210">
        <w:instrText>、</w:instrText>
      </w:r>
      <w:r w:rsidRPr="00015210">
        <w:instrText>Media</w:instrText>
      </w:r>
      <w:r w:rsidRPr="00015210">
        <w:instrText>、</w:instrText>
      </w:r>
      <w:r w:rsidRPr="00015210">
        <w:instrText>Public Goods</w:instrText>
      </w:r>
      <w:r w:rsidRPr="00015210">
        <w:instrText>、</w:instrText>
      </w:r>
      <w:r w:rsidRPr="00015210">
        <w:instrText>Open Source Products and Markets</w:instrText>
      </w:r>
      <w:r w:rsidRPr="00015210">
        <w:instrText>、</w:instrText>
      </w:r>
      <w:r w:rsidRPr="00015210">
        <w:instrText>Public Goods, Open Source Products and Markets, Entertainment</w:instrText>
      </w:r>
      <w:r w:rsidRPr="00015210">
        <w:instrText>、公共物品、娱乐；媒体、开源产品和市场</w:instrText>
      </w:r>
      <w:r w:rsidRPr="00015210">
        <w:instrText xml:space="preserve">","page":"1601-1615","source":"9.5 (Q1)","title":"Group Size and Incentives to Contribute: A Natural Experiment at Chinese Wikipedia","title-short":"Group Size and Incentives to Contribute","URL":"https://www.aeaweb.org/articles?id=10.1257/aer.101.4.1601","volume":"101","author":[{"family":"Zhang","given":"Xiaoquan (Michael)"},{"family":"Zhu","given":"Feng"}],"accessed":{"date-parts":[["2026",8,10]]},"issued":{"date-parts":[["2011",6]]}}}],"schema":"https://github.com/citation-style-language/schema/raw/master/csl-citation.json"} </w:instrText>
      </w:r>
      <w:r w:rsidRPr="00015210">
        <w:fldChar w:fldCharType="separate"/>
      </w:r>
      <w:r w:rsidRPr="00015210">
        <w:t>(Olson Jr 1971; Zhang &amp; Zhu 2011)</w:t>
      </w:r>
      <w:r w:rsidRPr="00015210">
        <w:fldChar w:fldCharType="end"/>
      </w:r>
      <w:r w:rsidRPr="00015210">
        <w:t xml:space="preserve">. Beyond presence, the amount of existing content further affects the perceived room for contribution. As answers accumulate, each additional answer tends to add less new information, and threads with more prior answers may therefore offer fewer opportunities for a newcomer to make a distinctive contribution </w:t>
      </w:r>
      <w:r w:rsidRPr="00015210">
        <w:fldChar w:fldCharType="begin"/>
      </w:r>
      <w:r w:rsidRPr="00015210">
        <w:instrText xml:space="preserve"> ADDIN ZOTERO_ITEM CSL_CITATION {"citationID":"tDVr9bd9","properties":{"unsorted":false,"formattedCitation":"(Zhang et al. 2022)","plainCitation":"(Zhang et al. 2022)","noteIndex":0},"citationItems":[{"id":200498,"uris":["http://zotero.org/users/8905122/items/NE4Q9Q6W"],"itemData":{"id":200498,"type":"article-journal","abstract":"This study examined how the knowledge market promotes knowledge construction on question-and-answer (Q&amp;A) websites. Data were collected from Zhihu, one of the largest Q&amp;A sites in China. Hierarchical linear modeling was employed to estimate the dynamics of information accumulation, that is, the provision of informative content as factual construction. By employing information accumulation as the objective measure of knowledge construction, we determined that online knowledge construction was facilitated by a competitive marketplace of ideas. In addition, participation, temporal, and discourse features affected the dynamics of information accumulation. In specific, active users contributed significantly less to information accumulation than did ordinary users. Information accumulation shows a naturally decaying process represented as a function of answer order. The time interval between answers at the two preceding time points reduced the informativeness of answers at the subsequent time point. Answers with a higher readability score reduced the informativeness of subsequent answers. The results indicate that knowledge construction on Q&amp;A sites unfolds as a process of mass collaboration among users.","archive_location":"11 </w:instrText>
      </w:r>
      <w:r w:rsidRPr="00015210">
        <w:rPr>
          <w:rFonts w:ascii="Apple Color Emoji" w:hAnsi="Apple Color Emoji" w:cs="Apple Color Emoji"/>
        </w:rPr>
        <w:instrText>📊</w:instrText>
      </w:r>
      <w:r w:rsidRPr="00015210">
        <w:instrText>","call-number":"2","container-title":"EPJ Data Science","DOI":"10.1140/epjds/s13688-022-00346-6","ISSN":"2193-1127","issue":"1","journalAbbreviation":"EPJ Data Sci.","language":"en","note":"</w:instrText>
      </w:r>
      <w:r w:rsidRPr="00015210">
        <w:rPr>
          <w:rFonts w:ascii="Apple Color Emoji" w:hAnsi="Apple Color Emoji" w:cs="Apple Color Emoji"/>
        </w:rPr>
        <w:instrText>🏷️</w:instrText>
      </w:r>
      <w:r w:rsidRPr="00015210">
        <w:instrText xml:space="preserve"> /reading</w:instrText>
      </w:r>
      <w:r w:rsidRPr="00015210">
        <w:instrText>、</w:instrText>
      </w:r>
      <w:r w:rsidRPr="00015210">
        <w:instrText>Knowledge construction</w:instrText>
      </w:r>
      <w:r w:rsidRPr="00015210">
        <w:instrText>、</w:instrText>
      </w:r>
      <w:r w:rsidRPr="00015210">
        <w:instrText>Marketplace of ideas</w:instrText>
      </w:r>
      <w:r w:rsidRPr="00015210">
        <w:instrText>、</w:instrText>
      </w:r>
      <w:r w:rsidRPr="00015210">
        <w:instrText xml:space="preserve">Mass collaboration","page":"35","source":"3.1 (Q1)","title":"Dynamics of the social construction of knowledge: an empirical study of Zhihu in China","title-short":"Dynamics of the social construction of knowledge","URL":"https://doi.org/10.1140/epjds/s13688-022-00346-6","volume":"11","author":[{"family":"Zhang","given":"Lun"},{"family":"Li","given":"Yong-Ning"},{"family":"Peng","given":"Tai-Quan"},{"family":"Wu","given":"Ye"}],"accessed":{"date-parts":[["2026",8,10]]},"issued":{"date-parts":[["2022",6,4]]}}}],"schema":"https://github.com/citation-style-language/schema/raw/master/csl-citation.json"} </w:instrText>
      </w:r>
      <w:r w:rsidRPr="00015210">
        <w:fldChar w:fldCharType="separate"/>
      </w:r>
      <w:r w:rsidRPr="00015210">
        <w:t>(Zhang et al. 2022)</w:t>
      </w:r>
      <w:r w:rsidRPr="00015210">
        <w:fldChar w:fldCharType="end"/>
      </w:r>
      <w:r w:rsidRPr="00015210">
        <w:t xml:space="preserve">. The </w:t>
      </w:r>
      <w:del w:id="841" w:author="Xin Li" w:date="2026-08-21T07:39:00Z" w16du:dateUtc="2026-08-20T23:39:00Z">
        <w:r w:rsidRPr="00015210" w:rsidDel="003A2B8C">
          <w:delText>latter two</w:delText>
        </w:r>
      </w:del>
      <w:r>
        <w:t>third</w:t>
      </w:r>
      <w:r w:rsidRPr="00015210">
        <w:t xml:space="preserve"> feature</w:t>
      </w:r>
      <w:del w:id="842" w:author="Xin Li" w:date="2026-08-21T07:39:00Z" w16du:dateUtc="2026-08-20T23:39:00Z">
        <w:r w:rsidRPr="00015210" w:rsidDel="003A2B8C">
          <w:delText>s</w:delText>
        </w:r>
      </w:del>
      <w:r w:rsidRPr="00015210">
        <w:t xml:space="preserve"> concern</w:t>
      </w:r>
      <w:ins w:id="843" w:author="Xin Li" w:date="2026-08-21T07:39:00Z" w16du:dateUtc="2026-08-20T23:39:00Z">
        <w:r>
          <w:t>s</w:t>
        </w:r>
      </w:ins>
      <w:r w:rsidRPr="00015210">
        <w:t xml:space="preserve"> the evaluative standard created by prior content. High-quality answers </w:t>
      </w:r>
      <w:del w:id="844" w:author="Xin Li" w:date="2026-08-21T07:46:00Z" w16du:dateUtc="2026-08-20T23:46:00Z">
        <w:r w:rsidRPr="00015210" w:rsidDel="00937BD2">
          <w:delText xml:space="preserve">do not simply substitute for later answers; they also </w:delText>
        </w:r>
      </w:del>
      <w:r w:rsidRPr="00015210">
        <w:t xml:space="preserve">signal the level of effort and expertise expected in the thread, thereby shaping the quality of subsequent contributions </w:t>
      </w:r>
      <w:r w:rsidRPr="00015210">
        <w:fldChar w:fldCharType="begin" w:fldLock="1"/>
      </w:r>
      <w:r w:rsidRPr="00015210">
        <w:instrText xml:space="preserve"> ADDIN ZOTERO_ITEM CSL_CITATION {"citationID":"4bwjyWRF","properties":{"unsorted":false,"formattedCitation":"(Shi et al. 2024)","plainCitation":"(Shi et al. 2024)","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but on answering the same question. The authors also illustrate the competitive peer influence in subjective and personalized behaviors in online UGC communities.\n\n</w:instrText>
      </w:r>
      <w:r w:rsidRPr="00015210">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Pr="00015210">
        <w:instrText>Design/methodology/approach</w:instrText>
      </w:r>
      <w:r w:rsidRPr="00015210">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Pr="00015210">
        <w:instrText>/</w:instrText>
      </w:r>
      <w:r w:rsidRPr="00015210">
        <w:instrText>价值这项研究提供了一个新的线索，即在由社会比较关注引发的竞争环境中，同伴对在线</w:instrText>
      </w:r>
      <w:r w:rsidRPr="00015210">
        <w:instrText>UGC</w:instrText>
      </w:r>
      <w:r w:rsidRPr="00015210">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Pr="00015210">
        <w:instrText>UGC</w:instrText>
      </w:r>
      <w:r w:rsidRPr="00015210">
        <w:instrText>社区中主观和个性化行为中的竞争性同伴影响。</w:instrText>
      </w:r>
      <w:r w:rsidRPr="00015210">
        <w:instrText>","call-number":"3","container-title":"Internet Research","DOI":"10.1108/INTR-07-2022-0510","ISSN":"1066-2243","issue":"5","journalAbbreviation":"Internet Res.","language":"en","note":"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Knowledge contribution</w:instrText>
      </w:r>
      <w:r w:rsidRPr="00015210">
        <w:instrText>、</w:instrText>
      </w:r>
      <w:r w:rsidRPr="00015210">
        <w:instrText>Online Q&amp;A community</w:instrText>
      </w:r>
      <w:r w:rsidRPr="00015210">
        <w:instrText>、</w:instrText>
      </w:r>
      <w:r w:rsidRPr="00015210">
        <w:instrText>Peer influence</w:instrText>
      </w:r>
      <w:r w:rsidRPr="00015210">
        <w:instrText>、</w:instrText>
      </w:r>
      <w:r w:rsidRPr="00015210">
        <w:instrText xml:space="preserve">Social comparison","page":"1577-1601","source":"5.9 (Q1)","title":"Competitive peer influence on knowledge contribution behaviors in online Q&amp;A communities: A social comparison perspective","title-short":"Competitive peer influence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Pr="00015210">
        <w:fldChar w:fldCharType="separate"/>
      </w:r>
      <w:r w:rsidRPr="00015210">
        <w:t>(Shi et al. 2024)</w:t>
      </w:r>
      <w:r w:rsidRPr="00015210">
        <w:fldChar w:fldCharType="end"/>
      </w:r>
      <w:r w:rsidRPr="00015210">
        <w:t xml:space="preserve">. </w:t>
      </w:r>
    </w:p>
    <w:p w14:paraId="40FF5822" w14:textId="0198CB90" w:rsidR="003A2B8C" w:rsidRPr="00015210" w:rsidRDefault="003A2B8C" w:rsidP="00963733">
      <w:pPr>
        <w:pStyle w:val="Paragraph0"/>
      </w:pPr>
      <w:r w:rsidRPr="00015210">
        <w:t xml:space="preserve">Finally, the source of a prior answer provides a social cue about who has already spoken. A contributor’s identity or standing can affect how newcomers assess their own relative position and whether their contribution is likely to be valued; consistent with this comparison logic, </w:t>
      </w:r>
      <w:r w:rsidRPr="00015210">
        <w:fldChar w:fldCharType="begin"/>
      </w:r>
      <w:r w:rsidRPr="00015210">
        <w:instrText xml:space="preserve"> ADDIN ZOTERO_ITEM CSL_CITATION {"citationID":"0rrionAl","properties":{"unsorted":false,"formattedCitation":"(Chen et al. 2010)","plainCitation":"(Chen et al. 2010)","dontUpdate":true,"noteIndex":0},"citationItems":[{"id":200661,"uris":["http://zotero.org/users/8905122/items/EALZHW2R"],"itemData":{"id":200661,"type":"article-journal","abstract":"We design a field experiment to explore the use of social comparison to increase contributions to an online community. We find that, after receiving behavioral information about the median user's total number of movie ratings, users below the median demonstrate a 530 percent increase in the number of monthly movie ratings, while those above the median decrease their ratings by 62 percent. When given outcome information about the average user's net benefit score, above-average users mainly engage in activities that help others. Our findings suggest that effective personalized social information can increase the level of public goods provision. (JEL C93, H41, L82)","archive_location":"380 </w:instrText>
      </w:r>
      <w:r w:rsidRPr="00015210">
        <w:rPr>
          <w:rFonts w:ascii="Apple Color Emoji" w:hAnsi="Apple Color Emoji" w:cs="Apple Color Emoji"/>
        </w:rPr>
        <w:instrText>📊</w:instrText>
      </w:r>
      <w:r w:rsidRPr="00015210">
        <w:instrText>","call-number":"1","container-title":"American Economic Review","DOI":"10.1257/aer.100.4.1358","ISSN":"0002-8282","issue":"4","journalAbbreviation":"American Economic Review","language":"en","note":"</w:instrText>
      </w:r>
      <w:r w:rsidRPr="00015210">
        <w:rPr>
          <w:rFonts w:ascii="Apple Color Emoji" w:hAnsi="Apple Color Emoji" w:cs="Apple Color Emoji"/>
        </w:rPr>
        <w:instrText>🏷️</w:instrText>
      </w:r>
      <w:r w:rsidRPr="00015210">
        <w:instrText xml:space="preserve"> /reading","page":"1358-1398","source":"9.5 (Q1)","title":"Social Comparisons and Contributions to Online Communities: A Field Experiment on MovieLens","title-short":"Social Comparisons and Contributions to Online Communities","URL":"https://pubs.aeaweb.org/doi/10.1257/aer.100.4.1358","volume":"100","author":[{"family":"Chen","given":"Yan"},{"family":"Harper","given":"F. Maxwell"},{"family":"Konstan","given":"Joseph"},{"family":"Li","given":"Sherry Xin"}],"accessed":{"date-parts":[["2026",8,10]]},"issued":{"date-parts":[["2010",9,1]]}}}],"schema":"https://github.com/citation-style-language/schema/raw/master/csl-citation.json"} </w:instrText>
      </w:r>
      <w:r w:rsidRPr="00015210">
        <w:fldChar w:fldCharType="separate"/>
      </w:r>
      <w:r w:rsidRPr="00015210">
        <w:t>Chen et al. (2010)</w:t>
      </w:r>
      <w:r w:rsidRPr="00015210">
        <w:fldChar w:fldCharType="end"/>
      </w:r>
      <w:r w:rsidRPr="00015210">
        <w:t xml:space="preserve"> show that information about one’s standing relative to peers changes subsequent contribution behavior. Together, this literature shows that prior contributions matter not only </w:t>
      </w:r>
      <w:r w:rsidRPr="00015210">
        <w:lastRenderedPageBreak/>
        <w:t>because they provide information, but also because they alter the perceived need, opportunity, benchmark, and social meaning of adding another answer.</w:t>
      </w:r>
    </w:p>
    <w:p w14:paraId="7EA3A70A" w14:textId="7A76B5BA" w:rsidR="00B369E9" w:rsidRPr="00B369E9" w:rsidRDefault="00B369E9">
      <w:pPr>
        <w:pStyle w:val="Paragraph0"/>
        <w:rPr>
          <w:ins w:id="845" w:author="Prof. LIU Ben" w:date="2026-08-24T22:59:00Z" w16du:dateUtc="2026-08-24T14:59:00Z"/>
          <w:rPrChange w:id="846" w:author="Prof. LIU Ben" w:date="2026-08-24T23:00:00Z" w16du:dateUtc="2026-08-24T15:00:00Z">
            <w:rPr>
              <w:ins w:id="847" w:author="Prof. LIU Ben" w:date="2026-08-24T22:59:00Z" w16du:dateUtc="2026-08-24T14:59:00Z"/>
              <w:color w:val="000000"/>
            </w:rPr>
          </w:rPrChange>
        </w:rPr>
        <w:pPrChange w:id="848" w:author="Prof. LIU Ben" w:date="2026-08-24T23:04:00Z" w16du:dateUtc="2026-08-24T15:04:00Z">
          <w:pPr>
            <w:spacing w:before="100" w:beforeAutospacing="1" w:after="100" w:afterAutospacing="1"/>
          </w:pPr>
        </w:pPrChange>
      </w:pPr>
      <w:ins w:id="849" w:author="Prof. LIU Ben" w:date="2026-08-24T22:59:00Z" w16du:dateUtc="2026-08-24T14:59:00Z">
        <w:r w:rsidRPr="00B369E9">
          <w:rPr>
            <w:rPrChange w:id="850" w:author="Prof. LIU Ben" w:date="2026-08-24T23:00:00Z" w16du:dateUtc="2026-08-24T15:00:00Z">
              <w:rPr>
                <w:color w:val="000000"/>
              </w:rPr>
            </w:rPrChange>
          </w:rPr>
          <w:t xml:space="preserve">Relevant to the source effect is the labeling of a prior contribution as human or AI. </w:t>
        </w:r>
      </w:ins>
      <w:ins w:id="851" w:author="Prof. LIU Ben" w:date="2026-08-24T23:04:00Z" w16du:dateUtc="2026-08-24T15:04:00Z">
        <w:r>
          <w:rPr>
            <w:rFonts w:hint="eastAsia"/>
          </w:rPr>
          <w:t>Because a</w:t>
        </w:r>
      </w:ins>
      <w:ins w:id="852" w:author="Prof. LIU Ben" w:date="2026-08-24T22:59:00Z" w16du:dateUtc="2026-08-24T14:59:00Z">
        <w:r w:rsidRPr="00B369E9">
          <w:rPr>
            <w:rPrChange w:id="853" w:author="Prof. LIU Ben" w:date="2026-08-24T23:00:00Z" w16du:dateUtc="2026-08-24T15:00:00Z">
              <w:rPr>
                <w:color w:val="000000"/>
              </w:rPr>
            </w:rPrChange>
          </w:rPr>
          <w:t xml:space="preserve">cross this literature, the prior contributor is another human, </w:t>
        </w:r>
      </w:ins>
      <w:ins w:id="854" w:author="Prof. LIU Ben" w:date="2026-08-24T23:04:00Z" w16du:dateUtc="2026-08-24T15:04:00Z">
        <w:r w:rsidRPr="00B369E9">
          <w:rPr>
            <w:rPrChange w:id="855" w:author="Prof. LIU Ben" w:date="2026-08-24T23:04:00Z" w16du:dateUtc="2026-08-24T15:04:00Z">
              <w:rPr>
                <w:color w:val="000000"/>
              </w:rPr>
            </w:rPrChange>
          </w:rPr>
          <w:t>it leaves open whether presence, volume, and quality carry the same meaning when that contributor is identified as an AI.</w:t>
        </w:r>
      </w:ins>
    </w:p>
    <w:p w14:paraId="1EE4ED6A" w14:textId="734330B2" w:rsidR="003A2B8C" w:rsidRPr="00015210" w:rsidDel="00B369E9" w:rsidRDefault="00CF1F0C" w:rsidP="003A2B8C">
      <w:pPr>
        <w:pStyle w:val="Paragraph0"/>
        <w:rPr>
          <w:del w:id="856" w:author="Prof. LIU Ben" w:date="2026-08-24T23:02:00Z" w16du:dateUtc="2026-08-24T15:02:00Z"/>
          <w:moveFrom w:id="857" w:author="Xin Li" w:date="2026-08-21T07:42:00Z" w16du:dateUtc="2026-08-20T23:42:00Z"/>
        </w:rPr>
      </w:pPr>
      <w:ins w:id="858" w:author="Xin Li" w:date="2026-08-21T09:52:00Z" w16du:dateUtc="2026-08-21T01:52:00Z">
        <w:del w:id="859" w:author="Prof. LIU Ben" w:date="2026-08-24T23:02:00Z" w16du:dateUtc="2026-08-24T15:02:00Z">
          <w:r w:rsidDel="00B369E9">
            <w:delText xml:space="preserve">In particular, relevant to the source effect is the labeling of source as human or AI. </w:delText>
          </w:r>
        </w:del>
      </w:ins>
      <w:moveFromRangeStart w:id="860" w:author="Xin Li" w:date="2026-08-21T07:42:00Z" w:name="move238190562"/>
      <w:moveFrom w:id="861" w:author="Xin Li" w:date="2026-08-21T07:42:00Z" w16du:dateUtc="2026-08-20T23:42:00Z">
        <w:del w:id="862" w:author="Prof. LIU Ben" w:date="2026-08-24T23:02:00Z" w16du:dateUtc="2026-08-24T15:02:00Z">
          <w:r w:rsidR="003A2B8C" w:rsidRPr="00015210" w:rsidDel="00B369E9">
            <w:delText xml:space="preserve">A broader but separate body of work identifies other determinants of participation. These include question formulation and formatting </w:delText>
          </w:r>
          <w:r w:rsidR="003A2B8C" w:rsidRPr="00015210" w:rsidDel="00B369E9">
            <w:fldChar w:fldCharType="begin"/>
          </w:r>
          <w:r w:rsidR="003A2B8C" w:rsidRPr="00015210" w:rsidDel="00B369E9">
            <w:delInstrText xml:space="preserve"> ADDIN ZOTERO_ITEM CSL_CITATION {"citationID":"cFufHGgd","properties":{"unsorted":false,"formattedCitation":"(Burke et al. 2010; Calefato et al. 2018; Li et al. 2023)","plainCitation":"(Burke et al. 2010; Calefato et al. 2018; Li et al. 2023)","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that when individuals attest to previous group participation and make specific requests for information, community responsiveness increases, but claims of shared identity with the group have no impact.\n\n</w:delInstrText>
          </w:r>
          <w:r w:rsidR="003A2B8C" w:rsidRPr="00015210" w:rsidDel="00B369E9">
            <w:del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delInstrText>
          </w:r>
          <w:r w:rsidR="003A2B8C" w:rsidRPr="00015210" w:rsidDel="00B369E9">
            <w:delInstrText>a</w:delInstrText>
          </w:r>
          <w:r w:rsidR="003A2B8C" w:rsidRPr="00015210" w:rsidDel="00B369E9">
            <w:delInstrText>）基于群体的成员声明，其中新成员描述了最初参与群体的情况；</w:delInstrText>
          </w:r>
          <w:r w:rsidR="003A2B8C" w:rsidRPr="00015210" w:rsidDel="00B369E9">
            <w:delInstrText>(b)</w:delInstrText>
          </w:r>
          <w:r w:rsidR="003A2B8C" w:rsidRPr="00015210" w:rsidDel="00B369E9">
            <w:delInstrText>基于身份的成员资格声明，其中他们描述了他们与群体的焦点社会类别的相似性；以及（</w:delInstrText>
          </w:r>
          <w:r w:rsidR="003A2B8C" w:rsidRPr="00015210" w:rsidDel="00B369E9">
            <w:delInstrText>c</w:delInstrText>
          </w:r>
          <w:r w:rsidR="003A2B8C" w:rsidRPr="00015210" w:rsidDel="00B369E9">
            <w:delInstrText>）信息请求，其中他们寻求帮助。使用机器学习在大约</w:delInstrText>
          </w:r>
          <w:r w:rsidR="003A2B8C" w:rsidRPr="00015210" w:rsidDel="00B369E9">
            <w:delInstrText>100</w:delInstrText>
          </w:r>
          <w:r w:rsidR="003A2B8C" w:rsidRPr="00015210" w:rsidDel="00B369E9">
            <w:delInstrText>个在线群组的</w:delInstrText>
          </w:r>
          <w:r w:rsidR="003A2B8C" w:rsidRPr="00015210" w:rsidDel="00B369E9">
            <w:delInstrText>12,000</w:delInstrText>
          </w:r>
          <w:r w:rsidR="003A2B8C" w:rsidRPr="00015210" w:rsidDel="00B369E9">
            <w:del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delInstrText>
          </w:r>
          <w:r w:rsidR="003A2B8C" w:rsidRPr="00015210" w:rsidDel="00B369E9">
            <w:delInstrText xml:space="preserve">","archive_location":"82 </w:delInstrText>
          </w:r>
          <w:r w:rsidR="003A2B8C" w:rsidRPr="00015210" w:rsidDel="00B369E9">
            <w:rPr>
              <w:rFonts w:ascii="Apple Color Emoji" w:hAnsi="Apple Color Emoji" w:cs="Apple Color Emoji"/>
            </w:rPr>
            <w:delInstrText>📊</w:delInstrText>
          </w:r>
          <w:r w:rsidR="003A2B8C" w:rsidRPr="00015210" w:rsidDel="00B369E9">
            <w:delInstrText>","call-number":"3","container-title":"Small Group Research","DOI":"10.1177/1046496409351936","ISSN":"1046-4964","issue":"9","journalAbbreviation":"Small Gr. Res.","language":"en","note":"</w:delInstrText>
          </w:r>
          <w:r w:rsidR="003A2B8C" w:rsidRPr="00015210" w:rsidDel="00B369E9">
            <w:rPr>
              <w:rFonts w:ascii="Apple Color Emoji" w:hAnsi="Apple Color Emoji" w:cs="Apple Color Emoji"/>
            </w:rPr>
            <w:delInstrText>🏷️</w:delInstrText>
          </w:r>
          <w:r w:rsidR="003A2B8C" w:rsidRPr="00015210" w:rsidDel="00B369E9">
            <w:del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 we empirically confirmed community guidelines that suggest avoiding rudeness in question writing.\n\n</w:delInstrText>
          </w:r>
          <w:r w:rsidR="003A2B8C" w:rsidRPr="00015210" w:rsidDel="00B369E9">
            <w:delInstrText>【摘要翻译】</w:delInstrText>
          </w:r>
          <w:r w:rsidR="003A2B8C" w:rsidRPr="00015210" w:rsidDel="00B369E9">
            <w:delInstrText>Stack Overflow</w:delInstrText>
          </w:r>
          <w:r w:rsidR="003A2B8C" w:rsidRPr="00015210" w:rsidDel="00B369E9">
            <w:delInstrText>和其他基于社区的问答（</w:delInstrText>
          </w:r>
          <w:r w:rsidR="003A2B8C" w:rsidRPr="00015210" w:rsidDel="00B369E9">
            <w:delInstrText>Q&amp;A</w:delInstrText>
          </w:r>
          <w:r w:rsidR="003A2B8C" w:rsidRPr="00015210" w:rsidDel="00B369E9">
            <w:del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delInstrText>
          </w:r>
          <w:r w:rsidR="003A2B8C" w:rsidRPr="00015210" w:rsidDel="00B369E9">
            <w:delInstrText>87 K</w:delInstrText>
          </w:r>
          <w:r w:rsidR="003A2B8C" w:rsidRPr="00015210" w:rsidDel="00B369E9">
            <w:del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delInstrText>
          </w:r>
          <w:r w:rsidR="003A2B8C" w:rsidRPr="00015210" w:rsidDel="00B369E9">
            <w:delInstrText xml:space="preserve">","archive_location":"106 </w:delInstrText>
          </w:r>
          <w:r w:rsidR="003A2B8C" w:rsidRPr="00015210" w:rsidDel="00B369E9">
            <w:rPr>
              <w:rFonts w:ascii="Apple Color Emoji" w:hAnsi="Apple Color Emoji" w:cs="Apple Color Emoji"/>
            </w:rPr>
            <w:delInstrText>📊</w:delInstrText>
          </w:r>
          <w:r w:rsidR="003A2B8C" w:rsidRPr="00015210" w:rsidDel="00B369E9">
            <w:delInstrText>","call-number":"2","container-title":"Information and Software Technology","DOI":"10.1016/j.infsof.2017.10.009","ISSN":"0950-5849","journalAbbreviation":"Inform. Software Tech.","language":"en","note":"</w:delInstrText>
          </w:r>
          <w:r w:rsidR="003A2B8C" w:rsidRPr="00015210" w:rsidDel="00B369E9">
            <w:rPr>
              <w:rFonts w:ascii="Apple Color Emoji" w:hAnsi="Apple Color Emoji" w:cs="Apple Color Emoji"/>
            </w:rPr>
            <w:delInstrText>🏷️</w:delInstrText>
          </w:r>
          <w:r w:rsidR="003A2B8C" w:rsidRPr="00015210" w:rsidDel="00B369E9">
            <w:delInstrText xml:space="preserve"> /reading</w:delInstrText>
          </w:r>
          <w:r w:rsidR="003A2B8C" w:rsidRPr="00015210" w:rsidDel="00B369E9">
            <w:delInstrText>、</w:delInstrText>
          </w:r>
          <w:r w:rsidR="003A2B8C" w:rsidRPr="00015210" w:rsidDel="00B369E9">
            <w:delInstrText>/unread</w:delInstrText>
          </w:r>
          <w:r w:rsidR="003A2B8C" w:rsidRPr="00015210" w:rsidDel="00B369E9">
            <w:delInstrText>、</w:delInstrText>
          </w:r>
          <w:r w:rsidR="003A2B8C" w:rsidRPr="00015210" w:rsidDel="00B369E9">
            <w:rPr>
              <w:rFonts w:ascii="Apple Color Emoji" w:hAnsi="Apple Color Emoji" w:cs="Apple Color Emoji"/>
            </w:rPr>
            <w:delInstrText>📒</w:delInstrText>
          </w:r>
          <w:r w:rsidR="003A2B8C" w:rsidRPr="00015210" w:rsidDel="00B369E9">
            <w:delInstrText>、</w:delInstrText>
          </w:r>
          <w:r w:rsidR="003A2B8C" w:rsidRPr="00015210" w:rsidDel="00B369E9">
            <w:delInstrText>Crowdsourcing</w:delInstrText>
          </w:r>
          <w:r w:rsidR="003A2B8C" w:rsidRPr="00015210" w:rsidDel="00B369E9">
            <w:delInstrText>、</w:delInstrText>
          </w:r>
          <w:r w:rsidR="003A2B8C" w:rsidRPr="00015210" w:rsidDel="00B369E9">
            <w:delInstrText>Emotion mining</w:delInstrText>
          </w:r>
          <w:r w:rsidR="003A2B8C" w:rsidRPr="00015210" w:rsidDel="00B369E9">
            <w:delInstrText>、</w:delInstrText>
          </w:r>
          <w:r w:rsidR="003A2B8C" w:rsidRPr="00015210" w:rsidDel="00B369E9">
            <w:delInstrText>Question answering</w:delInstrText>
          </w:r>
          <w:r w:rsidR="003A2B8C" w:rsidRPr="00015210" w:rsidDel="00B369E9">
            <w:delInstrText>、</w:delInstrText>
          </w:r>
          <w:r w:rsidR="003A2B8C" w:rsidRPr="00015210" w:rsidDel="00B369E9">
            <w:delInstrText>Sentiment analysis</w:delInstrText>
          </w:r>
          <w:r w:rsidR="003A2B8C" w:rsidRPr="00015210" w:rsidDel="00B369E9">
            <w:delInstrText>、</w:delInstrText>
          </w:r>
          <w:r w:rsidR="003A2B8C" w:rsidRPr="00015210" w:rsidDel="00B369E9">
            <w:delInstrText>Social software engineering</w:delInstrText>
          </w:r>
          <w:r w:rsidR="003A2B8C" w:rsidRPr="00015210" w:rsidDel="00B369E9">
            <w:delInstrText>、</w:delInstrText>
          </w:r>
          <w:r w:rsidR="003A2B8C" w:rsidRPr="00015210" w:rsidDel="00B369E9">
            <w:delInstrText>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social Q&amp;A platforms to assist scholars in asking richer questions that are likely to generate more answers across disciplines, thereby promoting improved academic communication among scholars.\n\n</w:delInstrText>
          </w:r>
          <w:r w:rsidR="003A2B8C" w:rsidRPr="00015210" w:rsidDel="00B369E9">
            <w:del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delInstrText>
          </w:r>
          <w:r w:rsidR="003A2B8C" w:rsidRPr="00015210" w:rsidDel="00B369E9">
            <w:delInstrText>quantity.Design/methodology/approachThe</w:delInstrText>
          </w:r>
          <w:r w:rsidR="003A2B8C" w:rsidRPr="00015210" w:rsidDel="00B369E9">
            <w:delInstrText>研究在学术社交问答平台</w:delInstrText>
          </w:r>
          <w:r w:rsidR="003A2B8C" w:rsidRPr="00015210" w:rsidDel="00B369E9">
            <w:delInstrText>Research chGate Q&amp;A</w:delInstrText>
          </w:r>
          <w:r w:rsidR="003A2B8C" w:rsidRPr="00015210" w:rsidDel="00B369E9">
            <w:delInstrText>上考察了五个学科的</w:delInstrText>
          </w:r>
          <w:r w:rsidR="003A2B8C" w:rsidRPr="00015210" w:rsidDel="00B369E9">
            <w:delInstrText>1,968</w:delInstrText>
          </w:r>
          <w:r w:rsidR="003A2B8C" w:rsidRPr="00015210" w:rsidDel="00B369E9">
            <w:del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delInstrText>
          </w:r>
          <w:r w:rsidR="003A2B8C" w:rsidRPr="00015210" w:rsidDel="00B369E9">
            <w:delInstrText>/</w:delInstrText>
          </w:r>
          <w:r w:rsidR="003A2B8C" w:rsidRPr="00015210" w:rsidDel="00B369E9">
            <w:delInstrText>价值本研究为学术社会问答平台提供支持，以帮助学者提出更丰富的问题，这些问题可能会产生更多的跨学科答案，从而促进学者之间改善学术交流。</w:delInstrText>
          </w:r>
          <w:r w:rsidR="003A2B8C" w:rsidRPr="00015210" w:rsidDel="00B369E9">
            <w:delInstrText xml:space="preserve">","archive_location":"8 </w:delInstrText>
          </w:r>
          <w:r w:rsidR="003A2B8C" w:rsidRPr="00015210" w:rsidDel="00B369E9">
            <w:rPr>
              <w:rFonts w:ascii="Apple Color Emoji" w:hAnsi="Apple Color Emoji" w:cs="Apple Color Emoji"/>
            </w:rPr>
            <w:delInstrText>📊</w:delInstrText>
          </w:r>
          <w:r w:rsidR="003A2B8C" w:rsidRPr="00015210" w:rsidDel="00B369E9">
            <w:delInstrText>","call-number":"3","container-title":"Library Hi Tech","DOI":"10.1108/LHT-05-2021-0161","ISSN":"0737-8831","issue":"3","journalAbbreviation":"Libr. Hi Tech","language":"en","note":"</w:delInstrText>
          </w:r>
          <w:r w:rsidR="003A2B8C" w:rsidRPr="00015210" w:rsidDel="00B369E9">
            <w:rPr>
              <w:rFonts w:ascii="Apple Color Emoji" w:hAnsi="Apple Color Emoji" w:cs="Apple Color Emoji"/>
            </w:rPr>
            <w:delInstrText>🏷️</w:delInstrText>
          </w:r>
          <w:r w:rsidR="003A2B8C" w:rsidRPr="00015210" w:rsidDel="00B369E9">
            <w:delInstrText xml:space="preserve"> /unread</w:delInstrText>
          </w:r>
          <w:r w:rsidR="003A2B8C" w:rsidRPr="00015210" w:rsidDel="00B369E9">
            <w:delInstrText>、</w:delInstrText>
          </w:r>
          <w:r w:rsidR="003A2B8C" w:rsidRPr="00015210" w:rsidDel="00B369E9">
            <w:delInstrText>Information seeking</w:delInstrText>
          </w:r>
          <w:r w:rsidR="003A2B8C" w:rsidRPr="00015210" w:rsidDel="00B369E9">
            <w:delInstrText>、</w:delInstrText>
          </w:r>
          <w:r w:rsidR="003A2B8C" w:rsidRPr="00015210" w:rsidDel="00B369E9">
            <w:delInstrText>Academic questions</w:delInstrText>
          </w:r>
          <w:r w:rsidR="003A2B8C" w:rsidRPr="00015210" w:rsidDel="00B369E9">
            <w:delInstrText>、</w:delInstrText>
          </w:r>
          <w:r w:rsidR="003A2B8C" w:rsidRPr="00015210" w:rsidDel="00B369E9">
            <w:delInstrText>Academic social Q&amp;A</w:delInstrText>
          </w:r>
          <w:r w:rsidR="003A2B8C" w:rsidRPr="00015210" w:rsidDel="00B369E9">
            <w:delInstrText>、</w:delInstrText>
          </w:r>
          <w:r w:rsidR="003A2B8C" w:rsidRPr="00015210" w:rsidDel="00B369E9">
            <w:delInstrText>COMMUNITIES</w:delInstrText>
          </w:r>
          <w:r w:rsidR="003A2B8C" w:rsidRPr="00015210" w:rsidDel="00B369E9">
            <w:delInstrText>、</w:delInstrText>
          </w:r>
          <w:r w:rsidR="003A2B8C" w:rsidRPr="00015210" w:rsidDel="00B369E9">
            <w:delInstrText>Information communication</w:delInstrText>
          </w:r>
          <w:r w:rsidR="003A2B8C" w:rsidRPr="00015210" w:rsidDel="00B369E9">
            <w:delInstrText>、</w:delInstrText>
          </w:r>
          <w:r w:rsidR="003A2B8C" w:rsidRPr="00015210" w:rsidDel="00B369E9">
            <w:delInstrText>KNOWLEDGE</w:delInstrText>
          </w:r>
          <w:r w:rsidR="003A2B8C" w:rsidRPr="00015210" w:rsidDel="00B369E9">
            <w:delInstrText>、</w:delInstrText>
          </w:r>
          <w:r w:rsidR="003A2B8C" w:rsidRPr="00015210" w:rsidDel="00B369E9">
            <w:delInstrText>Linguistic characteristics</w:delInstrText>
          </w:r>
          <w:r w:rsidR="003A2B8C" w:rsidRPr="00015210" w:rsidDel="00B369E9">
            <w:delInstrText>、</w:delInstrText>
          </w:r>
          <w:r w:rsidR="003A2B8C" w:rsidRPr="00015210" w:rsidDel="00B369E9">
            <w:delInstrText>LIWC</w:delInstrText>
          </w:r>
          <w:r w:rsidR="003A2B8C" w:rsidRPr="00015210" w:rsidDel="00B369E9">
            <w:delInstrText>、</w:delInstrText>
          </w:r>
          <w:r w:rsidR="003A2B8C" w:rsidRPr="00015210" w:rsidDel="00B369E9">
            <w:delInstrText>NETWORKING</w:delInstrText>
          </w:r>
          <w:r w:rsidR="003A2B8C" w:rsidRPr="00015210" w:rsidDel="00B369E9">
            <w:delInstrText>、</w:delInstrText>
          </w:r>
          <w:r w:rsidR="003A2B8C" w:rsidRPr="00015210" w:rsidDel="00B369E9">
            <w:delInstrText>QUALITY</w:delInstrText>
          </w:r>
          <w:r w:rsidR="003A2B8C" w:rsidRPr="00015210" w:rsidDel="00B369E9">
            <w:delInstrText>、</w:delInstrText>
          </w:r>
          <w:r w:rsidR="003A2B8C" w:rsidRPr="00015210" w:rsidDel="00B369E9">
            <w:del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delInstrText>
          </w:r>
          <w:r w:rsidR="003A2B8C" w:rsidRPr="00015210" w:rsidDel="00B369E9">
            <w:fldChar w:fldCharType="separate"/>
          </w:r>
          <w:r w:rsidR="003A2B8C" w:rsidRPr="00015210" w:rsidDel="00B369E9">
            <w:delText>(Burke et al. 2010; Calefato et al. 2018; Li et al. 2023)</w:delText>
          </w:r>
          <w:r w:rsidR="003A2B8C" w:rsidRPr="00015210" w:rsidDel="00B369E9">
            <w:fldChar w:fldCharType="end"/>
          </w:r>
          <w:r w:rsidR="003A2B8C" w:rsidRPr="00015210" w:rsidDel="00B369E9">
            <w:delText xml:space="preserve">, monetary and non-monetary incentives whose effects depend on context </w:delText>
          </w:r>
          <w:r w:rsidR="003A2B8C" w:rsidRPr="00015210" w:rsidDel="00B369E9">
            <w:fldChar w:fldCharType="begin"/>
          </w:r>
          <w:r w:rsidR="003A2B8C" w:rsidRPr="00015210" w:rsidDel="00B369E9">
            <w:delInstrText xml:space="preserve"> ADDIN ZOTERO_ITEM CSL_CITATION {"citationID":"x2ytwZOQ","properties":{"unsorted":false,"formattedCitation":"(Berger et al. 2016; Jiang et al. 2024; Wang et al. 2022)","plainCitation":"(Berger et al. 2016; Jiang et al. 2024; Wang et al. 2022)","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 much stronger evidence than previously found factors for these questions. Finally, we compare models based on these features predicting the response time in the context of bounty questions.\n\n</w:delInstrText>
          </w:r>
          <w:r w:rsidR="003A2B8C" w:rsidRPr="00015210" w:rsidDel="00B369E9">
            <w:delInstrText>【摘要翻译】问答（</w:delInstrText>
          </w:r>
          <w:r w:rsidR="003A2B8C" w:rsidRPr="00015210" w:rsidDel="00B369E9">
            <w:delInstrText>Q&amp;a</w:delInstrText>
          </w:r>
          <w:r w:rsidR="003A2B8C" w:rsidRPr="00015210" w:rsidDel="00B369E9">
            <w:delInstrText>）平台是重要的信息来源，也是寻求帮助的首选。像</w:delInstrText>
          </w:r>
          <w:r w:rsidR="003A2B8C" w:rsidRPr="00015210" w:rsidDel="00B369E9">
            <w:delInstrText>StackOverflow</w:delInstrText>
          </w:r>
          <w:r w:rsidR="003A2B8C" w:rsidRPr="00015210" w:rsidDel="00B369E9">
            <w:delInstrText>（</w:delInstrText>
          </w:r>
          <w:r w:rsidR="003A2B8C" w:rsidRPr="00015210" w:rsidDel="00B369E9">
            <w:delInstrText>SO</w:delInstrText>
          </w:r>
          <w:r w:rsidR="003A2B8C" w:rsidRPr="00015210" w:rsidDel="00B369E9">
            <w:delInstrText>）这样的问答网站使用奖励系统来激励用户快速准确地回答问题。在本文中，我们研究并预测了</w:delInstrText>
          </w:r>
          <w:r w:rsidR="003A2B8C" w:rsidRPr="00015210" w:rsidDel="00B369E9">
            <w:delInstrText>StackOverflow</w:delInstrText>
          </w:r>
          <w:r w:rsidR="003A2B8C" w:rsidRPr="00015210" w:rsidDel="00B369E9">
            <w:del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delInstrText>
          </w:r>
          <w:r w:rsidR="003A2B8C" w:rsidRPr="00015210" w:rsidDel="00B369E9">
            <w:delInstrText>","container-title":"2016 IEEE/WIC/ACM International Conference on Web Intelligence (WI)","DOI":"10.1109/WI.2016.0114","event-title":"IEEE/WIC/ACM International Conference on Web Intelligence","ISBN":"978-1-5090-4470-2","language":"en","note":"</w:delInstrText>
          </w:r>
          <w:r w:rsidR="003A2B8C" w:rsidRPr="00015210" w:rsidDel="00B369E9">
            <w:rPr>
              <w:rFonts w:ascii="Apple Color Emoji" w:hAnsi="Apple Color Emoji" w:cs="Apple Color Emoji"/>
            </w:rPr>
            <w:delInstrText>🏷️</w:delInstrText>
          </w:r>
          <w:r w:rsidR="003A2B8C" w:rsidRPr="00015210" w:rsidDel="00B369E9">
            <w:del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opportunity cost. By taking the characteristic of knowledge suppliers and platforms as moderators, this study deepens the understanding of the influence of monetary income on free knowledge contribution in the hybrid knowledge-sharing platform.\n\n</w:delInstrText>
          </w:r>
          <w:r w:rsidR="003A2B8C" w:rsidRPr="00015210" w:rsidDel="00B369E9">
            <w:delInstrText>【摘要翻译】目的在有偿和非有偿（</w:delInstrText>
          </w:r>
          <w:r w:rsidR="003A2B8C" w:rsidRPr="00015210" w:rsidDel="00B369E9">
            <w:delInstrText>“</w:delInstrText>
          </w:r>
          <w:r w:rsidR="003A2B8C" w:rsidRPr="00015210" w:rsidDel="00B369E9">
            <w:delInstrText>免费</w:delInstrText>
          </w:r>
          <w:r w:rsidR="003A2B8C" w:rsidRPr="00015210" w:rsidDel="00B369E9">
            <w:delInstrText>”</w:delInstrText>
          </w:r>
          <w:r w:rsidR="003A2B8C" w:rsidRPr="00015210" w:rsidDel="00B369E9">
            <w:delInstrText>）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delInstrText>
          </w:r>
          <w:r w:rsidR="003A2B8C" w:rsidRPr="00015210" w:rsidDel="00B369E9">
            <w:delInstrText>/</w:delInstrText>
          </w:r>
          <w:r w:rsidR="003A2B8C" w:rsidRPr="00015210" w:rsidDel="00B369E9">
            <w:delInstrText>方法</w:delInstrText>
          </w:r>
          <w:r w:rsidR="003A2B8C" w:rsidRPr="00015210" w:rsidDel="00B369E9">
            <w:delInstrText>/</w:delInstrText>
          </w:r>
          <w:r w:rsidR="003A2B8C" w:rsidRPr="00015210" w:rsidDel="00B369E9">
            <w:del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delInstrText>
          </w:r>
          <w:r w:rsidR="003A2B8C" w:rsidRPr="00015210" w:rsidDel="00B369E9">
            <w:delInstrText>/</w:delInstrText>
          </w:r>
          <w:r w:rsidR="003A2B8C" w:rsidRPr="00015210" w:rsidDel="00B369E9">
            <w:del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delInstrText>
          </w:r>
          <w:r w:rsidR="003A2B8C" w:rsidRPr="00015210" w:rsidDel="00B369E9">
            <w:delInstrText>","call-number":"2","container-title":"Journal of Knowledge Management","DOI":"10.1108/JKM-09-2022-0694","ISSN":"1367-3270","issue":"2","journalAbbreviation":"JKM","language":"en","note":"</w:delInstrText>
          </w:r>
          <w:r w:rsidR="003A2B8C" w:rsidRPr="00015210" w:rsidDel="00B369E9">
            <w:rPr>
              <w:rFonts w:ascii="Apple Color Emoji" w:hAnsi="Apple Color Emoji" w:cs="Apple Color Emoji"/>
            </w:rPr>
            <w:delInstrText>🏷️</w:delInstrText>
          </w:r>
          <w:r w:rsidR="003A2B8C" w:rsidRPr="00015210" w:rsidDel="00B369E9">
            <w:delInstrText xml:space="preserve"> /unread</w:delInstrText>
          </w:r>
          <w:r w:rsidR="003A2B8C" w:rsidRPr="00015210" w:rsidDel="00B369E9">
            <w:delInstrText>、</w:delInstrText>
          </w:r>
          <w:r w:rsidR="003A2B8C" w:rsidRPr="00015210" w:rsidDel="00B369E9">
            <w:delInstrText>INCENTIVES</w:delInstrText>
          </w:r>
          <w:r w:rsidR="003A2B8C" w:rsidRPr="00015210" w:rsidDel="00B369E9">
            <w:delInstrText>、</w:delInstrText>
          </w:r>
          <w:r w:rsidR="003A2B8C" w:rsidRPr="00015210" w:rsidDel="00B369E9">
            <w:delInstrText>MODEL</w:delInstrText>
          </w:r>
          <w:r w:rsidR="003A2B8C" w:rsidRPr="00015210" w:rsidDel="00B369E9">
            <w:delInstrText>、</w:delInstrText>
          </w:r>
          <w:r w:rsidR="003A2B8C" w:rsidRPr="00015210" w:rsidDel="00B369E9">
            <w:delInstrText>SELF-DETERMINATION</w:delInstrText>
          </w:r>
          <w:r w:rsidR="003A2B8C" w:rsidRPr="00015210" w:rsidDel="00B369E9">
            <w:delInstrText>、</w:delInstrText>
          </w:r>
          <w:r w:rsidR="003A2B8C" w:rsidRPr="00015210" w:rsidDel="00B369E9">
            <w:delInstrText>DESIGN</w:delInstrText>
          </w:r>
          <w:r w:rsidR="003A2B8C" w:rsidRPr="00015210" w:rsidDel="00B369E9">
            <w:delInstrText>、</w:delInstrText>
          </w:r>
          <w:r w:rsidR="003A2B8C" w:rsidRPr="00015210" w:rsidDel="00B369E9">
            <w:delInstrText>DETERMINANTS</w:delInstrText>
          </w:r>
          <w:r w:rsidR="003A2B8C" w:rsidRPr="00015210" w:rsidDel="00B369E9">
            <w:delInstrText>、</w:delInstrText>
          </w:r>
          <w:r w:rsidR="003A2B8C" w:rsidRPr="00015210" w:rsidDel="00B369E9">
            <w:delInstrText>ENGAGEMENT</w:delInstrText>
          </w:r>
          <w:r w:rsidR="003A2B8C" w:rsidRPr="00015210" w:rsidDel="00B369E9">
            <w:delInstrText>、</w:delInstrText>
          </w:r>
          <w:r w:rsidR="003A2B8C" w:rsidRPr="00015210" w:rsidDel="00B369E9">
            <w:delInstrText>Experience</w:delInstrText>
          </w:r>
          <w:r w:rsidR="003A2B8C" w:rsidRPr="00015210" w:rsidDel="00B369E9">
            <w:delInstrText>、</w:delInstrText>
          </w:r>
          <w:r w:rsidR="003A2B8C" w:rsidRPr="00015210" w:rsidDel="00B369E9">
            <w:delInstrText>Free knowledge contribution</w:delInstrText>
          </w:r>
          <w:r w:rsidR="003A2B8C" w:rsidRPr="00015210" w:rsidDel="00B369E9">
            <w:delInstrText>、</w:delInstrText>
          </w:r>
          <w:r w:rsidR="003A2B8C" w:rsidRPr="00015210" w:rsidDel="00B369E9">
            <w:delInstrText>Hybrid knowledge-sharing platforms</w:delInstrText>
          </w:r>
          <w:r w:rsidR="003A2B8C" w:rsidRPr="00015210" w:rsidDel="00B369E9">
            <w:delInstrText>、</w:delInstrText>
          </w:r>
          <w:r w:rsidR="003A2B8C" w:rsidRPr="00015210" w:rsidDel="00B369E9">
            <w:delInstrText>IMPACT</w:delInstrText>
          </w:r>
          <w:r w:rsidR="003A2B8C" w:rsidRPr="00015210" w:rsidDel="00B369E9">
            <w:delInstrText>、</w:delInstrText>
          </w:r>
          <w:r w:rsidR="003A2B8C" w:rsidRPr="00015210" w:rsidDel="00B369E9">
            <w:delInstrText>INFORMATION</w:delInstrText>
          </w:r>
          <w:r w:rsidR="003A2B8C" w:rsidRPr="00015210" w:rsidDel="00B369E9">
            <w:delInstrText>、</w:delInstrText>
          </w:r>
          <w:r w:rsidR="003A2B8C" w:rsidRPr="00015210" w:rsidDel="00B369E9">
            <w:delInstrText>Monetary income</w:delInstrText>
          </w:r>
          <w:r w:rsidR="003A2B8C" w:rsidRPr="00015210" w:rsidDel="00B369E9">
            <w:delInstrText>、</w:delInstrText>
          </w:r>
          <w:r w:rsidR="003A2B8C" w:rsidRPr="00015210" w:rsidDel="00B369E9">
            <w:delInstrText>MOTIVATION</w:delInstrText>
          </w:r>
          <w:r w:rsidR="003A2B8C" w:rsidRPr="00015210" w:rsidDel="00B369E9">
            <w:delInstrText>、</w:delInstrText>
          </w:r>
          <w:r w:rsidR="003A2B8C" w:rsidRPr="00015210" w:rsidDel="00B369E9">
            <w:delInstrText>ONLINE COMMUNITIES</w:delInstrText>
          </w:r>
          <w:r w:rsidR="003A2B8C" w:rsidRPr="00015210" w:rsidDel="00B369E9">
            <w:delInstrText>、</w:delInstrText>
          </w:r>
          <w:r w:rsidR="003A2B8C" w:rsidRPr="00015210" w:rsidDel="00B369E9">
            <w:delInstrText>Social recognition","page":"440-462","source":"7 (Q1)","title":"Monetary income as opportunity cost: exploring the negative effect on free knowledge contribution of knowledge suppliers","title-short":"Monetary income as opportunity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moderating effects of user reputation values on feedback effects. This study extends research concerning feed-back and continuous knowledge contribution and generates important managerial implications for the online Q&amp;A community.\n\n</w:delInstrText>
          </w:r>
          <w:r w:rsidR="003A2B8C" w:rsidRPr="00015210" w:rsidDel="00B369E9">
            <w:del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delInstrText>
          </w:r>
          <w:r w:rsidR="003A2B8C" w:rsidRPr="00015210" w:rsidDel="00B369E9">
            <w:delInstrText>1</w:delInstrText>
          </w:r>
          <w:r w:rsidR="003A2B8C" w:rsidRPr="00015210" w:rsidDel="00B369E9">
            <w:delInstrText>）正非文本反馈与高质量知识边缘的持续贡献负相关，而其他三种类型的反馈产生正效应；（</w:delInstrText>
          </w:r>
          <w:r w:rsidR="003A2B8C" w:rsidRPr="00015210" w:rsidDel="00B369E9">
            <w:delInstrText>2</w:delInstrText>
          </w:r>
          <w:r w:rsidR="003A2B8C" w:rsidRPr="00015210" w:rsidDel="00B369E9">
            <w:del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delInstrText>
          </w:r>
          <w:r w:rsidR="003A2B8C" w:rsidRPr="00015210" w:rsidDel="00B369E9">
            <w:delInstrText xml:space="preserve">","archive_location":"11 </w:delInstrText>
          </w:r>
          <w:r w:rsidR="003A2B8C" w:rsidRPr="00015210" w:rsidDel="00B369E9">
            <w:rPr>
              <w:rFonts w:ascii="Apple Color Emoji" w:hAnsi="Apple Color Emoji" w:cs="Apple Color Emoji"/>
            </w:rPr>
            <w:delInstrText>📊</w:delInstrText>
          </w:r>
          <w:r w:rsidR="003A2B8C" w:rsidRPr="00015210" w:rsidDel="00B369E9">
            <w:delInstrText>","call-number":"1","container-title":"Decision Support Systems","DOI":"10.1016/j.dss.2022.113750","ISSN":"0167-9236","journalAbbreviation":"Decis. Support Syst.","language":"en","note":"</w:delInstrText>
          </w:r>
          <w:r w:rsidR="003A2B8C" w:rsidRPr="00015210" w:rsidDel="00B369E9">
            <w:rPr>
              <w:rFonts w:ascii="Apple Color Emoji" w:hAnsi="Apple Color Emoji" w:cs="Apple Color Emoji"/>
            </w:rPr>
            <w:delInstrText>🏷️</w:delInstrText>
          </w:r>
          <w:r w:rsidR="003A2B8C" w:rsidRPr="00015210" w:rsidDel="00B369E9">
            <w:delInstrText xml:space="preserve"> /unread</w:delInstrText>
          </w:r>
          <w:r w:rsidR="003A2B8C" w:rsidRPr="00015210" w:rsidDel="00B369E9">
            <w:delInstrText>、</w:delInstrText>
          </w:r>
          <w:r w:rsidR="003A2B8C" w:rsidRPr="00015210" w:rsidDel="00B369E9">
            <w:delInstrText>VIRTUAL COMMUNITIES</w:delInstrText>
          </w:r>
          <w:r w:rsidR="003A2B8C" w:rsidRPr="00015210" w:rsidDel="00B369E9">
            <w:delInstrText>、</w:delInstrText>
          </w:r>
          <w:r w:rsidR="003A2B8C" w:rsidRPr="00015210" w:rsidDel="00B369E9">
            <w:delInstrText>BEHAVIOR</w:delInstrText>
          </w:r>
          <w:r w:rsidR="003A2B8C" w:rsidRPr="00015210" w:rsidDel="00B369E9">
            <w:delInstrText>、</w:delInstrText>
          </w:r>
          <w:r w:rsidR="003A2B8C" w:rsidRPr="00015210" w:rsidDel="00B369E9">
            <w:delInstrText>SELF-EFFICACY</w:delInstrText>
          </w:r>
          <w:r w:rsidR="003A2B8C" w:rsidRPr="00015210" w:rsidDel="00B369E9">
            <w:delInstrText>、</w:delInstrText>
          </w:r>
          <w:r w:rsidR="003A2B8C" w:rsidRPr="00015210" w:rsidDel="00B369E9">
            <w:delInstrText>Continuous knowledge contribution</w:delInstrText>
          </w:r>
          <w:r w:rsidR="003A2B8C" w:rsidRPr="00015210" w:rsidDel="00B369E9">
            <w:delInstrText>、</w:delInstrText>
          </w:r>
          <w:r w:rsidR="003A2B8C" w:rsidRPr="00015210" w:rsidDel="00B369E9">
            <w:delInstrText>CREDIBILITY</w:delInstrText>
          </w:r>
          <w:r w:rsidR="003A2B8C" w:rsidRPr="00015210" w:rsidDel="00B369E9">
            <w:delInstrText>、</w:delInstrText>
          </w:r>
          <w:r w:rsidR="003A2B8C" w:rsidRPr="00015210" w:rsidDel="00B369E9">
            <w:delInstrText>ELECTRONIC NETWORKS</w:delInstrText>
          </w:r>
          <w:r w:rsidR="003A2B8C" w:rsidRPr="00015210" w:rsidDel="00B369E9">
            <w:delInstrText>、</w:delInstrText>
          </w:r>
          <w:r w:rsidR="003A2B8C" w:rsidRPr="00015210" w:rsidDel="00B369E9">
            <w:delInstrText>Feedback expressions</w:delInstrText>
          </w:r>
          <w:r w:rsidR="003A2B8C" w:rsidRPr="00015210" w:rsidDel="00B369E9">
            <w:delInstrText>、</w:delInstrText>
          </w:r>
          <w:r w:rsidR="003A2B8C" w:rsidRPr="00015210" w:rsidDel="00B369E9">
            <w:delInstrText>Feedback mechanism</w:delInstrText>
          </w:r>
          <w:r w:rsidR="003A2B8C" w:rsidRPr="00015210" w:rsidDel="00B369E9">
            <w:delInstrText>、</w:delInstrText>
          </w:r>
          <w:r w:rsidR="003A2B8C" w:rsidRPr="00015210" w:rsidDel="00B369E9">
            <w:delInstrText>Feedback valence</w:delInstrText>
          </w:r>
          <w:r w:rsidR="003A2B8C" w:rsidRPr="00015210" w:rsidDel="00B369E9">
            <w:delInstrText>、</w:delInstrText>
          </w:r>
          <w:r w:rsidR="003A2B8C" w:rsidRPr="00015210" w:rsidDel="00B369E9">
            <w:delInstrText>High-quality knowledge</w:delInstrText>
          </w:r>
          <w:r w:rsidR="003A2B8C" w:rsidRPr="00015210" w:rsidDel="00B369E9">
            <w:delInstrText>、</w:delInstrText>
          </w:r>
          <w:r w:rsidR="003A2B8C" w:rsidRPr="00015210" w:rsidDel="00B369E9">
            <w:delInstrText>MECHANISMS</w:delInstrText>
          </w:r>
          <w:r w:rsidR="003A2B8C" w:rsidRPr="00015210" w:rsidDel="00B369E9">
            <w:delInstrText>、</w:delInstrText>
          </w:r>
          <w:r w:rsidR="003A2B8C" w:rsidRPr="00015210" w:rsidDel="00B369E9">
            <w:delInstrText>OnlineQ&amp;A community</w:delInstrText>
          </w:r>
          <w:r w:rsidR="003A2B8C" w:rsidRPr="00015210" w:rsidDel="00B369E9">
            <w:delInstrText>、</w:delInstrText>
          </w:r>
          <w:r w:rsidR="003A2B8C" w:rsidRPr="00015210" w:rsidDel="00B369E9">
            <w:delInstrText>PERFORMANCE FEEDBACK</w:delInstrText>
          </w:r>
          <w:r w:rsidR="003A2B8C" w:rsidRPr="00015210" w:rsidDel="00B369E9">
            <w:delInstrText>、</w:delInstrText>
          </w:r>
          <w:r w:rsidR="003A2B8C" w:rsidRPr="00015210" w:rsidDel="00B369E9">
            <w:delInstrText>SIGN</w:delInstrText>
          </w:r>
          <w:r w:rsidR="003A2B8C" w:rsidRPr="00015210" w:rsidDel="00B369E9">
            <w:delInstrText>、</w:delInstrText>
          </w:r>
          <w:r w:rsidR="003A2B8C" w:rsidRPr="00015210" w:rsidDel="00B369E9">
            <w:delInstrText xml:space="preserve">USER-GENERATED CONTENT","page":"113750","source":"7.5 (Q1)","title":"Which feedback matters? The role of expressions and valence in continuous high-quality knowledge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delInstrText>
          </w:r>
          <w:r w:rsidR="003A2B8C" w:rsidRPr="00015210" w:rsidDel="00B369E9">
            <w:fldChar w:fldCharType="separate"/>
          </w:r>
          <w:r w:rsidR="003A2B8C" w:rsidRPr="00015210" w:rsidDel="00B369E9">
            <w:delText>(Berger et al. 2016; Jiang et al. 2024; Wang et al. 2022)</w:delText>
          </w:r>
          <w:r w:rsidR="003A2B8C" w:rsidRPr="00015210" w:rsidDel="00B369E9">
            <w:fldChar w:fldCharType="end"/>
          </w:r>
          <w:r w:rsidR="003A2B8C" w:rsidRPr="00015210" w:rsidDel="00B369E9">
            <w:delText xml:space="preserve">, feedback and reciprocity </w:delText>
          </w:r>
          <w:r w:rsidR="003A2B8C" w:rsidRPr="00015210" w:rsidDel="00B369E9">
            <w:fldChar w:fldCharType="begin"/>
          </w:r>
          <w:r w:rsidR="003A2B8C" w:rsidRPr="00015210" w:rsidDel="00B369E9">
            <w:delInstrText xml:space="preserve"> ADDIN ZOTERO_ITEM CSL_CITATION {"citationID":"2dEheXRH","properties":{"unsorted":false,"formattedCitation":"(Li et al. 2020; Moon &amp; Sproull 2008)","plainCitation":"(Li et al. 2020; Moon &amp; Sproull 2008)","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new taxonomy for reciprocity and new insights on how reciprocity drives online knowledge sharing.\n\n</w:delInstrText>
          </w:r>
          <w:r w:rsidR="003A2B8C" w:rsidRPr="00015210" w:rsidDel="00B369E9">
            <w:del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delInstrText>
          </w:r>
          <w:r w:rsidR="003A2B8C" w:rsidRPr="00015210" w:rsidDel="00B369E9">
            <w:delInstrText>StackOverflow.com</w:delInstrText>
          </w:r>
          <w:r w:rsidR="003A2B8C" w:rsidRPr="00015210" w:rsidDel="00B369E9">
            <w:delInstrText>的问题。我们发现事后互惠和知识贡献之间存在显著的正相关关系，并且这种互惠动机随着时间的推移而减弱。事前互惠是指人们帮助他人，期望将来得到他人的帮助。利用来自</w:delInstrText>
          </w:r>
          <w:r w:rsidR="003A2B8C" w:rsidRPr="00015210" w:rsidDel="00B369E9">
            <w:delInstrText>StackOverflow.com</w:delInstrText>
          </w:r>
          <w:r w:rsidR="003A2B8C" w:rsidRPr="00015210" w:rsidDel="00B369E9">
            <w:delInstrText>的数据，我们利用差异</w:delInstrText>
          </w:r>
          <w:r w:rsidR="003A2B8C" w:rsidRPr="00015210" w:rsidDel="00B369E9">
            <w:delInstrText>——</w:delInstrText>
          </w:r>
          <w:r w:rsidR="003A2B8C" w:rsidRPr="00015210" w:rsidDel="00B369E9">
            <w:delInstrText>无差异分析的自然实验，找到支持事前互惠存在的证据。这项研究为互惠提供了一个新的分类法，并对互惠如何推动在线知识共享提供了新的见解。</w:delInstrText>
          </w:r>
          <w:r w:rsidR="003A2B8C" w:rsidRPr="00015210" w:rsidDel="00B369E9">
            <w:delInstrText xml:space="preserve">","archive_location":"5 </w:delInstrText>
          </w:r>
          <w:r w:rsidR="003A2B8C" w:rsidRPr="00015210" w:rsidDel="00B369E9">
            <w:rPr>
              <w:rFonts w:ascii="Apple Color Emoji" w:hAnsi="Apple Color Emoji" w:cs="Apple Color Emoji"/>
            </w:rPr>
            <w:delInstrText>📊</w:delInstrText>
          </w:r>
          <w:r w:rsidR="003A2B8C" w:rsidRPr="00015210" w:rsidDel="00B369E9">
            <w:delInstrText>","container-title":"ACM Transactions on Management Information Systems","DOI":"10.1145/3371388","ISSN":"2158-656X","issue":"1","journalAbbreviation":"ACM Trans. Manage. Inf. Syst.","language":"en","note":"</w:delInstrText>
          </w:r>
          <w:r w:rsidR="003A2B8C" w:rsidRPr="00015210" w:rsidDel="00B369E9">
            <w:rPr>
              <w:rFonts w:ascii="Apple Color Emoji" w:hAnsi="Apple Color Emoji" w:cs="Apple Color Emoji"/>
            </w:rPr>
            <w:delInstrText>🏷️</w:delInstrText>
          </w:r>
          <w:r w:rsidR="003A2B8C" w:rsidRPr="00015210" w:rsidDel="00B369E9">
            <w:delInstrText xml:space="preserve"> /reading</w:delInstrText>
          </w:r>
          <w:r w:rsidR="003A2B8C" w:rsidRPr="00015210" w:rsidDel="00B369E9">
            <w:delInstrText>、</w:delInstrText>
          </w:r>
          <w:r w:rsidR="003A2B8C" w:rsidRPr="00015210" w:rsidDel="00B369E9">
            <w:delInstrText>/unread</w:delInstrText>
          </w:r>
          <w:r w:rsidR="003A2B8C" w:rsidRPr="00015210" w:rsidDel="00B369E9">
            <w:delInstrText>、</w:delInstrText>
          </w:r>
          <w:r w:rsidR="003A2B8C" w:rsidRPr="00015210" w:rsidDel="00B369E9">
            <w:rPr>
              <w:rFonts w:ascii="Apple Color Emoji" w:hAnsi="Apple Color Emoji" w:cs="Apple Color Emoji"/>
            </w:rPr>
            <w:delInstrText>📒</w:delInstrText>
          </w:r>
          <w:r w:rsidR="003A2B8C" w:rsidRPr="00015210" w:rsidDel="00B369E9">
            <w:delInstrText>、</w:delInstrText>
          </w:r>
          <w:r w:rsidR="003A2B8C" w:rsidRPr="00015210" w:rsidDel="00B369E9">
            <w:delInstrText>ex-ante</w:delInstrText>
          </w:r>
          <w:r w:rsidR="003A2B8C" w:rsidRPr="00015210" w:rsidDel="00B369E9">
            <w:delInstrText>、</w:delInstrText>
          </w:r>
          <w:r w:rsidR="003A2B8C" w:rsidRPr="00015210" w:rsidDel="00B369E9">
            <w:delInstrText>Ex-post</w:delInstrText>
          </w:r>
          <w:r w:rsidR="003A2B8C" w:rsidRPr="00015210" w:rsidDel="00B369E9">
            <w:delInstrText>、</w:delInstrText>
          </w:r>
          <w:r w:rsidR="003A2B8C" w:rsidRPr="00015210" w:rsidDel="00B369E9">
            <w:delInstrText>knowledge sharing</w:delInstrText>
          </w:r>
          <w:r w:rsidR="003A2B8C" w:rsidRPr="00015210" w:rsidDel="00B369E9">
            <w:delInstrText>、</w:delInstrText>
          </w:r>
          <w:r w:rsidR="003A2B8C" w:rsidRPr="00015210" w:rsidDel="00B369E9">
            <w:delInstrText>Q&amp;A website</w:delInstrText>
          </w:r>
          <w:r w:rsidR="003A2B8C" w:rsidRPr="00015210" w:rsidDel="00B369E9">
            <w:delInstrText>、</w:delInstrText>
          </w:r>
          <w:r w:rsidR="003A2B8C" w:rsidRPr="00015210" w:rsidDel="00B369E9">
            <w:delInstrText>reciprocity</w:delInstrText>
          </w:r>
          <w:r w:rsidR="003A2B8C" w:rsidRPr="00015210" w:rsidDel="00B369E9">
            <w:delInstrText>、</w:delInstrText>
          </w:r>
          <w:r w:rsidR="003A2B8C" w:rsidRPr="00015210" w:rsidDel="00B369E9">
            <w:delInstrText>SUPPORT</w:delInstrText>
          </w:r>
          <w:r w:rsidR="003A2B8C" w:rsidRPr="00015210" w:rsidDel="00B369E9">
            <w:delInstrText>、</w:delInstrText>
          </w:r>
          <w:r w:rsidR="003A2B8C" w:rsidRPr="00015210" w:rsidDel="00B369E9">
            <w:delInstrText>USERS","page":"1-26","source":"2.5","title":"Invested or indebted: Ex-ante and ex-post reciprocity in online knowledge sharing communities","title-short":"Invested or indebted","URL":"https://dl.acm.org/doi/10.1145/3371388","volume":"11","author":[{"family":"Li","given":"Hongfei"},{"family":"Shankar","given":"Ramesh"},{"family":"Stallaert","given":"Jan"}],"accessed":{"date-parts":[["2024",3,2]]},"issued":{"date-parts":[["2020",3,31]]}}},{"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 duration is positively associated with community maintenance contributions.\n\n</w:delInstrText>
          </w:r>
          <w:r w:rsidR="003A2B8C" w:rsidRPr="00015210" w:rsidDel="00B369E9">
            <w:delInstrText>【摘要翻译】本文探讨了数字网络和组织交叉点上的一种新现象</w:delInstrText>
          </w:r>
          <w:r w:rsidR="003A2B8C" w:rsidRPr="00015210" w:rsidDel="00B369E9">
            <w:delInstrText>——</w:delInstrText>
          </w:r>
          <w:r w:rsidR="003A2B8C" w:rsidRPr="00015210" w:rsidDel="00B369E9">
            <w:delInstrText>基于互联网的志愿者劳动力</w:delInstrText>
          </w:r>
          <w:r w:rsidR="003A2B8C" w:rsidRPr="00015210" w:rsidDel="00B369E9">
            <w:delInstrText>——</w:delInstrText>
          </w:r>
          <w:r w:rsidR="003A2B8C" w:rsidRPr="00015210" w:rsidDel="00B369E9">
            <w:delInstrText>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w:delInstrText>
          </w:r>
          <w:r w:rsidR="003A2B8C" w:rsidRPr="00015210" w:rsidDel="00B369E9">
            <w:delInstrText>——</w:delInstrText>
          </w:r>
          <w:r w:rsidR="003A2B8C" w:rsidRPr="00015210" w:rsidDel="00B369E9">
            <w:delInstrText>反馈在产生和维持劳动力高质量贡献中的作用</w:delInstrText>
          </w:r>
          <w:r w:rsidR="003A2B8C" w:rsidRPr="00015210" w:rsidDel="00B369E9">
            <w:delInstrText>——</w:delInstrText>
          </w:r>
          <w:r w:rsidR="003A2B8C" w:rsidRPr="00015210" w:rsidDel="00B369E9">
            <w:delInstrText>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delInstrText>
          </w:r>
          <w:r w:rsidR="003A2B8C" w:rsidRPr="00015210" w:rsidDel="00B369E9">
            <w:delInstrText xml:space="preserve">","archive_location":"153 </w:delInstrText>
          </w:r>
          <w:r w:rsidR="003A2B8C" w:rsidRPr="00015210" w:rsidDel="00B369E9">
            <w:rPr>
              <w:rFonts w:ascii="Apple Color Emoji" w:hAnsi="Apple Color Emoji" w:cs="Apple Color Emoji"/>
            </w:rPr>
            <w:delInstrText>📊</w:delInstrText>
          </w:r>
          <w:r w:rsidR="003A2B8C" w:rsidRPr="00015210" w:rsidDel="00B369E9">
            <w:delInstrText>","call-number":"3","container-title":"Information Systems Research","DOI":"10.1287/isre.1080.0208","ISSN":"1047-7047","issue":"4","journalAbbreviation":"Inform. Syst. Res.","language":"en","note":"</w:delInstrText>
          </w:r>
          <w:r w:rsidR="003A2B8C" w:rsidRPr="00015210" w:rsidDel="00B369E9">
            <w:rPr>
              <w:rFonts w:ascii="Apple Color Emoji" w:hAnsi="Apple Color Emoji" w:cs="Apple Color Emoji"/>
            </w:rPr>
            <w:delInstrText>🏷️</w:delInstrText>
          </w:r>
          <w:r w:rsidR="003A2B8C" w:rsidRPr="00015210" w:rsidDel="00B369E9">
            <w:delInstrText xml:space="preserve"> /unread</w:delInstrText>
          </w:r>
          <w:r w:rsidR="003A2B8C" w:rsidRPr="00015210" w:rsidDel="00B369E9">
            <w:delInstrText>、</w:delInstrText>
          </w:r>
          <w:r w:rsidR="003A2B8C" w:rsidRPr="00015210" w:rsidDel="00B369E9">
            <w:delInstrText>feedback</w:delInstrText>
          </w:r>
          <w:r w:rsidR="003A2B8C" w:rsidRPr="00015210" w:rsidDel="00B369E9">
            <w:delInstrText>、</w:delInstrText>
          </w:r>
          <w:r w:rsidR="003A2B8C" w:rsidRPr="00015210" w:rsidDel="00B369E9">
            <w:delInstrText>systematic quality feedback system</w:delInstrText>
          </w:r>
          <w:r w:rsidR="003A2B8C" w:rsidRPr="00015210" w:rsidDel="00B369E9">
            <w:delInstrText>、</w:delInstrText>
          </w:r>
          <w:r w:rsidR="003A2B8C" w:rsidRPr="00015210" w:rsidDel="00B369E9">
            <w:delInstrText>voluntary technical support group</w:delInstrText>
          </w:r>
          <w:r w:rsidR="003A2B8C" w:rsidRPr="00015210" w:rsidDel="00B369E9">
            <w:delInstrText>、</w:delInstrText>
          </w:r>
          <w:r w:rsidR="003A2B8C" w:rsidRPr="00015210" w:rsidDel="00B369E9">
            <w:delInstrText>volunteer turnover</w:delInstrText>
          </w:r>
          <w:r w:rsidR="003A2B8C" w:rsidRPr="00015210" w:rsidDel="00B369E9">
            <w:delInstrText>、</w:delInstrText>
          </w:r>
          <w:r w:rsidR="003A2B8C" w:rsidRPr="00015210" w:rsidDel="00B369E9">
            <w:delInstrText xml:space="preserve">volunteer work force","page":"494-515","source":"4.9 (Q1)","title":"The role of feedback in managing the Internet-based volunteer work force","URL":"https://pubsonline.informs.org/doi/10.1287/isre.1080.0208","volume":"19","author":[{"family":"Moon","given":"Jae Yun"},{"family":"Sproull","given":"Lee S."}],"accessed":{"date-parts":[["2024",4,4]]},"issued":{"date-parts":[["2008",12]]}}}],"schema":"https://github.com/citation-style-language/schema/raw/master/csl-citation.json"} </w:delInstrText>
          </w:r>
          <w:r w:rsidR="003A2B8C" w:rsidRPr="00015210" w:rsidDel="00B369E9">
            <w:fldChar w:fldCharType="separate"/>
          </w:r>
          <w:r w:rsidR="003A2B8C" w:rsidRPr="00015210" w:rsidDel="00B369E9">
            <w:delText>(Li et al. 2020; Moon &amp; Sproull 2008)</w:delText>
          </w:r>
          <w:r w:rsidR="003A2B8C" w:rsidRPr="00015210" w:rsidDel="00B369E9">
            <w:fldChar w:fldCharType="end"/>
          </w:r>
          <w:r w:rsidR="003A2B8C" w:rsidRPr="00015210" w:rsidDel="00B369E9">
            <w:delText xml:space="preserve">, and gamification </w:delText>
          </w:r>
          <w:r w:rsidR="003A2B8C" w:rsidRPr="00015210" w:rsidDel="00B369E9">
            <w:fldChar w:fldCharType="begin"/>
          </w:r>
          <w:r w:rsidR="003A2B8C" w:rsidRPr="00015210" w:rsidDel="00B369E9">
            <w:delInstrText xml:space="preserve"> ADDIN ZOTERO_ITEM CSL_CITATION {"citationID":"bhG7NcUc","properties":{"unsorted":false,"formattedCitation":"(Chen et al. 2022; Meng et al. 2013)","plainCitation":"(Chen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 participants with already established reputations in the online community. This research provides theoretical and practical implications for motivating continued user knowledge contribution in online Q&amp;A communities.\n\n</w:delInstrText>
          </w:r>
          <w:r w:rsidR="003A2B8C" w:rsidRPr="00015210" w:rsidDel="00B369E9">
            <w:delInstrText>【摘要翻译】</w:delInstrText>
          </w:r>
          <w:r w:rsidR="003A2B8C" w:rsidRPr="00015210" w:rsidDel="00B369E9">
            <w:delInstrText xml:space="preserve">undefined","archive_location":"25 </w:delInstrText>
          </w:r>
          <w:r w:rsidR="003A2B8C" w:rsidRPr="00015210" w:rsidDel="00B369E9">
            <w:rPr>
              <w:rFonts w:ascii="Apple Color Emoji" w:hAnsi="Apple Color Emoji" w:cs="Apple Color Emoji"/>
            </w:rPr>
            <w:delInstrText>📊</w:delInstrText>
          </w:r>
          <w:r w:rsidR="003A2B8C" w:rsidRPr="00015210" w:rsidDel="00B369E9">
            <w:delInstrText>","call-number":"1","container-title":"Decision Support Systems","DOI":"10.1016/j.dss.2021.113667","ISSN":"0167-9236","journalAbbreviation":"Decis. Support Syst.","language":"en","license":"</w:delInstrText>
          </w:r>
          <w:r w:rsidR="003A2B8C" w:rsidRPr="00015210" w:rsidDel="00B369E9">
            <w:rPr>
              <w:rFonts w:ascii="Apple Color Emoji" w:hAnsi="Apple Color Emoji" w:cs="Apple Color Emoji"/>
            </w:rPr>
            <w:delInstrText>⭐⭐⭐</w:delInstrText>
          </w:r>
          <w:r w:rsidR="003A2B8C" w:rsidRPr="00015210" w:rsidDel="00B369E9">
            <w:delInstrText>","note":"</w:delInstrText>
          </w:r>
          <w:r w:rsidR="003A2B8C" w:rsidRPr="00015210" w:rsidDel="00B369E9">
            <w:rPr>
              <w:rFonts w:ascii="Apple Color Emoji" w:hAnsi="Apple Color Emoji" w:cs="Apple Color Emoji"/>
            </w:rPr>
            <w:delInstrText>🏷️</w:delInstrText>
          </w:r>
          <w:r w:rsidR="003A2B8C" w:rsidRPr="00015210" w:rsidDel="00B369E9">
            <w:delInstrText xml:space="preserve"> /unread</w:delInstrText>
          </w:r>
          <w:r w:rsidR="003A2B8C" w:rsidRPr="00015210" w:rsidDel="00B369E9">
            <w:delInstrText>、</w:delInstrText>
          </w:r>
          <w:r w:rsidR="003A2B8C" w:rsidRPr="00015210" w:rsidDel="00B369E9">
            <w:del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online SQAs community, Stack Exchange. This research-in-progress paper highlights factors that help users develop into literate and productive community contributors in social platforms and considers the design implications of these observations.\n\n</w:delInstrText>
          </w:r>
          <w:r w:rsidR="003A2B8C" w:rsidRPr="00015210" w:rsidDel="00B369E9">
            <w:delInstrText>【摘要翻译】近年来，开放的在线社交问答网站（</w:delInstrText>
          </w:r>
          <w:r w:rsidR="003A2B8C" w:rsidRPr="00015210" w:rsidDel="00B369E9">
            <w:delInstrText>SQAs</w:delInstrText>
          </w:r>
          <w:r w:rsidR="003A2B8C" w:rsidRPr="00015210" w:rsidDel="00B369E9">
            <w:delInstrText>）吸引了公众的注意力。随着</w:delInstrText>
          </w:r>
          <w:r w:rsidR="003A2B8C" w:rsidRPr="00015210" w:rsidDel="00B369E9">
            <w:delInstrText>SQAs</w:delInstrText>
          </w:r>
          <w:r w:rsidR="003A2B8C" w:rsidRPr="00015210" w:rsidDel="00B369E9">
            <w:delInstrText>成为越来越受欢迎的知识共享平台，关于开放在线社区系统将如何发展的问题对于我们理解这些系统变得至关重要。在本文中，我们概述了</w:delInstrText>
          </w:r>
          <w:r w:rsidR="003A2B8C" w:rsidRPr="00015210" w:rsidDel="00B369E9">
            <w:delInstrText>SQA</w:delInstrText>
          </w:r>
          <w:r w:rsidR="003A2B8C" w:rsidRPr="00015210" w:rsidDel="00B369E9">
            <w:delInstrText>网站如何作为一个社会学习社区运作。</w:delInstrText>
          </w:r>
          <w:r w:rsidR="003A2B8C" w:rsidRPr="00015210" w:rsidDel="00B369E9">
            <w:delInstrText>SQA</w:delInstrText>
          </w:r>
          <w:r w:rsidR="003A2B8C" w:rsidRPr="00015210" w:rsidDel="00B369E9">
            <w:delInstrText>网站的成功不仅取决于有效地组织和传递信息，还取决于它是否能吸引参与者并激励他们做出贡献。我们介绍了早期的工作，调查徽章对用户参与在线</w:delInstrText>
          </w:r>
          <w:r w:rsidR="003A2B8C" w:rsidRPr="00015210" w:rsidDel="00B369E9">
            <w:delInstrText>SQAs</w:delInstrText>
          </w:r>
          <w:r w:rsidR="003A2B8C" w:rsidRPr="00015210" w:rsidDel="00B369E9">
            <w:delInstrText>社区</w:delInstrText>
          </w:r>
          <w:r w:rsidR="003A2B8C" w:rsidRPr="00015210" w:rsidDel="00B369E9">
            <w:delInstrText>Stack Exchange</w:delInstrText>
          </w:r>
          <w:r w:rsidR="003A2B8C" w:rsidRPr="00015210" w:rsidDel="00B369E9">
            <w:delInstrText>的影响。这篇正在进行的研究论文强调了帮助用户在社交平台中发展成为有文化和有生产力的社区贡献者的因素，并考虑了这些观察结果的设计含义。</w:delInstrText>
          </w:r>
          <w:r w:rsidR="003A2B8C" w:rsidRPr="00015210" w:rsidDel="00B369E9">
            <w:delInstrText>","container-title":"Proceedings of Americas Conference on Information Systems","event-title":"19th Americas Conference on Information Systems (AMCIS)","ISBN":"978-0-615-55907-0","language":"en","note":"</w:delInstrText>
          </w:r>
          <w:r w:rsidR="003A2B8C" w:rsidRPr="00015210" w:rsidDel="00B369E9">
            <w:rPr>
              <w:rFonts w:ascii="Apple Color Emoji" w:hAnsi="Apple Color Emoji" w:cs="Apple Color Emoji"/>
            </w:rPr>
            <w:delInstrText>🏷️</w:delInstrText>
          </w:r>
          <w:r w:rsidR="003A2B8C" w:rsidRPr="00015210" w:rsidDel="00B369E9">
            <w:delInstrText xml:space="preserve"> /unread</w:delInstrText>
          </w:r>
          <w:r w:rsidR="003A2B8C" w:rsidRPr="00015210" w:rsidDel="00B369E9">
            <w:delInstrText>、</w:delInstrText>
          </w:r>
          <w:r w:rsidR="003A2B8C" w:rsidRPr="00015210" w:rsidDel="00B369E9">
            <w:delInstrText>participation</w:delInstrText>
          </w:r>
          <w:r w:rsidR="003A2B8C" w:rsidRPr="00015210" w:rsidDel="00B369E9">
            <w:delInstrText>、</w:delInstrText>
          </w:r>
          <w:r w:rsidR="003A2B8C" w:rsidRPr="00015210" w:rsidDel="00B369E9">
            <w:delInstrText>badge system</w:delInstrText>
          </w:r>
          <w:r w:rsidR="003A2B8C" w:rsidRPr="00015210" w:rsidDel="00B369E9">
            <w:delInstrText>、</w:delInstrText>
          </w:r>
          <w:r w:rsidR="003A2B8C" w:rsidRPr="00015210" w:rsidDel="00B369E9">
            <w:delInstrText>motivation and incentives</w:delInstrText>
          </w:r>
          <w:r w:rsidR="003A2B8C" w:rsidRPr="00015210" w:rsidDel="00B369E9">
            <w:delInstrText>、</w:delInstrText>
          </w:r>
          <w:r w:rsidR="003A2B8C" w:rsidRPr="00015210" w:rsidDel="00B369E9">
            <w:delInstrText xml:space="preserve">SQAs","page":"2478-2484","publisher-place":"Atlanta, USA","source":"Clarivate Analytics Web of Science","title":"Motivational effects of badge systems on participation in Stack Exchange social Q&amp;A online community","URL":"https://aisel.aisnet.org/amcis2013/VirtualCommunities/RoundTablePresentations/2","volume":"4","author":[{"family":"Meng","given":"Xu"},{"family":"Webster","given":"Sarah A."},{"family":"Butler","given":"Brian S."}],"accessed":{"date-parts":[["2024",3,2]]},"issued":{"date-parts":[["2013"]]}}}],"schema":"https://github.com/citation-style-language/schema/raw/master/csl-citation.json"} </w:delInstrText>
          </w:r>
          <w:r w:rsidR="003A2B8C" w:rsidRPr="00015210" w:rsidDel="00B369E9">
            <w:fldChar w:fldCharType="separate"/>
          </w:r>
          <w:r w:rsidR="003A2B8C" w:rsidRPr="00015210" w:rsidDel="00B369E9">
            <w:delText>(Chen et al. 2022; Meng et al. 2013)</w:delText>
          </w:r>
          <w:r w:rsidR="003A2B8C" w:rsidRPr="00015210" w:rsidDel="00B369E9">
            <w:fldChar w:fldCharType="end"/>
          </w:r>
          <w:r w:rsidR="003A2B8C" w:rsidRPr="00015210" w:rsidDel="00B369E9">
            <w:delText>. These determinants are properties of the question or the platform, not properties of the prior content that a newcomer confronts upon arrival. They are also fixed before any particular competitor appears. Our study holds them constant by design.</w:delText>
          </w:r>
        </w:del>
      </w:moveFrom>
    </w:p>
    <w:moveFromRangeEnd w:id="860"/>
    <w:p w14:paraId="4F74C5E9" w14:textId="696D9659" w:rsidR="003A2B8C" w:rsidRPr="00015210" w:rsidDel="00B369E9" w:rsidRDefault="003A2B8C" w:rsidP="003A2B8C">
      <w:pPr>
        <w:pStyle w:val="Paragraph0"/>
        <w:rPr>
          <w:del w:id="863" w:author="Prof. LIU Ben" w:date="2026-08-24T23:02:00Z" w16du:dateUtc="2026-08-24T15:02:00Z"/>
        </w:rPr>
      </w:pPr>
      <w:del w:id="864" w:author="Prof. LIU Ben" w:date="2026-08-24T23:02:00Z" w16du:dateUtc="2026-08-24T15:02:00Z">
        <w:r w:rsidRPr="00015210" w:rsidDel="00B369E9">
          <w:delText xml:space="preserve">Across this literature, the prior contributor is always another human. </w:delText>
        </w:r>
      </w:del>
      <w:ins w:id="865" w:author="Xin Li" w:date="2026-08-21T09:53:00Z" w16du:dateUtc="2026-08-21T01:53:00Z">
        <w:del w:id="866" w:author="Prof. LIU Ben" w:date="2026-08-24T23:02:00Z" w16du:dateUtc="2026-08-24T15:02:00Z">
          <w:r w:rsidR="00CF1F0C" w:rsidDel="00B369E9">
            <w:delText>The appearance of AI identity was not able to be studied. Meanwhile, w</w:delText>
          </w:r>
        </w:del>
      </w:ins>
      <w:del w:id="867" w:author="Prof. LIU Ben" w:date="2026-08-24T23:02:00Z" w16du:dateUtc="2026-08-24T15:02:00Z">
        <w:r w:rsidRPr="00015210" w:rsidDel="00B369E9">
          <w:delText xml:space="preserve">Whether presence, volume, </w:delText>
        </w:r>
      </w:del>
      <w:ins w:id="868" w:author="Xin Li" w:date="2026-08-21T09:53:00Z" w16du:dateUtc="2026-08-21T01:53:00Z">
        <w:del w:id="869" w:author="Prof. LIU Ben" w:date="2026-08-24T23:02:00Z" w16du:dateUtc="2026-08-24T15:02:00Z">
          <w:r w:rsidR="00CF1F0C" w:rsidDel="00B369E9">
            <w:delText xml:space="preserve">and </w:delText>
          </w:r>
        </w:del>
      </w:ins>
      <w:del w:id="870" w:author="Prof. LIU Ben" w:date="2026-08-24T23:02:00Z" w16du:dateUtc="2026-08-24T15:02:00Z">
        <w:r w:rsidRPr="00015210" w:rsidDel="00B369E9">
          <w:delText>quality, and source carry the same meaning when the prior contributor is an AI is not settled by existing evidence</w:delText>
        </w:r>
      </w:del>
      <w:ins w:id="871" w:author="Xin Li" w:date="2026-08-21T09:53:00Z" w16du:dateUtc="2026-08-21T01:53:00Z">
        <w:del w:id="872" w:author="Prof. LIU Ben" w:date="2026-08-24T23:02:00Z" w16du:dateUtc="2026-08-24T15:02:00Z">
          <w:r w:rsidR="00CF1F0C" w:rsidDel="00B369E9">
            <w:delText xml:space="preserve"> either</w:delText>
          </w:r>
        </w:del>
      </w:ins>
      <w:del w:id="873" w:author="Prof. LIU Ben" w:date="2026-08-24T23:02:00Z" w16du:dateUtc="2026-08-24T15:02:00Z">
        <w:r w:rsidRPr="00015210" w:rsidDel="00B369E9">
          <w:delText>. There is good reason to expect that they do not, and this is the question our setting allows us to address.</w:delText>
        </w:r>
      </w:del>
    </w:p>
    <w:p w14:paraId="0BAA0F86" w14:textId="0DC05243" w:rsidR="00BD7DAA" w:rsidRPr="00015210" w:rsidDel="00B369E9" w:rsidRDefault="00BD7DAA">
      <w:pPr>
        <w:pStyle w:val="Heading3"/>
        <w:rPr>
          <w:del w:id="874" w:author="Prof. LIU Ben" w:date="2026-08-24T23:06:00Z" w16du:dateUtc="2026-08-24T15:06:00Z"/>
        </w:rPr>
        <w:pPrChange w:id="875" w:author="Xin Li" w:date="2026-08-21T09:51:00Z" w16du:dateUtc="2026-08-21T01:51:00Z">
          <w:pPr>
            <w:pStyle w:val="Heading2"/>
          </w:pPr>
        </w:pPrChange>
      </w:pPr>
      <w:r w:rsidRPr="00015210">
        <w:t>Human Responses to Identified Machine Agents</w:t>
      </w:r>
    </w:p>
    <w:p w14:paraId="40980B42" w14:textId="77777777" w:rsidR="00B369E9" w:rsidRDefault="00B369E9">
      <w:pPr>
        <w:pStyle w:val="Heading3"/>
        <w:rPr>
          <w:ins w:id="876" w:author="Prof. LIU Ben" w:date="2026-08-24T23:05:00Z" w16du:dateUtc="2026-08-24T15:05:00Z"/>
        </w:rPr>
        <w:pPrChange w:id="877" w:author="Prof. LIU Ben" w:date="2026-08-24T23:06:00Z" w16du:dateUtc="2026-08-24T15:06:00Z">
          <w:pPr>
            <w:pStyle w:val="Paragraph0"/>
          </w:pPr>
        </w:pPrChange>
      </w:pPr>
    </w:p>
    <w:p w14:paraId="162231CB" w14:textId="61DB9961" w:rsidR="00BD7DAA" w:rsidRPr="00015210" w:rsidDel="00B9323A" w:rsidRDefault="00BD7DAA" w:rsidP="00BD7DAA">
      <w:pPr>
        <w:pStyle w:val="Paragraph0"/>
        <w:rPr>
          <w:del w:id="878" w:author="Xin Li" w:date="2026-08-21T07:49:00Z" w16du:dateUtc="2026-08-20T23:49:00Z"/>
        </w:rPr>
      </w:pPr>
      <w:r w:rsidRPr="00015210">
        <w:t xml:space="preserve">Because internal GenAI is explicitly labeled, our setting activates a literature on how people respond to machine agents they know to be machines. This work establishes that disclosure alone changes behavior. People discount algorithmic advice after observing it err, even when the algorithm outperforms humans </w:t>
      </w:r>
      <w:r w:rsidRPr="00015210">
        <w:fldChar w:fldCharType="begin"/>
      </w:r>
      <w:r w:rsidRPr="00015210">
        <w:instrText xml:space="preserve"> ADDIN ZOTERO_ITEM CSL_CITATION {"citationID":"9bhg8xO4","properties":{"unsorted":false,"formattedCitation":"(Dietvorst et al. 2015)","plainCitation":"(Dietvorst et al. 2015)","noteIndex":0},"citationItems":[{"id":203396,"uris":["http://zotero.org/users/8905122/items/9NRIIXP8"],"itemData":{"id":203396,"type":"article-journal","abstract":"Research shows that evidence-based algorithms more accurately predict the future than do human forecasters. Yet when forecasters are deciding whether to use a human forecaster or a statistical algorithm, they often choose the human forecaster. This phenomenon, which we call algorithm aversion, is costly, and it is important to understand its causes. We show that people are especially averse to algorithmic forecasters after seeing them perform, even when they see them outperform a human forecaster. This is because people more quickly lose confidence in algorithmic than human forecasters after seeing them make the same mistake. In 5 studies, participants either saw an algorithm make forecasts, a human make forecasts, both, or neither. They then decided whether to tie their incentives to the future predictions of the algorithm or the human. Participants who saw the algorithm perform were less confident in it, and less likely to choose it over an inferior human forecaster. This was true even among those who saw the algorithm outperform the human. (PsycInfo Database Record (c) 2025 APA, all rights reserved)","archive_location":"2407 </w:instrText>
      </w:r>
      <w:r w:rsidRPr="00015210">
        <w:rPr>
          <w:rFonts w:ascii="Apple Color Emoji" w:hAnsi="Apple Color Emoji" w:cs="Apple Color Emoji"/>
        </w:rPr>
        <w:instrText>📊</w:instrText>
      </w:r>
      <w:r w:rsidRPr="00015210">
        <w:instrText>","container-title":"Journal of Experimental Psychology: General","DOI":"10.1037/xge0000033","ISSN":"1939-2222","issue":"1","language":"en","note":"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Decision Making</w:instrText>
      </w:r>
      <w:r w:rsidRPr="00015210">
        <w:instrText>、</w:instrText>
      </w:r>
      <w:r w:rsidRPr="00015210">
        <w:instrText>Aversion</w:instrText>
      </w:r>
      <w:r w:rsidRPr="00015210">
        <w:instrText>、</w:instrText>
      </w:r>
      <w:r w:rsidRPr="00015210">
        <w:instrText>Heuristics</w:instrText>
      </w:r>
      <w:r w:rsidRPr="00015210">
        <w:instrText>、</w:instrText>
      </w:r>
      <w:r w:rsidRPr="00015210">
        <w:instrText xml:space="preserve">Self-Confidence","page":"114-126","publisher":"American Psychological Association","publisher-place":"US","source":"APA PsycNet","title":"Algorithm aversion: People erroneously avoid algorithms after seeing them err","title-short":"Algorithm aversion","volume":"144","author":[{"family":"Dietvorst","given":"Berkeley J."},{"family":"Simmons","given":"Joseph P."},{"family":"Massey","given":"Cade"}],"issued":{"date-parts":[["2015"]]}}}],"schema":"https://github.com/citation-style-language/schema/raw/master/csl-citation.json"} </w:instrText>
      </w:r>
      <w:r w:rsidRPr="00015210">
        <w:fldChar w:fldCharType="separate"/>
      </w:r>
      <w:r w:rsidRPr="00015210">
        <w:t>(Dietvorst et al. 2015)</w:t>
      </w:r>
      <w:r w:rsidRPr="00015210">
        <w:fldChar w:fldCharType="end"/>
      </w:r>
      <w:r w:rsidRPr="00015210">
        <w:t xml:space="preserve">, while over-weighting algorithmic judgment relative to human judgment in other conditions </w:t>
      </w:r>
      <w:r w:rsidRPr="00015210">
        <w:fldChar w:fldCharType="begin"/>
      </w:r>
      <w:r w:rsidRPr="00015210">
        <w:instrText xml:space="preserve"> ADDIN ZOTERO_ITEM CSL_CITATION {"citationID":"3MQRr5m5","properties":{"unsorted":false,"formattedCitation":"(Logg et al. 2019)","plainCitation":"(Logg et al. 2019)","noteIndex":0},"citationItems":[{"id":203498,"uris":["http://zotero.org/users/8905122/items/TFSZKW6M"],"itemData":{"id":203498,"type":"article-journal","abstract":"Even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generates.","archive_location":"1597 </w:instrText>
      </w:r>
      <w:r w:rsidRPr="00015210">
        <w:rPr>
          <w:rFonts w:ascii="Apple Color Emoji" w:hAnsi="Apple Color Emoji" w:cs="Apple Color Emoji"/>
        </w:rPr>
        <w:instrText>📊</w:instrText>
      </w:r>
      <w:r w:rsidRPr="00015210">
        <w:instrText>","call-number":"1","container-title":"Organizational Behavior and Human Decision Processes","DOI":"10.1016/j.obhdp.2018.12.005","ISSN":"0749-5978","journalAbbreviation":"Organizational Behavior and Human Decision Processes","language":"en","note":"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Accuracy</w:instrText>
      </w:r>
      <w:r w:rsidRPr="00015210">
        <w:instrText>、</w:instrText>
      </w:r>
      <w:r w:rsidRPr="00015210">
        <w:instrText>Forecasting</w:instrText>
      </w:r>
      <w:r w:rsidRPr="00015210">
        <w:instrText>、</w:instrText>
      </w:r>
      <w:r w:rsidRPr="00015210">
        <w:instrText>Advice-taking</w:instrText>
      </w:r>
      <w:r w:rsidRPr="00015210">
        <w:instrText>、</w:instrText>
      </w:r>
      <w:r w:rsidRPr="00015210">
        <w:instrText>Decision-making</w:instrText>
      </w:r>
      <w:r w:rsidRPr="00015210">
        <w:instrText>、</w:instrText>
      </w:r>
      <w:r w:rsidRPr="00015210">
        <w:instrText xml:space="preserve">Theory of machine","page":"90-103","source":"5 (Q2)","title":"Algorithm appreciation: People prefer algorithmic to human judgment","title-short":"Algorithm appreciation","URL":"https://www.sciencedirect.com/science/article/pii/S0749597818303388","volume":"151","author":[{"family":"Logg","given":"Jennifer M."},{"family":"Minson","given":"Julia A."},{"family":"Moore","given":"Don A."}],"accessed":{"date-parts":[["2026",8,10]]},"issued":{"date-parts":[["2019",3,1]]}}}],"schema":"https://github.com/citation-style-language/schema/raw/master/csl-citation.json"} </w:instrText>
      </w:r>
      <w:r w:rsidRPr="00015210">
        <w:fldChar w:fldCharType="separate"/>
      </w:r>
      <w:r w:rsidRPr="00015210">
        <w:t>(Logg et al. 2019)</w:t>
      </w:r>
      <w:r w:rsidRPr="00015210">
        <w:fldChar w:fldCharType="end"/>
      </w:r>
      <w:r w:rsidRPr="00015210">
        <w:t xml:space="preserve">. The direction of the effect depends on how subjective or human-dependent the task is perceived to be </w:t>
      </w:r>
      <w:r w:rsidRPr="00015210">
        <w:fldChar w:fldCharType="begin"/>
      </w:r>
      <w:r w:rsidRPr="00015210">
        <w:instrText xml:space="preserve"> ADDIN ZOTERO_ITEM CSL_CITATION {"citationID":"lTMh2eNw","properties":{"unsorted":false,"formattedCitation":"(Castelo et al. 2019)","plainCitation":"(Castelo et al. 2019)","noteIndex":0},"citationItems":[{"id":203681,"uris":["http://zotero.org/users/8905122/items/F7D4H9PM"],"itemData":{"id":203681,"type":"article-journal","abstract":"</w:instrText>
      </w:r>
      <w:r w:rsidRPr="00015210">
        <w:instrText>抽象的</w:instrText>
      </w:r>
      <w:r w:rsidRPr="00015210">
        <w:instrText>Research suggests that consumers are averse to relying on algorithms to perform tasks that are typically done by humans, despite the fact that algorithms often perform better. The authors explore when and why this is true in a wide variety of domains. They find that algorithms are trusted and relied on less for tasks that seem subjective (vs. objective) in nature. However, they show that perceived task objectivity is malleable and that increasing a task’s perceived objectivity increases trust in and use of algorithms for that task. Consumers mistakenly believe that algorithms lack the abilities required to perform subjective tasks. Increasing algorithms’ perceived affective human-likeness is therefore effective at increasing the use of algorithms for subjective tasks. These findings are supported by the results of four online lab studies with over 1,400 participants and two online field studies with over 56,000 participants. The results provide insights into when and why consumers are likely to use algorithms and how marketers can increase their use when they outperform humans.</w:instrText>
      </w:r>
      <w:r w:rsidRPr="00015210">
        <w:instrText>研究表明，尽管算法通常表现更佳，但消费者仍然不愿依赖算法来完成通常由人类完成的任务。作者探讨了这一现象在各种领域中出现的原因和时机。他们发现，对于看似主观（而非客观）的任务，人们对算法的信任度和依赖度较低。然而，研究表明，人们对任务客观性的感知是可塑的，提高任务的客观性感知可以增强人们对算法的信任和使用。消费者误以为算法缺乏执行主观任务所需的能力。因此，提高算法在情感上与人类的相似度可以有效提升用户在主观任务中使用算法的意愿。这些发现得到了四项在线实验室研究（超过</w:instrText>
      </w:r>
      <w:r w:rsidRPr="00015210">
        <w:instrText>1400</w:instrText>
      </w:r>
      <w:r w:rsidRPr="00015210">
        <w:instrText>名参与者）和两项在线实地研究（超过</w:instrText>
      </w:r>
      <w:r w:rsidRPr="00015210">
        <w:instrText>56000</w:instrText>
      </w:r>
      <w:r w:rsidRPr="00015210">
        <w:instrText>名参与者）的支持。研究结</w:instrText>
      </w:r>
      <w:r w:rsidRPr="00015210">
        <w:instrText>​​</w:instrText>
      </w:r>
      <w:r w:rsidRPr="00015210">
        <w:instrText>果深入揭示了消费者何时以及为何可能使用算法，以及营销人员如何在算法表现优于人类时提高其使用率。</w:instrText>
      </w:r>
      <w:r w:rsidRPr="00015210">
        <w:instrText xml:space="preserve">","archive_location":"1274 </w:instrText>
      </w:r>
      <w:r w:rsidRPr="00015210">
        <w:rPr>
          <w:rFonts w:ascii="Apple Color Emoji" w:hAnsi="Apple Color Emoji" w:cs="Apple Color Emoji"/>
        </w:rPr>
        <w:instrText>📊</w:instrText>
      </w:r>
      <w:r w:rsidRPr="00015210">
        <w:instrText>","call-number":"1","container-title":"Journal of Marketing Research","DOI":"10.1177/0022243719851788","ISSN":"0022-2437","issue":"5","language":"en","note":"</w:instrText>
      </w:r>
      <w:r w:rsidRPr="00015210">
        <w:rPr>
          <w:rFonts w:ascii="Apple Color Emoji" w:hAnsi="Apple Color Emoji" w:cs="Apple Color Emoji"/>
        </w:rPr>
        <w:instrText>🏷️</w:instrText>
      </w:r>
      <w:r w:rsidRPr="00015210">
        <w:instrText xml:space="preserve"> /unread","page":"809-825","publisher":"SAGE Publications Inc","source":"6.3 (Q1)","title":"Task-Dependent Algorithm Aversion","URL":"https://doi.org/10.1177/0022243719851788","volume":"56","author":[{"family":"Castelo","given":"Noah"},{"family":"Bos","given":"Maarten W."},{"family":"Lehmann","given":"Donald R."}],"accessed":{"date-parts":[["2026",8,10]]},"issued":{"date-parts":[["2019",10,1]]}}}],"schema":"https://github.com/citation-style-language/schema/raw/master/csl-citation.json"} </w:instrText>
      </w:r>
      <w:r w:rsidRPr="00015210">
        <w:fldChar w:fldCharType="separate"/>
      </w:r>
      <w:r w:rsidRPr="00015210">
        <w:t>(Castelo et al. 2019)</w:t>
      </w:r>
      <w:r w:rsidRPr="00015210">
        <w:fldChar w:fldCharType="end"/>
      </w:r>
      <w:r w:rsidRPr="00015210">
        <w:t xml:space="preserve">, which implies that the meaning of an AI label is domain-specific rather than fixed. Related literature shows that responses to capable machines are not confined to substitution or withdrawal: exposure to AI has been shown to increase the novelty of subsequent human decisions </w:t>
      </w:r>
      <w:r w:rsidRPr="00015210">
        <w:fldChar w:fldCharType="begin"/>
      </w:r>
      <w:r w:rsidRPr="00015210">
        <w:instrText xml:space="preserve"> ADDIN ZOTERO_ITEM CSL_CITATION {"citationID":"asVWc2FT","properties":{"unsorted":false,"formattedCitation":"(Shin et al. 2023)","plainCitation":"(Shin et al. 2023)","noteIndex":0},"citationItems":[{"id":203783,"uris":["http://zotero.org/users/8905122/items/QPIVFPCK"],"itemData":{"id":203783,"type":"article-journal","abstract":"How will superhuman artificial intelligence (AI) affect human decision-making? And what will be the mechanisms behind this effect? We address these questions in a domain where AI already exceeds human performance, analyzing more than 5.8 million move decisions made by professional Go players over the past 71 y (1950 to 2021). To address the first question, we use a superhuman AI program to estimate the quality of human decisions across time, generating 58 billion counterfactual game patterns and comparing the win rates of actual human decisions with those of counterfactual AI decisions. We find that humans began to make significantly better decisions following the advent of superhuman AI. We then examine human players’ strategies across time and find that novel decisions (i.e., previously unobserved moves) occurred more frequently and became associated with higher decision quality after the advent of superhuman AI. Our findings suggest that the development of superhuman AI programs may have prompted human players to break away from traditional strategies and induced them to explore novel moves, which in turn may have improved their decision-making.","archive_location":"79 </w:instrText>
      </w:r>
      <w:r w:rsidRPr="00015210">
        <w:rPr>
          <w:rFonts w:ascii="Apple Color Emoji" w:hAnsi="Apple Color Emoji" w:cs="Apple Color Emoji"/>
        </w:rPr>
        <w:instrText>📊</w:instrText>
      </w:r>
      <w:r w:rsidRPr="00015210">
        <w:instrText>","call-number":"1","container-title":"Proceedings of the National Academy of Sciences","DOI":"10.1073/pnas.2214840120","issue":"12","language":"en","note":"</w:instrText>
      </w:r>
      <w:r w:rsidRPr="00015210">
        <w:rPr>
          <w:rFonts w:ascii="Apple Color Emoji" w:hAnsi="Apple Color Emoji" w:cs="Apple Color Emoji"/>
        </w:rPr>
        <w:instrText>🏷️</w:instrText>
      </w:r>
      <w:r w:rsidRPr="00015210">
        <w:instrText xml:space="preserve"> /unread","page":"e2214840120","publisher":"Proceedings of the National Academy of Sciences","source":"9.5 (Q1)","title":"Superhuman artificial intelligence can improve human decision-making by increasing novelty","URL":"https://www.pnas.org/doi/10.1073/pnas.2214840120","volume":"120","author":[{"family":"Shin","given":"Minkyu"},{"family":"Kim","given":"Jin"},{"family":"Opheusden","given":"Bas","non-dropping-particle":"van"},{"family":"Griffiths","given":"Thomas L."}],"accessed":{"date-parts":[["2026",8,10]]},"issued":{"date-parts":[["2023",3,21]]}}}],"schema":"https://github.com/citation-style-language/schema/raw/master/csl-citation.json"} </w:instrText>
      </w:r>
      <w:r w:rsidRPr="00015210">
        <w:fldChar w:fldCharType="separate"/>
      </w:r>
      <w:r w:rsidRPr="00015210">
        <w:t>(Shin et al. 2023)</w:t>
      </w:r>
      <w:r w:rsidRPr="00015210">
        <w:fldChar w:fldCharType="end"/>
      </w:r>
      <w:r w:rsidRPr="00015210">
        <w:t xml:space="preserve">, and studies of AI-exposed labor markets document both displacement and adaptive repositioning toward tasks where human value is distinctive </w:t>
      </w:r>
      <w:r w:rsidRPr="00015210">
        <w:fldChar w:fldCharType="begin"/>
      </w:r>
      <w:r w:rsidRPr="00015210">
        <w:instrText xml:space="preserve"> ADDIN ZOTERO_ITEM CSL_CITATION {"citationID":"xeK2Ymvs","properties":{"unsorted":false,"formattedCitation":"(Demirci et al. 2024; Hui et al. 2024; Yiu et al. 2026)","plainCitation":"(Demirci et al. 2024; Hui et al. 2024; Yiu et al. 2026)","noteIndex":0},"citationItems":[{"id":204267,"uris":["http://zotero.org/users/8905122/items/ASF5P2YB"],"itemData":{"id":204267,"type":"article-journal","call-number":"1","container-title":"Management Science","language":"en","note":"</w:instrText>
      </w:r>
      <w:r w:rsidRPr="00015210">
        <w:rPr>
          <w:rFonts w:ascii="Apple Color Emoji" w:hAnsi="Apple Color Emoji" w:cs="Apple Color Emoji"/>
        </w:rPr>
        <w:instrText>🏷️</w:instrText>
      </w:r>
      <w:r w:rsidRPr="00015210">
        <w:instrText xml:space="preserve"> /unread","source":"5.7 (Q1)","title":"Who is AI replacing? the impact of GenAI on online freelancing platforms","title-short":"Who is AI replacing?","URL":"https://mimanizalesdelalma.com/wp-content/uploads/2024/06/ssrn_id4733572_code6219651.pdf","author":[{"family":"Demirci","given":"Ozge"},{"family":"Hannane","given":"Jonas"},{"family":"Zhu","given":"Xinrong"}],"accessed":{"date-parts":[["2026",8,10]]},"issued":{"date-parts":[["2024"]]}}},{"id":204166,"uris":["http://zotero.org/users/8905122/items/LCGGLTYH"],"itemData":{"id":204166,"type":"article-journal","abstract":"Generative artificial intelligence (AI) holds the potential to either complement workers by enhancing their productivity or substitute them. We examine the short-term effects of the recently released generative AI models (ChatGPT, DALL-E 2, and Midjourney) on the employment outcomes of freelancers on a large online platform. We find that freelancers in highly affected occupations suffer from the introduction of generative AI, experiencing reductions in both employment and earnings. We find similar effects studying the release of other image-based generative AI models. Exploring the heterogeneity by freelancers’ employment history, we do not find evidence that high-quality service, measured by their past performance and employment, moderates the adverse effects on employment. In fact, we find suggestive evidence that top freelancers are disproportionately affected by AI. These results suggest that generative AI may transform the role of human capital in the organization and reduce overall demand for workers.</w:instrText>
      </w:r>
      <w:r w:rsidRPr="00015210">
        <w:instrText>生成式人工智能（</w:instrText>
      </w:r>
      <w:r w:rsidRPr="00015210">
        <w:instrText>AI</w:instrText>
      </w:r>
      <w:r w:rsidRPr="00015210">
        <w:instrText>）既有可能通过提高生产力来辅助劳动者，也有可能取代他们。我们研究了近期发布的生成式</w:instrText>
      </w:r>
      <w:r w:rsidRPr="00015210">
        <w:instrText xml:space="preserve"> AI </w:instrText>
      </w:r>
      <w:r w:rsidRPr="00015210">
        <w:instrText>模型（</w:instrText>
      </w:r>
      <w:r w:rsidRPr="00015210">
        <w:instrText>ChatGPT</w:instrText>
      </w:r>
      <w:r w:rsidRPr="00015210">
        <w:instrText>、</w:instrText>
      </w:r>
      <w:r w:rsidRPr="00015210">
        <w:instrText xml:space="preserve">DALL-E 2 </w:instrText>
      </w:r>
      <w:r w:rsidRPr="00015210">
        <w:instrText>和</w:instrText>
      </w:r>
      <w:r w:rsidRPr="00015210">
        <w:instrText xml:space="preserve"> Midjourney</w:instrText>
      </w:r>
      <w:r w:rsidRPr="00015210">
        <w:instrText>）对大型在线平台上自由职业者就业结果的短期影响。我们发现，受影响较大的职业领域的自由职业者受到生成式</w:instrText>
      </w:r>
      <w:r w:rsidRPr="00015210">
        <w:instrText xml:space="preserve"> AI </w:instrText>
      </w:r>
      <w:r w:rsidRPr="00015210">
        <w:instrText>引入的影响，就业和收入均有所下降。研究其他基于图像的生成式</w:instrText>
      </w:r>
      <w:r w:rsidRPr="00015210">
        <w:instrText xml:space="preserve"> AI </w:instrText>
      </w:r>
      <w:r w:rsidRPr="00015210">
        <w:instrText>模型的发布也发现了类似的影响。通过分析自由职业者就业经历的异质性，我们发现，以过往业绩和就业情况衡</w:instrText>
      </w:r>
      <w:r w:rsidRPr="00015210">
        <w:instrText>​​</w:instrText>
      </w:r>
      <w:r w:rsidRPr="00015210">
        <w:instrText>量的高质量服务并不能缓解</w:instrText>
      </w:r>
      <w:r w:rsidRPr="00015210">
        <w:instrText xml:space="preserve"> AI </w:instrText>
      </w:r>
      <w:r w:rsidRPr="00015210">
        <w:instrText>对就业的负面影响。事实上，我们发现有迹象表明，顶尖自由职业者受</w:instrText>
      </w:r>
      <w:r w:rsidRPr="00015210">
        <w:instrText xml:space="preserve"> AI </w:instrText>
      </w:r>
      <w:r w:rsidRPr="00015210">
        <w:instrText>的影响尤为严重。这些结果表明，生成式</w:instrText>
      </w:r>
      <w:r w:rsidRPr="00015210">
        <w:instrText xml:space="preserve"> AI </w:instrText>
      </w:r>
      <w:r w:rsidRPr="00015210">
        <w:instrText>可能会改变人力资本在组织中的作用，并降低对劳动力的整体需求。</w:instrText>
      </w:r>
      <w:r w:rsidRPr="00015210">
        <w:instrText xml:space="preserve"> Supplemental Material: The online appendices are available at https://doi.org/10.1287/orsc.2023.18441.</w:instrText>
      </w:r>
      <w:r w:rsidRPr="00015210">
        <w:instrText>补充材料：</w:instrText>
      </w:r>
      <w:r w:rsidRPr="00015210">
        <w:instrText xml:space="preserve"> </w:instrText>
      </w:r>
      <w:r w:rsidRPr="00015210">
        <w:instrText>在线附录可在以下网址获取：</w:instrText>
      </w:r>
      <w:r w:rsidRPr="00015210">
        <w:instrText xml:space="preserve"> https://doi.org/10.1287/orsc.2023.18441 </w:instrText>
      </w:r>
      <w:r w:rsidRPr="00015210">
        <w:instrText>。</w:instrText>
      </w:r>
      <w:r w:rsidRPr="00015210">
        <w:instrText xml:space="preserve">","archive_location":"174 </w:instrText>
      </w:r>
      <w:r w:rsidRPr="00015210">
        <w:rPr>
          <w:rFonts w:ascii="Apple Color Emoji" w:hAnsi="Apple Color Emoji" w:cs="Apple Color Emoji"/>
        </w:rPr>
        <w:instrText>📊</w:instrText>
      </w:r>
      <w:r w:rsidRPr="00015210">
        <w:instrText>","call-number":"1","container-title":"Organization Science","DOI":"10.1287/orsc.2023.18441","ISSN":"1047-7039","issue":"6","language":"en","note":"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generative AI</w:instrText>
      </w:r>
      <w:r w:rsidRPr="00015210">
        <w:instrText>、</w:instrText>
      </w:r>
      <w:r w:rsidRPr="00015210">
        <w:instrText>artificial intelligence</w:instrText>
      </w:r>
      <w:r w:rsidRPr="00015210">
        <w:instrText>、</w:instrText>
      </w:r>
      <w:r w:rsidRPr="00015210">
        <w:instrText>online labor markets</w:instrText>
      </w:r>
      <w:r w:rsidRPr="00015210">
        <w:instrText>、</w:instrText>
      </w:r>
      <w:r w:rsidRPr="00015210">
        <w:instrText>large language model","page":"1977-1989","publisher":"INFORMS","source":"5.7 (Q1)","title":"The Short-Term Effects of Generative Artificial Intelligence on Employment: Evidence from an Online Labor Market","title-short":"The Short-Term Effects of Generative Artificial Intelligence on Employment","URL":"https://pubsonline.informs.org/doi/abs/10.1287/orsc.2023.18441","volume":"35","author":[{"family":"Hui","given":"Xiang"},{"family":"Reshef","given":"Oren"},{"family":"Zhou","given":"Luofeng"}],"accessed":{"date-parts":[["2026",8,10]]},"issued":{"date-parts":[["2024",11]]}}},{"id":204065,"uris":["http://zotero.org/users/8905122/items/H2BLLMRW"],"itemData":{"id":204065,"type":"article-journal","abstract":"Technological change reshapes labor markets not only by changing labor demand but also by altering labor supply, as workers reallocate effort across tasks and opportunities in response to technological advances. Yet research has focused more on demand-side effects than on how workers themselves adapt. In this research, we examine worker repositioning on a large online labor market following the launch of ChatGPT in November 2022. We argue that the launch of ChatGPT reduced expected returns to labor in exposed skill domains and develop and test a series of hypotheses regarding how this shock is associated with participation, horizontal positioning, and vertical positioning among workers on the platform. Using proprietary data on incumbent freelancers and a difference-in-differences design that leverages cross-sectional variation in pre-period AI exposure and skill-level, we show that freelancers more exposed to AI shift away from prior domains and reorient bidding toward higher-value contracts. In contrast, high skill-level freelancers, who face greater adjustment costs, are less likely to reduce participation on the platform, reposition across domains, and move upmarket. These findings highlight how technological shocks reshape labor markets through supply-side adaptation and how domain-specific human capital constrains worker responses.</w:instrText>
      </w:r>
      <w:r w:rsidRPr="00015210">
        <w:instrText>技术变革不仅通过改变劳动力需求重塑劳动力市场，也通过改变劳动力供给来改变劳动力市场，因为劳动者会根据技术进步重新分配精力，在不同的任务和机会之间切换。然而，以往的研究更多地关注需求侧的影响，而较少关注劳动者自身的适应过程。本研究考察了</w:instrText>
      </w:r>
      <w:r w:rsidRPr="00015210">
        <w:instrText xml:space="preserve"> 2022 </w:instrText>
      </w:r>
      <w:r w:rsidRPr="00015210">
        <w:instrText>年</w:instrText>
      </w:r>
      <w:r w:rsidRPr="00015210">
        <w:instrText xml:space="preserve"> 11 </w:instrText>
      </w:r>
      <w:r w:rsidRPr="00015210">
        <w:instrText>月</w:instrText>
      </w:r>
      <w:r w:rsidRPr="00015210">
        <w:instrText xml:space="preserve"> ChatGPT </w:instrText>
      </w:r>
      <w:r w:rsidRPr="00015210">
        <w:instrText>上线后，大型在线劳动力市场上的劳动者重新定位情况。我们认为，</w:instrText>
      </w:r>
      <w:r w:rsidRPr="00015210">
        <w:instrText xml:space="preserve">ChatGPT </w:instrText>
      </w:r>
      <w:r w:rsidRPr="00015210">
        <w:instrText>的上线降低了劳动者在已受人工智能影响的技能领域的预期劳动回报，并针对这一冲击如何与平台上的劳动者参与度、横向定位和纵向定位相关联，提出了一系列假设并进行了检验。我们利用现有自由职业者的专有数据，并采用双重差分法，利用了人工智能应用前期的横截面差异，结果表明，受人工智能影响较大的自由职业者会逐渐放弃原有领域，并将竞标目标转向更高价值的合同。相比之下，技能水平较高的自由职业者由于面临更大的调整成本，不太可能减少在平台上的参与度，也不太可能在不同领域之间重新定位，更不太可能向高端市场转型。这些研究结果突显了技术冲击如何通过供给侧调整重塑劳动力市场，以及特定领域的人力资本如何制约工人的反应。</w:instrText>
      </w:r>
      <w:r w:rsidRPr="00015210">
        <w:instrText>","call-number":"1","container-title":"Organization Science","DOI":"10.1287/orsc.2025.20566","ISSN":"1047-7039","language":"en","note":"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Information Technology</w:instrText>
      </w:r>
      <w:r w:rsidRPr="00015210">
        <w:instrText>、</w:instrText>
      </w:r>
      <w:r w:rsidRPr="00015210">
        <w:instrText>Competitive Strategy</w:instrText>
      </w:r>
      <w:r w:rsidRPr="00015210">
        <w:instrText>、</w:instrText>
      </w:r>
      <w:r w:rsidRPr="00015210">
        <w:instrText>Digital Technology</w:instrText>
      </w:r>
      <w:r w:rsidRPr="00015210">
        <w:instrText>、</w:instrText>
      </w:r>
      <w:r w:rsidRPr="00015210">
        <w:instrText>Labor markets</w:instrText>
      </w:r>
      <w:r w:rsidRPr="00015210">
        <w:instrText>、</w:instrText>
      </w:r>
      <w:r w:rsidRPr="00015210">
        <w:instrText>Organization Communication and Information Systems</w:instrText>
      </w:r>
      <w:r w:rsidRPr="00015210">
        <w:instrText>、</w:instrText>
      </w:r>
      <w:r w:rsidRPr="00015210">
        <w:instrText>Strategy and Policy</w:instrText>
      </w:r>
      <w:r w:rsidRPr="00015210">
        <w:instrText>、</w:instrText>
      </w:r>
      <w:r w:rsidRPr="00015210">
        <w:instrText>Technological Change</w:instrText>
      </w:r>
      <w:r w:rsidRPr="00015210">
        <w:instrText>、</w:instrText>
      </w:r>
      <w:r w:rsidRPr="00015210">
        <w:instrText xml:space="preserve">Technology and Innovation Management","publisher":"INFORMS","source":"5.7 (Q1)","title":"Worker Repositioning and Technological Change: Evidence from an Online Labor Market","title-short":"Worker Repositioning and Technological Change","URL":"https://pubsonline.informs.org/doi/abs/10.1287/orsc.2025.20566","author":[{"family":"Yiu","given":"Shun"},{"family":"Seamans","given":"Robert"},{"family":"Raj","given":"Manav"},{"family":"Liu","given":"Teng"}],"accessed":{"date-parts":[["2026",8,10]]},"issued":{"date-parts":[["2026",7,31]]}}}],"schema":"https://github.com/citation-style-language/schema/raw/master/csl-citation.json"} </w:instrText>
      </w:r>
      <w:r w:rsidRPr="00015210">
        <w:fldChar w:fldCharType="separate"/>
      </w:r>
      <w:r w:rsidRPr="00015210">
        <w:t>(Demirci et al. 2024; Hui et al. 2024; Yiu et al. 2026)</w:t>
      </w:r>
      <w:r w:rsidRPr="00015210">
        <w:fldChar w:fldCharType="end"/>
      </w:r>
      <w:r w:rsidRPr="00015210">
        <w:t>.</w:t>
      </w:r>
    </w:p>
    <w:p w14:paraId="7871D071" w14:textId="77777777" w:rsidR="00B369E9" w:rsidRDefault="00B9323A" w:rsidP="00BD7DAA">
      <w:pPr>
        <w:pStyle w:val="Paragraph0"/>
        <w:rPr>
          <w:ins w:id="879" w:author="Prof. LIU Ben" w:date="2026-08-24T23:06:00Z" w16du:dateUtc="2026-08-24T15:06:00Z"/>
        </w:rPr>
      </w:pPr>
      <w:ins w:id="880" w:author="Xin Li" w:date="2026-08-21T07:49:00Z" w16du:dateUtc="2026-08-20T23:49:00Z">
        <w:r>
          <w:t xml:space="preserve"> </w:t>
        </w:r>
      </w:ins>
    </w:p>
    <w:p w14:paraId="6DE0C4E5" w14:textId="5CC30B36" w:rsidR="00B369E9" w:rsidRPr="00B369E9" w:rsidRDefault="00B369E9">
      <w:pPr>
        <w:pStyle w:val="Paragraph0"/>
        <w:rPr>
          <w:ins w:id="881" w:author="Prof. LIU Ben" w:date="2026-08-24T23:06:00Z" w16du:dateUtc="2026-08-24T15:06:00Z"/>
          <w:rPrChange w:id="882" w:author="Prof. LIU Ben" w:date="2026-08-24T23:06:00Z" w16du:dateUtc="2026-08-24T15:06:00Z">
            <w:rPr>
              <w:ins w:id="883" w:author="Prof. LIU Ben" w:date="2026-08-24T23:06:00Z" w16du:dateUtc="2026-08-24T15:06:00Z"/>
              <w:color w:val="000000"/>
            </w:rPr>
          </w:rPrChange>
        </w:rPr>
        <w:pPrChange w:id="884" w:author="Prof. LIU Ben" w:date="2026-08-24T23:06:00Z" w16du:dateUtc="2026-08-24T15:06:00Z">
          <w:pPr>
            <w:spacing w:before="100" w:beforeAutospacing="1" w:after="100" w:afterAutospacing="1"/>
          </w:pPr>
        </w:pPrChange>
      </w:pPr>
      <w:ins w:id="885" w:author="Prof. LIU Ben" w:date="2026-08-24T23:06:00Z" w16du:dateUtc="2026-08-24T15:06:00Z">
        <w:r w:rsidRPr="00B369E9">
          <w:rPr>
            <w:rPrChange w:id="886" w:author="Prof. LIU Ben" w:date="2026-08-24T23:06:00Z" w16du:dateUtc="2026-08-24T15:06:00Z">
              <w:rPr>
                <w:color w:val="000000"/>
              </w:rPr>
            </w:rPrChange>
          </w:rPr>
          <w:t>Two implications follow for online Q&amp;A communities. First, an AI label may carry motivational content in its own right, independent of what the AI actually wrote. Second, a capable AI competitor may induce humans</w:t>
        </w:r>
      </w:ins>
      <w:ins w:id="887" w:author="Prof. LIU Ben" w:date="2026-08-24T23:07:00Z" w16du:dateUtc="2026-08-24T15:07:00Z">
        <w:r>
          <w:t>’</w:t>
        </w:r>
      </w:ins>
      <w:ins w:id="888" w:author="Prof. LIU Ben" w:date="2026-08-24T23:06:00Z" w16du:dateUtc="2026-08-24T15:06:00Z">
        <w:r w:rsidRPr="00B369E9">
          <w:rPr>
            <w:rPrChange w:id="889" w:author="Prof. LIU Ben" w:date="2026-08-24T23:06:00Z" w16du:dateUtc="2026-08-24T15:06:00Z">
              <w:rPr>
                <w:color w:val="000000"/>
              </w:rPr>
            </w:rPrChange>
          </w:rPr>
          <w:t xml:space="preserve"> motivation to </w:t>
        </w:r>
      </w:ins>
      <w:ins w:id="890" w:author="Prof. LIU Ben" w:date="2026-08-24T23:07:00Z" w16du:dateUtc="2026-08-24T15:07:00Z">
        <w:r>
          <w:rPr>
            <w:rFonts w:hint="eastAsia"/>
          </w:rPr>
          <w:t>outperform</w:t>
        </w:r>
      </w:ins>
      <w:ins w:id="891" w:author="Prof. LIU Ben" w:date="2026-08-24T23:06:00Z" w16du:dateUtc="2026-08-24T15:06:00Z">
        <w:r w:rsidRPr="00B369E9">
          <w:rPr>
            <w:rPrChange w:id="892" w:author="Prof. LIU Ben" w:date="2026-08-24T23:06:00Z" w16du:dateUtc="2026-08-24T15:06:00Z">
              <w:rPr>
                <w:color w:val="000000"/>
              </w:rPr>
            </w:rPrChange>
          </w:rPr>
          <w:t>, and it may raise rather than lower the quality of human contributions. Whether these implications hold in online Q&amp;A communities remains to be tested, which is the task we take up.</w:t>
        </w:r>
      </w:ins>
    </w:p>
    <w:p w14:paraId="38DCEF5F" w14:textId="10434C5F" w:rsidR="00BD7DAA" w:rsidRPr="00015210" w:rsidDel="00B369E9" w:rsidRDefault="00BD7DAA" w:rsidP="00BD7DAA">
      <w:pPr>
        <w:pStyle w:val="Paragraph0"/>
        <w:rPr>
          <w:del w:id="893" w:author="Prof. LIU Ben" w:date="2026-08-24T23:07:00Z" w16du:dateUtc="2026-08-24T15:07:00Z"/>
          <w:rFonts w:ascii="Heiti TC" w:eastAsia="Heiti TC" w:hAnsi="Heiti TC" w:cs="Heiti TC"/>
        </w:rPr>
      </w:pPr>
      <w:ins w:id="894" w:author="Xin Li" w:date="2026-08-21T07:28:00Z" w16du:dateUtc="2026-08-20T23:28:00Z">
        <w:del w:id="895" w:author="Prof. LIU Ben" w:date="2026-08-24T23:07:00Z" w16du:dateUtc="2026-08-24T15:07:00Z">
          <w:r w:rsidDel="00B369E9">
            <w:lastRenderedPageBreak/>
            <w:delText>Based on these literature</w:delText>
          </w:r>
        </w:del>
      </w:ins>
      <w:ins w:id="896" w:author="Xin Li" w:date="2026-08-21T07:49:00Z" w16du:dateUtc="2026-08-20T23:49:00Z">
        <w:del w:id="897" w:author="Prof. LIU Ben" w:date="2026-08-24T23:07:00Z" w16du:dateUtc="2026-08-24T15:07:00Z">
          <w:r w:rsidR="00B9323A" w:rsidDel="00B369E9">
            <w:delText>,</w:delText>
          </w:r>
        </w:del>
      </w:ins>
      <w:ins w:id="898" w:author="Xin Li" w:date="2026-08-21T07:28:00Z" w16du:dateUtc="2026-08-20T23:28:00Z">
        <w:del w:id="899" w:author="Prof. LIU Ben" w:date="2026-08-24T23:07:00Z" w16du:dateUtc="2026-08-24T15:07:00Z">
          <w:r w:rsidDel="00B369E9">
            <w:delText xml:space="preserve"> t</w:delText>
          </w:r>
        </w:del>
      </w:ins>
      <w:del w:id="900" w:author="Prof. LIU Ben" w:date="2026-08-24T23:07:00Z" w16du:dateUtc="2026-08-24T15:07:00Z">
        <w:r w:rsidRPr="00015210" w:rsidDel="00B369E9">
          <w:delText xml:space="preserve">Two implications </w:delText>
        </w:r>
      </w:del>
      <w:ins w:id="901" w:author="Xin Li" w:date="2026-08-21T07:28:00Z" w16du:dateUtc="2026-08-20T23:28:00Z">
        <w:del w:id="902" w:author="Prof. LIU Ben" w:date="2026-08-24T23:07:00Z" w16du:dateUtc="2026-08-24T15:07:00Z">
          <w:r w:rsidDel="00B369E9">
            <w:delText xml:space="preserve">appear </w:delText>
          </w:r>
        </w:del>
      </w:ins>
      <w:del w:id="903" w:author="Prof. LIU Ben" w:date="2026-08-24T23:07:00Z" w16du:dateUtc="2026-08-24T15:07:00Z">
        <w:r w:rsidRPr="00015210" w:rsidDel="00B369E9">
          <w:delText>follow for online Q&amp;A communities. First, an AI label may carry motivational content in its own right, independent of what the AI actually wrote. Second, a capable AI rival</w:delText>
        </w:r>
      </w:del>
      <w:ins w:id="904" w:author="Xin Li" w:date="2026-08-22T07:38:00Z" w16du:dateUtc="2026-08-21T23:38:00Z">
        <w:del w:id="905" w:author="Prof. LIU Ben" w:date="2026-08-24T23:07:00Z" w16du:dateUtc="2026-08-24T15:07:00Z">
          <w:r w:rsidR="004E55FA" w:rsidDel="00B369E9">
            <w:delText>competitor</w:delText>
          </w:r>
        </w:del>
      </w:ins>
      <w:del w:id="906" w:author="Prof. LIU Ben" w:date="2026-08-24T23:07:00Z" w16du:dateUtc="2026-08-24T15:07:00Z">
        <w:r w:rsidRPr="00015210" w:rsidDel="00B369E9">
          <w:delText xml:space="preserve"> may induce humans’ motivation to excel, and it may raise rather than lower the quality of human contributions. </w:delText>
        </w:r>
      </w:del>
      <w:ins w:id="907" w:author="Xin Li" w:date="2026-08-21T07:49:00Z" w16du:dateUtc="2026-08-20T23:49:00Z">
        <w:del w:id="908" w:author="Prof. LIU Ben" w:date="2026-08-24T23:07:00Z" w16du:dateUtc="2026-08-24T15:07:00Z">
          <w:r w:rsidR="00B9323A" w:rsidDel="00B369E9">
            <w:delText xml:space="preserve">It is necessary to conduct further analysis to clarify </w:delText>
          </w:r>
        </w:del>
      </w:ins>
      <w:ins w:id="909" w:author="Xin Li" w:date="2026-08-22T07:54:00Z" w16du:dateUtc="2026-08-21T23:54:00Z">
        <w:del w:id="910" w:author="Prof. LIU Ben" w:date="2026-08-24T23:07:00Z" w16du:dateUtc="2026-08-24T15:07:00Z">
          <w:r w:rsidR="00963733" w:rsidDel="00B369E9">
            <w:delText>them</w:delText>
          </w:r>
        </w:del>
      </w:ins>
      <w:ins w:id="911" w:author="Xin Li" w:date="2026-08-21T07:49:00Z" w16du:dateUtc="2026-08-20T23:49:00Z">
        <w:del w:id="912" w:author="Prof. LIU Ben" w:date="2026-08-24T23:07:00Z" w16du:dateUtc="2026-08-24T15:07:00Z">
          <w:r w:rsidR="00B9323A" w:rsidDel="00B369E9">
            <w:delText xml:space="preserve"> in Q&amp;A communities. </w:delText>
          </w:r>
        </w:del>
      </w:ins>
      <w:del w:id="913" w:author="Prof. LIU Ben" w:date="2026-08-24T23:07:00Z" w16du:dateUtc="2026-08-24T15:07:00Z">
        <w:r w:rsidRPr="00015210" w:rsidDel="00B369E9">
          <w:delText>Neither implication is testable where AI’s presence is unobservable to the contributor, which is the case throughout Sections 2.2.1 and 2.2.2. Both become testable when the platform itself deploys a labeled AI answerer.</w:delText>
        </w:r>
      </w:del>
    </w:p>
    <w:p w14:paraId="5FFB7739" w14:textId="5502D53E" w:rsidR="000E4EEB" w:rsidRPr="00015210" w:rsidRDefault="000E4EEB">
      <w:pPr>
        <w:pStyle w:val="Heading2"/>
        <w:keepNext/>
        <w:pPrChange w:id="914" w:author="Xin Li" w:date="2026-08-21T09:13:00Z" w16du:dateUtc="2026-08-21T01:13:00Z">
          <w:pPr>
            <w:pStyle w:val="Heading2"/>
          </w:pPr>
        </w:pPrChange>
      </w:pPr>
      <w:del w:id="915" w:author="Xin Li" w:date="2026-08-21T09:58:00Z" w16du:dateUtc="2026-08-21T01:58:00Z">
        <w:r w:rsidRPr="00015210" w:rsidDel="000D303C">
          <w:delText xml:space="preserve">Positioning </w:delText>
        </w:r>
      </w:del>
      <w:ins w:id="916" w:author="Prof. LIU Ben" w:date="2026-08-24T23:08:00Z" w16du:dateUtc="2026-08-24T15:08:00Z">
        <w:r w:rsidR="00B369E9">
          <w:rPr>
            <w:rFonts w:hint="eastAsia"/>
            <w:lang w:eastAsia="zh-CN"/>
          </w:rPr>
          <w:t>Positioning and Contribution of Our Study</w:t>
        </w:r>
      </w:ins>
      <w:ins w:id="917" w:author="Xin Li" w:date="2026-08-21T09:58:00Z" w16du:dateUtc="2026-08-21T01:58:00Z">
        <w:del w:id="918" w:author="Prof. LIU Ben" w:date="2026-08-24T23:08:00Z" w16du:dateUtc="2026-08-24T15:08:00Z">
          <w:r w:rsidR="000D303C" w:rsidDel="00B369E9">
            <w:delText>Differentiation</w:delText>
          </w:r>
          <w:r w:rsidR="000D303C" w:rsidRPr="00015210" w:rsidDel="00B369E9">
            <w:delText xml:space="preserve"> </w:delText>
          </w:r>
        </w:del>
      </w:ins>
      <w:del w:id="919" w:author="Prof. LIU Ben" w:date="2026-08-24T23:08:00Z" w16du:dateUtc="2026-08-24T15:08:00Z">
        <w:r w:rsidRPr="00015210" w:rsidDel="00B369E9">
          <w:delText>and Contribution</w:delText>
        </w:r>
      </w:del>
      <w:ins w:id="920" w:author="Xin Li" w:date="2026-08-21T09:58:00Z" w16du:dateUtc="2026-08-21T01:58:00Z">
        <w:del w:id="921" w:author="Prof. LIU Ben" w:date="2026-08-24T23:08:00Z" w16du:dateUtc="2026-08-24T15:08:00Z">
          <w:r w:rsidR="000D303C" w:rsidDel="00B369E9">
            <w:delText xml:space="preserve"> of the Paper</w:delText>
          </w:r>
        </w:del>
      </w:ins>
    </w:p>
    <w:p w14:paraId="6AB48EC4" w14:textId="63144D71" w:rsidR="00B369E9" w:rsidRPr="00B369E9" w:rsidRDefault="00B369E9">
      <w:pPr>
        <w:pStyle w:val="Paragraph0"/>
        <w:rPr>
          <w:ins w:id="922" w:author="Prof. LIU Ben" w:date="2026-08-24T23:09:00Z" w16du:dateUtc="2026-08-24T15:09:00Z"/>
          <w:rPrChange w:id="923" w:author="Prof. LIU Ben" w:date="2026-08-24T23:09:00Z" w16du:dateUtc="2026-08-24T15:09:00Z">
            <w:rPr>
              <w:ins w:id="924" w:author="Prof. LIU Ben" w:date="2026-08-24T23:09:00Z" w16du:dateUtc="2026-08-24T15:09:00Z"/>
              <w:color w:val="000000"/>
            </w:rPr>
          </w:rPrChange>
        </w:rPr>
        <w:pPrChange w:id="925" w:author="Prof. LIU Ben" w:date="2026-08-24T23:09:00Z" w16du:dateUtc="2026-08-24T15:09:00Z">
          <w:pPr>
            <w:spacing w:before="100" w:beforeAutospacing="1" w:after="100" w:afterAutospacing="1"/>
          </w:pPr>
        </w:pPrChange>
      </w:pPr>
      <w:ins w:id="926" w:author="Prof. LIU Ben" w:date="2026-08-24T23:09:00Z" w16du:dateUtc="2026-08-24T15:09:00Z">
        <w:r w:rsidRPr="00B369E9">
          <w:rPr>
            <w:rPrChange w:id="927" w:author="Prof. LIU Ben" w:date="2026-08-24T23:09:00Z" w16du:dateUtc="2026-08-24T15:09:00Z">
              <w:rPr>
                <w:color w:val="000000"/>
              </w:rPr>
            </w:rPrChange>
          </w:rPr>
          <w:t xml:space="preserve">As reviewed in Section 2.1, the focus of this study is the competition between internal GenAI and human answerers, whereas prior studies on external GenAI examine competition with the platform and the (invisible) facilitation of human answers. To further highlight how our study differs from prior work, Table A1 in the Appendix positions our study against the three most closely related studies along the dimensions that drive this identification. In particular, four features of our setting make our findings unique to the literature. First, the </w:t>
        </w:r>
      </w:ins>
      <w:ins w:id="928" w:author="Prof. LIU Ben" w:date="2026-08-24T23:10:00Z" w16du:dateUtc="2026-08-24T15:10:00Z">
        <w:r>
          <w:rPr>
            <w:rFonts w:hint="eastAsia"/>
          </w:rPr>
          <w:t>Gen</w:t>
        </w:r>
      </w:ins>
      <w:ins w:id="929" w:author="Prof. LIU Ben" w:date="2026-08-24T23:09:00Z" w16du:dateUtc="2026-08-24T15:09:00Z">
        <w:r w:rsidRPr="00B369E9">
          <w:rPr>
            <w:rPrChange w:id="930" w:author="Prof. LIU Ben" w:date="2026-08-24T23:09:00Z" w16du:dateUtc="2026-08-24T15:09:00Z">
              <w:rPr>
                <w:color w:val="000000"/>
              </w:rPr>
            </w:rPrChange>
          </w:rPr>
          <w:t xml:space="preserve">AI is deployed by the platform under direct governance, so its presence is a design choice rather than an uncontrollable environmental shift, as it is in Xue et al. (2026) and Shan &amp; Qiu (2026); this places the findings within managerial reach. Second, the </w:t>
        </w:r>
      </w:ins>
      <w:ins w:id="931" w:author="Prof. LIU Ben" w:date="2026-08-24T23:10:00Z" w16du:dateUtc="2026-08-24T15:10:00Z">
        <w:r>
          <w:rPr>
            <w:rFonts w:hint="eastAsia"/>
          </w:rPr>
          <w:t>Gen</w:t>
        </w:r>
      </w:ins>
      <w:ins w:id="932" w:author="Prof. LIU Ben" w:date="2026-08-24T23:09:00Z" w16du:dateUtc="2026-08-24T15:09:00Z">
        <w:r w:rsidRPr="00B369E9">
          <w:rPr>
            <w:rPrChange w:id="933" w:author="Prof. LIU Ben" w:date="2026-08-24T23:09:00Z" w16du:dateUtc="2026-08-24T15:09:00Z">
              <w:rPr>
                <w:color w:val="000000"/>
              </w:rPr>
            </w:rPrChange>
          </w:rPr>
          <w:t>AI responds almost immediately, before any human contributor arrives, which places human contributors in the most competitively demanding configuration, in contrast to Su et al. (2025). Third, the AI responses are explicitly labeled, making it possible to estimate the effect of the AI label separately from the effects of content attributes such as length and quality. Fourth, the assignment of AI answers is randomized at the question level, which permits clean causal inference and allows us to compare questions whose earliest answer is AI-generated with otherwise identical questions whose earliest answer is human-generated.</w:t>
        </w:r>
      </w:ins>
    </w:p>
    <w:p w14:paraId="78511913" w14:textId="7F6BBB54" w:rsidR="000E4EEB" w:rsidDel="00B369E9" w:rsidRDefault="00B369E9">
      <w:pPr>
        <w:pStyle w:val="Paragraph0"/>
        <w:rPr>
          <w:del w:id="934" w:author="Prof. LIU Ben" w:date="2026-08-24T23:11:00Z" w16du:dateUtc="2026-08-24T15:11:00Z"/>
        </w:rPr>
      </w:pPr>
      <w:ins w:id="935" w:author="Prof. LIU Ben" w:date="2026-08-24T23:12:00Z" w16du:dateUtc="2026-08-24T15:12:00Z">
        <w:r>
          <w:rPr>
            <w:rFonts w:hint="eastAsia"/>
          </w:rPr>
          <w:t>Our</w:t>
        </w:r>
        <w:r w:rsidRPr="00B369E9">
          <w:rPr>
            <w:rPrChange w:id="936" w:author="Prof. LIU Ben" w:date="2026-08-24T23:12:00Z" w16du:dateUtc="2026-08-24T15:12:00Z">
              <w:rPr>
                <w:color w:val="000000"/>
              </w:rPr>
            </w:rPrChange>
          </w:rPr>
          <w:t xml:space="preserve"> study therefore directly answers a question central to platform design and community management: how platform-deployed internal GenAI, layered on top of existing external GenAI availability, affects human contribution in an online Q&amp;A community.</w:t>
        </w:r>
      </w:ins>
      <w:ins w:id="937" w:author="Xin Li" w:date="2026-08-21T10:36:00Z" w16du:dateUtc="2026-08-21T02:36:00Z">
        <w:del w:id="938" w:author="Prof. LIU Ben" w:date="2026-08-24T23:11:00Z" w16du:dateUtc="2026-08-24T15:11:00Z">
          <w:r w:rsidR="00A73120" w:rsidDel="00B369E9">
            <w:delText>A</w:delText>
          </w:r>
        </w:del>
      </w:ins>
      <w:ins w:id="939" w:author="Xin Li" w:date="2026-08-21T10:35:00Z" w16du:dateUtc="2026-08-21T02:35:00Z">
        <w:del w:id="940" w:author="Prof. LIU Ben" w:date="2026-08-24T23:11:00Z" w16du:dateUtc="2026-08-24T15:11:00Z">
          <w:r w:rsidR="00A73120" w:rsidDel="00B369E9">
            <w:delText xml:space="preserve">s review </w:delText>
          </w:r>
        </w:del>
      </w:ins>
      <w:del w:id="941" w:author="Prof. LIU Ben" w:date="2026-08-24T23:11:00Z" w16du:dateUtc="2026-08-24T15:11:00Z">
        <w:r w:rsidR="000E4EEB" w:rsidRPr="00015210" w:rsidDel="00B369E9">
          <w:delText>The first two streams in Section 2.</w:delText>
        </w:r>
      </w:del>
      <w:ins w:id="942" w:author="Xin Li" w:date="2026-08-21T10:35:00Z" w16du:dateUtc="2026-08-21T02:35:00Z">
        <w:del w:id="943" w:author="Prof. LIU Ben" w:date="2026-08-24T23:11:00Z" w16du:dateUtc="2026-08-24T15:11:00Z">
          <w:r w:rsidR="00A73120" w:rsidDel="00B369E9">
            <w:delText>1</w:delText>
          </w:r>
        </w:del>
      </w:ins>
      <w:del w:id="944" w:author="Prof. LIU Ben" w:date="2026-08-24T23:11:00Z" w16du:dateUtc="2026-08-24T15:11:00Z">
        <w:r w:rsidR="000E4EEB" w:rsidRPr="00015210" w:rsidDel="00B369E9">
          <w:delText>2</w:delText>
        </w:r>
      </w:del>
      <w:ins w:id="945" w:author="Xin Li" w:date="2026-08-21T10:35:00Z" w16du:dateUtc="2026-08-21T02:35:00Z">
        <w:del w:id="946" w:author="Prof. LIU Ben" w:date="2026-08-24T23:11:00Z" w16du:dateUtc="2026-08-24T15:11:00Z">
          <w:r w:rsidR="00A73120" w:rsidDel="00B369E9">
            <w:delText xml:space="preserve">, </w:delText>
          </w:r>
        </w:del>
      </w:ins>
      <w:ins w:id="947" w:author="Xin Li" w:date="2026-08-21T10:36:00Z" w16du:dateUtc="2026-08-21T02:36:00Z">
        <w:del w:id="948" w:author="Prof. LIU Ben" w:date="2026-08-24T23:11:00Z" w16du:dateUtc="2026-08-24T15:11:00Z">
          <w:r w:rsidR="00A73120" w:rsidDel="00B369E9">
            <w:delText xml:space="preserve">the focus of this study is on </w:delText>
          </w:r>
        </w:del>
      </w:ins>
      <w:ins w:id="949" w:author="Xin Li" w:date="2026-08-21T10:35:00Z" w16du:dateUtc="2026-08-21T02:35:00Z">
        <w:del w:id="950" w:author="Prof. LIU Ben" w:date="2026-08-24T23:11:00Z" w16du:dateUtc="2026-08-24T15:11:00Z">
          <w:r w:rsidR="00A73120" w:rsidDel="00B369E9">
            <w:delText>th</w:delText>
          </w:r>
        </w:del>
      </w:ins>
      <w:ins w:id="951" w:author="Xin Li" w:date="2026-08-21T10:36:00Z" w16du:dateUtc="2026-08-21T02:36:00Z">
        <w:del w:id="952" w:author="Prof. LIU Ben" w:date="2026-08-24T23:11:00Z" w16du:dateUtc="2026-08-24T15:11:00Z">
          <w:r w:rsidR="00A73120" w:rsidDel="00B369E9">
            <w:delText xml:space="preserve">e comptetion between internal GenAI and answerers while the prior studies on </w:delText>
          </w:r>
        </w:del>
      </w:ins>
      <w:del w:id="953" w:author="Prof. LIU Ben" w:date="2026-08-24T23:11:00Z" w16du:dateUtc="2026-08-24T15:11:00Z">
        <w:r w:rsidR="000E4EEB" w:rsidRPr="00015210" w:rsidDel="00B369E9">
          <w:delText xml:space="preserve"> studying external GenAI rest on a shared premise that matters for </w:delText>
        </w:r>
      </w:del>
      <w:ins w:id="954" w:author="Xin Li" w:date="2026-08-21T10:37:00Z" w16du:dateUtc="2026-08-21T02:37:00Z">
        <w:del w:id="955" w:author="Prof. LIU Ben" w:date="2026-08-24T23:11:00Z" w16du:dateUtc="2026-08-24T15:11:00Z">
          <w:r w:rsidR="00A73120" w:rsidDel="00B369E9">
            <w:delText xml:space="preserve">examined the competition with platforms and </w:delText>
          </w:r>
        </w:del>
      </w:ins>
      <w:del w:id="956" w:author="Prof. LIU Ben" w:date="2026-08-24T23:11:00Z" w16du:dateUtc="2026-08-24T15:11:00Z">
        <w:r w:rsidR="000E4EEB" w:rsidRPr="00015210" w:rsidDel="00B369E9">
          <w:delText xml:space="preserve">theory development. In the first stream, AI never enters the answering process. In the second, it enters </w:delText>
        </w:r>
      </w:del>
      <w:ins w:id="957" w:author="Xin Li" w:date="2026-08-21T10:37:00Z" w16du:dateUtc="2026-08-21T02:37:00Z">
        <w:del w:id="958" w:author="Prof. LIU Ben" w:date="2026-08-24T23:11:00Z" w16du:dateUtc="2026-08-24T15:11:00Z">
          <w:r w:rsidR="00A73120" w:rsidDel="00B369E9">
            <w:delText>(</w:delText>
          </w:r>
        </w:del>
      </w:ins>
      <w:del w:id="959" w:author="Prof. LIU Ben" w:date="2026-08-24T23:11:00Z" w16du:dateUtc="2026-08-24T15:11:00Z">
        <w:r w:rsidR="000E4EEB" w:rsidRPr="00015210" w:rsidDel="00B369E9">
          <w:delText>invisibl</w:delText>
        </w:r>
      </w:del>
      <w:ins w:id="960" w:author="Xin Li" w:date="2026-08-21T10:37:00Z" w16du:dateUtc="2026-08-21T02:37:00Z">
        <w:del w:id="961" w:author="Prof. LIU Ben" w:date="2026-08-24T23:11:00Z" w16du:dateUtc="2026-08-24T15:11:00Z">
          <w:r w:rsidR="00A73120" w:rsidDel="00B369E9">
            <w:delText>e) facilitation with answers</w:delText>
          </w:r>
        </w:del>
      </w:ins>
      <w:del w:id="962" w:author="Prof. LIU Ben" w:date="2026-08-24T23:11:00Z" w16du:dateUtc="2026-08-24T15:11:00Z">
        <w:r w:rsidR="000E4EEB" w:rsidRPr="00015210" w:rsidDel="00B369E9">
          <w:delText xml:space="preserve">y. </w:delText>
        </w:r>
      </w:del>
      <w:ins w:id="963" w:author="Xin Li" w:date="2026-08-21T10:39:00Z" w16du:dateUtc="2026-08-21T02:39:00Z">
        <w:del w:id="964" w:author="Prof. LIU Ben" w:date="2026-08-24T23:11:00Z" w16du:dateUtc="2026-08-24T15:11:00Z">
          <w:r w:rsidR="00A73120" w:rsidDel="00B369E9">
            <w:delText xml:space="preserve">To further highlight the difference of our study as compared with prior ones, </w:delText>
          </w:r>
        </w:del>
      </w:ins>
      <w:del w:id="965" w:author="Prof. LIU Ben" w:date="2026-08-24T23:11:00Z" w16du:dateUtc="2026-08-24T15:11:00Z">
        <w:r w:rsidR="000E4EEB" w:rsidRPr="00015210" w:rsidDel="00B369E9">
          <w:delText xml:space="preserve">Table </w:delText>
        </w:r>
      </w:del>
      <w:ins w:id="966" w:author="Xin Li" w:date="2026-08-21T09:58:00Z" w16du:dateUtc="2026-08-21T01:58:00Z">
        <w:del w:id="967" w:author="Prof. LIU Ben" w:date="2026-08-24T23:11:00Z" w16du:dateUtc="2026-08-24T15:11:00Z">
          <w:r w:rsidR="000D303C" w:rsidDel="00B369E9">
            <w:delText>A1</w:delText>
          </w:r>
        </w:del>
      </w:ins>
      <w:del w:id="968" w:author="Prof. LIU Ben" w:date="2026-08-24T23:11:00Z" w16du:dateUtc="2026-08-24T15:11:00Z">
        <w:r w:rsidR="000E4EEB" w:rsidRPr="00015210" w:rsidDel="00B369E9">
          <w:delText xml:space="preserve">2 </w:delText>
        </w:r>
      </w:del>
      <w:ins w:id="969" w:author="Xin Li" w:date="2026-08-21T09:58:00Z" w16du:dateUtc="2026-08-21T01:58:00Z">
        <w:del w:id="970" w:author="Prof. LIU Ben" w:date="2026-08-24T23:11:00Z" w16du:dateUtc="2026-08-24T15:11:00Z">
          <w:r w:rsidR="000D303C" w:rsidDel="00B369E9">
            <w:delText xml:space="preserve">in Appendix </w:delText>
          </w:r>
        </w:del>
      </w:ins>
      <w:del w:id="971" w:author="Prof. LIU Ben" w:date="2026-08-24T23:11:00Z" w16du:dateUtc="2026-08-24T15:11:00Z">
        <w:r w:rsidR="000E4EEB" w:rsidRPr="00015210" w:rsidDel="00B369E9">
          <w:delText>positions our study against the three most closely related studies on the dimensions that drive this identification.</w:delText>
        </w:r>
      </w:del>
      <w:ins w:id="972" w:author="Xin Li" w:date="2026-08-21T10:39:00Z" w16du:dateUtc="2026-08-21T02:39:00Z">
        <w:del w:id="973" w:author="Prof. LIU Ben" w:date="2026-08-24T23:11:00Z" w16du:dateUtc="2026-08-24T15:11:00Z">
          <w:r w:rsidR="00A73120" w:rsidDel="00B369E9">
            <w:delText xml:space="preserve"> In particular</w:delText>
          </w:r>
        </w:del>
      </w:ins>
      <w:ins w:id="974" w:author="Xin Li" w:date="2026-08-21T10:40:00Z" w16du:dateUtc="2026-08-21T02:40:00Z">
        <w:del w:id="975" w:author="Prof. LIU Ben" w:date="2026-08-24T23:11:00Z" w16du:dateUtc="2026-08-24T15:11:00Z">
          <w:r w:rsidR="00A73120" w:rsidDel="00B369E9">
            <w:delText xml:space="preserve">, </w:delText>
          </w:r>
        </w:del>
      </w:ins>
    </w:p>
    <w:p w14:paraId="5A3BEDBB" w14:textId="754AF1E6" w:rsidR="000E4EEB" w:rsidRPr="00015210" w:rsidDel="00B369E9" w:rsidRDefault="000E4EEB">
      <w:pPr>
        <w:pStyle w:val="Paragraph0"/>
        <w:ind w:firstLine="0"/>
        <w:rPr>
          <w:del w:id="976" w:author="Prof. LIU Ben" w:date="2026-08-24T23:11:00Z" w16du:dateUtc="2026-08-24T15:11:00Z"/>
        </w:rPr>
        <w:pPrChange w:id="977" w:author="Prof. LIU Ben" w:date="2026-08-25T02:59:00Z" w16du:dateUtc="2026-08-24T18:59:00Z">
          <w:pPr>
            <w:pStyle w:val="Paragraph0"/>
          </w:pPr>
        </w:pPrChange>
      </w:pPr>
      <w:del w:id="978" w:author="Prof. LIU Ben" w:date="2026-08-24T23:11:00Z" w16du:dateUtc="2026-08-24T15:11:00Z">
        <w:r w:rsidRPr="00015210" w:rsidDel="00B369E9">
          <w:delText>T</w:delText>
        </w:r>
      </w:del>
      <w:ins w:id="979" w:author="Xin Li" w:date="2026-08-21T10:40:00Z" w16du:dateUtc="2026-08-21T02:40:00Z">
        <w:del w:id="980" w:author="Prof. LIU Ben" w:date="2026-08-24T22:24:00Z" w16du:dateUtc="2026-08-24T14:24:00Z">
          <w:r w:rsidR="00A73120" w:rsidDel="00B369E9">
            <w:delText>t</w:delText>
          </w:r>
        </w:del>
      </w:ins>
      <w:del w:id="981" w:author="Prof. LIU Ben" w:date="2026-08-24T22:24:00Z" w16du:dateUtc="2026-08-24T14:24:00Z">
        <w:r w:rsidRPr="00015210" w:rsidDel="00B369E9">
          <w:delText>hree</w:delText>
        </w:r>
      </w:del>
      <w:del w:id="982" w:author="Prof. LIU Ben" w:date="2026-08-24T23:11:00Z" w16du:dateUtc="2026-08-24T15:11:00Z">
        <w:r w:rsidRPr="00015210" w:rsidDel="00B369E9">
          <w:delText xml:space="preserve"> features of our setting make this decomposition possible and make its </w:delText>
        </w:r>
      </w:del>
      <w:ins w:id="983" w:author="Xin Li" w:date="2026-08-21T10:40:00Z" w16du:dateUtc="2026-08-21T02:40:00Z">
        <w:del w:id="984" w:author="Prof. LIU Ben" w:date="2026-08-24T23:11:00Z" w16du:dateUtc="2026-08-24T15:11:00Z">
          <w:r w:rsidR="00A73120" w:rsidDel="00B369E9">
            <w:delText>our finding unique to the literature</w:delText>
          </w:r>
        </w:del>
      </w:ins>
      <w:del w:id="985" w:author="Prof. LIU Ben" w:date="2026-08-24T23:11:00Z" w16du:dateUtc="2026-08-24T15:11:00Z">
        <w:r w:rsidRPr="00015210" w:rsidDel="00B369E9">
          <w:delText>results consequential. First, the AI is deployed by the platform under direct governance, so its presence is a design choice rather than an uncontrollable environmental shift</w:delText>
        </w:r>
      </w:del>
      <w:ins w:id="986" w:author="Xin Li" w:date="2026-08-21T10:43:00Z" w16du:dateUtc="2026-08-21T02:43:00Z">
        <w:del w:id="987" w:author="Prof. LIU Ben" w:date="2026-08-24T23:11:00Z" w16du:dateUtc="2026-08-24T15:11:00Z">
          <w:r w:rsidR="00A73120" w:rsidDel="00B369E9">
            <w:delText xml:space="preserve"> as compared with </w:delText>
          </w:r>
          <w:r w:rsidR="00A73120" w:rsidRPr="00A73120" w:rsidDel="00B369E9">
            <w:rPr>
              <w:highlight w:val="yellow"/>
              <w:rPrChange w:id="988" w:author="Xin Li" w:date="2026-08-21T10:43:00Z" w16du:dateUtc="2026-08-21T02:43:00Z">
                <w:rPr/>
              </w:rPrChange>
            </w:rPr>
            <w:delText>[Xue 2026 , shan 2026]</w:delText>
          </w:r>
        </w:del>
      </w:ins>
      <w:del w:id="989" w:author="Prof. LIU Ben" w:date="2026-08-24T23:11:00Z" w16du:dateUtc="2026-08-24T15:11:00Z">
        <w:r w:rsidRPr="00015210" w:rsidDel="00B369E9">
          <w:delText xml:space="preserve">, which places the findings within managerial reach. </w:delText>
        </w:r>
      </w:del>
      <w:moveFromRangeStart w:id="990" w:author="Xin Li" w:date="2026-08-21T10:42:00Z" w:name="move238201343"/>
      <w:moveFrom w:id="991" w:author="Xin Li" w:date="2026-08-21T10:42:00Z" w16du:dateUtc="2026-08-21T02:42:00Z">
        <w:del w:id="992" w:author="Prof. LIU Ben" w:date="2026-08-24T23:11:00Z" w16du:dateUtc="2026-08-24T15:11:00Z">
          <w:r w:rsidRPr="00015210" w:rsidDel="00B369E9">
            <w:delText xml:space="preserve">Second, assignment of AI answers is randomized at the question level, which permits clean causal inference and allows us to compare questions whose earliest answer is AI-generated with otherwise identical questions whose earliest answer is human-generated. </w:delText>
          </w:r>
        </w:del>
      </w:moveFrom>
      <w:moveFromRangeEnd w:id="990"/>
      <w:del w:id="993" w:author="Prof. LIU Ben" w:date="2026-08-24T23:11:00Z" w16du:dateUtc="2026-08-24T15:11:00Z">
        <w:r w:rsidRPr="00015210" w:rsidDel="00B369E9">
          <w:delText>Third</w:delText>
        </w:r>
      </w:del>
      <w:ins w:id="994" w:author="Xin Li" w:date="2026-08-21T10:42:00Z" w16du:dateUtc="2026-08-21T02:42:00Z">
        <w:del w:id="995" w:author="Prof. LIU Ben" w:date="2026-08-24T23:11:00Z" w16du:dateUtc="2026-08-24T15:11:00Z">
          <w:r w:rsidR="00A73120" w:rsidDel="00B369E9">
            <w:delText>Second</w:delText>
          </w:r>
        </w:del>
      </w:ins>
      <w:del w:id="996" w:author="Prof. LIU Ben" w:date="2026-08-24T23:11:00Z" w16du:dateUtc="2026-08-24T15:11:00Z">
        <w:r w:rsidRPr="00015210" w:rsidDel="00B369E9">
          <w:delText>, the AI responds almost immediately, before any human contributor arrives, in a technical domain where its capabilities are strongest, which places human contributors in the most competitively demanding configuration a platform is likely to create</w:delText>
        </w:r>
      </w:del>
      <w:ins w:id="997" w:author="Xin Li" w:date="2026-08-21T10:43:00Z" w16du:dateUtc="2026-08-21T02:43:00Z">
        <w:del w:id="998" w:author="Prof. LIU Ben" w:date="2026-08-24T23:11:00Z" w16du:dateUtc="2026-08-24T15:11:00Z">
          <w:r w:rsidR="00A73120" w:rsidDel="00B369E9">
            <w:delText xml:space="preserve">as compared with </w:delText>
          </w:r>
          <w:r w:rsidR="00A73120" w:rsidRPr="00A73120" w:rsidDel="00B369E9">
            <w:rPr>
              <w:highlight w:val="yellow"/>
              <w:rPrChange w:id="999" w:author="Xin Li" w:date="2026-08-21T10:43:00Z" w16du:dateUtc="2026-08-21T02:43:00Z">
                <w:rPr/>
              </w:rPrChange>
            </w:rPr>
            <w:delText>[Su 2025]</w:delText>
          </w:r>
        </w:del>
      </w:ins>
      <w:del w:id="1000" w:author="Prof. LIU Ben" w:date="2026-08-24T23:11:00Z" w16du:dateUtc="2026-08-24T15:11:00Z">
        <w:r w:rsidRPr="00015210" w:rsidDel="00B369E9">
          <w:delText xml:space="preserve">. </w:delText>
        </w:r>
      </w:del>
      <w:ins w:id="1001" w:author="Xin Li" w:date="2026-08-21T10:44:00Z" w16du:dateUtc="2026-08-21T02:44:00Z">
        <w:del w:id="1002" w:author="Prof. LIU Ben" w:date="2026-08-24T23:11:00Z" w16du:dateUtc="2026-08-24T15:11:00Z">
          <w:r w:rsidR="00A73120" w:rsidDel="00B369E9">
            <w:delText xml:space="preserve">Third, </w:delText>
          </w:r>
        </w:del>
      </w:ins>
      <w:ins w:id="1003" w:author="Xin Li" w:date="2026-08-21T10:45:00Z" w16du:dateUtc="2026-08-21T02:45:00Z">
        <w:del w:id="1004" w:author="Prof. LIU Ben" w:date="2026-08-24T23:11:00Z" w16du:dateUtc="2026-08-24T15:11:00Z">
          <w:r w:rsidR="00CC5F2D" w:rsidDel="00B369E9">
            <w:delText xml:space="preserve">the AI reponses are explicitly labled, making </w:delText>
          </w:r>
        </w:del>
      </w:ins>
      <w:del w:id="1005" w:author="Prof. LIU Ben" w:date="2026-08-24T23:11:00Z" w16du:dateUtc="2026-08-24T15:11:00Z">
        <w:r w:rsidR="00A73120" w:rsidRPr="00015210" w:rsidDel="00B369E9">
          <w:delText xml:space="preserve">In both, the effect of AI content and the effect of the AI label are bundled, and the competitive signal the answerer confronted is unobserved. Platform-deployed, explicitly labeled AI dissolves this bundle. Because both the source and the content of the AI contribution are visible to community members and to the researcher, it becomes possible to estimate the effect of the AI </w:delText>
        </w:r>
        <w:r w:rsidR="00A73120" w:rsidRPr="00015210" w:rsidDel="00B369E9">
          <w:rPr>
            <w:i/>
            <w:iCs/>
          </w:rPr>
          <w:delText>label</w:delText>
        </w:r>
        <w:r w:rsidR="00A73120" w:rsidRPr="00015210" w:rsidDel="00B369E9">
          <w:delText xml:space="preserve"> separately from the effects of specific content attributes, namely length and quality, and to test the distinct decision processes through which each operates. </w:delText>
        </w:r>
      </w:del>
      <w:moveToRangeStart w:id="1006" w:author="Xin Li" w:date="2026-08-21T10:42:00Z" w:name="move238201343"/>
      <w:moveTo w:id="1007" w:author="Xin Li" w:date="2026-08-21T10:42:00Z" w16du:dateUtc="2026-08-21T02:42:00Z">
        <w:del w:id="1008" w:author="Prof. LIU Ben" w:date="2026-08-24T23:11:00Z" w16du:dateUtc="2026-08-24T15:11:00Z">
          <w:r w:rsidR="00A73120" w:rsidRPr="00015210" w:rsidDel="00B369E9">
            <w:delText>Second</w:delText>
          </w:r>
        </w:del>
      </w:moveTo>
      <w:ins w:id="1009" w:author="Xin Li" w:date="2026-08-21T10:46:00Z" w16du:dateUtc="2026-08-21T02:46:00Z">
        <w:del w:id="1010" w:author="Prof. LIU Ben" w:date="2026-08-24T22:24:00Z" w16du:dateUtc="2026-08-24T14:24:00Z">
          <w:r w:rsidR="00CC5F2D" w:rsidDel="00B369E9">
            <w:delText>Fourth</w:delText>
          </w:r>
        </w:del>
      </w:ins>
      <w:moveTo w:id="1011" w:author="Xin Li" w:date="2026-08-21T10:42:00Z" w16du:dateUtc="2026-08-21T02:42:00Z">
        <w:del w:id="1012" w:author="Prof. LIU Ben" w:date="2026-08-24T23:11:00Z" w16du:dateUtc="2026-08-24T15:11:00Z">
          <w:r w:rsidR="00A73120" w:rsidRPr="00015210" w:rsidDel="00B369E9">
            <w:delText xml:space="preserve">, assignment of AI answers is randomized at the question level, which permits clean causal inference and allows us to compare questions whose earliest answer is AI-generated with otherwise identical questions whose earliest answer is human-generated. </w:delText>
          </w:r>
        </w:del>
      </w:moveTo>
      <w:moveToRangeEnd w:id="1006"/>
      <w:del w:id="1013" w:author="Prof. LIU Ben" w:date="2026-08-24T23:11:00Z" w16du:dateUtc="2026-08-24T15:11:00Z">
        <w:r w:rsidRPr="00015210" w:rsidDel="00B369E9">
          <w:delText xml:space="preserve">Because external tools remain freely available throughout our observation window, our estimates should be interpreted as the effect of </w:delText>
        </w:r>
        <w:r w:rsidRPr="00015210" w:rsidDel="00B369E9">
          <w:rPr>
            <w:i/>
            <w:iCs/>
          </w:rPr>
          <w:delText>adding</w:delText>
        </w:r>
        <w:r w:rsidRPr="00015210" w:rsidDel="00B369E9">
          <w:delText xml:space="preserve"> visible, platform-integrated AI on top of a baseline in which external AI is already accessible. This is the decision platforms actually face: they cannot eliminate external GenAI, but they can choose whether and how to deploy their own.</w:delText>
        </w:r>
      </w:del>
    </w:p>
    <w:p w14:paraId="12AAFCC4" w14:textId="2A0D55EA" w:rsidR="00E912B4" w:rsidDel="00B369E9" w:rsidRDefault="00CC5F2D">
      <w:pPr>
        <w:pStyle w:val="Paragraph0"/>
        <w:ind w:firstLine="0"/>
        <w:rPr>
          <w:del w:id="1014" w:author="Prof. LIU Ben" w:date="2026-08-24T23:12:00Z" w16du:dateUtc="2026-08-24T15:12:00Z"/>
        </w:rPr>
        <w:pPrChange w:id="1015" w:author="Prof. LIU Ben" w:date="2026-08-25T02:59:00Z" w16du:dateUtc="2026-08-24T18:59:00Z">
          <w:pPr>
            <w:pStyle w:val="Paragraph0"/>
          </w:pPr>
        </w:pPrChange>
      </w:pPr>
      <w:ins w:id="1016" w:author="Xin Li" w:date="2026-08-21T10:46:00Z" w16du:dateUtc="2026-08-21T02:46:00Z">
        <w:del w:id="1017" w:author="Prof. LIU Ben" w:date="2026-08-24T23:12:00Z" w16du:dateUtc="2026-08-24T15:12:00Z">
          <w:r w:rsidDel="00B369E9">
            <w:delText>The stud</w:delText>
          </w:r>
        </w:del>
      </w:ins>
      <w:ins w:id="1018" w:author="Xin Li" w:date="2026-08-21T10:47:00Z" w16du:dateUtc="2026-08-21T02:47:00Z">
        <w:del w:id="1019" w:author="Prof. LIU Ben" w:date="2026-08-24T23:12:00Z" w16du:dateUtc="2026-08-24T15:12:00Z">
          <w:r w:rsidDel="00B369E9">
            <w:delText xml:space="preserve">y </w:delText>
          </w:r>
        </w:del>
      </w:ins>
      <w:del w:id="1020" w:author="Prof. LIU Ben" w:date="2026-08-24T23:12:00Z" w16du:dateUtc="2026-08-24T15:12:00Z">
        <w:r w:rsidR="00802605" w:rsidRPr="00015210" w:rsidDel="00B369E9">
          <w:delText xml:space="preserve">Understanding its effects is therefore directly </w:delText>
        </w:r>
      </w:del>
      <w:ins w:id="1021" w:author="Xin Li" w:date="2026-08-21T10:47:00Z" w16du:dateUtc="2026-08-21T02:47:00Z">
        <w:del w:id="1022" w:author="Prof. LIU Ben" w:date="2026-08-24T23:12:00Z" w16du:dateUtc="2026-08-24T15:12:00Z">
          <w:r w:rsidDel="00B369E9">
            <w:delText xml:space="preserve">answering a question </w:delText>
          </w:r>
        </w:del>
      </w:ins>
      <w:del w:id="1023" w:author="Prof. LIU Ben" w:date="2026-08-24T23:12:00Z" w16du:dateUtc="2026-08-24T15:12:00Z">
        <w:r w:rsidR="00802605" w:rsidRPr="00015210" w:rsidDel="00B369E9">
          <w:delText>relevant to platform design and community management</w:delText>
        </w:r>
      </w:del>
      <w:ins w:id="1024" w:author="Xin Li" w:date="2026-08-21T10:47:00Z" w16du:dateUtc="2026-08-21T02:47:00Z">
        <w:del w:id="1025" w:author="Prof. LIU Ben" w:date="2026-08-24T23:12:00Z" w16du:dateUtc="2026-08-24T15:12:00Z">
          <w:r w:rsidDel="00B369E9">
            <w:delText xml:space="preserve">: </w:delText>
          </w:r>
        </w:del>
      </w:ins>
      <w:del w:id="1026" w:author="Prof. LIU Ben" w:date="2026-08-24T23:12:00Z" w16du:dateUtc="2026-08-24T15:12:00Z">
        <w:r w:rsidR="00802605" w:rsidRPr="00015210" w:rsidDel="00B369E9">
          <w:delText>. Our study addresses this gap by examining how platform-deployed internal GenAI (on top of existing external GenAI availability) affects human answer supply and contribution quality in a</w:delText>
        </w:r>
        <w:r w:rsidR="00206A4E" w:rsidRPr="00015210" w:rsidDel="00B369E9">
          <w:delText>n</w:delText>
        </w:r>
        <w:r w:rsidR="00572CD6" w:rsidRPr="00015210" w:rsidDel="00B369E9">
          <w:delText xml:space="preserve"> online Q&amp;A community</w:delText>
        </w:r>
        <w:r w:rsidR="00802605" w:rsidRPr="00015210" w:rsidDel="00B369E9">
          <w:delText xml:space="preserve"> setting.</w:delText>
        </w:r>
        <w:bookmarkStart w:id="1027" w:name="OLE_LINK8"/>
        <w:r w:rsidR="00E912B4" w:rsidRPr="00015210" w:rsidDel="00B369E9">
          <w:delText xml:space="preserve"> </w:delText>
        </w:r>
      </w:del>
    </w:p>
    <w:p w14:paraId="699BD112" w14:textId="07A61C75" w:rsidR="00E912B4" w:rsidDel="00B369E9" w:rsidRDefault="00E912B4">
      <w:pPr>
        <w:pStyle w:val="Paragraph0"/>
        <w:ind w:firstLine="0"/>
        <w:rPr>
          <w:del w:id="1028" w:author="Prof. LIU Ben" w:date="2026-08-24T23:12:00Z" w16du:dateUtc="2026-08-24T15:12:00Z"/>
        </w:rPr>
        <w:pPrChange w:id="1029" w:author="Prof. LIU Ben" w:date="2026-08-25T02:59:00Z" w16du:dateUtc="2026-08-24T18:59:00Z">
          <w:pPr>
            <w:pStyle w:val="Paragraph0"/>
          </w:pPr>
        </w:pPrChange>
      </w:pPr>
    </w:p>
    <w:p w14:paraId="053B8EAE" w14:textId="37353A6B" w:rsidR="00963733" w:rsidRPr="00015210" w:rsidDel="00CA69FF" w:rsidRDefault="00963733">
      <w:pPr>
        <w:pStyle w:val="Heading1"/>
        <w:ind w:left="0" w:firstLine="0"/>
        <w:rPr>
          <w:del w:id="1030" w:author="Prof. LIU Ben" w:date="2026-08-25T02:26:00Z" w16du:dateUtc="2026-08-24T18:26:00Z"/>
        </w:rPr>
        <w:pPrChange w:id="1031" w:author="Prof. LIU Ben" w:date="2026-08-25T02:59:00Z" w16du:dateUtc="2026-08-24T18:59:00Z">
          <w:pPr>
            <w:pStyle w:val="Heading1"/>
          </w:pPr>
        </w:pPrChange>
      </w:pPr>
      <w:ins w:id="1032" w:author="Xin Li" w:date="2026-08-22T07:51:00Z" w16du:dateUtc="2026-08-21T23:51:00Z">
        <w:del w:id="1033" w:author="Prof. LIU Ben" w:date="2026-08-25T02:26:00Z" w16du:dateUtc="2026-08-24T18:26:00Z">
          <w:r w:rsidDel="00CA69FF">
            <w:delText>Research Context</w:delText>
          </w:r>
        </w:del>
      </w:ins>
      <w:del w:id="1034" w:author="Prof. LIU Ben" w:date="2026-08-25T02:26:00Z" w16du:dateUtc="2026-08-24T18:26:00Z">
        <w:r w:rsidRPr="00015210" w:rsidDel="00CA69FF">
          <w:delText>SegmentFault and a Randomized Field Experiment on Internal GenAI</w:delText>
        </w:r>
      </w:del>
    </w:p>
    <w:p w14:paraId="58DD6EF8" w14:textId="1AE7C998" w:rsidR="00963733" w:rsidRPr="00015210" w:rsidDel="00CA69FF" w:rsidRDefault="00963733">
      <w:pPr>
        <w:pStyle w:val="Paragraph0"/>
        <w:ind w:firstLine="0"/>
        <w:rPr>
          <w:del w:id="1035" w:author="Prof. LIU Ben" w:date="2026-08-25T02:26:00Z" w16du:dateUtc="2026-08-24T18:26:00Z"/>
        </w:rPr>
        <w:pPrChange w:id="1036" w:author="Prof. LIU Ben" w:date="2026-08-25T02:59:00Z" w16du:dateUtc="2026-08-24T18:59:00Z">
          <w:pPr>
            <w:pStyle w:val="Paragraph0"/>
          </w:pPr>
        </w:pPrChange>
      </w:pPr>
      <w:ins w:id="1037" w:author="Xin Li" w:date="2026-08-22T07:52:00Z" w16du:dateUtc="2026-08-21T23:52:00Z">
        <w:del w:id="1038" w:author="Prof. LIU Ben" w:date="2026-08-25T02:26:00Z" w16du:dateUtc="2026-08-24T18:26:00Z">
          <w:r w:rsidDel="00CA69FF">
            <w:delText>To put our discussion in to more specific context to ease understanding, o</w:delText>
          </w:r>
        </w:del>
      </w:ins>
      <w:del w:id="1039" w:author="Prof. LIU Ben" w:date="2026-08-25T02:26:00Z" w16du:dateUtc="2026-08-24T18:26:00Z">
        <w:r w:rsidRPr="00015210" w:rsidDel="00CA69FF">
          <w:delText>Our study examines data from SegmentFault, a prominent Chinese technical Q&amp;A community specializing in IT and software development. Founded in 2012, SegmentFault serves nearly 7 million users and facilitates knowledge exchange across web/mobile development, AI, cloud computing, and cybersecurity. As of April 2024, the platform contains over 310,000 technical questions with 1.9 answers per question on average. Among global technical Q&amp;A communities, SegmentFault ranks sixth in questions asked, third in answers provided, and first in answer-to-question ratio.</w:delText>
        </w:r>
        <w:r w:rsidRPr="00015210" w:rsidDel="00CA69FF">
          <w:rPr>
            <w:vertAlign w:val="superscript"/>
          </w:rPr>
          <w:footnoteReference w:id="3"/>
        </w:r>
        <w:r w:rsidRPr="00015210" w:rsidDel="00CA69FF">
          <w:delText xml:space="preserve"> It constitutes an essential resource for Chinese developers, programmers, and IT engineers who seek knowledge, solutions, and collaboration opportunities.</w:delText>
        </w:r>
      </w:del>
    </w:p>
    <w:p w14:paraId="41F6FE0E" w14:textId="32E1D947" w:rsidR="00963733" w:rsidRPr="00015210" w:rsidDel="00CA69FF" w:rsidRDefault="00963733">
      <w:pPr>
        <w:pStyle w:val="Paragraph0"/>
        <w:ind w:firstLine="0"/>
        <w:rPr>
          <w:del w:id="1042" w:author="Prof. LIU Ben" w:date="2026-08-25T02:26:00Z" w16du:dateUtc="2026-08-24T18:26:00Z"/>
        </w:rPr>
        <w:pPrChange w:id="1043" w:author="Prof. LIU Ben" w:date="2026-08-25T02:59:00Z" w16du:dateUtc="2026-08-24T18:59:00Z">
          <w:pPr>
            <w:pStyle w:val="Paragraph0"/>
          </w:pPr>
        </w:pPrChange>
      </w:pPr>
      <w:del w:id="1044" w:author="Prof. LIU Ben" w:date="2026-08-25T02:26:00Z" w16du:dateUtc="2026-08-24T18:26:00Z">
        <w:r w:rsidRPr="00015210" w:rsidDel="00CA69FF">
          <w:delText>SegmentFault’s ecosystem relies on user-generated content and interactions. Members pos</w:delText>
        </w:r>
      </w:del>
      <w:ins w:id="1045" w:author="Xin Li" w:date="2026-08-22T07:42:00Z" w16du:dateUtc="2026-08-21T23:42:00Z">
        <w:del w:id="1046" w:author="Prof. LIU Ben" w:date="2026-08-25T02:26:00Z" w16du:dateUtc="2026-08-24T18:26:00Z">
          <w:r w:rsidDel="00CA69FF">
            <w:delText>t</w:delText>
          </w:r>
        </w:del>
      </w:ins>
      <w:del w:id="1047" w:author="Prof. LIU Ben" w:date="2026-08-25T02:26:00Z" w16du:dateUtc="2026-08-24T18:26:00Z">
        <w:r w:rsidRPr="00015210" w:rsidDel="00CA69FF">
          <w:delText>e questions, provide answers, participate in discussions, and express approval through “accept” or “like” actions. The operations team reviews user-contributed solutions before publishing them. Features enhancing engagement include comment sections for each answer, a voting system enabling questioners to “accept” answers while viewers upvote or downvote, and a reputation system rewarding members with points and medals based on contribution quantity and quality.</w:delText>
        </w:r>
      </w:del>
    </w:p>
    <w:p w14:paraId="3B7D3062" w14:textId="5DFC3C3A" w:rsidR="00963733" w:rsidRPr="00015210" w:rsidDel="00CA69FF" w:rsidRDefault="00963733">
      <w:pPr>
        <w:pStyle w:val="Paragraph0"/>
        <w:ind w:firstLine="0"/>
        <w:rPr>
          <w:del w:id="1048" w:author="Prof. LIU Ben" w:date="2026-08-25T02:26:00Z" w16du:dateUtc="2026-08-24T18:26:00Z"/>
        </w:rPr>
      </w:pPr>
      <w:del w:id="1049" w:author="Prof. LIU Ben" w:date="2026-08-25T02:26:00Z" w16du:dateUtc="2026-08-24T18:26:00Z">
        <w:r w:rsidRPr="00015210" w:rsidDel="00CA69FF">
          <w:delText>Our study leverages a randomized field experiment conducted by SegmentFault.</w:delText>
        </w:r>
        <w:r w:rsidRPr="00015210" w:rsidDel="00CA69FF">
          <w:rPr>
            <w:vertAlign w:val="superscript"/>
          </w:rPr>
          <w:footnoteReference w:id="4"/>
        </w:r>
        <w:r w:rsidRPr="00015210" w:rsidDel="00CA69FF">
          <w:delText xml:space="preserve"> Beginning September 13, 2023, the platform conducted an A/B test of its internal GenAI. Each newly posted question was randomly assigned to either the treatment group (receiving an AI-generated answer) or the control group (receiving no AI answer). Each question received an independent random assignment upon posting, with no systematic variation by questioner characteristics, time periods, or other factors.</w:delText>
        </w:r>
        <w:r w:rsidRPr="00015210" w:rsidDel="00CA69FF">
          <w:rPr>
            <w:rStyle w:val="FootnoteReference"/>
          </w:rPr>
          <w:footnoteReference w:id="5"/>
        </w:r>
        <w:r w:rsidRPr="00015210" w:rsidDel="00CA69FF">
          <w:delText xml:space="preserve"> This question-level randomization offers a unique opportunity to investigate how internal GenAI affects user behaviors and community dynamics in the presence of external GenAI. Online Appendix A provides detailed background information.</w:delText>
        </w:r>
        <w:r w:rsidRPr="00015210" w:rsidDel="00CA69FF">
          <w:rPr>
            <w:rStyle w:val="FootnoteReference"/>
          </w:rPr>
          <w:footnoteReference w:id="6"/>
        </w:r>
      </w:del>
    </w:p>
    <w:p w14:paraId="4CB5FC83" w14:textId="0DAA00CD" w:rsidR="00963733" w:rsidRPr="00015210" w:rsidDel="00CA69FF" w:rsidRDefault="00963733">
      <w:pPr>
        <w:pStyle w:val="TableFiguretitle"/>
        <w:rPr>
          <w:del w:id="1056" w:author="Prof. LIU Ben" w:date="2026-08-25T02:26:00Z" w16du:dateUtc="2026-08-24T18:26:00Z"/>
        </w:rPr>
      </w:pPr>
      <w:del w:id="1057" w:author="Prof. LIU Ben" w:date="2026-08-25T02:26:00Z" w16du:dateUtc="2026-08-24T18:26:00Z">
        <w:r w:rsidRPr="00015210" w:rsidDel="00CA69FF">
          <w:rPr>
            <w:b w:val="0"/>
            <w:noProof/>
          </w:rPr>
          <w:drawing>
            <wp:inline distT="0" distB="0" distL="0" distR="0" wp14:anchorId="35BE69B7" wp14:editId="64EA5AC2">
              <wp:extent cx="5960447" cy="2889955"/>
              <wp:effectExtent l="0" t="0" r="0" b="5715"/>
              <wp:docPr id="1881988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22"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del>
    </w:p>
    <w:p w14:paraId="7CA5106B" w14:textId="2BFE8B95" w:rsidR="00963733" w:rsidRPr="00015210" w:rsidDel="00CA69FF" w:rsidRDefault="00963733">
      <w:pPr>
        <w:pStyle w:val="TableFiguretitle"/>
        <w:rPr>
          <w:del w:id="1058" w:author="Prof. LIU Ben" w:date="2026-08-25T02:26:00Z" w16du:dateUtc="2026-08-24T18:26:00Z"/>
        </w:rPr>
      </w:pPr>
      <w:bookmarkStart w:id="1059" w:name="_Ref177392623"/>
      <w:del w:id="1060" w:author="Prof. LIU Ben" w:date="2026-08-25T02:26:00Z" w16du:dateUtc="2026-08-24T18:26:00Z">
        <w:r w:rsidRPr="00015210" w:rsidDel="00CA69FF">
          <w:delText>Figure</w:delText>
        </w:r>
        <w:bookmarkEnd w:id="1059"/>
        <w:r w:rsidRPr="00015210" w:rsidDel="00CA69FF">
          <w:delText xml:space="preserve"> 3</w:delText>
        </w:r>
      </w:del>
      <w:ins w:id="1061" w:author="Xin Li" w:date="2026-08-22T08:26:00Z" w16du:dateUtc="2026-08-22T00:26:00Z">
        <w:del w:id="1062" w:author="Prof. LIU Ben" w:date="2026-08-25T02:26:00Z" w16du:dateUtc="2026-08-24T18:26:00Z">
          <w:r w:rsidR="00270DFC" w:rsidDel="00CA69FF">
            <w:delText>2</w:delText>
          </w:r>
        </w:del>
      </w:ins>
      <w:del w:id="1063" w:author="Prof. LIU Ben" w:date="2026-08-25T02:26:00Z" w16du:dateUtc="2026-08-24T18:26:00Z">
        <w:r w:rsidRPr="00015210" w:rsidDel="00CA69FF">
          <w:delText>. Illustration of treatment and control questions</w:delText>
        </w:r>
      </w:del>
    </w:p>
    <w:p w14:paraId="6373C91D" w14:textId="295F6403" w:rsidR="00963733" w:rsidRPr="00015210" w:rsidDel="00CA69FF" w:rsidRDefault="00963733">
      <w:pPr>
        <w:pStyle w:val="Paragraph0"/>
        <w:ind w:firstLine="0"/>
        <w:rPr>
          <w:del w:id="1064" w:author="Prof. LIU Ben" w:date="2026-08-25T02:26:00Z" w16du:dateUtc="2026-08-24T18:26:00Z"/>
        </w:rPr>
        <w:pPrChange w:id="1065" w:author="Prof. LIU Ben" w:date="2026-08-25T02:59:00Z" w16du:dateUtc="2026-08-24T18:59:00Z">
          <w:pPr>
            <w:pStyle w:val="Paragraph0"/>
            <w:ind w:firstLine="720"/>
          </w:pPr>
        </w:pPrChange>
      </w:pPr>
      <w:del w:id="1066" w:author="Prof. LIU Ben" w:date="2026-08-25T02:26:00Z" w16du:dateUtc="2026-08-24T18:26:00Z">
        <w:r w:rsidRPr="00015210" w:rsidDel="00CA69FF">
          <w:delText xml:space="preserve">Figure 3 </w:delText>
        </w:r>
      </w:del>
      <w:ins w:id="1067" w:author="Xin Li" w:date="2026-08-22T08:26:00Z" w16du:dateUtc="2026-08-22T00:26:00Z">
        <w:del w:id="1068" w:author="Prof. LIU Ben" w:date="2026-08-25T02:26:00Z" w16du:dateUtc="2026-08-24T18:26:00Z">
          <w:r w:rsidR="00270DFC" w:rsidDel="00CA69FF">
            <w:delText>2</w:delText>
          </w:r>
          <w:r w:rsidR="00270DFC" w:rsidRPr="00015210" w:rsidDel="00CA69FF">
            <w:delText xml:space="preserve"> </w:delText>
          </w:r>
        </w:del>
      </w:ins>
      <w:del w:id="1069" w:author="Prof. LIU Ben" w:date="2026-08-25T02:26:00Z" w16du:dateUtc="2026-08-24T18:26:00Z">
        <w:r w:rsidRPr="00015210" w:rsidDel="00CA69FF">
          <w:delText>illustrates differences between “treated questions” (with AI answers) and “control questions” (without). While the platform records precise timestamps for human answers, it omits this for AI answers. We observe that AI answers appear within five minutes of question posting, substantially faster than human answers, which arrive after an average nine-hour delay. Consequently</w:delText>
        </w:r>
      </w:del>
      <w:ins w:id="1070" w:author="Xin Li" w:date="2026-08-22T07:56:00Z" w16du:dateUtc="2026-08-21T23:56:00Z">
        <w:del w:id="1071" w:author="Prof. LIU Ben" w:date="2026-08-25T02:26:00Z" w16du:dateUtc="2026-08-24T18:26:00Z">
          <w:r w:rsidDel="00CA69FF">
            <w:delText>Meanwhile</w:delText>
          </w:r>
        </w:del>
      </w:ins>
      <w:del w:id="1072" w:author="Prof. LIU Ben" w:date="2026-08-25T02:26:00Z" w16du:dateUtc="2026-08-24T18:26:00Z">
        <w:r w:rsidRPr="00015210" w:rsidDel="00CA69FF">
          <w:delText xml:space="preserve">, AI answers </w:delText>
        </w:r>
      </w:del>
      <w:ins w:id="1073" w:author="Xin Li" w:date="2026-08-22T07:56:00Z" w16du:dateUtc="2026-08-21T23:56:00Z">
        <w:del w:id="1074" w:author="Prof. LIU Ben" w:date="2026-08-25T02:26:00Z" w16du:dateUtc="2026-08-24T18:26:00Z">
          <w:r w:rsidDel="00CA69FF">
            <w:delText xml:space="preserve">always </w:delText>
          </w:r>
        </w:del>
      </w:ins>
      <w:del w:id="1075" w:author="Prof. LIU Ben" w:date="2026-08-25T02:26:00Z" w16du:dateUtc="2026-08-24T18:26:00Z">
        <w:r w:rsidRPr="00015210" w:rsidDel="00CA69FF">
          <w:delText>typically occupy the first position for treated questions. AI answers also differ from human answers because they cannot receive endorsements from questioners or votes from viewers.</w:delText>
        </w:r>
      </w:del>
    </w:p>
    <w:p w14:paraId="6BF73B45" w14:textId="30746852" w:rsidR="00963733" w:rsidRPr="00015210" w:rsidDel="00CA69FF" w:rsidRDefault="00963733">
      <w:pPr>
        <w:pStyle w:val="Paragraph0"/>
        <w:ind w:firstLine="0"/>
        <w:rPr>
          <w:del w:id="1076" w:author="Prof. LIU Ben" w:date="2026-08-25T02:26:00Z" w16du:dateUtc="2026-08-24T18:26:00Z"/>
        </w:rPr>
        <w:pPrChange w:id="1077" w:author="Prof. LIU Ben" w:date="2026-08-25T02:59:00Z" w16du:dateUtc="2026-08-24T18:59:00Z">
          <w:pPr>
            <w:pStyle w:val="Paragraph0"/>
          </w:pPr>
        </w:pPrChange>
      </w:pPr>
      <w:del w:id="1078" w:author="Prof. LIU Ben" w:date="2026-08-25T02:26:00Z" w16du:dateUtc="2026-08-24T18:26:00Z">
        <w:r w:rsidRPr="00015210" w:rsidDel="00CA69FF">
          <w:delText>Community members can provide answers regardless of the presence of an AI-generated answer. When an AI-generated answer exists, viewers typically see this content before human-generated answers. The platform initially displays only two lines of AI-generated content on the question page. Viewers can access the complete answer via a “View More” button, which triggers a pop-up window labeled “AI Answers” with a disclaimer that alerts users to potential errors or inaccuracies and indicates the content is for reference only.</w:delText>
        </w:r>
      </w:del>
    </w:p>
    <w:p w14:paraId="06A9A8D3" w14:textId="0D537B95" w:rsidR="00963733" w:rsidDel="00CA69FF" w:rsidRDefault="00963733">
      <w:pPr>
        <w:pStyle w:val="Paragraph0"/>
        <w:ind w:firstLine="0"/>
        <w:rPr>
          <w:ins w:id="1079" w:author="Xin Li" w:date="2026-08-22T07:52:00Z" w16du:dateUtc="2026-08-21T23:52:00Z"/>
          <w:del w:id="1080" w:author="Prof. LIU Ben" w:date="2026-08-25T02:26:00Z" w16du:dateUtc="2026-08-24T18:26:00Z"/>
        </w:rPr>
        <w:pPrChange w:id="1081" w:author="Prof. LIU Ben" w:date="2026-08-25T02:59:00Z" w16du:dateUtc="2026-08-24T18:59:00Z">
          <w:pPr>
            <w:pStyle w:val="Paragraph0"/>
          </w:pPr>
        </w:pPrChange>
      </w:pPr>
      <w:del w:id="1082" w:author="Prof. LIU Ben" w:date="2026-08-25T02:26:00Z" w16du:dateUtc="2026-08-24T18:26:00Z">
        <w:r w:rsidRPr="00015210" w:rsidDel="00CA69FF">
          <w:delText>Two features of the deployment matter for the analysis that follows. The AI answer is explicitly labeled, so the source signal in our framework is observable to community members and to us. And the AI answer arrives fast, well before the average nine-hour delay of the first human answer, so it occupies the first position and is the rival</w:delText>
        </w:r>
      </w:del>
      <w:ins w:id="1083" w:author="Xin Li" w:date="2026-08-22T07:37:00Z" w16du:dateUtc="2026-08-21T23:37:00Z">
        <w:del w:id="1084" w:author="Prof. LIU Ben" w:date="2026-08-25T02:26:00Z" w16du:dateUtc="2026-08-24T18:26:00Z">
          <w:r w:rsidDel="00CA69FF">
            <w:delText>competitor</w:delText>
          </w:r>
        </w:del>
      </w:ins>
      <w:del w:id="1085" w:author="Prof. LIU Ben" w:date="2026-08-25T02:26:00Z" w16du:dateUtc="2026-08-24T18:26:00Z">
        <w:r w:rsidRPr="00015210" w:rsidDel="00CA69FF">
          <w:delText xml:space="preserve"> a human answerer confronts on arrival rather than a supplement added to an existing discussion.</w:delText>
        </w:r>
      </w:del>
    </w:p>
    <w:p w14:paraId="558D9B4A" w14:textId="77777777" w:rsidR="00963733" w:rsidRPr="00015210" w:rsidRDefault="00963733">
      <w:pPr>
        <w:pStyle w:val="Paragraph0"/>
        <w:ind w:firstLine="0"/>
        <w:pPrChange w:id="1086" w:author="Prof. LIU Ben" w:date="2026-08-25T02:59:00Z" w16du:dateUtc="2026-08-24T18:59:00Z">
          <w:pPr>
            <w:pStyle w:val="Paragraph0"/>
          </w:pPr>
        </w:pPrChange>
      </w:pPr>
    </w:p>
    <w:p w14:paraId="3F530575" w14:textId="4079908B" w:rsidR="00DA0533" w:rsidRPr="00015210" w:rsidRDefault="00DA0533" w:rsidP="00E912B4">
      <w:pPr>
        <w:pStyle w:val="Heading1"/>
      </w:pPr>
      <w:r w:rsidRPr="00015210">
        <w:t>Theoretical Development</w:t>
      </w:r>
    </w:p>
    <w:p w14:paraId="590149B8" w14:textId="4E3B2F52" w:rsidR="00E55C5E" w:rsidRPr="00015210" w:rsidDel="00CA69FF" w:rsidRDefault="007450BA" w:rsidP="00E55C5E">
      <w:pPr>
        <w:pStyle w:val="Heading2"/>
        <w:rPr>
          <w:del w:id="1087" w:author="Prof. LIU Ben" w:date="2026-08-25T02:56:00Z" w16du:dateUtc="2026-08-24T18:56:00Z"/>
        </w:rPr>
      </w:pPr>
      <w:bookmarkStart w:id="1088" w:name="OLE_LINK2"/>
      <w:ins w:id="1089" w:author="Xin Li" w:date="2026-08-21T14:39:00Z" w16du:dateUtc="2026-08-21T06:39:00Z">
        <w:r>
          <w:t xml:space="preserve">Two Decisions in </w:t>
        </w:r>
      </w:ins>
      <w:del w:id="1090" w:author="Xin Li" w:date="2026-08-21T14:40:00Z" w16du:dateUtc="2026-08-21T06:40:00Z">
        <w:r w:rsidR="001945B2" w:rsidRPr="00015210" w:rsidDel="007450BA">
          <w:delText xml:space="preserve">The </w:delText>
        </w:r>
      </w:del>
      <w:del w:id="1091" w:author="Xin Li" w:date="2026-08-21T14:39:00Z" w16du:dateUtc="2026-08-21T06:39:00Z">
        <w:r w:rsidR="001945B2" w:rsidRPr="00015210" w:rsidDel="007450BA">
          <w:delText xml:space="preserve">Encounter as </w:delText>
        </w:r>
      </w:del>
      <w:r w:rsidR="001945B2" w:rsidRPr="00015210">
        <w:t xml:space="preserve">a Competitive </w:t>
      </w:r>
      <w:ins w:id="1092" w:author="Xin Li" w:date="2026-08-21T14:39:00Z" w16du:dateUtc="2026-08-21T06:39:00Z">
        <w:r w:rsidRPr="00015210">
          <w:t xml:space="preserve">Encounter </w:t>
        </w:r>
      </w:ins>
      <w:del w:id="1093" w:author="Xin Li" w:date="2026-08-21T14:40:00Z" w16du:dateUtc="2026-08-21T06:40:00Z">
        <w:r w:rsidR="001945B2" w:rsidRPr="00015210" w:rsidDel="007450BA">
          <w:delText>Episode</w:delText>
        </w:r>
      </w:del>
    </w:p>
    <w:p w14:paraId="57B62DAD" w14:textId="77777777" w:rsidR="00CA69FF" w:rsidRDefault="00CA69FF">
      <w:pPr>
        <w:pStyle w:val="Heading2"/>
        <w:rPr>
          <w:ins w:id="1094" w:author="Prof. LIU Ben" w:date="2026-08-25T02:50:00Z" w16du:dateUtc="2026-08-24T18:50:00Z"/>
        </w:rPr>
        <w:pPrChange w:id="1095" w:author="Prof. LIU Ben" w:date="2026-08-25T02:56:00Z" w16du:dateUtc="2026-08-24T18:56:00Z">
          <w:pPr>
            <w:pStyle w:val="Paragraph0"/>
          </w:pPr>
        </w:pPrChange>
      </w:pPr>
    </w:p>
    <w:p w14:paraId="49413C2F" w14:textId="4B6CFE8B" w:rsidR="005C375D" w:rsidRPr="005C375D" w:rsidRDefault="005C375D">
      <w:pPr>
        <w:pStyle w:val="Paragraph0"/>
        <w:rPr>
          <w:ins w:id="1096" w:author="Prof. LIU Ben" w:date="2026-08-25T21:10:00Z" w16du:dateUtc="2026-08-25T13:10:00Z"/>
          <w:rPrChange w:id="1097" w:author="Prof. LIU Ben" w:date="2026-08-25T21:10:00Z" w16du:dateUtc="2026-08-25T13:10:00Z">
            <w:rPr>
              <w:ins w:id="1098" w:author="Prof. LIU Ben" w:date="2026-08-25T21:10:00Z" w16du:dateUtc="2026-08-25T13:10:00Z"/>
              <w:color w:val="000000"/>
            </w:rPr>
          </w:rPrChange>
        </w:rPr>
        <w:pPrChange w:id="1099" w:author="Prof. LIU Ben" w:date="2026-08-25T21:10:00Z" w16du:dateUtc="2026-08-25T13:10:00Z">
          <w:pPr>
            <w:spacing w:before="100" w:beforeAutospacing="1" w:after="100" w:afterAutospacing="1"/>
          </w:pPr>
        </w:pPrChange>
      </w:pPr>
      <w:ins w:id="1100" w:author="Prof. LIU Ben" w:date="2026-08-25T21:10:00Z" w16du:dateUtc="2026-08-25T13:10:00Z">
        <w:r w:rsidRPr="005C375D">
          <w:rPr>
            <w:rPrChange w:id="1101" w:author="Prof. LIU Ben" w:date="2026-08-25T21:10:00Z" w16du:dateUtc="2026-08-25T13:10:00Z">
              <w:rPr>
                <w:color w:val="000000"/>
              </w:rPr>
            </w:rPrChange>
          </w:rPr>
          <w:t xml:space="preserve">Consider the following situation, which mirrors the domain we examine. A member of a </w:t>
        </w:r>
        <w:r w:rsidRPr="005C375D">
          <w:rPr>
            <w:rPrChange w:id="1102" w:author="Prof. LIU Ben" w:date="2026-08-25T21:10:00Z" w16du:dateUtc="2026-08-25T13:10:00Z">
              <w:rPr>
                <w:color w:val="000000"/>
              </w:rPr>
            </w:rPrChange>
          </w:rPr>
          <w:lastRenderedPageBreak/>
          <w:t xml:space="preserve">technical Q&amp;A platform posts a question seeking a solution to a concrete problem. Shortly afterward, and typically before any human has responded, the platform attaches an answer generated by its own </w:t>
        </w:r>
        <w:r>
          <w:rPr>
            <w:rFonts w:hint="eastAsia"/>
          </w:rPr>
          <w:t>Gen</w:t>
        </w:r>
        <w:r w:rsidRPr="005C375D">
          <w:rPr>
            <w:rPrChange w:id="1103" w:author="Prof. LIU Ben" w:date="2026-08-25T21:10:00Z" w16du:dateUtc="2026-08-25T13:10:00Z">
              <w:rPr>
                <w:color w:val="000000"/>
              </w:rPr>
            </w:rPrChange>
          </w:rPr>
          <w:t>AI system. A human answerer who arrives at the thread later sees that a machine has already responded and must decide two things: whether to answer at all, and, if so, how much effort to invest.</w:t>
        </w:r>
      </w:ins>
    </w:p>
    <w:p w14:paraId="66AEC105" w14:textId="7E67EFA4" w:rsidR="005C375D" w:rsidRPr="005C375D" w:rsidRDefault="005C375D">
      <w:pPr>
        <w:pStyle w:val="Paragraph0"/>
        <w:rPr>
          <w:ins w:id="1104" w:author="Prof. LIU Ben" w:date="2026-08-25T21:10:00Z" w16du:dateUtc="2026-08-25T13:10:00Z"/>
          <w:rPrChange w:id="1105" w:author="Prof. LIU Ben" w:date="2026-08-25T21:10:00Z" w16du:dateUtc="2026-08-25T13:10:00Z">
            <w:rPr>
              <w:ins w:id="1106" w:author="Prof. LIU Ben" w:date="2026-08-25T21:10:00Z" w16du:dateUtc="2026-08-25T13:10:00Z"/>
              <w:color w:val="000000"/>
            </w:rPr>
          </w:rPrChange>
        </w:rPr>
        <w:pPrChange w:id="1107" w:author="Prof. LIU Ben" w:date="2026-08-25T21:13:00Z" w16du:dateUtc="2026-08-25T13:13:00Z">
          <w:pPr>
            <w:spacing w:before="100" w:beforeAutospacing="1" w:after="100" w:afterAutospacing="1"/>
          </w:pPr>
        </w:pPrChange>
      </w:pPr>
      <w:ins w:id="1108" w:author="Prof. LIU Ben" w:date="2026-08-25T21:10:00Z" w16du:dateUtc="2026-08-25T13:10:00Z">
        <w:r w:rsidRPr="005C375D">
          <w:rPr>
            <w:rPrChange w:id="1109" w:author="Prof. LIU Ben" w:date="2026-08-25T21:10:00Z" w16du:dateUtc="2026-08-25T13:10:00Z">
              <w:rPr>
                <w:color w:val="000000"/>
              </w:rPr>
            </w:rPrChange>
          </w:rPr>
          <w:t xml:space="preserve">We restate this as two concrete decisions and use the labels throughout. First, the answerer makes an </w:t>
        </w:r>
        <w:r>
          <w:t>“</w:t>
        </w:r>
        <w:r w:rsidRPr="005C375D">
          <w:rPr>
            <w:rPrChange w:id="1110" w:author="Prof. LIU Ben" w:date="2026-08-25T21:10:00Z" w16du:dateUtc="2026-08-25T13:10:00Z">
              <w:rPr>
                <w:color w:val="000000"/>
              </w:rPr>
            </w:rPrChange>
          </w:rPr>
          <w:t>entry</w:t>
        </w:r>
        <w:r>
          <w:t>”</w:t>
        </w:r>
        <w:r w:rsidRPr="005C375D">
          <w:rPr>
            <w:rPrChange w:id="1111" w:author="Prof. LIU Ben" w:date="2026-08-25T21:10:00Z" w16du:dateUtc="2026-08-25T13:10:00Z">
              <w:rPr>
                <w:color w:val="000000"/>
              </w:rPr>
            </w:rPrChange>
          </w:rPr>
          <w:t xml:space="preserve"> decision, a yes-or-no choice about whether to contribute an answer that the AI has already addressed. Second, </w:t>
        </w:r>
      </w:ins>
      <w:ins w:id="1112" w:author="Prof. LIU Ben" w:date="2026-08-25T21:12:00Z" w16du:dateUtc="2026-08-25T13:12:00Z">
        <w:r w:rsidRPr="005C375D">
          <w:rPr>
            <w:rPrChange w:id="1113" w:author="Prof. LIU Ben" w:date="2026-08-25T21:12:00Z" w16du:dateUtc="2026-08-25T13:12:00Z">
              <w:rPr>
                <w:color w:val="000000"/>
              </w:rPr>
            </w:rPrChange>
          </w:rPr>
          <w:t xml:space="preserve">If they choose to enter, the answerer then makes a </w:t>
        </w:r>
        <w:r>
          <w:t>“</w:t>
        </w:r>
        <w:r w:rsidRPr="005C375D">
          <w:rPr>
            <w:rPrChange w:id="1114" w:author="Prof. LIU Ben" w:date="2026-08-25T21:12:00Z" w16du:dateUtc="2026-08-25T13:12:00Z">
              <w:rPr>
                <w:color w:val="000000"/>
              </w:rPr>
            </w:rPrChange>
          </w:rPr>
          <w:t>quality</w:t>
        </w:r>
        <w:r>
          <w:t>”</w:t>
        </w:r>
        <w:r w:rsidRPr="005C375D">
          <w:rPr>
            <w:rPrChange w:id="1115" w:author="Prof. LIU Ben" w:date="2026-08-25T21:12:00Z" w16du:dateUtc="2026-08-25T13:12:00Z">
              <w:rPr>
                <w:color w:val="000000"/>
              </w:rPr>
            </w:rPrChange>
          </w:rPr>
          <w:t xml:space="preserve"> decision about how much effort the answer will embody.</w:t>
        </w:r>
      </w:ins>
      <w:ins w:id="1116" w:author="Prof. LIU Ben" w:date="2026-08-25T21:13:00Z" w16du:dateUtc="2026-08-25T13:13:00Z">
        <w:r>
          <w:rPr>
            <w:rFonts w:hint="eastAsia"/>
          </w:rPr>
          <w:t xml:space="preserve"> </w:t>
        </w:r>
      </w:ins>
      <w:ins w:id="1117" w:author="Prof. LIU Ben" w:date="2026-08-25T21:10:00Z" w16du:dateUtc="2026-08-25T13:10:00Z">
        <w:r w:rsidRPr="005C375D">
          <w:rPr>
            <w:rPrChange w:id="1118" w:author="Prof. LIU Ben" w:date="2026-08-25T21:10:00Z" w16du:dateUtc="2026-08-25T13:10:00Z">
              <w:rPr>
                <w:color w:val="000000"/>
              </w:rPr>
            </w:rPrChange>
          </w:rPr>
          <w:t>Entry can be settled quickly, before the AI answer has been read closely; the quality decision is a matter of degree and is where the answerer</w:t>
        </w:r>
      </w:ins>
      <w:ins w:id="1119" w:author="Prof. LIU Ben" w:date="2026-08-25T21:13:00Z" w16du:dateUtc="2026-08-25T13:13:00Z">
        <w:r>
          <w:t>’</w:t>
        </w:r>
      </w:ins>
      <w:ins w:id="1120" w:author="Prof. LIU Ben" w:date="2026-08-25T21:10:00Z" w16du:dateUtc="2026-08-25T13:10:00Z">
        <w:r w:rsidRPr="005C375D">
          <w:rPr>
            <w:rPrChange w:id="1121" w:author="Prof. LIU Ben" w:date="2026-08-25T21:10:00Z" w16du:dateUtc="2026-08-25T13:10:00Z">
              <w:rPr>
                <w:color w:val="000000"/>
              </w:rPr>
            </w:rPrChange>
          </w:rPr>
          <w:t>s time and knowledge are actually committed.</w:t>
        </w:r>
      </w:ins>
    </w:p>
    <w:p w14:paraId="592FD6E0" w14:textId="77777777" w:rsidR="005C375D" w:rsidRPr="005C375D" w:rsidRDefault="005C375D">
      <w:pPr>
        <w:pStyle w:val="Paragraph0"/>
        <w:rPr>
          <w:ins w:id="1122" w:author="Prof. LIU Ben" w:date="2026-08-25T21:10:00Z" w16du:dateUtc="2026-08-25T13:10:00Z"/>
          <w:rPrChange w:id="1123" w:author="Prof. LIU Ben" w:date="2026-08-25T21:10:00Z" w16du:dateUtc="2026-08-25T13:10:00Z">
            <w:rPr>
              <w:ins w:id="1124" w:author="Prof. LIU Ben" w:date="2026-08-25T21:10:00Z" w16du:dateUtc="2026-08-25T13:10:00Z"/>
              <w:color w:val="000000"/>
            </w:rPr>
          </w:rPrChange>
        </w:rPr>
        <w:pPrChange w:id="1125" w:author="Prof. LIU Ben" w:date="2026-08-25T21:10:00Z" w16du:dateUtc="2026-08-25T13:10:00Z">
          <w:pPr>
            <w:spacing w:before="100" w:beforeAutospacing="1" w:after="100" w:afterAutospacing="1"/>
          </w:pPr>
        </w:pPrChange>
      </w:pPr>
      <w:ins w:id="1126" w:author="Prof. LIU Ben" w:date="2026-08-25T21:10:00Z" w16du:dateUtc="2026-08-25T13:10:00Z">
        <w:r w:rsidRPr="005C375D">
          <w:rPr>
            <w:rPrChange w:id="1127" w:author="Prof. LIU Ben" w:date="2026-08-25T21:10:00Z" w16du:dateUtc="2026-08-25T13:10:00Z">
              <w:rPr>
                <w:color w:val="000000"/>
              </w:rPr>
            </w:rPrChange>
          </w:rPr>
          <w:t>Two features of the encounter organize the theory that follows. First, the AI answer is explicitly labeled, so its source is apparent at a glance. Second, the length of the answer is likewise apparent before its substance is read. Thus the answerer can register both who produced the existing answer and how much has been written before engaging with what it actually says. Its content, by contrast, becomes available only through the effort of reading.</w:t>
        </w:r>
      </w:ins>
    </w:p>
    <w:p w14:paraId="1B532518" w14:textId="43668BB7" w:rsidR="005C375D" w:rsidRPr="005C375D" w:rsidRDefault="005C375D">
      <w:pPr>
        <w:pStyle w:val="Paragraph0"/>
        <w:rPr>
          <w:ins w:id="1128" w:author="Prof. LIU Ben" w:date="2026-08-25T21:10:00Z" w16du:dateUtc="2026-08-25T13:10:00Z"/>
          <w:rPrChange w:id="1129" w:author="Prof. LIU Ben" w:date="2026-08-25T21:10:00Z" w16du:dateUtc="2026-08-25T13:10:00Z">
            <w:rPr>
              <w:ins w:id="1130" w:author="Prof. LIU Ben" w:date="2026-08-25T21:10:00Z" w16du:dateUtc="2026-08-25T13:10:00Z"/>
              <w:color w:val="000000"/>
            </w:rPr>
          </w:rPrChange>
        </w:rPr>
        <w:pPrChange w:id="1131" w:author="Prof. LIU Ben" w:date="2026-08-25T21:10:00Z" w16du:dateUtc="2026-08-25T13:10:00Z">
          <w:pPr>
            <w:spacing w:before="100" w:beforeAutospacing="1" w:after="100" w:afterAutospacing="1"/>
          </w:pPr>
        </w:pPrChange>
      </w:pPr>
      <w:ins w:id="1132" w:author="Prof. LIU Ben" w:date="2026-08-25T21:10:00Z" w16du:dateUtc="2026-08-25T13:10:00Z">
        <w:r w:rsidRPr="005C375D">
          <w:rPr>
            <w:rPrChange w:id="1133" w:author="Prof. LIU Ben" w:date="2026-08-25T21:10:00Z" w16du:dateUtc="2026-08-25T13:10:00Z">
              <w:rPr>
                <w:color w:val="000000"/>
              </w:rPr>
            </w:rPrChange>
          </w:rPr>
          <w:t>We treat this encounter as a competitive episode. We adopt a competition lens because it matches the situation the platform has created: the AI answer sits in the same thread and on the same screen as any human answer that follows, so a later human answer must be worth reading in the presence of the AI answer (Chen et al. 2007; Chen 2009). The competition lens also generates richer predictions than a substitution account. Prior work treating generative AI as a substitute for human labor establishes something important</w:t>
        </w:r>
      </w:ins>
      <w:ins w:id="1134" w:author="Prof. LIU Ben" w:date="2026-08-25T21:14:00Z" w16du:dateUtc="2026-08-25T13:14:00Z">
        <w:r>
          <w:rPr>
            <w:rFonts w:hint="eastAsia"/>
          </w:rPr>
          <w:t xml:space="preserve">: </w:t>
        </w:r>
      </w:ins>
      <w:ins w:id="1135" w:author="Prof. LIU Ben" w:date="2026-08-25T21:10:00Z" w16du:dateUtc="2026-08-25T13:10:00Z">
        <w:r w:rsidRPr="005C375D">
          <w:rPr>
            <w:rPrChange w:id="1136" w:author="Prof. LIU Ben" w:date="2026-08-25T21:10:00Z" w16du:dateUtc="2026-08-25T13:10:00Z">
              <w:rPr>
                <w:color w:val="000000"/>
              </w:rPr>
            </w:rPrChange>
          </w:rPr>
          <w:t xml:space="preserve">these systems can perform much of the routine work human contributors once did (del Rio-Chanona et al. 2024; Sanatizadeh et al. </w:t>
        </w:r>
        <w:r w:rsidRPr="005C375D">
          <w:rPr>
            <w:rPrChange w:id="1137" w:author="Prof. LIU Ben" w:date="2026-08-25T21:10:00Z" w16du:dateUtc="2026-08-25T13:10:00Z">
              <w:rPr>
                <w:color w:val="000000"/>
              </w:rPr>
            </w:rPrChange>
          </w:rPr>
          <w:lastRenderedPageBreak/>
          <w:t>2025), but that account predicts only decline, because if the AI does the work the answerer would otherwise have done, the answerer has less left to do and writes less. It offers no route by which an AI answer could lead an answerer to write more, or to write better. We would argue that a competitive framing supplies exactly those routes.</w:t>
        </w:r>
      </w:ins>
    </w:p>
    <w:p w14:paraId="4A651920" w14:textId="5C4587D2" w:rsidR="001945B2" w:rsidRPr="00015210" w:rsidDel="00CA69FF" w:rsidRDefault="001945B2" w:rsidP="00963733">
      <w:pPr>
        <w:pStyle w:val="Paragraph0"/>
        <w:rPr>
          <w:del w:id="1138" w:author="Prof. LIU Ben" w:date="2026-08-25T02:36:00Z" w16du:dateUtc="2026-08-24T18:36:00Z"/>
        </w:rPr>
      </w:pPr>
      <w:del w:id="1139" w:author="Prof. LIU Ben" w:date="2026-08-25T02:36:00Z" w16du:dateUtc="2026-08-24T18:36:00Z">
        <w:r w:rsidRPr="00015210" w:rsidDel="00CA69FF">
          <w:delText>Consider the following situation. A member of a technical Q&amp;A platform posts a question about code that fails. Within seconds, the platform attaches an answer generated by its own AI system, marked with a label that identifies the author as a machine. A human member</w:delText>
        </w:r>
      </w:del>
      <w:ins w:id="1140" w:author="Xin Li" w:date="2026-08-22T07:40:00Z" w16du:dateUtc="2026-08-21T23:40:00Z">
        <w:del w:id="1141" w:author="Prof. LIU Ben" w:date="2026-08-25T02:36:00Z" w16du:dateUtc="2026-08-24T18:36:00Z">
          <w:r w:rsidR="004E55FA" w:rsidDel="00CA69FF">
            <w:delText>answerer</w:delText>
          </w:r>
        </w:del>
      </w:ins>
      <w:del w:id="1142" w:author="Prof. LIU Ben" w:date="2026-08-25T02:36:00Z" w16du:dateUtc="2026-08-24T18:36:00Z">
        <w:r w:rsidRPr="00015210" w:rsidDel="00CA69FF">
          <w:delText xml:space="preserve"> arrives at the thread later, sees that a machine has already responded, and must decide </w:delText>
        </w:r>
      </w:del>
      <w:ins w:id="1143" w:author="Xin Li" w:date="2026-08-21T14:42:00Z" w16du:dateUtc="2026-08-21T06:42:00Z">
        <w:del w:id="1144" w:author="Prof. LIU Ben" w:date="2026-08-25T02:36:00Z" w16du:dateUtc="2026-08-24T18:36:00Z">
          <w:r w:rsidR="007450BA" w:rsidDel="00CA69FF">
            <w:delText>his/he</w:delText>
          </w:r>
        </w:del>
      </w:ins>
      <w:ins w:id="1145" w:author="Xin Li" w:date="2026-08-21T14:43:00Z" w16du:dateUtc="2026-08-21T06:43:00Z">
        <w:del w:id="1146" w:author="Prof. LIU Ben" w:date="2026-08-25T02:36:00Z" w16du:dateUtc="2026-08-24T18:36:00Z">
          <w:r w:rsidR="007450BA" w:rsidDel="00CA69FF">
            <w:delText>r moves</w:delText>
          </w:r>
        </w:del>
      </w:ins>
      <w:del w:id="1147" w:author="Prof. LIU Ben" w:date="2026-08-25T02:36:00Z" w16du:dateUtc="2026-08-24T18:36:00Z">
        <w:r w:rsidRPr="00015210" w:rsidDel="00CA69FF">
          <w:delText>two things: whether to write an answer at all, and, if so, how much effort to put into it.</w:delText>
        </w:r>
      </w:del>
    </w:p>
    <w:p w14:paraId="2381B78B" w14:textId="6E5F985E" w:rsidR="001945B2" w:rsidRPr="00015210" w:rsidDel="00CA69FF" w:rsidRDefault="001945B2" w:rsidP="001945B2">
      <w:pPr>
        <w:pStyle w:val="Paragraph0"/>
        <w:rPr>
          <w:del w:id="1148" w:author="Prof. LIU Ben" w:date="2026-08-25T02:46:00Z" w16du:dateUtc="2026-08-24T18:46:00Z"/>
        </w:rPr>
      </w:pPr>
      <w:del w:id="1149" w:author="Prof. LIU Ben" w:date="2026-08-25T02:46:00Z" w16du:dateUtc="2026-08-24T18:46:00Z">
        <w:r w:rsidRPr="00015210" w:rsidDel="00CA69FF">
          <w:delText xml:space="preserve">We treat this encounter as a </w:delText>
        </w:r>
        <w:r w:rsidRPr="00015210" w:rsidDel="00CA69FF">
          <w:rPr>
            <w:i/>
            <w:iCs/>
          </w:rPr>
          <w:delText>competitive episode</w:delText>
        </w:r>
        <w:r w:rsidRPr="00015210" w:rsidDel="00CA69FF">
          <w:delText xml:space="preserve">, and develop a theory of how the </w:delText>
        </w:r>
      </w:del>
      <w:ins w:id="1150" w:author="Xin Li" w:date="2026-08-21T14:44:00Z" w16du:dateUtc="2026-08-21T06:44:00Z">
        <w:del w:id="1151" w:author="Prof. LIU Ben" w:date="2026-08-25T02:46:00Z" w16du:dateUtc="2026-08-24T18:46:00Z">
          <w:r w:rsidR="007450BA" w:rsidDel="00CA69FF">
            <w:delText xml:space="preserve">answerers respond to </w:delText>
          </w:r>
        </w:del>
      </w:ins>
      <w:del w:id="1152" w:author="Prof. LIU Ben" w:date="2026-08-25T02:46:00Z" w16du:dateUtc="2026-08-24T18:46:00Z">
        <w:r w:rsidRPr="00015210" w:rsidDel="00CA69FF">
          <w:delText xml:space="preserve">member sizes up the </w:delText>
        </w:r>
      </w:del>
      <w:ins w:id="1153" w:author="Xin Li" w:date="2026-08-21T14:45:00Z" w16du:dateUtc="2026-08-21T06:45:00Z">
        <w:del w:id="1154" w:author="Prof. LIU Ben" w:date="2026-08-25T02:46:00Z" w16du:dateUtc="2026-08-24T18:46:00Z">
          <w:r w:rsidR="007450BA" w:rsidDel="00CA69FF">
            <w:delText>AI competitor</w:delText>
          </w:r>
        </w:del>
      </w:ins>
      <w:del w:id="1155" w:author="Prof. LIU Ben" w:date="2026-08-25T02:46:00Z" w16du:dateUtc="2026-08-24T18:46:00Z">
        <w:r w:rsidRPr="00015210" w:rsidDel="00CA69FF">
          <w:delText>machine rival and how that assessment shapes what the member does next. Three considerations justify the choice of the competition lens.</w:delText>
        </w:r>
      </w:del>
    </w:p>
    <w:p w14:paraId="426B1DF2" w14:textId="0E867EC0" w:rsidR="001945B2" w:rsidRPr="00015210" w:rsidDel="00CA69FF" w:rsidRDefault="001945B2" w:rsidP="001945B2">
      <w:pPr>
        <w:pStyle w:val="Paragraph0"/>
        <w:rPr>
          <w:del w:id="1156" w:author="Prof. LIU Ben" w:date="2026-08-25T02:46:00Z" w16du:dateUtc="2026-08-24T18:46:00Z"/>
        </w:rPr>
      </w:pPr>
      <w:del w:id="1157" w:author="Prof. LIU Ben" w:date="2026-08-25T02:46:00Z" w16du:dateUtc="2026-08-24T18:46:00Z">
        <w:r w:rsidRPr="00015210" w:rsidDel="00CA69FF">
          <w:delText>First, t</w:delText>
        </w:r>
      </w:del>
      <w:ins w:id="1158" w:author="Xin Li" w:date="2026-08-21T14:47:00Z" w16du:dateUtc="2026-08-21T06:47:00Z">
        <w:del w:id="1159" w:author="Prof. LIU Ben" w:date="2026-08-25T02:46:00Z" w16du:dateUtc="2026-08-24T18:46:00Z">
          <w:r w:rsidR="007450BA" w:rsidDel="00CA69FF">
            <w:delText>T</w:delText>
          </w:r>
        </w:del>
      </w:ins>
      <w:del w:id="1160" w:author="Prof. LIU Ben" w:date="2026-08-25T02:46:00Z" w16du:dateUtc="2026-08-24T18:46:00Z">
        <w:r w:rsidRPr="00015210" w:rsidDel="00CA69FF">
          <w:delText>he lens fits the situation the platform has created</w:delText>
        </w:r>
      </w:del>
      <w:ins w:id="1161" w:author="Xin Li" w:date="2026-08-21T14:46:00Z" w16du:dateUtc="2026-08-21T06:46:00Z">
        <w:del w:id="1162" w:author="Prof. LIU Ben" w:date="2026-08-25T02:46:00Z" w16du:dateUtc="2026-08-24T18:46:00Z">
          <w:r w:rsidR="007450BA" w:rsidDel="00CA69FF">
            <w:delText xml:space="preserve">, where human answer and </w:delText>
          </w:r>
        </w:del>
      </w:ins>
      <w:del w:id="1163" w:author="Prof. LIU Ben" w:date="2026-08-25T02:46:00Z" w16du:dateUtc="2026-08-24T18:46:00Z">
        <w:r w:rsidRPr="00015210" w:rsidDel="00CA69FF">
          <w:delText>. The AI answer sits in the same thread and on the same screen as any human answer that follows</w:delText>
        </w:r>
      </w:del>
      <w:ins w:id="1164" w:author="Xin Li" w:date="2026-08-21T14:46:00Z" w16du:dateUtc="2026-08-21T06:46:00Z">
        <w:del w:id="1165" w:author="Prof. LIU Ben" w:date="2026-08-25T02:46:00Z" w16du:dateUtc="2026-08-24T18:46:00Z">
          <w:r w:rsidR="007450BA" w:rsidDel="00CA69FF">
            <w:delText>to compete for user attention</w:delText>
          </w:r>
        </w:del>
      </w:ins>
      <w:del w:id="1166" w:author="Prof. LIU Ben" w:date="2026-08-25T02:46:00Z" w16du:dateUtc="2026-08-24T18:46:00Z">
        <w:r w:rsidRPr="00015210" w:rsidDel="00CA69FF">
          <w:delText>, so a later human answer has to be worth reading in the presence of the AI answer.</w:delText>
        </w:r>
      </w:del>
      <w:ins w:id="1167" w:author="Xin Li" w:date="2026-08-21T14:47:00Z" w16du:dateUtc="2026-08-21T06:47:00Z">
        <w:del w:id="1168" w:author="Prof. LIU Ben" w:date="2026-08-25T02:46:00Z" w16du:dateUtc="2026-08-24T18:46:00Z">
          <w:r w:rsidR="007450BA" w:rsidDel="00CA69FF">
            <w:delText xml:space="preserve"> Meanwhile</w:delText>
          </w:r>
        </w:del>
      </w:ins>
    </w:p>
    <w:p w14:paraId="2268AD93" w14:textId="00916A75" w:rsidR="001945B2" w:rsidRPr="00015210" w:rsidDel="00CA69FF" w:rsidRDefault="001945B2" w:rsidP="001945B2">
      <w:pPr>
        <w:pStyle w:val="Paragraph0"/>
        <w:rPr>
          <w:del w:id="1169" w:author="Prof. LIU Ben" w:date="2026-08-25T02:46:00Z" w16du:dateUtc="2026-08-24T18:46:00Z"/>
          <w:moveFrom w:id="1170" w:author="Xin Li" w:date="2026-08-21T14:47:00Z" w16du:dateUtc="2026-08-21T06:47:00Z"/>
        </w:rPr>
      </w:pPr>
      <w:moveFromRangeStart w:id="1171" w:author="Xin Li" w:date="2026-08-21T14:47:00Z" w:name="move238216063"/>
      <w:moveFrom w:id="1172" w:author="Xin Li" w:date="2026-08-21T14:47:00Z" w16du:dateUtc="2026-08-21T06:47:00Z">
        <w:del w:id="1173" w:author="Prof. LIU Ben" w:date="2026-08-25T02:46:00Z" w16du:dateUtc="2026-08-24T18:46:00Z">
          <w:r w:rsidRPr="00015210" w:rsidDel="00CA69FF">
            <w:delText xml:space="preserve">Second, the lens tells us where to look. Research on competitive interaction holds that how an actor responds to a rival depends on how the actor appraises that rival, and that this appraisal is built from observable features: who the rival is, how capable it appears, and how much effort it appears to have put in </w:delText>
          </w:r>
          <w:r w:rsidRPr="00015210" w:rsidDel="00CA69FF">
            <w:fldChar w:fldCharType="begin"/>
          </w:r>
          <w:r w:rsidR="002B3B5F" w:rsidRPr="00015210" w:rsidDel="00CA69FF">
            <w:delInstrText xml:space="preserve"> ADDIN ZOTERO_ITEM CSL_CITATION {"citationID":"9TerOK9Z","properties":{"unsorted":false,"formattedCitation":"(Chen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rivalry.</w:delInstrText>
          </w:r>
          <w:r w:rsidR="002B3B5F" w:rsidRPr="00015210" w:rsidDel="00CA69FF">
            <w:rPr>
              <w:rFonts w:ascii="SimSun" w:eastAsia="SimSun" w:hAnsi="SimSun" w:cs="SimSun" w:hint="eastAsia"/>
            </w:rPr>
            <w:delInstrText>本文研究竞争紧张度，即目标企业与其特定竞争对手之间的紧张关系，这种紧张关系可能导致目标企业采取行动对抗竞争对手。基于认知</w:delInstrText>
          </w:r>
          <w:r w:rsidR="002B3B5F" w:rsidRPr="00015210" w:rsidDel="00CA69FF">
            <w:delInstrText>-</w:delInstrText>
          </w:r>
          <w:r w:rsidR="002B3B5F" w:rsidRPr="00015210" w:rsidDel="00CA69FF">
            <w:rPr>
              <w:rFonts w:ascii="SimSun" w:eastAsia="SimSun" w:hAnsi="SimSun" w:cs="SimSun" w:hint="eastAsia"/>
            </w:rPr>
            <w:delInstrText>动机</w:delInstrText>
          </w:r>
          <w:r w:rsidR="002B3B5F" w:rsidRPr="00015210" w:rsidDel="00CA69FF">
            <w:delInstrText>-</w:delInstrText>
          </w:r>
          <w:r w:rsidR="002B3B5F" w:rsidRPr="00015210" w:rsidDel="00CA69FF">
            <w:rPr>
              <w:rFonts w:ascii="SimSun" w:eastAsia="SimSun" w:hAnsi="SimSun" w:cs="SimSun" w:hint="eastAsia"/>
            </w:rPr>
            <w:del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delInstrText>
          </w:r>
          <w:r w:rsidR="002B3B5F" w:rsidRPr="00015210" w:rsidDel="00CA69FF">
            <w:delInstrText xml:space="preserve">","archive_location":"491 </w:delInstrText>
          </w:r>
          <w:r w:rsidR="002B3B5F" w:rsidRPr="00015210" w:rsidDel="00CA69FF">
            <w:rPr>
              <w:rFonts w:ascii="Apple Color Emoji" w:hAnsi="Apple Color Emoji" w:cs="Apple Color Emoji"/>
            </w:rPr>
            <w:delInstrText>📊</w:delInstrText>
          </w:r>
          <w:r w:rsidR="002B3B5F" w:rsidRPr="00015210" w:rsidDel="00CA69FF">
            <w:delInstrText>","call-number":"1","container-title":"Academy of Management Journal","DOI":"10.5465/amj.2007.24162081","ISSN":"0001-4273","issue":"1","journalAbbreviation":"AMJ","language":"en","note":"</w:delInstrText>
          </w:r>
          <w:r w:rsidR="002B3B5F" w:rsidRPr="00015210" w:rsidDel="00CA69FF">
            <w:rPr>
              <w:rFonts w:ascii="Apple Color Emoji" w:hAnsi="Apple Color Emoji" w:cs="Apple Color Emoji"/>
            </w:rPr>
            <w:delInstrText>🏷️</w:delInstrText>
          </w:r>
          <w:r w:rsidR="002B3B5F" w:rsidRPr="00015210" w:rsidDel="00CA69FF">
            <w:delInstrText xml:space="preserve"> /unread</w:delInstrText>
          </w:r>
          <w:r w:rsidR="002B3B5F" w:rsidRPr="00015210" w:rsidDel="00CA69FF">
            <w:rPr>
              <w:rFonts w:ascii="SimSun" w:eastAsia="SimSun" w:hAnsi="SimSun" w:cs="SimSun" w:hint="eastAsia"/>
            </w:rPr>
            <w:delInstrText>、</w:delInstrText>
          </w:r>
          <w:r w:rsidR="002B3B5F" w:rsidRPr="00015210" w:rsidDel="00CA69FF">
            <w:delInstrText>COMPETITION</w:delInstrText>
          </w:r>
          <w:r w:rsidR="002B3B5F" w:rsidRPr="00015210" w:rsidDel="00CA69FF">
            <w:rPr>
              <w:rFonts w:ascii="SimSun" w:eastAsia="SimSun" w:hAnsi="SimSun" w:cs="SimSun" w:hint="eastAsia"/>
            </w:rPr>
            <w:delInstrText>、</w:delInstrText>
          </w:r>
          <w:r w:rsidR="002B3B5F" w:rsidRPr="00015210" w:rsidDel="00CA69FF">
            <w:delInstrText>MANAGEMENT</w:delInstrText>
          </w:r>
          <w:r w:rsidR="002B3B5F" w:rsidRPr="00015210" w:rsidDel="00CA69FF">
            <w:rPr>
              <w:rFonts w:ascii="SimSun" w:eastAsia="SimSun" w:hAnsi="SimSun" w:cs="SimSun" w:hint="eastAsia"/>
            </w:rPr>
            <w:delInstrText>、</w:delInstrText>
          </w:r>
          <w:r w:rsidR="002B3B5F" w:rsidRPr="00015210" w:rsidDel="00CA69FF">
            <w:delInstrText>BUSINESS enterprises</w:delInstrText>
          </w:r>
          <w:r w:rsidR="002B3B5F" w:rsidRPr="00015210" w:rsidDel="00CA69FF">
            <w:rPr>
              <w:rFonts w:ascii="SimSun" w:eastAsia="SimSun" w:hAnsi="SimSun" w:cs="SimSun" w:hint="eastAsia"/>
            </w:rPr>
            <w:delInstrText>、</w:delInstrText>
          </w:r>
          <w:r w:rsidR="002B3B5F" w:rsidRPr="00015210" w:rsidDel="00CA69FF">
            <w:delInstrText>COMMERCE</w:delInstrText>
          </w:r>
          <w:r w:rsidR="002B3B5F" w:rsidRPr="00015210" w:rsidDel="00CA69FF">
            <w:rPr>
              <w:rFonts w:ascii="SimSun" w:eastAsia="SimSun" w:hAnsi="SimSun" w:cs="SimSun" w:hint="eastAsia"/>
            </w:rPr>
            <w:delInstrText>、</w:delInstrText>
          </w:r>
          <w:r w:rsidR="002B3B5F" w:rsidRPr="00015210" w:rsidDel="00CA69FF">
            <w:delInstrText>DATA analysis</w:delInstrText>
          </w:r>
          <w:r w:rsidR="002B3B5F" w:rsidRPr="00015210" w:rsidDel="00CA69FF">
            <w:rPr>
              <w:rFonts w:ascii="SimSun" w:eastAsia="SimSun" w:hAnsi="SimSun" w:cs="SimSun" w:hint="eastAsia"/>
            </w:rPr>
            <w:delInstrText>、</w:delInstrText>
          </w:r>
          <w:r w:rsidR="002B3B5F" w:rsidRPr="00015210" w:rsidDel="00CA69FF">
            <w:delInstrText>MOTIVATION (Psychology)</w:delInstrText>
          </w:r>
          <w:r w:rsidR="002B3B5F" w:rsidRPr="00015210" w:rsidDel="00CA69FF">
            <w:rPr>
              <w:rFonts w:ascii="SimSun" w:eastAsia="SimSun" w:hAnsi="SimSun" w:cs="SimSun" w:hint="eastAsia"/>
            </w:rPr>
            <w:delInstrText>、</w:delInstrText>
          </w:r>
          <w:r w:rsidR="002B3B5F" w:rsidRPr="00015210" w:rsidDel="00CA69FF">
            <w:del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delInstrText>
          </w:r>
          <w:r w:rsidR="002B3B5F" w:rsidRPr="00015210" w:rsidDel="00CA69FF">
            <w:rPr>
              <w:rFonts w:ascii="Apple Color Emoji" w:hAnsi="Apple Color Emoji" w:cs="Apple Color Emoji"/>
            </w:rPr>
            <w:delInstrText>📊</w:delInstrText>
          </w:r>
          <w:r w:rsidR="002B3B5F" w:rsidRPr="00015210" w:rsidDel="00CA69FF">
            <w:delInstrText>","call-number":"3","container-title":"Asia Pacific Journal of Management","DOI":"10.1007/s10490-008-9110-7","ISSN":"1572-9958","issue":"1","journalAbbreviation":"Asia Pac J Manag","language":"en","note":"</w:delInstrText>
          </w:r>
          <w:r w:rsidR="002B3B5F" w:rsidRPr="00015210" w:rsidDel="00CA69FF">
            <w:rPr>
              <w:rFonts w:ascii="Apple Color Emoji" w:hAnsi="Apple Color Emoji" w:cs="Apple Color Emoji"/>
            </w:rPr>
            <w:delInstrText>🏷️</w:delInstrText>
          </w:r>
          <w:r w:rsidR="002B3B5F" w:rsidRPr="00015210" w:rsidDel="00CA69FF">
            <w:delInstrText xml:space="preserve"> /reading</w:delInstrText>
          </w:r>
          <w:r w:rsidR="002B3B5F" w:rsidRPr="00015210" w:rsidDel="00CA69FF">
            <w:rPr>
              <w:rFonts w:ascii="SimSun" w:eastAsia="SimSun" w:hAnsi="SimSun" w:cs="SimSun" w:hint="eastAsia"/>
            </w:rPr>
            <w:delInstrText>、</w:delInstrText>
          </w:r>
          <w:r w:rsidR="002B3B5F" w:rsidRPr="00015210" w:rsidDel="00CA69FF">
            <w:delInstrText>Research</w:delInstrText>
          </w:r>
          <w:r w:rsidR="002B3B5F" w:rsidRPr="00015210" w:rsidDel="00CA69FF">
            <w:rPr>
              <w:rFonts w:ascii="SimSun" w:eastAsia="SimSun" w:hAnsi="SimSun" w:cs="SimSun" w:hint="eastAsia"/>
            </w:rPr>
            <w:delInstrText>、</w:delInstrText>
          </w:r>
          <w:r w:rsidR="002B3B5F" w:rsidRPr="00015210" w:rsidDel="00CA69FF">
            <w:rPr>
              <w:rFonts w:ascii="Apple Color Emoji" w:hAnsi="Apple Color Emoji" w:cs="Apple Color Emoji"/>
            </w:rPr>
            <w:delInstrText>🤖️</w:delInstrText>
          </w:r>
          <w:r w:rsidR="002B3B5F" w:rsidRPr="00015210" w:rsidDel="00CA69FF">
            <w:rPr>
              <w:rFonts w:ascii="SimSun" w:eastAsia="SimSun" w:hAnsi="SimSun" w:cs="SimSun" w:hint="eastAsia"/>
            </w:rPr>
            <w:delInstrText>、</w:delInstrText>
          </w:r>
          <w:r w:rsidR="002B3B5F" w:rsidRPr="00015210" w:rsidDel="00CA69FF">
            <w:delInstrText>Competitive dynamics</w:delInstrText>
          </w:r>
          <w:r w:rsidR="002B3B5F" w:rsidRPr="00015210" w:rsidDel="00CA69FF">
            <w:rPr>
              <w:rFonts w:ascii="SimSun" w:eastAsia="SimSun" w:hAnsi="SimSun" w:cs="SimSun" w:hint="eastAsia"/>
            </w:rPr>
            <w:delInstrText>、</w:delInstrText>
          </w:r>
          <w:r w:rsidR="002B3B5F" w:rsidRPr="00015210" w:rsidDel="00CA69FF">
            <w:delInstrText>Publishing</w:delInstrText>
          </w:r>
          <w:r w:rsidR="002B3B5F" w:rsidRPr="00015210" w:rsidDel="00CA69FF">
            <w:rPr>
              <w:rFonts w:ascii="SimSun" w:eastAsia="SimSun" w:hAnsi="SimSun" w:cs="SimSun" w:hint="eastAsia"/>
            </w:rPr>
            <w:delInstrText>、</w:delInstrText>
          </w:r>
          <w:r w:rsidR="002B3B5F" w:rsidRPr="00015210" w:rsidDel="00CA69FF">
            <w:delInstrText>Strategic management</w:delInstrText>
          </w:r>
          <w:r w:rsidR="002B3B5F" w:rsidRPr="00015210" w:rsidDel="00CA69FF">
            <w:rPr>
              <w:rFonts w:ascii="SimSun" w:eastAsia="SimSun" w:hAnsi="SimSun" w:cs="SimSun" w:hint="eastAsia"/>
            </w:rPr>
            <w:delInstrText>、</w:delInstrText>
          </w:r>
          <w:r w:rsidR="002B3B5F" w:rsidRPr="00015210" w:rsidDel="00CA69FF">
            <w:delInstrText xml:space="preserve">U.S.-based journal","page":"5-25","source":"9.7 (Q1)","title":"Competitive dynamics research: An insider’s odyssey","title-short":"Competitive dynamics research","URL":"https://doi.org/10.1007/s10490-008-9110-7","volume":"26","author":[{"family":"Chen","given":"Ming-Jer"}],"accessed":{"date-parts":[["2026",7,27]]},"issued":{"date-parts":[["2009",3,1]]}}}],"schema":"https://github.com/citation-style-language/schema/raw/master/csl-citation.json"} </w:delInstrText>
          </w:r>
          <w:r w:rsidRPr="00015210" w:rsidDel="00CA69FF">
            <w:fldChar w:fldCharType="separate"/>
          </w:r>
          <w:r w:rsidR="002B3B5F" w:rsidRPr="00015210" w:rsidDel="00CA69FF">
            <w:delText>(Chen et al. 2007; Chen 2009)</w:delText>
          </w:r>
          <w:r w:rsidRPr="00015210" w:rsidDel="00CA69FF">
            <w:fldChar w:fldCharType="end"/>
          </w:r>
          <w:r w:rsidRPr="00015210" w:rsidDel="00CA69FF">
            <w:delText>.</w:delText>
          </w:r>
        </w:del>
      </w:moveFrom>
    </w:p>
    <w:moveFromRangeEnd w:id="1171"/>
    <w:p w14:paraId="24D7A005" w14:textId="3FF492A6" w:rsidR="001945B2" w:rsidRPr="00015210" w:rsidDel="00CA69FF" w:rsidRDefault="001945B2" w:rsidP="001945B2">
      <w:pPr>
        <w:pStyle w:val="Paragraph0"/>
        <w:rPr>
          <w:del w:id="1174" w:author="Prof. LIU Ben" w:date="2026-08-25T02:46:00Z" w16du:dateUtc="2026-08-24T18:46:00Z"/>
        </w:rPr>
      </w:pPr>
      <w:del w:id="1175" w:author="Prof. LIU Ben" w:date="2026-08-25T02:46:00Z" w16du:dateUtc="2026-08-24T18:46:00Z">
        <w:r w:rsidRPr="00015210" w:rsidDel="00CA69FF">
          <w:delText xml:space="preserve">Third, the competition lens generates richer predictions </w:delText>
        </w:r>
      </w:del>
      <w:ins w:id="1176" w:author="Xin Li" w:date="2026-08-21T14:50:00Z" w16du:dateUtc="2026-08-21T06:50:00Z">
        <w:del w:id="1177" w:author="Prof. LIU Ben" w:date="2026-08-25T02:46:00Z" w16du:dateUtc="2026-08-24T18:46:00Z">
          <w:r w:rsidR="00E81B22" w:rsidDel="00CA69FF">
            <w:delText xml:space="preserve">by allowing us to factor in the </w:delText>
          </w:r>
        </w:del>
      </w:ins>
      <w:ins w:id="1178" w:author="Xin Li" w:date="2026-08-21T14:51:00Z" w16du:dateUtc="2026-08-21T06:51:00Z">
        <w:del w:id="1179" w:author="Prof. LIU Ben" w:date="2026-08-25T02:46:00Z" w16du:dateUtc="2026-08-24T18:46:00Z">
          <w:r w:rsidR="00E81B22" w:rsidDel="00CA69FF">
            <w:delText>extent the question is answered due to the abilities of AI. It i</w:delText>
          </w:r>
        </w:del>
      </w:ins>
      <w:ins w:id="1180" w:author="Xin Li" w:date="2026-08-21T14:52:00Z" w16du:dateUtc="2026-08-21T06:52:00Z">
        <w:del w:id="1181" w:author="Prof. LIU Ben" w:date="2026-08-25T02:46:00Z" w16du:dateUtc="2026-08-24T18:46:00Z">
          <w:r w:rsidR="00E81B22" w:rsidDel="00CA69FF">
            <w:delText xml:space="preserve">s necessary to consider not only the source of contributors but also the content </w:delText>
          </w:r>
        </w:del>
      </w:ins>
      <w:ins w:id="1182" w:author="Xin Li" w:date="2026-08-22T07:53:00Z" w16du:dateUtc="2026-08-21T23:53:00Z">
        <w:del w:id="1183" w:author="Prof. LIU Ben" w:date="2026-08-25T02:46:00Z" w16du:dateUtc="2026-08-24T18:46:00Z">
          <w:r w:rsidR="00963733" w:rsidDel="00CA69FF">
            <w:delText xml:space="preserve">of </w:delText>
          </w:r>
        </w:del>
      </w:ins>
      <w:ins w:id="1184" w:author="Xin Li" w:date="2026-08-21T14:52:00Z" w16du:dateUtc="2026-08-21T06:52:00Z">
        <w:del w:id="1185" w:author="Prof. LIU Ben" w:date="2026-08-25T02:46:00Z" w16du:dateUtc="2026-08-24T18:46:00Z">
          <w:r w:rsidR="00E81B22" w:rsidDel="00CA69FF">
            <w:delText xml:space="preserve">an </w:delText>
          </w:r>
        </w:del>
      </w:ins>
      <w:del w:id="1186" w:author="Prof. LIU Ben" w:date="2026-08-25T02:46:00Z" w16du:dateUtc="2026-08-24T18:46:00Z">
        <w:r w:rsidRPr="00015210" w:rsidDel="00CA69FF">
          <w:delText xml:space="preserve">than a simple substitution account does. Prior work that treats generative AI as a substitute for human labor has established something important: these systems can perform much of the routine work human contributors once did. But that account can predict only decline. If the AI answer does work the member would otherwise have done, the member has less left to do and writes less. The substitution account contains no mechanism by which an AI answer could lead a member </w:delText>
        </w:r>
      </w:del>
      <w:ins w:id="1187" w:author="Xin Li" w:date="2026-08-21T14:52:00Z" w16du:dateUtc="2026-08-21T06:52:00Z">
        <w:del w:id="1188" w:author="Prof. LIU Ben" w:date="2026-08-25T02:46:00Z" w16du:dateUtc="2026-08-24T18:46:00Z">
          <w:r w:rsidR="00E81B22" w:rsidDel="00CA69FF">
            <w:delText xml:space="preserve">answerer </w:delText>
          </w:r>
        </w:del>
      </w:ins>
      <w:del w:id="1189" w:author="Prof. LIU Ben" w:date="2026-08-25T02:46:00Z" w16du:dateUtc="2026-08-24T18:46:00Z">
        <w:r w:rsidRPr="00015210" w:rsidDel="00CA69FF">
          <w:delText xml:space="preserve">to </w:delText>
        </w:r>
      </w:del>
      <w:ins w:id="1190" w:author="Xin Li" w:date="2026-08-21T14:52:00Z" w16du:dateUtc="2026-08-21T06:52:00Z">
        <w:del w:id="1191" w:author="Prof. LIU Ben" w:date="2026-08-25T02:46:00Z" w16du:dateUtc="2026-08-24T18:46:00Z">
          <w:r w:rsidR="00E81B22" w:rsidDel="00CA69FF">
            <w:delText xml:space="preserve">decide how to respond. </w:delText>
          </w:r>
        </w:del>
      </w:ins>
      <w:del w:id="1192" w:author="Prof. LIU Ben" w:date="2026-08-25T02:46:00Z" w16du:dateUtc="2026-08-24T18:46:00Z">
        <w:r w:rsidRPr="00015210" w:rsidDel="00CA69FF">
          <w:delText xml:space="preserve">write </w:delText>
        </w:r>
        <w:r w:rsidRPr="00015210" w:rsidDel="00CA69FF">
          <w:rPr>
            <w:i/>
            <w:iCs/>
          </w:rPr>
          <w:delText>more</w:delText>
        </w:r>
        <w:r w:rsidRPr="00015210" w:rsidDel="00CA69FF">
          <w:delText xml:space="preserve">, or to write </w:delText>
        </w:r>
        <w:r w:rsidRPr="00015210" w:rsidDel="00CA69FF">
          <w:rPr>
            <w:i/>
            <w:iCs/>
          </w:rPr>
          <w:delText>better</w:delText>
        </w:r>
        <w:r w:rsidRPr="00015210" w:rsidDel="00CA69FF">
          <w:delText>.</w:delText>
        </w:r>
      </w:del>
    </w:p>
    <w:p w14:paraId="24C7C1F2" w14:textId="24AAC6FE" w:rsidR="00E81B22" w:rsidDel="00CA69FF" w:rsidRDefault="00E81B22" w:rsidP="007450BA">
      <w:pPr>
        <w:pStyle w:val="Paragraph0"/>
        <w:rPr>
          <w:ins w:id="1193" w:author="Xin Li" w:date="2026-08-21T14:53:00Z" w16du:dateUtc="2026-08-21T06:53:00Z"/>
          <w:del w:id="1194" w:author="Prof. LIU Ben" w:date="2026-08-25T02:46:00Z" w16du:dateUtc="2026-08-24T18:46:00Z"/>
          <w:b/>
          <w:bCs/>
        </w:rPr>
      </w:pPr>
    </w:p>
    <w:p w14:paraId="18A1224B" w14:textId="24F69483" w:rsidR="007450BA" w:rsidRPr="00015210" w:rsidDel="00CA69FF" w:rsidRDefault="00E81B22" w:rsidP="00963733">
      <w:pPr>
        <w:pStyle w:val="Paragraph0"/>
        <w:rPr>
          <w:del w:id="1195" w:author="Prof. LIU Ben" w:date="2026-08-25T02:46:00Z" w16du:dateUtc="2026-08-24T18:46:00Z"/>
          <w:moveTo w:id="1196" w:author="Xin Li" w:date="2026-08-21T14:41:00Z" w16du:dateUtc="2026-08-21T06:41:00Z"/>
        </w:rPr>
      </w:pPr>
      <w:ins w:id="1197" w:author="Xin Li" w:date="2026-08-21T14:53:00Z" w16du:dateUtc="2026-08-21T06:53:00Z">
        <w:del w:id="1198" w:author="Prof. LIU Ben" w:date="2026-08-25T02:46:00Z" w16du:dateUtc="2026-08-24T18:46:00Z">
          <w:r w:rsidRPr="00CA69FF" w:rsidDel="00CA69FF">
            <w:delText xml:space="preserve">In particular, we are interested in </w:delText>
          </w:r>
          <w:r w:rsidRPr="00E81B22" w:rsidDel="00CA69FF">
            <w:rPr>
              <w:b/>
              <w:bCs/>
            </w:rPr>
            <w:delText>t</w:delText>
          </w:r>
        </w:del>
      </w:ins>
      <w:moveToRangeStart w:id="1199" w:author="Xin Li" w:date="2026-08-21T14:41:00Z" w:name="move238215681"/>
      <w:moveTo w:id="1200" w:author="Xin Li" w:date="2026-08-21T14:41:00Z" w16du:dateUtc="2026-08-21T06:41:00Z">
        <w:del w:id="1201" w:author="Prof. LIU Ben" w:date="2026-08-25T02:46:00Z" w16du:dateUtc="2026-08-24T18:46:00Z">
          <w:r w:rsidR="007450BA" w:rsidRPr="00E81B22" w:rsidDel="00CA69FF">
            <w:rPr>
              <w:b/>
              <w:bCs/>
            </w:rPr>
            <w:delText>Two decisions</w:delText>
          </w:r>
        </w:del>
      </w:moveTo>
      <w:ins w:id="1202" w:author="Xin Li" w:date="2026-08-21T14:53:00Z" w16du:dateUtc="2026-08-21T06:53:00Z">
        <w:del w:id="1203" w:author="Prof. LIU Ben" w:date="2026-08-25T02:46:00Z" w16du:dateUtc="2026-08-24T18:46:00Z">
          <w:r w:rsidRPr="00CA69FF" w:rsidDel="00CA69FF">
            <w:delText xml:space="preserve"> of the answer</w:delText>
          </w:r>
        </w:del>
      </w:ins>
      <w:ins w:id="1204" w:author="Xin Li" w:date="2026-08-21T14:54:00Z" w16du:dateUtc="2026-08-21T06:54:00Z">
        <w:del w:id="1205" w:author="Prof. LIU Ben" w:date="2026-08-25T02:46:00Z" w16du:dateUtc="2026-08-24T18:46:00Z">
          <w:r w:rsidRPr="00CA69FF" w:rsidDel="00CA69FF">
            <w:delText>er</w:delText>
          </w:r>
        </w:del>
      </w:ins>
      <w:ins w:id="1206" w:author="Xin Li" w:date="2026-08-21T14:53:00Z" w16du:dateUtc="2026-08-21T06:53:00Z">
        <w:del w:id="1207" w:author="Prof. LIU Ben" w:date="2026-08-25T02:46:00Z" w16du:dateUtc="2026-08-24T18:46:00Z">
          <w:r w:rsidRPr="00CA69FF" w:rsidDel="00CA69FF">
            <w:delText>s</w:delText>
          </w:r>
        </w:del>
      </w:ins>
      <w:ins w:id="1208" w:author="Xin Li" w:date="2026-08-21T14:54:00Z" w16du:dateUtc="2026-08-21T06:54:00Z">
        <w:del w:id="1209" w:author="Prof. LIU Ben" w:date="2026-08-25T02:46:00Z" w16du:dateUtc="2026-08-24T18:46:00Z">
          <w:r w:rsidRPr="00CA69FF" w:rsidDel="00CA69FF">
            <w:delText>’ responses</w:delText>
          </w:r>
        </w:del>
      </w:ins>
      <w:ins w:id="1210" w:author="Xin Li" w:date="2026-08-21T14:53:00Z" w16du:dateUtc="2026-08-21T06:53:00Z">
        <w:del w:id="1211" w:author="Prof. LIU Ben" w:date="2026-08-25T02:46:00Z" w16du:dateUtc="2026-08-24T18:46:00Z">
          <w:r w:rsidRPr="00CA69FF" w:rsidDel="00CA69FF">
            <w:delText>:</w:delText>
          </w:r>
        </w:del>
      </w:ins>
      <w:moveTo w:id="1212" w:author="Xin Li" w:date="2026-08-21T14:41:00Z" w16du:dateUtc="2026-08-21T06:41:00Z">
        <w:del w:id="1213" w:author="Prof. LIU Ben" w:date="2026-08-25T02:46:00Z" w16du:dateUtc="2026-08-24T18:46:00Z">
          <w:r w:rsidR="007450BA" w:rsidRPr="00015210" w:rsidDel="00CA69FF">
            <w:rPr>
              <w:b/>
              <w:bCs/>
            </w:rPr>
            <w:delText>.</w:delText>
          </w:r>
          <w:r w:rsidR="007450BA" w:rsidRPr="00015210" w:rsidDel="00CA69FF">
            <w:delText xml:space="preserve"> The member</w:delText>
          </w:r>
        </w:del>
      </w:moveTo>
      <w:ins w:id="1214" w:author="Xin Li" w:date="2026-08-22T07:40:00Z" w16du:dateUtc="2026-08-21T23:40:00Z">
        <w:del w:id="1215" w:author="Prof. LIU Ben" w:date="2026-08-25T02:46:00Z" w16du:dateUtc="2026-08-24T18:46:00Z">
          <w:r w:rsidR="004E55FA" w:rsidDel="00CA69FF">
            <w:delText>answerer</w:delText>
          </w:r>
        </w:del>
      </w:ins>
      <w:moveTo w:id="1216" w:author="Xin Li" w:date="2026-08-21T14:41:00Z" w16du:dateUtc="2026-08-21T06:41:00Z">
        <w:del w:id="1217" w:author="Prof. LIU Ben" w:date="2026-08-25T02:46:00Z" w16du:dateUtc="2026-08-24T18:46:00Z">
          <w:r w:rsidR="007450BA" w:rsidRPr="00015210" w:rsidDel="00CA69FF">
            <w:delText xml:space="preserve"> first decides whether to answer at all; we call this the </w:delText>
          </w:r>
          <w:r w:rsidR="007450BA" w:rsidRPr="00015210" w:rsidDel="00CA69FF">
            <w:rPr>
              <w:i/>
              <w:iCs/>
            </w:rPr>
            <w:delText>entry decision</w:delText>
          </w:r>
          <w:r w:rsidR="007450BA" w:rsidRPr="00015210" w:rsidDel="00CA69FF">
            <w:delText>. Having decided to answer, the member</w:delText>
          </w:r>
        </w:del>
      </w:moveTo>
      <w:ins w:id="1218" w:author="Xin Li" w:date="2026-08-22T07:40:00Z" w16du:dateUtc="2026-08-21T23:40:00Z">
        <w:del w:id="1219" w:author="Prof. LIU Ben" w:date="2026-08-25T02:46:00Z" w16du:dateUtc="2026-08-24T18:46:00Z">
          <w:r w:rsidR="004E55FA" w:rsidDel="00CA69FF">
            <w:delText>answerer</w:delText>
          </w:r>
        </w:del>
      </w:ins>
      <w:moveTo w:id="1220" w:author="Xin Li" w:date="2026-08-21T14:41:00Z" w16du:dateUtc="2026-08-21T06:41:00Z">
        <w:del w:id="1221" w:author="Prof. LIU Ben" w:date="2026-08-25T02:46:00Z" w16du:dateUtc="2026-08-24T18:46:00Z">
          <w:r w:rsidR="007450BA" w:rsidRPr="00015210" w:rsidDel="00CA69FF">
            <w:delText xml:space="preserve"> then decides how good the answer will be; we call this the </w:delText>
          </w:r>
          <w:r w:rsidR="007450BA" w:rsidRPr="00015210" w:rsidDel="00CA69FF">
            <w:rPr>
              <w:i/>
              <w:iCs/>
            </w:rPr>
            <w:delText>quality decision</w:delText>
          </w:r>
          <w:r w:rsidR="007450BA" w:rsidRPr="00015210" w:rsidDel="00CA69FF">
            <w:delText>. Entry is a yes-or-no choice that can be settled quickly, before the AI answer has been read. The quality decision is a matter of degree, and it is where the member</w:delText>
          </w:r>
        </w:del>
      </w:moveTo>
      <w:ins w:id="1222" w:author="Xin Li" w:date="2026-08-22T07:40:00Z" w16du:dateUtc="2026-08-21T23:40:00Z">
        <w:del w:id="1223" w:author="Prof. LIU Ben" w:date="2026-08-25T02:46:00Z" w16du:dateUtc="2026-08-24T18:46:00Z">
          <w:r w:rsidR="004E55FA" w:rsidDel="00CA69FF">
            <w:delText>answerer</w:delText>
          </w:r>
        </w:del>
      </w:ins>
      <w:moveTo w:id="1224" w:author="Xin Li" w:date="2026-08-21T14:41:00Z" w16du:dateUtc="2026-08-21T06:41:00Z">
        <w:del w:id="1225" w:author="Prof. LIU Ben" w:date="2026-08-25T02:46:00Z" w16du:dateUtc="2026-08-24T18:46:00Z">
          <w:r w:rsidR="007450BA" w:rsidRPr="00015210" w:rsidDel="00CA69FF">
            <w:delText>’s time and knowledge are actually committed.</w:delText>
          </w:r>
        </w:del>
      </w:moveTo>
    </w:p>
    <w:moveToRangeEnd w:id="1199"/>
    <w:p w14:paraId="1DAD3781" w14:textId="7BDA0DFB" w:rsidR="001945B2" w:rsidRPr="00015210" w:rsidDel="005C375D" w:rsidRDefault="007450BA" w:rsidP="001945B2">
      <w:pPr>
        <w:pStyle w:val="Heading2"/>
        <w:rPr>
          <w:del w:id="1226" w:author="Prof. LIU Ben" w:date="2026-08-25T21:15:00Z" w16du:dateUtc="2026-08-25T13:15:00Z"/>
        </w:rPr>
      </w:pPr>
      <w:ins w:id="1227" w:author="Xin Li" w:date="2026-08-21T14:40:00Z" w16du:dateUtc="2026-08-21T06:40:00Z">
        <w:del w:id="1228" w:author="Prof. LIU Ben" w:date="2026-08-25T21:15:00Z" w16du:dateUtc="2026-08-25T13:15:00Z">
          <w:r w:rsidDel="005C375D">
            <w:delText>A</w:delText>
          </w:r>
        </w:del>
      </w:ins>
      <w:del w:id="1229" w:author="Prof. LIU Ben" w:date="2026-08-25T21:15:00Z" w16du:dateUtc="2026-08-25T13:15:00Z">
        <w:r w:rsidR="001945B2" w:rsidRPr="00015210" w:rsidDel="005C375D">
          <w:delText>The AI Answer as a Rival with a Profile</w:delText>
        </w:r>
      </w:del>
      <w:ins w:id="1230" w:author="Xin Li" w:date="2026-08-21T14:40:00Z" w16du:dateUtc="2026-08-21T06:40:00Z">
        <w:del w:id="1231" w:author="Prof. LIU Ben" w:date="2026-08-25T21:15:00Z" w16du:dateUtc="2026-08-25T13:15:00Z">
          <w:r w:rsidDel="005C375D">
            <w:delText xml:space="preserve"> of Three Singals </w:delText>
          </w:r>
        </w:del>
      </w:ins>
    </w:p>
    <w:p w14:paraId="3C6ED05D" w14:textId="1E8AECE1" w:rsidR="005C375D" w:rsidRDefault="005C375D">
      <w:pPr>
        <w:pStyle w:val="Heading2"/>
        <w:rPr>
          <w:ins w:id="1232" w:author="Prof. LIU Ben" w:date="2026-08-25T21:14:00Z" w16du:dateUtc="2026-08-25T13:14:00Z"/>
        </w:rPr>
        <w:pPrChange w:id="1233" w:author="Prof. LIU Ben" w:date="2026-08-25T21:15:00Z" w16du:dateUtc="2026-08-25T13:15:00Z">
          <w:pPr>
            <w:pStyle w:val="Paragraph0"/>
          </w:pPr>
        </w:pPrChange>
      </w:pPr>
      <w:ins w:id="1234" w:author="Prof. LIU Ben" w:date="2026-08-25T21:15:00Z" w16du:dateUtc="2026-08-25T13:15:00Z">
        <w:r w:rsidRPr="005C375D">
          <w:rPr>
            <w:lang w:eastAsia="zh-CN"/>
            <w:rPrChange w:id="1235" w:author="Prof. LIU Ben" w:date="2026-08-25T21:15:00Z" w16du:dateUtc="2026-08-25T13:15:00Z">
              <w:rPr>
                <w:b/>
                <w:color w:val="000000"/>
              </w:rPr>
            </w:rPrChange>
          </w:rPr>
          <w:t>The AI Answer as a Profile of Three Signals</w:t>
        </w:r>
      </w:ins>
    </w:p>
    <w:p w14:paraId="6492D544" w14:textId="77777777" w:rsidR="005C375D" w:rsidRPr="005C375D" w:rsidRDefault="005C375D">
      <w:pPr>
        <w:pStyle w:val="Paragraph0"/>
        <w:rPr>
          <w:ins w:id="1236" w:author="Prof. LIU Ben" w:date="2026-08-25T21:14:00Z" w16du:dateUtc="2026-08-25T13:14:00Z"/>
          <w:rPrChange w:id="1237" w:author="Prof. LIU Ben" w:date="2026-08-25T21:15:00Z" w16du:dateUtc="2026-08-25T13:15:00Z">
            <w:rPr>
              <w:ins w:id="1238" w:author="Prof. LIU Ben" w:date="2026-08-25T21:14:00Z" w16du:dateUtc="2026-08-25T13:14:00Z"/>
              <w:color w:val="000000"/>
            </w:rPr>
          </w:rPrChange>
        </w:rPr>
        <w:pPrChange w:id="1239" w:author="Prof. LIU Ben" w:date="2026-08-25T21:15:00Z" w16du:dateUtc="2026-08-25T13:15:00Z">
          <w:pPr>
            <w:spacing w:before="100" w:beforeAutospacing="1" w:after="100" w:afterAutospacing="1"/>
          </w:pPr>
        </w:pPrChange>
      </w:pPr>
      <w:ins w:id="1240" w:author="Prof. LIU Ben" w:date="2026-08-25T21:14:00Z" w16du:dateUtc="2026-08-25T13:14:00Z">
        <w:r w:rsidRPr="005C375D">
          <w:rPr>
            <w:rPrChange w:id="1241" w:author="Prof. LIU Ben" w:date="2026-08-25T21:15:00Z" w16du:dateUtc="2026-08-25T13:15:00Z">
              <w:rPr>
                <w:color w:val="000000"/>
              </w:rPr>
            </w:rPrChange>
          </w:rPr>
          <w:t>Research on competitive interaction holds that how an actor responds to a competitor depends on how the actor appraises that competitor, and that this appraisal is built from observable features: who the competitor is, how capable it appears, and how much effort it appears to have invested (Chen et al. 2007; Chen 2009). It follows that the effect of an AI answer cannot be summarized by a single quantity. The AI answer must instead be read as a profile of signals.</w:t>
        </w:r>
      </w:ins>
    </w:p>
    <w:p w14:paraId="700C792D" w14:textId="6148BB25" w:rsidR="005C375D" w:rsidRDefault="005C375D" w:rsidP="005C375D">
      <w:pPr>
        <w:pStyle w:val="Paragraph0"/>
        <w:rPr>
          <w:ins w:id="1242" w:author="Prof. LIU Ben" w:date="2026-08-25T21:18:00Z" w16du:dateUtc="2026-08-25T13:18:00Z"/>
        </w:rPr>
      </w:pPr>
      <w:ins w:id="1243" w:author="Prof. LIU Ben" w:date="2026-08-25T21:14:00Z" w16du:dateUtc="2026-08-25T13:14:00Z">
        <w:r w:rsidRPr="005C375D">
          <w:rPr>
            <w:rPrChange w:id="1244" w:author="Prof. LIU Ben" w:date="2026-08-25T21:15:00Z" w16du:dateUtc="2026-08-25T13:15:00Z">
              <w:rPr>
                <w:color w:val="000000"/>
              </w:rPr>
            </w:rPrChange>
          </w:rPr>
          <w:t xml:space="preserve">We take the AI answer to carry three signals. The source, which we call the </w:t>
        </w:r>
      </w:ins>
      <w:ins w:id="1245" w:author="Prof. LIU Ben" w:date="2026-08-25T21:16:00Z" w16du:dateUtc="2026-08-25T13:16:00Z">
        <w:r>
          <w:t>“</w:t>
        </w:r>
      </w:ins>
      <w:ins w:id="1246" w:author="Prof. LIU Ben" w:date="2026-08-25T21:14:00Z" w16du:dateUtc="2026-08-25T13:14:00Z">
        <w:r w:rsidRPr="005C375D">
          <w:rPr>
            <w:rPrChange w:id="1247" w:author="Prof. LIU Ben" w:date="2026-08-25T21:15:00Z" w16du:dateUtc="2026-08-25T13:15:00Z">
              <w:rPr>
                <w:color w:val="000000"/>
              </w:rPr>
            </w:rPrChange>
          </w:rPr>
          <w:t>AI label,</w:t>
        </w:r>
      </w:ins>
      <w:ins w:id="1248" w:author="Prof. LIU Ben" w:date="2026-08-25T21:16:00Z" w16du:dateUtc="2026-08-25T13:16:00Z">
        <w:r>
          <w:t>”</w:t>
        </w:r>
      </w:ins>
      <w:ins w:id="1249" w:author="Prof. LIU Ben" w:date="2026-08-25T21:14:00Z" w16du:dateUtc="2026-08-25T13:14:00Z">
        <w:r w:rsidRPr="005C375D">
          <w:rPr>
            <w:rPrChange w:id="1250" w:author="Prof. LIU Ben" w:date="2026-08-25T21:15:00Z" w16du:dateUtc="2026-08-25T13:15:00Z">
              <w:rPr>
                <w:color w:val="000000"/>
              </w:rPr>
            </w:rPrChange>
          </w:rPr>
          <w:t xml:space="preserve"> tells the answerer what kind of competitor this is</w:t>
        </w:r>
      </w:ins>
      <w:ins w:id="1251" w:author="Prof. LIU Ben" w:date="2026-08-25T21:17:00Z" w16du:dateUtc="2026-08-25T13:17:00Z">
        <w:r>
          <w:rPr>
            <w:rFonts w:hint="eastAsia"/>
          </w:rPr>
          <w:t xml:space="preserve"> (i.e,</w:t>
        </w:r>
      </w:ins>
      <w:ins w:id="1252" w:author="Prof. LIU Ben" w:date="2026-08-25T21:14:00Z" w16du:dateUtc="2026-08-25T13:14:00Z">
        <w:r w:rsidRPr="005C375D">
          <w:rPr>
            <w:rPrChange w:id="1253" w:author="Prof. LIU Ben" w:date="2026-08-25T21:15:00Z" w16du:dateUtc="2026-08-25T13:15:00Z">
              <w:rPr>
                <w:color w:val="000000"/>
              </w:rPr>
            </w:rPrChange>
          </w:rPr>
          <w:t xml:space="preserve"> machine authorship is present</w:t>
        </w:r>
      </w:ins>
      <w:ins w:id="1254" w:author="Prof. LIU Ben" w:date="2026-08-25T21:17:00Z" w16du:dateUtc="2026-08-25T13:17:00Z">
        <w:r>
          <w:rPr>
            <w:rFonts w:hint="eastAsia"/>
          </w:rPr>
          <w:t>)</w:t>
        </w:r>
      </w:ins>
      <w:ins w:id="1255" w:author="Prof. LIU Ben" w:date="2026-08-25T21:14:00Z" w16du:dateUtc="2026-08-25T13:14:00Z">
        <w:r w:rsidRPr="005C375D">
          <w:rPr>
            <w:rPrChange w:id="1256" w:author="Prof. LIU Ben" w:date="2026-08-25T21:15:00Z" w16du:dateUtc="2026-08-25T13:15:00Z">
              <w:rPr>
                <w:color w:val="000000"/>
              </w:rPr>
            </w:rPrChange>
          </w:rPr>
          <w:t xml:space="preserve">. The </w:t>
        </w:r>
      </w:ins>
      <w:ins w:id="1257" w:author="Prof. LIU Ben" w:date="2026-08-25T21:17:00Z" w16du:dateUtc="2026-08-25T13:17:00Z">
        <w:r>
          <w:t>“</w:t>
        </w:r>
      </w:ins>
      <w:ins w:id="1258" w:author="Prof. LIU Ben" w:date="2026-08-25T21:14:00Z" w16du:dateUtc="2026-08-25T13:14:00Z">
        <w:r w:rsidRPr="005C375D">
          <w:rPr>
            <w:rPrChange w:id="1259" w:author="Prof. LIU Ben" w:date="2026-08-25T21:15:00Z" w16du:dateUtc="2026-08-25T13:15:00Z">
              <w:rPr>
                <w:color w:val="000000"/>
              </w:rPr>
            </w:rPrChange>
          </w:rPr>
          <w:t>AI content</w:t>
        </w:r>
      </w:ins>
      <w:ins w:id="1260" w:author="Prof. LIU Ben" w:date="2026-08-25T21:17:00Z" w16du:dateUtc="2026-08-25T13:17:00Z">
        <w:r>
          <w:t>”</w:t>
        </w:r>
      </w:ins>
      <w:ins w:id="1261" w:author="Prof. LIU Ben" w:date="2026-08-25T21:14:00Z" w16du:dateUtc="2026-08-25T13:14:00Z">
        <w:r w:rsidRPr="005C375D">
          <w:rPr>
            <w:rPrChange w:id="1262" w:author="Prof. LIU Ben" w:date="2026-08-25T21:15:00Z" w16du:dateUtc="2026-08-25T13:15:00Z">
              <w:rPr>
                <w:color w:val="000000"/>
              </w:rPr>
            </w:rPrChange>
          </w:rPr>
          <w:t xml:space="preserve"> is what the AI actually wrote, and we decompose it into two measurable features: length signals how much of the answerable ground the competitor appears to have taken, and quality signals the standard, or benchmark, that a new contribution must meet to be worth reading. The AI label does not vary in degree, so it produces a level effect. Length and quality vary continuously from one answer to the next, so they produce slopes that determine how the consequence of an AI answer changes as its content changes. Our central claim, then, is that as AI answers grow longer, and as they grow better, the consequence of having one under a question changes in ways that a single average cannot capture.</w:t>
        </w:r>
      </w:ins>
    </w:p>
    <w:p w14:paraId="3F0A28C9" w14:textId="5585E20B" w:rsidR="005C375D" w:rsidRPr="005C375D" w:rsidRDefault="005C375D" w:rsidP="005C375D">
      <w:pPr>
        <w:pStyle w:val="Heading2"/>
        <w:rPr>
          <w:ins w:id="1263" w:author="Prof. LIU Ben" w:date="2026-08-25T21:18:00Z" w16du:dateUtc="2026-08-25T13:18:00Z"/>
          <w:rPrChange w:id="1264" w:author="Prof. LIU Ben" w:date="2026-08-25T21:19:00Z" w16du:dateUtc="2026-08-25T13:19:00Z">
            <w:rPr>
              <w:ins w:id="1265" w:author="Prof. LIU Ben" w:date="2026-08-25T21:18:00Z" w16du:dateUtc="2026-08-25T13:18:00Z"/>
              <w:color w:val="000000"/>
              <w:sz w:val="36"/>
              <w:szCs w:val="36"/>
            </w:rPr>
          </w:rPrChange>
        </w:rPr>
      </w:pPr>
      <w:ins w:id="1266" w:author="Prof. LIU Ben" w:date="2026-08-25T21:18:00Z" w16du:dateUtc="2026-08-25T13:18:00Z">
        <w:r w:rsidRPr="005C375D">
          <w:rPr>
            <w:rPrChange w:id="1267" w:author="Prof. LIU Ben" w:date="2026-08-25T21:19:00Z" w16du:dateUtc="2026-08-25T13:19:00Z">
              <w:rPr>
                <w:color w:val="000000"/>
              </w:rPr>
            </w:rPrChange>
          </w:rPr>
          <w:t>Linking Signals to Decisions Through Fast and Slow Thinking</w:t>
        </w:r>
      </w:ins>
    </w:p>
    <w:p w14:paraId="03CB8821" w14:textId="60E50CBB" w:rsidR="005C375D" w:rsidRPr="005C375D" w:rsidRDefault="005C375D">
      <w:pPr>
        <w:pStyle w:val="Paragraph0"/>
        <w:rPr>
          <w:ins w:id="1268" w:author="Prof. LIU Ben" w:date="2026-08-25T21:18:00Z" w16du:dateUtc="2026-08-25T13:18:00Z"/>
          <w:rPrChange w:id="1269" w:author="Prof. LIU Ben" w:date="2026-08-25T21:19:00Z" w16du:dateUtc="2026-08-25T13:19:00Z">
            <w:rPr>
              <w:ins w:id="1270" w:author="Prof. LIU Ben" w:date="2026-08-25T21:18:00Z" w16du:dateUtc="2026-08-25T13:18:00Z"/>
              <w:color w:val="000000"/>
            </w:rPr>
          </w:rPrChange>
        </w:rPr>
        <w:pPrChange w:id="1271" w:author="Prof. LIU Ben" w:date="2026-08-25T21:19:00Z" w16du:dateUtc="2026-08-25T13:19:00Z">
          <w:pPr>
            <w:pStyle w:val="NormalWeb"/>
          </w:pPr>
        </w:pPrChange>
      </w:pPr>
      <w:ins w:id="1272" w:author="Prof. LIU Ben" w:date="2026-08-25T21:18:00Z" w16du:dateUtc="2026-08-25T13:18:00Z">
        <w:r w:rsidRPr="005C375D">
          <w:rPr>
            <w:rPrChange w:id="1273" w:author="Prof. LIU Ben" w:date="2026-08-25T21:19:00Z" w16du:dateUtc="2026-08-25T13:19:00Z">
              <w:rPr>
                <w:color w:val="000000"/>
              </w:rPr>
            </w:rPrChange>
          </w:rPr>
          <w:t xml:space="preserve">The three signals do not all arrive at the same moment relative to the two decisions, and </w:t>
        </w:r>
        <w:r w:rsidRPr="005C375D">
          <w:rPr>
            <w:rPrChange w:id="1274" w:author="Prof. LIU Ben" w:date="2026-08-25T21:19:00Z" w16du:dateUtc="2026-08-25T13:19:00Z">
              <w:rPr>
                <w:color w:val="000000"/>
              </w:rPr>
            </w:rPrChange>
          </w:rPr>
          <w:lastRenderedPageBreak/>
          <w:t xml:space="preserve">this timing is what ties each signal to a particular decision. Source and length are </w:t>
        </w:r>
      </w:ins>
      <w:ins w:id="1275" w:author="Prof. LIU Ben" w:date="2026-08-25T21:19:00Z" w16du:dateUtc="2026-08-25T13:19:00Z">
        <w:r>
          <w:t>“</w:t>
        </w:r>
      </w:ins>
      <w:ins w:id="1276" w:author="Prof. LIU Ben" w:date="2026-08-25T21:18:00Z" w16du:dateUtc="2026-08-25T13:18:00Z">
        <w:r w:rsidRPr="005C375D">
          <w:rPr>
            <w:rPrChange w:id="1277" w:author="Prof. LIU Ben" w:date="2026-08-25T21:19:00Z" w16du:dateUtc="2026-08-25T13:19:00Z">
              <w:rPr>
                <w:color w:val="000000"/>
              </w:rPr>
            </w:rPrChange>
          </w:rPr>
          <w:t>glance</w:t>
        </w:r>
      </w:ins>
      <w:ins w:id="1278" w:author="Prof. LIU Ben" w:date="2026-08-25T21:19:00Z" w16du:dateUtc="2026-08-25T13:19:00Z">
        <w:r>
          <w:t>”</w:t>
        </w:r>
        <w:r>
          <w:rPr>
            <w:rFonts w:hint="eastAsia"/>
          </w:rPr>
          <w:t xml:space="preserve"> </w:t>
        </w:r>
      </w:ins>
      <w:ins w:id="1279" w:author="Prof. LIU Ben" w:date="2026-08-25T21:18:00Z" w16du:dateUtc="2026-08-25T13:18:00Z">
        <w:r w:rsidRPr="005C375D">
          <w:rPr>
            <w:rPrChange w:id="1280" w:author="Prof. LIU Ben" w:date="2026-08-25T21:19:00Z" w16du:dateUtc="2026-08-25T13:19:00Z">
              <w:rPr>
                <w:color w:val="000000"/>
              </w:rPr>
            </w:rPrChange>
          </w:rPr>
          <w:t>signals: the AI label is plainly visible, and so is the physical size of the answer, and neither requires reading. Quality is different in kind. An answerer learns how good an AI answer is only by reading it and checking its reasoning or its code against the specific problem the questioner posed. To connect signals to decisions, we draw on the two-systems account of thinkin</w:t>
        </w:r>
      </w:ins>
      <w:ins w:id="1281" w:author="Prof. LIU Ben" w:date="2026-08-25T21:20:00Z" w16du:dateUtc="2026-08-25T13:20:00Z">
        <w:r>
          <w:rPr>
            <w:rFonts w:hint="eastAsia"/>
          </w:rPr>
          <w:t>g</w:t>
        </w:r>
      </w:ins>
      <w:ins w:id="1282" w:author="Prof. LIU Ben" w:date="2026-08-25T21:18:00Z" w16du:dateUtc="2026-08-25T13:18:00Z">
        <w:r w:rsidRPr="005C375D">
          <w:rPr>
            <w:rPrChange w:id="1283" w:author="Prof. LIU Ben" w:date="2026-08-25T21:19:00Z" w16du:dateUtc="2026-08-25T13:19:00Z">
              <w:rPr>
                <w:color w:val="000000"/>
              </w:rPr>
            </w:rPrChange>
          </w:rPr>
          <w:t xml:space="preserve"> (Evans &amp; Stanovich 2013; Kahneman 2003, 2011).</w:t>
        </w:r>
      </w:ins>
    </w:p>
    <w:p w14:paraId="32321D0D" w14:textId="7977CD00" w:rsidR="005C375D" w:rsidRPr="005C375D" w:rsidRDefault="005C375D">
      <w:pPr>
        <w:pStyle w:val="Paragraph0"/>
        <w:rPr>
          <w:ins w:id="1284" w:author="Prof. LIU Ben" w:date="2026-08-25T21:18:00Z" w16du:dateUtc="2026-08-25T13:18:00Z"/>
          <w:rPrChange w:id="1285" w:author="Prof. LIU Ben" w:date="2026-08-25T21:19:00Z" w16du:dateUtc="2026-08-25T13:19:00Z">
            <w:rPr>
              <w:ins w:id="1286" w:author="Prof. LIU Ben" w:date="2026-08-25T21:18:00Z" w16du:dateUtc="2026-08-25T13:18:00Z"/>
              <w:color w:val="000000"/>
            </w:rPr>
          </w:rPrChange>
        </w:rPr>
        <w:pPrChange w:id="1287" w:author="Prof. LIU Ben" w:date="2026-08-25T21:19:00Z" w16du:dateUtc="2026-08-25T13:19:00Z">
          <w:pPr>
            <w:pStyle w:val="NormalWeb"/>
          </w:pPr>
        </w:pPrChange>
      </w:pPr>
      <w:ins w:id="1288" w:author="Prof. LIU Ben" w:date="2026-08-25T21:18:00Z" w16du:dateUtc="2026-08-25T13:18:00Z">
        <w:r w:rsidRPr="005C375D">
          <w:rPr>
            <w:rPrChange w:id="1289" w:author="Prof. LIU Ben" w:date="2026-08-25T21:19:00Z" w16du:dateUtc="2026-08-25T13:19:00Z">
              <w:rPr>
                <w:color w:val="000000"/>
              </w:rPr>
            </w:rPrChange>
          </w:rPr>
          <w:t>In that account, System 1 operates automatically, demands almost no effort, and responds to surface cues, whereas System 2 is deliberate and effortful and engages only when the situation appears to justify the cost (Kahneman 2011). The two systems classify both the signals and the decisions. Among the signals, the AI label and length are surface cues available at a glance and are thus processed by System 1, while quality can be established only through the deliberate evaluation characteristic of System 2. Among the decisions, entry is settled quickly and before close reading, so it is a System 1 decision, whereas the quality decision commits the answerer</w:t>
        </w:r>
      </w:ins>
      <w:ins w:id="1290" w:author="Prof. LIU Ben" w:date="2026-08-25T21:21:00Z" w16du:dateUtc="2026-08-25T13:21:00Z">
        <w:r>
          <w:t>’</w:t>
        </w:r>
      </w:ins>
      <w:ins w:id="1291" w:author="Prof. LIU Ben" w:date="2026-08-25T21:18:00Z" w16du:dateUtc="2026-08-25T13:18:00Z">
        <w:r w:rsidRPr="005C375D">
          <w:rPr>
            <w:rPrChange w:id="1292" w:author="Prof. LIU Ben" w:date="2026-08-25T21:19:00Z" w16du:dateUtc="2026-08-25T13:19:00Z">
              <w:rPr>
                <w:color w:val="000000"/>
              </w:rPr>
            </w:rPrChange>
          </w:rPr>
          <w:t>s time and knowledge and is thus a System 2 decision.</w:t>
        </w:r>
      </w:ins>
    </w:p>
    <w:p w14:paraId="780D29D1" w14:textId="03176B29" w:rsidR="005C375D" w:rsidRPr="005C375D" w:rsidRDefault="005C375D">
      <w:pPr>
        <w:pStyle w:val="Paragraph0"/>
        <w:rPr>
          <w:ins w:id="1293" w:author="Prof. LIU Ben" w:date="2026-08-25T21:25:00Z" w16du:dateUtc="2026-08-25T13:25:00Z"/>
          <w:rPrChange w:id="1294" w:author="Prof. LIU Ben" w:date="2026-08-25T21:26:00Z" w16du:dateUtc="2026-08-25T13:26:00Z">
            <w:rPr>
              <w:ins w:id="1295" w:author="Prof. LIU Ben" w:date="2026-08-25T21:25:00Z" w16du:dateUtc="2026-08-25T13:25:00Z"/>
              <w:color w:val="000000"/>
            </w:rPr>
          </w:rPrChange>
        </w:rPr>
        <w:pPrChange w:id="1296" w:author="Prof. LIU Ben" w:date="2026-08-25T21:26:00Z" w16du:dateUtc="2026-08-25T13:26:00Z">
          <w:pPr>
            <w:spacing w:before="100" w:beforeAutospacing="1" w:after="100" w:afterAutospacing="1"/>
          </w:pPr>
        </w:pPrChange>
      </w:pPr>
      <w:ins w:id="1297" w:author="Prof. LIU Ben" w:date="2026-08-25T21:18:00Z" w16du:dateUtc="2026-08-25T13:18:00Z">
        <w:r w:rsidRPr="005C375D">
          <w:rPr>
            <w:rPrChange w:id="1298" w:author="Prof. LIU Ben" w:date="2026-08-25T21:19:00Z" w16du:dateUtc="2026-08-25T13:19:00Z">
              <w:rPr>
                <w:color w:val="000000"/>
              </w:rPr>
            </w:rPrChange>
          </w:rPr>
          <w:t xml:space="preserve">This classification yields a single organizing principle, which we label the </w:t>
        </w:r>
      </w:ins>
      <w:ins w:id="1299" w:author="Prof. LIU Ben" w:date="2026-08-25T21:21:00Z" w16du:dateUtc="2026-08-25T13:21:00Z">
        <w:r>
          <w:t>“</w:t>
        </w:r>
      </w:ins>
      <w:ins w:id="1300" w:author="Prof. LIU Ben" w:date="2026-08-25T21:18:00Z" w16du:dateUtc="2026-08-25T13:18:00Z">
        <w:r w:rsidRPr="005C375D">
          <w:rPr>
            <w:rPrChange w:id="1301" w:author="Prof. LIU Ben" w:date="2026-08-25T21:19:00Z" w16du:dateUtc="2026-08-25T13:19:00Z">
              <w:rPr>
                <w:color w:val="000000"/>
              </w:rPr>
            </w:rPrChange>
          </w:rPr>
          <w:t>same-level</w:t>
        </w:r>
      </w:ins>
      <w:ins w:id="1302" w:author="Prof. LIU Ben" w:date="2026-08-25T21:21:00Z" w16du:dateUtc="2026-08-25T13:21:00Z">
        <w:r>
          <w:t>”</w:t>
        </w:r>
      </w:ins>
      <w:ins w:id="1303" w:author="Prof. LIU Ben" w:date="2026-08-25T21:18:00Z" w16du:dateUtc="2026-08-25T13:18:00Z">
        <w:r w:rsidRPr="005C375D">
          <w:rPr>
            <w:rPrChange w:id="1304" w:author="Prof. LIU Ben" w:date="2026-08-25T21:19:00Z" w16du:dateUtc="2026-08-25T13:19:00Z">
              <w:rPr>
                <w:color w:val="000000"/>
              </w:rPr>
            </w:rPrChange>
          </w:rPr>
          <w:t xml:space="preserve"> principle: a signal moves a decision when the two occupy the same level of processing, and cross-level effects are null. To state this another way, a glance signal bears on the glance decision, and a reading signal bears on the reading decision, but a signal processed at one level does not systematically shape a decision made at the other. Note that this principle commits us in advance to specific null predictions. </w:t>
        </w:r>
      </w:ins>
      <w:ins w:id="1305" w:author="Prof. LIU Ben" w:date="2026-08-25T21:25:00Z" w16du:dateUtc="2026-08-25T13:25:00Z">
        <w:r w:rsidRPr="005C375D">
          <w:rPr>
            <w:rPrChange w:id="1306" w:author="Prof. LIU Ben" w:date="2026-08-25T21:26:00Z" w16du:dateUtc="2026-08-25T13:26:00Z">
              <w:rPr>
                <w:color w:val="000000"/>
              </w:rPr>
            </w:rPrChange>
          </w:rPr>
          <w:t>A framework that predicted an effect in every combination of signal and decision could not be wrong in any interesting way, so the null cells matter as much as the others: they are tests the account must pass.</w:t>
        </w:r>
      </w:ins>
    </w:p>
    <w:p w14:paraId="2B110391" w14:textId="4E720D7F" w:rsidR="005C375D" w:rsidRPr="005C375D" w:rsidRDefault="005C375D">
      <w:pPr>
        <w:pStyle w:val="Paragraph0"/>
        <w:rPr>
          <w:ins w:id="1307" w:author="Prof. LIU Ben" w:date="2026-08-25T21:18:00Z" w16du:dateUtc="2026-08-25T13:18:00Z"/>
          <w:rPrChange w:id="1308" w:author="Prof. LIU Ben" w:date="2026-08-25T21:19:00Z" w16du:dateUtc="2026-08-25T13:19:00Z">
            <w:rPr>
              <w:ins w:id="1309" w:author="Prof. LIU Ben" w:date="2026-08-25T21:18:00Z" w16du:dateUtc="2026-08-25T13:18:00Z"/>
              <w:color w:val="000000"/>
            </w:rPr>
          </w:rPrChange>
        </w:rPr>
        <w:pPrChange w:id="1310" w:author="Prof. LIU Ben" w:date="2026-08-25T21:19:00Z" w16du:dateUtc="2026-08-25T13:19:00Z">
          <w:pPr>
            <w:pStyle w:val="NormalWeb"/>
          </w:pPr>
        </w:pPrChange>
      </w:pPr>
      <w:ins w:id="1311" w:author="Prof. LIU Ben" w:date="2026-08-25T21:18:00Z" w16du:dateUtc="2026-08-25T13:18:00Z">
        <w:r w:rsidRPr="005C375D">
          <w:rPr>
            <w:rPrChange w:id="1312" w:author="Prof. LIU Ben" w:date="2026-08-25T21:19:00Z" w16du:dateUtc="2026-08-25T13:19:00Z">
              <w:rPr>
                <w:color w:val="000000"/>
              </w:rPr>
            </w:rPrChange>
          </w:rPr>
          <w:t xml:space="preserve">The remainder of this section develops six hypotheses from this principle. Figure 3 </w:t>
        </w:r>
        <w:r w:rsidRPr="005C375D">
          <w:rPr>
            <w:rPrChange w:id="1313" w:author="Prof. LIU Ben" w:date="2026-08-25T21:19:00Z" w16du:dateUtc="2026-08-25T13:19:00Z">
              <w:rPr>
                <w:color w:val="000000"/>
              </w:rPr>
            </w:rPrChange>
          </w:rPr>
          <w:lastRenderedPageBreak/>
          <w:t xml:space="preserve">arranges them, with the three signals down the rows and the two decisions across the columns. </w:t>
        </w:r>
      </w:ins>
    </w:p>
    <w:p w14:paraId="0CADEC78" w14:textId="4236D14C" w:rsidR="007450BA" w:rsidRPr="00015210" w:rsidDel="005C375D" w:rsidRDefault="00E81B22" w:rsidP="007450BA">
      <w:pPr>
        <w:pStyle w:val="Paragraph0"/>
        <w:rPr>
          <w:del w:id="1314" w:author="Prof. LIU Ben" w:date="2026-08-25T21:18:00Z" w16du:dateUtc="2026-08-25T13:18:00Z"/>
          <w:moveTo w:id="1315" w:author="Xin Li" w:date="2026-08-21T14:47:00Z" w16du:dateUtc="2026-08-21T06:47:00Z"/>
        </w:rPr>
      </w:pPr>
      <w:ins w:id="1316" w:author="Xin Li" w:date="2026-08-21T14:55:00Z" w16du:dateUtc="2026-08-21T06:55:00Z">
        <w:del w:id="1317" w:author="Prof. LIU Ben" w:date="2026-08-25T21:18:00Z" w16du:dateUtc="2026-08-25T13:18:00Z">
          <w:r w:rsidDel="005C375D">
            <w:delText xml:space="preserve">In our </w:delText>
          </w:r>
        </w:del>
      </w:ins>
      <w:ins w:id="1318" w:author="Xin Li" w:date="2026-08-21T14:54:00Z" w16du:dateUtc="2026-08-21T06:54:00Z">
        <w:del w:id="1319" w:author="Prof. LIU Ben" w:date="2026-08-25T21:18:00Z" w16du:dateUtc="2026-08-25T13:18:00Z">
          <w:r w:rsidDel="005C375D">
            <w:delText>competitive</w:delText>
          </w:r>
        </w:del>
      </w:ins>
      <w:ins w:id="1320" w:author="Xin Li" w:date="2026-08-21T14:55:00Z" w16du:dateUtc="2026-08-21T06:55:00Z">
        <w:del w:id="1321" w:author="Prof. LIU Ben" w:date="2026-08-25T21:18:00Z" w16du:dateUtc="2026-08-25T13:18:00Z">
          <w:r w:rsidDel="005C375D">
            <w:delText xml:space="preserve"> lens,</w:delText>
          </w:r>
        </w:del>
      </w:ins>
      <w:ins w:id="1322" w:author="Xin Li" w:date="2026-08-21T14:54:00Z" w16du:dateUtc="2026-08-21T06:54:00Z">
        <w:del w:id="1323" w:author="Prof. LIU Ben" w:date="2026-08-25T21:18:00Z" w16du:dateUtc="2026-08-25T13:18:00Z">
          <w:r w:rsidDel="005C375D">
            <w:delText xml:space="preserve"> </w:delText>
          </w:r>
        </w:del>
      </w:ins>
      <w:moveToRangeStart w:id="1324" w:author="Xin Li" w:date="2026-08-21T14:47:00Z" w:name="move238216063"/>
      <w:moveTo w:id="1325" w:author="Xin Li" w:date="2026-08-21T14:47:00Z" w16du:dateUtc="2026-08-21T06:47:00Z">
        <w:del w:id="1326" w:author="Prof. LIU Ben" w:date="2026-08-25T21:18:00Z" w16du:dateUtc="2026-08-25T13:18:00Z">
          <w:r w:rsidR="007450BA" w:rsidRPr="00015210" w:rsidDel="005C375D">
            <w:delText>Second, the lens tells us where to look. R</w:delText>
          </w:r>
        </w:del>
      </w:moveTo>
      <w:ins w:id="1327" w:author="Xin Li" w:date="2026-08-21T14:55:00Z" w16du:dateUtc="2026-08-21T06:55:00Z">
        <w:del w:id="1328" w:author="Prof. LIU Ben" w:date="2026-08-25T21:18:00Z" w16du:dateUtc="2026-08-25T13:18:00Z">
          <w:r w:rsidDel="005C375D">
            <w:delText>r</w:delText>
          </w:r>
        </w:del>
      </w:ins>
      <w:moveTo w:id="1329" w:author="Xin Li" w:date="2026-08-21T14:47:00Z" w16du:dateUtc="2026-08-21T06:47:00Z">
        <w:del w:id="1330" w:author="Prof. LIU Ben" w:date="2026-08-25T21:18:00Z" w16du:dateUtc="2026-08-25T13:18:00Z">
          <w:r w:rsidR="007450BA" w:rsidRPr="00015210" w:rsidDel="005C375D">
            <w:delText>esearch on competitive interaction holds that how an actor responds to a rival</w:delText>
          </w:r>
        </w:del>
      </w:moveTo>
      <w:ins w:id="1331" w:author="Xin Li" w:date="2026-08-22T07:38:00Z" w16du:dateUtc="2026-08-21T23:38:00Z">
        <w:del w:id="1332" w:author="Prof. LIU Ben" w:date="2026-08-25T21:18:00Z" w16du:dateUtc="2026-08-25T13:18:00Z">
          <w:r w:rsidR="004E55FA" w:rsidDel="005C375D">
            <w:delText>competitor</w:delText>
          </w:r>
        </w:del>
      </w:ins>
      <w:moveTo w:id="1333" w:author="Xin Li" w:date="2026-08-21T14:47:00Z" w16du:dateUtc="2026-08-21T06:47:00Z">
        <w:del w:id="1334" w:author="Prof. LIU Ben" w:date="2026-08-25T21:18:00Z" w16du:dateUtc="2026-08-25T13:18:00Z">
          <w:r w:rsidR="007450BA" w:rsidRPr="00015210" w:rsidDel="005C375D">
            <w:delText xml:space="preserve"> depends on how the actor appraises that rival</w:delText>
          </w:r>
        </w:del>
      </w:moveTo>
      <w:ins w:id="1335" w:author="Xin Li" w:date="2026-08-22T07:38:00Z" w16du:dateUtc="2026-08-21T23:38:00Z">
        <w:del w:id="1336" w:author="Prof. LIU Ben" w:date="2026-08-25T21:18:00Z" w16du:dateUtc="2026-08-25T13:18:00Z">
          <w:r w:rsidR="004E55FA" w:rsidDel="005C375D">
            <w:delText>competitor</w:delText>
          </w:r>
        </w:del>
      </w:ins>
      <w:moveTo w:id="1337" w:author="Xin Li" w:date="2026-08-21T14:47:00Z" w16du:dateUtc="2026-08-21T06:47:00Z">
        <w:del w:id="1338" w:author="Prof. LIU Ben" w:date="2026-08-25T21:18:00Z" w16du:dateUtc="2026-08-25T13:18:00Z">
          <w:r w:rsidR="007450BA" w:rsidRPr="00015210" w:rsidDel="005C375D">
            <w:delText xml:space="preserve">, and that this appraisal is built </w:delText>
          </w:r>
        </w:del>
      </w:moveTo>
      <w:ins w:id="1339" w:author="Xin Li" w:date="2026-08-21T14:55:00Z" w16du:dateUtc="2026-08-21T06:55:00Z">
        <w:del w:id="1340" w:author="Prof. LIU Ben" w:date="2026-08-25T21:18:00Z" w16du:dateUtc="2026-08-25T13:18:00Z">
          <w:r w:rsidDel="005C375D">
            <w:delText>upon</w:delText>
          </w:r>
        </w:del>
      </w:ins>
      <w:moveTo w:id="1341" w:author="Xin Li" w:date="2026-08-21T14:47:00Z" w16du:dateUtc="2026-08-21T06:47:00Z">
        <w:del w:id="1342" w:author="Prof. LIU Ben" w:date="2026-08-25T21:18:00Z" w16du:dateUtc="2026-08-25T13:18:00Z">
          <w:r w:rsidR="007450BA" w:rsidRPr="00015210" w:rsidDel="005C375D">
            <w:delText>from observable features: who the rival</w:delText>
          </w:r>
        </w:del>
      </w:moveTo>
      <w:ins w:id="1343" w:author="Xin Li" w:date="2026-08-22T07:38:00Z" w16du:dateUtc="2026-08-21T23:38:00Z">
        <w:del w:id="1344" w:author="Prof. LIU Ben" w:date="2026-08-25T21:18:00Z" w16du:dateUtc="2026-08-25T13:18:00Z">
          <w:r w:rsidR="004E55FA" w:rsidDel="005C375D">
            <w:delText>competitor</w:delText>
          </w:r>
        </w:del>
      </w:ins>
      <w:moveTo w:id="1345" w:author="Xin Li" w:date="2026-08-21T14:47:00Z" w16du:dateUtc="2026-08-21T06:47:00Z">
        <w:del w:id="1346" w:author="Prof. LIU Ben" w:date="2026-08-25T21:18:00Z" w16du:dateUtc="2026-08-25T13:18:00Z">
          <w:r w:rsidR="007450BA" w:rsidRPr="00015210" w:rsidDel="005C375D">
            <w:delText xml:space="preserve"> is, how capable it appears, and how much effort it appears to have put in </w:delText>
          </w:r>
          <w:r w:rsidR="007450BA" w:rsidRPr="00015210" w:rsidDel="005C375D">
            <w:fldChar w:fldCharType="begin"/>
          </w:r>
          <w:r w:rsidR="007450BA" w:rsidRPr="00015210" w:rsidDel="005C375D">
            <w:delInstrText xml:space="preserve"> ADDIN ZOTERO_ITEM CSL_CITATION {"citationID":"9TerOK9Z","properties":{"unsorted":false,"formattedCitation":"(Chen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rivalry.</w:delInstrText>
          </w:r>
          <w:r w:rsidR="007450BA" w:rsidRPr="00015210" w:rsidDel="005C375D">
            <w:rPr>
              <w:rFonts w:ascii="SimSun" w:eastAsia="SimSun" w:hAnsi="SimSun" w:cs="SimSun" w:hint="eastAsia"/>
            </w:rPr>
            <w:delInstrText>本文研究竞争紧张度，即目标企业与其特定竞争对手之间的紧张关系，这种紧张关系可能导致目标企业采取行动对抗竞争对手。基于认知</w:delInstrText>
          </w:r>
          <w:r w:rsidR="007450BA" w:rsidRPr="00015210" w:rsidDel="005C375D">
            <w:delInstrText>-</w:delInstrText>
          </w:r>
          <w:r w:rsidR="007450BA" w:rsidRPr="00015210" w:rsidDel="005C375D">
            <w:rPr>
              <w:rFonts w:ascii="SimSun" w:eastAsia="SimSun" w:hAnsi="SimSun" w:cs="SimSun" w:hint="eastAsia"/>
            </w:rPr>
            <w:delInstrText>动机</w:delInstrText>
          </w:r>
          <w:r w:rsidR="007450BA" w:rsidRPr="00015210" w:rsidDel="005C375D">
            <w:delInstrText>-</w:delInstrText>
          </w:r>
          <w:r w:rsidR="007450BA" w:rsidRPr="00015210" w:rsidDel="005C375D">
            <w:rPr>
              <w:rFonts w:ascii="SimSun" w:eastAsia="SimSun" w:hAnsi="SimSun" w:cs="SimSun" w:hint="eastAsia"/>
            </w:rPr>
            <w:del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delInstrText>
          </w:r>
          <w:r w:rsidR="007450BA" w:rsidRPr="00015210" w:rsidDel="005C375D">
            <w:delInstrText xml:space="preserve">","archive_location":"491 </w:delInstrText>
          </w:r>
          <w:r w:rsidR="007450BA" w:rsidRPr="00015210" w:rsidDel="005C375D">
            <w:rPr>
              <w:rFonts w:ascii="Apple Color Emoji" w:hAnsi="Apple Color Emoji" w:cs="Apple Color Emoji"/>
            </w:rPr>
            <w:delInstrText>📊</w:delInstrText>
          </w:r>
          <w:r w:rsidR="007450BA" w:rsidRPr="00015210" w:rsidDel="005C375D">
            <w:delInstrText>","call-number":"1","container-title":"Academy of Management Journal","DOI":"10.5465/amj.2007.24162081","ISSN":"0001-4273","issue":"1","journalAbbreviation":"AMJ","language":"en","note":"</w:delInstrText>
          </w:r>
          <w:r w:rsidR="007450BA" w:rsidRPr="00015210" w:rsidDel="005C375D">
            <w:rPr>
              <w:rFonts w:ascii="Apple Color Emoji" w:hAnsi="Apple Color Emoji" w:cs="Apple Color Emoji"/>
            </w:rPr>
            <w:delInstrText>🏷️</w:delInstrText>
          </w:r>
          <w:r w:rsidR="007450BA" w:rsidRPr="00015210" w:rsidDel="005C375D">
            <w:delInstrText xml:space="preserve"> /unread</w:delInstrText>
          </w:r>
          <w:r w:rsidR="007450BA" w:rsidRPr="00015210" w:rsidDel="005C375D">
            <w:rPr>
              <w:rFonts w:ascii="SimSun" w:eastAsia="SimSun" w:hAnsi="SimSun" w:cs="SimSun" w:hint="eastAsia"/>
            </w:rPr>
            <w:delInstrText>、</w:delInstrText>
          </w:r>
          <w:r w:rsidR="007450BA" w:rsidRPr="00015210" w:rsidDel="005C375D">
            <w:delInstrText>COMPETITION</w:delInstrText>
          </w:r>
          <w:r w:rsidR="007450BA" w:rsidRPr="00015210" w:rsidDel="005C375D">
            <w:rPr>
              <w:rFonts w:ascii="SimSun" w:eastAsia="SimSun" w:hAnsi="SimSun" w:cs="SimSun" w:hint="eastAsia"/>
            </w:rPr>
            <w:delInstrText>、</w:delInstrText>
          </w:r>
          <w:r w:rsidR="007450BA" w:rsidRPr="00015210" w:rsidDel="005C375D">
            <w:delInstrText>MANAGEMENT</w:delInstrText>
          </w:r>
          <w:r w:rsidR="007450BA" w:rsidRPr="00015210" w:rsidDel="005C375D">
            <w:rPr>
              <w:rFonts w:ascii="SimSun" w:eastAsia="SimSun" w:hAnsi="SimSun" w:cs="SimSun" w:hint="eastAsia"/>
            </w:rPr>
            <w:delInstrText>、</w:delInstrText>
          </w:r>
          <w:r w:rsidR="007450BA" w:rsidRPr="00015210" w:rsidDel="005C375D">
            <w:delInstrText>BUSINESS enterprises</w:delInstrText>
          </w:r>
          <w:r w:rsidR="007450BA" w:rsidRPr="00015210" w:rsidDel="005C375D">
            <w:rPr>
              <w:rFonts w:ascii="SimSun" w:eastAsia="SimSun" w:hAnsi="SimSun" w:cs="SimSun" w:hint="eastAsia"/>
            </w:rPr>
            <w:delInstrText>、</w:delInstrText>
          </w:r>
          <w:r w:rsidR="007450BA" w:rsidRPr="00015210" w:rsidDel="005C375D">
            <w:delInstrText>COMMERCE</w:delInstrText>
          </w:r>
          <w:r w:rsidR="007450BA" w:rsidRPr="00015210" w:rsidDel="005C375D">
            <w:rPr>
              <w:rFonts w:ascii="SimSun" w:eastAsia="SimSun" w:hAnsi="SimSun" w:cs="SimSun" w:hint="eastAsia"/>
            </w:rPr>
            <w:delInstrText>、</w:delInstrText>
          </w:r>
          <w:r w:rsidR="007450BA" w:rsidRPr="00015210" w:rsidDel="005C375D">
            <w:delInstrText>DATA analysis</w:delInstrText>
          </w:r>
          <w:r w:rsidR="007450BA" w:rsidRPr="00015210" w:rsidDel="005C375D">
            <w:rPr>
              <w:rFonts w:ascii="SimSun" w:eastAsia="SimSun" w:hAnsi="SimSun" w:cs="SimSun" w:hint="eastAsia"/>
            </w:rPr>
            <w:delInstrText>、</w:delInstrText>
          </w:r>
          <w:r w:rsidR="007450BA" w:rsidRPr="00015210" w:rsidDel="005C375D">
            <w:delInstrText>MOTIVATION (Psychology)</w:delInstrText>
          </w:r>
          <w:r w:rsidR="007450BA" w:rsidRPr="00015210" w:rsidDel="005C375D">
            <w:rPr>
              <w:rFonts w:ascii="SimSun" w:eastAsia="SimSun" w:hAnsi="SimSun" w:cs="SimSun" w:hint="eastAsia"/>
            </w:rPr>
            <w:delInstrText>、</w:delInstrText>
          </w:r>
          <w:r w:rsidR="007450BA" w:rsidRPr="00015210" w:rsidDel="005C375D">
            <w:del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delInstrText>
          </w:r>
          <w:r w:rsidR="007450BA" w:rsidRPr="00015210" w:rsidDel="005C375D">
            <w:rPr>
              <w:rFonts w:ascii="Apple Color Emoji" w:hAnsi="Apple Color Emoji" w:cs="Apple Color Emoji"/>
            </w:rPr>
            <w:delInstrText>📊</w:delInstrText>
          </w:r>
          <w:r w:rsidR="007450BA" w:rsidRPr="00015210" w:rsidDel="005C375D">
            <w:delInstrText>","call-number":"3","container-title":"Asia Pacific Journal of Management","DOI":"10.1007/s10490-008-9110-7","ISSN":"1572-9958","issue":"1","journalAbbreviation":"Asia Pac J Manag","language":"en","note":"</w:delInstrText>
          </w:r>
          <w:r w:rsidR="007450BA" w:rsidRPr="00015210" w:rsidDel="005C375D">
            <w:rPr>
              <w:rFonts w:ascii="Apple Color Emoji" w:hAnsi="Apple Color Emoji" w:cs="Apple Color Emoji"/>
            </w:rPr>
            <w:delInstrText>🏷️</w:delInstrText>
          </w:r>
          <w:r w:rsidR="007450BA" w:rsidRPr="00015210" w:rsidDel="005C375D">
            <w:delInstrText xml:space="preserve"> /reading</w:delInstrText>
          </w:r>
          <w:r w:rsidR="007450BA" w:rsidRPr="00015210" w:rsidDel="005C375D">
            <w:rPr>
              <w:rFonts w:ascii="SimSun" w:eastAsia="SimSun" w:hAnsi="SimSun" w:cs="SimSun" w:hint="eastAsia"/>
            </w:rPr>
            <w:delInstrText>、</w:delInstrText>
          </w:r>
          <w:r w:rsidR="007450BA" w:rsidRPr="00015210" w:rsidDel="005C375D">
            <w:delInstrText>Research</w:delInstrText>
          </w:r>
          <w:r w:rsidR="007450BA" w:rsidRPr="00015210" w:rsidDel="005C375D">
            <w:rPr>
              <w:rFonts w:ascii="SimSun" w:eastAsia="SimSun" w:hAnsi="SimSun" w:cs="SimSun" w:hint="eastAsia"/>
            </w:rPr>
            <w:delInstrText>、</w:delInstrText>
          </w:r>
          <w:r w:rsidR="007450BA" w:rsidRPr="00015210" w:rsidDel="005C375D">
            <w:rPr>
              <w:rFonts w:ascii="Apple Color Emoji" w:hAnsi="Apple Color Emoji" w:cs="Apple Color Emoji"/>
            </w:rPr>
            <w:delInstrText>🤖️</w:delInstrText>
          </w:r>
          <w:r w:rsidR="007450BA" w:rsidRPr="00015210" w:rsidDel="005C375D">
            <w:rPr>
              <w:rFonts w:ascii="SimSun" w:eastAsia="SimSun" w:hAnsi="SimSun" w:cs="SimSun" w:hint="eastAsia"/>
            </w:rPr>
            <w:delInstrText>、</w:delInstrText>
          </w:r>
          <w:r w:rsidR="007450BA" w:rsidRPr="00015210" w:rsidDel="005C375D">
            <w:delInstrText>Competitive dynamics</w:delInstrText>
          </w:r>
          <w:r w:rsidR="007450BA" w:rsidRPr="00015210" w:rsidDel="005C375D">
            <w:rPr>
              <w:rFonts w:ascii="SimSun" w:eastAsia="SimSun" w:hAnsi="SimSun" w:cs="SimSun" w:hint="eastAsia"/>
            </w:rPr>
            <w:delInstrText>、</w:delInstrText>
          </w:r>
          <w:r w:rsidR="007450BA" w:rsidRPr="00015210" w:rsidDel="005C375D">
            <w:delInstrText>Publishing</w:delInstrText>
          </w:r>
          <w:r w:rsidR="007450BA" w:rsidRPr="00015210" w:rsidDel="005C375D">
            <w:rPr>
              <w:rFonts w:ascii="SimSun" w:eastAsia="SimSun" w:hAnsi="SimSun" w:cs="SimSun" w:hint="eastAsia"/>
            </w:rPr>
            <w:delInstrText>、</w:delInstrText>
          </w:r>
          <w:r w:rsidR="007450BA" w:rsidRPr="00015210" w:rsidDel="005C375D">
            <w:delInstrText>Strategic management</w:delInstrText>
          </w:r>
          <w:r w:rsidR="007450BA" w:rsidRPr="00015210" w:rsidDel="005C375D">
            <w:rPr>
              <w:rFonts w:ascii="SimSun" w:eastAsia="SimSun" w:hAnsi="SimSun" w:cs="SimSun" w:hint="eastAsia"/>
            </w:rPr>
            <w:delInstrText>、</w:delInstrText>
          </w:r>
          <w:r w:rsidR="007450BA" w:rsidRPr="00015210" w:rsidDel="005C375D">
            <w:delInstrText xml:space="preserve">U.S.-based journal","page":"5-25","source":"9.7 (Q1)","title":"Competitive dynamics research: An insider’s odyssey","title-short":"Competitive dynamics research","URL":"https://doi.org/10.1007/s10490-008-9110-7","volume":"26","author":[{"family":"Chen","given":"Ming-Jer"}],"accessed":{"date-parts":[["2026",7,27]]},"issued":{"date-parts":[["2009",3,1]]}}}],"schema":"https://github.com/citation-style-language/schema/raw/master/csl-citation.json"} </w:delInstrText>
          </w:r>
          <w:r w:rsidR="007450BA" w:rsidRPr="00015210" w:rsidDel="005C375D">
            <w:fldChar w:fldCharType="separate"/>
          </w:r>
          <w:r w:rsidR="007450BA" w:rsidRPr="00015210" w:rsidDel="005C375D">
            <w:delText>(Chen et al. 2007; Chen 2009)</w:delText>
          </w:r>
          <w:r w:rsidR="007450BA" w:rsidRPr="00015210" w:rsidDel="005C375D">
            <w:fldChar w:fldCharType="end"/>
          </w:r>
          <w:r w:rsidR="007450BA" w:rsidRPr="00015210" w:rsidDel="005C375D">
            <w:delText>.</w:delText>
          </w:r>
        </w:del>
      </w:moveTo>
      <w:ins w:id="1347" w:author="Xin Li" w:date="2026-08-21T15:09:00Z" w16du:dateUtc="2026-08-21T07:09:00Z">
        <w:del w:id="1348" w:author="Prof. LIU Ben" w:date="2026-08-25T21:18:00Z" w16du:dateUtc="2026-08-25T13:18:00Z">
          <w:r w:rsidR="009668D6" w:rsidDel="005C375D">
            <w:delText xml:space="preserve"> </w:delText>
          </w:r>
        </w:del>
      </w:ins>
    </w:p>
    <w:moveToRangeEnd w:id="1324"/>
    <w:p w14:paraId="4D7971CF" w14:textId="7C00768C" w:rsidR="001945B2" w:rsidRPr="00015210" w:rsidDel="005C375D" w:rsidRDefault="001945B2" w:rsidP="001945B2">
      <w:pPr>
        <w:pStyle w:val="Paragraph0"/>
        <w:rPr>
          <w:del w:id="1349" w:author="Prof. LIU Ben" w:date="2026-08-25T21:18:00Z" w16du:dateUtc="2026-08-25T13:18:00Z"/>
        </w:rPr>
      </w:pPr>
      <w:del w:id="1350" w:author="Prof. LIU Ben" w:date="2026-08-25T21:18:00Z" w16du:dateUtc="2026-08-25T13:18:00Z">
        <w:r w:rsidRPr="00015210" w:rsidDel="005C375D">
          <w:delText xml:space="preserve">As Section 2 reviews, existing studies ask whether AI raises or lowers human contribution. This is a reasonable starting point, but it treats </w:delText>
        </w:r>
        <w:r w:rsidR="00534D0B" w:rsidRPr="00015210" w:rsidDel="005C375D">
          <w:delText>“</w:delText>
        </w:r>
        <w:r w:rsidRPr="00015210" w:rsidDel="005C375D">
          <w:delText>an AI answer is present</w:delText>
        </w:r>
        <w:r w:rsidR="00534D0B" w:rsidRPr="00015210" w:rsidDel="005C375D">
          <w:delText>”</w:delText>
        </w:r>
        <w:r w:rsidRPr="00015210" w:rsidDel="005C375D">
          <w:delText xml:space="preserve"> as a single condition with a single consequence. If the member</w:delText>
        </w:r>
      </w:del>
      <w:ins w:id="1351" w:author="Xin Li" w:date="2026-08-22T07:40:00Z" w16du:dateUtc="2026-08-21T23:40:00Z">
        <w:del w:id="1352" w:author="Prof. LIU Ben" w:date="2026-08-25T21:18:00Z" w16du:dateUtc="2026-08-25T13:18:00Z">
          <w:r w:rsidR="004E55FA" w:rsidDel="005C375D">
            <w:delText>answerer</w:delText>
          </w:r>
        </w:del>
      </w:ins>
      <w:del w:id="1353" w:author="Prof. LIU Ben" w:date="2026-08-25T21:18:00Z" w16du:dateUtc="2026-08-25T13:18:00Z">
        <w:r w:rsidR="00534D0B" w:rsidRPr="00015210" w:rsidDel="005C375D">
          <w:delText>’</w:delText>
        </w:r>
        <w:r w:rsidRPr="00015210" w:rsidDel="005C375D">
          <w:delText>s response instead depends on how the rival</w:delText>
        </w:r>
      </w:del>
      <w:ins w:id="1354" w:author="Xin Li" w:date="2026-08-22T07:38:00Z" w16du:dateUtc="2026-08-21T23:38:00Z">
        <w:del w:id="1355" w:author="Prof. LIU Ben" w:date="2026-08-25T21:18:00Z" w16du:dateUtc="2026-08-25T13:18:00Z">
          <w:r w:rsidR="004E55FA" w:rsidDel="005C375D">
            <w:delText>competitor</w:delText>
          </w:r>
        </w:del>
      </w:ins>
      <w:del w:id="1356" w:author="Prof. LIU Ben" w:date="2026-08-25T21:18:00Z" w16du:dateUtc="2026-08-25T13:18:00Z">
        <w:r w:rsidRPr="00015210" w:rsidDel="005C375D">
          <w:delText xml:space="preserve"> is appraised, and if that appraisal is built from observable features of the rival</w:delText>
        </w:r>
      </w:del>
      <w:ins w:id="1357" w:author="Xin Li" w:date="2026-08-22T07:38:00Z" w16du:dateUtc="2026-08-21T23:38:00Z">
        <w:del w:id="1358" w:author="Prof. LIU Ben" w:date="2026-08-25T21:18:00Z" w16du:dateUtc="2026-08-25T13:18:00Z">
          <w:r w:rsidR="004E55FA" w:rsidDel="005C375D">
            <w:delText>competitor</w:delText>
          </w:r>
        </w:del>
      </w:ins>
      <w:del w:id="1359" w:author="Prof. LIU Ben" w:date="2026-08-25T21:18:00Z" w16du:dateUtc="2026-08-25T13:18:00Z">
        <w:r w:rsidR="00534D0B" w:rsidRPr="00015210" w:rsidDel="005C375D">
          <w:delText>’</w:delText>
        </w:r>
        <w:r w:rsidRPr="00015210" w:rsidDel="005C375D">
          <w:delText xml:space="preserve">s answer, then two AI answers with different features are two different competitive situations and should produce different responses. In other words, the </w:delText>
        </w:r>
      </w:del>
      <w:ins w:id="1360" w:author="Xin Li" w:date="2026-08-21T15:09:00Z" w16du:dateUtc="2026-08-21T07:09:00Z">
        <w:del w:id="1361" w:author="Prof. LIU Ben" w:date="2026-08-25T21:18:00Z" w16du:dateUtc="2026-08-25T13:18:00Z">
          <w:r w:rsidR="009668D6" w:rsidDel="005C375D">
            <w:delText xml:space="preserve">effect of </w:delText>
          </w:r>
        </w:del>
      </w:ins>
      <w:del w:id="1362" w:author="Prof. LIU Ben" w:date="2026-08-25T21:18:00Z" w16du:dateUtc="2026-08-25T13:18:00Z">
        <w:r w:rsidRPr="00015210" w:rsidDel="005C375D">
          <w:delText xml:space="preserve">AI answer is a </w:delText>
        </w:r>
      </w:del>
      <w:ins w:id="1363" w:author="Xin Li" w:date="2026-08-21T15:09:00Z" w16du:dateUtc="2026-08-21T07:09:00Z">
        <w:del w:id="1364" w:author="Prof. LIU Ben" w:date="2026-08-25T21:18:00Z" w16du:dateUtc="2026-08-25T13:18:00Z">
          <w:r w:rsidR="009668D6" w:rsidDel="005C375D">
            <w:delText xml:space="preserve">should be considered as </w:delText>
          </w:r>
        </w:del>
      </w:ins>
      <w:del w:id="1365" w:author="Prof. LIU Ben" w:date="2026-08-25T21:18:00Z" w16du:dateUtc="2026-08-25T13:18:00Z">
        <w:r w:rsidRPr="00015210" w:rsidDel="005C375D">
          <w:delText xml:space="preserve">rival with a </w:delText>
        </w:r>
        <w:r w:rsidRPr="00015210" w:rsidDel="005C375D">
          <w:rPr>
            <w:i/>
            <w:iCs/>
          </w:rPr>
          <w:delText>profile</w:delText>
        </w:r>
      </w:del>
      <w:ins w:id="1366" w:author="Xin Li" w:date="2026-08-21T15:09:00Z" w16du:dateUtc="2026-08-21T07:09:00Z">
        <w:del w:id="1367" w:author="Prof. LIU Ben" w:date="2026-08-25T21:18:00Z" w16du:dateUtc="2026-08-25T13:18:00Z">
          <w:r w:rsidR="009668D6" w:rsidDel="005C375D">
            <w:rPr>
              <w:i/>
              <w:iCs/>
            </w:rPr>
            <w:delText xml:space="preserve"> </w:delText>
          </w:r>
          <w:r w:rsidR="009668D6" w:rsidDel="005C375D">
            <w:delText>of signals</w:delText>
          </w:r>
        </w:del>
      </w:ins>
      <w:del w:id="1368" w:author="Prof. LIU Ben" w:date="2026-08-25T21:18:00Z" w16du:dateUtc="2026-08-25T13:18:00Z">
        <w:r w:rsidRPr="00015210" w:rsidDel="005C375D">
          <w:delText>.</w:delText>
        </w:r>
      </w:del>
    </w:p>
    <w:p w14:paraId="4C94E23B" w14:textId="58D9EBB3" w:rsidR="008A1C7B" w:rsidRPr="00015210" w:rsidDel="005C375D" w:rsidRDefault="008A1C7B" w:rsidP="008A1C7B">
      <w:pPr>
        <w:pStyle w:val="Paragraph0"/>
        <w:rPr>
          <w:del w:id="1369" w:author="Prof. LIU Ben" w:date="2026-08-25T21:18:00Z" w16du:dateUtc="2026-08-25T13:18:00Z"/>
        </w:rPr>
      </w:pPr>
      <w:ins w:id="1370" w:author="Xin Li" w:date="2026-08-21T15:10:00Z" w16du:dateUtc="2026-08-21T07:10:00Z">
        <w:del w:id="1371" w:author="Prof. LIU Ben" w:date="2026-08-25T21:18:00Z" w16du:dateUtc="2026-08-25T13:18:00Z">
          <w:r w:rsidDel="005C375D">
            <w:delText xml:space="preserve"> </w:delText>
          </w:r>
        </w:del>
      </w:ins>
      <w:del w:id="1372" w:author="Prof. LIU Ben" w:date="2026-08-25T21:18:00Z" w16du:dateUtc="2026-08-25T13:18:00Z">
        <w:r w:rsidRPr="00015210" w:rsidDel="005C375D">
          <w:delText xml:space="preserve">Our central claim is that the effect of an AI answer depends on </w:delText>
        </w:r>
      </w:del>
      <w:ins w:id="1373" w:author="Xin Li" w:date="2026-08-21T15:12:00Z" w16du:dateUtc="2026-08-21T07:12:00Z">
        <w:del w:id="1374" w:author="Prof. LIU Ben" w:date="2026-08-25T21:18:00Z" w16du:dateUtc="2026-08-25T13:18:00Z">
          <w:r w:rsidDel="005C375D">
            <w:delText xml:space="preserve">features of </w:delText>
          </w:r>
        </w:del>
      </w:ins>
      <w:del w:id="1375" w:author="Prof. LIU Ben" w:date="2026-08-25T21:18:00Z" w16du:dateUtc="2026-08-25T13:18:00Z">
        <w:r w:rsidRPr="00015210" w:rsidDel="005C375D">
          <w:delText>this profile, and that the dependence differs from one feature to another. As AI answers get longer, and as they get better</w:delText>
        </w:r>
      </w:del>
      <w:ins w:id="1376" w:author="Xin Li" w:date="2026-08-21T15:12:00Z" w16du:dateUtc="2026-08-21T07:12:00Z">
        <w:del w:id="1377" w:author="Prof. LIU Ben" w:date="2026-08-25T21:18:00Z" w16du:dateUtc="2026-08-25T13:18:00Z">
          <w:r w:rsidDel="005C375D">
            <w:delText xml:space="preserve"> (which may due to AI capability change)</w:delText>
          </w:r>
        </w:del>
      </w:ins>
      <w:del w:id="1378" w:author="Prof. LIU Ben" w:date="2026-08-25T21:18:00Z" w16du:dateUtc="2026-08-25T13:18:00Z">
        <w:r w:rsidRPr="00015210" w:rsidDel="005C375D">
          <w:delText xml:space="preserve">, the consequence of having one </w:delText>
        </w:r>
      </w:del>
      <w:ins w:id="1379" w:author="Xin Li" w:date="2026-08-21T15:14:00Z" w16du:dateUtc="2026-08-21T07:14:00Z">
        <w:del w:id="1380" w:author="Prof. LIU Ben" w:date="2026-08-25T21:18:00Z" w16du:dateUtc="2026-08-25T13:18:00Z">
          <w:r w:rsidDel="005C375D">
            <w:delText xml:space="preserve">AI answer </w:delText>
          </w:r>
        </w:del>
      </w:ins>
      <w:del w:id="1381" w:author="Prof. LIU Ben" w:date="2026-08-25T21:18:00Z" w16du:dateUtc="2026-08-25T13:18:00Z">
        <w:r w:rsidRPr="00015210" w:rsidDel="005C375D">
          <w:delText>beneath the question changes, and it changes in different directions for different features.</w:delText>
        </w:r>
      </w:del>
    </w:p>
    <w:p w14:paraId="1B144867" w14:textId="657476BB" w:rsidR="007450BA" w:rsidRPr="00015210" w:rsidDel="005C375D" w:rsidRDefault="009F36F7" w:rsidP="007450BA">
      <w:pPr>
        <w:pStyle w:val="Paragraph0"/>
        <w:rPr>
          <w:del w:id="1382" w:author="Prof. LIU Ben" w:date="2026-08-25T21:18:00Z" w16du:dateUtc="2026-08-25T13:18:00Z"/>
          <w:moveTo w:id="1383" w:author="Xin Li" w:date="2026-08-21T14:41:00Z" w16du:dateUtc="2026-08-21T06:41:00Z"/>
        </w:rPr>
      </w:pPr>
      <w:ins w:id="1384" w:author="Xin Li" w:date="2026-08-21T15:10:00Z" w16du:dateUtc="2026-08-21T07:10:00Z">
        <w:del w:id="1385" w:author="Prof. LIU Ben" w:date="2026-08-25T21:18:00Z" w16du:dateUtc="2026-08-25T13:18:00Z">
          <w:r w:rsidRPr="005C375D" w:rsidDel="005C375D">
            <w:delText xml:space="preserve">In this study, we consider the AI answer carries </w:delText>
          </w:r>
        </w:del>
      </w:ins>
      <w:moveToRangeStart w:id="1386" w:author="Xin Li" w:date="2026-08-21T14:41:00Z" w:name="move238215713"/>
      <w:moveTo w:id="1387" w:author="Xin Li" w:date="2026-08-21T14:41:00Z" w16du:dateUtc="2026-08-21T06:41:00Z">
        <w:del w:id="1388" w:author="Prof. LIU Ben" w:date="2026-08-25T21:18:00Z" w16du:dateUtc="2026-08-25T13:18:00Z">
          <w:r w:rsidR="007450BA" w:rsidRPr="00015210" w:rsidDel="005C375D">
            <w:rPr>
              <w:b/>
              <w:bCs/>
            </w:rPr>
            <w:delText>T</w:delText>
          </w:r>
        </w:del>
      </w:moveTo>
      <w:ins w:id="1389" w:author="Xin Li" w:date="2026-08-21T15:10:00Z" w16du:dateUtc="2026-08-21T07:10:00Z">
        <w:del w:id="1390" w:author="Prof. LIU Ben" w:date="2026-08-25T21:18:00Z" w16du:dateUtc="2026-08-25T13:18:00Z">
          <w:r w:rsidDel="005C375D">
            <w:rPr>
              <w:b/>
              <w:bCs/>
            </w:rPr>
            <w:delText>t</w:delText>
          </w:r>
        </w:del>
      </w:ins>
      <w:moveTo w:id="1391" w:author="Xin Li" w:date="2026-08-21T14:41:00Z" w16du:dateUtc="2026-08-21T06:41:00Z">
        <w:del w:id="1392" w:author="Prof. LIU Ben" w:date="2026-08-25T21:18:00Z" w16du:dateUtc="2026-08-25T13:18:00Z">
          <w:r w:rsidR="007450BA" w:rsidRPr="00015210" w:rsidDel="005C375D">
            <w:rPr>
              <w:b/>
              <w:bCs/>
            </w:rPr>
            <w:delText>hree signals.</w:delText>
          </w:r>
          <w:r w:rsidR="007450BA" w:rsidRPr="00015210" w:rsidDel="005C375D">
            <w:delText xml:space="preserve"> The AI answer carries three pieces of information. The </w:delText>
          </w:r>
          <w:r w:rsidR="007450BA" w:rsidRPr="00015210" w:rsidDel="005C375D">
            <w:rPr>
              <w:i/>
              <w:iCs/>
            </w:rPr>
            <w:delText>source</w:delText>
          </w:r>
          <w:r w:rsidR="007450BA" w:rsidRPr="00015210" w:rsidDel="005C375D">
            <w:delText xml:space="preserve"> (the label) tells the member</w:delText>
          </w:r>
        </w:del>
      </w:moveTo>
      <w:ins w:id="1393" w:author="Xin Li" w:date="2026-08-22T07:41:00Z" w16du:dateUtc="2026-08-21T23:41:00Z">
        <w:del w:id="1394" w:author="Prof. LIU Ben" w:date="2026-08-25T21:18:00Z" w16du:dateUtc="2026-08-25T13:18:00Z">
          <w:r w:rsidR="004E55FA" w:rsidDel="005C375D">
            <w:delText>answerer</w:delText>
          </w:r>
        </w:del>
      </w:ins>
      <w:moveTo w:id="1395" w:author="Xin Li" w:date="2026-08-21T14:41:00Z" w16du:dateUtc="2026-08-21T06:41:00Z">
        <w:del w:id="1396" w:author="Prof. LIU Ben" w:date="2026-08-25T21:18:00Z" w16du:dateUtc="2026-08-25T13:18:00Z">
          <w:r w:rsidR="007450BA" w:rsidRPr="00015210" w:rsidDel="005C375D">
            <w:delText xml:space="preserve"> what kind of rival</w:delText>
          </w:r>
        </w:del>
      </w:moveTo>
      <w:ins w:id="1397" w:author="Xin Li" w:date="2026-08-22T07:38:00Z" w16du:dateUtc="2026-08-21T23:38:00Z">
        <w:del w:id="1398" w:author="Prof. LIU Ben" w:date="2026-08-25T21:18:00Z" w16du:dateUtc="2026-08-25T13:18:00Z">
          <w:r w:rsidR="004E55FA" w:rsidDel="005C375D">
            <w:delText>competitor</w:delText>
          </w:r>
        </w:del>
      </w:ins>
      <w:moveTo w:id="1399" w:author="Xin Li" w:date="2026-08-21T14:41:00Z" w16du:dateUtc="2026-08-21T06:41:00Z">
        <w:del w:id="1400" w:author="Prof. LIU Ben" w:date="2026-08-25T21:18:00Z" w16du:dateUtc="2026-08-25T13:18:00Z">
          <w:r w:rsidR="007450BA" w:rsidRPr="00015210" w:rsidDel="005C375D">
            <w:delText xml:space="preserve"> this is</w:delText>
          </w:r>
        </w:del>
      </w:moveTo>
      <w:ins w:id="1401" w:author="Xin Li" w:date="2026-08-21T15:16:00Z" w16du:dateUtc="2026-08-21T07:16:00Z">
        <w:del w:id="1402" w:author="Prof. LIU Ben" w:date="2026-08-25T21:18:00Z" w16du:dateUtc="2026-08-25T13:18:00Z">
          <w:r w:rsidR="008A1C7B" w:rsidDel="005C375D">
            <w:delText>, such as if</w:delText>
          </w:r>
          <w:r w:rsidR="008A1C7B" w:rsidRPr="00015210" w:rsidDel="005C375D">
            <w:delText xml:space="preserve"> machine authorship is present</w:delText>
          </w:r>
        </w:del>
      </w:ins>
      <w:moveTo w:id="1403" w:author="Xin Li" w:date="2026-08-21T14:41:00Z" w16du:dateUtc="2026-08-21T06:41:00Z">
        <w:del w:id="1404" w:author="Prof. LIU Ben" w:date="2026-08-25T21:18:00Z" w16du:dateUtc="2026-08-25T13:18:00Z">
          <w:r w:rsidR="007450BA" w:rsidRPr="00015210" w:rsidDel="005C375D">
            <w:delText xml:space="preserve">. The </w:delText>
          </w:r>
          <w:r w:rsidR="007450BA" w:rsidRPr="00015210" w:rsidDel="005C375D">
            <w:rPr>
              <w:i/>
              <w:iCs/>
            </w:rPr>
            <w:delText>length</w:delText>
          </w:r>
          <w:r w:rsidR="007450BA" w:rsidRPr="00015210" w:rsidDel="005C375D">
            <w:delText xml:space="preserve"> signals how much of the answerable ground the rival</w:delText>
          </w:r>
        </w:del>
      </w:moveTo>
      <w:ins w:id="1405" w:author="Xin Li" w:date="2026-08-22T07:38:00Z" w16du:dateUtc="2026-08-21T23:38:00Z">
        <w:del w:id="1406" w:author="Prof. LIU Ben" w:date="2026-08-25T21:18:00Z" w16du:dateUtc="2026-08-25T13:18:00Z">
          <w:r w:rsidR="004E55FA" w:rsidDel="005C375D">
            <w:delText>competitor</w:delText>
          </w:r>
        </w:del>
      </w:ins>
      <w:moveTo w:id="1407" w:author="Xin Li" w:date="2026-08-21T14:41:00Z" w16du:dateUtc="2026-08-21T06:41:00Z">
        <w:del w:id="1408" w:author="Prof. LIU Ben" w:date="2026-08-25T21:18:00Z" w16du:dateUtc="2026-08-25T13:18:00Z">
          <w:r w:rsidR="007450BA" w:rsidRPr="00015210" w:rsidDel="005C375D">
            <w:delText xml:space="preserve"> appears to have taken, and therefore how much room is left. The </w:delText>
          </w:r>
          <w:r w:rsidR="007450BA" w:rsidRPr="00015210" w:rsidDel="005C375D">
            <w:rPr>
              <w:i/>
              <w:iCs/>
            </w:rPr>
            <w:delText>benchmark</w:delText>
          </w:r>
          <w:r w:rsidR="007450BA" w:rsidRPr="00015210" w:rsidDel="005C375D">
            <w:delText xml:space="preserve"> is the quality of the rival</w:delText>
          </w:r>
        </w:del>
      </w:moveTo>
      <w:ins w:id="1409" w:author="Xin Li" w:date="2026-08-22T07:38:00Z" w16du:dateUtc="2026-08-21T23:38:00Z">
        <w:del w:id="1410" w:author="Prof. LIU Ben" w:date="2026-08-25T21:18:00Z" w16du:dateUtc="2026-08-25T13:18:00Z">
          <w:r w:rsidR="004E55FA" w:rsidDel="005C375D">
            <w:delText>competitor</w:delText>
          </w:r>
        </w:del>
      </w:ins>
      <w:moveTo w:id="1411" w:author="Xin Li" w:date="2026-08-21T14:41:00Z" w16du:dateUtc="2026-08-21T06:41:00Z">
        <w:del w:id="1412" w:author="Prof. LIU Ben" w:date="2026-08-25T21:18:00Z" w16du:dateUtc="2026-08-25T13:18:00Z">
          <w:r w:rsidR="007450BA" w:rsidRPr="00015210" w:rsidDel="005C375D">
            <w:delText>’s answer, which signals the standard a contribution must meet to be worth reading.</w:delText>
          </w:r>
        </w:del>
      </w:moveTo>
    </w:p>
    <w:moveToRangeEnd w:id="1386"/>
    <w:p w14:paraId="498E656A" w14:textId="6A8DBB15" w:rsidR="001945B2" w:rsidRPr="00015210" w:rsidDel="005C375D" w:rsidRDefault="001945B2" w:rsidP="001945B2">
      <w:pPr>
        <w:pStyle w:val="Paragraph0"/>
        <w:rPr>
          <w:del w:id="1413" w:author="Prof. LIU Ben" w:date="2026-08-25T21:18:00Z" w16du:dateUtc="2026-08-25T13:18:00Z"/>
        </w:rPr>
      </w:pPr>
      <w:del w:id="1414" w:author="Prof. LIU Ben" w:date="2026-08-25T21:18:00Z" w16du:dateUtc="2026-08-25T13:18:00Z">
        <w:r w:rsidRPr="00015210" w:rsidDel="005C375D">
          <w:delText xml:space="preserve">The profile has three features. The </w:delText>
        </w:r>
        <w:r w:rsidRPr="00015210" w:rsidDel="005C375D">
          <w:rPr>
            <w:i/>
            <w:iCs/>
          </w:rPr>
          <w:delText>label</w:delText>
        </w:r>
        <w:r w:rsidRPr="00015210" w:rsidDel="005C375D">
          <w:delText xml:space="preserve"> indicating machine authorship is present; </w:delText>
        </w:r>
      </w:del>
      <w:ins w:id="1415" w:author="Xin Li" w:date="2026-08-21T15:16:00Z" w16du:dateUtc="2026-08-21T07:16:00Z">
        <w:del w:id="1416" w:author="Prof. LIU Ben" w:date="2026-08-25T21:18:00Z" w16du:dateUtc="2026-08-25T13:18:00Z">
          <w:r w:rsidR="008A1C7B" w:rsidDel="005C375D">
            <w:delText xml:space="preserve">signal </w:delText>
          </w:r>
        </w:del>
      </w:ins>
      <w:del w:id="1417" w:author="Prof. LIU Ben" w:date="2026-08-25T21:18:00Z" w16du:dateUtc="2026-08-25T13:18:00Z">
        <w:r w:rsidRPr="00015210" w:rsidDel="005C375D">
          <w:delText xml:space="preserve">it does not vary in degree, so it produces a </w:delText>
        </w:r>
        <w:r w:rsidRPr="00015210" w:rsidDel="005C375D">
          <w:rPr>
            <w:i/>
            <w:iCs/>
          </w:rPr>
          <w:delText>level</w:delText>
        </w:r>
        <w:r w:rsidRPr="00015210" w:rsidDel="005C375D">
          <w:delText xml:space="preserve"> effect. </w:delText>
        </w:r>
        <w:r w:rsidRPr="00015210" w:rsidDel="005C375D">
          <w:rPr>
            <w:i/>
            <w:iCs/>
          </w:rPr>
          <w:delText>Length</w:delText>
        </w:r>
        <w:r w:rsidRPr="00015210" w:rsidDel="005C375D">
          <w:delText xml:space="preserve"> and </w:delText>
        </w:r>
        <w:r w:rsidRPr="00015210" w:rsidDel="005C375D">
          <w:rPr>
            <w:i/>
            <w:iCs/>
          </w:rPr>
          <w:delText>quality</w:delText>
        </w:r>
        <w:r w:rsidRPr="00015210" w:rsidDel="005C375D">
          <w:delText xml:space="preserve">, by contrast, vary continuously from one answer to the next, so they produce </w:delText>
        </w:r>
        <w:r w:rsidRPr="00015210" w:rsidDel="005C375D">
          <w:rPr>
            <w:i/>
            <w:iCs/>
          </w:rPr>
          <w:delText>slopes</w:delText>
        </w:r>
        <w:r w:rsidRPr="00015210" w:rsidDel="005C375D">
          <w:delText>: they determine how the consequence of an AI answer changes as its content changes. Therefore, our predictions take two forms, one about the level attributable to the label, and one about the direction of the slope on length and on quality.</w:delText>
        </w:r>
      </w:del>
    </w:p>
    <w:p w14:paraId="28F79708" w14:textId="596DEEAE" w:rsidR="008A1C7B" w:rsidRPr="00015210" w:rsidDel="005C375D" w:rsidRDefault="008A1C7B" w:rsidP="008A1C7B">
      <w:pPr>
        <w:pStyle w:val="Heading2"/>
        <w:rPr>
          <w:del w:id="1418" w:author="Prof. LIU Ben" w:date="2026-08-25T21:26:00Z" w16du:dateUtc="2026-08-25T13:26:00Z"/>
        </w:rPr>
      </w:pPr>
      <w:del w:id="1419" w:author="Prof. LIU Ben" w:date="2026-08-25T21:26:00Z" w16du:dateUtc="2026-08-25T13:26:00Z">
        <w:r w:rsidRPr="00015210" w:rsidDel="005C375D">
          <w:delText xml:space="preserve">Two Decisions, Three Signals, and </w:delText>
        </w:r>
      </w:del>
      <w:ins w:id="1420" w:author="Xin Li" w:date="2026-08-21T14:41:00Z" w16du:dateUtc="2026-08-21T06:41:00Z">
        <w:del w:id="1421" w:author="Prof. LIU Ben" w:date="2026-08-25T21:26:00Z" w16du:dateUtc="2026-08-25T13:26:00Z">
          <w:r w:rsidDel="005C375D">
            <w:delText xml:space="preserve">The Fast and Slow </w:delText>
          </w:r>
        </w:del>
      </w:ins>
      <w:ins w:id="1422" w:author="Xin Li" w:date="2026-08-21T14:42:00Z" w16du:dateUtc="2026-08-21T06:42:00Z">
        <w:del w:id="1423" w:author="Prof. LIU Ben" w:date="2026-08-25T21:26:00Z" w16du:dateUtc="2026-08-25T13:26:00Z">
          <w:r w:rsidDel="005C375D">
            <w:delText xml:space="preserve">Decisions </w:delText>
          </w:r>
        </w:del>
      </w:ins>
      <w:del w:id="1424" w:author="Prof. LIU Ben" w:date="2026-08-25T21:26:00Z" w16du:dateUtc="2026-08-25T13:26:00Z">
        <w:r w:rsidRPr="00015210" w:rsidDel="005C375D">
          <w:delText>the Timing T</w:delText>
        </w:r>
      </w:del>
      <w:ins w:id="1425" w:author="Xin Li" w:date="2026-08-21T14:42:00Z" w16du:dateUtc="2026-08-21T06:42:00Z">
        <w:del w:id="1426" w:author="Prof. LIU Ben" w:date="2026-08-25T21:26:00Z" w16du:dateUtc="2026-08-25T13:26:00Z">
          <w:r w:rsidDel="005C375D">
            <w:delText>t</w:delText>
          </w:r>
        </w:del>
      </w:ins>
      <w:del w:id="1427" w:author="Prof. LIU Ben" w:date="2026-08-25T21:26:00Z" w16du:dateUtc="2026-08-25T13:26:00Z">
        <w:r w:rsidRPr="00015210" w:rsidDel="005C375D">
          <w:delText>hat Links Them</w:delText>
        </w:r>
      </w:del>
    </w:p>
    <w:p w14:paraId="76D57E0E" w14:textId="4D4955BD" w:rsidR="001945B2" w:rsidRPr="00015210" w:rsidDel="005C375D" w:rsidRDefault="00EF404E" w:rsidP="001945B2">
      <w:pPr>
        <w:pStyle w:val="Paragraph0"/>
        <w:rPr>
          <w:del w:id="1428" w:author="Prof. LIU Ben" w:date="2026-08-25T21:26:00Z" w16du:dateUtc="2026-08-25T13:26:00Z"/>
        </w:rPr>
      </w:pPr>
      <w:ins w:id="1429" w:author="Xin Li" w:date="2026-08-21T15:22:00Z" w16du:dateUtc="2026-08-21T07:22:00Z">
        <w:del w:id="1430" w:author="Prof. LIU Ben" w:date="2026-08-25T21:26:00Z" w16du:dateUtc="2026-08-25T13:26:00Z">
          <w:r w:rsidDel="005C375D">
            <w:delText xml:space="preserve">By connecting the two </w:delText>
          </w:r>
        </w:del>
      </w:ins>
      <w:ins w:id="1431" w:author="Xin Li" w:date="2026-08-21T15:23:00Z" w16du:dateUtc="2026-08-21T07:23:00Z">
        <w:del w:id="1432" w:author="Prof. LIU Ben" w:date="2026-08-25T21:26:00Z" w16du:dateUtc="2026-08-25T13:26:00Z">
          <w:r w:rsidDel="005C375D">
            <w:delText xml:space="preserve">human </w:delText>
          </w:r>
        </w:del>
      </w:ins>
      <w:ins w:id="1433" w:author="Xin Li" w:date="2026-08-21T15:22:00Z" w16du:dateUtc="2026-08-21T07:22:00Z">
        <w:del w:id="1434" w:author="Prof. LIU Ben" w:date="2026-08-25T21:26:00Z" w16du:dateUtc="2026-08-25T13:26:00Z">
          <w:r w:rsidDel="005C375D">
            <w:delText xml:space="preserve">decisions </w:delText>
          </w:r>
        </w:del>
      </w:ins>
      <w:ins w:id="1435" w:author="Xin Li" w:date="2026-08-21T15:23:00Z" w16du:dateUtc="2026-08-21T07:23:00Z">
        <w:del w:id="1436" w:author="Prof. LIU Ben" w:date="2026-08-25T21:26:00Z" w16du:dateUtc="2026-08-25T13:26:00Z">
          <w:r w:rsidDel="005C375D">
            <w:delText xml:space="preserve">under the </w:delText>
          </w:r>
        </w:del>
      </w:ins>
      <w:ins w:id="1437" w:author="Xin Li" w:date="2026-08-21T15:22:00Z" w16du:dateUtc="2026-08-21T07:22:00Z">
        <w:del w:id="1438" w:author="Prof. LIU Ben" w:date="2026-08-25T21:26:00Z" w16du:dateUtc="2026-08-25T13:26:00Z">
          <w:r w:rsidDel="005C375D">
            <w:delText>three signal</w:delText>
          </w:r>
        </w:del>
      </w:ins>
      <w:ins w:id="1439" w:author="Xin Li" w:date="2026-08-21T15:23:00Z" w16du:dateUtc="2026-08-21T07:23:00Z">
        <w:del w:id="1440" w:author="Prof. LIU Ben" w:date="2026-08-25T21:26:00Z" w16du:dateUtc="2026-08-25T13:26:00Z">
          <w:r w:rsidDel="005C375D">
            <w:delText>s of internal GenAI,</w:delText>
          </w:r>
        </w:del>
      </w:ins>
      <w:ins w:id="1441" w:author="Xin Li" w:date="2026-08-21T15:22:00Z" w16du:dateUtc="2026-08-21T07:22:00Z">
        <w:del w:id="1442" w:author="Prof. LIU Ben" w:date="2026-08-25T21:26:00Z" w16du:dateUtc="2026-08-25T13:26:00Z">
          <w:r w:rsidDel="005C375D">
            <w:delText xml:space="preserve"> </w:delText>
          </w:r>
        </w:del>
      </w:ins>
      <w:del w:id="1443" w:author="Prof. LIU Ben" w:date="2026-08-25T21:26:00Z" w16du:dateUtc="2026-08-25T13:26:00Z">
        <w:r w:rsidR="001945B2" w:rsidRPr="00015210" w:rsidDel="005C375D">
          <w:delText>O</w:delText>
        </w:r>
      </w:del>
      <w:ins w:id="1444" w:author="Xin Li" w:date="2026-08-21T15:23:00Z" w16du:dateUtc="2026-08-21T07:23:00Z">
        <w:del w:id="1445" w:author="Prof. LIU Ben" w:date="2026-08-25T21:26:00Z" w16du:dateUtc="2026-08-25T13:26:00Z">
          <w:r w:rsidDel="005C375D">
            <w:delText>o</w:delText>
          </w:r>
        </w:del>
      </w:ins>
      <w:del w:id="1446" w:author="Prof. LIU Ben" w:date="2026-08-25T21:26:00Z" w16du:dateUtc="2026-08-25T13:26:00Z">
        <w:r w:rsidR="001945B2" w:rsidRPr="00015210" w:rsidDel="005C375D">
          <w:delText xml:space="preserve">ur theory </w:delText>
        </w:r>
      </w:del>
      <w:ins w:id="1447" w:author="Xin Li" w:date="2026-08-21T15:23:00Z" w16du:dateUtc="2026-08-21T07:23:00Z">
        <w:del w:id="1448" w:author="Prof. LIU Ben" w:date="2026-08-25T21:26:00Z" w16du:dateUtc="2026-08-25T13:26:00Z">
          <w:r w:rsidDel="005C375D">
            <w:delText xml:space="preserve">aims to </w:delText>
          </w:r>
        </w:del>
      </w:ins>
      <w:ins w:id="1449" w:author="Xin Li" w:date="2026-08-21T15:29:00Z" w16du:dateUtc="2026-08-21T07:29:00Z">
        <w:del w:id="1450" w:author="Prof. LIU Ben" w:date="2026-08-25T21:26:00Z" w16du:dateUtc="2026-08-25T13:26:00Z">
          <w:r w:rsidDel="005C375D">
            <w:delText xml:space="preserve">study how </w:delText>
          </w:r>
        </w:del>
      </w:ins>
      <w:del w:id="1451" w:author="Prof. LIU Ben" w:date="2026-08-25T21:26:00Z" w16du:dateUtc="2026-08-25T13:26:00Z">
        <w:r w:rsidR="001945B2" w:rsidRPr="00015210" w:rsidDel="005C375D">
          <w:delText xml:space="preserve">addresses three questions. What does the </w:delText>
        </w:r>
      </w:del>
      <w:ins w:id="1452" w:author="Xin Li" w:date="2026-08-21T15:29:00Z" w16du:dateUtc="2026-08-21T07:29:00Z">
        <w:del w:id="1453" w:author="Prof. LIU Ben" w:date="2026-08-25T21:26:00Z" w16du:dateUtc="2026-08-25T13:26:00Z">
          <w:r w:rsidDel="005C375D">
            <w:delText xml:space="preserve">AI </w:delText>
          </w:r>
        </w:del>
      </w:ins>
      <w:del w:id="1454" w:author="Prof. LIU Ben" w:date="2026-08-25T21:26:00Z" w16du:dateUtc="2026-08-25T13:26:00Z">
        <w:r w:rsidR="001945B2" w:rsidRPr="00015210" w:rsidDel="005C375D">
          <w:delText xml:space="preserve">label </w:delText>
        </w:r>
      </w:del>
      <w:ins w:id="1455" w:author="Xin Li" w:date="2026-08-21T15:29:00Z" w16du:dateUtc="2026-08-21T07:29:00Z">
        <w:del w:id="1456" w:author="Prof. LIU Ben" w:date="2026-08-25T21:26:00Z" w16du:dateUtc="2026-08-25T13:26:00Z">
          <w:r w:rsidDel="005C375D">
            <w:delText xml:space="preserve">and </w:delText>
          </w:r>
        </w:del>
      </w:ins>
      <w:del w:id="1457" w:author="Prof. LIU Ben" w:date="2026-08-25T21:26:00Z" w16du:dateUtc="2026-08-25T13:26:00Z">
        <w:r w:rsidR="001945B2" w:rsidRPr="00015210" w:rsidDel="005C375D">
          <w:delText xml:space="preserve">alone do when </w:delText>
        </w:r>
      </w:del>
      <w:ins w:id="1458" w:author="Xin Li" w:date="2026-08-21T15:29:00Z" w16du:dateUtc="2026-08-21T07:29:00Z">
        <w:del w:id="1459" w:author="Prof. LIU Ben" w:date="2026-08-25T21:26:00Z" w16du:dateUtc="2026-08-25T13:26:00Z">
          <w:r w:rsidDel="005C375D">
            <w:delText xml:space="preserve">AI </w:delText>
          </w:r>
        </w:del>
      </w:ins>
      <w:del w:id="1460" w:author="Prof. LIU Ben" w:date="2026-08-25T21:26:00Z" w16du:dateUtc="2026-08-25T13:26:00Z">
        <w:r w:rsidR="001945B2" w:rsidRPr="00015210" w:rsidDel="005C375D">
          <w:delText xml:space="preserve">content </w:delText>
        </w:r>
      </w:del>
      <w:ins w:id="1461" w:author="Xin Li" w:date="2026-08-21T15:29:00Z" w16du:dateUtc="2026-08-21T07:29:00Z">
        <w:del w:id="1462" w:author="Prof. LIU Ben" w:date="2026-08-25T21:26:00Z" w16du:dateUtc="2026-08-25T13:26:00Z">
          <w:r w:rsidDel="005C375D">
            <w:delText xml:space="preserve">affect answers in entry and </w:delText>
          </w:r>
        </w:del>
      </w:ins>
      <w:ins w:id="1463" w:author="Xin Li" w:date="2026-08-21T15:30:00Z" w16du:dateUtc="2026-08-21T07:30:00Z">
        <w:del w:id="1464" w:author="Prof. LIU Ben" w:date="2026-08-25T21:26:00Z" w16du:dateUtc="2026-08-25T13:26:00Z">
          <w:r w:rsidDel="005C375D">
            <w:delText>quality decision</w:delText>
          </w:r>
        </w:del>
      </w:ins>
      <w:del w:id="1465" w:author="Prof. LIU Ben" w:date="2026-08-25T21:26:00Z" w16du:dateUtc="2026-08-25T13:26:00Z">
        <w:r w:rsidR="001945B2" w:rsidRPr="00015210" w:rsidDel="005C375D">
          <w:delText>is held constant? How does the consequence of an AI answer change as the answer gets longer? And how does it change as the answer gets better? Because a member facing a rival makes two decisions, whether to answer and how good the answer will be, these three questions combine to yield six predictions.</w:delText>
        </w:r>
      </w:del>
      <w:ins w:id="1466" w:author="Xin Li" w:date="2026-08-21T15:30:00Z" w16du:dateUtc="2026-08-21T07:30:00Z">
        <w:del w:id="1467" w:author="Prof. LIU Ben" w:date="2026-08-25T21:26:00Z" w16du:dateUtc="2026-08-25T13:26:00Z">
          <w:r w:rsidDel="005C375D">
            <w:delText xml:space="preserve"> </w:delText>
          </w:r>
        </w:del>
      </w:ins>
      <w:ins w:id="1468" w:author="Xin Li" w:date="2026-08-21T15:31:00Z" w16du:dateUtc="2026-08-21T07:31:00Z">
        <w:del w:id="1469" w:author="Prof. LIU Ben" w:date="2026-08-25T21:26:00Z" w16du:dateUtc="2026-08-25T13:26:00Z">
          <w:r w:rsidDel="005C375D">
            <w:delText xml:space="preserve">Note that the three </w:delText>
          </w:r>
        </w:del>
      </w:ins>
      <w:del w:id="1470" w:author="Prof. LIU Ben" w:date="2026-08-25T21:26:00Z" w16du:dateUtc="2026-08-25T13:26:00Z">
        <w:r w:rsidRPr="00015210" w:rsidDel="005C375D">
          <w:delText xml:space="preserve">These signals </w:delText>
        </w:r>
      </w:del>
      <w:ins w:id="1471" w:author="Xin Li" w:date="2026-08-21T15:31:00Z" w16du:dateUtc="2026-08-21T07:31:00Z">
        <w:del w:id="1472" w:author="Prof. LIU Ben" w:date="2026-08-25T21:26:00Z" w16du:dateUtc="2026-08-25T13:26:00Z">
          <w:r w:rsidDel="005C375D">
            <w:delText xml:space="preserve">arrive in a different </w:delText>
          </w:r>
        </w:del>
      </w:ins>
      <w:del w:id="1473" w:author="Prof. LIU Ben" w:date="2026-08-25T21:26:00Z" w16du:dateUtc="2026-08-25T13:26:00Z">
        <w:r w:rsidRPr="00015210" w:rsidDel="005C375D">
          <w:delText xml:space="preserve">do not all arrive at once, and the timing </w:delText>
        </w:r>
      </w:del>
      <w:ins w:id="1474" w:author="Xin Li" w:date="2026-08-21T15:32:00Z" w16du:dateUtc="2026-08-21T07:32:00Z">
        <w:del w:id="1475" w:author="Prof. LIU Ben" w:date="2026-08-25T21:26:00Z" w16du:dateUtc="2026-08-25T13:26:00Z">
          <w:r w:rsidDel="005C375D">
            <w:delText xml:space="preserve">of the </w:delText>
          </w:r>
        </w:del>
      </w:ins>
      <w:del w:id="1476" w:author="Prof. LIU Ben" w:date="2026-08-25T21:26:00Z" w16du:dateUtc="2026-08-25T13:26:00Z">
        <w:r w:rsidRPr="00015210" w:rsidDel="005C375D">
          <w:delText xml:space="preserve">is what ties each signal to a particular </w:delText>
        </w:r>
      </w:del>
      <w:ins w:id="1477" w:author="Xin Li" w:date="2026-08-21T15:32:00Z" w16du:dateUtc="2026-08-21T07:32:00Z">
        <w:del w:id="1478" w:author="Prof. LIU Ben" w:date="2026-08-25T21:26:00Z" w16du:dateUtc="2026-08-25T13:26:00Z">
          <w:r w:rsidDel="005C375D">
            <w:delText xml:space="preserve">two </w:delText>
          </w:r>
        </w:del>
      </w:ins>
      <w:del w:id="1479" w:author="Prof. LIU Ben" w:date="2026-08-25T21:26:00Z" w16du:dateUtc="2026-08-25T13:26:00Z">
        <w:r w:rsidRPr="00015210" w:rsidDel="005C375D">
          <w:delText>decision</w:delText>
        </w:r>
      </w:del>
      <w:ins w:id="1480" w:author="Xin Li" w:date="2026-08-21T15:32:00Z" w16du:dateUtc="2026-08-21T07:32:00Z">
        <w:del w:id="1481" w:author="Prof. LIU Ben" w:date="2026-08-25T21:26:00Z" w16du:dateUtc="2026-08-25T13:26:00Z">
          <w:r w:rsidDel="005C375D">
            <w:delText>s</w:delText>
          </w:r>
        </w:del>
      </w:ins>
      <w:del w:id="1482" w:author="Prof. LIU Ben" w:date="2026-08-25T21:26:00Z" w16du:dateUtc="2026-08-25T13:26:00Z">
        <w:r w:rsidRPr="00015210" w:rsidDel="005C375D">
          <w:delText xml:space="preserve">. Source and length are </w:delText>
        </w:r>
        <w:r w:rsidRPr="00015210" w:rsidDel="005C375D">
          <w:rPr>
            <w:i/>
            <w:iCs/>
          </w:rPr>
          <w:delText>glance signals</w:delText>
        </w:r>
        <w:r w:rsidRPr="00015210" w:rsidDel="005C375D">
          <w:delText xml:space="preserve">: the label is plainly visible and so is the physical size of the answer, and neither requires reading. </w:delText>
        </w:r>
      </w:del>
      <w:ins w:id="1483" w:author="Xin Li" w:date="2026-08-21T15:32:00Z" w16du:dateUtc="2026-08-21T07:32:00Z">
        <w:del w:id="1484" w:author="Prof. LIU Ben" w:date="2026-08-25T21:26:00Z" w16du:dateUtc="2026-08-25T13:26:00Z">
          <w:r w:rsidDel="005C375D">
            <w:delText xml:space="preserve">As a comparison, </w:delText>
          </w:r>
        </w:del>
      </w:ins>
      <w:del w:id="1485" w:author="Prof. LIU Ben" w:date="2026-08-25T21:26:00Z" w16du:dateUtc="2026-08-25T13:26:00Z">
        <w:r w:rsidRPr="00015210" w:rsidDel="005C375D">
          <w:delText>The benchmark is different in kind. A</w:delText>
        </w:r>
      </w:del>
      <w:ins w:id="1486" w:author="Xin Li" w:date="2026-08-21T15:32:00Z" w16du:dateUtc="2026-08-21T07:32:00Z">
        <w:del w:id="1487" w:author="Prof. LIU Ben" w:date="2026-08-25T21:26:00Z" w16du:dateUtc="2026-08-25T13:26:00Z">
          <w:r w:rsidDel="005C375D">
            <w:delText>a</w:delText>
          </w:r>
        </w:del>
      </w:ins>
      <w:ins w:id="1488" w:author="Xin Li" w:date="2026-08-22T08:33:00Z" w16du:dateUtc="2026-08-22T00:33:00Z">
        <w:del w:id="1489" w:author="Prof. LIU Ben" w:date="2026-08-25T21:26:00Z" w16du:dateUtc="2026-08-25T13:26:00Z">
          <w:r w:rsidR="00270DFC" w:rsidDel="005C375D">
            <w:delText>n</w:delText>
          </w:r>
        </w:del>
      </w:ins>
      <w:del w:id="1490" w:author="Prof. LIU Ben" w:date="2026-08-25T21:26:00Z" w16du:dateUtc="2026-08-25T13:26:00Z">
        <w:r w:rsidRPr="00015210" w:rsidDel="005C375D">
          <w:delText xml:space="preserve"> member</w:delText>
        </w:r>
      </w:del>
      <w:ins w:id="1491" w:author="Xin Li" w:date="2026-08-22T07:41:00Z" w16du:dateUtc="2026-08-21T23:41:00Z">
        <w:del w:id="1492" w:author="Prof. LIU Ben" w:date="2026-08-25T21:26:00Z" w16du:dateUtc="2026-08-25T13:26:00Z">
          <w:r w:rsidR="004E55FA" w:rsidDel="005C375D">
            <w:delText>answerer</w:delText>
          </w:r>
        </w:del>
      </w:ins>
      <w:del w:id="1493" w:author="Prof. LIU Ben" w:date="2026-08-25T21:26:00Z" w16du:dateUtc="2026-08-25T13:26:00Z">
        <w:r w:rsidRPr="00015210" w:rsidDel="005C375D">
          <w:delText xml:space="preserve"> learns the quality of an AI answer only by reading it and checking its reasoning or its code against the problem the questioner posed. That is exactly the sort of deliberate work the law of least effort withholds.</w:delText>
        </w:r>
      </w:del>
      <w:ins w:id="1494" w:author="Xin Li" w:date="2026-08-21T15:32:00Z" w16du:dateUtc="2026-08-21T07:32:00Z">
        <w:del w:id="1495" w:author="Prof. LIU Ben" w:date="2026-08-25T21:26:00Z" w16du:dateUtc="2026-08-25T13:26:00Z">
          <w:r w:rsidDel="005C375D">
            <w:delText>Thus, to understand the</w:delText>
          </w:r>
        </w:del>
      </w:ins>
      <w:ins w:id="1496" w:author="Xin Li" w:date="2026-08-21T15:33:00Z" w16du:dateUtc="2026-08-21T07:33:00Z">
        <w:del w:id="1497" w:author="Prof. LIU Ben" w:date="2026-08-25T21:26:00Z" w16du:dateUtc="2026-08-25T13:26:00Z">
          <w:r w:rsidDel="005C375D">
            <w:delText xml:space="preserve"> effect of the three signals</w:delText>
          </w:r>
        </w:del>
      </w:ins>
    </w:p>
    <w:p w14:paraId="72BB01E8" w14:textId="650E16DF" w:rsidR="001945B2" w:rsidRPr="00015210" w:rsidDel="005C375D" w:rsidRDefault="001945B2" w:rsidP="001945B2">
      <w:pPr>
        <w:pStyle w:val="Paragraph0"/>
        <w:rPr>
          <w:del w:id="1498" w:author="Prof. LIU Ben" w:date="2026-08-25T21:26:00Z" w16du:dateUtc="2026-08-25T13:26:00Z"/>
        </w:rPr>
      </w:pPr>
      <w:del w:id="1499" w:author="Prof. LIU Ben" w:date="2026-08-25T21:26:00Z" w16du:dateUtc="2026-08-25T13:26:00Z">
        <w:r w:rsidRPr="00015210" w:rsidDel="005C375D">
          <w:delText xml:space="preserve">Two of the six slopes are predicted to be null. We recognize that a null prediction may look like a weakness. But a framework that predicts an effect in every cell cannot be wrong in any interesting way. If every feature were expected to move every outcome, almost any result would count as support, and the framework would say little more than </w:delText>
        </w:r>
        <w:r w:rsidR="00534D0B" w:rsidRPr="00015210" w:rsidDel="005C375D">
          <w:delText>“</w:delText>
        </w:r>
        <w:r w:rsidRPr="00015210" w:rsidDel="005C375D">
          <w:delText>capable AI discourages people.</w:delText>
        </w:r>
        <w:r w:rsidR="00534D0B" w:rsidRPr="00015210" w:rsidDel="005C375D">
          <w:delText>”</w:delText>
        </w:r>
        <w:r w:rsidRPr="00015210" w:rsidDel="005C375D">
          <w:delText xml:space="preserve"> By predicting that two specific cells are null, we commit in advance to results that would count against us. What distinguishes our account is not the claim that AI answers matter, but the specific pattern of which feature affects which decision, and that pattern follows from the cognitive process we describe next.</w:delText>
        </w:r>
      </w:del>
    </w:p>
    <w:p w14:paraId="06E712D4" w14:textId="598D9406" w:rsidR="00191954" w:rsidDel="005C375D" w:rsidRDefault="001945B2" w:rsidP="00EF404E">
      <w:pPr>
        <w:pStyle w:val="Paragraph0"/>
        <w:rPr>
          <w:ins w:id="1500" w:author="Xin Li" w:date="2026-08-21T15:33:00Z" w16du:dateUtc="2026-08-21T07:33:00Z"/>
          <w:del w:id="1501" w:author="Prof. LIU Ben" w:date="2026-08-25T21:26:00Z" w16du:dateUtc="2026-08-25T13:26:00Z"/>
        </w:rPr>
      </w:pPr>
      <w:del w:id="1502" w:author="Prof. LIU Ben" w:date="2026-08-25T21:26:00Z" w16du:dateUtc="2026-08-25T13:26:00Z">
        <w:r w:rsidRPr="00015210" w:rsidDel="005C375D">
          <w:delText xml:space="preserve">Competition research tells us what a contributor would </w:delText>
        </w:r>
        <w:r w:rsidRPr="00015210" w:rsidDel="005C375D">
          <w:rPr>
            <w:i/>
            <w:iCs/>
          </w:rPr>
          <w:delText>want</w:delText>
        </w:r>
        <w:r w:rsidRPr="00015210" w:rsidDel="005C375D">
          <w:delText xml:space="preserve"> to know about a rival. It does not tell us which judgments the contributor can actually form, or when. For that, we draw on the two-systems account of thinking </w:delText>
        </w:r>
        <w:r w:rsidR="00546B58" w:rsidRPr="00015210" w:rsidDel="005C375D">
          <w:fldChar w:fldCharType="begin"/>
        </w:r>
        <w:r w:rsidR="00546B58" w:rsidRPr="00015210" w:rsidDel="005C375D">
          <w:delInstrText xml:space="preserve"> ADDIN ZOTERO_ITEM CSL_CITATION {"citationID":"VLexjOts","properties":{"unsorted":false,"formattedCitation":"(Evans &amp; Stanovich 2013; Kahneman 2003, 2011)","plainCitation":"(Evans &amp; Stanovich 2013; Kahneman 2003, 2011)","noteIndex":0},"citationItems":[{"id":167162,"uris":["http://zotero.org/users/8905122/items/MLPZAYYR"],"itemData":{"id":167162,"type":"article-journal","abstract":"</w:delInstrText>
        </w:r>
        <w:r w:rsidR="00546B58" w:rsidRPr="00015210" w:rsidDel="005C375D">
          <w:delInstrText>抽象的</w:delInstrText>
        </w:r>
        <w:r w:rsidR="00546B58" w:rsidRPr="00015210" w:rsidDel="005C375D">
          <w:delInstrText>Dual-process and dual-system theories in both cognitive and social psychology have been subjected to a number of recently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w:delInstrText>
        </w:r>
        <w:r w:rsidR="00546B58" w:rsidRPr="00015210" w:rsidDel="005C375D">
          <w:del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delInstrText>
        </w:r>
        <w:r w:rsidR="00546B58" w:rsidRPr="00015210" w:rsidDel="005C375D">
          <w:delInstrText>1</w:delInstrText>
        </w:r>
        <w:r w:rsidR="00546B58" w:rsidRPr="00015210" w:rsidDel="005C375D">
          <w:delInstrText>）默认产生默认反应，除非受到独特的、更高阶的推理加工（类型</w:delInstrText>
        </w:r>
        <w:r w:rsidR="00546B58" w:rsidRPr="00015210" w:rsidDel="005C375D">
          <w:delInstrText>2</w:delInstrText>
        </w:r>
        <w:r w:rsidR="00546B58" w:rsidRPr="00015210" w:rsidDel="005C375D">
          <w:delInstrText>）的干预。二者的区别在于，类型</w:delInstrText>
        </w:r>
        <w:r w:rsidR="00546B58" w:rsidRPr="00015210" w:rsidDel="005C375D">
          <w:delInstrText>2</w:delInstrText>
        </w:r>
        <w:r w:rsidR="00546B58" w:rsidRPr="00015210" w:rsidDel="005C375D">
          <w:delInstrText>加工支持假设性思维，并且会大量占用工作记忆。</w:delInstrText>
        </w:r>
        <w:r w:rsidR="00546B58" w:rsidRPr="00015210" w:rsidDel="005C375D">
          <w:delInstrText xml:space="preserve">","archive_location":"3296 </w:delInstrText>
        </w:r>
        <w:r w:rsidR="00546B58" w:rsidRPr="00015210" w:rsidDel="005C375D">
          <w:rPr>
            <w:rFonts w:ascii="Segoe UI Emoji" w:hAnsi="Segoe UI Emoji" w:cs="Segoe UI Emoji"/>
          </w:rPr>
          <w:delInstrText>📊</w:delInstrText>
        </w:r>
        <w:r w:rsidR="00546B58" w:rsidRPr="00015210" w:rsidDel="005C375D">
          <w:delInstrText>","call-number":"1","container-title":"Perspectives on Psychological Science","DOI":"10.1177/1745691612460685","ISSN":"1745-6916","issue":"3","journalAbbreviation":"Perspect Psychol Sci","language":"en","note":"</w:delInstrText>
        </w:r>
        <w:r w:rsidR="00546B58" w:rsidRPr="00015210" w:rsidDel="005C375D">
          <w:rPr>
            <w:rFonts w:ascii="Segoe UI Emoji" w:hAnsi="Segoe UI Emoji" w:cs="Segoe UI Emoji"/>
          </w:rPr>
          <w:delInstrText>🏷️</w:delInstrText>
        </w:r>
        <w:r w:rsidR="00546B58" w:rsidRPr="00015210" w:rsidDel="005C375D">
          <w:delInstrText xml:space="preserve"> /reading</w:delInstrText>
        </w:r>
        <w:r w:rsidR="00546B58" w:rsidRPr="00015210" w:rsidDel="005C375D">
          <w:delInstrText>、</w:delInstrText>
        </w:r>
        <w:r w:rsidR="00546B58" w:rsidRPr="00015210" w:rsidDel="005C375D">
          <w:rPr>
            <w:rFonts w:ascii="Segoe UI Emoji" w:hAnsi="Segoe UI Emoji" w:cs="Segoe UI Emoji"/>
          </w:rPr>
          <w:delInstrText>🤖️</w:delInstrText>
        </w:r>
        <w:r w:rsidR="00546B58" w:rsidRPr="00015210" w:rsidDel="005C375D">
          <w:del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delInstrText>
        </w:r>
        <w:r w:rsidR="00546B58" w:rsidRPr="00015210" w:rsidDel="005C375D">
          <w:rPr>
            <w:rFonts w:ascii="Segoe UI Emoji" w:hAnsi="Segoe UI Emoji" w:cs="Segoe UI Emoji"/>
          </w:rPr>
          <w:delInstrText>📊</w:delInstrText>
        </w:r>
        <w:r w:rsidR="00546B58" w:rsidRPr="00015210" w:rsidDel="005C375D">
          <w:delInstrText>","call-number":"1","container-title":"American Psychologist","DOI":"10.1037/0003-066X.58.9.697","ISSN":"1935-990X","issue":"9","language":"en","note":"</w:delInstrText>
        </w:r>
        <w:r w:rsidR="00546B58" w:rsidRPr="00015210" w:rsidDel="005C375D">
          <w:rPr>
            <w:rFonts w:ascii="Segoe UI Emoji" w:hAnsi="Segoe UI Emoji" w:cs="Segoe UI Emoji"/>
          </w:rPr>
          <w:delInstrText>🏷️</w:delInstrText>
        </w:r>
        <w:r w:rsidR="00546B58" w:rsidRPr="00015210" w:rsidDel="005C375D">
          <w:delInstrText xml:space="preserve"> /unread</w:delInstrText>
        </w:r>
        <w:r w:rsidR="00546B58" w:rsidRPr="00015210" w:rsidDel="005C375D">
          <w:delInstrText>、</w:delInstrText>
        </w:r>
        <w:r w:rsidR="00546B58" w:rsidRPr="00015210" w:rsidDel="005C375D">
          <w:delInstrText>Choice Behavior</w:delInstrText>
        </w:r>
        <w:r w:rsidR="00546B58" w:rsidRPr="00015210" w:rsidDel="005C375D">
          <w:delInstrText>、</w:delInstrText>
        </w:r>
        <w:r w:rsidR="00546B58" w:rsidRPr="00015210" w:rsidDel="005C375D">
          <w:delInstrText>Decision Making</w:delInstrText>
        </w:r>
        <w:r w:rsidR="00546B58" w:rsidRPr="00015210" w:rsidDel="005C375D">
          <w:delInstrText>、</w:delInstrText>
        </w:r>
        <w:r w:rsidR="00546B58" w:rsidRPr="00015210" w:rsidDel="005C375D">
          <w:delInstrText>Judgment</w:delInstrText>
        </w:r>
        <w:r w:rsidR="00546B58" w:rsidRPr="00015210" w:rsidDel="005C375D">
          <w:delInstrText>、</w:delInstrText>
        </w:r>
        <w:r w:rsidR="00546B58" w:rsidRPr="00015210" w:rsidDel="005C375D">
          <w:delInstrText>Intuition</w:delInstrText>
        </w:r>
        <w:r w:rsidR="00546B58" w:rsidRPr="00015210" w:rsidDel="005C375D">
          <w:delInstrText>、</w:delInstrText>
        </w:r>
        <w:r w:rsidR="00546B58" w:rsidRPr="00015210" w:rsidDel="005C375D">
          <w:delInstrText>Rationality</w:delInstrText>
        </w:r>
        <w:r w:rsidR="00546B58" w:rsidRPr="00015210" w:rsidDel="005C375D">
          <w:delInstrText>、</w:delInstrText>
        </w:r>
        <w:r w:rsidR="00546B58" w:rsidRPr="00015210" w:rsidDel="005C375D">
          <w:del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delInstrText>
        </w:r>
        <w:r w:rsidR="00546B58" w:rsidRPr="00015210" w:rsidDel="005C375D">
          <w:rPr>
            <w:rFonts w:ascii="Segoe UI Emoji" w:hAnsi="Segoe UI Emoji" w:cs="Segoe UI Emoji"/>
          </w:rPr>
          <w:delInstrText>🏷️</w:delInstrText>
        </w:r>
        <w:r w:rsidR="00546B58" w:rsidRPr="00015210" w:rsidDel="005C375D">
          <w:delInstrText xml:space="preserve"> /reading","title":"Thinking, fast and slow","author":[{"family":"Kahneman","given":"Daniel"}],"issued":{"date-parts":[["2011"]]}}}],"schema":"https://github.com/citation-style-language/schema/raw/master/csl-citation.json"} </w:delInstrText>
        </w:r>
        <w:r w:rsidR="00546B58" w:rsidRPr="00015210" w:rsidDel="005C375D">
          <w:fldChar w:fldCharType="separate"/>
        </w:r>
        <w:r w:rsidR="00546B58" w:rsidRPr="00015210" w:rsidDel="005C375D">
          <w:delText>(Evans &amp; Stanovich 2013; Kahneman 2003, 2011)</w:delText>
        </w:r>
        <w:r w:rsidR="00546B58" w:rsidRPr="00015210" w:rsidDel="005C375D">
          <w:fldChar w:fldCharType="end"/>
        </w:r>
        <w:r w:rsidR="00546B58" w:rsidRPr="00015210" w:rsidDel="005C375D">
          <w:delText xml:space="preserve">. </w:delText>
        </w:r>
      </w:del>
    </w:p>
    <w:p w14:paraId="69EBEC2D" w14:textId="5ABC8CE4" w:rsidR="001945B2" w:rsidRPr="00015210" w:rsidDel="005C375D" w:rsidRDefault="00191954" w:rsidP="00EF404E">
      <w:pPr>
        <w:pStyle w:val="Paragraph0"/>
        <w:rPr>
          <w:del w:id="1503" w:author="Prof. LIU Ben" w:date="2026-08-25T21:26:00Z" w16du:dateUtc="2026-08-25T13:26:00Z"/>
        </w:rPr>
      </w:pPr>
      <w:ins w:id="1504" w:author="Xin Li" w:date="2026-08-21T15:33:00Z" w16du:dateUtc="2026-08-21T07:33:00Z">
        <w:del w:id="1505" w:author="Prof. LIU Ben" w:date="2026-08-25T21:26:00Z" w16du:dateUtc="2026-08-25T13:26:00Z">
          <w:r w:rsidDel="005C375D">
            <w:delText>In the two-systems thinking, s</w:delText>
          </w:r>
        </w:del>
      </w:ins>
      <w:del w:id="1506" w:author="Prof. LIU Ben" w:date="2026-08-25T21:26:00Z" w16du:dateUtc="2026-08-25T13:26:00Z">
        <w:r w:rsidR="001945B2" w:rsidRPr="00015210" w:rsidDel="005C375D">
          <w:delText xml:space="preserve">System 1 operates automatically, demands almost no effort, and responds to surface cues. System 2 is deliberate and effortful, and it engages only when the situation appears to justify the cost. </w:delText>
        </w:r>
      </w:del>
      <w:ins w:id="1507" w:author="Xin Li" w:date="2026-08-21T21:22:00Z" w16du:dateUtc="2026-08-21T13:22:00Z">
        <w:del w:id="1508" w:author="Prof. LIU Ben" w:date="2026-08-25T21:26:00Z" w16du:dateUtc="2026-08-25T13:26:00Z">
          <w:r w:rsidR="00717669" w:rsidDel="005C375D">
            <w:delText xml:space="preserve">Aligning with these two systems, </w:delText>
          </w:r>
        </w:del>
      </w:ins>
      <w:del w:id="1509" w:author="Prof. LIU Ben" w:date="2026-08-25T21:26:00Z" w16du:dateUtc="2026-08-25T13:26:00Z">
        <w:r w:rsidR="001945B2" w:rsidRPr="00015210" w:rsidDel="005C375D">
          <w:delText xml:space="preserve">Kahneman (2011) calls this default the </w:delText>
        </w:r>
        <w:r w:rsidR="001945B2" w:rsidRPr="00015210" w:rsidDel="005C375D">
          <w:rPr>
            <w:i/>
            <w:iCs/>
          </w:rPr>
          <w:delText>law of least effort</w:delText>
        </w:r>
        <w:r w:rsidR="001945B2" w:rsidRPr="00015210" w:rsidDel="005C375D">
          <w:delText>.</w:delText>
        </w:r>
      </w:del>
    </w:p>
    <w:p w14:paraId="1AD0675F" w14:textId="519D8E7C" w:rsidR="001945B2" w:rsidRPr="00015210" w:rsidDel="005C375D" w:rsidRDefault="001945B2">
      <w:pPr>
        <w:pStyle w:val="Paragraph0"/>
        <w:widowControl/>
        <w:ind w:firstLine="539"/>
        <w:rPr>
          <w:del w:id="1510" w:author="Prof. LIU Ben" w:date="2026-08-25T21:26:00Z" w16du:dateUtc="2026-08-25T13:26:00Z"/>
          <w:moveFrom w:id="1511" w:author="Xin Li" w:date="2026-08-21T14:41:00Z" w16du:dateUtc="2026-08-21T06:41:00Z"/>
        </w:rPr>
        <w:pPrChange w:id="1512" w:author="Xin Li" w:date="2026-08-21T15:34:00Z" w16du:dateUtc="2026-08-21T07:34:00Z">
          <w:pPr>
            <w:pStyle w:val="Paragraph0"/>
          </w:pPr>
        </w:pPrChange>
      </w:pPr>
      <w:moveFromRangeStart w:id="1513" w:author="Xin Li" w:date="2026-08-21T14:41:00Z" w:name="move238215681"/>
      <w:moveFrom w:id="1514" w:author="Xin Li" w:date="2026-08-21T14:41:00Z" w16du:dateUtc="2026-08-21T06:41:00Z">
        <w:del w:id="1515" w:author="Prof. LIU Ben" w:date="2026-08-25T21:26:00Z" w16du:dateUtc="2026-08-25T13:26:00Z">
          <w:r w:rsidRPr="00015210" w:rsidDel="005C375D">
            <w:rPr>
              <w:b/>
              <w:bCs/>
            </w:rPr>
            <w:delText>Two decisions.</w:delText>
          </w:r>
          <w:r w:rsidRPr="00015210" w:rsidDel="005C375D">
            <w:delText xml:space="preserve"> The member first decides whether to answer at all; we call this the </w:delText>
          </w:r>
          <w:r w:rsidRPr="00015210" w:rsidDel="005C375D">
            <w:rPr>
              <w:i/>
              <w:iCs/>
            </w:rPr>
            <w:delText>entry decision</w:delText>
          </w:r>
          <w:r w:rsidRPr="00015210" w:rsidDel="005C375D">
            <w:delText xml:space="preserve">. Having decided to answer, the member then decides how good the answer will be; we call this the </w:delText>
          </w:r>
          <w:r w:rsidRPr="00015210" w:rsidDel="005C375D">
            <w:rPr>
              <w:i/>
              <w:iCs/>
            </w:rPr>
            <w:delText>quality decision</w:delText>
          </w:r>
          <w:r w:rsidRPr="00015210" w:rsidDel="005C375D">
            <w:delText>. Entry is a yes-or-no choice that can be settled quickly, before the AI answer has been read. The quality decision is a matter of degree, and it is where the member</w:delText>
          </w:r>
          <w:r w:rsidR="00534D0B" w:rsidRPr="00015210" w:rsidDel="005C375D">
            <w:delText>’</w:delText>
          </w:r>
          <w:r w:rsidRPr="00015210" w:rsidDel="005C375D">
            <w:delText>s time and knowledge are actually committed.</w:delText>
          </w:r>
        </w:del>
      </w:moveFrom>
    </w:p>
    <w:p w14:paraId="481A6600" w14:textId="638A262F" w:rsidR="001945B2" w:rsidRPr="00015210" w:rsidDel="005C375D" w:rsidRDefault="001945B2">
      <w:pPr>
        <w:pStyle w:val="Paragraph0"/>
        <w:rPr>
          <w:del w:id="1516" w:author="Prof. LIU Ben" w:date="2026-08-25T21:26:00Z" w16du:dateUtc="2026-08-25T13:26:00Z"/>
          <w:moveFrom w:id="1517" w:author="Xin Li" w:date="2026-08-21T14:41:00Z" w16du:dateUtc="2026-08-21T06:41:00Z"/>
        </w:rPr>
      </w:pPr>
      <w:moveFromRangeStart w:id="1518" w:author="Xin Li" w:date="2026-08-21T14:41:00Z" w:name="move238215713"/>
      <w:moveFromRangeEnd w:id="1513"/>
      <w:moveFrom w:id="1519" w:author="Xin Li" w:date="2026-08-21T14:41:00Z" w16du:dateUtc="2026-08-21T06:41:00Z">
        <w:del w:id="1520" w:author="Prof. LIU Ben" w:date="2026-08-25T21:26:00Z" w16du:dateUtc="2026-08-25T13:26:00Z">
          <w:r w:rsidRPr="00015210" w:rsidDel="005C375D">
            <w:rPr>
              <w:b/>
              <w:bCs/>
            </w:rPr>
            <w:delText>Three signals.</w:delText>
          </w:r>
          <w:r w:rsidRPr="00015210" w:rsidDel="005C375D">
            <w:delText xml:space="preserve"> The AI answer carries three pieces of information. The </w:delText>
          </w:r>
          <w:r w:rsidRPr="00015210" w:rsidDel="005C375D">
            <w:rPr>
              <w:i/>
              <w:iCs/>
            </w:rPr>
            <w:delText>source</w:delText>
          </w:r>
          <w:r w:rsidRPr="00015210" w:rsidDel="005C375D">
            <w:delText xml:space="preserve"> (the label) tells the member what kind of rival this is. The </w:delText>
          </w:r>
          <w:r w:rsidRPr="00015210" w:rsidDel="005C375D">
            <w:rPr>
              <w:i/>
              <w:iCs/>
            </w:rPr>
            <w:delText>length</w:delText>
          </w:r>
          <w:r w:rsidRPr="00015210" w:rsidDel="005C375D">
            <w:delText xml:space="preserve"> signals how much of the answerable ground the rival appears to have taken, and therefore how much room is left. The </w:delText>
          </w:r>
          <w:r w:rsidRPr="00015210" w:rsidDel="005C375D">
            <w:rPr>
              <w:i/>
              <w:iCs/>
            </w:rPr>
            <w:delText>benchmark</w:delText>
          </w:r>
          <w:r w:rsidRPr="00015210" w:rsidDel="005C375D">
            <w:delText xml:space="preserve"> is the quality of the rival</w:delText>
          </w:r>
          <w:r w:rsidR="00534D0B" w:rsidRPr="00015210" w:rsidDel="005C375D">
            <w:delText>’</w:delText>
          </w:r>
          <w:r w:rsidRPr="00015210" w:rsidDel="005C375D">
            <w:delText>s answer, which signals the standard a contribution must meet to be worth reading.</w:delText>
          </w:r>
        </w:del>
      </w:moveFrom>
    </w:p>
    <w:moveFromRangeEnd w:id="1518"/>
    <w:p w14:paraId="37C7FA92" w14:textId="53EA5300" w:rsidR="001945B2" w:rsidRPr="00015210" w:rsidDel="005C375D" w:rsidRDefault="001945B2">
      <w:pPr>
        <w:pStyle w:val="Paragraph0"/>
        <w:rPr>
          <w:del w:id="1521" w:author="Prof. LIU Ben" w:date="2026-08-25T21:26:00Z" w16du:dateUtc="2026-08-25T13:26:00Z"/>
        </w:rPr>
      </w:pPr>
      <w:del w:id="1522" w:author="Prof. LIU Ben" w:date="2026-08-25T21:26:00Z" w16du:dateUtc="2026-08-25T13:26:00Z">
        <w:r w:rsidRPr="00015210" w:rsidDel="005C375D">
          <w:rPr>
            <w:b/>
            <w:bCs/>
          </w:rPr>
          <w:delText>Timing.</w:delText>
        </w:r>
        <w:r w:rsidRPr="00015210" w:rsidDel="005C375D">
          <w:delText xml:space="preserve"> </w:delText>
        </w:r>
      </w:del>
    </w:p>
    <w:p w14:paraId="4C8FC88B" w14:textId="6DA288A6" w:rsidR="001945B2" w:rsidRPr="00015210" w:rsidDel="005C375D" w:rsidRDefault="001945B2" w:rsidP="00963733">
      <w:pPr>
        <w:pStyle w:val="Paragraph0"/>
        <w:rPr>
          <w:del w:id="1523" w:author="Prof. LIU Ben" w:date="2026-08-25T21:26:00Z" w16du:dateUtc="2026-08-25T13:26:00Z"/>
        </w:rPr>
      </w:pPr>
      <w:del w:id="1524" w:author="Prof. LIU Ben" w:date="2026-08-25T21:26:00Z" w16du:dateUtc="2026-08-25T13:26:00Z">
        <w:r w:rsidRPr="00015210" w:rsidDel="005C375D">
          <w:delText xml:space="preserve">Figure 2 presents this structure. The </w:delText>
        </w:r>
      </w:del>
      <w:ins w:id="1525" w:author="Xin Li" w:date="2026-08-21T21:23:00Z" w16du:dateUtc="2026-08-21T13:23:00Z">
        <w:del w:id="1526" w:author="Prof. LIU Ben" w:date="2026-08-25T21:26:00Z" w16du:dateUtc="2026-08-25T13:26:00Z">
          <w:r w:rsidR="00717669" w:rsidDel="005C375D">
            <w:delText xml:space="preserve">the </w:delText>
          </w:r>
        </w:del>
      </w:ins>
      <w:del w:id="1527" w:author="Prof. LIU Ben" w:date="2026-08-25T21:26:00Z" w16du:dateUtc="2026-08-25T13:26:00Z">
        <w:r w:rsidRPr="00015210" w:rsidDel="005C375D">
          <w:delText>three signals run across the columns</w:delText>
        </w:r>
      </w:del>
      <w:ins w:id="1528" w:author="Xin Li" w:date="2026-08-21T22:04:00Z" w16du:dateUtc="2026-08-21T14:04:00Z">
        <w:del w:id="1529" w:author="Prof. LIU Ben" w:date="2026-08-25T21:26:00Z" w16du:dateUtc="2026-08-25T13:26:00Z">
          <w:r w:rsidR="00BE1845" w:rsidDel="005C375D">
            <w:delText xml:space="preserve">rows </w:delText>
          </w:r>
        </w:del>
      </w:ins>
      <w:ins w:id="1530" w:author="Xin Li" w:date="2026-08-21T21:23:00Z" w16du:dateUtc="2026-08-21T13:23:00Z">
        <w:del w:id="1531" w:author="Prof. LIU Ben" w:date="2026-08-25T21:26:00Z" w16du:dateUtc="2026-08-25T13:26:00Z">
          <w:r w:rsidR="00717669" w:rsidDel="005C375D">
            <w:delText>in Figure 3</w:delText>
          </w:r>
        </w:del>
      </w:ins>
      <w:del w:id="1532" w:author="Prof. LIU Ben" w:date="2026-08-25T21:26:00Z" w16du:dateUtc="2026-08-25T13:26:00Z">
        <w:r w:rsidRPr="00015210" w:rsidDel="005C375D">
          <w:delText xml:space="preserve">, </w:delText>
        </w:r>
      </w:del>
      <w:ins w:id="1533" w:author="Xin Li" w:date="2026-08-21T21:23:00Z" w16du:dateUtc="2026-08-21T13:23:00Z">
        <w:del w:id="1534" w:author="Prof. LIU Ben" w:date="2026-08-25T21:26:00Z" w16du:dateUtc="2026-08-25T13:26:00Z">
          <w:r w:rsidR="00717669" w:rsidDel="005C375D">
            <w:delText xml:space="preserve">may trigger a different level of processing. </w:delText>
          </w:r>
        </w:del>
      </w:ins>
      <w:ins w:id="1535" w:author="Xin Li" w:date="2026-08-21T22:18:00Z" w16du:dateUtc="2026-08-21T14:18:00Z">
        <w:del w:id="1536" w:author="Prof. LIU Ben" w:date="2026-08-25T21:26:00Z" w16du:dateUtc="2026-08-25T13:26:00Z">
          <w:r w:rsidR="00D314CA" w:rsidDel="005C375D">
            <w:delText xml:space="preserve">Meanwhile, </w:delText>
          </w:r>
        </w:del>
      </w:ins>
      <w:del w:id="1537" w:author="Prof. LIU Ben" w:date="2026-08-25T21:26:00Z" w16du:dateUtc="2026-08-25T13:26:00Z">
        <w:r w:rsidRPr="00015210" w:rsidDel="005C375D">
          <w:delText>arranged by whether they are available before reading or only after it, and the two decisions run down the rows</w:delText>
        </w:r>
      </w:del>
      <w:ins w:id="1538" w:author="Xin Li" w:date="2026-08-21T22:18:00Z" w16du:dateUtc="2026-08-21T14:18:00Z">
        <w:del w:id="1539" w:author="Prof. LIU Ben" w:date="2026-08-25T21:26:00Z" w16du:dateUtc="2026-08-25T13:26:00Z">
          <w:r w:rsidR="00D314CA" w:rsidDel="005C375D">
            <w:delText xml:space="preserve"> also need different level of</w:delText>
          </w:r>
        </w:del>
      </w:ins>
      <w:ins w:id="1540" w:author="Xin Li" w:date="2026-08-21T22:19:00Z" w16du:dateUtc="2026-08-21T14:19:00Z">
        <w:del w:id="1541" w:author="Prof. LIU Ben" w:date="2026-08-25T21:26:00Z" w16du:dateUtc="2026-08-25T13:26:00Z">
          <w:r w:rsidR="00D314CA" w:rsidDel="005C375D">
            <w:delText xml:space="preserve"> thinking</w:delText>
          </w:r>
        </w:del>
      </w:ins>
      <w:del w:id="1542" w:author="Prof. LIU Ben" w:date="2026-08-25T21:26:00Z" w16du:dateUtc="2026-08-25T13:26:00Z">
        <w:r w:rsidRPr="00015210" w:rsidDel="005C375D">
          <w:delText xml:space="preserve">. </w:delText>
        </w:r>
      </w:del>
      <w:ins w:id="1543" w:author="Xin Li" w:date="2026-08-21T22:19:00Z" w16du:dateUtc="2026-08-21T14:19:00Z">
        <w:del w:id="1544" w:author="Prof. LIU Ben" w:date="2026-08-25T21:26:00Z" w16du:dateUtc="2026-08-25T13:26:00Z">
          <w:r w:rsidR="00D314CA" w:rsidDel="005C375D">
            <w:delText xml:space="preserve">As a result, the signals would influence the decisions within the same level of perception, leaving cross level effect </w:delText>
          </w:r>
        </w:del>
      </w:ins>
      <w:del w:id="1545" w:author="Prof. LIU Ben" w:date="2026-08-25T21:26:00Z" w16du:dateUtc="2026-08-25T13:26:00Z">
        <w:r w:rsidRPr="00015210" w:rsidDel="005C375D">
          <w:delText xml:space="preserve">Each cell records the predicted sign, or a predicted </w:delText>
        </w:r>
      </w:del>
      <w:ins w:id="1546" w:author="Xin Li" w:date="2026-08-21T22:19:00Z" w16du:dateUtc="2026-08-21T14:19:00Z">
        <w:del w:id="1547" w:author="Prof. LIU Ben" w:date="2026-08-25T21:26:00Z" w16du:dateUtc="2026-08-25T13:26:00Z">
          <w:r w:rsidR="00D314CA" w:rsidDel="005C375D">
            <w:delText xml:space="preserve">to be </w:delText>
          </w:r>
        </w:del>
      </w:ins>
      <w:del w:id="1548" w:author="Prof. LIU Ben" w:date="2026-08-25T21:26:00Z" w16du:dateUtc="2026-08-25T13:26:00Z">
        <w:r w:rsidRPr="00015210" w:rsidDel="005C375D">
          <w:delText>nul</w:delText>
        </w:r>
        <w:r w:rsidR="00572CD6" w:rsidRPr="00015210" w:rsidDel="005C375D">
          <w:delText>l</w:delText>
        </w:r>
      </w:del>
      <w:ins w:id="1549" w:author="Xin Li" w:date="2026-08-21T22:19:00Z" w16du:dateUtc="2026-08-21T14:19:00Z">
        <w:del w:id="1550" w:author="Prof. LIU Ben" w:date="2026-08-25T21:26:00Z" w16du:dateUtc="2026-08-25T13:26:00Z">
          <w:r w:rsidR="00D314CA" w:rsidDel="005C375D">
            <w:delText>. Toge</w:delText>
          </w:r>
        </w:del>
      </w:ins>
      <w:ins w:id="1551" w:author="Xin Li" w:date="2026-08-21T22:20:00Z" w16du:dateUtc="2026-08-21T14:20:00Z">
        <w:del w:id="1552" w:author="Prof. LIU Ben" w:date="2026-08-25T21:26:00Z" w16du:dateUtc="2026-08-25T13:26:00Z">
          <w:r w:rsidR="00D314CA" w:rsidDel="005C375D">
            <w:delText>ther</w:delText>
          </w:r>
        </w:del>
      </w:ins>
      <w:del w:id="1553" w:author="Prof. LIU Ben" w:date="2026-08-25T21:26:00Z" w16du:dateUtc="2026-08-25T13:26:00Z">
        <w:r w:rsidRPr="00015210" w:rsidDel="005C375D">
          <w:delText xml:space="preserve">, </w:delText>
        </w:r>
      </w:del>
      <w:ins w:id="1554" w:author="Xin Li" w:date="2026-08-21T22:20:00Z" w16du:dateUtc="2026-08-21T14:20:00Z">
        <w:del w:id="1555" w:author="Prof. LIU Ben" w:date="2026-08-25T21:26:00Z" w16du:dateUtc="2026-08-25T13:26:00Z">
          <w:r w:rsidR="00D314CA" w:rsidDel="005C375D">
            <w:delText xml:space="preserve">these lead to </w:delText>
          </w:r>
        </w:del>
      </w:ins>
      <w:del w:id="1556" w:author="Prof. LIU Ben" w:date="2026-08-25T21:26:00Z" w16du:dateUtc="2026-08-25T13:26:00Z">
        <w:r w:rsidRPr="00015210" w:rsidDel="005C375D">
          <w:delText>for one signal-by-decision combination, and the six cells together correspond to the six hypotheses developed below.</w:delText>
        </w:r>
      </w:del>
    </w:p>
    <w:p w14:paraId="47E31CA7" w14:textId="042D48C4" w:rsidR="00C76F53" w:rsidRPr="00015210" w:rsidRDefault="00BE1845" w:rsidP="00C76F53">
      <w:pPr>
        <w:jc w:val="center"/>
      </w:pPr>
      <w:ins w:id="1557" w:author="Xin Li" w:date="2026-08-21T22:03:00Z" w16du:dateUtc="2026-08-21T14:03:00Z">
        <w:r>
          <w:rPr>
            <w:noProof/>
          </w:rPr>
          <w:drawing>
            <wp:inline distT="0" distB="0" distL="0" distR="0" wp14:anchorId="5E813B38" wp14:editId="7F8D29D0">
              <wp:extent cx="5943600" cy="1661975"/>
              <wp:effectExtent l="0" t="0" r="0" b="0"/>
              <wp:docPr id="974775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ins>
    </w:p>
    <w:p w14:paraId="1462083A" w14:textId="41EFCAE0" w:rsidR="00C76F53" w:rsidRPr="00015210" w:rsidDel="00D314CA" w:rsidRDefault="00C76F53" w:rsidP="00C76F53">
      <w:pPr>
        <w:pStyle w:val="TableFiguretitle"/>
        <w:rPr>
          <w:del w:id="1558" w:author="Xin Li" w:date="2026-08-21T22:17:00Z" w16du:dateUtc="2026-08-21T14:17:00Z"/>
        </w:rPr>
      </w:pPr>
      <w:r w:rsidRPr="00015210">
        <w:t xml:space="preserve">Figure </w:t>
      </w:r>
      <w:del w:id="1559" w:author="Xin Li" w:date="2026-08-22T08:26:00Z" w16du:dateUtc="2026-08-22T00:26:00Z">
        <w:r w:rsidRPr="00015210" w:rsidDel="00270DFC">
          <w:delText>2</w:delText>
        </w:r>
      </w:del>
      <w:ins w:id="1560" w:author="Xin Li" w:date="2026-08-22T08:26:00Z" w16du:dateUtc="2026-08-22T00:26:00Z">
        <w:r w:rsidR="00270DFC">
          <w:t>3</w:t>
        </w:r>
      </w:ins>
      <w:r w:rsidRPr="00015210">
        <w:t xml:space="preserve">. Conceptual </w:t>
      </w:r>
      <w:r w:rsidR="002B3B5F" w:rsidRPr="00015210">
        <w:t>f</w:t>
      </w:r>
      <w:r w:rsidRPr="00015210">
        <w:t>ramework</w:t>
      </w:r>
    </w:p>
    <w:p w14:paraId="18FE5834" w14:textId="298C1F15" w:rsidR="00E55C5E" w:rsidRPr="00015210" w:rsidDel="00D314CA" w:rsidRDefault="00E55C5E">
      <w:pPr>
        <w:pStyle w:val="TableFiguretitle"/>
        <w:rPr>
          <w:del w:id="1561" w:author="Xin Li" w:date="2026-08-21T22:17:00Z" w16du:dateUtc="2026-08-21T14:17:00Z"/>
        </w:rPr>
      </w:pPr>
    </w:p>
    <w:p w14:paraId="28378B58" w14:textId="4F41DD9D" w:rsidR="004E34BE" w:rsidRPr="00015210" w:rsidDel="0031359A" w:rsidRDefault="004E34BE">
      <w:pPr>
        <w:pStyle w:val="TableFiguretitle"/>
        <w:rPr>
          <w:del w:id="1562" w:author="Xin Li" w:date="2026-08-21T15:35:00Z" w16du:dateUtc="2026-08-21T07:35:00Z"/>
        </w:rPr>
        <w:pPrChange w:id="1563" w:author="Xin Li" w:date="2026-08-21T22:17:00Z" w16du:dateUtc="2026-08-21T14:17:00Z">
          <w:pPr>
            <w:pStyle w:val="Heading2"/>
          </w:pPr>
        </w:pPrChange>
      </w:pPr>
      <w:bookmarkStart w:id="1564" w:name="_Hlk165812433"/>
      <w:del w:id="1565" w:author="Xin Li" w:date="2026-08-21T15:35:00Z" w16du:dateUtc="2026-08-21T07:35:00Z">
        <w:r w:rsidRPr="00015210" w:rsidDel="0031359A">
          <w:delText>The Predicted Pattern</w:delText>
        </w:r>
      </w:del>
    </w:p>
    <w:p w14:paraId="75E96630" w14:textId="7873436D" w:rsidR="004E34BE" w:rsidRPr="00015210" w:rsidDel="00717669" w:rsidRDefault="004E34BE">
      <w:pPr>
        <w:pStyle w:val="TableFiguretitle"/>
        <w:rPr>
          <w:del w:id="1566" w:author="Xin Li" w:date="2026-08-21T21:22:00Z" w16du:dateUtc="2026-08-21T13:22:00Z"/>
        </w:rPr>
        <w:pPrChange w:id="1567" w:author="Xin Li" w:date="2026-08-21T22:17:00Z" w16du:dateUtc="2026-08-21T14:17:00Z">
          <w:pPr>
            <w:pStyle w:val="Paragraph0"/>
          </w:pPr>
        </w:pPrChange>
      </w:pPr>
      <w:del w:id="1568" w:author="Xin Li" w:date="2026-08-21T21:22:00Z" w16du:dateUtc="2026-08-21T13:22:00Z">
        <w:r w:rsidRPr="00015210" w:rsidDel="00717669">
          <w:delText xml:space="preserve">Table 3 assembles the six predictions. </w:delText>
        </w:r>
      </w:del>
    </w:p>
    <w:p w14:paraId="16023A9F" w14:textId="790BB356" w:rsidR="004E34BE" w:rsidRPr="00015210" w:rsidDel="00717669" w:rsidRDefault="004E34BE">
      <w:pPr>
        <w:pStyle w:val="TableFiguretitle"/>
        <w:rPr>
          <w:del w:id="1569" w:author="Xin Li" w:date="2026-08-21T21:22:00Z" w16du:dateUtc="2026-08-21T13:22:00Z"/>
        </w:rPr>
      </w:pPr>
      <w:del w:id="1570" w:author="Xin Li" w:date="2026-08-21T21:22:00Z" w16du:dateUtc="2026-08-21T13:22:00Z">
        <w:r w:rsidRPr="00015210" w:rsidDel="00717669">
          <w:delText>Table 3. Predicted structure of the response to an AI answer</w:delText>
        </w:r>
      </w:del>
    </w:p>
    <w:tbl>
      <w:tblPr>
        <w:tblStyle w:val="TableGrid"/>
        <w:tblW w:w="0" w:type="auto"/>
        <w:jc w:val="center"/>
        <w:tblLayout w:type="fixed"/>
        <w:tblCellMar>
          <w:left w:w="0" w:type="dxa"/>
          <w:right w:w="0" w:type="dxa"/>
        </w:tblCellMar>
        <w:tblLook w:val="04A0" w:firstRow="1" w:lastRow="0" w:firstColumn="1" w:lastColumn="0" w:noHBand="0" w:noVBand="1"/>
      </w:tblPr>
      <w:tblGrid>
        <w:gridCol w:w="2785"/>
        <w:gridCol w:w="1710"/>
        <w:gridCol w:w="2340"/>
        <w:gridCol w:w="2380"/>
      </w:tblGrid>
      <w:tr w:rsidR="004E34BE" w:rsidRPr="00015210" w:rsidDel="00717669" w14:paraId="336EA0E2" w14:textId="3F89430D" w:rsidTr="00E12686">
        <w:trPr>
          <w:jc w:val="center"/>
          <w:del w:id="1571" w:author="Xin Li" w:date="2026-08-21T21:22:00Z"/>
        </w:trPr>
        <w:tc>
          <w:tcPr>
            <w:tcW w:w="2785" w:type="dxa"/>
            <w:vAlign w:val="center"/>
            <w:hideMark/>
          </w:tcPr>
          <w:p w14:paraId="6E8FB0EA" w14:textId="029CCB0C" w:rsidR="004E34BE" w:rsidRPr="00015210" w:rsidDel="00717669" w:rsidRDefault="004E34BE">
            <w:pPr>
              <w:pStyle w:val="TableFiguretitle"/>
              <w:rPr>
                <w:del w:id="1572" w:author="Xin Li" w:date="2026-08-21T21:22:00Z" w16du:dateUtc="2026-08-21T13:22:00Z"/>
                <w:bCs/>
              </w:rPr>
              <w:pPrChange w:id="1573" w:author="Xin Li" w:date="2026-08-21T22:17:00Z" w16du:dateUtc="2026-08-21T14:17:00Z">
                <w:pPr>
                  <w:jc w:val="center"/>
                </w:pPr>
              </w:pPrChange>
            </w:pPr>
            <w:del w:id="1574" w:author="Xin Li" w:date="2026-08-21T21:22:00Z" w16du:dateUtc="2026-08-21T13:22:00Z">
              <w:r w:rsidRPr="00015210" w:rsidDel="00717669">
                <w:rPr>
                  <w:bCs/>
                </w:rPr>
                <w:delText>Signal from the AI answer</w:delText>
              </w:r>
            </w:del>
          </w:p>
        </w:tc>
        <w:tc>
          <w:tcPr>
            <w:tcW w:w="1710" w:type="dxa"/>
            <w:vAlign w:val="center"/>
            <w:hideMark/>
          </w:tcPr>
          <w:p w14:paraId="1982E1F8" w14:textId="5C143498" w:rsidR="004E34BE" w:rsidRPr="00015210" w:rsidDel="00717669" w:rsidRDefault="004E34BE">
            <w:pPr>
              <w:pStyle w:val="TableFiguretitle"/>
              <w:rPr>
                <w:del w:id="1575" w:author="Xin Li" w:date="2026-08-21T21:22:00Z" w16du:dateUtc="2026-08-21T13:22:00Z"/>
                <w:bCs/>
              </w:rPr>
              <w:pPrChange w:id="1576" w:author="Xin Li" w:date="2026-08-21T22:17:00Z" w16du:dateUtc="2026-08-21T14:17:00Z">
                <w:pPr>
                  <w:jc w:val="center"/>
                </w:pPr>
              </w:pPrChange>
            </w:pPr>
            <w:del w:id="1577" w:author="Xin Li" w:date="2026-08-21T21:22:00Z" w16du:dateUtc="2026-08-21T13:22:00Z">
              <w:r w:rsidRPr="00015210" w:rsidDel="00717669">
                <w:rPr>
                  <w:bCs/>
                </w:rPr>
                <w:delText>Available before reading?</w:delText>
              </w:r>
            </w:del>
          </w:p>
        </w:tc>
        <w:tc>
          <w:tcPr>
            <w:tcW w:w="2340" w:type="dxa"/>
            <w:vAlign w:val="center"/>
            <w:hideMark/>
          </w:tcPr>
          <w:p w14:paraId="4D239C5E" w14:textId="63318B4E" w:rsidR="004E34BE" w:rsidRPr="00015210" w:rsidDel="00717669" w:rsidRDefault="004E34BE">
            <w:pPr>
              <w:pStyle w:val="TableFiguretitle"/>
              <w:rPr>
                <w:del w:id="1578" w:author="Xin Li" w:date="2026-08-21T21:22:00Z" w16du:dateUtc="2026-08-21T13:22:00Z"/>
                <w:bCs/>
              </w:rPr>
              <w:pPrChange w:id="1579" w:author="Xin Li" w:date="2026-08-21T22:17:00Z" w16du:dateUtc="2026-08-21T14:17:00Z">
                <w:pPr>
                  <w:jc w:val="center"/>
                </w:pPr>
              </w:pPrChange>
            </w:pPr>
            <w:del w:id="1580" w:author="Xin Li" w:date="2026-08-21T21:22:00Z" w16du:dateUtc="2026-08-21T13:22:00Z">
              <w:r w:rsidRPr="00015210" w:rsidDel="00717669">
                <w:rPr>
                  <w:bCs/>
                </w:rPr>
                <w:delText>Effect on answer supply</w:delText>
              </w:r>
              <w:r w:rsidRPr="00015210" w:rsidDel="00717669">
                <w:rPr>
                  <w:bCs/>
                </w:rPr>
                <w:br/>
                <w:delText>(entry decision)</w:delText>
              </w:r>
            </w:del>
          </w:p>
        </w:tc>
        <w:tc>
          <w:tcPr>
            <w:tcW w:w="2380" w:type="dxa"/>
            <w:vAlign w:val="center"/>
            <w:hideMark/>
          </w:tcPr>
          <w:p w14:paraId="6A32A19B" w14:textId="0B726B41" w:rsidR="004E34BE" w:rsidRPr="00015210" w:rsidDel="00717669" w:rsidRDefault="004E34BE">
            <w:pPr>
              <w:pStyle w:val="TableFiguretitle"/>
              <w:rPr>
                <w:del w:id="1581" w:author="Xin Li" w:date="2026-08-21T21:22:00Z" w16du:dateUtc="2026-08-21T13:22:00Z"/>
                <w:bCs/>
              </w:rPr>
              <w:pPrChange w:id="1582" w:author="Xin Li" w:date="2026-08-21T22:17:00Z" w16du:dateUtc="2026-08-21T14:17:00Z">
                <w:pPr>
                  <w:jc w:val="center"/>
                </w:pPr>
              </w:pPrChange>
            </w:pPr>
            <w:del w:id="1583" w:author="Xin Li" w:date="2026-08-21T21:22:00Z" w16du:dateUtc="2026-08-21T13:22:00Z">
              <w:r w:rsidRPr="00015210" w:rsidDel="00717669">
                <w:rPr>
                  <w:bCs/>
                </w:rPr>
                <w:delText>Effect on answer quality</w:delText>
              </w:r>
              <w:r w:rsidRPr="00015210" w:rsidDel="00717669">
                <w:rPr>
                  <w:bCs/>
                </w:rPr>
                <w:br/>
                <w:delText>(quality decision)</w:delText>
              </w:r>
            </w:del>
          </w:p>
        </w:tc>
      </w:tr>
      <w:tr w:rsidR="004E34BE" w:rsidRPr="00015210" w:rsidDel="00717669" w14:paraId="5F071F89" w14:textId="7D901D2E" w:rsidTr="00E12686">
        <w:trPr>
          <w:jc w:val="center"/>
          <w:del w:id="1584" w:author="Xin Li" w:date="2026-08-21T21:22:00Z"/>
        </w:trPr>
        <w:tc>
          <w:tcPr>
            <w:tcW w:w="2785" w:type="dxa"/>
            <w:hideMark/>
          </w:tcPr>
          <w:p w14:paraId="361ED552" w14:textId="591270F5" w:rsidR="004E34BE" w:rsidRPr="00015210" w:rsidDel="00717669" w:rsidRDefault="004E34BE">
            <w:pPr>
              <w:pStyle w:val="TableFiguretitle"/>
              <w:rPr>
                <w:del w:id="1585" w:author="Xin Li" w:date="2026-08-21T21:22:00Z" w16du:dateUtc="2026-08-21T13:22:00Z"/>
              </w:rPr>
              <w:pPrChange w:id="1586" w:author="Xin Li" w:date="2026-08-21T22:17:00Z" w16du:dateUtc="2026-08-21T14:17:00Z">
                <w:pPr>
                  <w:spacing w:line="360" w:lineRule="auto"/>
                </w:pPr>
              </w:pPrChange>
            </w:pPr>
            <w:del w:id="1587" w:author="Xin Li" w:date="2026-08-21T21:22:00Z" w16du:dateUtc="2026-08-21T13:22:00Z">
              <w:r w:rsidRPr="00015210" w:rsidDel="00717669">
                <w:delText>Source, the AI label (level)</w:delText>
              </w:r>
            </w:del>
          </w:p>
        </w:tc>
        <w:tc>
          <w:tcPr>
            <w:tcW w:w="1710" w:type="dxa"/>
            <w:hideMark/>
          </w:tcPr>
          <w:p w14:paraId="57EA6EBF" w14:textId="73B59044" w:rsidR="004E34BE" w:rsidRPr="00015210" w:rsidDel="00717669" w:rsidRDefault="004E34BE">
            <w:pPr>
              <w:pStyle w:val="TableFiguretitle"/>
              <w:rPr>
                <w:del w:id="1588" w:author="Xin Li" w:date="2026-08-21T21:22:00Z" w16du:dateUtc="2026-08-21T13:22:00Z"/>
              </w:rPr>
              <w:pPrChange w:id="1589" w:author="Xin Li" w:date="2026-08-21T22:17:00Z" w16du:dateUtc="2026-08-21T14:17:00Z">
                <w:pPr>
                  <w:spacing w:line="360" w:lineRule="auto"/>
                  <w:jc w:val="center"/>
                </w:pPr>
              </w:pPrChange>
            </w:pPr>
            <w:del w:id="1590" w:author="Xin Li" w:date="2026-08-21T21:22:00Z" w16du:dateUtc="2026-08-21T13:22:00Z">
              <w:r w:rsidRPr="00015210" w:rsidDel="00717669">
                <w:delText>Yes</w:delText>
              </w:r>
            </w:del>
          </w:p>
        </w:tc>
        <w:tc>
          <w:tcPr>
            <w:tcW w:w="2340" w:type="dxa"/>
            <w:hideMark/>
          </w:tcPr>
          <w:p w14:paraId="57A78BEC" w14:textId="3926EF9E" w:rsidR="004E34BE" w:rsidRPr="00015210" w:rsidDel="00717669" w:rsidRDefault="004E34BE">
            <w:pPr>
              <w:pStyle w:val="TableFiguretitle"/>
              <w:rPr>
                <w:del w:id="1591" w:author="Xin Li" w:date="2026-08-21T21:22:00Z" w16du:dateUtc="2026-08-21T13:22:00Z"/>
              </w:rPr>
              <w:pPrChange w:id="1592" w:author="Xin Li" w:date="2026-08-21T22:17:00Z" w16du:dateUtc="2026-08-21T14:17:00Z">
                <w:pPr>
                  <w:spacing w:line="360" w:lineRule="auto"/>
                  <w:jc w:val="center"/>
                </w:pPr>
              </w:pPrChange>
            </w:pPr>
            <w:del w:id="1593" w:author="Xin Li" w:date="2026-08-21T21:22:00Z" w16du:dateUtc="2026-08-21T13:22:00Z">
              <w:r w:rsidRPr="00015210" w:rsidDel="00717669">
                <w:delText>Positive (H1)</w:delText>
              </w:r>
            </w:del>
          </w:p>
        </w:tc>
        <w:tc>
          <w:tcPr>
            <w:tcW w:w="2380" w:type="dxa"/>
            <w:hideMark/>
          </w:tcPr>
          <w:p w14:paraId="51AFC436" w14:textId="50D45A11" w:rsidR="004E34BE" w:rsidRPr="00015210" w:rsidDel="00717669" w:rsidRDefault="004E34BE">
            <w:pPr>
              <w:pStyle w:val="TableFiguretitle"/>
              <w:rPr>
                <w:del w:id="1594" w:author="Xin Li" w:date="2026-08-21T21:22:00Z" w16du:dateUtc="2026-08-21T13:22:00Z"/>
              </w:rPr>
              <w:pPrChange w:id="1595" w:author="Xin Li" w:date="2026-08-21T22:17:00Z" w16du:dateUtc="2026-08-21T14:17:00Z">
                <w:pPr>
                  <w:spacing w:line="360" w:lineRule="auto"/>
                  <w:jc w:val="center"/>
                </w:pPr>
              </w:pPrChange>
            </w:pPr>
            <w:del w:id="1596" w:author="Xin Li" w:date="2026-08-21T21:22:00Z" w16du:dateUtc="2026-08-21T13:22:00Z">
              <w:r w:rsidRPr="00015210" w:rsidDel="00717669">
                <w:delText>Negative (H4)</w:delText>
              </w:r>
            </w:del>
          </w:p>
        </w:tc>
      </w:tr>
      <w:tr w:rsidR="004E34BE" w:rsidRPr="00015210" w:rsidDel="00717669" w14:paraId="6975C895" w14:textId="7036385A" w:rsidTr="00E12686">
        <w:trPr>
          <w:jc w:val="center"/>
          <w:del w:id="1597" w:author="Xin Li" w:date="2026-08-21T21:22:00Z"/>
        </w:trPr>
        <w:tc>
          <w:tcPr>
            <w:tcW w:w="2785" w:type="dxa"/>
            <w:hideMark/>
          </w:tcPr>
          <w:p w14:paraId="2F51B565" w14:textId="05A8E68D" w:rsidR="004E34BE" w:rsidRPr="00015210" w:rsidDel="00717669" w:rsidRDefault="004E34BE">
            <w:pPr>
              <w:pStyle w:val="TableFiguretitle"/>
              <w:rPr>
                <w:del w:id="1598" w:author="Xin Li" w:date="2026-08-21T21:22:00Z" w16du:dateUtc="2026-08-21T13:22:00Z"/>
              </w:rPr>
              <w:pPrChange w:id="1599" w:author="Xin Li" w:date="2026-08-21T22:17:00Z" w16du:dateUtc="2026-08-21T14:17:00Z">
                <w:pPr>
                  <w:spacing w:line="360" w:lineRule="auto"/>
                </w:pPr>
              </w:pPrChange>
            </w:pPr>
            <w:del w:id="1600" w:author="Xin Li" w:date="2026-08-21T21:22:00Z" w16du:dateUtc="2026-08-21T13:22:00Z">
              <w:r w:rsidRPr="00015210" w:rsidDel="00717669">
                <w:delText>Length, coverage (slope)</w:delText>
              </w:r>
            </w:del>
          </w:p>
        </w:tc>
        <w:tc>
          <w:tcPr>
            <w:tcW w:w="1710" w:type="dxa"/>
            <w:hideMark/>
          </w:tcPr>
          <w:p w14:paraId="6CA8A95F" w14:textId="36C1FC51" w:rsidR="004E34BE" w:rsidRPr="00015210" w:rsidDel="00717669" w:rsidRDefault="004E34BE">
            <w:pPr>
              <w:pStyle w:val="TableFiguretitle"/>
              <w:rPr>
                <w:del w:id="1601" w:author="Xin Li" w:date="2026-08-21T21:22:00Z" w16du:dateUtc="2026-08-21T13:22:00Z"/>
              </w:rPr>
              <w:pPrChange w:id="1602" w:author="Xin Li" w:date="2026-08-21T22:17:00Z" w16du:dateUtc="2026-08-21T14:17:00Z">
                <w:pPr>
                  <w:spacing w:line="360" w:lineRule="auto"/>
                  <w:jc w:val="center"/>
                </w:pPr>
              </w:pPrChange>
            </w:pPr>
            <w:del w:id="1603" w:author="Xin Li" w:date="2026-08-21T21:22:00Z" w16du:dateUtc="2026-08-21T13:22:00Z">
              <w:r w:rsidRPr="00015210" w:rsidDel="00717669">
                <w:delText>Yes</w:delText>
              </w:r>
            </w:del>
          </w:p>
        </w:tc>
        <w:tc>
          <w:tcPr>
            <w:tcW w:w="2340" w:type="dxa"/>
            <w:hideMark/>
          </w:tcPr>
          <w:p w14:paraId="1D769EDF" w14:textId="5FB542A9" w:rsidR="004E34BE" w:rsidRPr="00015210" w:rsidDel="00717669" w:rsidRDefault="004E34BE">
            <w:pPr>
              <w:pStyle w:val="TableFiguretitle"/>
              <w:rPr>
                <w:del w:id="1604" w:author="Xin Li" w:date="2026-08-21T21:22:00Z" w16du:dateUtc="2026-08-21T13:22:00Z"/>
              </w:rPr>
              <w:pPrChange w:id="1605" w:author="Xin Li" w:date="2026-08-21T22:17:00Z" w16du:dateUtc="2026-08-21T14:17:00Z">
                <w:pPr>
                  <w:spacing w:line="360" w:lineRule="auto"/>
                  <w:jc w:val="center"/>
                </w:pPr>
              </w:pPrChange>
            </w:pPr>
            <w:del w:id="1606" w:author="Xin Li" w:date="2026-08-21T21:22:00Z" w16du:dateUtc="2026-08-21T13:22:00Z">
              <w:r w:rsidRPr="00015210" w:rsidDel="00717669">
                <w:delText>Negative (H2)</w:delText>
              </w:r>
            </w:del>
          </w:p>
        </w:tc>
        <w:tc>
          <w:tcPr>
            <w:tcW w:w="2380" w:type="dxa"/>
            <w:hideMark/>
          </w:tcPr>
          <w:p w14:paraId="6AB98024" w14:textId="5B6FEF25" w:rsidR="004E34BE" w:rsidRPr="00015210" w:rsidDel="00717669" w:rsidRDefault="004E34BE">
            <w:pPr>
              <w:pStyle w:val="TableFiguretitle"/>
              <w:rPr>
                <w:del w:id="1607" w:author="Xin Li" w:date="2026-08-21T21:22:00Z" w16du:dateUtc="2026-08-21T13:22:00Z"/>
              </w:rPr>
              <w:pPrChange w:id="1608" w:author="Xin Li" w:date="2026-08-21T22:17:00Z" w16du:dateUtc="2026-08-21T14:17:00Z">
                <w:pPr>
                  <w:spacing w:line="360" w:lineRule="auto"/>
                  <w:jc w:val="center"/>
                </w:pPr>
              </w:pPrChange>
            </w:pPr>
            <w:del w:id="1609" w:author="Xin Li" w:date="2026-08-21T21:22:00Z" w16du:dateUtc="2026-08-21T13:22:00Z">
              <w:r w:rsidRPr="00015210" w:rsidDel="00717669">
                <w:delText>Null (H5)</w:delText>
              </w:r>
            </w:del>
          </w:p>
        </w:tc>
      </w:tr>
      <w:tr w:rsidR="004E34BE" w:rsidRPr="00015210" w:rsidDel="00717669" w14:paraId="61D3FF7E" w14:textId="40671997" w:rsidTr="00E12686">
        <w:trPr>
          <w:jc w:val="center"/>
          <w:del w:id="1610" w:author="Xin Li" w:date="2026-08-21T21:22:00Z"/>
        </w:trPr>
        <w:tc>
          <w:tcPr>
            <w:tcW w:w="2785" w:type="dxa"/>
            <w:hideMark/>
          </w:tcPr>
          <w:p w14:paraId="669CDE5C" w14:textId="4BF24F5F" w:rsidR="004E34BE" w:rsidRPr="00015210" w:rsidDel="00717669" w:rsidRDefault="004E34BE">
            <w:pPr>
              <w:pStyle w:val="TableFiguretitle"/>
              <w:rPr>
                <w:del w:id="1611" w:author="Xin Li" w:date="2026-08-21T21:22:00Z" w16du:dateUtc="2026-08-21T13:22:00Z"/>
              </w:rPr>
              <w:pPrChange w:id="1612" w:author="Xin Li" w:date="2026-08-21T22:17:00Z" w16du:dateUtc="2026-08-21T14:17:00Z">
                <w:pPr>
                  <w:spacing w:line="360" w:lineRule="auto"/>
                </w:pPr>
              </w:pPrChange>
            </w:pPr>
            <w:del w:id="1613" w:author="Xin Li" w:date="2026-08-21T21:22:00Z" w16du:dateUtc="2026-08-21T13:22:00Z">
              <w:r w:rsidRPr="00015210" w:rsidDel="00717669">
                <w:delText>Quality, the benchmark (slope)</w:delText>
              </w:r>
            </w:del>
          </w:p>
        </w:tc>
        <w:tc>
          <w:tcPr>
            <w:tcW w:w="1710" w:type="dxa"/>
            <w:hideMark/>
          </w:tcPr>
          <w:p w14:paraId="2B0B4E48" w14:textId="6F275A9B" w:rsidR="004E34BE" w:rsidRPr="00015210" w:rsidDel="00717669" w:rsidRDefault="004E34BE">
            <w:pPr>
              <w:pStyle w:val="TableFiguretitle"/>
              <w:rPr>
                <w:del w:id="1614" w:author="Xin Li" w:date="2026-08-21T21:22:00Z" w16du:dateUtc="2026-08-21T13:22:00Z"/>
              </w:rPr>
              <w:pPrChange w:id="1615" w:author="Xin Li" w:date="2026-08-21T22:17:00Z" w16du:dateUtc="2026-08-21T14:17:00Z">
                <w:pPr>
                  <w:spacing w:line="360" w:lineRule="auto"/>
                  <w:jc w:val="center"/>
                </w:pPr>
              </w:pPrChange>
            </w:pPr>
            <w:del w:id="1616" w:author="Xin Li" w:date="2026-08-21T21:22:00Z" w16du:dateUtc="2026-08-21T13:22:00Z">
              <w:r w:rsidRPr="00015210" w:rsidDel="00717669">
                <w:delText>No</w:delText>
              </w:r>
            </w:del>
          </w:p>
        </w:tc>
        <w:tc>
          <w:tcPr>
            <w:tcW w:w="2340" w:type="dxa"/>
            <w:hideMark/>
          </w:tcPr>
          <w:p w14:paraId="6BC6F858" w14:textId="5142EF14" w:rsidR="004E34BE" w:rsidRPr="00015210" w:rsidDel="00717669" w:rsidRDefault="004E34BE">
            <w:pPr>
              <w:pStyle w:val="TableFiguretitle"/>
              <w:rPr>
                <w:del w:id="1617" w:author="Xin Li" w:date="2026-08-21T21:22:00Z" w16du:dateUtc="2026-08-21T13:22:00Z"/>
              </w:rPr>
              <w:pPrChange w:id="1618" w:author="Xin Li" w:date="2026-08-21T22:17:00Z" w16du:dateUtc="2026-08-21T14:17:00Z">
                <w:pPr>
                  <w:spacing w:line="360" w:lineRule="auto"/>
                  <w:jc w:val="center"/>
                </w:pPr>
              </w:pPrChange>
            </w:pPr>
            <w:del w:id="1619" w:author="Xin Li" w:date="2026-08-21T21:22:00Z" w16du:dateUtc="2026-08-21T13:22:00Z">
              <w:r w:rsidRPr="00015210" w:rsidDel="00717669">
                <w:delText>Null (H3)</w:delText>
              </w:r>
            </w:del>
          </w:p>
        </w:tc>
        <w:tc>
          <w:tcPr>
            <w:tcW w:w="2380" w:type="dxa"/>
            <w:hideMark/>
          </w:tcPr>
          <w:p w14:paraId="4B324027" w14:textId="52C73C74" w:rsidR="004E34BE" w:rsidRPr="00015210" w:rsidDel="00717669" w:rsidRDefault="004E34BE">
            <w:pPr>
              <w:pStyle w:val="TableFiguretitle"/>
              <w:rPr>
                <w:del w:id="1620" w:author="Xin Li" w:date="2026-08-21T21:22:00Z" w16du:dateUtc="2026-08-21T13:22:00Z"/>
              </w:rPr>
              <w:pPrChange w:id="1621" w:author="Xin Li" w:date="2026-08-21T22:17:00Z" w16du:dateUtc="2026-08-21T14:17:00Z">
                <w:pPr>
                  <w:spacing w:line="360" w:lineRule="auto"/>
                  <w:jc w:val="center"/>
                </w:pPr>
              </w:pPrChange>
            </w:pPr>
            <w:del w:id="1622" w:author="Xin Li" w:date="2026-08-21T21:22:00Z" w16du:dateUtc="2026-08-21T13:22:00Z">
              <w:r w:rsidRPr="00015210" w:rsidDel="00717669">
                <w:delText>Positive (H6)</w:delText>
              </w:r>
            </w:del>
          </w:p>
        </w:tc>
      </w:tr>
    </w:tbl>
    <w:p w14:paraId="1CFD711F" w14:textId="77777777" w:rsidR="004E34BE" w:rsidRPr="00015210" w:rsidRDefault="004E34BE">
      <w:pPr>
        <w:pStyle w:val="TableFiguretitle"/>
        <w:pPrChange w:id="1623" w:author="Xin Li" w:date="2026-08-21T22:17:00Z" w16du:dateUtc="2026-08-21T14:17:00Z">
          <w:pPr/>
        </w:pPrChange>
      </w:pPr>
    </w:p>
    <w:p w14:paraId="41E97EC4" w14:textId="5EC05954" w:rsidR="004E34BE" w:rsidRPr="00015210" w:rsidDel="00D314CA" w:rsidRDefault="004E34BE" w:rsidP="004E34BE">
      <w:pPr>
        <w:pStyle w:val="Paragraph0"/>
        <w:rPr>
          <w:del w:id="1624" w:author="Xin Li" w:date="2026-08-21T22:17:00Z" w16du:dateUtc="2026-08-21T14:17:00Z"/>
        </w:rPr>
      </w:pPr>
      <w:del w:id="1625" w:author="Xin Li" w:date="2026-08-21T22:17:00Z" w16du:dateUtc="2026-08-21T14:17:00Z">
        <w:r w:rsidRPr="00015210" w:rsidDel="00D314CA">
          <w:delText xml:space="preserve">The first row reports the </w:delText>
        </w:r>
        <w:r w:rsidRPr="00015210" w:rsidDel="00D314CA">
          <w:rPr>
            <w:i/>
            <w:iCs/>
          </w:rPr>
          <w:delText>level</w:delText>
        </w:r>
        <w:r w:rsidRPr="00015210" w:rsidDel="00D314CA">
          <w:delText xml:space="preserve"> component, the effect of the label with content held constant, and its two entries carry opposite signs. The second and third rows report the </w:delText>
        </w:r>
        <w:r w:rsidRPr="00015210" w:rsidDel="00D314CA">
          <w:rPr>
            <w:i/>
            <w:iCs/>
          </w:rPr>
          <w:delText>slopes</w:delText>
        </w:r>
        <w:r w:rsidRPr="00015210" w:rsidDel="00D314CA">
          <w:delText xml:space="preserve"> on the content features, and each carries one signed entry and one negligible entry. Read as a whole, the table shows a crossing pattern: length moves supply but not quality, quality moves quality but not supply, and the label enters both outcomes in opposite directions.</w:delText>
        </w:r>
      </w:del>
    </w:p>
    <w:p w14:paraId="45D3D3BA" w14:textId="0EE0F816" w:rsidR="00E55C5E" w:rsidRPr="00015210" w:rsidRDefault="00A63984" w:rsidP="00E55C5E">
      <w:pPr>
        <w:pStyle w:val="Heading2"/>
      </w:pPr>
      <w:ins w:id="1626" w:author="Xin Li" w:date="2026-08-21T15:34:00Z" w16du:dateUtc="2026-08-21T07:34:00Z">
        <w:r>
          <w:t xml:space="preserve">Hypotheses on </w:t>
        </w:r>
      </w:ins>
      <w:r w:rsidR="00E55C5E" w:rsidRPr="00015210">
        <w:t>The Entry Decision</w:t>
      </w:r>
    </w:p>
    <w:p w14:paraId="6A6E6C8C" w14:textId="2E6DB489" w:rsidR="00E55C5E" w:rsidRPr="00015210" w:rsidDel="005C375D" w:rsidRDefault="008743F2" w:rsidP="000E4EEB">
      <w:pPr>
        <w:pStyle w:val="Heading3"/>
        <w:rPr>
          <w:del w:id="1627" w:author="Prof. LIU Ben" w:date="2026-08-25T21:28:00Z" w16du:dateUtc="2026-08-25T13:28:00Z"/>
        </w:rPr>
      </w:pPr>
      <w:ins w:id="1628" w:author="Xin Li" w:date="2026-08-22T08:15:00Z" w16du:dateUtc="2026-08-22T00:15:00Z">
        <w:del w:id="1629" w:author="Prof. LIU Ben" w:date="2026-08-25T21:28:00Z" w16du:dateUtc="2026-08-25T13:28:00Z">
          <w:r w:rsidDel="005C375D">
            <w:delText>System 1 Effect</w:delText>
          </w:r>
        </w:del>
      </w:ins>
      <w:del w:id="1630" w:author="Prof. LIU Ben" w:date="2026-08-25T21:28:00Z" w16du:dateUtc="2026-08-25T13:28:00Z">
        <w:r w:rsidR="001945B2" w:rsidRPr="00015210" w:rsidDel="005C375D">
          <w:delText xml:space="preserve">Source: The Label </w:delText>
        </w:r>
      </w:del>
      <w:ins w:id="1631" w:author="Xin Li" w:date="2026-08-22T08:15:00Z" w16du:dateUtc="2026-08-22T00:15:00Z">
        <w:del w:id="1632" w:author="Prof. LIU Ben" w:date="2026-08-25T21:28:00Z" w16du:dateUtc="2026-08-25T13:28:00Z">
          <w:r w:rsidDel="005C375D">
            <w:delText xml:space="preserve">and Length </w:delText>
          </w:r>
        </w:del>
      </w:ins>
      <w:del w:id="1633" w:author="Prof. LIU Ben" w:date="2026-08-25T21:28:00Z" w16du:dateUtc="2026-08-25T13:28:00Z">
        <w:r w:rsidR="001945B2" w:rsidRPr="00015210" w:rsidDel="005C375D">
          <w:delText>Component</w:delText>
        </w:r>
      </w:del>
    </w:p>
    <w:p w14:paraId="260809BB" w14:textId="77777777" w:rsidR="005C375D" w:rsidRPr="005C375D" w:rsidRDefault="005C375D">
      <w:pPr>
        <w:pStyle w:val="Heading3"/>
        <w:rPr>
          <w:ins w:id="1634" w:author="Prof. LIU Ben" w:date="2026-08-25T21:28:00Z" w16du:dateUtc="2026-08-25T13:28:00Z"/>
          <w:color w:val="000000"/>
          <w:rPrChange w:id="1635" w:author="Prof. LIU Ben" w:date="2026-08-25T21:28:00Z" w16du:dateUtc="2026-08-25T13:28:00Z">
            <w:rPr>
              <w:ins w:id="1636" w:author="Prof. LIU Ben" w:date="2026-08-25T21:28:00Z" w16du:dateUtc="2026-08-25T13:28:00Z"/>
            </w:rPr>
          </w:rPrChange>
        </w:rPr>
        <w:pPrChange w:id="1637" w:author="Prof. LIU Ben" w:date="2026-08-25T21:28:00Z" w16du:dateUtc="2026-08-25T13:28:00Z">
          <w:pPr/>
        </w:pPrChange>
      </w:pPr>
      <w:ins w:id="1638" w:author="Prof. LIU Ben" w:date="2026-08-25T21:28:00Z" w16du:dateUtc="2026-08-25T13:28:00Z">
        <w:r w:rsidRPr="005C375D">
          <w:rPr>
            <w:color w:val="000000"/>
            <w:rPrChange w:id="1639" w:author="Prof. LIU Ben" w:date="2026-08-25T21:28:00Z" w16du:dateUtc="2026-08-25T13:28:00Z">
              <w:rPr>
                <w:b/>
              </w:rPr>
            </w:rPrChange>
          </w:rPr>
          <w:t>Label and Length Shape Entry (System 1)</w:t>
        </w:r>
      </w:ins>
    </w:p>
    <w:p w14:paraId="67A29E6E" w14:textId="471A8880" w:rsidR="005C375D" w:rsidRPr="005C375D" w:rsidRDefault="005C375D">
      <w:pPr>
        <w:pStyle w:val="Paragraph0"/>
        <w:rPr>
          <w:ins w:id="1640" w:author="Prof. LIU Ben" w:date="2026-08-25T21:28:00Z" w16du:dateUtc="2026-08-25T13:28:00Z"/>
          <w:rPrChange w:id="1641" w:author="Prof. LIU Ben" w:date="2026-08-25T21:29:00Z" w16du:dateUtc="2026-08-25T13:29:00Z">
            <w:rPr>
              <w:ins w:id="1642" w:author="Prof. LIU Ben" w:date="2026-08-25T21:28:00Z" w16du:dateUtc="2026-08-25T13:28:00Z"/>
              <w:color w:val="000000"/>
            </w:rPr>
          </w:rPrChange>
        </w:rPr>
        <w:pPrChange w:id="1643" w:author="Prof. LIU Ben" w:date="2026-08-25T21:29:00Z" w16du:dateUtc="2026-08-25T13:29:00Z">
          <w:pPr>
            <w:spacing w:before="100" w:beforeAutospacing="1" w:after="100" w:afterAutospacing="1"/>
          </w:pPr>
        </w:pPrChange>
      </w:pPr>
      <w:ins w:id="1644" w:author="Prof. LIU Ben" w:date="2026-08-25T21:28:00Z" w16du:dateUtc="2026-08-25T13:28:00Z">
        <w:r w:rsidRPr="005C375D">
          <w:rPr>
            <w:rPrChange w:id="1645" w:author="Prof. LIU Ben" w:date="2026-08-25T21:29:00Z" w16du:dateUtc="2026-08-25T13:29:00Z">
              <w:rPr>
                <w:color w:val="000000"/>
              </w:rPr>
            </w:rPrChange>
          </w:rPr>
          <w:t xml:space="preserve">The AI label can shape entry because it is available before any content is read. We would argue that the label leads the answerer to appraise the AI, and that a </w:t>
        </w:r>
      </w:ins>
      <w:ins w:id="1646" w:author="Prof. LIU Ben" w:date="2026-08-25T21:29:00Z" w16du:dateUtc="2026-08-25T13:29:00Z">
        <w:r>
          <w:t>“</w:t>
        </w:r>
      </w:ins>
      <w:ins w:id="1647" w:author="Prof. LIU Ben" w:date="2026-08-25T21:28:00Z" w16du:dateUtc="2026-08-25T13:28:00Z">
        <w:r w:rsidRPr="005C375D">
          <w:rPr>
            <w:rPrChange w:id="1648" w:author="Prof. LIU Ben" w:date="2026-08-25T21:29:00Z" w16du:dateUtc="2026-08-25T13:29:00Z">
              <w:rPr>
                <w:color w:val="000000"/>
              </w:rPr>
            </w:rPrChange>
          </w:rPr>
          <w:t>weak-competitor</w:t>
        </w:r>
      </w:ins>
      <w:ins w:id="1649" w:author="Prof. LIU Ben" w:date="2026-08-25T21:29:00Z" w16du:dateUtc="2026-08-25T13:29:00Z">
        <w:r>
          <w:t>”</w:t>
        </w:r>
      </w:ins>
      <w:ins w:id="1650" w:author="Prof. LIU Ben" w:date="2026-08-25T21:28:00Z" w16du:dateUtc="2026-08-25T13:28:00Z">
        <w:r w:rsidRPr="005C375D">
          <w:rPr>
            <w:rPrChange w:id="1651" w:author="Prof. LIU Ben" w:date="2026-08-25T21:29:00Z" w16du:dateUtc="2026-08-25T13:29:00Z">
              <w:rPr>
                <w:color w:val="000000"/>
              </w:rPr>
            </w:rPrChange>
          </w:rPr>
          <w:t xml:space="preserve"> appraisal strengthens the incentive to enter.</w:t>
        </w:r>
      </w:ins>
    </w:p>
    <w:p w14:paraId="5AAA938E" w14:textId="77777777" w:rsidR="005C375D" w:rsidRDefault="005C375D" w:rsidP="005C375D">
      <w:pPr>
        <w:pStyle w:val="Paragraph0"/>
        <w:rPr>
          <w:ins w:id="1652" w:author="Prof. LIU Ben" w:date="2026-08-25T21:33:00Z" w16du:dateUtc="2026-08-25T13:33:00Z"/>
        </w:rPr>
      </w:pPr>
      <w:ins w:id="1653" w:author="Prof. LIU Ben" w:date="2026-08-25T21:28:00Z" w16du:dateUtc="2026-08-25T13:28:00Z">
        <w:r w:rsidRPr="005C375D">
          <w:rPr>
            <w:rPrChange w:id="1654" w:author="Prof. LIU Ben" w:date="2026-08-25T21:30:00Z" w16du:dateUtc="2026-08-25T13:30:00Z">
              <w:rPr>
                <w:color w:val="000000"/>
              </w:rPr>
            </w:rPrChange>
          </w:rPr>
          <w:t>Noticing a simple visual marker is enough to know that the answer came from the platform</w:t>
        </w:r>
      </w:ins>
      <w:ins w:id="1655" w:author="Prof. LIU Ben" w:date="2026-08-25T21:30:00Z" w16du:dateUtc="2026-08-25T13:30:00Z">
        <w:r>
          <w:t>’</w:t>
        </w:r>
      </w:ins>
      <w:ins w:id="1656" w:author="Prof. LIU Ben" w:date="2026-08-25T21:28:00Z" w16du:dateUtc="2026-08-25T13:28:00Z">
        <w:r w:rsidRPr="005C375D">
          <w:rPr>
            <w:rPrChange w:id="1657" w:author="Prof. LIU Ben" w:date="2026-08-25T21:30:00Z" w16du:dateUtc="2026-08-25T13:30:00Z">
              <w:rPr>
                <w:color w:val="000000"/>
              </w:rPr>
            </w:rPrChange>
          </w:rPr>
          <w:t>s AI system. System 1 then judges the competitor</w:t>
        </w:r>
      </w:ins>
      <w:ins w:id="1658" w:author="Prof. LIU Ben" w:date="2026-08-25T21:30:00Z" w16du:dateUtc="2026-08-25T13:30:00Z">
        <w:r>
          <w:t>’</w:t>
        </w:r>
      </w:ins>
      <w:ins w:id="1659" w:author="Prof. LIU Ben" w:date="2026-08-25T21:28:00Z" w16du:dateUtc="2026-08-25T13:28:00Z">
        <w:r w:rsidRPr="005C375D">
          <w:rPr>
            <w:rPrChange w:id="1660" w:author="Prof. LIU Ben" w:date="2026-08-25T21:30:00Z" w16du:dateUtc="2026-08-25T13:30:00Z">
              <w:rPr>
                <w:color w:val="000000"/>
              </w:rPr>
            </w:rPrChange>
          </w:rPr>
          <w:t>s capability through the availability heuristic, so the judgment rests on whatever beliefs about machine-generated answers come to mind most readily (Tversky &amp; Kahneman 1973). AI</w:t>
        </w:r>
      </w:ins>
      <w:ins w:id="1661" w:author="Prof. LIU Ben" w:date="2026-08-25T21:30:00Z" w16du:dateUtc="2026-08-25T13:30:00Z">
        <w:r>
          <w:t>’</w:t>
        </w:r>
      </w:ins>
      <w:ins w:id="1662" w:author="Prof. LIU Ben" w:date="2026-08-25T21:28:00Z" w16du:dateUtc="2026-08-25T13:28:00Z">
        <w:r w:rsidRPr="005C375D">
          <w:rPr>
            <w:rPrChange w:id="1663" w:author="Prof. LIU Ben" w:date="2026-08-25T21:30:00Z" w16du:dateUtc="2026-08-25T13:30:00Z">
              <w:rPr>
                <w:color w:val="000000"/>
              </w:rPr>
            </w:rPrChange>
          </w:rPr>
          <w:t xml:space="preserve">s capability may change over time, but in the early period of </w:t>
        </w:r>
      </w:ins>
      <w:ins w:id="1664" w:author="Prof. LIU Ben" w:date="2026-08-25T21:30:00Z" w16du:dateUtc="2026-08-25T13:30:00Z">
        <w:r>
          <w:rPr>
            <w:rFonts w:hint="eastAsia"/>
          </w:rPr>
          <w:t>Gen</w:t>
        </w:r>
      </w:ins>
      <w:ins w:id="1665" w:author="Prof. LIU Ben" w:date="2026-08-25T21:28:00Z" w16du:dateUtc="2026-08-25T13:28:00Z">
        <w:r w:rsidRPr="005C375D">
          <w:rPr>
            <w:rPrChange w:id="1666" w:author="Prof. LIU Ben" w:date="2026-08-25T21:30:00Z" w16du:dateUtc="2026-08-25T13:30:00Z">
              <w:rPr>
                <w:color w:val="000000"/>
              </w:rPr>
            </w:rPrChange>
          </w:rPr>
          <w:t xml:space="preserve">AI during which our study was conducted, two beliefs are relevant. </w:t>
        </w:r>
      </w:ins>
    </w:p>
    <w:p w14:paraId="59D9F3CF" w14:textId="77777777" w:rsidR="005C375D" w:rsidRPr="00015210" w:rsidRDefault="005C375D" w:rsidP="005C375D">
      <w:pPr>
        <w:pStyle w:val="Paragraph0"/>
        <w:rPr>
          <w:ins w:id="1667" w:author="Prof. LIU Ben" w:date="2026-08-25T21:33:00Z" w16du:dateUtc="2026-08-25T13:33:00Z"/>
        </w:rPr>
      </w:pPr>
      <w:ins w:id="1668" w:author="Prof. LIU Ben" w:date="2026-08-25T21:33:00Z" w16du:dateUtc="2026-08-25T13:33:00Z">
        <w:r w:rsidRPr="00015210">
          <w:t xml:space="preserve">The first belief is a general impression that generative text is bland and formulaic, a quality that popular discussion captures with the phrase “AI slop.” The evidence is consistent with this impression. Readers and trained evaluators tend to rate machine-generated writing as generic and lacking a distinctive voice, and automated text is marked by repetitive, low-variability phrasing that makes it recognizable as machine-produced </w:t>
        </w:r>
        <w:r w:rsidRPr="00015210">
          <w:fldChar w:fldCharType="begin"/>
        </w:r>
        <w:r w:rsidRPr="00015210">
          <w:instrText xml:space="preserve"> ADDIN ZOTERO_ITEM CSL_CITATION {"citationID":"5R3fwF59","properties":{"unsorted":false,"formattedCitation":"(Anderson et al. 2024; Doshi &amp; Hauser 2024)","plainCitation":"(Anderson et al. 2024; Doshi &amp; Hauser 2024)","noteIndex":0},"citationItems":[{"id":196600,"uris":["http://zotero.org/users/8905122/items/422DASYS"],"itemData":{"id":196600,"type":"paper-conference","abstract":"Large language models (LLMs) are now being used in a wide variety of contexts, including as creativity support tools (CSTs) intended to help their users come up with new ideas. But do LLMs actually support user creativity? We hypothesized that the use of an LLM as a CST might make the LLM’s users feel more creative, and even broaden the range of ideas suggested by each individual user, but also homogenize the ideas suggested by different users. We conducted a 36-participant comparative user study and found, in accordance with the homogenization hypothesis, that different users tended to produce less semantically distinct ideas with ChatGPT than with an alternative CST. Additionally, ChatGPT users generated a greater number of more detailed ideas, but felt less responsible for the ideas they generated. We discuss potential implications of these findings for users, designers, and developers of LLM-based CSTs.","archive_location":"162 </w:instrText>
        </w:r>
        <w:r w:rsidRPr="00015210">
          <w:rPr>
            <w:rFonts w:ascii="Apple Color Emoji" w:hAnsi="Apple Color Emoji" w:cs="Apple Color Emoji"/>
          </w:rPr>
          <w:instrText>📊</w:instrText>
        </w:r>
        <w:r w:rsidRPr="00015210">
          <w:instrText>","collection-title":"C&amp;amp;C '24","container-title":"Proceedings of the 16th Conference on Creativity &amp; Cognition","DOI":"10.1145/3635636.3656204","ISBN":"979-8-4007-0485-7","language":"en","note":"</w:instrText>
        </w:r>
        <w:r w:rsidRPr="00015210">
          <w:rPr>
            <w:rFonts w:ascii="Apple Color Emoji" w:hAnsi="Apple Color Emoji" w:cs="Apple Color Emoji"/>
          </w:rPr>
          <w:instrText>🏷️</w:instrText>
        </w:r>
        <w:r w:rsidRPr="00015210">
          <w:instrText xml:space="preserve"> /unread","page":"413–425","publisher":"Association for Computing Machinery","publisher-place":"New York, NY, USA","source":"ACM Digital Library","title":"Homogenization Effects of Large Language Models on Human Creative Ideation","URL":"https://doi.org/10.1145/3635636.3656204","author":[{"family":"Anderson","given":"Barrett R"},{"family":"Shah","given":"Jash Hemant"},{"family":"Kreminski","given":"Max"}],"accessed":{"date-parts":[["2026",8,9]]},"issued":{"date-parts":[["2024",6,23]]}}},{"id":196498,"uris":["http://zotero.org/users/8905122/items/TNL4II4R"],"itemData":{"id":196498,"type":"article-journal","abstract":"Creativity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creativity.","archive_location":"610 </w:instrText>
        </w:r>
        <w:r w:rsidRPr="00015210">
          <w:rPr>
            <w:rFonts w:ascii="Apple Color Emoji" w:hAnsi="Apple Color Emoji" w:cs="Apple Color Emoji"/>
          </w:rPr>
          <w:instrText>📊</w:instrText>
        </w:r>
        <w:r w:rsidRPr="00015210">
          <w:instrText>","call-number":"1","container-title":"Science Advances","DOI":"10.1126/sciadv.adn5290","issue":"28","language":"en","note":"</w:instrText>
        </w:r>
        <w:r w:rsidRPr="00015210">
          <w:rPr>
            <w:rFonts w:ascii="Apple Color Emoji" w:hAnsi="Apple Color Emoji" w:cs="Apple Color Emoji"/>
          </w:rPr>
          <w:instrText>🏷️</w:instrText>
        </w:r>
        <w:r w:rsidRPr="00015210">
          <w:instrText xml:space="preserve"> /unread","page":"eadn5290","publisher":"American Association for the Advancement of Science","source":"13.9 (Q1)","title":"Generative AI enhances individual creativity but reduces the collective diversity of novel content","URL":"https://www.science.org/doi/10.1126/sciadv.adn5290","volume":"10","author":[{"family":"Doshi","given":"Anil R."},{"family":"Hauser","given":"Oliver P."}],"accessed":{"date-parts":[["2026",8,9]]},"issued":{"date-parts":[["2024",7,12]]}}}],"schema":"https://github.com/citation-style-language/schema/raw/master/csl-citation.json"} </w:instrText>
        </w:r>
        <w:r w:rsidRPr="00015210">
          <w:fldChar w:fldCharType="separate"/>
        </w:r>
        <w:r w:rsidRPr="00015210">
          <w:t>(Anderson et al. 2024; Doshi &amp; Hauser 2024)</w:t>
        </w:r>
        <w:r w:rsidRPr="00015210">
          <w:fldChar w:fldCharType="end"/>
        </w:r>
        <w:r w:rsidRPr="00015210">
          <w:t xml:space="preserve">. The sense conveyed by “AI slop” is thus that the output follows a predictable template rather </w:t>
        </w:r>
        <w:r w:rsidRPr="00015210">
          <w:lastRenderedPageBreak/>
          <w:t>than saying anything sharp or particular.</w:t>
        </w:r>
        <w:r w:rsidRPr="00015210">
          <w:rPr>
            <w:rStyle w:val="FootnoteReference"/>
            <w:color w:val="000000"/>
            <w:sz w:val="22"/>
          </w:rPr>
          <w:footnoteReference w:id="7"/>
        </w:r>
      </w:ins>
    </w:p>
    <w:p w14:paraId="20AE6742" w14:textId="5E939B7B" w:rsidR="005C375D" w:rsidRPr="005C375D" w:rsidRDefault="005C375D">
      <w:pPr>
        <w:pStyle w:val="Paragraph0"/>
        <w:rPr>
          <w:ins w:id="1671" w:author="Prof. LIU Ben" w:date="2026-08-25T21:28:00Z" w16du:dateUtc="2026-08-25T13:28:00Z"/>
          <w:rPrChange w:id="1672" w:author="Prof. LIU Ben" w:date="2026-08-25T21:30:00Z" w16du:dateUtc="2026-08-25T13:30:00Z">
            <w:rPr>
              <w:ins w:id="1673" w:author="Prof. LIU Ben" w:date="2026-08-25T21:28:00Z" w16du:dateUtc="2026-08-25T13:28:00Z"/>
              <w:color w:val="000000"/>
            </w:rPr>
          </w:rPrChange>
        </w:rPr>
        <w:pPrChange w:id="1674" w:author="Prof. LIU Ben" w:date="2026-08-25T21:35:00Z" w16du:dateUtc="2026-08-25T13:35:00Z">
          <w:pPr>
            <w:spacing w:before="100" w:beforeAutospacing="1" w:after="100" w:afterAutospacing="1"/>
          </w:pPr>
        </w:pPrChange>
      </w:pPr>
      <w:ins w:id="1675" w:author="Prof. LIU Ben" w:date="2026-08-25T21:28:00Z" w16du:dateUtc="2026-08-25T13:28:00Z">
        <w:r w:rsidRPr="005C375D">
          <w:rPr>
            <w:rPrChange w:id="1676" w:author="Prof. LIU Ben" w:date="2026-08-25T21:30:00Z" w16du:dateUtc="2026-08-25T13:30:00Z">
              <w:rPr>
                <w:color w:val="000000"/>
              </w:rPr>
            </w:rPrChange>
          </w:rPr>
          <w:t xml:space="preserve">The second belief is specific to technical Q&amp;A, and it is the one our argument rests on. Members of technical communities were openly skeptical of AI-generated answers when </w:t>
        </w:r>
      </w:ins>
      <w:ins w:id="1677" w:author="Prof. LIU Ben" w:date="2026-08-25T21:31:00Z" w16du:dateUtc="2026-08-25T13:31:00Z">
        <w:r>
          <w:rPr>
            <w:rFonts w:hint="eastAsia"/>
          </w:rPr>
          <w:t>Gen</w:t>
        </w:r>
      </w:ins>
      <w:ins w:id="1678" w:author="Prof. LIU Ben" w:date="2026-08-25T21:28:00Z" w16du:dateUtc="2026-08-25T13:28:00Z">
        <w:r w:rsidRPr="005C375D">
          <w:rPr>
            <w:rPrChange w:id="1679" w:author="Prof. LIU Ben" w:date="2026-08-25T21:30:00Z" w16du:dateUtc="2026-08-25T13:30:00Z">
              <w:rPr>
                <w:color w:val="000000"/>
              </w:rPr>
            </w:rPrChange>
          </w:rPr>
          <w:t>AI appeared, and their skepticism has an empirical basis</w:t>
        </w:r>
      </w:ins>
      <w:ins w:id="1680" w:author="Prof. LIU Ben" w:date="2026-08-25T21:35:00Z" w16du:dateUtc="2026-08-25T13:35:00Z">
        <w:r>
          <w:rPr>
            <w:rFonts w:hint="eastAsia"/>
          </w:rPr>
          <w:t xml:space="preserve">. </w:t>
        </w:r>
      </w:ins>
      <w:ins w:id="1681" w:author="Prof. LIU Ben" w:date="2026-08-25T21:28:00Z" w16du:dateUtc="2026-08-25T13:28:00Z">
        <w:r w:rsidRPr="005C375D">
          <w:rPr>
            <w:rPrChange w:id="1682" w:author="Prof. LIU Ben" w:date="2026-08-25T21:30:00Z" w16du:dateUtc="2026-08-25T13:30:00Z">
              <w:rPr>
                <w:color w:val="000000"/>
              </w:rPr>
            </w:rPrChange>
          </w:rPr>
          <w:t>Kabir et al. (2024) report that more than half of ChatGPT</w:t>
        </w:r>
      </w:ins>
      <w:ins w:id="1683" w:author="Prof. LIU Ben" w:date="2026-08-25T21:31:00Z" w16du:dateUtc="2026-08-25T13:31:00Z">
        <w:r>
          <w:t>’</w:t>
        </w:r>
      </w:ins>
      <w:ins w:id="1684" w:author="Prof. LIU Ben" w:date="2026-08-25T21:28:00Z" w16du:dateUtc="2026-08-25T13:28:00Z">
        <w:r w:rsidRPr="005C375D">
          <w:rPr>
            <w:rPrChange w:id="1685" w:author="Prof. LIU Ben" w:date="2026-08-25T21:30:00Z" w16du:dateUtc="2026-08-25T13:30:00Z">
              <w:rPr>
                <w:color w:val="000000"/>
              </w:rPr>
            </w:rPrChange>
          </w:rPr>
          <w:t>s answers to Stack Overflow questions contain incorrect information, that these answers are considerably more verbose than human answers, and that readers miss the errors in a substantial share of cases, which is why Stack Overflow banned AI-generated answers.</w:t>
        </w:r>
      </w:ins>
      <w:ins w:id="1686" w:author="Prof. LIU Ben" w:date="2026-08-25T21:35:00Z" w16du:dateUtc="2026-08-25T13:35:00Z">
        <w:r>
          <w:rPr>
            <w:rFonts w:hint="eastAsia"/>
          </w:rPr>
          <w:t xml:space="preserve"> </w:t>
        </w:r>
      </w:ins>
      <w:ins w:id="1687" w:author="Prof. LIU Ben" w:date="2026-08-25T21:34:00Z" w16du:dateUtc="2026-08-25T13:34:00Z">
        <w:r w:rsidRPr="00015210">
          <w:t>Disclosure compounds the effect, since information is judged less accurate when it is identified as machine-</w:t>
        </w:r>
        <w:r w:rsidRPr="00015210">
          <w:rPr>
            <w:color w:val="000000"/>
          </w:rPr>
          <w:t xml:space="preserve">generated </w:t>
        </w:r>
        <w:r w:rsidRPr="00015210">
          <w:rPr>
            <w:color w:val="000000"/>
          </w:rPr>
          <w:fldChar w:fldCharType="begin"/>
        </w:r>
        <w:r w:rsidRPr="00015210">
          <w:rPr>
            <w:color w:val="000000"/>
          </w:rPr>
          <w:instrText xml:space="preserve"> ADDIN ZOTERO_ITEM CSL_CITATION {"citationID":"ZLh7TlhP","properties":{"unsorted":false,"formattedCitation":"(Longoni et al. 2022)","plainCitation":"(Longoni et al. 2022)","noteIndex":0},"citationItems":[{"id":197288,"uris":["http://zotero.org/users/8905122/items/GPNBC6R7"],"itemData":{"id":197288,"type":"paper-conference","abstract":"Artificial Intelligence (AI) can generate text virtually indistinguishable from text written by humans. A key question, then, is whether people believe news headlines generated by AI as much as news headlines generated by humans. AI is viewed as lacking human motives and emotions, suggesting that people might view news written by AI as more accurate. By contrast, two pre-registered experiments on representative U.S. samples (N = 4,034) showed that people rated news headlines written by AI as less accurate than those written by humans. People were more likely to incorrectly rate news headlines written by AI (vs. a human) as inaccurate when they were actually true, and more likely to correctly rate them as inaccurate when they were indeed false. Our findings are important given the increasing adoption of AI in news generation, and the associated ethical and governance pressures to disclose it use and address standards of transparency and accountability.","archive_location":"98 </w:instrText>
        </w:r>
        <w:r w:rsidRPr="00015210">
          <w:rPr>
            <w:rFonts w:ascii="Apple Color Emoji" w:hAnsi="Apple Color Emoji" w:cs="Apple Color Emoji"/>
            <w:color w:val="000000"/>
          </w:rPr>
          <w:instrText>📊</w:instrText>
        </w:r>
        <w:r w:rsidRPr="00015210">
          <w:rPr>
            <w:color w:val="000000"/>
          </w:rPr>
          <w:instrText>","collection-title":"FAccT '22","container-title":"Proceedings of the 2022 ACM Conference on Fairness, Accountability, and Transparency","DOI":"10.1145/3531146.3533077","ISBN":"978-1-4503-9352-2","language":"en","note":"</w:instrText>
        </w:r>
        <w:r w:rsidRPr="00015210">
          <w:rPr>
            <w:rFonts w:ascii="Apple Color Emoji" w:hAnsi="Apple Color Emoji" w:cs="Apple Color Emoji"/>
            <w:color w:val="000000"/>
          </w:rPr>
          <w:instrText>🏷️</w:instrText>
        </w:r>
        <w:r w:rsidRPr="00015210">
          <w:rPr>
            <w:color w:val="000000"/>
          </w:rPr>
          <w:instrText xml:space="preserve"> /unread","page":"97–106","publisher":"Association for Computing Machinery","publisher-place":"New York, NY, USA","source":"ACM Digital Library","title":"News from Generative Artificial Intelligence Is Believed Less","URL":"https://dl.acm.org/doi/10.1145/3531146.3533077","author":[{"family":"Longoni","given":"Chiara"},{"family":"Fradkin","given":"Andrey"},{"family":"Cian","given":"Luca"},{"family":"Pennycook","given":"Gordon"}],"accessed":{"date-parts":[["2026",8,9]]},"issued":{"date-parts":[["2022",6,20]]}}}],"schema":"https://github.com/citation-style-language/schema/raw/master/csl-citation.json"} </w:instrText>
        </w:r>
        <w:r w:rsidRPr="00015210">
          <w:rPr>
            <w:color w:val="000000"/>
          </w:rPr>
          <w:fldChar w:fldCharType="separate"/>
        </w:r>
        <w:r w:rsidRPr="00015210">
          <w:rPr>
            <w:color w:val="000000"/>
          </w:rPr>
          <w:t>(Longoni et al. 2022)</w:t>
        </w:r>
        <w:r w:rsidRPr="00015210">
          <w:rPr>
            <w:color w:val="000000"/>
          </w:rPr>
          <w:fldChar w:fldCharType="end"/>
        </w:r>
        <w:r w:rsidRPr="00015210">
          <w:t>. The consequence is not just doubt but cost: an answer that looks plausible but may be wrong has to be verified before it can be used, and verifying it means working through the reasoning oneself. Therefore, an AI answer does not close a question the way a trusted human answer would.</w:t>
        </w:r>
      </w:ins>
    </w:p>
    <w:p w14:paraId="234BE507" w14:textId="74373120" w:rsidR="005C375D" w:rsidRPr="005C375D" w:rsidRDefault="005C375D">
      <w:pPr>
        <w:pStyle w:val="Paragraph0"/>
        <w:rPr>
          <w:ins w:id="1688" w:author="Prof. LIU Ben" w:date="2026-08-25T21:28:00Z" w16du:dateUtc="2026-08-25T13:28:00Z"/>
          <w:rPrChange w:id="1689" w:author="Prof. LIU Ben" w:date="2026-08-25T21:35:00Z" w16du:dateUtc="2026-08-25T13:35:00Z">
            <w:rPr>
              <w:ins w:id="1690" w:author="Prof. LIU Ben" w:date="2026-08-25T21:28:00Z" w16du:dateUtc="2026-08-25T13:28:00Z"/>
              <w:color w:val="000000"/>
            </w:rPr>
          </w:rPrChange>
        </w:rPr>
        <w:pPrChange w:id="1691" w:author="Prof. LIU Ben" w:date="2026-08-25T21:35:00Z" w16du:dateUtc="2026-08-25T13:35:00Z">
          <w:pPr>
            <w:spacing w:before="100" w:beforeAutospacing="1" w:after="100" w:afterAutospacing="1"/>
          </w:pPr>
        </w:pPrChange>
      </w:pPr>
      <w:ins w:id="1692" w:author="Prof. LIU Ben" w:date="2026-08-25T21:28:00Z" w16du:dateUtc="2026-08-25T13:28:00Z">
        <w:r w:rsidRPr="005C375D">
          <w:rPr>
            <w:rPrChange w:id="1693" w:author="Prof. LIU Ben" w:date="2026-08-25T21:35:00Z" w16du:dateUtc="2026-08-25T13:35:00Z">
              <w:rPr>
                <w:color w:val="000000"/>
              </w:rPr>
            </w:rPrChange>
          </w:rPr>
          <w:t xml:space="preserve">Appraising the AI as a weak competitor pushes toward entry. The AI answer sits under the same question, faces the same readers, and competes for the same attention, which is precisely the condition under which an actor is most likely to notice a competitor and respond (Chen et al. 2007; Chen 2009). A weak competitor makes responding attractive, because the risk of losing is low and a competent developer can </w:t>
        </w:r>
      </w:ins>
      <w:ins w:id="1694" w:author="Prof. LIU Ben" w:date="2026-08-25T21:36:00Z" w16du:dateUtc="2026-08-25T13:36:00Z">
        <w:r>
          <w:rPr>
            <w:rFonts w:hint="eastAsia"/>
          </w:rPr>
          <w:t>provide</w:t>
        </w:r>
      </w:ins>
      <w:ins w:id="1695" w:author="Prof. LIU Ben" w:date="2026-08-25T21:28:00Z" w16du:dateUtc="2026-08-25T13:28:00Z">
        <w:r w:rsidRPr="005C375D">
          <w:rPr>
            <w:rPrChange w:id="1696" w:author="Prof. LIU Ben" w:date="2026-08-25T21:35:00Z" w16du:dateUtc="2026-08-25T13:35:00Z">
              <w:rPr>
                <w:color w:val="000000"/>
              </w:rPr>
            </w:rPrChange>
          </w:rPr>
          <w:t xml:space="preserve"> the correct answer the AI failed to provide.</w:t>
        </w:r>
      </w:ins>
    </w:p>
    <w:p w14:paraId="319E0BC5" w14:textId="77777777" w:rsidR="005C375D" w:rsidRPr="005C375D" w:rsidRDefault="005C375D">
      <w:pPr>
        <w:pStyle w:val="Paragraph0"/>
        <w:ind w:left="533" w:firstLine="0"/>
        <w:rPr>
          <w:ins w:id="1697" w:author="Prof. LIU Ben" w:date="2026-08-25T21:28:00Z" w16du:dateUtc="2026-08-25T13:28:00Z"/>
          <w:i/>
          <w:iCs/>
          <w:rPrChange w:id="1698" w:author="Prof. LIU Ben" w:date="2026-08-25T21:36:00Z" w16du:dateUtc="2026-08-25T13:36:00Z">
            <w:rPr>
              <w:ins w:id="1699" w:author="Prof. LIU Ben" w:date="2026-08-25T21:28:00Z" w16du:dateUtc="2026-08-25T13:28:00Z"/>
              <w:color w:val="000000"/>
            </w:rPr>
          </w:rPrChange>
        </w:rPr>
        <w:pPrChange w:id="1700" w:author="Prof. LIU Ben" w:date="2026-08-25T21:36:00Z" w16du:dateUtc="2026-08-25T13:36:00Z">
          <w:pPr>
            <w:spacing w:before="100" w:beforeAutospacing="1" w:after="100" w:afterAutospacing="1"/>
          </w:pPr>
        </w:pPrChange>
      </w:pPr>
      <w:ins w:id="1701" w:author="Prof. LIU Ben" w:date="2026-08-25T21:28:00Z" w16du:dateUtc="2026-08-25T13:28:00Z">
        <w:r w:rsidRPr="005C375D">
          <w:rPr>
            <w:i/>
            <w:iCs/>
            <w:rPrChange w:id="1702" w:author="Prof. LIU Ben" w:date="2026-08-25T21:36:00Z" w16du:dateUtc="2026-08-25T13:36:00Z">
              <w:rPr>
                <w:b/>
                <w:bCs/>
                <w:color w:val="000000"/>
              </w:rPr>
            </w:rPrChange>
          </w:rPr>
          <w:t>H1. The AI label alone increases human answer supply.</w:t>
        </w:r>
      </w:ins>
    </w:p>
    <w:p w14:paraId="19B425C5" w14:textId="44F34A37" w:rsidR="005C375D" w:rsidRPr="005C375D" w:rsidRDefault="005C375D">
      <w:pPr>
        <w:pStyle w:val="Paragraph0"/>
        <w:rPr>
          <w:ins w:id="1703" w:author="Prof. LIU Ben" w:date="2026-08-25T21:28:00Z" w16du:dateUtc="2026-08-25T13:28:00Z"/>
          <w:rPrChange w:id="1704" w:author="Prof. LIU Ben" w:date="2026-08-25T21:37:00Z" w16du:dateUtc="2026-08-25T13:37:00Z">
            <w:rPr>
              <w:ins w:id="1705" w:author="Prof. LIU Ben" w:date="2026-08-25T21:28:00Z" w16du:dateUtc="2026-08-25T13:28:00Z"/>
              <w:color w:val="000000"/>
            </w:rPr>
          </w:rPrChange>
        </w:rPr>
        <w:pPrChange w:id="1706" w:author="Prof. LIU Ben" w:date="2026-08-25T21:37:00Z" w16du:dateUtc="2026-08-25T13:37:00Z">
          <w:pPr>
            <w:spacing w:before="100" w:beforeAutospacing="1" w:after="100" w:afterAutospacing="1"/>
          </w:pPr>
        </w:pPrChange>
      </w:pPr>
      <w:ins w:id="1707" w:author="Prof. LIU Ben" w:date="2026-08-25T21:28:00Z" w16du:dateUtc="2026-08-25T13:28:00Z">
        <w:r w:rsidRPr="005C375D">
          <w:rPr>
            <w:rPrChange w:id="1708" w:author="Prof. LIU Ben" w:date="2026-08-25T21:37:00Z" w16du:dateUtc="2026-08-25T13:37:00Z">
              <w:rPr>
                <w:color w:val="000000"/>
              </w:rPr>
            </w:rPrChange>
          </w:rPr>
          <w:t xml:space="preserve">The second glance signal is length, and it pushes entry in the opposite direction. Length is </w:t>
        </w:r>
        <w:r w:rsidRPr="005C375D">
          <w:rPr>
            <w:rPrChange w:id="1709" w:author="Prof. LIU Ben" w:date="2026-08-25T21:37:00Z" w16du:dateUtc="2026-08-25T13:37:00Z">
              <w:rPr>
                <w:color w:val="000000"/>
              </w:rPr>
            </w:rPrChange>
          </w:rPr>
          <w:lastRenderedPageBreak/>
          <w:t>processed through attribute substitution, in which System 1 replaces a difficult judgment with an easier one associated with it (Kahneman 2011; Kahneman &amp; Frederick 2002). The difficult judgment is how much of the question the competitor has covered; the easy substitute is the answer</w:t>
        </w:r>
      </w:ins>
      <w:ins w:id="1710" w:author="Prof. LIU Ben" w:date="2026-08-25T21:38:00Z" w16du:dateUtc="2026-08-25T13:38:00Z">
        <w:r>
          <w:t>’</w:t>
        </w:r>
      </w:ins>
      <w:ins w:id="1711" w:author="Prof. LIU Ben" w:date="2026-08-25T21:28:00Z" w16du:dateUtc="2026-08-25T13:28:00Z">
        <w:r w:rsidRPr="005C375D">
          <w:rPr>
            <w:rPrChange w:id="1712" w:author="Prof. LIU Ben" w:date="2026-08-25T21:37:00Z" w16du:dateUtc="2026-08-25T13:37:00Z">
              <w:rPr>
                <w:color w:val="000000"/>
              </w:rPr>
            </w:rPrChange>
          </w:rPr>
          <w:t>s physical size. Our setting makes this substitution reliable, because on SegmentFault technical answers are broken into code blocks, numbered steps, configuration snippets, and shell commands, so a long answer in this format appears without reading to enumerate several possible causes or several fixes, and length becomes a credible indication of how much ground has been taken. What matters at entry is how much room is left. Thus the more of the question the existing answer appears to cover, the less room appears to remain, and the weaker the incentive to enter.</w:t>
        </w:r>
      </w:ins>
    </w:p>
    <w:p w14:paraId="2F19B116" w14:textId="77777777" w:rsidR="005C375D" w:rsidRPr="005C375D" w:rsidRDefault="005C375D">
      <w:pPr>
        <w:pStyle w:val="Paragraph0"/>
        <w:ind w:left="533" w:firstLine="0"/>
        <w:rPr>
          <w:ins w:id="1713" w:author="Prof. LIU Ben" w:date="2026-08-25T21:28:00Z" w16du:dateUtc="2026-08-25T13:28:00Z"/>
          <w:i/>
          <w:iCs/>
          <w:rPrChange w:id="1714" w:author="Prof. LIU Ben" w:date="2026-08-25T21:37:00Z" w16du:dateUtc="2026-08-25T13:37:00Z">
            <w:rPr>
              <w:ins w:id="1715" w:author="Prof. LIU Ben" w:date="2026-08-25T21:28:00Z" w16du:dateUtc="2026-08-25T13:28:00Z"/>
              <w:color w:val="000000"/>
            </w:rPr>
          </w:rPrChange>
        </w:rPr>
        <w:pPrChange w:id="1716" w:author="Prof. LIU Ben" w:date="2026-08-25T21:37:00Z" w16du:dateUtc="2026-08-25T13:37:00Z">
          <w:pPr>
            <w:spacing w:before="100" w:beforeAutospacing="1" w:after="100" w:afterAutospacing="1"/>
          </w:pPr>
        </w:pPrChange>
      </w:pPr>
      <w:ins w:id="1717" w:author="Prof. LIU Ben" w:date="2026-08-25T21:28:00Z" w16du:dateUtc="2026-08-25T13:28:00Z">
        <w:r w:rsidRPr="005C375D">
          <w:rPr>
            <w:i/>
            <w:iCs/>
            <w:rPrChange w:id="1718" w:author="Prof. LIU Ben" w:date="2026-08-25T21:37:00Z" w16du:dateUtc="2026-08-25T13:37:00Z">
              <w:rPr>
                <w:b/>
                <w:bCs/>
                <w:color w:val="000000"/>
              </w:rPr>
            </w:rPrChange>
          </w:rPr>
          <w:t>H2. The effect of an AI answer on human answer supply becomes more negative as the length of the AI answer increases.</w:t>
        </w:r>
      </w:ins>
    </w:p>
    <w:p w14:paraId="07AB6D84" w14:textId="4FC24DAD" w:rsidR="005C375D" w:rsidRPr="005C375D" w:rsidRDefault="005C375D">
      <w:pPr>
        <w:pStyle w:val="Paragraph0"/>
        <w:rPr>
          <w:ins w:id="1719" w:author="Prof. LIU Ben" w:date="2026-08-25T21:28:00Z" w16du:dateUtc="2026-08-25T13:28:00Z"/>
          <w:rPrChange w:id="1720" w:author="Prof. LIU Ben" w:date="2026-08-25T21:39:00Z" w16du:dateUtc="2026-08-25T13:39:00Z">
            <w:rPr>
              <w:ins w:id="1721" w:author="Prof. LIU Ben" w:date="2026-08-25T21:28:00Z" w16du:dateUtc="2026-08-25T13:28:00Z"/>
              <w:color w:val="000000"/>
            </w:rPr>
          </w:rPrChange>
        </w:rPr>
        <w:pPrChange w:id="1722" w:author="Prof. LIU Ben" w:date="2026-08-25T21:39:00Z" w16du:dateUtc="2026-08-25T13:39:00Z">
          <w:pPr>
            <w:spacing w:before="100" w:beforeAutospacing="1" w:after="100" w:afterAutospacing="1"/>
          </w:pPr>
        </w:pPrChange>
      </w:pPr>
      <w:ins w:id="1723" w:author="Prof. LIU Ben" w:date="2026-08-25T21:28:00Z" w16du:dateUtc="2026-08-25T13:28:00Z">
        <w:r w:rsidRPr="005C375D">
          <w:rPr>
            <w:rPrChange w:id="1724" w:author="Prof. LIU Ben" w:date="2026-08-25T21:39:00Z" w16du:dateUtc="2026-08-25T13:39:00Z">
              <w:rPr>
                <w:color w:val="000000"/>
              </w:rPr>
            </w:rPrChange>
          </w:rPr>
          <w:t>Two points deserve emphasis. First, this is a claim about coverage, not quality, because length is far easier to perceive at a glance than quality, and an answer can be comprehensive and wrong at the same time (Kabir et al. 2024). Second, H2 complements H1 in describing the overall effect of a glance: the AI label</w:t>
        </w:r>
      </w:ins>
      <w:ins w:id="1725" w:author="Prof. LIU Ben" w:date="2026-08-25T21:39:00Z" w16du:dateUtc="2026-08-25T13:39:00Z">
        <w:r>
          <w:t>’</w:t>
        </w:r>
      </w:ins>
      <w:ins w:id="1726" w:author="Prof. LIU Ben" w:date="2026-08-25T21:28:00Z" w16du:dateUtc="2026-08-25T13:28:00Z">
        <w:r w:rsidRPr="005C375D">
          <w:rPr>
            <w:rPrChange w:id="1727" w:author="Prof. LIU Ben" w:date="2026-08-25T21:39:00Z" w16du:dateUtc="2026-08-25T13:39:00Z">
              <w:rPr>
                <w:color w:val="000000"/>
              </w:rPr>
            </w:rPrChange>
          </w:rPr>
          <w:t>s contribution is relatively stable, while length varies and shifts the perceived room for a contribution. This is why the consequence of adding an AI answer cannot be a single number. It is positive where the AI content is thin and negative where it is thick, and the point at which it changes sign depends on the content a given AI answer provides and, over time, on the continuing improvement of AI.</w:t>
        </w:r>
      </w:ins>
    </w:p>
    <w:p w14:paraId="63488E9C" w14:textId="59E423AA" w:rsidR="001945B2" w:rsidRPr="00015210" w:rsidDel="005C375D" w:rsidRDefault="001945B2" w:rsidP="001945B2">
      <w:pPr>
        <w:pStyle w:val="Paragraph0"/>
        <w:rPr>
          <w:del w:id="1728" w:author="Prof. LIU Ben" w:date="2026-08-25T21:40:00Z" w16du:dateUtc="2026-08-25T13:40:00Z"/>
        </w:rPr>
      </w:pPr>
      <w:del w:id="1729" w:author="Prof. LIU Ben" w:date="2026-08-25T21:40:00Z" w16du:dateUtc="2026-08-25T13:40:00Z">
        <w:r w:rsidRPr="00015210" w:rsidDel="005C375D">
          <w:delText>The source is the first signal registered, and it can shape the entry decision because it is available before any content is read. We argue that the label leads the member</w:delText>
        </w:r>
      </w:del>
      <w:ins w:id="1730" w:author="Xin Li" w:date="2026-08-22T07:41:00Z" w16du:dateUtc="2026-08-21T23:41:00Z">
        <w:del w:id="1731" w:author="Prof. LIU Ben" w:date="2026-08-25T21:40:00Z" w16du:dateUtc="2026-08-25T13:40:00Z">
          <w:r w:rsidR="004E55FA" w:rsidDel="005C375D">
            <w:delText>answerer</w:delText>
          </w:r>
        </w:del>
      </w:ins>
      <w:del w:id="1732" w:author="Prof. LIU Ben" w:date="2026-08-25T21:40:00Z" w16du:dateUtc="2026-08-25T13:40:00Z">
        <w:r w:rsidRPr="00015210" w:rsidDel="005C375D">
          <w:delText xml:space="preserve"> to appraise the AI</w:delText>
        </w:r>
      </w:del>
      <w:ins w:id="1733" w:author="Xin Li" w:date="2026-08-22T07:36:00Z" w16du:dateUtc="2026-08-21T23:36:00Z">
        <w:del w:id="1734" w:author="Prof. LIU Ben" w:date="2026-08-25T21:40:00Z" w16du:dateUtc="2026-08-25T13:40:00Z">
          <w:r w:rsidR="004E55FA" w:rsidDel="005C375D">
            <w:delText>. If AI is appraised</w:delText>
          </w:r>
        </w:del>
      </w:ins>
      <w:del w:id="1735" w:author="Prof. LIU Ben" w:date="2026-08-25T21:40:00Z" w16du:dateUtc="2026-08-25T13:40:00Z">
        <w:r w:rsidRPr="00015210" w:rsidDel="005C375D">
          <w:delText xml:space="preserve"> as a </w:delText>
        </w:r>
        <w:r w:rsidRPr="00015210" w:rsidDel="005C375D">
          <w:rPr>
            <w:i/>
            <w:iCs/>
          </w:rPr>
          <w:delText>weak</w:delText>
        </w:r>
        <w:r w:rsidRPr="00015210" w:rsidDel="005C375D">
          <w:delText xml:space="preserve"> rival</w:delText>
        </w:r>
      </w:del>
      <w:ins w:id="1736" w:author="Xin Li" w:date="2026-08-22T07:37:00Z" w16du:dateUtc="2026-08-21T23:37:00Z">
        <w:del w:id="1737" w:author="Prof. LIU Ben" w:date="2026-08-25T21:40:00Z" w16du:dateUtc="2026-08-25T13:40:00Z">
          <w:r w:rsidR="004E55FA" w:rsidDel="005C375D">
            <w:delText>competitor</w:delText>
          </w:r>
        </w:del>
      </w:ins>
      <w:del w:id="1738" w:author="Prof. LIU Ben" w:date="2026-08-25T21:40:00Z" w16du:dateUtc="2026-08-25T13:40:00Z">
        <w:r w:rsidRPr="00015210" w:rsidDel="005C375D">
          <w:delText>, and that a weak rival encourages</w:delText>
        </w:r>
      </w:del>
      <w:ins w:id="1739" w:author="Xin Li" w:date="2026-08-22T07:43:00Z" w16du:dateUtc="2026-08-21T23:43:00Z">
        <w:del w:id="1740" w:author="Prof. LIU Ben" w:date="2026-08-25T21:40:00Z" w16du:dateUtc="2026-08-25T13:40:00Z">
          <w:r w:rsidR="004E55FA" w:rsidDel="005C375D">
            <w:delText>the answerer would have a stronger incentive of</w:delText>
          </w:r>
        </w:del>
      </w:ins>
      <w:del w:id="1741" w:author="Prof. LIU Ben" w:date="2026-08-25T21:40:00Z" w16du:dateUtc="2026-08-25T13:40:00Z">
        <w:r w:rsidRPr="00015210" w:rsidDel="005C375D">
          <w:delText xml:space="preserve"> entry.</w:delText>
        </w:r>
      </w:del>
    </w:p>
    <w:p w14:paraId="7193CF89" w14:textId="772B036A" w:rsidR="001945B2" w:rsidRPr="00015210" w:rsidDel="005C375D" w:rsidRDefault="001945B2" w:rsidP="001945B2">
      <w:pPr>
        <w:pStyle w:val="Paragraph0"/>
        <w:rPr>
          <w:del w:id="1742" w:author="Prof. LIU Ben" w:date="2026-08-25T21:40:00Z" w16du:dateUtc="2026-08-25T13:40:00Z"/>
        </w:rPr>
      </w:pPr>
      <w:del w:id="1743" w:author="Prof. LIU Ben" w:date="2026-08-25T21:40:00Z" w16du:dateUtc="2026-08-25T13:40:00Z">
        <w:r w:rsidRPr="00015210" w:rsidDel="005C375D">
          <w:delText>Noticing a simple visual marker is enough to know that the answer came from the platform</w:delText>
        </w:r>
        <w:r w:rsidR="00534D0B" w:rsidRPr="00015210" w:rsidDel="005C375D">
          <w:delText>’</w:delText>
        </w:r>
        <w:r w:rsidRPr="00015210" w:rsidDel="005C375D">
          <w:delText>s AI system. System 1 then judges the rival</w:delText>
        </w:r>
      </w:del>
      <w:ins w:id="1744" w:author="Xin Li" w:date="2026-08-22T07:37:00Z" w16du:dateUtc="2026-08-21T23:37:00Z">
        <w:del w:id="1745" w:author="Prof. LIU Ben" w:date="2026-08-25T21:40:00Z" w16du:dateUtc="2026-08-25T13:40:00Z">
          <w:r w:rsidR="004E55FA" w:rsidDel="005C375D">
            <w:delText>competitor</w:delText>
          </w:r>
        </w:del>
      </w:ins>
      <w:del w:id="1746" w:author="Prof. LIU Ben" w:date="2026-08-25T21:40:00Z" w16du:dateUtc="2026-08-25T13:40:00Z">
        <w:r w:rsidR="00534D0B" w:rsidRPr="00015210" w:rsidDel="005C375D">
          <w:delText>’</w:delText>
        </w:r>
        <w:r w:rsidRPr="00015210" w:rsidDel="005C375D">
          <w:delText xml:space="preserve">s capability through the </w:delText>
        </w:r>
        <w:r w:rsidRPr="00015210" w:rsidDel="005C375D">
          <w:rPr>
            <w:i/>
            <w:iCs/>
          </w:rPr>
          <w:delText>availability heuristic</w:delText>
        </w:r>
        <w:r w:rsidRPr="00015210" w:rsidDel="005C375D">
          <w:delText xml:space="preserve">, so the judgment rests on whatever beliefs about machine-generated answers come to mind most readily </w:delText>
        </w:r>
        <w:r w:rsidR="00546B58" w:rsidRPr="00015210" w:rsidDel="005C375D">
          <w:fldChar w:fldCharType="begin"/>
        </w:r>
        <w:r w:rsidR="00546B58" w:rsidRPr="00015210" w:rsidDel="005C375D">
          <w:delInstrText xml:space="preserve"> ADDIN ZOTERO_ITEM CSL_CITATION {"citationID":"QugXClw0","properties":{"unsorted":false,"formattedCitation":"(Tversky &amp; Kahneman 1973)","plainCitation":"(Tversky &amp; Kahneman 1973)","noteIndex":0},"citationItems":[{"id":167344,"uris":["http://zotero.org/users/8905122/items/B7SY7Z77"],"itemData":{"id":167344,"type":"article-journal","call-number":"1","container-title":"Cognitive psychology","DOI":"10.1016/0010-0285(73)90033-9","issue":"2","language":"en","note":"</w:delInstrText>
        </w:r>
        <w:r w:rsidR="00546B58" w:rsidRPr="00015210" w:rsidDel="005C375D">
          <w:rPr>
            <w:rFonts w:ascii="Apple Color Emoji" w:hAnsi="Apple Color Emoji" w:cs="Apple Color Emoji"/>
          </w:rPr>
          <w:delInstrText>🏷️</w:delInstrText>
        </w:r>
        <w:r w:rsidR="00546B58" w:rsidRPr="00015210" w:rsidDel="005C375D">
          <w:delInstrText xml:space="preserve"> /unread","page":"207–232","publisher":"Elsevier","source":"2.8 (Q2)","title":"Availability: A heuristic for judging frequency and probability","title-short":"Availability","URL":"https://www.sciencedirect.com/science/article/pii/0010028573900339","volume":"5","author":[{"family":"Tversky","given":"Amos"},{"family":"Kahneman","given":"Daniel"}],"accessed":{"date-parts":[["2026",7,24]]},"issued":{"date-parts":[["1973"]]}}}],"schema":"https://github.com/citation-style-language/schema/raw/master/csl-citation.json"} </w:delInstrText>
        </w:r>
        <w:r w:rsidR="00546B58" w:rsidRPr="00015210" w:rsidDel="005C375D">
          <w:fldChar w:fldCharType="separate"/>
        </w:r>
        <w:r w:rsidR="00546B58" w:rsidRPr="00015210" w:rsidDel="005C375D">
          <w:delText>(Tversky &amp; Kahneman 1973)</w:delText>
        </w:r>
        <w:r w:rsidR="00546B58" w:rsidRPr="00015210" w:rsidDel="005C375D">
          <w:fldChar w:fldCharType="end"/>
        </w:r>
        <w:r w:rsidR="00546B58" w:rsidRPr="00015210" w:rsidDel="005C375D">
          <w:delText xml:space="preserve">. </w:delText>
        </w:r>
      </w:del>
      <w:ins w:id="1747" w:author="Xin Li" w:date="2026-08-22T07:44:00Z" w16du:dateUtc="2026-08-21T23:44:00Z">
        <w:del w:id="1748" w:author="Prof. LIU Ben" w:date="2026-08-25T21:40:00Z" w16du:dateUtc="2026-08-25T13:40:00Z">
          <w:r w:rsidR="004E55FA" w:rsidDel="005C375D">
            <w:delText>While AI’s capacity may change over time, in the early days of AI, when the study was conducted, t</w:delText>
          </w:r>
        </w:del>
      </w:ins>
      <w:del w:id="1749" w:author="Prof. LIU Ben" w:date="2026-08-25T21:40:00Z" w16du:dateUtc="2026-08-25T13:40:00Z">
        <w:r w:rsidRPr="00015210" w:rsidDel="005C375D">
          <w:delText>Two beliefs are relevant.</w:delText>
        </w:r>
      </w:del>
    </w:p>
    <w:p w14:paraId="7BCBF165" w14:textId="0914ABA5" w:rsidR="00546B58" w:rsidRPr="00015210" w:rsidDel="005C375D" w:rsidRDefault="001945B2" w:rsidP="00546B58">
      <w:pPr>
        <w:pStyle w:val="Paragraph0"/>
        <w:rPr>
          <w:del w:id="1750" w:author="Prof. LIU Ben" w:date="2026-08-25T21:40:00Z" w16du:dateUtc="2026-08-25T13:40:00Z"/>
        </w:rPr>
      </w:pPr>
      <w:del w:id="1751" w:author="Prof. LIU Ben" w:date="2026-08-25T21:40:00Z" w16du:dateUtc="2026-08-25T13:40:00Z">
        <w:r w:rsidRPr="00015210" w:rsidDel="005C375D">
          <w:delText xml:space="preserve">The first belief is a general impression that generative text is bland and formulaic, a quality that popular discussion captures with the phrase </w:delText>
        </w:r>
        <w:r w:rsidR="00534D0B" w:rsidRPr="00015210" w:rsidDel="005C375D">
          <w:delText>“</w:delText>
        </w:r>
        <w:r w:rsidRPr="00015210" w:rsidDel="005C375D">
          <w:delText>AI slop.</w:delText>
        </w:r>
        <w:r w:rsidR="00534D0B" w:rsidRPr="00015210" w:rsidDel="005C375D">
          <w:delText>”</w:delText>
        </w:r>
        <w:r w:rsidRPr="00015210" w:rsidDel="005C375D">
          <w:delText xml:space="preserve"> The evidence is consistent with this impression. Readers and trained evaluators tend to rate machine-generated writing as generic and lacking a distinctive voice, and automated text is marked by repetitive, low-variability phrasing that makes it recognizable as machine-produced </w:delText>
        </w:r>
        <w:r w:rsidR="00546B58" w:rsidRPr="00015210" w:rsidDel="005C375D">
          <w:fldChar w:fldCharType="begin"/>
        </w:r>
        <w:r w:rsidR="00546B58" w:rsidRPr="00015210" w:rsidDel="005C375D">
          <w:delInstrText xml:space="preserve"> ADDIN ZOTERO_ITEM CSL_CITATION {"citationID":"5R3fwF59","properties":{"unsorted":false,"formattedCitation":"(Anderson et al. 2024; Doshi &amp; Hauser 2024)","plainCitation":"(Anderson et al. 2024; Doshi &amp; Hauser 2024)","noteIndex":0},"citationItems":[{"id":196600,"uris":["http://zotero.org/users/8905122/items/422DASYS"],"itemData":{"id":196600,"type":"paper-conference","abstract":"Large language models (LLMs) are now being used in a wide variety of contexts, including as creativity support tools (CSTs) intended to help their users come up with new ideas. But do LLMs actually support user creativity? We hypothesized that the use of an LLM as a CST might make the LLM’s users feel more creative, and even broaden the range of ideas suggested by each individual user, but also homogenize the ideas suggested by different users. We conducted a 36-participant comparative user study and found, in accordance with the homogenization hypothesis, that different users tended to produce less semantically distinct ideas with ChatGPT than with an alternative CST. Additionally, ChatGPT users generated a greater number of more detailed ideas, but felt less responsible for the ideas they generated. We discuss potential implications of these findings for users, designers, and developers of LLM-based CSTs.","archive_location":"162 </w:delInstrText>
        </w:r>
        <w:r w:rsidR="00546B58" w:rsidRPr="00015210" w:rsidDel="005C375D">
          <w:rPr>
            <w:rFonts w:ascii="Apple Color Emoji" w:hAnsi="Apple Color Emoji" w:cs="Apple Color Emoji"/>
          </w:rPr>
          <w:delInstrText>📊</w:delInstrText>
        </w:r>
        <w:r w:rsidR="00546B58" w:rsidRPr="00015210" w:rsidDel="005C375D">
          <w:delInstrText>","collection-title":"C&amp;amp;C '24","container-title":"Proceedings of the 16th Conference on Creativity &amp; Cognition","DOI":"10.1145/3635636.3656204","ISBN":"979-8-4007-0485-7","language":"en","note":"</w:delInstrText>
        </w:r>
        <w:r w:rsidR="00546B58" w:rsidRPr="00015210" w:rsidDel="005C375D">
          <w:rPr>
            <w:rFonts w:ascii="Apple Color Emoji" w:hAnsi="Apple Color Emoji" w:cs="Apple Color Emoji"/>
          </w:rPr>
          <w:delInstrText>🏷️</w:delInstrText>
        </w:r>
        <w:r w:rsidR="00546B58" w:rsidRPr="00015210" w:rsidDel="005C375D">
          <w:delInstrText xml:space="preserve"> /unread","page":"413–425","publisher":"Association for Computing Machinery","publisher-place":"New York, NY, USA","source":"ACM Digital Library","title":"Homogenization Effects of Large Language Models on Human Creative Ideation","URL":"https://doi.org/10.1145/3635636.3656204","author":[{"family":"Anderson","given":"Barrett R"},{"family":"Shah","given":"Jash Hemant"},{"family":"Kreminski","given":"Max"}],"accessed":{"date-parts":[["2026",8,9]]},"issued":{"date-parts":[["2024",6,23]]}}},{"id":196498,"uris":["http://zotero.org/users/8905122/items/TNL4II4R"],"itemData":{"id":196498,"type":"article-journal","abstract":"Creativity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creativity.","archive_location":"610 </w:delInstrText>
        </w:r>
        <w:r w:rsidR="00546B58" w:rsidRPr="00015210" w:rsidDel="005C375D">
          <w:rPr>
            <w:rFonts w:ascii="Apple Color Emoji" w:hAnsi="Apple Color Emoji" w:cs="Apple Color Emoji"/>
          </w:rPr>
          <w:delInstrText>📊</w:delInstrText>
        </w:r>
        <w:r w:rsidR="00546B58" w:rsidRPr="00015210" w:rsidDel="005C375D">
          <w:delInstrText>","call-number":"1","container-title":"Science Advances","DOI":"10.1126/sciadv.adn5290","issue":"28","language":"en","note":"</w:delInstrText>
        </w:r>
        <w:r w:rsidR="00546B58" w:rsidRPr="00015210" w:rsidDel="005C375D">
          <w:rPr>
            <w:rFonts w:ascii="Apple Color Emoji" w:hAnsi="Apple Color Emoji" w:cs="Apple Color Emoji"/>
          </w:rPr>
          <w:delInstrText>🏷️</w:delInstrText>
        </w:r>
        <w:r w:rsidR="00546B58" w:rsidRPr="00015210" w:rsidDel="005C375D">
          <w:delInstrText xml:space="preserve"> /unread","page":"eadn5290","publisher":"American Association for the Advancement of Science","source":"13.9 (Q1)","title":"Generative AI enhances individual creativity but reduces the collective diversity of novel content","URL":"https://www.science.org/doi/10.1126/sciadv.adn5290","volume":"10","author":[{"family":"Doshi","given":"Anil R."},{"family":"Hauser","given":"Oliver P."}],"accessed":{"date-parts":[["2026",8,9]]},"issued":{"date-parts":[["2024",7,12]]}}}],"schema":"https://github.com/citation-style-language/schema/raw/master/csl-citation.json"} </w:delInstrText>
        </w:r>
        <w:r w:rsidR="00546B58" w:rsidRPr="00015210" w:rsidDel="005C375D">
          <w:fldChar w:fldCharType="separate"/>
        </w:r>
        <w:r w:rsidR="00546B58" w:rsidRPr="00015210" w:rsidDel="005C375D">
          <w:delText>(Anderson et al. 2024; Doshi &amp; Hauser 2024)</w:delText>
        </w:r>
        <w:r w:rsidR="00546B58" w:rsidRPr="00015210" w:rsidDel="005C375D">
          <w:fldChar w:fldCharType="end"/>
        </w:r>
        <w:r w:rsidR="00546B58" w:rsidRPr="00015210" w:rsidDel="005C375D">
          <w:delText>.</w:delText>
        </w:r>
        <w:r w:rsidRPr="00015210" w:rsidDel="005C375D">
          <w:delText xml:space="preserve"> The sense conveyed by </w:delText>
        </w:r>
        <w:r w:rsidR="00534D0B" w:rsidRPr="00015210" w:rsidDel="005C375D">
          <w:delText>“</w:delText>
        </w:r>
        <w:r w:rsidRPr="00015210" w:rsidDel="005C375D">
          <w:delText>AI slop</w:delText>
        </w:r>
        <w:r w:rsidR="00534D0B" w:rsidRPr="00015210" w:rsidDel="005C375D">
          <w:delText>”</w:delText>
        </w:r>
        <w:r w:rsidRPr="00015210" w:rsidDel="005C375D">
          <w:delText xml:space="preserve"> is thus that the output follows a predictable template rather than saying anything sharp or particular.</w:delText>
        </w:r>
        <w:r w:rsidRPr="00015210" w:rsidDel="005C375D">
          <w:rPr>
            <w:rStyle w:val="FootnoteReference"/>
            <w:color w:val="000000"/>
            <w:sz w:val="22"/>
          </w:rPr>
          <w:footnoteReference w:id="8"/>
        </w:r>
      </w:del>
    </w:p>
    <w:p w14:paraId="2AFD9A3A" w14:textId="3BE478DB" w:rsidR="001945B2" w:rsidRPr="00015210" w:rsidDel="005C375D" w:rsidRDefault="001945B2" w:rsidP="001945B2">
      <w:pPr>
        <w:pStyle w:val="Paragraph0"/>
        <w:rPr>
          <w:del w:id="1754" w:author="Prof. LIU Ben" w:date="2026-08-25T21:40:00Z" w16du:dateUtc="2026-08-25T13:40:00Z"/>
        </w:rPr>
      </w:pPr>
      <w:del w:id="1755" w:author="Prof. LIU Ben" w:date="2026-08-25T21:40:00Z" w16du:dateUtc="2026-08-25T13:40:00Z">
        <w:r w:rsidRPr="00015210" w:rsidDel="005C375D">
          <w:delText>The second belief is specific to technical Q&amp;A, and it is the one our argument rests on. Members of technical communities ha</w:delText>
        </w:r>
      </w:del>
      <w:ins w:id="1756" w:author="Xin Li" w:date="2026-08-22T08:03:00Z" w16du:dateUtc="2026-08-22T00:03:00Z">
        <w:del w:id="1757" w:author="Prof. LIU Ben" w:date="2026-08-25T21:40:00Z" w16du:dateUtc="2026-08-25T13:40:00Z">
          <w:r w:rsidR="00417957" w:rsidDel="005C375D">
            <w:delText xml:space="preserve">d </w:delText>
          </w:r>
        </w:del>
      </w:ins>
      <w:del w:id="1758" w:author="Prof. LIU Ben" w:date="2026-08-25T21:40:00Z" w16du:dateUtc="2026-08-25T13:40:00Z">
        <w:r w:rsidRPr="00015210" w:rsidDel="005C375D">
          <w:delText>ve been openly skeptical of AI-generated answers</w:delText>
        </w:r>
      </w:del>
      <w:ins w:id="1759" w:author="Xin Li" w:date="2026-08-22T08:03:00Z" w16du:dateUtc="2026-08-22T00:03:00Z">
        <w:del w:id="1760" w:author="Prof. LIU Ben" w:date="2026-08-25T21:40:00Z" w16du:dateUtc="2026-08-25T13:40:00Z">
          <w:r w:rsidR="00417957" w:rsidDel="005C375D">
            <w:delText xml:space="preserve"> when GenAI appeared</w:delText>
          </w:r>
        </w:del>
      </w:ins>
      <w:del w:id="1761" w:author="Prof. LIU Ben" w:date="2026-08-25T21:40:00Z" w16du:dateUtc="2026-08-25T13:40:00Z">
        <w:r w:rsidRPr="00015210" w:rsidDel="005C375D">
          <w:delText xml:space="preserve">, and their skepticism has an empirical basis. </w:delText>
        </w:r>
        <w:r w:rsidR="00546B58" w:rsidRPr="00015210" w:rsidDel="005C375D">
          <w:rPr>
            <w:color w:val="000000"/>
          </w:rPr>
          <w:fldChar w:fldCharType="begin"/>
        </w:r>
        <w:r w:rsidR="00546B58" w:rsidRPr="00015210" w:rsidDel="005C375D">
          <w:rPr>
            <w:color w:val="000000"/>
          </w:rPr>
          <w:delInstrText xml:space="preserve"> ADDIN ZOTERO_ITEM CSL_CITATION {"citationID":"EQjJQFXo","properties":{"unsorted":false,"formattedCitation":"(Kabir et al. 2024)","plainCitation":"(Kabir et al. 2024)","dontUpdate":true,"noteIndex":0},"citationItems":[{"id":196702,"uris":["http://zotero.org/users/8905122/items/4IYKJJ7L"],"itemData":{"id":196702,"type":"paper-conference","abstract":"Q&amp;amp;A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delInstrText>
        </w:r>
        <w:r w:rsidR="00546B58" w:rsidRPr="00015210" w:rsidDel="005C375D">
          <w:rPr>
            <w:rFonts w:ascii="Apple Color Emoji" w:hAnsi="Apple Color Emoji" w:cs="Apple Color Emoji"/>
            <w:color w:val="000000"/>
          </w:rPr>
          <w:delInstrText>📊</w:delInstrText>
        </w:r>
        <w:r w:rsidR="00546B58" w:rsidRPr="00015210" w:rsidDel="005C375D">
          <w:rPr>
            <w:color w:val="000000"/>
          </w:rPr>
          <w:delInstrText>","collection-title":"CHI '24","container-title":"Proceedings of the 2024 CHI Conference on Human Factors in Computing Systems","DOI":"10.1145/3613904.3642596","ISBN":"979-8-4007-0330-0","language":"en","note":"</w:delInstrText>
        </w:r>
        <w:r w:rsidR="00546B58" w:rsidRPr="00015210" w:rsidDel="005C375D">
          <w:rPr>
            <w:rFonts w:ascii="Apple Color Emoji" w:hAnsi="Apple Color Emoji" w:cs="Apple Color Emoji"/>
            <w:color w:val="000000"/>
          </w:rPr>
          <w:delInstrText>🏷️</w:delInstrText>
        </w:r>
        <w:r w:rsidR="00546B58" w:rsidRPr="00015210" w:rsidDel="005C375D">
          <w:rPr>
            <w:color w:val="000000"/>
          </w:rPr>
          <w:del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delInstrText>
        </w:r>
        <w:r w:rsidR="00546B58" w:rsidRPr="00015210" w:rsidDel="005C375D">
          <w:rPr>
            <w:color w:val="000000"/>
          </w:rPr>
          <w:fldChar w:fldCharType="separate"/>
        </w:r>
        <w:r w:rsidR="00546B58" w:rsidRPr="00015210" w:rsidDel="005C375D">
          <w:rPr>
            <w:color w:val="000000"/>
          </w:rPr>
          <w:delText>Kabir et al. (2024)</w:delText>
        </w:r>
        <w:r w:rsidR="00546B58" w:rsidRPr="00015210" w:rsidDel="005C375D">
          <w:rPr>
            <w:color w:val="000000"/>
          </w:rPr>
          <w:fldChar w:fldCharType="end"/>
        </w:r>
        <w:r w:rsidR="00546B58" w:rsidRPr="00015210" w:rsidDel="005C375D">
          <w:rPr>
            <w:color w:val="000000"/>
          </w:rPr>
          <w:delText xml:space="preserve"> </w:delText>
        </w:r>
        <w:r w:rsidRPr="00015210" w:rsidDel="005C375D">
          <w:delText>report that more than half of ChatGPT</w:delText>
        </w:r>
        <w:r w:rsidR="00534D0B" w:rsidRPr="00015210" w:rsidDel="005C375D">
          <w:delText>’</w:delText>
        </w:r>
        <w:r w:rsidRPr="00015210" w:rsidDel="005C375D">
          <w:delText>s answers to Stack Overflow questions contain incorrect information, that these answers are considerably more verbose than human answers, and that readers miss the errors in a substantial share of cases. Stack Overflow banned AI-generated answers for this reason. Disclosure compounds the effect, since information is judged less accurate when it is identified as machine-</w:delText>
        </w:r>
        <w:r w:rsidR="00546B58" w:rsidRPr="00015210" w:rsidDel="005C375D">
          <w:rPr>
            <w:color w:val="000000"/>
          </w:rPr>
          <w:delText xml:space="preserve">generated </w:delText>
        </w:r>
        <w:r w:rsidR="00546B58" w:rsidRPr="00015210" w:rsidDel="005C375D">
          <w:rPr>
            <w:color w:val="000000"/>
          </w:rPr>
          <w:fldChar w:fldCharType="begin"/>
        </w:r>
        <w:r w:rsidR="00546B58" w:rsidRPr="00015210" w:rsidDel="005C375D">
          <w:rPr>
            <w:color w:val="000000"/>
          </w:rPr>
          <w:delInstrText xml:space="preserve"> ADDIN ZOTERO_ITEM CSL_CITATION {"citationID":"ZLh7TlhP","properties":{"unsorted":false,"formattedCitation":"(Longoni et al. 2022)","plainCitation":"(Longoni et al. 2022)","noteIndex":0},"citationItems":[{"id":197288,"uris":["http://zotero.org/users/8905122/items/GPNBC6R7"],"itemData":{"id":197288,"type":"paper-conference","abstract":"Artificial Intelligence (AI) can generate text virtually indistinguishable from text written by humans. A key question, then, is whether people believe news headlines generated by AI as much as news headlines generated by humans. AI is viewed as lacking human motives and emotions, suggesting that people might view news written by AI as more accurate. By contrast, two pre-registered experiments on representative U.S. samples (N = 4,034) showed that people rated news headlines written by AI as less accurate than those written by humans. People were more likely to incorrectly rate news headlines written by AI (vs. a human) as inaccurate when they were actually true, and more likely to correctly rate them as inaccurate when they were indeed false. Our findings are important given the increasing adoption of AI in news generation, and the associated ethical and governance pressures to disclose it use and address standards of transparency and accountability.","archive_location":"98 </w:delInstrText>
        </w:r>
        <w:r w:rsidR="00546B58" w:rsidRPr="00015210" w:rsidDel="005C375D">
          <w:rPr>
            <w:rFonts w:ascii="Apple Color Emoji" w:hAnsi="Apple Color Emoji" w:cs="Apple Color Emoji"/>
            <w:color w:val="000000"/>
          </w:rPr>
          <w:delInstrText>📊</w:delInstrText>
        </w:r>
        <w:r w:rsidR="00546B58" w:rsidRPr="00015210" w:rsidDel="005C375D">
          <w:rPr>
            <w:color w:val="000000"/>
          </w:rPr>
          <w:delInstrText>","collection-title":"FAccT '22","container-title":"Proceedings of the 2022 ACM Conference on Fairness, Accountability, and Transparency","DOI":"10.1145/3531146.3533077","ISBN":"978-1-4503-9352-2","language":"en","note":"</w:delInstrText>
        </w:r>
        <w:r w:rsidR="00546B58" w:rsidRPr="00015210" w:rsidDel="005C375D">
          <w:rPr>
            <w:rFonts w:ascii="Apple Color Emoji" w:hAnsi="Apple Color Emoji" w:cs="Apple Color Emoji"/>
            <w:color w:val="000000"/>
          </w:rPr>
          <w:delInstrText>🏷️</w:delInstrText>
        </w:r>
        <w:r w:rsidR="00546B58" w:rsidRPr="00015210" w:rsidDel="005C375D">
          <w:rPr>
            <w:color w:val="000000"/>
          </w:rPr>
          <w:delInstrText xml:space="preserve"> /unread","page":"97–106","publisher":"Association for Computing Machinery","publisher-place":"New York, NY, USA","source":"ACM Digital Library","title":"News from Generative Artificial Intelligence Is Believed Less","URL":"https://dl.acm.org/doi/10.1145/3531146.3533077","author":[{"family":"Longoni","given":"Chiara"},{"family":"Fradkin","given":"Andrey"},{"family":"Cian","given":"Luca"},{"family":"Pennycook","given":"Gordon"}],"accessed":{"date-parts":[["2026",8,9]]},"issued":{"date-parts":[["2022",6,20]]}}}],"schema":"https://github.com/citation-style-language/schema/raw/master/csl-citation.json"} </w:delInstrText>
        </w:r>
        <w:r w:rsidR="00546B58" w:rsidRPr="00015210" w:rsidDel="005C375D">
          <w:rPr>
            <w:color w:val="000000"/>
          </w:rPr>
          <w:fldChar w:fldCharType="separate"/>
        </w:r>
        <w:r w:rsidR="00546B58" w:rsidRPr="00015210" w:rsidDel="005C375D">
          <w:rPr>
            <w:color w:val="000000"/>
          </w:rPr>
          <w:delText>(Longoni et al. 2022)</w:delText>
        </w:r>
        <w:r w:rsidR="00546B58" w:rsidRPr="00015210" w:rsidDel="005C375D">
          <w:rPr>
            <w:color w:val="000000"/>
          </w:rPr>
          <w:fldChar w:fldCharType="end"/>
        </w:r>
        <w:r w:rsidRPr="00015210" w:rsidDel="005C375D">
          <w:delText>. The consequence is not just doubt but cost: an answer that looks plausible but may be wrong has to be verified before it can be used, and verifying it means working through the reasoning oneself. Therefore, an AI answer does not close a question the way a trusted human answer would.</w:delText>
        </w:r>
      </w:del>
    </w:p>
    <w:p w14:paraId="04E1B8BF" w14:textId="7391B754" w:rsidR="001945B2" w:rsidRPr="00015210" w:rsidDel="005C375D" w:rsidRDefault="001945B2" w:rsidP="001945B2">
      <w:pPr>
        <w:pStyle w:val="Paragraph0"/>
        <w:rPr>
          <w:del w:id="1762" w:author="Prof. LIU Ben" w:date="2026-08-25T21:40:00Z" w16du:dateUtc="2026-08-25T13:40:00Z"/>
        </w:rPr>
      </w:pPr>
      <w:del w:id="1763" w:author="Prof. LIU Ben" w:date="2026-08-25T21:40:00Z" w16du:dateUtc="2026-08-25T13:40:00Z">
        <w:r w:rsidRPr="00015210" w:rsidDel="005C375D">
          <w:delText>Appraising the AI as a weak competitor pushes toward entry. The AI answer sits under the same question, faces the same readers, and competes for the same attention, precisely the condition under which an actor is most likely to notice a rival</w:delText>
        </w:r>
      </w:del>
      <w:ins w:id="1764" w:author="Xin Li" w:date="2026-08-22T07:37:00Z" w16du:dateUtc="2026-08-21T23:37:00Z">
        <w:del w:id="1765" w:author="Prof. LIU Ben" w:date="2026-08-25T21:40:00Z" w16du:dateUtc="2026-08-25T13:40:00Z">
          <w:r w:rsidR="004E55FA" w:rsidDel="005C375D">
            <w:delText>competitor</w:delText>
          </w:r>
        </w:del>
      </w:ins>
      <w:del w:id="1766" w:author="Prof. LIU Ben" w:date="2026-08-25T21:40:00Z" w16du:dateUtc="2026-08-25T13:40:00Z">
        <w:r w:rsidRPr="00015210" w:rsidDel="005C375D">
          <w:delText xml:space="preserve"> and respond </w:delText>
        </w:r>
        <w:r w:rsidR="00546B58" w:rsidRPr="00015210" w:rsidDel="005C375D">
          <w:fldChar w:fldCharType="begin"/>
        </w:r>
        <w:r w:rsidR="00546B58" w:rsidRPr="00015210" w:rsidDel="005C375D">
          <w:delInstrText xml:space="preserve"> ADDIN ZOTERO_ITEM CSL_CITATION {"citationID":"gLh1ryB4","properties":{"unsorted":false,"formattedCitation":"(Chen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rivalry.</w:delInstrText>
        </w:r>
        <w:r w:rsidR="00546B58" w:rsidRPr="00015210" w:rsidDel="005C375D">
          <w:delInstrText>本文研究竞争紧张度，即目标企业与其特定竞争对手之间的紧张关系，这种紧张关系可能导致目标企业采取行动对抗竞争对手。基于认知</w:delInstrText>
        </w:r>
        <w:r w:rsidR="00546B58" w:rsidRPr="00015210" w:rsidDel="005C375D">
          <w:delInstrText>-</w:delInstrText>
        </w:r>
        <w:r w:rsidR="00546B58" w:rsidRPr="00015210" w:rsidDel="005C375D">
          <w:delInstrText>动机</w:delInstrText>
        </w:r>
        <w:r w:rsidR="00546B58" w:rsidRPr="00015210" w:rsidDel="005C375D">
          <w:delInstrText>-</w:delInstrText>
        </w:r>
        <w:r w:rsidR="00546B58" w:rsidRPr="00015210" w:rsidDel="005C375D">
          <w:del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delInstrText>
        </w:r>
        <w:r w:rsidR="00546B58" w:rsidRPr="00015210" w:rsidDel="005C375D">
          <w:delInstrText xml:space="preserve">","archive_location":"491 </w:delInstrText>
        </w:r>
        <w:r w:rsidR="00546B58" w:rsidRPr="00015210" w:rsidDel="005C375D">
          <w:rPr>
            <w:rFonts w:ascii="Apple Color Emoji" w:hAnsi="Apple Color Emoji" w:cs="Apple Color Emoji"/>
          </w:rPr>
          <w:delInstrText>📊</w:delInstrText>
        </w:r>
        <w:r w:rsidR="00546B58" w:rsidRPr="00015210" w:rsidDel="005C375D">
          <w:delInstrText>","call-number":"1","container-title":"Academy of Management Journal","DOI":"10.5465/amj.2007.24162081","ISSN":"0001-4273","issue":"1","journalAbbreviation":"AMJ","language":"en","note":"</w:delInstrText>
        </w:r>
        <w:r w:rsidR="00546B58" w:rsidRPr="00015210" w:rsidDel="005C375D">
          <w:rPr>
            <w:rFonts w:ascii="Apple Color Emoji" w:hAnsi="Apple Color Emoji" w:cs="Apple Color Emoji"/>
          </w:rPr>
          <w:delInstrText>🏷️</w:delInstrText>
        </w:r>
        <w:r w:rsidR="00546B58" w:rsidRPr="00015210" w:rsidDel="005C375D">
          <w:delInstrText xml:space="preserve"> /unread</w:delInstrText>
        </w:r>
        <w:r w:rsidR="00546B58" w:rsidRPr="00015210" w:rsidDel="005C375D">
          <w:delInstrText>、</w:delInstrText>
        </w:r>
        <w:r w:rsidR="00546B58" w:rsidRPr="00015210" w:rsidDel="005C375D">
          <w:delInstrText>COMPETITION</w:delInstrText>
        </w:r>
        <w:r w:rsidR="00546B58" w:rsidRPr="00015210" w:rsidDel="005C375D">
          <w:delInstrText>、</w:delInstrText>
        </w:r>
        <w:r w:rsidR="00546B58" w:rsidRPr="00015210" w:rsidDel="005C375D">
          <w:delInstrText>MANAGEMENT</w:delInstrText>
        </w:r>
        <w:r w:rsidR="00546B58" w:rsidRPr="00015210" w:rsidDel="005C375D">
          <w:delInstrText>、</w:delInstrText>
        </w:r>
        <w:r w:rsidR="00546B58" w:rsidRPr="00015210" w:rsidDel="005C375D">
          <w:delInstrText>BUSINESS enterprises</w:delInstrText>
        </w:r>
        <w:r w:rsidR="00546B58" w:rsidRPr="00015210" w:rsidDel="005C375D">
          <w:delInstrText>、</w:delInstrText>
        </w:r>
        <w:r w:rsidR="00546B58" w:rsidRPr="00015210" w:rsidDel="005C375D">
          <w:delInstrText>COMMERCE</w:delInstrText>
        </w:r>
        <w:r w:rsidR="00546B58" w:rsidRPr="00015210" w:rsidDel="005C375D">
          <w:delInstrText>、</w:delInstrText>
        </w:r>
        <w:r w:rsidR="00546B58" w:rsidRPr="00015210" w:rsidDel="005C375D">
          <w:delInstrText>DATA analysis</w:delInstrText>
        </w:r>
        <w:r w:rsidR="00546B58" w:rsidRPr="00015210" w:rsidDel="005C375D">
          <w:delInstrText>、</w:delInstrText>
        </w:r>
        <w:r w:rsidR="00546B58" w:rsidRPr="00015210" w:rsidDel="005C375D">
          <w:delInstrText>MOTIVATION (Psychology)</w:delInstrText>
        </w:r>
        <w:r w:rsidR="00546B58" w:rsidRPr="00015210" w:rsidDel="005C375D">
          <w:delInstrText>、</w:delInstrText>
        </w:r>
        <w:r w:rsidR="00546B58" w:rsidRPr="00015210" w:rsidDel="005C375D">
          <w:del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delInstrText>
        </w:r>
        <w:r w:rsidR="00546B58" w:rsidRPr="00015210" w:rsidDel="005C375D">
          <w:rPr>
            <w:rFonts w:ascii="Apple Color Emoji" w:hAnsi="Apple Color Emoji" w:cs="Apple Color Emoji"/>
          </w:rPr>
          <w:delInstrText>📊</w:delInstrText>
        </w:r>
        <w:r w:rsidR="00546B58" w:rsidRPr="00015210" w:rsidDel="005C375D">
          <w:delInstrText>","call-number":"3","container-title":"Asia Pacific Journal of Management","DOI":"10.1007/s10490-008-9110-7","ISSN":"1572-9958","issue":"1","journalAbbreviation":"Asia Pac J Manag","language":"en","note":"</w:delInstrText>
        </w:r>
        <w:r w:rsidR="00546B58" w:rsidRPr="00015210" w:rsidDel="005C375D">
          <w:rPr>
            <w:rFonts w:ascii="Apple Color Emoji" w:hAnsi="Apple Color Emoji" w:cs="Apple Color Emoji"/>
          </w:rPr>
          <w:delInstrText>🏷️</w:delInstrText>
        </w:r>
        <w:r w:rsidR="00546B58" w:rsidRPr="00015210" w:rsidDel="005C375D">
          <w:delInstrText xml:space="preserve"> /reading</w:delInstrText>
        </w:r>
        <w:r w:rsidR="00546B58" w:rsidRPr="00015210" w:rsidDel="005C375D">
          <w:delInstrText>、</w:delInstrText>
        </w:r>
        <w:r w:rsidR="00546B58" w:rsidRPr="00015210" w:rsidDel="005C375D">
          <w:delInstrText>Research</w:delInstrText>
        </w:r>
        <w:r w:rsidR="00546B58" w:rsidRPr="00015210" w:rsidDel="005C375D">
          <w:delInstrText>、</w:delInstrText>
        </w:r>
        <w:r w:rsidR="00546B58" w:rsidRPr="00015210" w:rsidDel="005C375D">
          <w:rPr>
            <w:rFonts w:ascii="Apple Color Emoji" w:hAnsi="Apple Color Emoji" w:cs="Apple Color Emoji"/>
          </w:rPr>
          <w:delInstrText>🤖️</w:delInstrText>
        </w:r>
        <w:r w:rsidR="00546B58" w:rsidRPr="00015210" w:rsidDel="005C375D">
          <w:delInstrText>、</w:delInstrText>
        </w:r>
        <w:r w:rsidR="00546B58" w:rsidRPr="00015210" w:rsidDel="005C375D">
          <w:delInstrText>Competitive dynamics</w:delInstrText>
        </w:r>
        <w:r w:rsidR="00546B58" w:rsidRPr="00015210" w:rsidDel="005C375D">
          <w:delInstrText>、</w:delInstrText>
        </w:r>
        <w:r w:rsidR="00546B58" w:rsidRPr="00015210" w:rsidDel="005C375D">
          <w:delInstrText>Publishing</w:delInstrText>
        </w:r>
        <w:r w:rsidR="00546B58" w:rsidRPr="00015210" w:rsidDel="005C375D">
          <w:delInstrText>、</w:delInstrText>
        </w:r>
        <w:r w:rsidR="00546B58" w:rsidRPr="00015210" w:rsidDel="005C375D">
          <w:delInstrText>Strategic management</w:delInstrText>
        </w:r>
        <w:r w:rsidR="00546B58" w:rsidRPr="00015210" w:rsidDel="005C375D">
          <w:delInstrText>、</w:delInstrText>
        </w:r>
        <w:r w:rsidR="00546B58" w:rsidRPr="00015210" w:rsidDel="005C375D">
          <w:delInstrText xml:space="preserve">U.S.-based journal","page":"5-25","source":"9.7 (Q1)","title":"Competitive dynamics research: An insider’s odyssey","title-short":"Competitive dynamics research","URL":"https://doi.org/10.1007/s10490-008-9110-7","volume":"26","author":[{"family":"Chen","given":"Ming-Jer"}],"accessed":{"date-parts":[["2026",7,27]]},"issued":{"date-parts":[["2009",3,1]]}}}],"schema":"https://github.com/citation-style-language/schema/raw/master/csl-citation.json"} </w:delInstrText>
        </w:r>
        <w:r w:rsidR="00546B58" w:rsidRPr="00015210" w:rsidDel="005C375D">
          <w:fldChar w:fldCharType="separate"/>
        </w:r>
        <w:r w:rsidR="00546B58" w:rsidRPr="00015210" w:rsidDel="005C375D">
          <w:delText>(Chen et al. 2007; Chen 2009)</w:delText>
        </w:r>
        <w:r w:rsidR="00546B58" w:rsidRPr="00015210" w:rsidDel="005C375D">
          <w:fldChar w:fldCharType="end"/>
        </w:r>
        <w:r w:rsidRPr="00015210" w:rsidDel="005C375D">
          <w:delText xml:space="preserve">. The mere presence of a competitor in the same thread is an invitation to respond, and a </w:delText>
        </w:r>
        <w:r w:rsidRPr="00015210" w:rsidDel="005C375D">
          <w:rPr>
            <w:i/>
            <w:iCs/>
          </w:rPr>
          <w:delText>weak</w:delText>
        </w:r>
        <w:r w:rsidRPr="00015210" w:rsidDel="005C375D">
          <w:delText xml:space="preserve"> competitor makes responding attractive: the risk of losing is low, and a competent developer can supply the correct answer the AI failed to supply.</w:delText>
        </w:r>
      </w:del>
    </w:p>
    <w:p w14:paraId="5F0A1876" w14:textId="78828762" w:rsidR="004E55FA" w:rsidRPr="004E55FA" w:rsidDel="005C375D" w:rsidRDefault="004E55FA">
      <w:pPr>
        <w:pStyle w:val="Paragraph0"/>
        <w:ind w:left="533" w:firstLine="0"/>
        <w:rPr>
          <w:del w:id="1767" w:author="Prof. LIU Ben" w:date="2026-08-25T21:40:00Z" w16du:dateUtc="2026-08-25T13:40:00Z"/>
          <w:moveTo w:id="1768" w:author="Xin Li" w:date="2026-08-22T07:46:00Z" w16du:dateUtc="2026-08-21T23:46:00Z"/>
          <w:i/>
          <w:iCs/>
          <w:rPrChange w:id="1769" w:author="Xin Li" w:date="2026-08-22T07:46:00Z" w16du:dateUtc="2026-08-21T23:46:00Z">
            <w:rPr>
              <w:del w:id="1770" w:author="Prof. LIU Ben" w:date="2026-08-25T21:40:00Z" w16du:dateUtc="2026-08-25T13:40:00Z"/>
              <w:moveTo w:id="1771" w:author="Xin Li" w:date="2026-08-22T07:46:00Z" w16du:dateUtc="2026-08-21T23:46:00Z"/>
            </w:rPr>
          </w:rPrChange>
        </w:rPr>
        <w:pPrChange w:id="1772" w:author="Xin Li" w:date="2026-08-22T08:10:00Z" w16du:dateUtc="2026-08-22T00:10:00Z">
          <w:pPr>
            <w:pStyle w:val="Paragraph0"/>
            <w:ind w:firstLine="0"/>
          </w:pPr>
        </w:pPrChange>
      </w:pPr>
      <w:moveToRangeStart w:id="1773" w:author="Xin Li" w:date="2026-08-22T07:46:00Z" w:name="move238277217"/>
      <w:moveTo w:id="1774" w:author="Xin Li" w:date="2026-08-22T07:46:00Z" w16du:dateUtc="2026-08-21T23:46:00Z">
        <w:del w:id="1775" w:author="Prof. LIU Ben" w:date="2026-08-25T21:40:00Z" w16du:dateUtc="2026-08-25T13:40:00Z">
          <w:r w:rsidRPr="004E55FA" w:rsidDel="005C375D">
            <w:rPr>
              <w:b/>
              <w:bCs/>
              <w:i/>
              <w:iCs/>
              <w:rPrChange w:id="1776" w:author="Xin Li" w:date="2026-08-22T07:46:00Z" w16du:dateUtc="2026-08-21T23:46:00Z">
                <w:rPr>
                  <w:b/>
                  <w:bCs/>
                </w:rPr>
              </w:rPrChange>
            </w:rPr>
            <w:delText>H1.</w:delText>
          </w:r>
          <w:r w:rsidRPr="004E55FA" w:rsidDel="005C375D">
            <w:rPr>
              <w:i/>
              <w:iCs/>
              <w:rPrChange w:id="1777" w:author="Xin Li" w:date="2026-08-22T07:46:00Z" w16du:dateUtc="2026-08-21T23:46:00Z">
                <w:rPr/>
              </w:rPrChange>
            </w:rPr>
            <w:delText xml:space="preserve"> The AI label alone increases human answer supply.</w:delText>
          </w:r>
        </w:del>
      </w:moveTo>
    </w:p>
    <w:moveToRangeEnd w:id="1773"/>
    <w:p w14:paraId="62791CB3" w14:textId="7DA4DAF9" w:rsidR="001945B2" w:rsidRPr="00015210" w:rsidDel="005C375D" w:rsidRDefault="001945B2" w:rsidP="001945B2">
      <w:pPr>
        <w:pStyle w:val="Paragraph0"/>
        <w:rPr>
          <w:del w:id="1778" w:author="Prof. LIU Ben" w:date="2026-08-25T21:40:00Z" w16du:dateUtc="2026-08-25T13:40:00Z"/>
        </w:rPr>
      </w:pPr>
      <w:del w:id="1779" w:author="Prof. LIU Ben" w:date="2026-08-25T21:40:00Z" w16du:dateUtc="2026-08-25T13:40:00Z">
        <w:r w:rsidRPr="00015210" w:rsidDel="005C375D">
          <w:delText xml:space="preserve">We recognize that this runs against the intuition that AI crowds out human contribution, and some skepticism toward a prediction in which adding a competitor </w:delText>
        </w:r>
        <w:r w:rsidRPr="00015210" w:rsidDel="005C375D">
          <w:rPr>
            <w:i/>
            <w:iCs/>
          </w:rPr>
          <w:delText>raises</w:delText>
        </w:r>
        <w:r w:rsidRPr="00015210" w:rsidDel="005C375D">
          <w:delText xml:space="preserve"> participation is appropriate. But our claim is narrow. It concerns the label alone, that is, what a marker of machine authorship does when it says nothing about the substance of the answer.</w:delText>
        </w:r>
      </w:del>
    </w:p>
    <w:p w14:paraId="5D1DAFA3" w14:textId="5CC8DCBA" w:rsidR="00E55C5E" w:rsidRPr="00015210" w:rsidDel="005C375D" w:rsidRDefault="001945B2" w:rsidP="001945B2">
      <w:pPr>
        <w:pStyle w:val="Paragraph0"/>
        <w:ind w:firstLine="0"/>
        <w:rPr>
          <w:del w:id="1780" w:author="Prof. LIU Ben" w:date="2026-08-25T21:40:00Z" w16du:dateUtc="2026-08-25T13:40:00Z"/>
          <w:moveFrom w:id="1781" w:author="Xin Li" w:date="2026-08-22T07:46:00Z" w16du:dateUtc="2026-08-21T23:46:00Z"/>
        </w:rPr>
      </w:pPr>
      <w:moveFromRangeStart w:id="1782" w:author="Xin Li" w:date="2026-08-22T07:46:00Z" w:name="move238277217"/>
      <w:moveFrom w:id="1783" w:author="Xin Li" w:date="2026-08-22T07:46:00Z" w16du:dateUtc="2026-08-21T23:46:00Z">
        <w:del w:id="1784" w:author="Prof. LIU Ben" w:date="2026-08-25T21:40:00Z" w16du:dateUtc="2026-08-25T13:40:00Z">
          <w:r w:rsidRPr="00015210" w:rsidDel="005C375D">
            <w:rPr>
              <w:b/>
              <w:bCs/>
            </w:rPr>
            <w:delText>H1.</w:delText>
          </w:r>
          <w:r w:rsidRPr="00015210" w:rsidDel="005C375D">
            <w:delText xml:space="preserve"> </w:delText>
          </w:r>
          <w:r w:rsidR="00B94C7C" w:rsidRPr="00015210" w:rsidDel="005C375D">
            <w:delText>T</w:delText>
          </w:r>
          <w:r w:rsidRPr="00015210" w:rsidDel="005C375D">
            <w:delText xml:space="preserve">he AI label </w:delText>
          </w:r>
          <w:r w:rsidR="00B94C7C" w:rsidRPr="00015210" w:rsidDel="005C375D">
            <w:delText xml:space="preserve">alone </w:delText>
          </w:r>
          <w:r w:rsidRPr="00015210" w:rsidDel="005C375D">
            <w:delText>increases human answer supply.</w:delText>
          </w:r>
        </w:del>
      </w:moveFrom>
    </w:p>
    <w:moveFromRangeEnd w:id="1782"/>
    <w:p w14:paraId="0FC04236" w14:textId="504FD2D8" w:rsidR="001945B2" w:rsidRPr="00015210" w:rsidDel="005C375D" w:rsidRDefault="001945B2" w:rsidP="001945B2">
      <w:pPr>
        <w:pStyle w:val="Heading3"/>
        <w:rPr>
          <w:del w:id="1785" w:author="Prof. LIU Ben" w:date="2026-08-25T21:40:00Z" w16du:dateUtc="2026-08-25T13:40:00Z"/>
        </w:rPr>
      </w:pPr>
      <w:del w:id="1786" w:author="Prof. LIU Ben" w:date="2026-08-25T21:40:00Z" w16du:dateUtc="2026-08-25T13:40:00Z">
        <w:r w:rsidRPr="00015210" w:rsidDel="005C375D">
          <w:delText>Length: The Coverage Slope</w:delText>
        </w:r>
      </w:del>
    </w:p>
    <w:p w14:paraId="5DB8BA74" w14:textId="7B46E443" w:rsidR="001945B2" w:rsidRPr="00015210" w:rsidDel="005C375D" w:rsidRDefault="001945B2" w:rsidP="00546B58">
      <w:pPr>
        <w:pStyle w:val="Paragraph0"/>
        <w:rPr>
          <w:del w:id="1787" w:author="Prof. LIU Ben" w:date="2026-08-25T21:40:00Z" w16du:dateUtc="2026-08-25T13:40:00Z"/>
        </w:rPr>
      </w:pPr>
      <w:del w:id="1788" w:author="Prof. LIU Ben" w:date="2026-08-25T21:40:00Z" w16du:dateUtc="2026-08-25T13:40:00Z">
        <w:r w:rsidRPr="00015210" w:rsidDel="005C375D">
          <w:delText xml:space="preserve">The second glance signal is length, and it pushes entry in the opposite direction. Length is processed through </w:delText>
        </w:r>
        <w:r w:rsidRPr="00015210" w:rsidDel="005C375D">
          <w:rPr>
            <w:i/>
            <w:iCs/>
          </w:rPr>
          <w:delText>attribute substitution</w:delText>
        </w:r>
        <w:r w:rsidRPr="00015210" w:rsidDel="005C375D">
          <w:delText xml:space="preserve">, in which System 1 replaces a difficult judgment with an easier one associated with it </w:delText>
        </w:r>
        <w:r w:rsidR="00546B58" w:rsidRPr="00015210" w:rsidDel="005C375D">
          <w:fldChar w:fldCharType="begin"/>
        </w:r>
        <w:r w:rsidR="00546B58" w:rsidRPr="00015210" w:rsidDel="005C375D">
          <w:delInstrText xml:space="preserve"> ADDIN ZOTERO_ITEM CSL_CITATION {"citationID":"w2fXDRxm","properties":{"unsorted":false,"formattedCitation":"(Kahneman 2011; Kahneman &amp; Frederick 2002)","plainCitation":"(Kahneman 2011; Kahneman &amp; Frederick 2002)","noteIndex":0},"citationItems":[{"id":80829,"uris":["http://zotero.org/users/8905122/items/YSCWE6LK"],"itemData":{"id":80829,"type":"article-journal","container-title":"Farrar, Straus and Giroux","note":"</w:delInstrText>
        </w:r>
        <w:r w:rsidR="00546B58" w:rsidRPr="00015210" w:rsidDel="005C375D">
          <w:rPr>
            <w:rFonts w:ascii="Apple Color Emoji" w:hAnsi="Apple Color Emoji" w:cs="Apple Color Emoji"/>
          </w:rPr>
          <w:delInstrText>🏷️</w:delInstrText>
        </w:r>
        <w:r w:rsidR="00546B58" w:rsidRPr="00015210" w:rsidDel="005C375D">
          <w:delInstrText xml:space="preserve"> /reading","title":"Thinking, fast and slow","author":[{"family":"Kahneman","given":"Daniel"}],"issued":{"date-parts":[["2011"]]}}},{"id":181428,"uris":["http://zotero.org/users/8905122/items/NJCVAUXG","http://zotero.org/users/8905122/items/366UBVBE"],"itemData":{"id":181428,"type":"article-journal","container-title":"Heuristics and biases: The psychology of intuitive judgment","DOI":"10.1017/CBO9780511808098.004","issue":"49-81","note":"</w:delInstrText>
        </w:r>
        <w:r w:rsidR="00546B58" w:rsidRPr="00015210" w:rsidDel="005C375D">
          <w:rPr>
            <w:rFonts w:ascii="Apple Color Emoji" w:hAnsi="Apple Color Emoji" w:cs="Apple Color Emoji"/>
          </w:rPr>
          <w:delInstrText>🏷️</w:delInstrText>
        </w:r>
        <w:r w:rsidR="00546B58" w:rsidRPr="00015210" w:rsidDel="005C375D">
          <w:delInstrText xml:space="preserve"> /unread","page":"74","source":"Google Scholar","title":"Representativeness revisited: Attribute substitution in intuitive judgment","title-short":"Representativeness revisited","URL":"https://books.google.com/books?hl=zh-CN&amp;lr=&amp;id=FfTVDY-zrCoC&amp;oi=fnd&amp;pg=PA49&amp;dq=Kahneman+%26+Frederick+(2002)&amp;ots=_42EEjffaL&amp;sig=C08xcKZF6TRSsYC1eMIkLfvDDsg","volume":"49","author":[{"family":"Kahneman","given":"Daniel"},{"family":"Frederick","given":"Shane"}],"accessed":{"date-parts":[["2026",7,27]]},"issued":{"date-parts":[["2002"]]}}}],"schema":"https://github.com/citation-style-language/schema/raw/master/csl-citation.json"} </w:delInstrText>
        </w:r>
        <w:r w:rsidR="00546B58" w:rsidRPr="00015210" w:rsidDel="005C375D">
          <w:fldChar w:fldCharType="separate"/>
        </w:r>
        <w:r w:rsidR="00546B58" w:rsidRPr="00015210" w:rsidDel="005C375D">
          <w:delText>(Kahneman 2011; Kahneman &amp; Frederick 2002)</w:delText>
        </w:r>
        <w:r w:rsidR="00546B58" w:rsidRPr="00015210" w:rsidDel="005C375D">
          <w:fldChar w:fldCharType="end"/>
        </w:r>
        <w:r w:rsidR="00546B58" w:rsidRPr="00015210" w:rsidDel="005C375D">
          <w:delText xml:space="preserve">. </w:delText>
        </w:r>
        <w:r w:rsidRPr="00015210" w:rsidDel="005C375D">
          <w:delText>The difficult judgment is how much of the question the rival</w:delText>
        </w:r>
      </w:del>
      <w:ins w:id="1789" w:author="Xin Li" w:date="2026-08-22T07:37:00Z" w16du:dateUtc="2026-08-21T23:37:00Z">
        <w:del w:id="1790" w:author="Prof. LIU Ben" w:date="2026-08-25T21:40:00Z" w16du:dateUtc="2026-08-25T13:40:00Z">
          <w:r w:rsidR="004E55FA" w:rsidDel="005C375D">
            <w:delText>competitor</w:delText>
          </w:r>
        </w:del>
      </w:ins>
      <w:del w:id="1791" w:author="Prof. LIU Ben" w:date="2026-08-25T21:40:00Z" w16du:dateUtc="2026-08-25T13:40:00Z">
        <w:r w:rsidRPr="00015210" w:rsidDel="005C375D">
          <w:delText xml:space="preserve"> has covered; the easy substitute is physical size. A visibly long AI answer is read as the work of a competitor that has treated the question comprehensively</w:delText>
        </w:r>
      </w:del>
      <w:ins w:id="1792" w:author="Xin Li" w:date="2026-08-22T07:48:00Z" w16du:dateUtc="2026-08-21T23:48:00Z">
        <w:del w:id="1793" w:author="Prof. LIU Ben" w:date="2026-08-25T21:40:00Z" w16du:dateUtc="2026-08-25T13:40:00Z">
          <w:r w:rsidR="00963733" w:rsidDel="005C375D">
            <w:delText>seriously</w:delText>
          </w:r>
        </w:del>
      </w:ins>
      <w:del w:id="1794" w:author="Prof. LIU Ben" w:date="2026-08-25T21:40:00Z" w16du:dateUtc="2026-08-25T13:40:00Z">
        <w:r w:rsidRPr="00015210" w:rsidDel="005C375D">
          <w:delText xml:space="preserve">, and this impression revises the weak-rival appraisal that the label </w:delText>
        </w:r>
      </w:del>
      <w:ins w:id="1795" w:author="Xin Li" w:date="2026-08-22T07:48:00Z" w16du:dateUtc="2026-08-21T23:48:00Z">
        <w:del w:id="1796" w:author="Prof. LIU Ben" w:date="2026-08-25T21:40:00Z" w16du:dateUtc="2026-08-25T13:40:00Z">
          <w:r w:rsidR="00963733" w:rsidDel="005C375D">
            <w:delText>effect</w:delText>
          </w:r>
        </w:del>
      </w:ins>
      <w:del w:id="1797" w:author="Prof. LIU Ben" w:date="2026-08-25T21:40:00Z" w16du:dateUtc="2026-08-25T13:40:00Z">
        <w:r w:rsidRPr="00015210" w:rsidDel="005C375D">
          <w:delText>alone produced.</w:delText>
        </w:r>
      </w:del>
    </w:p>
    <w:p w14:paraId="12D5CDC2" w14:textId="50122BBE" w:rsidR="001945B2" w:rsidRPr="00015210" w:rsidDel="005C375D" w:rsidRDefault="001945B2" w:rsidP="00546B58">
      <w:pPr>
        <w:pStyle w:val="Paragraph0"/>
        <w:rPr>
          <w:del w:id="1798" w:author="Prof. LIU Ben" w:date="2026-08-25T21:40:00Z" w16du:dateUtc="2026-08-25T13:40:00Z"/>
        </w:rPr>
      </w:pPr>
      <w:del w:id="1799" w:author="Prof. LIU Ben" w:date="2026-08-25T21:40:00Z" w16du:dateUtc="2026-08-25T13:40:00Z">
        <w:r w:rsidRPr="00015210" w:rsidDel="005C375D">
          <w:delText xml:space="preserve">Our setting makes this substitution reliable. </w:delText>
        </w:r>
      </w:del>
      <w:ins w:id="1800" w:author="Xin Li" w:date="2026-08-22T08:04:00Z" w16du:dateUtc="2026-08-22T00:04:00Z">
        <w:del w:id="1801" w:author="Prof. LIU Ben" w:date="2026-08-25T21:40:00Z" w16du:dateUtc="2026-08-25T13:40:00Z">
          <w:r w:rsidR="00417957" w:rsidDel="005C375D">
            <w:delText>In our studied community, t</w:delText>
          </w:r>
        </w:del>
      </w:ins>
      <w:del w:id="1802" w:author="Prof. LIU Ben" w:date="2026-08-25T21:40:00Z" w16du:dateUtc="2026-08-25T13:40:00Z">
        <w:r w:rsidRPr="00015210" w:rsidDel="005C375D">
          <w:delText>Technical answers are broken into code blocks, numbered steps, configuration snippets, and shell commands, so their structure is visible without reading, and a long answer in this format appears to list several possible causes or several ways to fix the problem. Thus, length is a credible indication of how much ground has been taken.</w:delText>
        </w:r>
      </w:del>
    </w:p>
    <w:p w14:paraId="55454D62" w14:textId="77C0F108" w:rsidR="0067254B" w:rsidDel="005C375D" w:rsidRDefault="0067254B" w:rsidP="00546B58">
      <w:pPr>
        <w:pStyle w:val="Paragraph0"/>
        <w:rPr>
          <w:ins w:id="1803" w:author="Xin Li" w:date="2026-08-22T08:09:00Z" w16du:dateUtc="2026-08-22T00:09:00Z"/>
          <w:del w:id="1804" w:author="Prof. LIU Ben" w:date="2026-08-25T21:40:00Z" w16du:dateUtc="2026-08-25T13:40:00Z"/>
        </w:rPr>
      </w:pPr>
      <w:ins w:id="1805" w:author="Xin Li" w:date="2026-08-22T08:09:00Z" w16du:dateUtc="2026-08-22T00:09:00Z">
        <w:del w:id="1806" w:author="Prof. LIU Ben" w:date="2026-08-25T21:40:00Z" w16du:dateUtc="2026-08-25T13:40:00Z">
          <w:r w:rsidDel="005C375D">
            <w:delText xml:space="preserve"> </w:delText>
          </w:r>
        </w:del>
      </w:ins>
      <w:del w:id="1807" w:author="Prof. LIU Ben" w:date="2026-08-25T21:40:00Z" w16du:dateUtc="2026-08-25T13:40:00Z">
        <w:r w:rsidR="001945B2" w:rsidRPr="00015210" w:rsidDel="005C375D">
          <w:delText xml:space="preserve">What matters at entry is how much room is </w:delText>
        </w:r>
        <w:r w:rsidR="001945B2" w:rsidRPr="00015210" w:rsidDel="005C375D">
          <w:rPr>
            <w:i/>
            <w:iCs/>
          </w:rPr>
          <w:delText>left</w:delText>
        </w:r>
        <w:r w:rsidR="001945B2" w:rsidRPr="00015210" w:rsidDel="005C375D">
          <w:delText xml:space="preserve">. The more of the question the existing answer appears to cover, the less room appears to remain, the smaller the margin a new contribution can achieve, and the weaker the incentive to enter. </w:delText>
        </w:r>
      </w:del>
    </w:p>
    <w:p w14:paraId="58A70A43" w14:textId="020F5145" w:rsidR="0067254B" w:rsidRPr="0067254B" w:rsidDel="005C375D" w:rsidRDefault="0067254B">
      <w:pPr>
        <w:pStyle w:val="Paragraph0"/>
        <w:ind w:left="533" w:firstLine="0"/>
        <w:rPr>
          <w:del w:id="1808" w:author="Prof. LIU Ben" w:date="2026-08-25T21:40:00Z" w16du:dateUtc="2026-08-25T13:40:00Z"/>
          <w:moveTo w:id="1809" w:author="Xin Li" w:date="2026-08-22T08:09:00Z" w16du:dateUtc="2026-08-22T00:09:00Z"/>
          <w:i/>
          <w:iCs/>
          <w:rPrChange w:id="1810" w:author="Xin Li" w:date="2026-08-22T08:09:00Z" w16du:dateUtc="2026-08-22T00:09:00Z">
            <w:rPr>
              <w:del w:id="1811" w:author="Prof. LIU Ben" w:date="2026-08-25T21:40:00Z" w16du:dateUtc="2026-08-25T13:40:00Z"/>
              <w:moveTo w:id="1812" w:author="Xin Li" w:date="2026-08-22T08:09:00Z" w16du:dateUtc="2026-08-22T00:09:00Z"/>
            </w:rPr>
          </w:rPrChange>
        </w:rPr>
        <w:pPrChange w:id="1813" w:author="Xin Li" w:date="2026-08-22T08:09:00Z" w16du:dateUtc="2026-08-22T00:09:00Z">
          <w:pPr>
            <w:pStyle w:val="Paragraph0"/>
            <w:ind w:firstLine="0"/>
          </w:pPr>
        </w:pPrChange>
      </w:pPr>
      <w:moveToRangeStart w:id="1814" w:author="Xin Li" w:date="2026-08-22T08:09:00Z" w:name="move238278572"/>
      <w:moveTo w:id="1815" w:author="Xin Li" w:date="2026-08-22T08:09:00Z" w16du:dateUtc="2026-08-22T00:09:00Z">
        <w:del w:id="1816" w:author="Prof. LIU Ben" w:date="2026-08-25T21:40:00Z" w16du:dateUtc="2026-08-25T13:40:00Z">
          <w:r w:rsidRPr="0067254B" w:rsidDel="005C375D">
            <w:rPr>
              <w:b/>
              <w:bCs/>
              <w:i/>
              <w:iCs/>
              <w:rPrChange w:id="1817" w:author="Xin Li" w:date="2026-08-22T08:09:00Z" w16du:dateUtc="2026-08-22T00:09:00Z">
                <w:rPr>
                  <w:b/>
                  <w:bCs/>
                </w:rPr>
              </w:rPrChange>
            </w:rPr>
            <w:delText>H2.</w:delText>
          </w:r>
          <w:r w:rsidRPr="0067254B" w:rsidDel="005C375D">
            <w:rPr>
              <w:i/>
              <w:iCs/>
              <w:rPrChange w:id="1818" w:author="Xin Li" w:date="2026-08-22T08:09:00Z" w16du:dateUtc="2026-08-22T00:09:00Z">
                <w:rPr/>
              </w:rPrChange>
            </w:rPr>
            <w:delText xml:space="preserve"> The effect of an AI answer on human answer supply becomes more negative as the length of the AI answer increases.</w:delText>
          </w:r>
        </w:del>
      </w:moveTo>
    </w:p>
    <w:moveToRangeEnd w:id="1814"/>
    <w:p w14:paraId="2F43483F" w14:textId="35A23FAB" w:rsidR="001945B2" w:rsidRPr="00015210" w:rsidDel="005C375D" w:rsidRDefault="001945B2" w:rsidP="00546B58">
      <w:pPr>
        <w:pStyle w:val="Paragraph0"/>
        <w:rPr>
          <w:del w:id="1819" w:author="Prof. LIU Ben" w:date="2026-08-25T21:40:00Z" w16du:dateUtc="2026-08-25T13:40:00Z"/>
        </w:rPr>
      </w:pPr>
      <w:del w:id="1820" w:author="Prof. LIU Ben" w:date="2026-08-25T21:40:00Z" w16du:dateUtc="2026-08-25T13:40:00Z">
        <w:r w:rsidRPr="00015210" w:rsidDel="005C375D">
          <w:delText xml:space="preserve">Two points deserve emphasis. First, this is a claim about </w:delText>
        </w:r>
        <w:r w:rsidRPr="00015210" w:rsidDel="005C375D">
          <w:rPr>
            <w:i/>
            <w:iCs/>
          </w:rPr>
          <w:delText>coverage</w:delText>
        </w:r>
        <w:r w:rsidRPr="00015210" w:rsidDel="005C375D">
          <w:delText>, not quality</w:delText>
        </w:r>
      </w:del>
      <w:ins w:id="1821" w:author="Xin Li" w:date="2026-08-22T08:10:00Z" w16du:dateUtc="2026-08-22T00:10:00Z">
        <w:del w:id="1822" w:author="Prof. LIU Ben" w:date="2026-08-25T21:40:00Z" w16du:dateUtc="2026-08-25T13:40:00Z">
          <w:r w:rsidR="00AB4BCA" w:rsidDel="005C375D">
            <w:delText xml:space="preserve">. Length is much easier for </w:delText>
          </w:r>
        </w:del>
      </w:ins>
      <w:del w:id="1823" w:author="Prof. LIU Ben" w:date="2026-08-25T21:40:00Z" w16du:dateUtc="2026-08-25T13:40:00Z">
        <w:r w:rsidRPr="00015210" w:rsidDel="005C375D">
          <w:delText>: the member</w:delText>
        </w:r>
      </w:del>
      <w:ins w:id="1824" w:author="Xin Li" w:date="2026-08-22T07:41:00Z" w16du:dateUtc="2026-08-21T23:41:00Z">
        <w:del w:id="1825" w:author="Prof. LIU Ben" w:date="2026-08-25T21:40:00Z" w16du:dateUtc="2026-08-25T13:40:00Z">
          <w:r w:rsidR="004E55FA" w:rsidDel="005C375D">
            <w:delText>answerer</w:delText>
          </w:r>
        </w:del>
      </w:ins>
      <w:ins w:id="1826" w:author="Xin Li" w:date="2026-08-22T08:10:00Z" w16du:dateUtc="2026-08-22T00:10:00Z">
        <w:del w:id="1827" w:author="Prof. LIU Ben" w:date="2026-08-25T21:40:00Z" w16du:dateUtc="2026-08-25T13:40:00Z">
          <w:r w:rsidR="00AB4BCA" w:rsidDel="005C375D">
            <w:delText>s to perceive than quality in a glance</w:delText>
          </w:r>
        </w:del>
      </w:ins>
      <w:del w:id="1828" w:author="Prof. LIU Ben" w:date="2026-08-25T21:40:00Z" w16du:dateUtc="2026-08-25T13:40:00Z">
        <w:r w:rsidRPr="00015210" w:rsidDel="005C375D">
          <w:delText xml:space="preserve"> has not checked whether the long answer is correct, and an answer can be comprehensive and wrong at the same time. Second, H1 and H2 </w:delText>
        </w:r>
      </w:del>
      <w:ins w:id="1829" w:author="Xin Li" w:date="2026-08-22T08:11:00Z" w16du:dateUtc="2026-08-22T00:11:00Z">
        <w:del w:id="1830" w:author="Prof. LIU Ben" w:date="2026-08-25T21:40:00Z" w16du:dateUtc="2026-08-25T13:40:00Z">
          <w:r w:rsidR="00AB4BCA" w:rsidDel="005C375D">
            <w:delText xml:space="preserve">complements H1 </w:delText>
          </w:r>
        </w:del>
      </w:ins>
      <w:del w:id="1831" w:author="Prof. LIU Ben" w:date="2026-08-25T21:40:00Z" w16du:dateUtc="2026-08-25T13:40:00Z">
        <w:r w:rsidRPr="00015210" w:rsidDel="005C375D">
          <w:delText>act on the same decision in opposite directions</w:delText>
        </w:r>
      </w:del>
      <w:ins w:id="1832" w:author="Xin Li" w:date="2026-08-22T08:11:00Z" w16du:dateUtc="2026-08-22T00:11:00Z">
        <w:del w:id="1833" w:author="Prof. LIU Ben" w:date="2026-08-25T21:40:00Z" w16du:dateUtc="2026-08-25T13:40:00Z">
          <w:r w:rsidR="00AB4BCA" w:rsidDel="005C375D">
            <w:delText xml:space="preserve">to show the overall effect of a </w:delText>
          </w:r>
        </w:del>
      </w:ins>
      <w:del w:id="1834" w:author="Prof. LIU Ben" w:date="2026-08-25T21:40:00Z" w16du:dateUtc="2026-08-25T13:40:00Z">
        <w:r w:rsidRPr="00015210" w:rsidDel="005C375D">
          <w:delText>, and both rest on glance</w:delText>
        </w:r>
      </w:del>
      <w:ins w:id="1835" w:author="Xin Li" w:date="2026-08-22T08:11:00Z" w16du:dateUtc="2026-08-22T00:11:00Z">
        <w:del w:id="1836" w:author="Prof. LIU Ben" w:date="2026-08-25T21:40:00Z" w16du:dateUtc="2026-08-25T13:40:00Z">
          <w:r w:rsidR="00AB4BCA" w:rsidDel="005C375D">
            <w:delText xml:space="preserve">, where AI label’s effect may be relatively stable and </w:delText>
          </w:r>
        </w:del>
      </w:ins>
      <w:ins w:id="1837" w:author="Xin Li" w:date="2026-08-22T08:12:00Z" w16du:dateUtc="2026-08-22T00:12:00Z">
        <w:del w:id="1838" w:author="Prof. LIU Ben" w:date="2026-08-25T21:40:00Z" w16du:dateUtc="2026-08-25T13:40:00Z">
          <w:r w:rsidR="00AB4BCA" w:rsidDel="005C375D">
            <w:delText>answer length may vary and give different perception on how to make an additional contribution</w:delText>
          </w:r>
        </w:del>
      </w:ins>
      <w:del w:id="1839" w:author="Prof. LIU Ben" w:date="2026-08-25T21:40:00Z" w16du:dateUtc="2026-08-25T13:40:00Z">
        <w:r w:rsidRPr="00015210" w:rsidDel="005C375D">
          <w:delText xml:space="preserve"> signals. This is why the consequence of adding an AI answer cannot be a single number. It is positive where AI content is thin and negative where it is thick, and the point at which it switches sign depends on the answers </w:delText>
        </w:r>
      </w:del>
      <w:ins w:id="1840" w:author="Xin Li" w:date="2026-08-22T08:17:00Z" w16du:dateUtc="2026-08-22T00:17:00Z">
        <w:del w:id="1841" w:author="Prof. LIU Ben" w:date="2026-08-25T21:40:00Z" w16du:dateUtc="2026-08-25T13:40:00Z">
          <w:r w:rsidR="008743F2" w:rsidDel="005C375D">
            <w:delText>AI provided and the keep growing ability of AI</w:delText>
          </w:r>
        </w:del>
      </w:ins>
      <w:del w:id="1842" w:author="Prof. LIU Ben" w:date="2026-08-25T21:40:00Z" w16du:dateUtc="2026-08-25T13:40:00Z">
        <w:r w:rsidRPr="00015210" w:rsidDel="005C375D">
          <w:delText>a given platform actually posts.</w:delText>
        </w:r>
      </w:del>
    </w:p>
    <w:p w14:paraId="43375847" w14:textId="4946C16A" w:rsidR="001945B2" w:rsidRPr="00015210" w:rsidDel="0067254B" w:rsidRDefault="001945B2" w:rsidP="00546B58">
      <w:pPr>
        <w:pStyle w:val="Paragraph0"/>
        <w:ind w:firstLine="0"/>
        <w:rPr>
          <w:moveFrom w:id="1843" w:author="Xin Li" w:date="2026-08-22T08:09:00Z" w16du:dateUtc="2026-08-22T00:09:00Z"/>
        </w:rPr>
      </w:pPr>
      <w:moveFromRangeStart w:id="1844" w:author="Xin Li" w:date="2026-08-22T08:09:00Z" w:name="move238278572"/>
      <w:moveFrom w:id="1845" w:author="Xin Li" w:date="2026-08-22T08:09:00Z" w16du:dateUtc="2026-08-22T00:09:00Z">
        <w:r w:rsidRPr="00015210" w:rsidDel="0067254B">
          <w:rPr>
            <w:b/>
            <w:bCs/>
          </w:rPr>
          <w:t>H2.</w:t>
        </w:r>
        <w:r w:rsidRPr="00015210" w:rsidDel="0067254B">
          <w:t xml:space="preserve"> The effect of an AI answer on human answer supply becomes more negative as the length of the AI answer increases.</w:t>
        </w:r>
      </w:moveFrom>
    </w:p>
    <w:moveFromRangeEnd w:id="1844"/>
    <w:p w14:paraId="3D4268E5" w14:textId="4B07196A" w:rsidR="001945B2" w:rsidRPr="00015210" w:rsidDel="005C375D" w:rsidRDefault="001945B2" w:rsidP="001945B2">
      <w:pPr>
        <w:pStyle w:val="Heading3"/>
        <w:rPr>
          <w:del w:id="1846" w:author="Prof. LIU Ben" w:date="2026-08-25T21:40:00Z" w16du:dateUtc="2026-08-25T13:40:00Z"/>
        </w:rPr>
      </w:pPr>
      <w:del w:id="1847" w:author="Prof. LIU Ben" w:date="2026-08-25T21:40:00Z" w16du:dateUtc="2026-08-25T13:40:00Z">
        <w:r w:rsidRPr="00015210" w:rsidDel="005C375D">
          <w:delText xml:space="preserve">AI Answer </w:delText>
        </w:r>
      </w:del>
      <w:ins w:id="1848" w:author="Xin Li" w:date="2026-08-22T08:19:00Z" w16du:dateUtc="2026-08-22T00:19:00Z">
        <w:del w:id="1849" w:author="Prof. LIU Ben" w:date="2026-08-25T21:40:00Z" w16du:dateUtc="2026-08-25T13:40:00Z">
          <w:r w:rsidR="00590504" w:rsidDel="005C375D">
            <w:delText xml:space="preserve">System 2 Effect: </w:delText>
          </w:r>
        </w:del>
      </w:ins>
      <w:del w:id="1850" w:author="Prof. LIU Ben" w:date="2026-08-25T21:40:00Z" w16du:dateUtc="2026-08-25T13:40:00Z">
        <w:r w:rsidRPr="00015210" w:rsidDel="005C375D">
          <w:delText>Quality: Why It May Not Affect Entry</w:delText>
        </w:r>
      </w:del>
    </w:p>
    <w:p w14:paraId="1088A051" w14:textId="77777777" w:rsidR="005C375D" w:rsidRPr="005C375D" w:rsidRDefault="005C375D">
      <w:pPr>
        <w:pStyle w:val="Heading3"/>
        <w:rPr>
          <w:ins w:id="1851" w:author="Prof. LIU Ben" w:date="2026-08-25T21:40:00Z" w16du:dateUtc="2026-08-25T13:40:00Z"/>
          <w:rPrChange w:id="1852" w:author="Prof. LIU Ben" w:date="2026-08-25T21:40:00Z" w16du:dateUtc="2026-08-25T13:40:00Z">
            <w:rPr>
              <w:ins w:id="1853" w:author="Prof. LIU Ben" w:date="2026-08-25T21:40:00Z" w16du:dateUtc="2026-08-25T13:40:00Z"/>
              <w:color w:val="000000"/>
            </w:rPr>
          </w:rPrChange>
        </w:rPr>
        <w:pPrChange w:id="1854" w:author="Prof. LIU Ben" w:date="2026-08-25T21:40:00Z" w16du:dateUtc="2026-08-25T13:40:00Z">
          <w:pPr/>
        </w:pPrChange>
      </w:pPr>
      <w:ins w:id="1855" w:author="Prof. LIU Ben" w:date="2026-08-25T21:40:00Z" w16du:dateUtc="2026-08-25T13:40:00Z">
        <w:r w:rsidRPr="005C375D">
          <w:rPr>
            <w:rPrChange w:id="1856" w:author="Prof. LIU Ben" w:date="2026-08-25T21:40:00Z" w16du:dateUtc="2026-08-25T13:40:00Z">
              <w:rPr>
                <w:b/>
                <w:color w:val="000000"/>
              </w:rPr>
            </w:rPrChange>
          </w:rPr>
          <w:t>AI Answer Quality Does Not Shape Entry (System 2)</w:t>
        </w:r>
      </w:ins>
    </w:p>
    <w:p w14:paraId="53BE1E6D" w14:textId="4F4FB5BB" w:rsidR="005C375D" w:rsidRPr="00015210" w:rsidRDefault="005C375D" w:rsidP="005C375D">
      <w:pPr>
        <w:pStyle w:val="Paragraph0"/>
        <w:rPr>
          <w:ins w:id="1857" w:author="Prof. LIU Ben" w:date="2026-08-25T21:47:00Z" w16du:dateUtc="2026-08-25T13:47:00Z"/>
        </w:rPr>
      </w:pPr>
      <w:ins w:id="1858" w:author="Prof. LIU Ben" w:date="2026-08-25T21:41:00Z" w16du:dateUtc="2026-08-25T13:41:00Z">
        <w:r w:rsidRPr="005C375D">
          <w:rPr>
            <w:rPrChange w:id="1859" w:author="Prof. LIU Ben" w:date="2026-08-25T21:42:00Z" w16du:dateUtc="2026-08-25T13:42:00Z">
              <w:rPr>
                <w:color w:val="000000"/>
              </w:rPr>
            </w:rPrChange>
          </w:rPr>
          <w:t xml:space="preserve">Quality is a System 2 signal, and entry is a System 1 decision, so the same-level principle predicts no systematic effect of AI answer quality on entry. </w:t>
        </w:r>
      </w:ins>
      <w:ins w:id="1860" w:author="Prof. LIU Ben" w:date="2026-08-25T21:47:00Z" w16du:dateUtc="2026-08-25T13:47:00Z">
        <w:r w:rsidRPr="00015210">
          <w:t xml:space="preserve">Quality becomes available only </w:t>
        </w:r>
        <w:r w:rsidRPr="00015210">
          <w:lastRenderedPageBreak/>
          <w:t>afterward, because it requires reading the answer through and checking it against the specific problem. Therefore, entry is shaped mainly by what arrives first.</w:t>
        </w:r>
        <w:r>
          <w:t xml:space="preserve"> </w:t>
        </w:r>
        <w:r w:rsidRPr="00015210">
          <w:t xml:space="preserve">This argument rests on the division of labor between the two systems. System 1 forms an appraisal from the cues at hand and returns a disposition to act or to pass; System 2 is then in a position to examine that disposition and either endorse it or overturn it. The </w:t>
        </w:r>
      </w:ins>
      <w:ins w:id="1861" w:author="Prof. LIU Ben" w:date="2026-08-25T21:48:00Z" w16du:dateUtc="2026-08-25T13:48:00Z">
        <w:r>
          <w:rPr>
            <w:rFonts w:hint="eastAsia"/>
          </w:rPr>
          <w:t>two systems</w:t>
        </w:r>
      </w:ins>
      <w:ins w:id="1862" w:author="Prof. LIU Ben" w:date="2026-08-25T21:47:00Z" w16du:dateUtc="2026-08-25T13:47:00Z">
        <w:r w:rsidRPr="00015210">
          <w:t xml:space="preserve"> account emphasizes that System 2 normally </w:t>
        </w:r>
        <w:r w:rsidRPr="00015210">
          <w:rPr>
            <w:i/>
            <w:iCs/>
          </w:rPr>
          <w:t>endorses</w:t>
        </w:r>
        <w:r w:rsidRPr="00015210">
          <w:t xml:space="preserve">, because it is recruited only when the fast route fails to deliver a confident answer, and not recruited when the fast route delivers one cheaply, which is the law of least effort at work </w:t>
        </w:r>
        <w:r w:rsidRPr="00015210">
          <w:fldChar w:fldCharType="begin"/>
        </w:r>
        <w:r w:rsidRPr="00015210">
          <w:instrText xml:space="preserve"> ADDIN ZOTERO_ITEM CSL_CITATION {"citationID":"eHS7OWaQ","properties":{"unsorted":false,"formattedCitation":"(Kahneman 2011)","plainCitation":"(Kahneman 2011)","noteIndex":0},"citationItems":[{"id":80829,"uris":["http://zotero.org/users/8905122/items/YSCWE6LK"],"itemData":{"id":80829,"type":"article-journal","container-title":"Farrar, Straus and Giroux","note":"</w:instrText>
        </w:r>
        <w:r w:rsidRPr="00015210">
          <w:rPr>
            <w:rFonts w:ascii="Apple Color Emoji" w:hAnsi="Apple Color Emoji" w:cs="Apple Color Emoji"/>
          </w:rPr>
          <w:instrText>🏷️</w:instrText>
        </w:r>
        <w:r w:rsidRPr="00015210">
          <w:instrText xml:space="preserve"> /reading","title":"Thinking, fast and slow","author":[{"family":"Kahneman","given":"Daniel"}],"issued":{"date-parts":[["2011"]]}}}],"schema":"https://github.com/citation-style-language/schema/raw/master/csl-citation.json"} </w:instrText>
        </w:r>
        <w:r w:rsidRPr="00015210">
          <w:fldChar w:fldCharType="separate"/>
        </w:r>
        <w:r w:rsidRPr="00015210">
          <w:t>(Kahneman 2011)</w:t>
        </w:r>
        <w:r w:rsidRPr="00015210">
          <w:fldChar w:fldCharType="end"/>
        </w:r>
        <w:r w:rsidRPr="00015210">
          <w:t xml:space="preserve">. Here the fast route does deliver a confident answer: the label and the length together produce a coherent impression of how much ground the </w:t>
        </w:r>
        <w:r>
          <w:t>competitor</w:t>
        </w:r>
        <w:r w:rsidRPr="00015210">
          <w:t xml:space="preserve"> has taken, so nothing calls for the more expensive judgment that assessing quality would require.</w:t>
        </w:r>
      </w:ins>
    </w:p>
    <w:p w14:paraId="3FA22D6A" w14:textId="77777777" w:rsidR="005C375D" w:rsidRPr="00015210" w:rsidRDefault="005C375D" w:rsidP="005C375D">
      <w:pPr>
        <w:pStyle w:val="Paragraph0"/>
        <w:rPr>
          <w:ins w:id="1863" w:author="Prof. LIU Ben" w:date="2026-08-25T21:47:00Z" w16du:dateUtc="2026-08-25T13:47:00Z"/>
        </w:rPr>
      </w:pPr>
      <w:ins w:id="1864" w:author="Prof. LIU Ben" w:date="2026-08-25T21:47:00Z" w16du:dateUtc="2026-08-25T13:47:00Z">
        <w:r w:rsidRPr="00015210">
          <w:t>Even a</w:t>
        </w:r>
        <w:r>
          <w:t>n</w:t>
        </w:r>
        <w:r w:rsidRPr="00015210">
          <w:t xml:space="preserve"> </w:t>
        </w:r>
        <w:r>
          <w:t>answerer</w:t>
        </w:r>
        <w:r w:rsidRPr="00015210">
          <w:t xml:space="preserve"> who does read the AI answer tends to confirm the first impression. An answer looks comprehensive because of how it is laid out, but correctness depends on whether the code runs, whether the named libraries and versions are the ones actually in use, and whether the diagnosis fits the setup described. Checking these things means working through the reasoning, which is demanding even for skilled programmers </w:t>
        </w:r>
        <w:r w:rsidRPr="00015210">
          <w:fldChar w:fldCharType="begin"/>
        </w:r>
        <w:r w:rsidRPr="00015210">
          <w:instrText xml:space="preserve"> ADDIN ZOTERO_ITEM CSL_CITATION {"citationID":"Ue23IfVF","properties":{"unsorted":false,"formattedCitation":"(Lee &amp; Lee 2025)","plainCitation":"(Lee &amp; Lee 2025)","noteIndex":0},"citationItems":[{"id":197490,"uris":["http://zotero.org/users/8905122/items/JFB98B73"],"itemData":{"id":197490,"type":"article-journal","abstract":"The performance of question-answering (QA) models has significantly advanced, yet challenges remain in verifying the accuracy of generated answers and providing clear explanations of the reasoning behind them. In response, this study introduces a novel answer verification model that detects inaccuracies in QA system outputs and offers structured, multi-step explanations to enhance both understanding and reliability. We built an answer verification system consisting of a stepwise prover and two types of verifiers and tested the proposed system on the EntailmentBank dataset as well as the ARC, AQUA-RAT, and AR-LSAT datasets from the STREET benchmark. By correcting the answers generated by the T5-large and GPT-3.5 QA models and comparing the results before and after correction, we observed notable improvements in answer accuracy and explanation clarity. Specifically, the proposed model increased the exact match score of the T5-large model by 1.76% and that of GPT-3.5 by 3.53% on the EntailmentBank dataset. Additionally, to address potential data scarcity, the study proposes a data augmentation technique that employs large language models and multi-hop datasets to generate reasoning chains, thereby enriching the training data. Although the augmented data did not match the quality of the gold data, which is manually curated and verified by humans, our experiments demonstrated that combining gold data with augmented data resulted in better performance than using only a subset of the gold data.","archive_location":"4 </w:instrText>
        </w:r>
        <w:r w:rsidRPr="00015210">
          <w:rPr>
            <w:rFonts w:ascii="Apple Color Emoji" w:hAnsi="Apple Color Emoji" w:cs="Apple Color Emoji"/>
          </w:rPr>
          <w:instrText>📊</w:instrText>
        </w:r>
        <w:r w:rsidRPr="00015210">
          <w:instrText>","call-number":"1 (CCF C)","container-title":"Knowledge-Based Systems","DOI":"10.1016/j.knosys.2025.113091","ISSN":"0950-7051","journalAbbreviation":"Knowledge-Based Systems","language":"en","note":"</w:instrText>
        </w:r>
        <w:r w:rsidRPr="00015210">
          <w:rPr>
            <w:rFonts w:ascii="Apple Color Emoji" w:hAnsi="Apple Color Emoji" w:cs="Apple Color Emoji"/>
          </w:rPr>
          <w:instrText>🏷️</w:instrText>
        </w:r>
        <w:r w:rsidRPr="00015210">
          <w:instrText xml:space="preserve"> /reading</w:instrText>
        </w:r>
        <w:r w:rsidRPr="00015210">
          <w:instrText>、</w:instrText>
        </w:r>
        <w:r w:rsidRPr="00015210">
          <w:instrText>Question answering</w:instrText>
        </w:r>
        <w:r w:rsidRPr="00015210">
          <w:instrText>、</w:instrText>
        </w:r>
        <w:r w:rsidRPr="00015210">
          <w:instrText>Natural language processing</w:instrText>
        </w:r>
        <w:r w:rsidRPr="00015210">
          <w:instrText>、</w:instrText>
        </w:r>
        <w:r w:rsidRPr="00015210">
          <w:instrText>Answer verification</w:instrText>
        </w:r>
        <w:r w:rsidRPr="00015210">
          <w:instrText>、</w:instrText>
        </w:r>
        <w:r w:rsidRPr="00015210">
          <w:instrText xml:space="preserve">Data generation","page":"113091","source":"8 (Q1)","title":"Structured reasoning and answer verification: Enhancing question answering system accuracy and explainability","title-short":"Structured reasoning and answer verification","URL":"https://www.sciencedirect.com/science/article/pii/S0950705125001388","volume":"311","author":[{"family":"Lee","given":"Jihyung"},{"family":"Lee","given":"Gary Geunbae"}],"accessed":{"date-parts":[["2026",8,9]]},"issued":{"date-parts":[["2025",2,28]]}}}],"schema":"https://github.com/citation-style-language/schema/raw/master/csl-citation.json"} </w:instrText>
        </w:r>
        <w:r w:rsidRPr="00015210">
          <w:fldChar w:fldCharType="separate"/>
        </w:r>
        <w:r w:rsidRPr="00015210">
          <w:t>(Lee &amp; Lee 2025)</w:t>
        </w:r>
        <w:r w:rsidRPr="00015210">
          <w:fldChar w:fldCharType="end"/>
        </w:r>
        <w:r w:rsidRPr="00015210">
          <w:t xml:space="preserve">, and errors in AI answers often go undetected for exactly this reason </w:t>
        </w:r>
        <w:r w:rsidRPr="00015210">
          <w:rPr>
            <w:rFonts w:eastAsia="DengXian"/>
            <w:kern w:val="2"/>
            <w14:ligatures w14:val="standardContextual"/>
          </w:rPr>
          <w:fldChar w:fldCharType="begin"/>
        </w:r>
        <w:r w:rsidRPr="00015210">
          <w:rPr>
            <w:rFonts w:eastAsia="DengXian"/>
            <w:kern w:val="2"/>
            <w14:ligatures w14:val="standardContextual"/>
          </w:rPr>
          <w:instrText xml:space="preserve"> ADDIN ZOTERO_ITEM CSL_CITATION {"citationID":"FluRE6Pa","properties":{"unsorted":false,"formattedCitation":"(Kabir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Pr="00015210">
          <w:rPr>
            <w:rFonts w:ascii="Apple Color Emoji" w:eastAsia="DengXian" w:hAnsi="Apple Color Emoji" w:cs="Apple Color Emoji"/>
            <w:kern w:val="2"/>
            <w14:ligatures w14:val="standardContextual"/>
          </w:rPr>
          <w:instrText>📊</w:instrText>
        </w:r>
        <w:r w:rsidRPr="00015210">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Pr="00015210">
          <w:rPr>
            <w:rFonts w:ascii="Apple Color Emoji" w:eastAsia="DengXian" w:hAnsi="Apple Color Emoji" w:cs="Apple Color Emoji"/>
            <w:kern w:val="2"/>
            <w14:ligatures w14:val="standardContextual"/>
          </w:rPr>
          <w:instrText>🏷️</w:instrText>
        </w:r>
        <w:r w:rsidRPr="00015210">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Pr="00015210">
          <w:rPr>
            <w:rFonts w:eastAsia="DengXian"/>
            <w:kern w:val="2"/>
            <w14:ligatures w14:val="standardContextual"/>
          </w:rPr>
          <w:fldChar w:fldCharType="separate"/>
        </w:r>
        <w:r w:rsidRPr="00015210">
          <w:rPr>
            <w:rFonts w:eastAsia="DengXian"/>
            <w:kern w:val="2"/>
            <w14:ligatures w14:val="standardContextual"/>
          </w:rPr>
          <w:t>(Kabir et al. 2024)</w:t>
        </w:r>
        <w:r w:rsidRPr="00015210">
          <w:rPr>
            <w:rFonts w:eastAsia="DengXian"/>
            <w:kern w:val="2"/>
            <w14:ligatures w14:val="standardContextual"/>
          </w:rPr>
          <w:fldChar w:fldCharType="end"/>
        </w:r>
        <w:r w:rsidRPr="00015210">
          <w:t>. Careful reading is thus costly to start and unreliable once started, so it overturns the first impression less often than one might expect.</w:t>
        </w:r>
      </w:ins>
    </w:p>
    <w:p w14:paraId="4BB511FA" w14:textId="77777777" w:rsidR="005C375D" w:rsidRPr="00015210" w:rsidRDefault="005C375D" w:rsidP="005C375D">
      <w:pPr>
        <w:pStyle w:val="Paragraph0"/>
        <w:rPr>
          <w:ins w:id="1865" w:author="Prof. LIU Ben" w:date="2026-08-25T21:47:00Z" w16du:dateUtc="2026-08-25T13:47:00Z"/>
        </w:rPr>
      </w:pPr>
      <w:ins w:id="1866" w:author="Prof. LIU Ben" w:date="2026-08-25T21:47:00Z" w16du:dateUtc="2026-08-25T13:47:00Z">
        <w:r w:rsidRPr="00015210">
          <w:t>Reversals do occur in both directions. A</w:t>
        </w:r>
        <w:r>
          <w:t>n</w:t>
        </w:r>
        <w:r w:rsidRPr="00015210">
          <w:t xml:space="preserve"> </w:t>
        </w:r>
        <w:r>
          <w:t>answerer</w:t>
        </w:r>
        <w:r w:rsidRPr="00015210">
          <w:t xml:space="preserve"> who meant to pass may find the AI answer mistaken and write up their own answer after all; a</w:t>
        </w:r>
        <w:r>
          <w:t>n</w:t>
        </w:r>
        <w:r w:rsidRPr="00015210">
          <w:t xml:space="preserve"> </w:t>
        </w:r>
        <w:r>
          <w:t>answerer</w:t>
        </w:r>
        <w:r w:rsidRPr="00015210">
          <w:t xml:space="preserve"> who meant to write up their own answer may find the AI answer sound and stop contributing their own answer. We do not claim that either pattern is impossible. We claim that neither is systematic enough to produce a detectable relationship between the quality of an AI answer and the rate at which human </w:t>
        </w:r>
        <w:r w:rsidRPr="00015210">
          <w:lastRenderedPageBreak/>
          <w:t>answers appear.</w:t>
        </w:r>
      </w:ins>
    </w:p>
    <w:p w14:paraId="70C0BAFB" w14:textId="7C7F6ED2" w:rsidR="005C375D" w:rsidRPr="005C375D" w:rsidRDefault="005C375D">
      <w:pPr>
        <w:pStyle w:val="Paragraph0"/>
        <w:ind w:left="533" w:firstLine="0"/>
        <w:rPr>
          <w:ins w:id="1867" w:author="Prof. LIU Ben" w:date="2026-08-25T21:41:00Z" w16du:dateUtc="2026-08-25T13:41:00Z"/>
          <w:i/>
          <w:iCs/>
          <w:rPrChange w:id="1868" w:author="Prof. LIU Ben" w:date="2026-08-25T21:49:00Z" w16du:dateUtc="2026-08-25T13:49:00Z">
            <w:rPr>
              <w:ins w:id="1869" w:author="Prof. LIU Ben" w:date="2026-08-25T21:41:00Z" w16du:dateUtc="2026-08-25T13:41:00Z"/>
              <w:color w:val="000000"/>
            </w:rPr>
          </w:rPrChange>
        </w:rPr>
        <w:pPrChange w:id="1870" w:author="Prof. LIU Ben" w:date="2026-08-25T21:49:00Z" w16du:dateUtc="2026-08-25T13:49:00Z">
          <w:pPr>
            <w:spacing w:before="100" w:beforeAutospacing="1" w:after="100" w:afterAutospacing="1"/>
          </w:pPr>
        </w:pPrChange>
      </w:pPr>
      <w:ins w:id="1871" w:author="Prof. LIU Ben" w:date="2026-08-25T21:41:00Z" w16du:dateUtc="2026-08-25T13:41:00Z">
        <w:r w:rsidRPr="005C375D">
          <w:rPr>
            <w:i/>
            <w:iCs/>
            <w:rPrChange w:id="1872" w:author="Prof. LIU Ben" w:date="2026-08-25T21:49:00Z" w16du:dateUtc="2026-08-25T13:49:00Z">
              <w:rPr>
                <w:b/>
                <w:bCs/>
                <w:color w:val="000000"/>
              </w:rPr>
            </w:rPrChange>
          </w:rPr>
          <w:t>H3 (null). The effect of an AI answer on human answer supply does not vary appreciably with the quality of the AI answer.</w:t>
        </w:r>
      </w:ins>
    </w:p>
    <w:p w14:paraId="6AFA3149" w14:textId="0D81E9B1" w:rsidR="005C375D" w:rsidRPr="005C375D" w:rsidRDefault="005C375D" w:rsidP="005C375D">
      <w:pPr>
        <w:pStyle w:val="Heading2"/>
        <w:rPr>
          <w:ins w:id="1873" w:author="Prof. LIU Ben" w:date="2026-08-25T21:50:00Z" w16du:dateUtc="2026-08-25T13:50:00Z"/>
          <w:rPrChange w:id="1874" w:author="Prof. LIU Ben" w:date="2026-08-25T21:50:00Z" w16du:dateUtc="2026-08-25T13:50:00Z">
            <w:rPr>
              <w:ins w:id="1875" w:author="Prof. LIU Ben" w:date="2026-08-25T21:50:00Z" w16du:dateUtc="2026-08-25T13:50:00Z"/>
              <w:color w:val="000000"/>
              <w:sz w:val="36"/>
              <w:szCs w:val="36"/>
            </w:rPr>
          </w:rPrChange>
        </w:rPr>
      </w:pPr>
      <w:ins w:id="1876" w:author="Prof. LIU Ben" w:date="2026-08-25T21:50:00Z" w16du:dateUtc="2026-08-25T13:50:00Z">
        <w:r w:rsidRPr="005C375D">
          <w:rPr>
            <w:rPrChange w:id="1877" w:author="Prof. LIU Ben" w:date="2026-08-25T21:50:00Z" w16du:dateUtc="2026-08-25T13:50:00Z">
              <w:rPr>
                <w:color w:val="000000"/>
              </w:rPr>
            </w:rPrChange>
          </w:rPr>
          <w:t>Hypotheses on the Quality Decision</w:t>
        </w:r>
      </w:ins>
    </w:p>
    <w:p w14:paraId="1B41B3E9" w14:textId="4BFC75ED" w:rsidR="005C375D" w:rsidRPr="005C375D" w:rsidRDefault="005C375D" w:rsidP="005C375D">
      <w:pPr>
        <w:pStyle w:val="Heading3"/>
        <w:rPr>
          <w:ins w:id="1878" w:author="Prof. LIU Ben" w:date="2026-08-25T21:50:00Z" w16du:dateUtc="2026-08-25T13:50:00Z"/>
          <w:rPrChange w:id="1879" w:author="Prof. LIU Ben" w:date="2026-08-25T21:51:00Z" w16du:dateUtc="2026-08-25T13:51:00Z">
            <w:rPr>
              <w:ins w:id="1880" w:author="Prof. LIU Ben" w:date="2026-08-25T21:50:00Z" w16du:dateUtc="2026-08-25T13:50:00Z"/>
              <w:color w:val="000000"/>
            </w:rPr>
          </w:rPrChange>
        </w:rPr>
      </w:pPr>
      <w:ins w:id="1881" w:author="Prof. LIU Ben" w:date="2026-08-25T21:50:00Z" w16du:dateUtc="2026-08-25T13:50:00Z">
        <w:r w:rsidRPr="005C375D">
          <w:rPr>
            <w:rPrChange w:id="1882" w:author="Prof. LIU Ben" w:date="2026-08-25T21:51:00Z" w16du:dateUtc="2026-08-25T13:51:00Z">
              <w:rPr>
                <w:color w:val="000000"/>
              </w:rPr>
            </w:rPrChange>
          </w:rPr>
          <w:t>Label and Length Do Not Shape Human Answer Quality (System 1)</w:t>
        </w:r>
      </w:ins>
    </w:p>
    <w:p w14:paraId="429FBBC0" w14:textId="77777777" w:rsidR="005C375D" w:rsidRPr="005C375D" w:rsidRDefault="005C375D">
      <w:pPr>
        <w:pStyle w:val="Paragraph0"/>
        <w:rPr>
          <w:ins w:id="1883" w:author="Prof. LIU Ben" w:date="2026-08-25T21:50:00Z" w16du:dateUtc="2026-08-25T13:50:00Z"/>
          <w:rPrChange w:id="1884" w:author="Prof. LIU Ben" w:date="2026-08-25T21:51:00Z" w16du:dateUtc="2026-08-25T13:51:00Z">
            <w:rPr>
              <w:ins w:id="1885" w:author="Prof. LIU Ben" w:date="2026-08-25T21:50:00Z" w16du:dateUtc="2026-08-25T13:50:00Z"/>
              <w:color w:val="000000"/>
            </w:rPr>
          </w:rPrChange>
        </w:rPr>
        <w:pPrChange w:id="1886" w:author="Prof. LIU Ben" w:date="2026-08-25T21:51:00Z" w16du:dateUtc="2026-08-25T13:51:00Z">
          <w:pPr>
            <w:pStyle w:val="NormalWeb"/>
          </w:pPr>
        </w:pPrChange>
      </w:pPr>
      <w:ins w:id="1887" w:author="Prof. LIU Ben" w:date="2026-08-25T21:50:00Z" w16du:dateUtc="2026-08-25T13:50:00Z">
        <w:r w:rsidRPr="005C375D">
          <w:rPr>
            <w:rPrChange w:id="1888" w:author="Prof. LIU Ben" w:date="2026-08-25T21:51:00Z" w16du:dateUtc="2026-08-25T13:51:00Z">
              <w:rPr>
                <w:color w:val="000000"/>
              </w:rPr>
            </w:rPrChange>
          </w:rPr>
          <w:t>The quality decision is made after the answerer has committed to answering and has thus read the AI answer through. Because the AI label and length are glance signals processed by System 1, while the quality decision is the deliberate System 2 judgment of how much effort to invest, the same-level principle predicts that neither glance signal systematically shapes human answer quality. Once the answerer is engaged in evaluating the content itself, the surface cues that governed entry are superseded by what reading reveals.</w:t>
        </w:r>
      </w:ins>
    </w:p>
    <w:p w14:paraId="04F280E2" w14:textId="27D285FE" w:rsidR="005C375D" w:rsidRPr="005C375D" w:rsidRDefault="005C375D">
      <w:pPr>
        <w:pStyle w:val="Paragraph0"/>
        <w:rPr>
          <w:ins w:id="1889" w:author="Prof. LIU Ben" w:date="2026-08-25T21:50:00Z" w16du:dateUtc="2026-08-25T13:50:00Z"/>
          <w:rPrChange w:id="1890" w:author="Prof. LIU Ben" w:date="2026-08-25T21:51:00Z" w16du:dateUtc="2026-08-25T13:51:00Z">
            <w:rPr>
              <w:ins w:id="1891" w:author="Prof. LIU Ben" w:date="2026-08-25T21:50:00Z" w16du:dateUtc="2026-08-25T13:50:00Z"/>
              <w:color w:val="000000"/>
            </w:rPr>
          </w:rPrChange>
        </w:rPr>
        <w:pPrChange w:id="1892" w:author="Prof. LIU Ben" w:date="2026-08-25T21:51:00Z" w16du:dateUtc="2026-08-25T13:51:00Z">
          <w:pPr>
            <w:pStyle w:val="NormalWeb"/>
          </w:pPr>
        </w:pPrChange>
      </w:pPr>
      <w:ins w:id="1893" w:author="Prof. LIU Ben" w:date="2026-08-25T21:50:00Z" w16du:dateUtc="2026-08-25T13:50:00Z">
        <w:r w:rsidRPr="005C375D">
          <w:rPr>
            <w:rPrChange w:id="1894" w:author="Prof. LIU Ben" w:date="2026-08-25T21:51:00Z" w16du:dateUtc="2026-08-25T13:51:00Z">
              <w:rPr>
                <w:color w:val="000000"/>
              </w:rPr>
            </w:rPrChange>
          </w:rPr>
          <w:t xml:space="preserve">Consider the AI label first. At entry, the label carried motivational content, because it identified the competitor as a machine and, in this skeptical technical community, invited a response (H1). That role is exhausted at the entry margin. When the answerer turns to how good the answer must be, effort is calibrated to the standard the AI answer actually demonstrates, which is its content and its quality, rather than to the bare fact of machine authorship. It could be argued that the weak-competitor appraisal formed at a glance persists and holds effort down, and we take this objection seriously. However, the </w:t>
        </w:r>
      </w:ins>
      <w:ins w:id="1895" w:author="Prof. LIU Ben" w:date="2026-08-25T21:53:00Z" w16du:dateUtc="2026-08-25T13:53:00Z">
        <w:r>
          <w:rPr>
            <w:rFonts w:hint="eastAsia"/>
          </w:rPr>
          <w:t>two systems</w:t>
        </w:r>
      </w:ins>
      <w:ins w:id="1896" w:author="Prof. LIU Ben" w:date="2026-08-25T21:50:00Z" w16du:dateUtc="2026-08-25T13:50:00Z">
        <w:r w:rsidRPr="005C375D">
          <w:rPr>
            <w:rPrChange w:id="1897" w:author="Prof. LIU Ben" w:date="2026-08-25T21:51:00Z" w16du:dateUtc="2026-08-25T13:51:00Z">
              <w:rPr>
                <w:color w:val="000000"/>
              </w:rPr>
            </w:rPrChange>
          </w:rPr>
          <w:t xml:space="preserve"> account predicts that once System 2 is engaged, effort tracks the concrete benchmark</w:t>
        </w:r>
      </w:ins>
      <w:ins w:id="1898" w:author="Prof. LIU Ben" w:date="2026-08-25T21:53:00Z" w16du:dateUtc="2026-08-25T13:53:00Z">
        <w:r>
          <w:rPr>
            <w:rFonts w:hint="eastAsia"/>
          </w:rPr>
          <w:t xml:space="preserve"> (</w:t>
        </w:r>
      </w:ins>
      <w:ins w:id="1899" w:author="Prof. LIU Ben" w:date="2026-08-25T21:54:00Z" w16du:dateUtc="2026-08-25T13:54:00Z">
        <w:r>
          <w:rPr>
            <w:rFonts w:hint="eastAsia"/>
          </w:rPr>
          <w:t>i.e., answer quality</w:t>
        </w:r>
      </w:ins>
      <w:ins w:id="1900" w:author="Prof. LIU Ben" w:date="2026-08-25T21:53:00Z" w16du:dateUtc="2026-08-25T13:53:00Z">
        <w:r>
          <w:rPr>
            <w:rFonts w:hint="eastAsia"/>
          </w:rPr>
          <w:t>)</w:t>
        </w:r>
      </w:ins>
      <w:ins w:id="1901" w:author="Prof. LIU Ben" w:date="2026-08-25T21:50:00Z" w16du:dateUtc="2026-08-25T13:50:00Z">
        <w:r w:rsidRPr="005C375D">
          <w:rPr>
            <w:rPrChange w:id="1902" w:author="Prof. LIU Ben" w:date="2026-08-25T21:51:00Z" w16du:dateUtc="2026-08-25T13:51:00Z">
              <w:rPr>
                <w:color w:val="000000"/>
              </w:rPr>
            </w:rPrChange>
          </w:rPr>
          <w:t xml:space="preserve"> rather than the abstract source cue. We therefore predict no systematic label effect on the quality decision.</w:t>
        </w:r>
      </w:ins>
    </w:p>
    <w:p w14:paraId="66470031" w14:textId="77777777" w:rsidR="005C375D" w:rsidRPr="005C375D" w:rsidRDefault="005C375D">
      <w:pPr>
        <w:pStyle w:val="Paragraph0"/>
        <w:ind w:left="533" w:firstLine="0"/>
        <w:rPr>
          <w:ins w:id="1903" w:author="Prof. LIU Ben" w:date="2026-08-25T21:50:00Z" w16du:dateUtc="2026-08-25T13:50:00Z"/>
          <w:i/>
          <w:iCs/>
          <w:rPrChange w:id="1904" w:author="Prof. LIU Ben" w:date="2026-08-25T21:54:00Z" w16du:dateUtc="2026-08-25T13:54:00Z">
            <w:rPr>
              <w:ins w:id="1905" w:author="Prof. LIU Ben" w:date="2026-08-25T21:50:00Z" w16du:dateUtc="2026-08-25T13:50:00Z"/>
              <w:color w:val="000000"/>
            </w:rPr>
          </w:rPrChange>
        </w:rPr>
        <w:pPrChange w:id="1906" w:author="Prof. LIU Ben" w:date="2026-08-25T21:54:00Z" w16du:dateUtc="2026-08-25T13:54:00Z">
          <w:pPr>
            <w:pStyle w:val="NormalWeb"/>
          </w:pPr>
        </w:pPrChange>
      </w:pPr>
      <w:ins w:id="1907" w:author="Prof. LIU Ben" w:date="2026-08-25T21:50:00Z" w16du:dateUtc="2026-08-25T13:50:00Z">
        <w:r w:rsidRPr="005C375D">
          <w:rPr>
            <w:i/>
            <w:iCs/>
            <w:rPrChange w:id="1908" w:author="Prof. LIU Ben" w:date="2026-08-25T21:54:00Z" w16du:dateUtc="2026-08-25T13:54:00Z">
              <w:rPr>
                <w:rStyle w:val="Strong"/>
                <w:color w:val="000000"/>
              </w:rPr>
            </w:rPrChange>
          </w:rPr>
          <w:t>H4 (null). The AI label alone does not affect the quality of the human answer.</w:t>
        </w:r>
      </w:ins>
    </w:p>
    <w:p w14:paraId="1D74081B" w14:textId="1B0A968C" w:rsidR="005C375D" w:rsidRPr="00015210" w:rsidRDefault="005C375D" w:rsidP="005C375D">
      <w:pPr>
        <w:pStyle w:val="Paragraph0"/>
        <w:rPr>
          <w:ins w:id="1909" w:author="Prof. LIU Ben" w:date="2026-08-25T21:56:00Z" w16du:dateUtc="2026-08-25T13:56:00Z"/>
        </w:rPr>
      </w:pPr>
      <w:ins w:id="1910" w:author="Prof. LIU Ben" w:date="2026-08-25T21:50:00Z" w16du:dateUtc="2026-08-25T13:50:00Z">
        <w:r w:rsidRPr="005C375D">
          <w:rPr>
            <w:rPrChange w:id="1911" w:author="Prof. LIU Ben" w:date="2026-08-25T21:54:00Z" w16du:dateUtc="2026-08-25T13:54:00Z">
              <w:rPr>
                <w:color w:val="000000"/>
              </w:rPr>
            </w:rPrChange>
          </w:rPr>
          <w:t xml:space="preserve">Length is superseded for the same reason, reinforced by the beliefs of this population. Once the answerer has read the AI answer, its substance is directly available, so there is no reason to </w:t>
        </w:r>
        <w:r w:rsidRPr="005C375D">
          <w:rPr>
            <w:rPrChange w:id="1912" w:author="Prof. LIU Ben" w:date="2026-08-25T21:54:00Z" w16du:dateUtc="2026-08-25T13:54:00Z">
              <w:rPr>
                <w:color w:val="000000"/>
              </w:rPr>
            </w:rPrChange>
          </w:rPr>
          <w:lastRenderedPageBreak/>
          <w:t xml:space="preserve">consult length as a proxy for the standard when the standard can be read off the content itself. More specifically, AI answers to technical questions are substantially longer than human answers while being incorrect in more than half of cases (Kabir et al. 2024), and an answerer who holds this belief treats length as an indication of how much has been attempted rather than how well it has been done. Thus deliberation discounts the cue rather than defers to it. </w:t>
        </w:r>
      </w:ins>
      <w:ins w:id="1913" w:author="Prof. LIU Ben" w:date="2026-08-25T21:56:00Z" w16du:dateUtc="2026-08-25T13:56:00Z">
        <w:r w:rsidRPr="00015210">
          <w:t>We would not claim that length plays no role at all in the quality decision, since a</w:t>
        </w:r>
        <w:r>
          <w:t>n</w:t>
        </w:r>
        <w:r w:rsidRPr="00015210">
          <w:t xml:space="preserve"> </w:t>
        </w:r>
        <w:r>
          <w:t>answerer</w:t>
        </w:r>
        <w:r w:rsidRPr="00015210">
          <w:t xml:space="preserve"> may retain some residual impression of the </w:t>
        </w:r>
        <w:r>
          <w:t>competitor</w:t>
        </w:r>
        <w:r w:rsidRPr="00015210">
          <w:t>’s scope from the initial scan. We claim only that this residue is too weak to generate a systematic relationship between the length of an AI answer and the quality of the human answers that follow.</w:t>
        </w:r>
      </w:ins>
    </w:p>
    <w:p w14:paraId="2D37A772" w14:textId="77777777" w:rsidR="005C375D" w:rsidRPr="005C375D" w:rsidRDefault="005C375D">
      <w:pPr>
        <w:pStyle w:val="Paragraph0"/>
        <w:ind w:left="533" w:firstLine="0"/>
        <w:rPr>
          <w:ins w:id="1914" w:author="Prof. LIU Ben" w:date="2026-08-25T21:50:00Z" w16du:dateUtc="2026-08-25T13:50:00Z"/>
          <w:i/>
          <w:iCs/>
          <w:rPrChange w:id="1915" w:author="Prof. LIU Ben" w:date="2026-08-25T21:55:00Z" w16du:dateUtc="2026-08-25T13:55:00Z">
            <w:rPr>
              <w:ins w:id="1916" w:author="Prof. LIU Ben" w:date="2026-08-25T21:50:00Z" w16du:dateUtc="2026-08-25T13:50:00Z"/>
              <w:color w:val="000000"/>
            </w:rPr>
          </w:rPrChange>
        </w:rPr>
        <w:pPrChange w:id="1917" w:author="Prof. LIU Ben" w:date="2026-08-25T21:55:00Z" w16du:dateUtc="2026-08-25T13:55:00Z">
          <w:pPr>
            <w:pStyle w:val="NormalWeb"/>
          </w:pPr>
        </w:pPrChange>
      </w:pPr>
      <w:ins w:id="1918" w:author="Prof. LIU Ben" w:date="2026-08-25T21:50:00Z" w16du:dateUtc="2026-08-25T13:50:00Z">
        <w:r w:rsidRPr="005C375D">
          <w:rPr>
            <w:i/>
            <w:iCs/>
            <w:rPrChange w:id="1919" w:author="Prof. LIU Ben" w:date="2026-08-25T21:55:00Z" w16du:dateUtc="2026-08-25T13:55:00Z">
              <w:rPr>
                <w:rStyle w:val="Strong"/>
                <w:color w:val="000000"/>
              </w:rPr>
            </w:rPrChange>
          </w:rPr>
          <w:t>H5 (null). The effect of an AI answer on human answer quality does not vary with the length of the AI answer.</w:t>
        </w:r>
      </w:ins>
    </w:p>
    <w:p w14:paraId="137B9128" w14:textId="77777777" w:rsidR="005C375D" w:rsidRPr="00015210" w:rsidRDefault="005C375D" w:rsidP="005C375D">
      <w:pPr>
        <w:pStyle w:val="Paragraph0"/>
        <w:rPr>
          <w:ins w:id="1920" w:author="Prof. LIU Ben" w:date="2026-08-25T21:57:00Z" w16du:dateUtc="2026-08-25T13:57:00Z"/>
        </w:rPr>
      </w:pPr>
      <w:ins w:id="1921" w:author="Prof. LIU Ben" w:date="2026-08-25T21:57:00Z" w16du:dateUtc="2026-08-25T13:57:00Z">
        <w:r w:rsidRPr="00015210">
          <w:t>H5 does not imply that long AI answers are equivalent to short ones in every respect; H2 predicts that they are not. It implies only that once a</w:t>
        </w:r>
        <w:r>
          <w:t>n</w:t>
        </w:r>
        <w:r w:rsidRPr="00015210">
          <w:t xml:space="preserve"> </w:t>
        </w:r>
        <w:r>
          <w:t>answerer</w:t>
        </w:r>
        <w:r w:rsidRPr="00015210">
          <w:t xml:space="preserve"> is engaged closely enough to weigh the standard their answer must meet, length carries little information about what that standard is.</w:t>
        </w:r>
      </w:ins>
    </w:p>
    <w:p w14:paraId="132906EC" w14:textId="3F215991" w:rsidR="005C375D" w:rsidRDefault="005C375D" w:rsidP="005C375D">
      <w:pPr>
        <w:pStyle w:val="Heading3"/>
        <w:rPr>
          <w:ins w:id="1922" w:author="Prof. LIU Ben" w:date="2026-08-25T21:50:00Z" w16du:dateUtc="2026-08-25T13:50:00Z"/>
          <w:color w:val="000000"/>
        </w:rPr>
      </w:pPr>
      <w:ins w:id="1923" w:author="Prof. LIU Ben" w:date="2026-08-25T21:50:00Z" w16du:dateUtc="2026-08-25T13:50:00Z">
        <w:r>
          <w:rPr>
            <w:color w:val="000000"/>
          </w:rPr>
          <w:t>AI Answer Quality Shapes Human Answer Quality (System 2)</w:t>
        </w:r>
      </w:ins>
    </w:p>
    <w:p w14:paraId="2BEF6C9E" w14:textId="3F894361" w:rsidR="001C3581" w:rsidRPr="001C3581" w:rsidRDefault="001C3581">
      <w:pPr>
        <w:pStyle w:val="Paragraph0"/>
        <w:rPr>
          <w:ins w:id="1924" w:author="Prof. LIU Ben" w:date="2026-08-26T02:10:00Z" w16du:dateUtc="2026-08-25T18:10:00Z"/>
          <w:rPrChange w:id="1925" w:author="Prof. LIU Ben" w:date="2026-08-26T02:15:00Z" w16du:dateUtc="2026-08-25T18:15:00Z">
            <w:rPr>
              <w:ins w:id="1926" w:author="Prof. LIU Ben" w:date="2026-08-26T02:10:00Z" w16du:dateUtc="2026-08-25T18:10:00Z"/>
              <w:color w:val="000000"/>
            </w:rPr>
          </w:rPrChange>
        </w:rPr>
        <w:pPrChange w:id="1927" w:author="Prof. LIU Ben" w:date="2026-08-26T02:14:00Z" w16du:dateUtc="2026-08-25T18:14:00Z">
          <w:pPr>
            <w:spacing w:before="100" w:beforeAutospacing="1" w:after="100" w:afterAutospacing="1"/>
          </w:pPr>
        </w:pPrChange>
      </w:pPr>
      <w:ins w:id="1928" w:author="Prof. LIU Ben" w:date="2026-08-26T02:10:00Z" w16du:dateUtc="2026-08-25T18:10:00Z">
        <w:r w:rsidRPr="001C3581">
          <w:rPr>
            <w:rPrChange w:id="1929" w:author="Prof. LIU Ben" w:date="2026-08-26T02:11:00Z" w16du:dateUtc="2026-08-25T18:11:00Z">
              <w:rPr>
                <w:color w:val="000000"/>
              </w:rPr>
            </w:rPrChange>
          </w:rPr>
          <w:t>Quality is a System 2 signal and the quality decision a System 2 decision, so the same-level principle predicts a genuine effect. An answerer who has decided to contribute must still judge how much effort to invest</w:t>
        </w:r>
      </w:ins>
      <w:ins w:id="1930" w:author="Prof. LIU Ben" w:date="2026-08-26T02:11:00Z" w16du:dateUtc="2026-08-25T18:11:00Z">
        <w:r>
          <w:rPr>
            <w:rFonts w:hint="eastAsia"/>
          </w:rPr>
          <w:t>. Q</w:t>
        </w:r>
      </w:ins>
      <w:ins w:id="1931" w:author="Prof. LIU Ben" w:date="2026-08-26T02:10:00Z" w16du:dateUtc="2026-08-25T18:10:00Z">
        <w:r w:rsidRPr="001C3581">
          <w:rPr>
            <w:rPrChange w:id="1932" w:author="Prof. LIU Ben" w:date="2026-08-26T02:11:00Z" w16du:dateUtc="2026-08-25T18:11:00Z">
              <w:rPr>
                <w:color w:val="000000"/>
              </w:rPr>
            </w:rPrChange>
          </w:rPr>
          <w:t xml:space="preserve">uestions on SegmentFault are usually brief and rarely state what would count as an adequate reply. The goal is underspecified. The AI answer helps define it: it shows an example of an answer, </w:t>
        </w:r>
      </w:ins>
      <w:ins w:id="1933" w:author="Prof. LIU Ben" w:date="2026-08-26T02:14:00Z" w16du:dateUtc="2026-08-25T18:14:00Z">
        <w:r w:rsidRPr="001C3581">
          <w:rPr>
            <w:rPrChange w:id="1934" w:author="Prof. LIU Ben" w:date="2026-08-26T02:14:00Z" w16du:dateUtc="2026-08-25T18:14:00Z">
              <w:rPr>
                <w:color w:val="000000"/>
              </w:rPr>
            </w:rPrChange>
          </w:rPr>
          <w:t>how directly it should address the questioner</w:t>
        </w:r>
        <w:r>
          <w:t>’</w:t>
        </w:r>
        <w:r w:rsidRPr="001C3581">
          <w:rPr>
            <w:rPrChange w:id="1935" w:author="Prof. LIU Ben" w:date="2026-08-26T02:14:00Z" w16du:dateUtc="2026-08-25T18:14:00Z">
              <w:rPr>
                <w:color w:val="000000"/>
              </w:rPr>
            </w:rPrChange>
          </w:rPr>
          <w:t>s specific problem, and whether it should explain the cause of the error or simply provide the fix.</w:t>
        </w:r>
        <w:r>
          <w:rPr>
            <w:rFonts w:hint="eastAsia"/>
          </w:rPr>
          <w:t xml:space="preserve"> </w:t>
        </w:r>
      </w:ins>
      <w:ins w:id="1936" w:author="Prof. LIU Ben" w:date="2026-08-26T02:10:00Z" w16du:dateUtc="2026-08-25T18:10:00Z">
        <w:r w:rsidRPr="001C3581">
          <w:rPr>
            <w:rPrChange w:id="1937" w:author="Prof. LIU Ben" w:date="2026-08-26T02:11:00Z" w16du:dateUtc="2026-08-25T18:11:00Z">
              <w:rPr>
                <w:color w:val="000000"/>
              </w:rPr>
            </w:rPrChange>
          </w:rPr>
          <w:t xml:space="preserve">Thus it </w:t>
        </w:r>
      </w:ins>
      <w:ins w:id="1938" w:author="Prof. LIU Ben" w:date="2026-08-26T02:14:00Z" w16du:dateUtc="2026-08-25T18:14:00Z">
        <w:r>
          <w:rPr>
            <w:rFonts w:hint="eastAsia"/>
          </w:rPr>
          <w:t>provides</w:t>
        </w:r>
      </w:ins>
      <w:ins w:id="1939" w:author="Prof. LIU Ben" w:date="2026-08-26T02:10:00Z" w16du:dateUtc="2026-08-25T18:10:00Z">
        <w:r w:rsidRPr="001C3581">
          <w:rPr>
            <w:rPrChange w:id="1940" w:author="Prof. LIU Ben" w:date="2026-08-26T02:11:00Z" w16du:dateUtc="2026-08-25T18:11:00Z">
              <w:rPr>
                <w:color w:val="000000"/>
              </w:rPr>
            </w:rPrChange>
          </w:rPr>
          <w:t xml:space="preserve"> a visible reference for the answerer, which we call the </w:t>
        </w:r>
      </w:ins>
      <w:ins w:id="1941" w:author="Prof. LIU Ben" w:date="2026-08-26T02:14:00Z" w16du:dateUtc="2026-08-25T18:14:00Z">
        <w:r>
          <w:t>“</w:t>
        </w:r>
      </w:ins>
      <w:ins w:id="1942" w:author="Prof. LIU Ben" w:date="2026-08-26T02:10:00Z" w16du:dateUtc="2026-08-25T18:10:00Z">
        <w:r w:rsidRPr="001C3581">
          <w:rPr>
            <w:rPrChange w:id="1943" w:author="Prof. LIU Ben" w:date="2026-08-26T02:11:00Z" w16du:dateUtc="2026-08-25T18:11:00Z">
              <w:rPr>
                <w:color w:val="000000"/>
              </w:rPr>
            </w:rPrChange>
          </w:rPr>
          <w:t>demonstrated standard.</w:t>
        </w:r>
      </w:ins>
      <w:ins w:id="1944" w:author="Prof. LIU Ben" w:date="2026-08-26T02:15:00Z" w16du:dateUtc="2026-08-25T18:15:00Z">
        <w:r>
          <w:t>”</w:t>
        </w:r>
      </w:ins>
    </w:p>
    <w:p w14:paraId="1B26AD10" w14:textId="4EB17867" w:rsidR="001C3581" w:rsidRPr="001C3581" w:rsidRDefault="001C3581">
      <w:pPr>
        <w:pStyle w:val="Paragraph0"/>
        <w:rPr>
          <w:ins w:id="1945" w:author="Prof. LIU Ben" w:date="2026-08-26T02:10:00Z" w16du:dateUtc="2026-08-25T18:10:00Z"/>
          <w:rPrChange w:id="1946" w:author="Prof. LIU Ben" w:date="2026-08-26T02:11:00Z" w16du:dateUtc="2026-08-25T18:11:00Z">
            <w:rPr>
              <w:ins w:id="1947" w:author="Prof. LIU Ben" w:date="2026-08-26T02:10:00Z" w16du:dateUtc="2026-08-25T18:10:00Z"/>
              <w:color w:val="000000"/>
            </w:rPr>
          </w:rPrChange>
        </w:rPr>
        <w:pPrChange w:id="1948" w:author="Prof. LIU Ben" w:date="2026-08-26T02:11:00Z" w16du:dateUtc="2026-08-25T18:11:00Z">
          <w:pPr>
            <w:spacing w:before="100" w:beforeAutospacing="1" w:after="100" w:afterAutospacing="1"/>
          </w:pPr>
        </w:pPrChange>
      </w:pPr>
      <w:ins w:id="1949" w:author="Prof. LIU Ben" w:date="2026-08-26T02:10:00Z" w16du:dateUtc="2026-08-25T18:10:00Z">
        <w:r w:rsidRPr="001C3581">
          <w:rPr>
            <w:rPrChange w:id="1950" w:author="Prof. LIU Ben" w:date="2026-08-26T02:11:00Z" w16du:dateUtc="2026-08-25T18:11:00Z">
              <w:rPr>
                <w:color w:val="000000"/>
              </w:rPr>
            </w:rPrChange>
          </w:rPr>
          <w:lastRenderedPageBreak/>
          <w:t>How high that standard sits depends on how good the AI answer is. Consider an answerer who can offer a plausible explanation of the error. If the AI answer is weak, advancing a shaky diagnosis or code that may not run, that explanation is already the better contribution, and the answerer has little reason to do more. If instead the diagnosis holds and the code works on the questioner</w:t>
        </w:r>
      </w:ins>
      <w:ins w:id="1951" w:author="Prof. LIU Ben" w:date="2026-08-26T02:15:00Z" w16du:dateUtc="2026-08-25T18:15:00Z">
        <w:r>
          <w:t>’</w:t>
        </w:r>
      </w:ins>
      <w:ins w:id="1952" w:author="Prof. LIU Ben" w:date="2026-08-26T02:10:00Z" w16du:dateUtc="2026-08-25T18:10:00Z">
        <w:r w:rsidRPr="001C3581">
          <w:rPr>
            <w:rPrChange w:id="1953" w:author="Prof. LIU Ben" w:date="2026-08-26T02:11:00Z" w16du:dateUtc="2026-08-25T18:11:00Z">
              <w:rPr>
                <w:color w:val="000000"/>
              </w:rPr>
            </w:rPrChange>
          </w:rPr>
          <w:t xml:space="preserve">s setup, the same explanation no longer suffices, since posting it means standing beside a reply that is demonstrably sound. The answerer must do better. This suggests that a stronger AI answer sets a higher standard, to which the answerer responds by working toward a higher level. The logic is consistent with the law of least effort, under which people </w:t>
        </w:r>
      </w:ins>
      <w:ins w:id="1954" w:author="Prof. LIU Ben" w:date="2026-08-26T02:16:00Z" w16du:dateUtc="2026-08-25T18:16:00Z">
        <w:r>
          <w:rPr>
            <w:rFonts w:hint="eastAsia"/>
          </w:rPr>
          <w:t>make</w:t>
        </w:r>
      </w:ins>
      <w:ins w:id="1955" w:author="Prof. LIU Ben" w:date="2026-08-26T02:10:00Z" w16du:dateUtc="2026-08-25T18:10:00Z">
        <w:r w:rsidRPr="001C3581">
          <w:rPr>
            <w:rPrChange w:id="1956" w:author="Prof. LIU Ben" w:date="2026-08-26T02:11:00Z" w16du:dateUtc="2026-08-25T18:11:00Z">
              <w:rPr>
                <w:color w:val="000000"/>
              </w:rPr>
            </w:rPrChange>
          </w:rPr>
          <w:t xml:space="preserve"> effort only up to the level a goal requires (Kahneman 2011), and with competition research showing that the intensity of a competitive response rises with how much the competitor appears to have invested (Chen 2009; Hsieh et al. 2015).</w:t>
        </w:r>
      </w:ins>
    </w:p>
    <w:p w14:paraId="1FDE70BF" w14:textId="2ACAF194" w:rsidR="001C3581" w:rsidRPr="001C3581" w:rsidRDefault="001C3581">
      <w:pPr>
        <w:pStyle w:val="Paragraph0"/>
        <w:rPr>
          <w:ins w:id="1957" w:author="Prof. LIU Ben" w:date="2026-08-26T02:33:00Z" w16du:dateUtc="2026-08-25T18:33:00Z"/>
          <w:rPrChange w:id="1958" w:author="Prof. LIU Ben" w:date="2026-08-26T02:33:00Z" w16du:dateUtc="2026-08-25T18:33:00Z">
            <w:rPr>
              <w:ins w:id="1959" w:author="Prof. LIU Ben" w:date="2026-08-26T02:33:00Z" w16du:dateUtc="2026-08-25T18:33:00Z"/>
              <w:color w:val="000000"/>
            </w:rPr>
          </w:rPrChange>
        </w:rPr>
        <w:pPrChange w:id="1960" w:author="Prof. LIU Ben" w:date="2026-08-26T02:33:00Z" w16du:dateUtc="2026-08-25T18:33:00Z">
          <w:pPr/>
        </w:pPrChange>
      </w:pPr>
      <w:ins w:id="1961" w:author="Prof. LIU Ben" w:date="2026-08-26T02:25:00Z" w16du:dateUtc="2026-08-25T18:25:00Z">
        <w:r w:rsidRPr="001C3581">
          <w:rPr>
            <w:rPrChange w:id="1962" w:author="Prof. LIU Ben" w:date="2026-08-26T02:25:00Z" w16du:dateUtc="2026-08-25T18:25:00Z">
              <w:rPr>
                <w:color w:val="000000"/>
              </w:rPr>
            </w:rPrChange>
          </w:rPr>
          <w:t xml:space="preserve">The human answerer clears this standard by building on the AI answer as a starting point, so that the effort made scales with the level the AI demonstrates. Where that effort registers depends on what this kind of platform fundamentally needs. </w:t>
        </w:r>
      </w:ins>
      <w:ins w:id="1963" w:author="Prof. LIU Ben" w:date="2026-08-26T02:33:00Z" w16du:dateUtc="2026-08-25T18:33:00Z">
        <w:r w:rsidRPr="001C3581">
          <w:rPr>
            <w:rPrChange w:id="1964" w:author="Prof. LIU Ben" w:date="2026-08-26T02:33:00Z" w16du:dateUtc="2026-08-25T18:33:00Z">
              <w:rPr>
                <w:color w:val="000000"/>
              </w:rPr>
            </w:rPrChange>
          </w:rPr>
          <w:t xml:space="preserve">On a technical Q&amp;A platform, accuracy is what matters: an answer exists to resolve a concrete problem, and a reply whose claims do not hold or whose code does not run is of little use. Thus, confronting a high-quality AI answer, the answerer will take greater care to ensure that his or her own claims and diagnosis are correct and that the code actually runs before posting. The better the AI answer, the higher the standard it sets, and the stronger the human </w:t>
        </w:r>
        <w:r>
          <w:rPr>
            <w:rFonts w:hint="eastAsia"/>
          </w:rPr>
          <w:t>answer</w:t>
        </w:r>
        <w:r w:rsidRPr="001C3581">
          <w:rPr>
            <w:rPrChange w:id="1965" w:author="Prof. LIU Ben" w:date="2026-08-26T02:33:00Z" w16du:dateUtc="2026-08-25T18:33:00Z">
              <w:rPr>
                <w:color w:val="000000"/>
              </w:rPr>
            </w:rPrChange>
          </w:rPr>
          <w:t xml:space="preserve"> it should elicit.</w:t>
        </w:r>
      </w:ins>
    </w:p>
    <w:p w14:paraId="2BD57168" w14:textId="77777777" w:rsidR="005C375D" w:rsidRPr="005C375D" w:rsidRDefault="005C375D">
      <w:pPr>
        <w:pStyle w:val="Paragraph0"/>
        <w:ind w:left="533" w:firstLine="0"/>
        <w:rPr>
          <w:ins w:id="1966" w:author="Prof. LIU Ben" w:date="2026-08-25T21:50:00Z" w16du:dateUtc="2026-08-25T13:50:00Z"/>
          <w:i/>
          <w:iCs/>
          <w:rPrChange w:id="1967" w:author="Prof. LIU Ben" w:date="2026-08-25T22:00:00Z" w16du:dateUtc="2026-08-25T14:00:00Z">
            <w:rPr>
              <w:ins w:id="1968" w:author="Prof. LIU Ben" w:date="2026-08-25T21:50:00Z" w16du:dateUtc="2026-08-25T13:50:00Z"/>
              <w:color w:val="000000"/>
            </w:rPr>
          </w:rPrChange>
        </w:rPr>
        <w:pPrChange w:id="1969" w:author="Prof. LIU Ben" w:date="2026-08-25T22:00:00Z" w16du:dateUtc="2026-08-25T14:00:00Z">
          <w:pPr>
            <w:pStyle w:val="NormalWeb"/>
          </w:pPr>
        </w:pPrChange>
      </w:pPr>
      <w:ins w:id="1970" w:author="Prof. LIU Ben" w:date="2026-08-25T21:50:00Z" w16du:dateUtc="2026-08-25T13:50:00Z">
        <w:r w:rsidRPr="005C375D">
          <w:rPr>
            <w:i/>
            <w:iCs/>
            <w:rPrChange w:id="1971" w:author="Prof. LIU Ben" w:date="2026-08-25T22:00:00Z" w16du:dateUtc="2026-08-25T14:00:00Z">
              <w:rPr>
                <w:rStyle w:val="Strong"/>
                <w:color w:val="000000"/>
              </w:rPr>
            </w:rPrChange>
          </w:rPr>
          <w:t>H6. The effect of an AI answer on human answer quality becomes more positive as the quality of the AI answer increases.</w:t>
        </w:r>
      </w:ins>
    </w:p>
    <w:p w14:paraId="28023186" w14:textId="77777777" w:rsidR="000330CA" w:rsidRPr="00767D50" w:rsidRDefault="000330CA" w:rsidP="000330CA">
      <w:pPr>
        <w:pStyle w:val="Heading1"/>
        <w:rPr>
          <w:ins w:id="1972" w:author="Prof. LIU Ben" w:date="2026-08-25T22:12:00Z" w16du:dateUtc="2026-08-25T14:12:00Z"/>
          <w:szCs w:val="22"/>
        </w:rPr>
      </w:pPr>
      <w:ins w:id="1973" w:author="Prof. LIU Ben" w:date="2026-08-25T22:12:00Z" w16du:dateUtc="2026-08-25T14:12:00Z">
        <w:r w:rsidRPr="00261E78">
          <w:t xml:space="preserve">Research Context </w:t>
        </w:r>
      </w:ins>
    </w:p>
    <w:p w14:paraId="4AB5853C" w14:textId="63723E55" w:rsidR="00904A3D" w:rsidRPr="00904A3D" w:rsidRDefault="00904A3D" w:rsidP="00904A3D">
      <w:pPr>
        <w:pStyle w:val="Heading2"/>
        <w:rPr>
          <w:ins w:id="1974" w:author="Prof. LIU Ben" w:date="2026-08-25T22:12:00Z" w16du:dateUtc="2026-08-25T14:12:00Z"/>
        </w:rPr>
      </w:pPr>
      <w:ins w:id="1975" w:author="Prof. LIU Ben" w:date="2026-08-25T22:36:00Z" w16du:dateUtc="2026-08-25T14:36:00Z">
        <w:r w:rsidRPr="00904A3D">
          <w:rPr>
            <w:rPrChange w:id="1976" w:author="Prof. LIU Ben" w:date="2026-08-25T22:48:00Z" w16du:dateUtc="2026-08-25T14:48:00Z">
              <w:rPr>
                <w:color w:val="000000"/>
              </w:rPr>
            </w:rPrChange>
          </w:rPr>
          <w:t>SegmentFault and the Randomized Field Experiment</w:t>
        </w:r>
      </w:ins>
    </w:p>
    <w:p w14:paraId="50E69839" w14:textId="5AB2AFCD" w:rsidR="00904A3D" w:rsidRPr="00904A3D" w:rsidRDefault="00904A3D">
      <w:pPr>
        <w:pStyle w:val="Paragraph0"/>
        <w:rPr>
          <w:ins w:id="1977" w:author="Prof. LIU Ben" w:date="2026-08-25T22:36:00Z" w16du:dateUtc="2026-08-25T14:36:00Z"/>
          <w:rPrChange w:id="1978" w:author="Prof. LIU Ben" w:date="2026-08-25T22:37:00Z" w16du:dateUtc="2026-08-25T14:37:00Z">
            <w:rPr>
              <w:ins w:id="1979" w:author="Prof. LIU Ben" w:date="2026-08-25T22:36:00Z" w16du:dateUtc="2026-08-25T14:36:00Z"/>
              <w:color w:val="000000"/>
            </w:rPr>
          </w:rPrChange>
        </w:rPr>
        <w:pPrChange w:id="1980" w:author="Prof. LIU Ben" w:date="2026-08-25T22:37:00Z" w16du:dateUtc="2026-08-25T14:37:00Z">
          <w:pPr>
            <w:spacing w:before="100" w:beforeAutospacing="1" w:after="100" w:afterAutospacing="1"/>
          </w:pPr>
        </w:pPrChange>
      </w:pPr>
      <w:ins w:id="1981" w:author="Prof. LIU Ben" w:date="2026-08-25T22:36:00Z" w16du:dateUtc="2026-08-25T14:36:00Z">
        <w:r w:rsidRPr="00904A3D">
          <w:rPr>
            <w:rPrChange w:id="1982" w:author="Prof. LIU Ben" w:date="2026-08-25T22:37:00Z" w16du:dateUtc="2026-08-25T14:37:00Z">
              <w:rPr>
                <w:color w:val="000000"/>
              </w:rPr>
            </w:rPrChange>
          </w:rPr>
          <w:lastRenderedPageBreak/>
          <w:t>SegmentFault is a prominent Chinese technical Q&amp;A community specializing in IT and software development. Founded in 2012, it serves nearly 7 million users across web/mobile development, AI, cloud computing, and cybersecurity. As of April 2024, the platform hosted over 310,000 technical questions with an average of 1.9 answers each, and among global technical Q&amp;A communities it ranks sixth in questions asked, third in answers provided, and first in answer-to-question ratio.</w:t>
        </w:r>
      </w:ins>
      <w:ins w:id="1983" w:author="Prof. LIU Ben" w:date="2026-08-25T22:38:00Z" w16du:dateUtc="2026-08-25T14:38:00Z">
        <w:r w:rsidRPr="00261E78">
          <w:rPr>
            <w:vertAlign w:val="superscript"/>
          </w:rPr>
          <w:footnoteReference w:id="9"/>
        </w:r>
        <w:r w:rsidRPr="00261E78">
          <w:t xml:space="preserve"> </w:t>
        </w:r>
      </w:ins>
      <w:ins w:id="1986" w:author="Prof. LIU Ben" w:date="2026-08-25T22:36:00Z" w16du:dateUtc="2026-08-25T14:36:00Z">
        <w:r w:rsidRPr="00904A3D">
          <w:rPr>
            <w:rPrChange w:id="1987" w:author="Prof. LIU Ben" w:date="2026-08-25T22:37:00Z" w16du:dateUtc="2026-08-25T14:37:00Z">
              <w:rPr>
                <w:color w:val="000000"/>
              </w:rPr>
            </w:rPrChange>
          </w:rPr>
          <w:t>Its ecosystem relies on user-generated content: members pose and answer questions, and a reputation system awards points and medals based on the quantity and quality of their contributions.</w:t>
        </w:r>
      </w:ins>
    </w:p>
    <w:p w14:paraId="396AB1FA" w14:textId="1C39E8CC" w:rsidR="00904A3D" w:rsidRPr="00904A3D" w:rsidRDefault="00904A3D">
      <w:pPr>
        <w:pStyle w:val="Paragraph0"/>
        <w:rPr>
          <w:ins w:id="1988" w:author="Prof. LIU Ben" w:date="2026-08-25T22:36:00Z" w16du:dateUtc="2026-08-25T14:36:00Z"/>
          <w:rPrChange w:id="1989" w:author="Prof. LIU Ben" w:date="2026-08-25T22:37:00Z" w16du:dateUtc="2026-08-25T14:37:00Z">
            <w:rPr>
              <w:ins w:id="1990" w:author="Prof. LIU Ben" w:date="2026-08-25T22:36:00Z" w16du:dateUtc="2026-08-25T14:36:00Z"/>
              <w:color w:val="000000"/>
            </w:rPr>
          </w:rPrChange>
        </w:rPr>
        <w:pPrChange w:id="1991" w:author="Prof. LIU Ben" w:date="2026-08-25T22:37:00Z" w16du:dateUtc="2026-08-25T14:37:00Z">
          <w:pPr>
            <w:spacing w:before="100" w:beforeAutospacing="1" w:after="100" w:afterAutospacing="1"/>
          </w:pPr>
        </w:pPrChange>
      </w:pPr>
      <w:ins w:id="1992" w:author="Prof. LIU Ben" w:date="2026-08-25T22:36:00Z" w16du:dateUtc="2026-08-25T14:36:00Z">
        <w:r w:rsidRPr="00904A3D">
          <w:rPr>
            <w:rPrChange w:id="1993" w:author="Prof. LIU Ben" w:date="2026-08-25T22:37:00Z" w16du:dateUtc="2026-08-25T14:37:00Z">
              <w:rPr>
                <w:color w:val="000000"/>
              </w:rPr>
            </w:rPrChange>
          </w:rPr>
          <w:t>We leverage a randomized field experiment conducted by the platform.</w:t>
        </w:r>
      </w:ins>
      <w:ins w:id="1994" w:author="Prof. LIU Ben" w:date="2026-08-25T22:38:00Z" w16du:dateUtc="2026-08-25T14:38:00Z">
        <w:r w:rsidRPr="00261E78">
          <w:rPr>
            <w:vertAlign w:val="superscript"/>
          </w:rPr>
          <w:footnoteReference w:id="10"/>
        </w:r>
      </w:ins>
      <w:ins w:id="1997" w:author="Prof. LIU Ben" w:date="2026-08-25T22:36:00Z" w16du:dateUtc="2026-08-25T14:36:00Z">
        <w:r w:rsidRPr="00904A3D">
          <w:rPr>
            <w:rPrChange w:id="1998" w:author="Prof. LIU Ben" w:date="2026-08-25T22:37:00Z" w16du:dateUtc="2026-08-25T14:37:00Z">
              <w:rPr>
                <w:color w:val="000000"/>
              </w:rPr>
            </w:rPrChange>
          </w:rPr>
          <w:t xml:space="preserve"> Beginning September 13, 2023, SegmentFault ran an A/B test of its internal GenAI in which each newly posted question was independently and randomly assigned, upon posting, either to a treatment group that received an AI-generated answer or to a control group that received none, with no systematic variation by questioner characteristics, timing, or other factors.</w:t>
        </w:r>
      </w:ins>
      <w:ins w:id="1999" w:author="Prof. LIU Ben" w:date="2026-08-25T22:39:00Z" w16du:dateUtc="2026-08-25T14:39:00Z">
        <w:r w:rsidRPr="00261E78">
          <w:rPr>
            <w:rStyle w:val="FootnoteReference"/>
          </w:rPr>
          <w:footnoteReference w:id="11"/>
        </w:r>
      </w:ins>
      <w:ins w:id="2002" w:author="Prof. LIU Ben" w:date="2026-08-25T22:36:00Z" w16du:dateUtc="2026-08-25T14:36:00Z">
        <w:r w:rsidRPr="00904A3D">
          <w:rPr>
            <w:rPrChange w:id="2003" w:author="Prof. LIU Ben" w:date="2026-08-25T22:37:00Z" w16du:dateUtc="2026-08-25T14:37:00Z">
              <w:rPr>
                <w:color w:val="000000"/>
              </w:rPr>
            </w:rPrChange>
          </w:rPr>
          <w:t xml:space="preserve"> This question-level randomization lets us isolate how internal GenAI affects human contribution while external GenAI remains available to all users. Online Appendix A provides further detail.</w:t>
        </w:r>
      </w:ins>
      <w:ins w:id="2004" w:author="Prof. LIU Ben" w:date="2026-08-25T22:40:00Z" w16du:dateUtc="2026-08-25T14:40:00Z">
        <w:r>
          <w:rPr>
            <w:rStyle w:val="FootnoteReference"/>
          </w:rPr>
          <w:footnoteReference w:id="12"/>
        </w:r>
      </w:ins>
    </w:p>
    <w:p w14:paraId="1891A3DC" w14:textId="176AC293" w:rsidR="00904A3D" w:rsidRPr="00904A3D" w:rsidRDefault="00904A3D">
      <w:pPr>
        <w:pStyle w:val="Paragraph0"/>
        <w:rPr>
          <w:ins w:id="2007" w:author="Prof. LIU Ben" w:date="2026-08-25T22:40:00Z" w16du:dateUtc="2026-08-25T14:40:00Z"/>
          <w:rPrChange w:id="2008" w:author="Prof. LIU Ben" w:date="2026-08-25T22:40:00Z" w16du:dateUtc="2026-08-25T14:40:00Z">
            <w:rPr>
              <w:ins w:id="2009" w:author="Prof. LIU Ben" w:date="2026-08-25T22:40:00Z" w16du:dateUtc="2026-08-25T14:40:00Z"/>
              <w:color w:val="000000"/>
            </w:rPr>
          </w:rPrChange>
        </w:rPr>
        <w:pPrChange w:id="2010" w:author="Prof. LIU Ben" w:date="2026-08-25T22:40:00Z" w16du:dateUtc="2026-08-25T14:40:00Z">
          <w:pPr>
            <w:spacing w:before="100" w:beforeAutospacing="1" w:after="100" w:afterAutospacing="1"/>
          </w:pPr>
        </w:pPrChange>
      </w:pPr>
      <w:ins w:id="2011" w:author="Prof. LIU Ben" w:date="2026-08-25T22:40:00Z" w16du:dateUtc="2026-08-25T14:40:00Z">
        <w:r w:rsidRPr="00904A3D">
          <w:rPr>
            <w:rPrChange w:id="2012" w:author="Prof. LIU Ben" w:date="2026-08-25T22:40:00Z" w16du:dateUtc="2026-08-25T14:40:00Z">
              <w:rPr>
                <w:color w:val="000000"/>
              </w:rPr>
            </w:rPrChange>
          </w:rPr>
          <w:t xml:space="preserve">Figure 3 illustrates a treated question and a control question. The platform records precise timestamps for human answers but not for AI answers; we observe that AI answers appear within five minutes of posting, far faster than the average nine-hour delay of the first human answer, so an AI answer almost always occupies the first position. Community members may answer regardless of whether an AI answer is present. When one exists, the question page initially shows </w:t>
        </w:r>
        <w:r w:rsidRPr="00904A3D">
          <w:rPr>
            <w:rPrChange w:id="2013" w:author="Prof. LIU Ben" w:date="2026-08-25T22:40:00Z" w16du:dateUtc="2026-08-25T14:40:00Z">
              <w:rPr>
                <w:color w:val="000000"/>
              </w:rPr>
            </w:rPrChange>
          </w:rPr>
          <w:lastRenderedPageBreak/>
          <w:t xml:space="preserve">only its first two lines; clicking </w:t>
        </w:r>
      </w:ins>
      <w:ins w:id="2014" w:author="Prof. LIU Ben" w:date="2026-08-25T22:41:00Z" w16du:dateUtc="2026-08-25T14:41:00Z">
        <w:r>
          <w:t>“</w:t>
        </w:r>
      </w:ins>
      <w:ins w:id="2015" w:author="Prof. LIU Ben" w:date="2026-08-25T22:40:00Z" w16du:dateUtc="2026-08-25T14:40:00Z">
        <w:r w:rsidRPr="00904A3D">
          <w:rPr>
            <w:rPrChange w:id="2016" w:author="Prof. LIU Ben" w:date="2026-08-25T22:40:00Z" w16du:dateUtc="2026-08-25T14:40:00Z">
              <w:rPr>
                <w:color w:val="000000"/>
              </w:rPr>
            </w:rPrChange>
          </w:rPr>
          <w:t>View More</w:t>
        </w:r>
      </w:ins>
      <w:ins w:id="2017" w:author="Prof. LIU Ben" w:date="2026-08-25T22:41:00Z" w16du:dateUtc="2026-08-25T14:41:00Z">
        <w:r>
          <w:t>”</w:t>
        </w:r>
      </w:ins>
      <w:ins w:id="2018" w:author="Prof. LIU Ben" w:date="2026-08-25T22:40:00Z" w16du:dateUtc="2026-08-25T14:40:00Z">
        <w:r w:rsidRPr="00904A3D">
          <w:rPr>
            <w:rPrChange w:id="2019" w:author="Prof. LIU Ben" w:date="2026-08-25T22:40:00Z" w16du:dateUtc="2026-08-25T14:40:00Z">
              <w:rPr>
                <w:color w:val="000000"/>
              </w:rPr>
            </w:rPrChange>
          </w:rPr>
          <w:t xml:space="preserve"> opens a pop-up window labeled </w:t>
        </w:r>
      </w:ins>
      <w:ins w:id="2020" w:author="Prof. LIU Ben" w:date="2026-08-25T22:41:00Z" w16du:dateUtc="2026-08-25T14:41:00Z">
        <w:r>
          <w:t>“</w:t>
        </w:r>
      </w:ins>
      <w:ins w:id="2021" w:author="Prof. LIU Ben" w:date="2026-08-25T22:40:00Z" w16du:dateUtc="2026-08-25T14:40:00Z">
        <w:r w:rsidRPr="00904A3D">
          <w:rPr>
            <w:rPrChange w:id="2022" w:author="Prof. LIU Ben" w:date="2026-08-25T22:40:00Z" w16du:dateUtc="2026-08-25T14:40:00Z">
              <w:rPr>
                <w:color w:val="000000"/>
              </w:rPr>
            </w:rPrChange>
          </w:rPr>
          <w:t>AI Answers</w:t>
        </w:r>
      </w:ins>
      <w:ins w:id="2023" w:author="Prof. LIU Ben" w:date="2026-08-25T22:41:00Z" w16du:dateUtc="2026-08-25T14:41:00Z">
        <w:r>
          <w:t>”</w:t>
        </w:r>
      </w:ins>
      <w:ins w:id="2024" w:author="Prof. LIU Ben" w:date="2026-08-25T22:40:00Z" w16du:dateUtc="2026-08-25T14:40:00Z">
        <w:r w:rsidRPr="00904A3D">
          <w:rPr>
            <w:rPrChange w:id="2025" w:author="Prof. LIU Ben" w:date="2026-08-25T22:40:00Z" w16du:dateUtc="2026-08-25T14:40:00Z">
              <w:rPr>
                <w:color w:val="000000"/>
              </w:rPr>
            </w:rPrChange>
          </w:rPr>
          <w:t xml:space="preserve"> that carries a disclaimer warning of possible errors and noting that the content is for reference only.</w:t>
        </w:r>
      </w:ins>
    </w:p>
    <w:p w14:paraId="23A5EF29" w14:textId="132F6805" w:rsidR="00904A3D" w:rsidRPr="00904A3D" w:rsidRDefault="00904A3D" w:rsidP="00904A3D">
      <w:pPr>
        <w:pStyle w:val="Paragraph0"/>
        <w:rPr>
          <w:ins w:id="2026" w:author="Prof. LIU Ben" w:date="2026-08-25T22:36:00Z" w16du:dateUtc="2026-08-25T14:36:00Z"/>
          <w:color w:val="000000"/>
          <w:rPrChange w:id="2027" w:author="Prof. LIU Ben" w:date="2026-08-25T22:42:00Z" w16du:dateUtc="2026-08-25T14:42:00Z">
            <w:rPr>
              <w:ins w:id="2028" w:author="Prof. LIU Ben" w:date="2026-08-25T22:36:00Z" w16du:dateUtc="2026-08-25T14:36:00Z"/>
            </w:rPr>
          </w:rPrChange>
        </w:rPr>
      </w:pPr>
      <w:ins w:id="2029" w:author="Prof. LIU Ben" w:date="2026-08-25T22:42:00Z" w16du:dateUtc="2026-08-25T14:42:00Z">
        <w:r w:rsidRPr="00904A3D">
          <w:rPr>
            <w:rPrChange w:id="2030" w:author="Prof. LIU Ben" w:date="2026-08-25T22:42:00Z" w16du:dateUtc="2026-08-25T14:42:00Z">
              <w:rPr>
                <w:color w:val="000000"/>
              </w:rPr>
            </w:rPrChange>
          </w:rPr>
          <w:t>Two features of this deployment are central to our design. First, the AI answer is explicitly labeled, so the source signal in our framework is observable both to community members and to</w:t>
        </w:r>
        <w:r w:rsidRPr="00904A3D">
          <w:rPr>
            <w:color w:val="000000"/>
          </w:rPr>
          <w:t xml:space="preserve"> us. Second, it arrives before any human contributor, so it is the competitor a human answerer confronts on arrival rather than a supplement to an established discussion.</w:t>
        </w:r>
      </w:ins>
    </w:p>
    <w:p w14:paraId="3A5B841A" w14:textId="77777777" w:rsidR="000330CA" w:rsidRPr="00261E78" w:rsidRDefault="000330CA" w:rsidP="000330CA">
      <w:pPr>
        <w:pStyle w:val="TableFiguretitle"/>
        <w:rPr>
          <w:ins w:id="2031" w:author="Prof. LIU Ben" w:date="2026-08-25T22:12:00Z" w16du:dateUtc="2026-08-25T14:12:00Z"/>
        </w:rPr>
      </w:pPr>
      <w:ins w:id="2032" w:author="Prof. LIU Ben" w:date="2026-08-25T22:12:00Z" w16du:dateUtc="2026-08-25T14:12:00Z">
        <w:r w:rsidRPr="00261E78">
          <w:rPr>
            <w:noProof/>
          </w:rPr>
          <w:drawing>
            <wp:inline distT="0" distB="0" distL="0" distR="0" wp14:anchorId="482D7A39" wp14:editId="13B6B3DA">
              <wp:extent cx="5960447" cy="2889955"/>
              <wp:effectExtent l="0" t="0" r="0" b="5715"/>
              <wp:docPr id="624084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22"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ins>
    </w:p>
    <w:p w14:paraId="63E7BC46" w14:textId="77777777" w:rsidR="000330CA" w:rsidRPr="00261E78" w:rsidRDefault="000330CA" w:rsidP="000330CA">
      <w:pPr>
        <w:pStyle w:val="TableFiguretitle"/>
        <w:rPr>
          <w:ins w:id="2033" w:author="Prof. LIU Ben" w:date="2026-08-25T22:12:00Z" w16du:dateUtc="2026-08-25T14:12:00Z"/>
        </w:rPr>
      </w:pPr>
      <w:ins w:id="2034" w:author="Prof. LIU Ben" w:date="2026-08-25T22:12:00Z" w16du:dateUtc="2026-08-25T14:12:00Z">
        <w:r w:rsidRPr="00261E78">
          <w:t>Figure</w:t>
        </w:r>
        <w:r>
          <w:rPr>
            <w:rFonts w:hint="eastAsia"/>
          </w:rPr>
          <w:t xml:space="preserve"> 3</w:t>
        </w:r>
        <w:r w:rsidRPr="00261E78">
          <w:t>. Illustration of treatment and control questions</w:t>
        </w:r>
      </w:ins>
    </w:p>
    <w:p w14:paraId="6AA50093" w14:textId="77777777" w:rsidR="000330CA" w:rsidRPr="00904A3D" w:rsidRDefault="000330CA" w:rsidP="00904A3D">
      <w:pPr>
        <w:pStyle w:val="Heading2"/>
        <w:rPr>
          <w:ins w:id="2035" w:author="Prof. LIU Ben" w:date="2026-08-25T22:12:00Z" w16du:dateUtc="2026-08-25T14:12:00Z"/>
        </w:rPr>
      </w:pPr>
      <w:ins w:id="2036" w:author="Prof. LIU Ben" w:date="2026-08-25T22:12:00Z" w16du:dateUtc="2026-08-25T14:12:00Z">
        <w:r w:rsidRPr="00904A3D">
          <w:t>Data Collection</w:t>
        </w:r>
      </w:ins>
    </w:p>
    <w:p w14:paraId="30EB2917" w14:textId="5CB386E3" w:rsidR="00904A3D" w:rsidRDefault="000330CA" w:rsidP="000330CA">
      <w:pPr>
        <w:pStyle w:val="Paragraph0"/>
        <w:rPr>
          <w:ins w:id="2037" w:author="Prof. LIU Ben" w:date="2026-08-25T22:46:00Z" w16du:dateUtc="2026-08-25T14:46:00Z"/>
          <w:color w:val="000000"/>
        </w:rPr>
      </w:pPr>
      <w:ins w:id="2038" w:author="Prof. LIU Ben" w:date="2026-08-25T22:12:00Z" w16du:dateUtc="2026-08-25T14:12:00Z">
        <w:r w:rsidRPr="00FF5096">
          <w:t xml:space="preserve">We </w:t>
        </w:r>
        <w:r>
          <w:t xml:space="preserve">crawled data from </w:t>
        </w:r>
        <w:r w:rsidRPr="00FF5096">
          <w:t>SegmentFault</w:t>
        </w:r>
        <w:r>
          <w:t xml:space="preserve"> in </w:t>
        </w:r>
        <w:r w:rsidRPr="00FF5096">
          <w:t xml:space="preserve">February 2024. Our main analyses focus on the 150-day window from September 2023 (when the field experiment began) to February 2024. </w:t>
        </w:r>
        <w:r>
          <w:t>W</w:t>
        </w:r>
        <w:r w:rsidRPr="00261E78">
          <w:t xml:space="preserve">e collected </w:t>
        </w:r>
        <w:r w:rsidRPr="00261E78">
          <w:rPr>
            <w:rFonts w:eastAsia="Times New Roman"/>
            <w:szCs w:val="24"/>
          </w:rPr>
          <w:t>all questions posted during this timeframe</w:t>
        </w:r>
        <w:r w:rsidRPr="00261E78">
          <w:t xml:space="preserve">. Our dataset comprises 3,613 questions posted by 1,404 unique users during this 150-day window, averaging 24 new questions daily. AI-generated answers appeared in 1,766 questions (48.9% of total). </w:t>
        </w:r>
      </w:ins>
      <w:ins w:id="2039" w:author="Prof. LIU Ben" w:date="2026-08-25T22:45:00Z" w16du:dateUtc="2026-08-25T14:45:00Z">
        <w:r w:rsidR="00904A3D" w:rsidRPr="00904A3D">
          <w:rPr>
            <w:color w:val="000000"/>
          </w:rPr>
          <w:t xml:space="preserve">We collect additional posts where needed for mechanism </w:t>
        </w:r>
      </w:ins>
      <w:ins w:id="2040" w:author="Prof. LIU Ben" w:date="2026-08-25T22:46:00Z" w16du:dateUtc="2026-08-25T14:46:00Z">
        <w:r w:rsidR="00904A3D">
          <w:rPr>
            <w:rFonts w:hint="eastAsia"/>
            <w:color w:val="000000"/>
          </w:rPr>
          <w:t>or</w:t>
        </w:r>
      </w:ins>
      <w:ins w:id="2041" w:author="Prof. LIU Ben" w:date="2026-08-25T22:45:00Z" w16du:dateUtc="2026-08-25T14:45:00Z">
        <w:r w:rsidR="00904A3D" w:rsidRPr="00904A3D">
          <w:rPr>
            <w:color w:val="000000"/>
          </w:rPr>
          <w:t xml:space="preserve"> </w:t>
        </w:r>
      </w:ins>
      <w:ins w:id="2042" w:author="Prof. LIU Ben" w:date="2026-08-25T22:46:00Z" w16du:dateUtc="2026-08-25T14:46:00Z">
        <w:r w:rsidR="00904A3D">
          <w:rPr>
            <w:rFonts w:hint="eastAsia"/>
            <w:color w:val="000000"/>
          </w:rPr>
          <w:t>additional</w:t>
        </w:r>
      </w:ins>
      <w:ins w:id="2043" w:author="Prof. LIU Ben" w:date="2026-08-25T22:45:00Z" w16du:dateUtc="2026-08-25T14:45:00Z">
        <w:r w:rsidR="00904A3D" w:rsidRPr="00904A3D">
          <w:rPr>
            <w:color w:val="000000"/>
          </w:rPr>
          <w:t xml:space="preserve"> analyses.</w:t>
        </w:r>
      </w:ins>
    </w:p>
    <w:p w14:paraId="31C5ECE9" w14:textId="04364469" w:rsidR="000330CA" w:rsidRPr="00261E78" w:rsidRDefault="000330CA" w:rsidP="000330CA">
      <w:pPr>
        <w:pStyle w:val="Paragraph0"/>
        <w:rPr>
          <w:ins w:id="2044" w:author="Prof. LIU Ben" w:date="2026-08-25T22:12:00Z" w16du:dateUtc="2026-08-25T14:12:00Z"/>
        </w:rPr>
      </w:pPr>
      <w:ins w:id="2045" w:author="Prof. LIU Ben" w:date="2026-08-25T22:12:00Z" w16du:dateUtc="2026-08-25T14:12:00Z">
        <w:r w:rsidRPr="00261E78">
          <w:t xml:space="preserve">The platform assigns each question a tag as a content summary. Based on 384 unique tags, </w:t>
        </w:r>
        <w:r w:rsidRPr="00261E78">
          <w:lastRenderedPageBreak/>
          <w:t xml:space="preserve">we classify questions into ten categories: web and mobile development, software design and architecture, cloud computing, databases, computer networks and systems, AI and machine learning, development tools and environment, programming languages, career and professional development, and other. </w:t>
        </w:r>
        <w:r>
          <w:t>“</w:t>
        </w:r>
        <w:r w:rsidRPr="00261E78">
          <w:t>Web and mobile development</w:t>
        </w:r>
        <w:r>
          <w:t>”</w:t>
        </w:r>
        <w:r w:rsidRPr="00261E78">
          <w:t xml:space="preserve"> is the largest category, accounting for 57.5% of questions.</w:t>
        </w:r>
      </w:ins>
    </w:p>
    <w:p w14:paraId="111E782B" w14:textId="77777777" w:rsidR="000330CA" w:rsidRDefault="000330CA" w:rsidP="000330CA">
      <w:pPr>
        <w:pStyle w:val="Heading2"/>
        <w:rPr>
          <w:ins w:id="2046" w:author="Prof. LIU Ben" w:date="2026-08-25T22:12:00Z" w16du:dateUtc="2026-08-25T14:12:00Z"/>
        </w:rPr>
      </w:pPr>
      <w:ins w:id="2047" w:author="Prof. LIU Ben" w:date="2026-08-25T22:12:00Z" w16du:dateUtc="2026-08-25T14:12:00Z">
        <w:r w:rsidRPr="00261E78">
          <w:t>Summary Statistics</w:t>
        </w:r>
      </w:ins>
    </w:p>
    <w:p w14:paraId="56069BEE" w14:textId="4B21506D" w:rsidR="00904A3D" w:rsidRPr="00904A3D" w:rsidRDefault="00904A3D">
      <w:pPr>
        <w:pStyle w:val="Paragraph0"/>
        <w:rPr>
          <w:ins w:id="2048" w:author="Prof. LIU Ben" w:date="2026-08-25T22:49:00Z" w16du:dateUtc="2026-08-25T14:49:00Z"/>
          <w:rFonts w:cs="Georgia"/>
          <w:bCs/>
          <w:kern w:val="32"/>
          <w:szCs w:val="20"/>
          <w:rPrChange w:id="2049" w:author="Prof. LIU Ben" w:date="2026-08-25T22:49:00Z" w16du:dateUtc="2026-08-25T14:49:00Z">
            <w:rPr>
              <w:ins w:id="2050" w:author="Prof. LIU Ben" w:date="2026-08-25T22:49:00Z" w16du:dateUtc="2026-08-25T14:49:00Z"/>
              <w:color w:val="000000"/>
            </w:rPr>
          </w:rPrChange>
        </w:rPr>
        <w:pPrChange w:id="2051" w:author="Prof. LIU Ben" w:date="2026-08-25T22:49:00Z" w16du:dateUtc="2026-08-25T14:49:00Z">
          <w:pPr>
            <w:spacing w:before="100" w:beforeAutospacing="1" w:after="100" w:afterAutospacing="1"/>
          </w:pPr>
        </w:pPrChange>
      </w:pPr>
      <w:ins w:id="2052" w:author="Prof. LIU Ben" w:date="2026-08-25T22:49:00Z" w16du:dateUtc="2026-08-25T14:49:00Z">
        <w:r w:rsidRPr="00904A3D">
          <w:rPr>
            <w:rFonts w:eastAsia="Times New Roman" w:cs="Georgia"/>
            <w:bCs/>
            <w:kern w:val="32"/>
            <w:szCs w:val="20"/>
            <w:rPrChange w:id="2053" w:author="Prof. LIU Ben" w:date="2026-08-25T22:49:00Z" w16du:dateUtc="2026-08-25T14:49:00Z">
              <w:rPr>
                <w:color w:val="000000"/>
              </w:rPr>
            </w:rPrChange>
          </w:rPr>
          <w:t xml:space="preserve">Table 2 reports summary statistics. Questions average 86.809 Chinese characters and receive 1.293 human answers, with 76.1% attracting at least one answer and 32.2% having an answer </w:t>
        </w:r>
      </w:ins>
      <w:ins w:id="2054" w:author="Prof. LIU Ben" w:date="2026-08-25T22:50:00Z" w16du:dateUtc="2026-08-25T14:50:00Z">
        <w:r>
          <w:rPr>
            <w:rFonts w:eastAsia="Times New Roman" w:cs="Georgia"/>
            <w:bCs/>
            <w:kern w:val="32"/>
            <w:szCs w:val="20"/>
          </w:rPr>
          <w:t>“</w:t>
        </w:r>
      </w:ins>
      <w:ins w:id="2055" w:author="Prof. LIU Ben" w:date="2026-08-25T22:49:00Z" w16du:dateUtc="2026-08-25T14:49:00Z">
        <w:r w:rsidRPr="00904A3D">
          <w:rPr>
            <w:rFonts w:eastAsia="Times New Roman" w:cs="Georgia"/>
            <w:bCs/>
            <w:kern w:val="32"/>
            <w:szCs w:val="20"/>
            <w:rPrChange w:id="2056" w:author="Prof. LIU Ben" w:date="2026-08-25T22:49:00Z" w16du:dateUtc="2026-08-25T14:49:00Z">
              <w:rPr>
                <w:color w:val="000000"/>
              </w:rPr>
            </w:rPrChange>
          </w:rPr>
          <w:t>accepted.</w:t>
        </w:r>
      </w:ins>
      <w:ins w:id="2057" w:author="Prof. LIU Ben" w:date="2026-08-25T22:50:00Z" w16du:dateUtc="2026-08-25T14:50:00Z">
        <w:r>
          <w:rPr>
            <w:rFonts w:eastAsia="Times New Roman" w:cs="Georgia"/>
            <w:bCs/>
            <w:kern w:val="32"/>
            <w:szCs w:val="20"/>
          </w:rPr>
          <w:t>”</w:t>
        </w:r>
      </w:ins>
      <w:ins w:id="2058" w:author="Prof. LIU Ben" w:date="2026-08-25T22:49:00Z" w16du:dateUtc="2026-08-25T14:49:00Z">
        <w:r w:rsidRPr="00904A3D">
          <w:rPr>
            <w:rFonts w:eastAsia="Times New Roman" w:cs="Georgia"/>
            <w:bCs/>
            <w:kern w:val="32"/>
            <w:szCs w:val="20"/>
            <w:rPrChange w:id="2059" w:author="Prof. LIU Ben" w:date="2026-08-25T22:49:00Z" w16du:dateUtc="2026-08-25T14:49:00Z">
              <w:rPr>
                <w:color w:val="000000"/>
              </w:rPr>
            </w:rPrChange>
          </w:rPr>
          <w:t xml:space="preserve"> Consistent with a negative average treatment effect on answer supply, treated questions receive fewer human answers than control questions (1.209 vs. 1.372). Questioner reputation scores range from −3 to 28,800, averaging 378.337.</w:t>
        </w:r>
      </w:ins>
      <w:ins w:id="2060" w:author="Prof. LIU Ben" w:date="2026-08-25T22:51:00Z" w16du:dateUtc="2026-08-25T14:51:00Z">
        <w:r w:rsidRPr="00261E78">
          <w:rPr>
            <w:vertAlign w:val="superscript"/>
          </w:rPr>
          <w:footnoteReference w:id="13"/>
        </w:r>
      </w:ins>
    </w:p>
    <w:p w14:paraId="6DAFB5F9" w14:textId="2AE66166" w:rsidR="000330CA" w:rsidRPr="00261E78" w:rsidRDefault="000330CA" w:rsidP="000330CA">
      <w:pPr>
        <w:pStyle w:val="TableFiguretitle"/>
        <w:rPr>
          <w:ins w:id="2063" w:author="Prof. LIU Ben" w:date="2026-08-25T22:12:00Z" w16du:dateUtc="2026-08-25T14:12:00Z"/>
        </w:rPr>
      </w:pPr>
      <w:ins w:id="2064" w:author="Prof. LIU Ben" w:date="2026-08-25T22:12:00Z" w16du:dateUtc="2026-08-25T14:12:00Z">
        <w:r w:rsidRPr="00261E78">
          <w:t xml:space="preserve">Table </w:t>
        </w:r>
      </w:ins>
      <w:ins w:id="2065" w:author="Prof. LIU Ben" w:date="2026-08-25T22:52:00Z" w16du:dateUtc="2026-08-25T14:52:00Z">
        <w:r w:rsidR="00904A3D">
          <w:rPr>
            <w:rFonts w:hint="eastAsia"/>
          </w:rPr>
          <w:t>2</w:t>
        </w:r>
      </w:ins>
      <w:ins w:id="2066" w:author="Prof. LIU Ben" w:date="2026-08-25T22:12:00Z" w16du:dateUtc="2026-08-25T14:12:00Z">
        <w:r w:rsidRPr="00261E78">
          <w:t>. Descriptive statistics of main variables</w:t>
        </w:r>
      </w:ins>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0330CA" w:rsidRPr="00261E78" w14:paraId="1B9F58A8" w14:textId="77777777" w:rsidTr="000B36F7">
        <w:trPr>
          <w:trHeight w:val="290"/>
          <w:jc w:val="center"/>
          <w:ins w:id="2067" w:author="Prof. LIU Ben" w:date="2026-08-25T22:12:00Z"/>
        </w:trPr>
        <w:tc>
          <w:tcPr>
            <w:tcW w:w="3531" w:type="dxa"/>
            <w:vMerge w:val="restart"/>
            <w:tcBorders>
              <w:top w:val="single" w:sz="12" w:space="0" w:color="auto"/>
              <w:bottom w:val="nil"/>
            </w:tcBorders>
            <w:vAlign w:val="center"/>
            <w:hideMark/>
          </w:tcPr>
          <w:p w14:paraId="08E4F531" w14:textId="77777777" w:rsidR="000330CA" w:rsidRPr="00261E78" w:rsidRDefault="000330CA" w:rsidP="000B36F7">
            <w:pPr>
              <w:pStyle w:val="Tablecontent"/>
              <w:rPr>
                <w:ins w:id="2068" w:author="Prof. LIU Ben" w:date="2026-08-25T22:12:00Z" w16du:dateUtc="2026-08-25T14:12:00Z"/>
                <w:rFonts w:eastAsiaTheme="minorEastAsia"/>
              </w:rPr>
            </w:pPr>
            <w:ins w:id="2069" w:author="Prof. LIU Ben" w:date="2026-08-25T22:12:00Z" w16du:dateUtc="2026-08-25T14:12:00Z">
              <w:r w:rsidRPr="00261E78">
                <w:rPr>
                  <w:rFonts w:eastAsiaTheme="minorEastAsia"/>
                </w:rPr>
                <w:t>Variable</w:t>
              </w:r>
            </w:ins>
          </w:p>
        </w:tc>
        <w:tc>
          <w:tcPr>
            <w:tcW w:w="3690" w:type="dxa"/>
            <w:gridSpan w:val="3"/>
            <w:tcBorders>
              <w:top w:val="single" w:sz="12" w:space="0" w:color="auto"/>
              <w:bottom w:val="nil"/>
            </w:tcBorders>
            <w:vAlign w:val="center"/>
            <w:hideMark/>
          </w:tcPr>
          <w:p w14:paraId="529F0349" w14:textId="77777777" w:rsidR="000330CA" w:rsidRPr="00261E78" w:rsidRDefault="000330CA" w:rsidP="000B36F7">
            <w:pPr>
              <w:pStyle w:val="Tablecontent"/>
              <w:rPr>
                <w:ins w:id="2070" w:author="Prof. LIU Ben" w:date="2026-08-25T22:12:00Z" w16du:dateUtc="2026-08-25T14:12:00Z"/>
                <w:rFonts w:eastAsiaTheme="minorEastAsia"/>
              </w:rPr>
            </w:pPr>
            <w:ins w:id="2071" w:author="Prof. LIU Ben" w:date="2026-08-25T22:12:00Z" w16du:dateUtc="2026-08-25T14:12:00Z">
              <w:r w:rsidRPr="00261E78">
                <w:rPr>
                  <w:rFonts w:eastAsiaTheme="minorEastAsia"/>
                </w:rPr>
                <w:t>Mean and SD</w:t>
              </w:r>
            </w:ins>
          </w:p>
        </w:tc>
        <w:tc>
          <w:tcPr>
            <w:tcW w:w="922" w:type="dxa"/>
            <w:vMerge w:val="restart"/>
            <w:tcBorders>
              <w:top w:val="single" w:sz="12" w:space="0" w:color="auto"/>
              <w:bottom w:val="nil"/>
            </w:tcBorders>
            <w:vAlign w:val="center"/>
            <w:hideMark/>
          </w:tcPr>
          <w:p w14:paraId="394DE0FC" w14:textId="77777777" w:rsidR="000330CA" w:rsidRPr="00261E78" w:rsidRDefault="000330CA" w:rsidP="000B36F7">
            <w:pPr>
              <w:pStyle w:val="Tablecontent"/>
              <w:rPr>
                <w:ins w:id="2072" w:author="Prof. LIU Ben" w:date="2026-08-25T22:12:00Z" w16du:dateUtc="2026-08-25T14:12:00Z"/>
                <w:rFonts w:eastAsiaTheme="minorEastAsia"/>
              </w:rPr>
            </w:pPr>
            <w:ins w:id="2073" w:author="Prof. LIU Ben" w:date="2026-08-25T22:12:00Z" w16du:dateUtc="2026-08-25T14:12:00Z">
              <w:r w:rsidRPr="00261E78">
                <w:rPr>
                  <w:rFonts w:eastAsiaTheme="minorEastAsia"/>
                </w:rPr>
                <w:t>Min</w:t>
              </w:r>
            </w:ins>
          </w:p>
        </w:tc>
        <w:tc>
          <w:tcPr>
            <w:tcW w:w="1217" w:type="dxa"/>
            <w:vMerge w:val="restart"/>
            <w:tcBorders>
              <w:top w:val="single" w:sz="12" w:space="0" w:color="auto"/>
              <w:bottom w:val="nil"/>
            </w:tcBorders>
            <w:vAlign w:val="center"/>
            <w:hideMark/>
          </w:tcPr>
          <w:p w14:paraId="7BBCF8BD" w14:textId="77777777" w:rsidR="000330CA" w:rsidRPr="00261E78" w:rsidRDefault="000330CA" w:rsidP="000B36F7">
            <w:pPr>
              <w:pStyle w:val="Tablecontent"/>
              <w:rPr>
                <w:ins w:id="2074" w:author="Prof. LIU Ben" w:date="2026-08-25T22:12:00Z" w16du:dateUtc="2026-08-25T14:12:00Z"/>
                <w:rFonts w:eastAsiaTheme="minorEastAsia"/>
              </w:rPr>
            </w:pPr>
            <w:ins w:id="2075" w:author="Prof. LIU Ben" w:date="2026-08-25T22:12:00Z" w16du:dateUtc="2026-08-25T14:12:00Z">
              <w:r w:rsidRPr="00261E78">
                <w:rPr>
                  <w:rFonts w:eastAsiaTheme="minorEastAsia"/>
                </w:rPr>
                <w:t>Max</w:t>
              </w:r>
            </w:ins>
          </w:p>
        </w:tc>
      </w:tr>
      <w:tr w:rsidR="000330CA" w:rsidRPr="00261E78" w14:paraId="639D0038" w14:textId="77777777" w:rsidTr="000B36F7">
        <w:trPr>
          <w:trHeight w:val="290"/>
          <w:jc w:val="center"/>
          <w:ins w:id="2076" w:author="Prof. LIU Ben" w:date="2026-08-25T22:12:00Z"/>
        </w:trPr>
        <w:tc>
          <w:tcPr>
            <w:tcW w:w="3531" w:type="dxa"/>
            <w:vMerge/>
            <w:tcBorders>
              <w:top w:val="nil"/>
            </w:tcBorders>
            <w:hideMark/>
          </w:tcPr>
          <w:p w14:paraId="4B18F162" w14:textId="77777777" w:rsidR="000330CA" w:rsidRPr="00261E78" w:rsidRDefault="000330CA" w:rsidP="000B36F7">
            <w:pPr>
              <w:pStyle w:val="Tablecontent"/>
              <w:rPr>
                <w:ins w:id="2077" w:author="Prof. LIU Ben" w:date="2026-08-25T22:12:00Z" w16du:dateUtc="2026-08-25T14:12:00Z"/>
                <w:rFonts w:eastAsiaTheme="minorEastAsia"/>
              </w:rPr>
            </w:pPr>
          </w:p>
        </w:tc>
        <w:tc>
          <w:tcPr>
            <w:tcW w:w="1230" w:type="dxa"/>
            <w:tcBorders>
              <w:top w:val="nil"/>
              <w:bottom w:val="single" w:sz="6" w:space="0" w:color="auto"/>
            </w:tcBorders>
            <w:vAlign w:val="center"/>
            <w:hideMark/>
          </w:tcPr>
          <w:p w14:paraId="16F119F7" w14:textId="77777777" w:rsidR="000330CA" w:rsidRPr="00261E78" w:rsidRDefault="000330CA" w:rsidP="000B36F7">
            <w:pPr>
              <w:pStyle w:val="Tablecontent"/>
              <w:rPr>
                <w:ins w:id="2078" w:author="Prof. LIU Ben" w:date="2026-08-25T22:12:00Z" w16du:dateUtc="2026-08-25T14:12:00Z"/>
                <w:rFonts w:eastAsiaTheme="minorEastAsia"/>
              </w:rPr>
            </w:pPr>
            <w:ins w:id="2079" w:author="Prof. LIU Ben" w:date="2026-08-25T22:12:00Z" w16du:dateUtc="2026-08-25T14:12:00Z">
              <w:r w:rsidRPr="00261E78">
                <w:rPr>
                  <w:rFonts w:eastAsiaTheme="minorEastAsia"/>
                </w:rPr>
                <w:t>All samples</w:t>
              </w:r>
            </w:ins>
          </w:p>
        </w:tc>
        <w:tc>
          <w:tcPr>
            <w:tcW w:w="1230" w:type="dxa"/>
            <w:tcBorders>
              <w:top w:val="nil"/>
              <w:bottom w:val="single" w:sz="6" w:space="0" w:color="auto"/>
            </w:tcBorders>
            <w:vAlign w:val="center"/>
            <w:hideMark/>
          </w:tcPr>
          <w:p w14:paraId="3A7DD8A5" w14:textId="77777777" w:rsidR="000330CA" w:rsidRPr="00261E78" w:rsidRDefault="000330CA" w:rsidP="000B36F7">
            <w:pPr>
              <w:pStyle w:val="Tablecontent"/>
              <w:rPr>
                <w:ins w:id="2080" w:author="Prof. LIU Ben" w:date="2026-08-25T22:12:00Z" w16du:dateUtc="2026-08-25T14:12:00Z"/>
                <w:rFonts w:eastAsiaTheme="minorEastAsia"/>
              </w:rPr>
            </w:pPr>
            <w:ins w:id="2081" w:author="Prof. LIU Ben" w:date="2026-08-25T22:12:00Z" w16du:dateUtc="2026-08-25T14:12:00Z">
              <w:r>
                <w:rPr>
                  <w:rFonts w:eastAsiaTheme="minorEastAsia" w:hint="eastAsia"/>
                </w:rPr>
                <w:t>T</w:t>
              </w:r>
              <w:r w:rsidRPr="00261E78">
                <w:rPr>
                  <w:rFonts w:eastAsiaTheme="minorEastAsia"/>
                </w:rPr>
                <w:t>reatment group</w:t>
              </w:r>
            </w:ins>
          </w:p>
        </w:tc>
        <w:tc>
          <w:tcPr>
            <w:tcW w:w="1230" w:type="dxa"/>
            <w:tcBorders>
              <w:top w:val="nil"/>
              <w:bottom w:val="single" w:sz="6" w:space="0" w:color="auto"/>
            </w:tcBorders>
            <w:vAlign w:val="center"/>
            <w:hideMark/>
          </w:tcPr>
          <w:p w14:paraId="08ED0976" w14:textId="77777777" w:rsidR="000330CA" w:rsidRPr="00261E78" w:rsidRDefault="000330CA" w:rsidP="000B36F7">
            <w:pPr>
              <w:pStyle w:val="Tablecontent"/>
              <w:rPr>
                <w:ins w:id="2082" w:author="Prof. LIU Ben" w:date="2026-08-25T22:12:00Z" w16du:dateUtc="2026-08-25T14:12:00Z"/>
                <w:rFonts w:eastAsiaTheme="minorEastAsia"/>
              </w:rPr>
            </w:pPr>
            <w:ins w:id="2083" w:author="Prof. LIU Ben" w:date="2026-08-25T22:12:00Z" w16du:dateUtc="2026-08-25T14:12:00Z">
              <w:r w:rsidRPr="00261E78">
                <w:rPr>
                  <w:rFonts w:eastAsiaTheme="minorEastAsia"/>
                </w:rPr>
                <w:t>Control group</w:t>
              </w:r>
            </w:ins>
          </w:p>
        </w:tc>
        <w:tc>
          <w:tcPr>
            <w:tcW w:w="922" w:type="dxa"/>
            <w:vMerge/>
            <w:tcBorders>
              <w:top w:val="nil"/>
              <w:bottom w:val="single" w:sz="6" w:space="0" w:color="auto"/>
            </w:tcBorders>
            <w:hideMark/>
          </w:tcPr>
          <w:p w14:paraId="0890AD57" w14:textId="77777777" w:rsidR="000330CA" w:rsidRPr="00261E78" w:rsidRDefault="000330CA" w:rsidP="000B36F7">
            <w:pPr>
              <w:pStyle w:val="Tablecontent"/>
              <w:rPr>
                <w:ins w:id="2084" w:author="Prof. LIU Ben" w:date="2026-08-25T22:12:00Z" w16du:dateUtc="2026-08-25T14:12:00Z"/>
                <w:rFonts w:eastAsiaTheme="minorEastAsia"/>
              </w:rPr>
            </w:pPr>
          </w:p>
        </w:tc>
        <w:tc>
          <w:tcPr>
            <w:tcW w:w="1217" w:type="dxa"/>
            <w:vMerge/>
            <w:tcBorders>
              <w:top w:val="nil"/>
              <w:bottom w:val="single" w:sz="6" w:space="0" w:color="auto"/>
            </w:tcBorders>
            <w:hideMark/>
          </w:tcPr>
          <w:p w14:paraId="3156A24C" w14:textId="77777777" w:rsidR="000330CA" w:rsidRPr="00261E78" w:rsidRDefault="000330CA" w:rsidP="000B36F7">
            <w:pPr>
              <w:pStyle w:val="Tablecontent"/>
              <w:rPr>
                <w:ins w:id="2085" w:author="Prof. LIU Ben" w:date="2026-08-25T22:12:00Z" w16du:dateUtc="2026-08-25T14:12:00Z"/>
                <w:rFonts w:eastAsiaTheme="minorEastAsia"/>
              </w:rPr>
            </w:pPr>
          </w:p>
        </w:tc>
      </w:tr>
      <w:tr w:rsidR="000330CA" w:rsidRPr="00261E78" w14:paraId="3F9430AE" w14:textId="77777777" w:rsidTr="000B36F7">
        <w:trPr>
          <w:trHeight w:val="520"/>
          <w:jc w:val="center"/>
          <w:ins w:id="2086" w:author="Prof. LIU Ben" w:date="2026-08-25T22:12:00Z"/>
        </w:trPr>
        <w:tc>
          <w:tcPr>
            <w:tcW w:w="3531" w:type="dxa"/>
            <w:vAlign w:val="center"/>
          </w:tcPr>
          <w:p w14:paraId="191E508B" w14:textId="77777777" w:rsidR="000330CA" w:rsidRPr="00261E78" w:rsidRDefault="000330CA" w:rsidP="000B36F7">
            <w:pPr>
              <w:pStyle w:val="Tablecontent"/>
              <w:jc w:val="both"/>
              <w:rPr>
                <w:ins w:id="2087" w:author="Prof. LIU Ben" w:date="2026-08-25T22:12:00Z" w16du:dateUtc="2026-08-25T14:12:00Z"/>
                <w:rFonts w:eastAsiaTheme="minorEastAsia"/>
              </w:rPr>
            </w:pPr>
            <w:ins w:id="2088" w:author="Prof. LIU Ben" w:date="2026-08-25T22:12:00Z" w16du:dateUtc="2026-08-25T14:12:00Z">
              <w:r w:rsidRPr="00261E78">
                <w:rPr>
                  <w:rFonts w:eastAsiaTheme="minorEastAsia"/>
                </w:rPr>
                <w:t>question length (number of Chinese characters)</w:t>
              </w:r>
            </w:ins>
          </w:p>
        </w:tc>
        <w:tc>
          <w:tcPr>
            <w:tcW w:w="1230" w:type="dxa"/>
            <w:tcBorders>
              <w:top w:val="single" w:sz="6" w:space="0" w:color="auto"/>
            </w:tcBorders>
          </w:tcPr>
          <w:p w14:paraId="3B04A310" w14:textId="77777777" w:rsidR="000330CA" w:rsidRPr="00261E78" w:rsidRDefault="000330CA" w:rsidP="000B36F7">
            <w:pPr>
              <w:pStyle w:val="Tablecontent"/>
              <w:rPr>
                <w:ins w:id="2089" w:author="Prof. LIU Ben" w:date="2026-08-25T22:12:00Z" w16du:dateUtc="2026-08-25T14:12:00Z"/>
                <w:rFonts w:eastAsiaTheme="minorEastAsia"/>
              </w:rPr>
            </w:pPr>
            <w:ins w:id="2090" w:author="Prof. LIU Ben" w:date="2026-08-25T22:12:00Z" w16du:dateUtc="2026-08-25T14:12:00Z">
              <w:r w:rsidRPr="00261E78">
                <w:rPr>
                  <w:rFonts w:eastAsiaTheme="minorEastAsia"/>
                </w:rPr>
                <w:t>86.809</w:t>
              </w:r>
              <w:r w:rsidRPr="00261E78">
                <w:rPr>
                  <w:rFonts w:eastAsiaTheme="minorEastAsia"/>
                </w:rPr>
                <w:br/>
                <w:t>(113.981)</w:t>
              </w:r>
            </w:ins>
          </w:p>
        </w:tc>
        <w:tc>
          <w:tcPr>
            <w:tcW w:w="1230" w:type="dxa"/>
            <w:tcBorders>
              <w:top w:val="single" w:sz="6" w:space="0" w:color="auto"/>
            </w:tcBorders>
          </w:tcPr>
          <w:p w14:paraId="3BF069FD" w14:textId="77777777" w:rsidR="000330CA" w:rsidRPr="00261E78" w:rsidRDefault="000330CA" w:rsidP="000B36F7">
            <w:pPr>
              <w:pStyle w:val="Tablecontent"/>
              <w:rPr>
                <w:ins w:id="2091" w:author="Prof. LIU Ben" w:date="2026-08-25T22:12:00Z" w16du:dateUtc="2026-08-25T14:12:00Z"/>
                <w:rFonts w:eastAsiaTheme="minorEastAsia"/>
              </w:rPr>
            </w:pPr>
            <w:ins w:id="2092" w:author="Prof. LIU Ben" w:date="2026-08-25T22:12:00Z" w16du:dateUtc="2026-08-25T14:12:00Z">
              <w:r w:rsidRPr="00261E78">
                <w:rPr>
                  <w:rFonts w:eastAsiaTheme="minorEastAsia"/>
                </w:rPr>
                <w:t>84.233</w:t>
              </w:r>
              <w:r w:rsidRPr="00261E78">
                <w:rPr>
                  <w:rFonts w:eastAsiaTheme="minorEastAsia"/>
                </w:rPr>
                <w:br/>
                <w:t>(89.347)</w:t>
              </w:r>
            </w:ins>
          </w:p>
        </w:tc>
        <w:tc>
          <w:tcPr>
            <w:tcW w:w="1230" w:type="dxa"/>
            <w:tcBorders>
              <w:top w:val="single" w:sz="6" w:space="0" w:color="auto"/>
            </w:tcBorders>
          </w:tcPr>
          <w:p w14:paraId="111EEC33" w14:textId="77777777" w:rsidR="000330CA" w:rsidRPr="00261E78" w:rsidRDefault="000330CA" w:rsidP="000B36F7">
            <w:pPr>
              <w:pStyle w:val="Tablecontent"/>
              <w:rPr>
                <w:ins w:id="2093" w:author="Prof. LIU Ben" w:date="2026-08-25T22:12:00Z" w16du:dateUtc="2026-08-25T14:12:00Z"/>
                <w:rFonts w:eastAsiaTheme="minorEastAsia"/>
              </w:rPr>
            </w:pPr>
            <w:ins w:id="2094" w:author="Prof. LIU Ben" w:date="2026-08-25T22:12:00Z" w16du:dateUtc="2026-08-25T14:12:00Z">
              <w:r w:rsidRPr="00261E78">
                <w:rPr>
                  <w:rFonts w:eastAsiaTheme="minorEastAsia"/>
                </w:rPr>
                <w:t>89.272</w:t>
              </w:r>
              <w:r w:rsidRPr="00261E78">
                <w:rPr>
                  <w:rFonts w:eastAsiaTheme="minorEastAsia"/>
                </w:rPr>
                <w:br/>
                <w:t>(133.323)</w:t>
              </w:r>
            </w:ins>
          </w:p>
        </w:tc>
        <w:tc>
          <w:tcPr>
            <w:tcW w:w="922" w:type="dxa"/>
            <w:tcBorders>
              <w:top w:val="single" w:sz="6" w:space="0" w:color="auto"/>
            </w:tcBorders>
          </w:tcPr>
          <w:p w14:paraId="6A581978" w14:textId="77777777" w:rsidR="000330CA" w:rsidRPr="00261E78" w:rsidRDefault="000330CA" w:rsidP="000B36F7">
            <w:pPr>
              <w:pStyle w:val="Tablecontent"/>
              <w:rPr>
                <w:ins w:id="2095" w:author="Prof. LIU Ben" w:date="2026-08-25T22:12:00Z" w16du:dateUtc="2026-08-25T14:12:00Z"/>
                <w:rFonts w:eastAsiaTheme="minorEastAsia"/>
              </w:rPr>
            </w:pPr>
            <w:ins w:id="2096" w:author="Prof. LIU Ben" w:date="2026-08-25T22:12:00Z" w16du:dateUtc="2026-08-25T14:12:00Z">
              <w:r w:rsidRPr="00261E78">
                <w:rPr>
                  <w:rFonts w:eastAsiaTheme="minorEastAsia"/>
                </w:rPr>
                <w:t xml:space="preserve">0.000 </w:t>
              </w:r>
            </w:ins>
          </w:p>
        </w:tc>
        <w:tc>
          <w:tcPr>
            <w:tcW w:w="1217" w:type="dxa"/>
            <w:tcBorders>
              <w:top w:val="single" w:sz="6" w:space="0" w:color="auto"/>
            </w:tcBorders>
          </w:tcPr>
          <w:p w14:paraId="50D61298" w14:textId="77777777" w:rsidR="000330CA" w:rsidRPr="00261E78" w:rsidRDefault="000330CA" w:rsidP="000B36F7">
            <w:pPr>
              <w:pStyle w:val="Tablecontent"/>
              <w:rPr>
                <w:ins w:id="2097" w:author="Prof. LIU Ben" w:date="2026-08-25T22:12:00Z" w16du:dateUtc="2026-08-25T14:12:00Z"/>
                <w:rFonts w:eastAsiaTheme="minorEastAsia"/>
              </w:rPr>
            </w:pPr>
            <w:ins w:id="2098" w:author="Prof. LIU Ben" w:date="2026-08-25T22:12:00Z" w16du:dateUtc="2026-08-25T14:12:00Z">
              <w:r w:rsidRPr="00261E78">
                <w:rPr>
                  <w:rFonts w:eastAsiaTheme="minorEastAsia"/>
                </w:rPr>
                <w:t xml:space="preserve">2702.000 </w:t>
              </w:r>
            </w:ins>
          </w:p>
        </w:tc>
      </w:tr>
      <w:tr w:rsidR="000330CA" w:rsidRPr="00261E78" w14:paraId="3678FFDF" w14:textId="77777777" w:rsidTr="000B36F7">
        <w:trPr>
          <w:trHeight w:val="520"/>
          <w:jc w:val="center"/>
          <w:ins w:id="2099" w:author="Prof. LIU Ben" w:date="2026-08-25T22:12:00Z"/>
        </w:trPr>
        <w:tc>
          <w:tcPr>
            <w:tcW w:w="3531" w:type="dxa"/>
            <w:vAlign w:val="center"/>
            <w:hideMark/>
          </w:tcPr>
          <w:p w14:paraId="331C466C" w14:textId="67A425CE" w:rsidR="000330CA" w:rsidRPr="00261E78" w:rsidRDefault="000330CA" w:rsidP="000B36F7">
            <w:pPr>
              <w:pStyle w:val="Tablecontent"/>
              <w:jc w:val="both"/>
              <w:rPr>
                <w:ins w:id="2100" w:author="Prof. LIU Ben" w:date="2026-08-25T22:12:00Z" w16du:dateUtc="2026-08-25T14:12:00Z"/>
                <w:rFonts w:eastAsiaTheme="minorEastAsia"/>
              </w:rPr>
            </w:pPr>
            <w:ins w:id="2101" w:author="Prof. LIU Ben" w:date="2026-08-25T22:12:00Z" w16du:dateUtc="2026-08-25T14:12:00Z">
              <w:r w:rsidRPr="00261E78">
                <w:rPr>
                  <w:rFonts w:eastAsiaTheme="minorEastAsia"/>
                </w:rPr>
                <w:t>number of human answers received by a question</w:t>
              </w:r>
            </w:ins>
          </w:p>
        </w:tc>
        <w:tc>
          <w:tcPr>
            <w:tcW w:w="1230" w:type="dxa"/>
            <w:hideMark/>
          </w:tcPr>
          <w:p w14:paraId="5EC67473" w14:textId="77777777" w:rsidR="000330CA" w:rsidRPr="00261E78" w:rsidRDefault="000330CA" w:rsidP="000B36F7">
            <w:pPr>
              <w:pStyle w:val="Tablecontent"/>
              <w:rPr>
                <w:ins w:id="2102" w:author="Prof. LIU Ben" w:date="2026-08-25T22:12:00Z" w16du:dateUtc="2026-08-25T14:12:00Z"/>
                <w:rFonts w:eastAsiaTheme="minorEastAsia"/>
              </w:rPr>
            </w:pPr>
            <w:ins w:id="2103" w:author="Prof. LIU Ben" w:date="2026-08-25T22:12:00Z" w16du:dateUtc="2026-08-25T14:12:00Z">
              <w:r w:rsidRPr="00261E78">
                <w:rPr>
                  <w:rFonts w:eastAsiaTheme="minorEastAsia"/>
                </w:rPr>
                <w:t>1.293</w:t>
              </w:r>
              <w:r w:rsidRPr="00261E78">
                <w:rPr>
                  <w:rFonts w:eastAsiaTheme="minorEastAsia"/>
                </w:rPr>
                <w:br/>
                <w:t>(1.166)</w:t>
              </w:r>
            </w:ins>
          </w:p>
        </w:tc>
        <w:tc>
          <w:tcPr>
            <w:tcW w:w="1230" w:type="dxa"/>
            <w:hideMark/>
          </w:tcPr>
          <w:p w14:paraId="7E6E4A19" w14:textId="77777777" w:rsidR="000330CA" w:rsidRPr="00261E78" w:rsidRDefault="000330CA" w:rsidP="000B36F7">
            <w:pPr>
              <w:pStyle w:val="Tablecontent"/>
              <w:rPr>
                <w:ins w:id="2104" w:author="Prof. LIU Ben" w:date="2026-08-25T22:12:00Z" w16du:dateUtc="2026-08-25T14:12:00Z"/>
                <w:rFonts w:eastAsiaTheme="minorEastAsia"/>
              </w:rPr>
            </w:pPr>
            <w:ins w:id="2105" w:author="Prof. LIU Ben" w:date="2026-08-25T22:12:00Z" w16du:dateUtc="2026-08-25T14:12:00Z">
              <w:r w:rsidRPr="00261E78">
                <w:rPr>
                  <w:rFonts w:eastAsiaTheme="minorEastAsia"/>
                </w:rPr>
                <w:t>1.209</w:t>
              </w:r>
              <w:r w:rsidRPr="00261E78">
                <w:rPr>
                  <w:rFonts w:eastAsiaTheme="minorEastAsia"/>
                </w:rPr>
                <w:br/>
                <w:t>(1.133)</w:t>
              </w:r>
            </w:ins>
          </w:p>
        </w:tc>
        <w:tc>
          <w:tcPr>
            <w:tcW w:w="1230" w:type="dxa"/>
            <w:hideMark/>
          </w:tcPr>
          <w:p w14:paraId="681D979E" w14:textId="77777777" w:rsidR="000330CA" w:rsidRPr="00261E78" w:rsidRDefault="000330CA" w:rsidP="000B36F7">
            <w:pPr>
              <w:pStyle w:val="Tablecontent"/>
              <w:rPr>
                <w:ins w:id="2106" w:author="Prof. LIU Ben" w:date="2026-08-25T22:12:00Z" w16du:dateUtc="2026-08-25T14:12:00Z"/>
                <w:rFonts w:eastAsiaTheme="minorEastAsia"/>
              </w:rPr>
            </w:pPr>
            <w:ins w:id="2107" w:author="Prof. LIU Ben" w:date="2026-08-25T22:12:00Z" w16du:dateUtc="2026-08-25T14:12:00Z">
              <w:r w:rsidRPr="00261E78">
                <w:rPr>
                  <w:rFonts w:eastAsiaTheme="minorEastAsia"/>
                </w:rPr>
                <w:t>1.372</w:t>
              </w:r>
              <w:r w:rsidRPr="00261E78">
                <w:rPr>
                  <w:rFonts w:eastAsiaTheme="minorEastAsia"/>
                </w:rPr>
                <w:br/>
                <w:t>(1.192)</w:t>
              </w:r>
            </w:ins>
          </w:p>
        </w:tc>
        <w:tc>
          <w:tcPr>
            <w:tcW w:w="922" w:type="dxa"/>
            <w:hideMark/>
          </w:tcPr>
          <w:p w14:paraId="524E6FE0" w14:textId="77777777" w:rsidR="000330CA" w:rsidRPr="00261E78" w:rsidRDefault="000330CA" w:rsidP="000B36F7">
            <w:pPr>
              <w:pStyle w:val="Tablecontent"/>
              <w:rPr>
                <w:ins w:id="2108" w:author="Prof. LIU Ben" w:date="2026-08-25T22:12:00Z" w16du:dateUtc="2026-08-25T14:12:00Z"/>
                <w:rFonts w:eastAsiaTheme="minorEastAsia"/>
              </w:rPr>
            </w:pPr>
            <w:ins w:id="2109" w:author="Prof. LIU Ben" w:date="2026-08-25T22:12:00Z" w16du:dateUtc="2026-08-25T14:12:00Z">
              <w:r w:rsidRPr="00261E78">
                <w:rPr>
                  <w:rFonts w:eastAsiaTheme="minorEastAsia"/>
                </w:rPr>
                <w:t xml:space="preserve">0.000 </w:t>
              </w:r>
            </w:ins>
          </w:p>
        </w:tc>
        <w:tc>
          <w:tcPr>
            <w:tcW w:w="1217" w:type="dxa"/>
            <w:hideMark/>
          </w:tcPr>
          <w:p w14:paraId="2626B84C" w14:textId="77777777" w:rsidR="000330CA" w:rsidRPr="00261E78" w:rsidRDefault="000330CA" w:rsidP="000B36F7">
            <w:pPr>
              <w:pStyle w:val="Tablecontent"/>
              <w:rPr>
                <w:ins w:id="2110" w:author="Prof. LIU Ben" w:date="2026-08-25T22:12:00Z" w16du:dateUtc="2026-08-25T14:12:00Z"/>
                <w:rFonts w:eastAsiaTheme="minorEastAsia"/>
              </w:rPr>
            </w:pPr>
            <w:ins w:id="2111" w:author="Prof. LIU Ben" w:date="2026-08-25T22:12:00Z" w16du:dateUtc="2026-08-25T14:12:00Z">
              <w:r w:rsidRPr="00261E78">
                <w:rPr>
                  <w:rFonts w:eastAsiaTheme="minorEastAsia"/>
                </w:rPr>
                <w:t xml:space="preserve">8.000 </w:t>
              </w:r>
            </w:ins>
          </w:p>
        </w:tc>
      </w:tr>
      <w:tr w:rsidR="000330CA" w:rsidRPr="00261E78" w14:paraId="625AE2FC" w14:textId="77777777" w:rsidTr="000B36F7">
        <w:trPr>
          <w:trHeight w:val="520"/>
          <w:jc w:val="center"/>
          <w:ins w:id="2112" w:author="Prof. LIU Ben" w:date="2026-08-25T22:12:00Z"/>
        </w:trPr>
        <w:tc>
          <w:tcPr>
            <w:tcW w:w="3531" w:type="dxa"/>
            <w:vAlign w:val="center"/>
          </w:tcPr>
          <w:p w14:paraId="5AFCD3B2" w14:textId="77777777" w:rsidR="000330CA" w:rsidRPr="00261E78" w:rsidRDefault="000330CA" w:rsidP="000B36F7">
            <w:pPr>
              <w:pStyle w:val="Tablecontent"/>
              <w:jc w:val="both"/>
              <w:rPr>
                <w:ins w:id="2113" w:author="Prof. LIU Ben" w:date="2026-08-25T22:12:00Z" w16du:dateUtc="2026-08-25T14:12:00Z"/>
                <w:rFonts w:eastAsiaTheme="minorEastAsia"/>
              </w:rPr>
            </w:pPr>
            <w:ins w:id="2114" w:author="Prof. LIU Ben" w:date="2026-08-25T22:12:00Z" w16du:dateUtc="2026-08-25T14:12:00Z">
              <w:r w:rsidRPr="00261E78">
                <w:rPr>
                  <w:rFonts w:eastAsiaTheme="minorEastAsia"/>
                </w:rPr>
                <w:t>percentage of questions that received at least one answer</w:t>
              </w:r>
            </w:ins>
          </w:p>
        </w:tc>
        <w:tc>
          <w:tcPr>
            <w:tcW w:w="1230" w:type="dxa"/>
          </w:tcPr>
          <w:p w14:paraId="30522AA8" w14:textId="77777777" w:rsidR="000330CA" w:rsidRPr="00261E78" w:rsidRDefault="000330CA" w:rsidP="000B36F7">
            <w:pPr>
              <w:pStyle w:val="Tablecontent"/>
              <w:rPr>
                <w:ins w:id="2115" w:author="Prof. LIU Ben" w:date="2026-08-25T22:12:00Z" w16du:dateUtc="2026-08-25T14:12:00Z"/>
                <w:rFonts w:eastAsiaTheme="minorEastAsia"/>
              </w:rPr>
            </w:pPr>
            <w:ins w:id="2116" w:author="Prof. LIU Ben" w:date="2026-08-25T22:12:00Z" w16du:dateUtc="2026-08-25T14:12:00Z">
              <w:r w:rsidRPr="00261E78">
                <w:rPr>
                  <w:rFonts w:eastAsiaTheme="minorEastAsia"/>
                </w:rPr>
                <w:t>0.761</w:t>
              </w:r>
              <w:r w:rsidRPr="00261E78">
                <w:rPr>
                  <w:rFonts w:eastAsiaTheme="minorEastAsia"/>
                </w:rPr>
                <w:br/>
                <w:t>(0.427)</w:t>
              </w:r>
            </w:ins>
          </w:p>
        </w:tc>
        <w:tc>
          <w:tcPr>
            <w:tcW w:w="1230" w:type="dxa"/>
          </w:tcPr>
          <w:p w14:paraId="5B3B4473" w14:textId="77777777" w:rsidR="000330CA" w:rsidRPr="00261E78" w:rsidRDefault="000330CA" w:rsidP="000B36F7">
            <w:pPr>
              <w:pStyle w:val="Tablecontent"/>
              <w:rPr>
                <w:ins w:id="2117" w:author="Prof. LIU Ben" w:date="2026-08-25T22:12:00Z" w16du:dateUtc="2026-08-25T14:12:00Z"/>
                <w:rFonts w:eastAsiaTheme="minorEastAsia"/>
              </w:rPr>
            </w:pPr>
            <w:ins w:id="2118" w:author="Prof. LIU Ben" w:date="2026-08-25T22:12:00Z" w16du:dateUtc="2026-08-25T14:12:00Z">
              <w:r w:rsidRPr="00261E78">
                <w:rPr>
                  <w:rFonts w:eastAsiaTheme="minorEastAsia"/>
                </w:rPr>
                <w:t>0.724</w:t>
              </w:r>
              <w:r w:rsidRPr="00261E78">
                <w:rPr>
                  <w:rFonts w:eastAsiaTheme="minorEastAsia"/>
                </w:rPr>
                <w:br/>
                <w:t>(0.447)</w:t>
              </w:r>
            </w:ins>
          </w:p>
        </w:tc>
        <w:tc>
          <w:tcPr>
            <w:tcW w:w="1230" w:type="dxa"/>
          </w:tcPr>
          <w:p w14:paraId="0BBDCC51" w14:textId="77777777" w:rsidR="000330CA" w:rsidRPr="00261E78" w:rsidRDefault="000330CA" w:rsidP="000B36F7">
            <w:pPr>
              <w:pStyle w:val="Tablecontent"/>
              <w:rPr>
                <w:ins w:id="2119" w:author="Prof. LIU Ben" w:date="2026-08-25T22:12:00Z" w16du:dateUtc="2026-08-25T14:12:00Z"/>
                <w:rFonts w:eastAsiaTheme="minorEastAsia"/>
              </w:rPr>
            </w:pPr>
            <w:ins w:id="2120" w:author="Prof. LIU Ben" w:date="2026-08-25T22:12:00Z" w16du:dateUtc="2026-08-25T14:12:00Z">
              <w:r w:rsidRPr="00261E78">
                <w:rPr>
                  <w:rFonts w:eastAsiaTheme="minorEastAsia"/>
                </w:rPr>
                <w:t>0.795</w:t>
              </w:r>
              <w:r w:rsidRPr="00261E78">
                <w:rPr>
                  <w:rFonts w:eastAsiaTheme="minorEastAsia"/>
                </w:rPr>
                <w:br/>
                <w:t>(0.404)</w:t>
              </w:r>
            </w:ins>
          </w:p>
        </w:tc>
        <w:tc>
          <w:tcPr>
            <w:tcW w:w="922" w:type="dxa"/>
          </w:tcPr>
          <w:p w14:paraId="0B53FF6B" w14:textId="77777777" w:rsidR="000330CA" w:rsidRPr="00261E78" w:rsidRDefault="000330CA" w:rsidP="000B36F7">
            <w:pPr>
              <w:pStyle w:val="Tablecontent"/>
              <w:rPr>
                <w:ins w:id="2121" w:author="Prof. LIU Ben" w:date="2026-08-25T22:12:00Z" w16du:dateUtc="2026-08-25T14:12:00Z"/>
                <w:rFonts w:eastAsiaTheme="minorEastAsia"/>
              </w:rPr>
            </w:pPr>
            <w:ins w:id="2122" w:author="Prof. LIU Ben" w:date="2026-08-25T22:12:00Z" w16du:dateUtc="2026-08-25T14:12:00Z">
              <w:r w:rsidRPr="00261E78">
                <w:rPr>
                  <w:rFonts w:eastAsiaTheme="minorEastAsia"/>
                </w:rPr>
                <w:t xml:space="preserve">0.000 </w:t>
              </w:r>
            </w:ins>
          </w:p>
        </w:tc>
        <w:tc>
          <w:tcPr>
            <w:tcW w:w="1217" w:type="dxa"/>
          </w:tcPr>
          <w:p w14:paraId="307A63FE" w14:textId="77777777" w:rsidR="000330CA" w:rsidRPr="00261E78" w:rsidRDefault="000330CA" w:rsidP="000B36F7">
            <w:pPr>
              <w:pStyle w:val="Tablecontent"/>
              <w:rPr>
                <w:ins w:id="2123" w:author="Prof. LIU Ben" w:date="2026-08-25T22:12:00Z" w16du:dateUtc="2026-08-25T14:12:00Z"/>
                <w:rFonts w:eastAsiaTheme="minorEastAsia"/>
              </w:rPr>
            </w:pPr>
            <w:ins w:id="2124" w:author="Prof. LIU Ben" w:date="2026-08-25T22:12:00Z" w16du:dateUtc="2026-08-25T14:12:00Z">
              <w:r w:rsidRPr="00261E78">
                <w:rPr>
                  <w:rFonts w:eastAsiaTheme="minorEastAsia"/>
                </w:rPr>
                <w:t xml:space="preserve">1.000 </w:t>
              </w:r>
            </w:ins>
          </w:p>
        </w:tc>
      </w:tr>
      <w:tr w:rsidR="000330CA" w:rsidRPr="00261E78" w14:paraId="707734F4" w14:textId="77777777" w:rsidTr="000B36F7">
        <w:trPr>
          <w:trHeight w:val="520"/>
          <w:jc w:val="center"/>
          <w:ins w:id="2125" w:author="Prof. LIU Ben" w:date="2026-08-25T22:12:00Z"/>
        </w:trPr>
        <w:tc>
          <w:tcPr>
            <w:tcW w:w="3531" w:type="dxa"/>
            <w:vAlign w:val="center"/>
          </w:tcPr>
          <w:p w14:paraId="53C2C3F9" w14:textId="77777777" w:rsidR="000330CA" w:rsidRPr="00261E78" w:rsidRDefault="000330CA" w:rsidP="000B36F7">
            <w:pPr>
              <w:pStyle w:val="Tablecontent"/>
              <w:jc w:val="both"/>
              <w:rPr>
                <w:ins w:id="2126" w:author="Prof. LIU Ben" w:date="2026-08-25T22:12:00Z" w16du:dateUtc="2026-08-25T14:12:00Z"/>
                <w:rFonts w:eastAsiaTheme="minorEastAsia"/>
              </w:rPr>
            </w:pPr>
            <w:ins w:id="2127" w:author="Prof. LIU Ben" w:date="2026-08-25T22:12:00Z" w16du:dateUtc="2026-08-25T14:12:00Z">
              <w:r w:rsidRPr="00261E78">
                <w:rPr>
                  <w:rFonts w:eastAsiaTheme="minorEastAsia"/>
                </w:rPr>
                <w:t xml:space="preserve">percentage of questions that have an answer </w:t>
              </w:r>
              <w:r>
                <w:rPr>
                  <w:rFonts w:eastAsiaTheme="minorEastAsia"/>
                </w:rPr>
                <w:t>“</w:t>
              </w:r>
              <w:r w:rsidRPr="00261E78">
                <w:rPr>
                  <w:rFonts w:eastAsiaTheme="minorEastAsia"/>
                </w:rPr>
                <w:t>accepted</w:t>
              </w:r>
              <w:r>
                <w:rPr>
                  <w:rFonts w:eastAsiaTheme="minorEastAsia"/>
                </w:rPr>
                <w:t>”</w:t>
              </w:r>
              <w:r w:rsidRPr="00261E78">
                <w:rPr>
                  <w:rFonts w:eastAsiaTheme="minorEastAsia"/>
                </w:rPr>
                <w:t xml:space="preserve"> by the questioner</w:t>
              </w:r>
            </w:ins>
          </w:p>
        </w:tc>
        <w:tc>
          <w:tcPr>
            <w:tcW w:w="1230" w:type="dxa"/>
          </w:tcPr>
          <w:p w14:paraId="71E50CE8" w14:textId="77777777" w:rsidR="000330CA" w:rsidRPr="00261E78" w:rsidRDefault="000330CA" w:rsidP="000B36F7">
            <w:pPr>
              <w:pStyle w:val="Tablecontent"/>
              <w:rPr>
                <w:ins w:id="2128" w:author="Prof. LIU Ben" w:date="2026-08-25T22:12:00Z" w16du:dateUtc="2026-08-25T14:12:00Z"/>
                <w:rFonts w:eastAsiaTheme="minorEastAsia"/>
              </w:rPr>
            </w:pPr>
            <w:ins w:id="2129" w:author="Prof. LIU Ben" w:date="2026-08-25T22:12:00Z" w16du:dateUtc="2026-08-25T14:12:00Z">
              <w:r w:rsidRPr="00261E78">
                <w:rPr>
                  <w:rFonts w:eastAsiaTheme="minorEastAsia"/>
                </w:rPr>
                <w:t>0.322</w:t>
              </w:r>
              <w:r w:rsidRPr="00261E78">
                <w:rPr>
                  <w:rFonts w:eastAsiaTheme="minorEastAsia"/>
                </w:rPr>
                <w:br/>
                <w:t>(0.467)</w:t>
              </w:r>
            </w:ins>
          </w:p>
        </w:tc>
        <w:tc>
          <w:tcPr>
            <w:tcW w:w="1230" w:type="dxa"/>
          </w:tcPr>
          <w:p w14:paraId="7B2D1E3C" w14:textId="77777777" w:rsidR="000330CA" w:rsidRPr="00261E78" w:rsidRDefault="000330CA" w:rsidP="000B36F7">
            <w:pPr>
              <w:pStyle w:val="Tablecontent"/>
              <w:rPr>
                <w:ins w:id="2130" w:author="Prof. LIU Ben" w:date="2026-08-25T22:12:00Z" w16du:dateUtc="2026-08-25T14:12:00Z"/>
                <w:rFonts w:eastAsiaTheme="minorEastAsia"/>
              </w:rPr>
            </w:pPr>
            <w:ins w:id="2131" w:author="Prof. LIU Ben" w:date="2026-08-25T22:12:00Z" w16du:dateUtc="2026-08-25T14:12:00Z">
              <w:r w:rsidRPr="00261E78">
                <w:rPr>
                  <w:rFonts w:eastAsiaTheme="minorEastAsia"/>
                </w:rPr>
                <w:t>0.293</w:t>
              </w:r>
              <w:r w:rsidRPr="00261E78">
                <w:rPr>
                  <w:rFonts w:eastAsiaTheme="minorEastAsia"/>
                </w:rPr>
                <w:br/>
                <w:t>(0.455)</w:t>
              </w:r>
            </w:ins>
          </w:p>
        </w:tc>
        <w:tc>
          <w:tcPr>
            <w:tcW w:w="1230" w:type="dxa"/>
          </w:tcPr>
          <w:p w14:paraId="0CEDCAAD" w14:textId="77777777" w:rsidR="000330CA" w:rsidRPr="00261E78" w:rsidRDefault="000330CA" w:rsidP="000B36F7">
            <w:pPr>
              <w:pStyle w:val="Tablecontent"/>
              <w:rPr>
                <w:ins w:id="2132" w:author="Prof. LIU Ben" w:date="2026-08-25T22:12:00Z" w16du:dateUtc="2026-08-25T14:12:00Z"/>
                <w:rFonts w:eastAsiaTheme="minorEastAsia"/>
              </w:rPr>
            </w:pPr>
            <w:ins w:id="2133" w:author="Prof. LIU Ben" w:date="2026-08-25T22:12:00Z" w16du:dateUtc="2026-08-25T14:12:00Z">
              <w:r w:rsidRPr="00261E78">
                <w:rPr>
                  <w:rFonts w:eastAsiaTheme="minorEastAsia"/>
                </w:rPr>
                <w:t>0.350</w:t>
              </w:r>
              <w:r w:rsidRPr="00261E78">
                <w:rPr>
                  <w:rFonts w:eastAsiaTheme="minorEastAsia"/>
                </w:rPr>
                <w:br/>
                <w:t>(0.477)</w:t>
              </w:r>
            </w:ins>
          </w:p>
        </w:tc>
        <w:tc>
          <w:tcPr>
            <w:tcW w:w="922" w:type="dxa"/>
          </w:tcPr>
          <w:p w14:paraId="19851176" w14:textId="77777777" w:rsidR="000330CA" w:rsidRPr="00261E78" w:rsidRDefault="000330CA" w:rsidP="000B36F7">
            <w:pPr>
              <w:pStyle w:val="Tablecontent"/>
              <w:rPr>
                <w:ins w:id="2134" w:author="Prof. LIU Ben" w:date="2026-08-25T22:12:00Z" w16du:dateUtc="2026-08-25T14:12:00Z"/>
                <w:rFonts w:eastAsiaTheme="minorEastAsia"/>
              </w:rPr>
            </w:pPr>
            <w:ins w:id="2135" w:author="Prof. LIU Ben" w:date="2026-08-25T22:12:00Z" w16du:dateUtc="2026-08-25T14:12:00Z">
              <w:r w:rsidRPr="00261E78">
                <w:rPr>
                  <w:rFonts w:eastAsiaTheme="minorEastAsia"/>
                </w:rPr>
                <w:t xml:space="preserve">0.000 </w:t>
              </w:r>
            </w:ins>
          </w:p>
        </w:tc>
        <w:tc>
          <w:tcPr>
            <w:tcW w:w="1217" w:type="dxa"/>
          </w:tcPr>
          <w:p w14:paraId="20FBA1B4" w14:textId="77777777" w:rsidR="000330CA" w:rsidRPr="00261E78" w:rsidRDefault="000330CA" w:rsidP="000B36F7">
            <w:pPr>
              <w:pStyle w:val="Tablecontent"/>
              <w:rPr>
                <w:ins w:id="2136" w:author="Prof. LIU Ben" w:date="2026-08-25T22:12:00Z" w16du:dateUtc="2026-08-25T14:12:00Z"/>
                <w:rFonts w:eastAsiaTheme="minorEastAsia"/>
              </w:rPr>
            </w:pPr>
            <w:ins w:id="2137" w:author="Prof. LIU Ben" w:date="2026-08-25T22:12:00Z" w16du:dateUtc="2026-08-25T14:12:00Z">
              <w:r w:rsidRPr="00261E78">
                <w:rPr>
                  <w:rFonts w:eastAsiaTheme="minorEastAsia"/>
                </w:rPr>
                <w:t xml:space="preserve">1.000 </w:t>
              </w:r>
            </w:ins>
          </w:p>
        </w:tc>
      </w:tr>
      <w:tr w:rsidR="000330CA" w:rsidRPr="00261E78" w14:paraId="403E589F" w14:textId="77777777" w:rsidTr="000B36F7">
        <w:trPr>
          <w:trHeight w:val="520"/>
          <w:jc w:val="center"/>
          <w:ins w:id="2138" w:author="Prof. LIU Ben" w:date="2026-08-25T22:12:00Z"/>
        </w:trPr>
        <w:tc>
          <w:tcPr>
            <w:tcW w:w="3531" w:type="dxa"/>
            <w:vAlign w:val="center"/>
          </w:tcPr>
          <w:p w14:paraId="3D7E9353" w14:textId="77777777" w:rsidR="000330CA" w:rsidRPr="00261E78" w:rsidRDefault="000330CA" w:rsidP="000B36F7">
            <w:pPr>
              <w:pStyle w:val="Tablecontent"/>
              <w:jc w:val="both"/>
              <w:rPr>
                <w:ins w:id="2139" w:author="Prof. LIU Ben" w:date="2026-08-25T22:12:00Z" w16du:dateUtc="2026-08-25T14:12:00Z"/>
                <w:rFonts w:eastAsiaTheme="minorEastAsia"/>
              </w:rPr>
            </w:pPr>
            <w:ins w:id="2140" w:author="Prof. LIU Ben" w:date="2026-08-25T22:12:00Z" w16du:dateUtc="2026-08-25T14:12:00Z">
              <w:r w:rsidRPr="00261E78">
                <w:rPr>
                  <w:rFonts w:eastAsiaTheme="minorEastAsia"/>
                </w:rPr>
                <w:t>reputation scores of the questioner at the time the question was posted</w:t>
              </w:r>
            </w:ins>
          </w:p>
        </w:tc>
        <w:tc>
          <w:tcPr>
            <w:tcW w:w="1230" w:type="dxa"/>
          </w:tcPr>
          <w:p w14:paraId="3BE6A3CE" w14:textId="77777777" w:rsidR="000330CA" w:rsidRPr="00261E78" w:rsidRDefault="000330CA" w:rsidP="000B36F7">
            <w:pPr>
              <w:pStyle w:val="Tablecontent"/>
              <w:rPr>
                <w:ins w:id="2141" w:author="Prof. LIU Ben" w:date="2026-08-25T22:12:00Z" w16du:dateUtc="2026-08-25T14:12:00Z"/>
                <w:rFonts w:eastAsiaTheme="minorEastAsia"/>
              </w:rPr>
            </w:pPr>
            <w:ins w:id="2142" w:author="Prof. LIU Ben" w:date="2026-08-25T22:12:00Z" w16du:dateUtc="2026-08-25T14:12:00Z">
              <w:r w:rsidRPr="00261E78">
                <w:rPr>
                  <w:rFonts w:eastAsiaTheme="minorEastAsia"/>
                </w:rPr>
                <w:t>378.337</w:t>
              </w:r>
              <w:r w:rsidRPr="00261E78">
                <w:br/>
              </w:r>
              <w:r w:rsidRPr="00261E78">
                <w:rPr>
                  <w:rFonts w:eastAsiaTheme="minorEastAsia"/>
                </w:rPr>
                <w:t>(1135.056)</w:t>
              </w:r>
            </w:ins>
          </w:p>
        </w:tc>
        <w:tc>
          <w:tcPr>
            <w:tcW w:w="1230" w:type="dxa"/>
          </w:tcPr>
          <w:p w14:paraId="1A26E8B6" w14:textId="77777777" w:rsidR="000330CA" w:rsidRPr="00261E78" w:rsidRDefault="000330CA" w:rsidP="000B36F7">
            <w:pPr>
              <w:pStyle w:val="Tablecontent"/>
              <w:rPr>
                <w:ins w:id="2143" w:author="Prof. LIU Ben" w:date="2026-08-25T22:12:00Z" w16du:dateUtc="2026-08-25T14:12:00Z"/>
                <w:rFonts w:eastAsiaTheme="minorEastAsia"/>
              </w:rPr>
            </w:pPr>
            <w:ins w:id="2144" w:author="Prof. LIU Ben" w:date="2026-08-25T22:12:00Z" w16du:dateUtc="2026-08-25T14:12:00Z">
              <w:r w:rsidRPr="00261E78">
                <w:rPr>
                  <w:rFonts w:eastAsiaTheme="minorEastAsia"/>
                </w:rPr>
                <w:t>334.484</w:t>
              </w:r>
              <w:r w:rsidRPr="00261E78">
                <w:br/>
              </w:r>
              <w:r w:rsidRPr="00261E78">
                <w:rPr>
                  <w:rFonts w:eastAsiaTheme="minorEastAsia"/>
                </w:rPr>
                <w:t>(695.343)</w:t>
              </w:r>
            </w:ins>
          </w:p>
        </w:tc>
        <w:tc>
          <w:tcPr>
            <w:tcW w:w="1230" w:type="dxa"/>
          </w:tcPr>
          <w:p w14:paraId="61BA3D8C" w14:textId="77777777" w:rsidR="000330CA" w:rsidRPr="00261E78" w:rsidRDefault="000330CA" w:rsidP="000B36F7">
            <w:pPr>
              <w:pStyle w:val="Tablecontent"/>
              <w:rPr>
                <w:ins w:id="2145" w:author="Prof. LIU Ben" w:date="2026-08-25T22:12:00Z" w16du:dateUtc="2026-08-25T14:12:00Z"/>
                <w:rFonts w:eastAsiaTheme="minorEastAsia"/>
              </w:rPr>
            </w:pPr>
            <w:ins w:id="2146" w:author="Prof. LIU Ben" w:date="2026-08-25T22:12:00Z" w16du:dateUtc="2026-08-25T14:12:00Z">
              <w:r w:rsidRPr="00261E78">
                <w:rPr>
                  <w:rFonts w:eastAsiaTheme="minorEastAsia"/>
                </w:rPr>
                <w:t>420.267</w:t>
              </w:r>
              <w:r w:rsidRPr="00261E78">
                <w:br/>
              </w:r>
              <w:r w:rsidRPr="00261E78">
                <w:rPr>
                  <w:rFonts w:eastAsiaTheme="minorEastAsia"/>
                </w:rPr>
                <w:t>(1433.522)</w:t>
              </w:r>
            </w:ins>
          </w:p>
        </w:tc>
        <w:tc>
          <w:tcPr>
            <w:tcW w:w="922" w:type="dxa"/>
          </w:tcPr>
          <w:p w14:paraId="40D7FCE0" w14:textId="77777777" w:rsidR="000330CA" w:rsidRPr="00261E78" w:rsidRDefault="000330CA" w:rsidP="000B36F7">
            <w:pPr>
              <w:pStyle w:val="Tablecontent"/>
              <w:rPr>
                <w:ins w:id="2147" w:author="Prof. LIU Ben" w:date="2026-08-25T22:12:00Z" w16du:dateUtc="2026-08-25T14:12:00Z"/>
                <w:rFonts w:eastAsiaTheme="minorEastAsia"/>
              </w:rPr>
            </w:pPr>
            <w:ins w:id="2148" w:author="Prof. LIU Ben" w:date="2026-08-25T22:12:00Z" w16du:dateUtc="2026-08-25T14:12:00Z">
              <w:r w:rsidRPr="00261E78">
                <w:rPr>
                  <w:rFonts w:eastAsiaTheme="minorEastAsia"/>
                </w:rPr>
                <w:t xml:space="preserve">-3.000 </w:t>
              </w:r>
            </w:ins>
          </w:p>
        </w:tc>
        <w:tc>
          <w:tcPr>
            <w:tcW w:w="1217" w:type="dxa"/>
          </w:tcPr>
          <w:p w14:paraId="390CEF1F" w14:textId="77777777" w:rsidR="000330CA" w:rsidRPr="00261E78" w:rsidRDefault="000330CA" w:rsidP="000B36F7">
            <w:pPr>
              <w:pStyle w:val="Tablecontent"/>
              <w:rPr>
                <w:ins w:id="2149" w:author="Prof. LIU Ben" w:date="2026-08-25T22:12:00Z" w16du:dateUtc="2026-08-25T14:12:00Z"/>
                <w:rFonts w:eastAsiaTheme="minorEastAsia"/>
              </w:rPr>
            </w:pPr>
            <w:ins w:id="2150" w:author="Prof. LIU Ben" w:date="2026-08-25T22:12:00Z" w16du:dateUtc="2026-08-25T14:12:00Z">
              <w:r w:rsidRPr="00261E78">
                <w:rPr>
                  <w:rFonts w:eastAsiaTheme="minorEastAsia"/>
                </w:rPr>
                <w:t xml:space="preserve">28800.000 </w:t>
              </w:r>
            </w:ins>
          </w:p>
        </w:tc>
      </w:tr>
    </w:tbl>
    <w:p w14:paraId="32DA95DE" w14:textId="3BDC5342" w:rsidR="000330CA" w:rsidRPr="00261E78" w:rsidRDefault="000330CA" w:rsidP="000330CA">
      <w:pPr>
        <w:pStyle w:val="Notes"/>
        <w:rPr>
          <w:ins w:id="2151" w:author="Prof. LIU Ben" w:date="2026-08-25T22:12:00Z" w16du:dateUtc="2026-08-25T14:12:00Z"/>
        </w:rPr>
      </w:pPr>
      <w:ins w:id="2152" w:author="Prof. LIU Ben" w:date="2026-08-25T22:12:00Z" w16du:dateUtc="2026-08-25T14:12:00Z">
        <w:r w:rsidRPr="00261E78">
          <w:t xml:space="preserve">Notes: 1. Columns 2-4 present the means of the main variables, with the standard deviations shown in parentheses. </w:t>
        </w:r>
        <w:r w:rsidRPr="00261E78">
          <w:br/>
          <w:t>2. The minimum question length of 0 represents questions where users posted content solely through images without accompanying text. These comprise 2.71% of our sample (98 out of 3,613 observations). Our main results remain unchanged when these observations are excluded.</w:t>
        </w:r>
      </w:ins>
    </w:p>
    <w:p w14:paraId="06B431C8" w14:textId="77777777" w:rsidR="000330CA" w:rsidRPr="00261E78" w:rsidRDefault="000330CA" w:rsidP="000330CA">
      <w:pPr>
        <w:pStyle w:val="Heading2"/>
        <w:rPr>
          <w:ins w:id="2153" w:author="Prof. LIU Ben" w:date="2026-08-25T22:12:00Z" w16du:dateUtc="2026-08-25T14:12:00Z"/>
          <w:rFonts w:eastAsiaTheme="minorEastAsia"/>
        </w:rPr>
      </w:pPr>
      <w:ins w:id="2154" w:author="Prof. LIU Ben" w:date="2026-08-25T22:12:00Z" w16du:dateUtc="2026-08-25T14:12:00Z">
        <w:r w:rsidRPr="00261E78">
          <w:rPr>
            <w:rFonts w:eastAsiaTheme="minorEastAsia"/>
          </w:rPr>
          <w:t>Verifying Random Assignment</w:t>
        </w:r>
      </w:ins>
    </w:p>
    <w:p w14:paraId="3577175F" w14:textId="532C5543" w:rsidR="00904A3D" w:rsidRPr="00904A3D" w:rsidRDefault="00904A3D">
      <w:pPr>
        <w:pStyle w:val="Paragraph0"/>
        <w:rPr>
          <w:ins w:id="2155" w:author="Prof. LIU Ben" w:date="2026-08-25T22:56:00Z" w16du:dateUtc="2026-08-25T14:56:00Z"/>
          <w:rPrChange w:id="2156" w:author="Prof. LIU Ben" w:date="2026-08-25T22:56:00Z" w16du:dateUtc="2026-08-25T14:56:00Z">
            <w:rPr>
              <w:ins w:id="2157" w:author="Prof. LIU Ben" w:date="2026-08-25T22:56:00Z" w16du:dateUtc="2026-08-25T14:56:00Z"/>
              <w:color w:val="000000"/>
            </w:rPr>
          </w:rPrChange>
        </w:rPr>
        <w:pPrChange w:id="2158" w:author="Prof. LIU Ben" w:date="2026-08-25T22:56:00Z" w16du:dateUtc="2026-08-25T14:56:00Z">
          <w:pPr>
            <w:spacing w:before="100" w:beforeAutospacing="1" w:after="100" w:afterAutospacing="1"/>
          </w:pPr>
        </w:pPrChange>
      </w:pPr>
      <w:ins w:id="2159" w:author="Prof. LIU Ben" w:date="2026-08-25T22:56:00Z" w16du:dateUtc="2026-08-25T14:56:00Z">
        <w:r w:rsidRPr="00904A3D">
          <w:rPr>
            <w:rPrChange w:id="2160" w:author="Prof. LIU Ben" w:date="2026-08-25T22:56:00Z" w16du:dateUtc="2026-08-25T14:56:00Z">
              <w:rPr>
                <w:color w:val="000000"/>
              </w:rPr>
            </w:rPrChange>
          </w:rPr>
          <w:t xml:space="preserve">Our identification depends on the random assignment of questions to treatment and control. </w:t>
        </w:r>
        <w:r w:rsidRPr="00904A3D">
          <w:rPr>
            <w:rPrChange w:id="2161" w:author="Prof. LIU Ben" w:date="2026-08-25T22:56:00Z" w16du:dateUtc="2026-08-25T14:56:00Z">
              <w:rPr>
                <w:color w:val="000000"/>
              </w:rPr>
            </w:rPrChange>
          </w:rPr>
          <w:lastRenderedPageBreak/>
          <w:t>We validate it using t-tests and standardized differences (Austin 2009) across pre-assignment covariates: questioner characteristics (reputation; gold, silver, and bronze medal counts; total questions and answers; account age), questioner activity in the 1, 2, and 3 months before the experiment (accepted answers, answers provided, questions asked, and comments posted), and question content (character count and the presence of photos, hyperlinks, tables, and block quotes). We also use an LLM to score each question</w:t>
        </w:r>
        <w:r>
          <w:t>’</w:t>
        </w:r>
        <w:r w:rsidRPr="00904A3D">
          <w:rPr>
            <w:rPrChange w:id="2162" w:author="Prof. LIU Ben" w:date="2026-08-25T22:56:00Z" w16du:dateUtc="2026-08-25T14:56:00Z">
              <w:rPr>
                <w:color w:val="000000"/>
              </w:rPr>
            </w:rPrChange>
          </w:rPr>
          <w:t xml:space="preserve">s linguistic complexity, technical-jargon use, and difficulty (Li et al. 2024; see </w:t>
        </w:r>
        <w:commentRangeStart w:id="2163"/>
        <w:r w:rsidRPr="00904A3D">
          <w:rPr>
            <w:rPrChange w:id="2164" w:author="Prof. LIU Ben" w:date="2026-08-25T22:56:00Z" w16du:dateUtc="2026-08-25T14:56:00Z">
              <w:rPr>
                <w:color w:val="000000"/>
              </w:rPr>
            </w:rPrChange>
          </w:rPr>
          <w:t>Online Appendix B</w:t>
        </w:r>
      </w:ins>
      <w:commentRangeEnd w:id="2163"/>
      <w:r w:rsidRPr="00904A3D">
        <w:rPr>
          <w:rStyle w:val="CommentReference"/>
          <w:sz w:val="24"/>
          <w:rPrChange w:id="2165" w:author="Prof. LIU Ben" w:date="2026-08-25T22:56:00Z" w16du:dateUtc="2026-08-25T14:56:00Z">
            <w:rPr>
              <w:rStyle w:val="CommentReference"/>
              <w:color w:val="000000"/>
              <w:sz w:val="24"/>
            </w:rPr>
          </w:rPrChange>
        </w:rPr>
        <w:commentReference w:id="2163"/>
      </w:r>
      <w:ins w:id="2166" w:author="Prof. LIU Ben" w:date="2026-08-25T22:56:00Z" w16du:dateUtc="2026-08-25T14:56:00Z">
        <w:r w:rsidRPr="00904A3D">
          <w:rPr>
            <w:rPrChange w:id="2167" w:author="Prof. LIU Ben" w:date="2026-08-25T22:56:00Z" w16du:dateUtc="2026-08-25T14:56:00Z">
              <w:rPr>
                <w:color w:val="000000"/>
              </w:rPr>
            </w:rPrChange>
          </w:rPr>
          <w:t>), and we account for question category and posting time.</w:t>
        </w:r>
      </w:ins>
    </w:p>
    <w:p w14:paraId="37BEEF82" w14:textId="40640B98" w:rsidR="001945B2" w:rsidDel="005C375D" w:rsidRDefault="00904A3D">
      <w:pPr>
        <w:pStyle w:val="Paragraph0"/>
        <w:rPr>
          <w:del w:id="2168" w:author="Prof. LIU Ben" w:date="2026-08-25T21:49:00Z" w16du:dateUtc="2026-08-25T13:49:00Z"/>
        </w:rPr>
        <w:pPrChange w:id="2169" w:author="Prof. LIU Ben" w:date="2026-08-25T22:59:00Z" w16du:dateUtc="2026-08-25T14:59:00Z">
          <w:pPr>
            <w:pStyle w:val="Heading2"/>
          </w:pPr>
        </w:pPrChange>
      </w:pPr>
      <w:ins w:id="2170" w:author="Prof. LIU Ben" w:date="2026-08-25T22:57:00Z" w16du:dateUtc="2026-08-25T14:57:00Z">
        <w:r w:rsidRPr="00904A3D">
          <w:rPr>
            <w:rPrChange w:id="2171" w:author="Prof. LIU Ben" w:date="2026-08-25T22:58:00Z" w16du:dateUtc="2026-08-25T14:58:00Z">
              <w:rPr>
                <w:b w:val="0"/>
                <w:color w:val="000000"/>
              </w:rPr>
            </w:rPrChange>
          </w:rPr>
          <w:t>The balance checks confirm successful randomization. All t-tests are statistically insignificant (p &gt; 0.05), and all standardized differences fall well below the 0.10 threshold, with absolute values ranging from 0.003 to 0.061 (Online Appendix Table A1). Regression-based check</w:t>
        </w:r>
      </w:ins>
      <w:ins w:id="2172" w:author="Prof. LIU Ben" w:date="2026-08-25T22:58:00Z" w16du:dateUtc="2026-08-25T14:58:00Z">
        <w:r>
          <w:rPr>
            <w:rFonts w:hint="eastAsia"/>
          </w:rPr>
          <w:t>s, which provide</w:t>
        </w:r>
      </w:ins>
      <w:ins w:id="2173" w:author="Prof. LIU Ben" w:date="2026-08-25T22:57:00Z" w16du:dateUtc="2026-08-25T14:57:00Z">
        <w:r w:rsidRPr="00904A3D">
          <w:rPr>
            <w:rPrChange w:id="2174" w:author="Prof. LIU Ben" w:date="2026-08-25T22:58:00Z" w16du:dateUtc="2026-08-25T14:58:00Z">
              <w:rPr>
                <w:b w:val="0"/>
                <w:color w:val="000000"/>
              </w:rPr>
            </w:rPrChange>
          </w:rPr>
          <w:t xml:space="preserve"> both an omnibus test of overall balance and covariate-level diagnostics while accounting for category and timing</w:t>
        </w:r>
      </w:ins>
      <w:ins w:id="2175" w:author="Prof. LIU Ben" w:date="2026-08-25T22:58:00Z" w16du:dateUtc="2026-08-25T14:58:00Z">
        <w:r>
          <w:rPr>
            <w:rFonts w:hint="eastAsia"/>
          </w:rPr>
          <w:t xml:space="preserve">, </w:t>
        </w:r>
      </w:ins>
      <w:ins w:id="2176" w:author="Prof. LIU Ben" w:date="2026-08-25T22:57:00Z" w16du:dateUtc="2026-08-25T14:57:00Z">
        <w:r w:rsidRPr="00904A3D">
          <w:rPr>
            <w:rPrChange w:id="2177" w:author="Prof. LIU Ben" w:date="2026-08-25T22:58:00Z" w16du:dateUtc="2026-08-25T14:58:00Z">
              <w:rPr>
                <w:b w:val="0"/>
                <w:color w:val="000000"/>
              </w:rPr>
            </w:rPrChange>
          </w:rPr>
          <w:t>reach the same conclusion (Online Appendix Table A2).</w:t>
        </w:r>
      </w:ins>
      <w:del w:id="2178" w:author="Prof. LIU Ben" w:date="2026-08-25T21:49:00Z" w16du:dateUtc="2026-08-25T13:49:00Z">
        <w:r w:rsidR="001945B2" w:rsidRPr="00015210" w:rsidDel="005C375D">
          <w:delText>The label and the length can both be seen at a glance; one is a tag, the other a shape on the screen. Quality becomes available only afterward, because it requires reading the answer through and checking it against the specific problem. Therefore, entry is shaped mainly by what arrives first.</w:delText>
        </w:r>
      </w:del>
      <w:ins w:id="2179" w:author="Xin Li" w:date="2026-08-22T08:18:00Z" w16du:dateUtc="2026-08-22T00:18:00Z">
        <w:del w:id="2180" w:author="Prof. LIU Ben" w:date="2026-08-25T21:49:00Z" w16du:dateUtc="2026-08-25T13:49:00Z">
          <w:r w:rsidR="008743F2" w:rsidDel="005C375D">
            <w:delText xml:space="preserve"> </w:delText>
          </w:r>
        </w:del>
      </w:ins>
    </w:p>
    <w:p w14:paraId="778E7F7E" w14:textId="77777777" w:rsidR="005C375D" w:rsidRPr="005C375D" w:rsidRDefault="005C375D" w:rsidP="00904A3D">
      <w:pPr>
        <w:pStyle w:val="Paragraph0"/>
        <w:rPr>
          <w:ins w:id="2181" w:author="Prof. LIU Ben" w:date="2026-08-25T21:50:00Z" w16du:dateUtc="2026-08-25T13:50:00Z"/>
        </w:rPr>
      </w:pPr>
    </w:p>
    <w:p w14:paraId="32F731A8" w14:textId="43CD1C8E" w:rsidR="001945B2" w:rsidRPr="00015210" w:rsidDel="005C375D" w:rsidRDefault="001945B2" w:rsidP="00546B58">
      <w:pPr>
        <w:pStyle w:val="Paragraph0"/>
        <w:rPr>
          <w:del w:id="2182" w:author="Prof. LIU Ben" w:date="2026-08-25T21:49:00Z" w16du:dateUtc="2026-08-25T13:49:00Z"/>
        </w:rPr>
      </w:pPr>
      <w:del w:id="2183" w:author="Prof. LIU Ben" w:date="2026-08-25T21:49:00Z" w16du:dateUtc="2026-08-25T13:49:00Z">
        <w:r w:rsidRPr="00015210" w:rsidDel="005C375D">
          <w:delText xml:space="preserve">This argument rests on the division of labor between the two systems. System 1 forms an appraisal from the cues at hand and returns a disposition to act or to pass; System 2 is then in a position to examine that disposition and either endorse it or overturn it. The dual-process account emphasizes that System 2 normally </w:delText>
        </w:r>
        <w:r w:rsidRPr="00015210" w:rsidDel="005C375D">
          <w:rPr>
            <w:i/>
            <w:iCs/>
          </w:rPr>
          <w:delText>endorses</w:delText>
        </w:r>
        <w:r w:rsidRPr="00015210" w:rsidDel="005C375D">
          <w:delText>, because it is recruited only when the fast route fails to deliver a confident answer, and not recruited when the fast route delivers one cheaply, which is the law of least effort at work</w:delText>
        </w:r>
        <w:r w:rsidR="00546B58" w:rsidRPr="00015210" w:rsidDel="005C375D">
          <w:delText xml:space="preserve"> </w:delText>
        </w:r>
        <w:r w:rsidR="00546B58" w:rsidRPr="00015210" w:rsidDel="005C375D">
          <w:fldChar w:fldCharType="begin"/>
        </w:r>
        <w:r w:rsidR="00546B58" w:rsidRPr="00015210" w:rsidDel="005C375D">
          <w:delInstrText xml:space="preserve"> ADDIN ZOTERO_ITEM CSL_CITATION {"citationID":"eHS7OWaQ","properties":{"unsorted":false,"formattedCitation":"(Kahneman 2011)","plainCitation":"(Kahneman 2011)","noteIndex":0},"citationItems":[{"id":80829,"uris":["http://zotero.org/users/8905122/items/YSCWE6LK"],"itemData":{"id":80829,"type":"article-journal","container-title":"Farrar, Straus and Giroux","note":"</w:delInstrText>
        </w:r>
        <w:r w:rsidR="00546B58" w:rsidRPr="00015210" w:rsidDel="005C375D">
          <w:rPr>
            <w:rFonts w:ascii="Apple Color Emoji" w:hAnsi="Apple Color Emoji" w:cs="Apple Color Emoji"/>
          </w:rPr>
          <w:delInstrText>🏷️</w:delInstrText>
        </w:r>
        <w:r w:rsidR="00546B58" w:rsidRPr="00015210" w:rsidDel="005C375D">
          <w:delInstrText xml:space="preserve"> /reading","title":"Thinking, fast and slow","author":[{"family":"Kahneman","given":"Daniel"}],"issued":{"date-parts":[["2011"]]}}}],"schema":"https://github.com/citation-style-language/schema/raw/master/csl-citation.json"} </w:delInstrText>
        </w:r>
        <w:r w:rsidR="00546B58" w:rsidRPr="00015210" w:rsidDel="005C375D">
          <w:fldChar w:fldCharType="separate"/>
        </w:r>
        <w:r w:rsidR="00546B58" w:rsidRPr="00015210" w:rsidDel="005C375D">
          <w:delText>(Kahneman 2011)</w:delText>
        </w:r>
        <w:r w:rsidR="00546B58" w:rsidRPr="00015210" w:rsidDel="005C375D">
          <w:fldChar w:fldCharType="end"/>
        </w:r>
        <w:r w:rsidRPr="00015210" w:rsidDel="005C375D">
          <w:delText>. Here the fast route does deliver a confident answer: the label and the length together produce a coherent impression of how much ground the rival</w:delText>
        </w:r>
      </w:del>
      <w:ins w:id="2184" w:author="Xin Li" w:date="2026-08-22T07:37:00Z" w16du:dateUtc="2026-08-21T23:37:00Z">
        <w:del w:id="2185" w:author="Prof. LIU Ben" w:date="2026-08-25T21:49:00Z" w16du:dateUtc="2026-08-25T13:49:00Z">
          <w:r w:rsidR="004E55FA" w:rsidDel="005C375D">
            <w:delText>competitor</w:delText>
          </w:r>
        </w:del>
      </w:ins>
      <w:del w:id="2186" w:author="Prof. LIU Ben" w:date="2026-08-25T21:49:00Z" w16du:dateUtc="2026-08-25T13:49:00Z">
        <w:r w:rsidRPr="00015210" w:rsidDel="005C375D">
          <w:delText xml:space="preserve"> has taken, so nothing calls for the more expensive judgment that assessing quality would require.</w:delText>
        </w:r>
      </w:del>
    </w:p>
    <w:p w14:paraId="5038D54B" w14:textId="0622B730" w:rsidR="001945B2" w:rsidRPr="00015210" w:rsidDel="005C375D" w:rsidRDefault="001945B2" w:rsidP="00546B58">
      <w:pPr>
        <w:pStyle w:val="Paragraph0"/>
        <w:rPr>
          <w:del w:id="2187" w:author="Prof. LIU Ben" w:date="2026-08-25T21:49:00Z" w16du:dateUtc="2026-08-25T13:49:00Z"/>
        </w:rPr>
      </w:pPr>
      <w:del w:id="2188" w:author="Prof. LIU Ben" w:date="2026-08-25T21:49:00Z" w16du:dateUtc="2026-08-25T13:49:00Z">
        <w:r w:rsidRPr="00015210" w:rsidDel="005C375D">
          <w:delText>Even a</w:delText>
        </w:r>
      </w:del>
      <w:ins w:id="2189" w:author="Xin Li" w:date="2026-08-22T08:34:00Z" w16du:dateUtc="2026-08-22T00:34:00Z">
        <w:del w:id="2190" w:author="Prof. LIU Ben" w:date="2026-08-25T21:49:00Z" w16du:dateUtc="2026-08-25T13:49:00Z">
          <w:r w:rsidR="00270DFC" w:rsidDel="005C375D">
            <w:delText>n</w:delText>
          </w:r>
        </w:del>
      </w:ins>
      <w:del w:id="2191" w:author="Prof. LIU Ben" w:date="2026-08-25T21:49:00Z" w16du:dateUtc="2026-08-25T13:49:00Z">
        <w:r w:rsidRPr="00015210" w:rsidDel="005C375D">
          <w:delText xml:space="preserve"> member</w:delText>
        </w:r>
      </w:del>
      <w:ins w:id="2192" w:author="Xin Li" w:date="2026-08-22T07:41:00Z" w16du:dateUtc="2026-08-21T23:41:00Z">
        <w:del w:id="2193" w:author="Prof. LIU Ben" w:date="2026-08-25T21:49:00Z" w16du:dateUtc="2026-08-25T13:49:00Z">
          <w:r w:rsidR="004E55FA" w:rsidDel="005C375D">
            <w:delText>answerer</w:delText>
          </w:r>
        </w:del>
      </w:ins>
      <w:del w:id="2194" w:author="Prof. LIU Ben" w:date="2026-08-25T21:49:00Z" w16du:dateUtc="2026-08-25T13:49:00Z">
        <w:r w:rsidRPr="00015210" w:rsidDel="005C375D">
          <w:delText xml:space="preserve"> who does read the AI answer tends to confirm the first impression. An answer looks comprehensive because of how it is laid out, but correctness depends on whether the code runs, whether the named libraries and versions are the ones actually in use, and whether the diagnosis fits the setup described. Checking these things means working through the reasoning, which is demanding even for skilled programmers </w:delText>
        </w:r>
        <w:r w:rsidR="00546B58" w:rsidRPr="00015210" w:rsidDel="005C375D">
          <w:fldChar w:fldCharType="begin"/>
        </w:r>
        <w:r w:rsidR="00546B58" w:rsidRPr="00015210" w:rsidDel="005C375D">
          <w:delInstrText xml:space="preserve"> ADDIN ZOTERO_ITEM CSL_CITATION {"citationID":"Ue23IfVF","properties":{"unsorted":false,"formattedCitation":"(Lee &amp; Lee 2025)","plainCitation":"(Lee &amp; Lee 2025)","noteIndex":0},"citationItems":[{"id":197490,"uris":["http://zotero.org/users/8905122/items/JFB98B73"],"itemData":{"id":197490,"type":"article-journal","abstract":"The performance of question-answering (QA) models has significantly advanced, yet challenges remain in verifying the accuracy of generated answers and providing clear explanations of the reasoning behind them. In response, this study introduces a novel answer verification model that detects inaccuracies in QA system outputs and offers structured, multi-step explanations to enhance both understanding and reliability. We built an answer verification system consisting of a stepwise prover and two types of verifiers and tested the proposed system on the EntailmentBank dataset as well as the ARC, AQUA-RAT, and AR-LSAT datasets from the STREET benchmark. By correcting the answers generated by the T5-large and GPT-3.5 QA models and comparing the results before and after correction, we observed notable improvements in answer accuracy and explanation clarity. Specifically, the proposed model increased the exact match score of the T5-large model by 1.76% and that of GPT-3.5 by 3.53% on the EntailmentBank dataset. Additionally, to address potential data scarcity, the study proposes a data augmentation technique that employs large language models and multi-hop datasets to generate reasoning chains, thereby enriching the training data. Although the augmented data did not match the quality of the gold data, which is manually curated and verified by humans, our experiments demonstrated that combining gold data with augmented data resulted in better performance than using only a subset of the gold data.","archive_location":"4 </w:delInstrText>
        </w:r>
        <w:r w:rsidR="00546B58" w:rsidRPr="00015210" w:rsidDel="005C375D">
          <w:rPr>
            <w:rFonts w:ascii="Apple Color Emoji" w:hAnsi="Apple Color Emoji" w:cs="Apple Color Emoji"/>
          </w:rPr>
          <w:delInstrText>📊</w:delInstrText>
        </w:r>
        <w:r w:rsidR="00546B58" w:rsidRPr="00015210" w:rsidDel="005C375D">
          <w:delInstrText>","call-number":"1 (CCF C)","container-title":"Knowledge-Based Systems","DOI":"10.1016/j.knosys.2025.113091","ISSN":"0950-7051","journalAbbreviation":"Knowledge-Based Systems","language":"en","note":"</w:delInstrText>
        </w:r>
        <w:r w:rsidR="00546B58" w:rsidRPr="00015210" w:rsidDel="005C375D">
          <w:rPr>
            <w:rFonts w:ascii="Apple Color Emoji" w:hAnsi="Apple Color Emoji" w:cs="Apple Color Emoji"/>
          </w:rPr>
          <w:delInstrText>🏷️</w:delInstrText>
        </w:r>
        <w:r w:rsidR="00546B58" w:rsidRPr="00015210" w:rsidDel="005C375D">
          <w:delInstrText xml:space="preserve"> /reading</w:delInstrText>
        </w:r>
        <w:r w:rsidR="00546B58" w:rsidRPr="00015210" w:rsidDel="005C375D">
          <w:rPr>
            <w:rFonts w:ascii="SimSun" w:eastAsia="SimSun" w:hAnsi="SimSun" w:cs="SimSun" w:hint="eastAsia"/>
          </w:rPr>
          <w:delInstrText>、</w:delInstrText>
        </w:r>
        <w:r w:rsidR="00546B58" w:rsidRPr="00015210" w:rsidDel="005C375D">
          <w:delInstrText>Question answering</w:delInstrText>
        </w:r>
        <w:r w:rsidR="00546B58" w:rsidRPr="00015210" w:rsidDel="005C375D">
          <w:rPr>
            <w:rFonts w:ascii="SimSun" w:eastAsia="SimSun" w:hAnsi="SimSun" w:cs="SimSun" w:hint="eastAsia"/>
          </w:rPr>
          <w:delInstrText>、</w:delInstrText>
        </w:r>
        <w:r w:rsidR="00546B58" w:rsidRPr="00015210" w:rsidDel="005C375D">
          <w:delInstrText>Natural language processing</w:delInstrText>
        </w:r>
        <w:r w:rsidR="00546B58" w:rsidRPr="00015210" w:rsidDel="005C375D">
          <w:rPr>
            <w:rFonts w:ascii="SimSun" w:eastAsia="SimSun" w:hAnsi="SimSun" w:cs="SimSun" w:hint="eastAsia"/>
          </w:rPr>
          <w:delInstrText>、</w:delInstrText>
        </w:r>
        <w:r w:rsidR="00546B58" w:rsidRPr="00015210" w:rsidDel="005C375D">
          <w:delInstrText>Answer verification</w:delInstrText>
        </w:r>
        <w:r w:rsidR="00546B58" w:rsidRPr="00015210" w:rsidDel="005C375D">
          <w:rPr>
            <w:rFonts w:ascii="SimSun" w:eastAsia="SimSun" w:hAnsi="SimSun" w:cs="SimSun" w:hint="eastAsia"/>
          </w:rPr>
          <w:delInstrText>、</w:delInstrText>
        </w:r>
        <w:r w:rsidR="00546B58" w:rsidRPr="00015210" w:rsidDel="005C375D">
          <w:delInstrText xml:space="preserve">Data generation","page":"113091","source":"8 (Q1)","title":"Structured reasoning and answer verification: Enhancing question answering system accuracy and explainability","title-short":"Structured reasoning and answer verification","URL":"https://www.sciencedirect.com/science/article/pii/S0950705125001388","volume":"311","author":[{"family":"Lee","given":"Jihyung"},{"family":"Lee","given":"Gary Geunbae"}],"accessed":{"date-parts":[["2026",8,9]]},"issued":{"date-parts":[["2025",2,28]]}}}],"schema":"https://github.com/citation-style-language/schema/raw/master/csl-citation.json"} </w:delInstrText>
        </w:r>
        <w:r w:rsidR="00546B58" w:rsidRPr="00015210" w:rsidDel="005C375D">
          <w:fldChar w:fldCharType="separate"/>
        </w:r>
        <w:r w:rsidR="00546B58" w:rsidRPr="00015210" w:rsidDel="005C375D">
          <w:delText>(Lee &amp; Lee 2025)</w:delText>
        </w:r>
        <w:r w:rsidR="00546B58" w:rsidRPr="00015210" w:rsidDel="005C375D">
          <w:fldChar w:fldCharType="end"/>
        </w:r>
        <w:r w:rsidRPr="00015210" w:rsidDel="005C375D">
          <w:delText xml:space="preserve">, and errors in AI answers often go undetected for exactly this reason </w:delText>
        </w:r>
        <w:r w:rsidR="00546B58" w:rsidRPr="00015210" w:rsidDel="005C375D">
          <w:rPr>
            <w:rFonts w:eastAsia="DengXian"/>
            <w:kern w:val="2"/>
            <w14:ligatures w14:val="standardContextual"/>
          </w:rPr>
          <w:fldChar w:fldCharType="begin"/>
        </w:r>
        <w:r w:rsidR="00546B58" w:rsidRPr="00015210" w:rsidDel="005C375D">
          <w:rPr>
            <w:rFonts w:eastAsia="DengXian"/>
            <w:kern w:val="2"/>
            <w14:ligatures w14:val="standardContextual"/>
          </w:rPr>
          <w:delInstrText xml:space="preserve"> ADDIN ZOTERO_ITEM CSL_CITATION {"citationID":"FluRE6Pa","properties":{"unsorted":false,"formattedCitation":"(Kabir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delInstrText>
        </w:r>
        <w:r w:rsidR="00546B58" w:rsidRPr="00015210" w:rsidDel="005C375D">
          <w:rPr>
            <w:rFonts w:ascii="Apple Color Emoji" w:eastAsia="DengXian" w:hAnsi="Apple Color Emoji" w:cs="Apple Color Emoji"/>
            <w:kern w:val="2"/>
            <w14:ligatures w14:val="standardContextual"/>
          </w:rPr>
          <w:delInstrText>📊</w:delInstrText>
        </w:r>
        <w:r w:rsidR="00546B58" w:rsidRPr="00015210" w:rsidDel="005C375D">
          <w:rPr>
            <w:rFonts w:eastAsia="DengXian"/>
            <w:kern w:val="2"/>
            <w14:ligatures w14:val="standardContextual"/>
          </w:rPr>
          <w:delInstrText>","collection-title":"CHI '24","container-title":"Proceedings of the 2024 CHI Conference on Human Factors in Computing Systems","DOI":"10.1145/3613904.3642596","ISBN":"979-8-4007-0330-0","language":"en","note":"</w:delInstrText>
        </w:r>
        <w:r w:rsidR="00546B58" w:rsidRPr="00015210" w:rsidDel="005C375D">
          <w:rPr>
            <w:rFonts w:ascii="Apple Color Emoji" w:eastAsia="DengXian" w:hAnsi="Apple Color Emoji" w:cs="Apple Color Emoji"/>
            <w:kern w:val="2"/>
            <w14:ligatures w14:val="standardContextual"/>
          </w:rPr>
          <w:delInstrText>🏷️</w:delInstrText>
        </w:r>
        <w:r w:rsidR="00546B58" w:rsidRPr="00015210" w:rsidDel="005C375D">
          <w:rPr>
            <w:rFonts w:eastAsia="DengXian"/>
            <w:kern w:val="2"/>
            <w14:ligatures w14:val="standardContextual"/>
          </w:rPr>
          <w:del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delInstrText>
        </w:r>
        <w:r w:rsidR="00546B58" w:rsidRPr="00015210" w:rsidDel="005C375D">
          <w:rPr>
            <w:rFonts w:eastAsia="DengXian"/>
            <w:kern w:val="2"/>
            <w14:ligatures w14:val="standardContextual"/>
          </w:rPr>
          <w:fldChar w:fldCharType="separate"/>
        </w:r>
        <w:r w:rsidR="00546B58" w:rsidRPr="00015210" w:rsidDel="005C375D">
          <w:rPr>
            <w:rFonts w:eastAsia="DengXian"/>
            <w:kern w:val="2"/>
            <w14:ligatures w14:val="standardContextual"/>
          </w:rPr>
          <w:delText>(Kabir et al. 2024)</w:delText>
        </w:r>
        <w:r w:rsidR="00546B58" w:rsidRPr="00015210" w:rsidDel="005C375D">
          <w:rPr>
            <w:rFonts w:eastAsia="DengXian"/>
            <w:kern w:val="2"/>
            <w14:ligatures w14:val="standardContextual"/>
          </w:rPr>
          <w:fldChar w:fldCharType="end"/>
        </w:r>
        <w:r w:rsidRPr="00015210" w:rsidDel="005C375D">
          <w:delText>. Careful reading is thus costly to start and unreliable once started, so it overturns the first impression less often than one might expect.</w:delText>
        </w:r>
      </w:del>
    </w:p>
    <w:p w14:paraId="2F5B813A" w14:textId="0B8C0AD5" w:rsidR="001945B2" w:rsidRPr="00015210" w:rsidDel="005C375D" w:rsidRDefault="001945B2" w:rsidP="00546B58">
      <w:pPr>
        <w:pStyle w:val="Paragraph0"/>
        <w:rPr>
          <w:del w:id="2195" w:author="Prof. LIU Ben" w:date="2026-08-25T21:49:00Z" w16du:dateUtc="2026-08-25T13:49:00Z"/>
        </w:rPr>
      </w:pPr>
      <w:del w:id="2196" w:author="Prof. LIU Ben" w:date="2026-08-25T21:49:00Z" w16du:dateUtc="2026-08-25T13:49:00Z">
        <w:r w:rsidRPr="00015210" w:rsidDel="005C375D">
          <w:delText>Reversals do occur in both directions. A</w:delText>
        </w:r>
      </w:del>
      <w:ins w:id="2197" w:author="Xin Li" w:date="2026-08-22T08:34:00Z" w16du:dateUtc="2026-08-22T00:34:00Z">
        <w:del w:id="2198" w:author="Prof. LIU Ben" w:date="2026-08-25T21:49:00Z" w16du:dateUtc="2026-08-25T13:49:00Z">
          <w:r w:rsidR="00270DFC" w:rsidDel="005C375D">
            <w:delText>n</w:delText>
          </w:r>
        </w:del>
      </w:ins>
      <w:del w:id="2199" w:author="Prof. LIU Ben" w:date="2026-08-25T21:49:00Z" w16du:dateUtc="2026-08-25T13:49:00Z">
        <w:r w:rsidRPr="00015210" w:rsidDel="005C375D">
          <w:delText xml:space="preserve"> member</w:delText>
        </w:r>
      </w:del>
      <w:ins w:id="2200" w:author="Xin Li" w:date="2026-08-22T07:41:00Z" w16du:dateUtc="2026-08-21T23:41:00Z">
        <w:del w:id="2201" w:author="Prof. LIU Ben" w:date="2026-08-25T21:49:00Z" w16du:dateUtc="2026-08-25T13:49:00Z">
          <w:r w:rsidR="004E55FA" w:rsidDel="005C375D">
            <w:delText>answerer</w:delText>
          </w:r>
        </w:del>
      </w:ins>
      <w:del w:id="2202" w:author="Prof. LIU Ben" w:date="2026-08-25T21:49:00Z" w16du:dateUtc="2026-08-25T13:49:00Z">
        <w:r w:rsidRPr="00015210" w:rsidDel="005C375D">
          <w:delText xml:space="preserve"> who meant to pass may find the AI answer mistaken and write up their own answer after all; a</w:delText>
        </w:r>
      </w:del>
      <w:ins w:id="2203" w:author="Xin Li" w:date="2026-08-22T08:34:00Z" w16du:dateUtc="2026-08-22T00:34:00Z">
        <w:del w:id="2204" w:author="Prof. LIU Ben" w:date="2026-08-25T21:49:00Z" w16du:dateUtc="2026-08-25T13:49:00Z">
          <w:r w:rsidR="00270DFC" w:rsidDel="005C375D">
            <w:delText>n</w:delText>
          </w:r>
        </w:del>
      </w:ins>
      <w:del w:id="2205" w:author="Prof. LIU Ben" w:date="2026-08-25T21:49:00Z" w16du:dateUtc="2026-08-25T13:49:00Z">
        <w:r w:rsidRPr="00015210" w:rsidDel="005C375D">
          <w:delText xml:space="preserve"> member</w:delText>
        </w:r>
      </w:del>
      <w:ins w:id="2206" w:author="Xin Li" w:date="2026-08-22T07:41:00Z" w16du:dateUtc="2026-08-21T23:41:00Z">
        <w:del w:id="2207" w:author="Prof. LIU Ben" w:date="2026-08-25T21:49:00Z" w16du:dateUtc="2026-08-25T13:49:00Z">
          <w:r w:rsidR="004E55FA" w:rsidDel="005C375D">
            <w:delText>answerer</w:delText>
          </w:r>
        </w:del>
      </w:ins>
      <w:del w:id="2208" w:author="Prof. LIU Ben" w:date="2026-08-25T21:49:00Z" w16du:dateUtc="2026-08-25T13:49:00Z">
        <w:r w:rsidRPr="00015210" w:rsidDel="005C375D">
          <w:delText xml:space="preserve"> who meant to write up their own answer may find the AI answer sound and stop contributing their own answer. We do not claim that either pattern is impossible. We claim that neither is systematic enough to produce a detectable relationship between the quality of an AI answer and the rate at which human answers appear.</w:delText>
        </w:r>
      </w:del>
    </w:p>
    <w:p w14:paraId="647965E2" w14:textId="68672A7E" w:rsidR="001945B2" w:rsidRPr="00015210" w:rsidDel="005C375D" w:rsidRDefault="001945B2" w:rsidP="00546B58">
      <w:pPr>
        <w:pStyle w:val="Paragraph0"/>
        <w:rPr>
          <w:del w:id="2209" w:author="Prof. LIU Ben" w:date="2026-08-25T21:49:00Z" w16du:dateUtc="2026-08-25T13:49:00Z"/>
        </w:rPr>
      </w:pPr>
      <w:del w:id="2210" w:author="Prof. LIU Ben" w:date="2026-08-25T21:49:00Z" w16du:dateUtc="2026-08-25T13:49:00Z">
        <w:r w:rsidRPr="00015210" w:rsidDel="005C375D">
          <w:delText xml:space="preserve">We should also be clear about what H3 does </w:delText>
        </w:r>
        <w:r w:rsidRPr="00015210" w:rsidDel="005C375D">
          <w:rPr>
            <w:i/>
            <w:iCs/>
          </w:rPr>
          <w:delText>not</w:delText>
        </w:r>
        <w:r w:rsidRPr="00015210" w:rsidDel="005C375D">
          <w:delText xml:space="preserve"> say. It does not say that members cannot assess the quality of an AI answer, and it does not say that quality is irrelevant to what they do. Section 3.5.3 predicts that quality matters a great deal, precisely because the quality decision is made </w:delText>
        </w:r>
        <w:r w:rsidRPr="00015210" w:rsidDel="005C375D">
          <w:rPr>
            <w:i/>
            <w:iCs/>
          </w:rPr>
          <w:delText>after</w:delText>
        </w:r>
        <w:r w:rsidRPr="00015210" w:rsidDel="005C375D">
          <w:delText xml:space="preserve"> the member has committed to answering, at which point reading the AI answer is no longer optional.</w:delText>
        </w:r>
      </w:del>
    </w:p>
    <w:p w14:paraId="20468ACF" w14:textId="3A8EE198" w:rsidR="001945B2" w:rsidRPr="00FC0A68" w:rsidDel="005C375D" w:rsidRDefault="001945B2">
      <w:pPr>
        <w:pStyle w:val="Paragraph0"/>
        <w:ind w:left="432" w:firstLine="0"/>
        <w:rPr>
          <w:del w:id="2211" w:author="Prof. LIU Ben" w:date="2026-08-25T21:49:00Z" w16du:dateUtc="2026-08-25T13:49:00Z"/>
          <w:i/>
          <w:iCs/>
          <w:rPrChange w:id="2212" w:author="Xin Li" w:date="2026-08-22T08:22:00Z" w16du:dateUtc="2026-08-22T00:22:00Z">
            <w:rPr>
              <w:del w:id="2213" w:author="Prof. LIU Ben" w:date="2026-08-25T21:49:00Z" w16du:dateUtc="2026-08-25T13:49:00Z"/>
            </w:rPr>
          </w:rPrChange>
        </w:rPr>
        <w:pPrChange w:id="2214" w:author="Xin Li" w:date="2026-08-22T08:22:00Z" w16du:dateUtc="2026-08-22T00:22:00Z">
          <w:pPr>
            <w:pStyle w:val="Paragraph0"/>
            <w:ind w:firstLine="0"/>
          </w:pPr>
        </w:pPrChange>
      </w:pPr>
      <w:del w:id="2215" w:author="Prof. LIU Ben" w:date="2026-08-25T21:49:00Z" w16du:dateUtc="2026-08-25T13:49:00Z">
        <w:r w:rsidRPr="00FC0A68" w:rsidDel="005C375D">
          <w:rPr>
            <w:b/>
            <w:bCs/>
            <w:i/>
            <w:iCs/>
            <w:rPrChange w:id="2216" w:author="Xin Li" w:date="2026-08-22T08:22:00Z" w16du:dateUtc="2026-08-22T00:22:00Z">
              <w:rPr>
                <w:b/>
                <w:bCs/>
              </w:rPr>
            </w:rPrChange>
          </w:rPr>
          <w:delText>H3</w:delText>
        </w:r>
      </w:del>
      <w:ins w:id="2217" w:author="Xin Li" w:date="2026-08-22T08:23:00Z" w16du:dateUtc="2026-08-22T00:23:00Z">
        <w:del w:id="2218" w:author="Prof. LIU Ben" w:date="2026-08-25T21:49:00Z" w16du:dateUtc="2026-08-25T13:49:00Z">
          <w:r w:rsidR="00FC0A68" w:rsidDel="005C375D">
            <w:rPr>
              <w:b/>
              <w:bCs/>
              <w:i/>
              <w:iCs/>
            </w:rPr>
            <w:delText>-null</w:delText>
          </w:r>
        </w:del>
      </w:ins>
      <w:del w:id="2219" w:author="Prof. LIU Ben" w:date="2026-08-25T21:49:00Z" w16du:dateUtc="2026-08-25T13:49:00Z">
        <w:r w:rsidRPr="00FC0A68" w:rsidDel="005C375D">
          <w:rPr>
            <w:b/>
            <w:bCs/>
            <w:i/>
            <w:iCs/>
            <w:rPrChange w:id="2220" w:author="Xin Li" w:date="2026-08-22T08:22:00Z" w16du:dateUtc="2026-08-22T00:22:00Z">
              <w:rPr>
                <w:b/>
                <w:bCs/>
              </w:rPr>
            </w:rPrChange>
          </w:rPr>
          <w:delText>.</w:delText>
        </w:r>
        <w:r w:rsidRPr="00FC0A68" w:rsidDel="005C375D">
          <w:rPr>
            <w:i/>
            <w:iCs/>
            <w:rPrChange w:id="2221" w:author="Xin Li" w:date="2026-08-22T08:22:00Z" w16du:dateUtc="2026-08-22T00:22:00Z">
              <w:rPr/>
            </w:rPrChange>
          </w:rPr>
          <w:delText xml:space="preserve"> The effect of an AI answer on human answer supply does not vary appreciably with the quality of the AI answer.</w:delText>
        </w:r>
      </w:del>
    </w:p>
    <w:p w14:paraId="4D47FCC4" w14:textId="1EBDB2A4" w:rsidR="001945B2" w:rsidRPr="00015210" w:rsidDel="005C375D" w:rsidRDefault="001945B2" w:rsidP="001945B2">
      <w:pPr>
        <w:pStyle w:val="Heading2"/>
        <w:rPr>
          <w:del w:id="2222" w:author="Prof. LIU Ben" w:date="2026-08-25T22:07:00Z" w16du:dateUtc="2026-08-25T14:07:00Z"/>
        </w:rPr>
      </w:pPr>
      <w:del w:id="2223" w:author="Prof. LIU Ben" w:date="2026-08-25T22:07:00Z" w16du:dateUtc="2026-08-25T14:07:00Z">
        <w:r w:rsidRPr="00015210" w:rsidDel="005C375D">
          <w:delText>The Quality Decision</w:delText>
        </w:r>
      </w:del>
    </w:p>
    <w:p w14:paraId="5DB8D5AD" w14:textId="157807A2" w:rsidR="001945B2" w:rsidRPr="00015210" w:rsidDel="005C375D" w:rsidRDefault="001945B2" w:rsidP="00546B58">
      <w:pPr>
        <w:pStyle w:val="Paragraph0"/>
        <w:rPr>
          <w:del w:id="2224" w:author="Prof. LIU Ben" w:date="2026-08-25T22:07:00Z" w16du:dateUtc="2026-08-25T14:07:00Z"/>
        </w:rPr>
      </w:pPr>
      <w:del w:id="2225" w:author="Prof. LIU Ben" w:date="2026-08-25T22:07:00Z" w16du:dateUtc="2026-08-25T14:07:00Z">
        <w:r w:rsidRPr="00015210" w:rsidDel="005C375D">
          <w:delText>Once a member has decided to contribute, the question becomes how good the answer needs to be. That judgment forms in two stages, first from the appraisal made before reading and then from what reading reveals, so H4 and H6 describe two stages of a single process.</w:delText>
        </w:r>
      </w:del>
    </w:p>
    <w:p w14:paraId="73B9E75A" w14:textId="64AED914" w:rsidR="00BF62B7" w:rsidRPr="00015210" w:rsidDel="005C375D" w:rsidRDefault="00BF62B7" w:rsidP="00BF62B7">
      <w:pPr>
        <w:pStyle w:val="Heading3"/>
        <w:rPr>
          <w:ins w:id="2226" w:author="Xin Li" w:date="2026-08-22T08:24:00Z" w16du:dateUtc="2026-08-22T00:24:00Z"/>
          <w:del w:id="2227" w:author="Prof. LIU Ben" w:date="2026-08-25T22:07:00Z" w16du:dateUtc="2026-08-25T14:07:00Z"/>
        </w:rPr>
      </w:pPr>
      <w:commentRangeStart w:id="2228"/>
      <w:ins w:id="2229" w:author="Xin Li" w:date="2026-08-22T08:24:00Z" w16du:dateUtc="2026-08-22T00:24:00Z">
        <w:del w:id="2230" w:author="Prof. LIU Ben" w:date="2026-08-25T22:07:00Z" w16du:dateUtc="2026-08-25T14:07:00Z">
          <w:r w:rsidDel="005C375D">
            <w:delText>System 1 Effect</w:delText>
          </w:r>
          <w:r w:rsidRPr="00015210" w:rsidDel="005C375D">
            <w:delText xml:space="preserve">: Label </w:delText>
          </w:r>
          <w:r w:rsidDel="005C375D">
            <w:delText xml:space="preserve">and Length </w:delText>
          </w:r>
        </w:del>
      </w:ins>
      <w:commentRangeEnd w:id="2228"/>
      <w:del w:id="2231" w:author="Prof. LIU Ben" w:date="2026-08-25T22:07:00Z" w16du:dateUtc="2026-08-25T14:07:00Z">
        <w:r w:rsidR="00270DFC" w:rsidRPr="00015210" w:rsidDel="005C375D">
          <w:rPr>
            <w:rStyle w:val="CommentReference"/>
            <w:sz w:val="24"/>
          </w:rPr>
          <w:commentReference w:id="2228"/>
        </w:r>
      </w:del>
    </w:p>
    <w:p w14:paraId="16EA2BF6" w14:textId="088F0F6D" w:rsidR="001945B2" w:rsidRPr="00015210" w:rsidDel="005C375D" w:rsidRDefault="00BF62B7" w:rsidP="001945B2">
      <w:pPr>
        <w:pStyle w:val="Heading3"/>
        <w:rPr>
          <w:del w:id="2232" w:author="Prof. LIU Ben" w:date="2026-08-25T22:07:00Z" w16du:dateUtc="2026-08-25T14:07:00Z"/>
        </w:rPr>
      </w:pPr>
      <w:ins w:id="2233" w:author="Xin Li" w:date="2026-08-22T08:25:00Z" w16du:dateUtc="2026-08-22T00:25:00Z">
        <w:del w:id="2234" w:author="Prof. LIU Ben" w:date="2026-08-25T22:07:00Z" w16du:dateUtc="2026-08-25T14:07:00Z">
          <w:r w:rsidRPr="00015210" w:rsidDel="005C375D">
            <w:delText xml:space="preserve">Once </w:delText>
          </w:r>
        </w:del>
      </w:ins>
      <w:ins w:id="2235" w:author="Xin Li" w:date="2026-08-22T08:31:00Z" w16du:dateUtc="2026-08-22T00:31:00Z">
        <w:del w:id="2236" w:author="Prof. LIU Ben" w:date="2026-08-25T22:07:00Z" w16du:dateUtc="2026-08-25T14:07:00Z">
          <w:r w:rsidR="00270DFC" w:rsidDel="005C375D">
            <w:delText>an answerer</w:delText>
          </w:r>
        </w:del>
      </w:ins>
      <w:ins w:id="2237" w:author="Xin Li" w:date="2026-08-22T08:25:00Z" w16du:dateUtc="2026-08-22T00:25:00Z">
        <w:del w:id="2238" w:author="Prof. LIU Ben" w:date="2026-08-25T22:07:00Z" w16du:dateUtc="2026-08-25T14:07:00Z">
          <w:r w:rsidRPr="00015210" w:rsidDel="005C375D">
            <w:delText xml:space="preserve"> has decided to contribute, the question becomes how good the answer needs to be. </w:delText>
          </w:r>
        </w:del>
      </w:ins>
      <w:del w:id="2239" w:author="Prof. LIU Ben" w:date="2026-08-25T22:07:00Z" w16du:dateUtc="2026-08-25T14:07:00Z">
        <w:r w:rsidR="001945B2" w:rsidRPr="00015210" w:rsidDel="005C375D">
          <w:delText>Source: The Label Component</w:delText>
        </w:r>
      </w:del>
    </w:p>
    <w:p w14:paraId="30A5353D" w14:textId="55003705" w:rsidR="001945B2" w:rsidRPr="00015210" w:rsidDel="005C375D" w:rsidRDefault="001945B2" w:rsidP="00546B58">
      <w:pPr>
        <w:pStyle w:val="Paragraph0"/>
        <w:rPr>
          <w:del w:id="2240" w:author="Prof. LIU Ben" w:date="2026-08-25T22:07:00Z" w16du:dateUtc="2026-08-25T14:07:00Z"/>
        </w:rPr>
      </w:pPr>
      <w:del w:id="2241" w:author="Prof. LIU Ben" w:date="2026-08-25T22:07:00Z" w16du:dateUtc="2026-08-25T14:07:00Z">
        <w:r w:rsidRPr="00015210" w:rsidDel="005C375D">
          <w:delText>The member</w:delText>
        </w:r>
      </w:del>
      <w:ins w:id="2242" w:author="Xin Li" w:date="2026-08-22T07:41:00Z" w16du:dateUtc="2026-08-21T23:41:00Z">
        <w:del w:id="2243" w:author="Prof. LIU Ben" w:date="2026-08-25T22:07:00Z" w16du:dateUtc="2026-08-25T14:07:00Z">
          <w:r w:rsidR="004E55FA" w:rsidDel="005C375D">
            <w:delText>answerer</w:delText>
          </w:r>
        </w:del>
      </w:ins>
      <w:del w:id="2244" w:author="Prof. LIU Ben" w:date="2026-08-25T22:07:00Z" w16du:dateUtc="2026-08-25T14:07:00Z">
        <w:r w:rsidRPr="00015210" w:rsidDel="005C375D">
          <w:delText xml:space="preserve"> has already appraised the AI as unlikely to have solved the problem, and that appraisal does not vanish once writing begins. Having judged the rival</w:delText>
        </w:r>
      </w:del>
      <w:ins w:id="2245" w:author="Xin Li" w:date="2026-08-22T07:37:00Z" w16du:dateUtc="2026-08-21T23:37:00Z">
        <w:del w:id="2246" w:author="Prof. LIU Ben" w:date="2026-08-25T22:07:00Z" w16du:dateUtc="2026-08-25T14:07:00Z">
          <w:r w:rsidR="004E55FA" w:rsidDel="005C375D">
            <w:delText>competitor</w:delText>
          </w:r>
        </w:del>
      </w:ins>
      <w:del w:id="2247" w:author="Prof. LIU Ben" w:date="2026-08-25T22:07:00Z" w16du:dateUtc="2026-08-25T14:07:00Z">
        <w:r w:rsidRPr="00015210" w:rsidDel="005C375D">
          <w:delText xml:space="preserve"> to be weak, the member</w:delText>
        </w:r>
      </w:del>
      <w:ins w:id="2248" w:author="Xin Li" w:date="2026-08-22T07:41:00Z" w16du:dateUtc="2026-08-21T23:41:00Z">
        <w:del w:id="2249" w:author="Prof. LIU Ben" w:date="2026-08-25T22:07:00Z" w16du:dateUtc="2026-08-25T14:07:00Z">
          <w:r w:rsidR="004E55FA" w:rsidDel="005C375D">
            <w:delText>answerer</w:delText>
          </w:r>
        </w:del>
      </w:ins>
      <w:del w:id="2250" w:author="Prof. LIU Ben" w:date="2026-08-25T22:07:00Z" w16du:dateUtc="2026-08-25T14:07:00Z">
        <w:r w:rsidRPr="00015210" w:rsidDel="005C375D">
          <w:delText xml:space="preserve"> expects that even a fairly modest answer will be enough to come out ahead. The law of least effort holds that people supply effort only up to the level a goal requires, and no further </w:delText>
        </w:r>
        <w:r w:rsidR="00546B58" w:rsidRPr="00015210" w:rsidDel="005C375D">
          <w:fldChar w:fldCharType="begin"/>
        </w:r>
        <w:r w:rsidR="00546B58" w:rsidRPr="00015210" w:rsidDel="005C375D">
          <w:delInstrText xml:space="preserve"> ADDIN ZOTERO_ITEM CSL_CITATION {"citationID":"0k9chnvx","properties":{"unsorted":false,"formattedCitation":"(Kahneman 2011)","plainCitation":"(Kahneman 2011)","noteIndex":0},"citationItems":[{"id":80829,"uris":["http://zotero.org/users/8905122/items/YSCWE6LK"],"itemData":{"id":80829,"type":"article-journal","container-title":"Farrar, Straus and Giroux","note":"</w:delInstrText>
        </w:r>
        <w:r w:rsidR="00546B58" w:rsidRPr="00015210" w:rsidDel="005C375D">
          <w:rPr>
            <w:rFonts w:ascii="Apple Color Emoji" w:hAnsi="Apple Color Emoji" w:cs="Apple Color Emoji"/>
          </w:rPr>
          <w:delInstrText>🏷️</w:delInstrText>
        </w:r>
        <w:r w:rsidR="00546B58" w:rsidRPr="00015210" w:rsidDel="005C375D">
          <w:delInstrText xml:space="preserve"> /reading","title":"Thinking, fast and slow","author":[{"family":"Kahneman","given":"Daniel"}],"issued":{"date-parts":[["2011"]]}}}],"schema":"https://github.com/citation-style-language/schema/raw/master/csl-citation.json"} </w:delInstrText>
        </w:r>
        <w:r w:rsidR="00546B58" w:rsidRPr="00015210" w:rsidDel="005C375D">
          <w:fldChar w:fldCharType="separate"/>
        </w:r>
        <w:r w:rsidR="00546B58" w:rsidRPr="00015210" w:rsidDel="005C375D">
          <w:delText>(Kahneman 2011)</w:delText>
        </w:r>
        <w:r w:rsidR="00546B58" w:rsidRPr="00015210" w:rsidDel="005C375D">
          <w:fldChar w:fldCharType="end"/>
        </w:r>
        <w:r w:rsidRPr="00015210" w:rsidDel="005C375D">
          <w:delText>; here, the appraisal has set the goal low. Competition research points the same way: the intensity of a competitive response depends on how much the rival</w:delText>
        </w:r>
      </w:del>
      <w:ins w:id="2251" w:author="Xin Li" w:date="2026-08-22T07:37:00Z" w16du:dateUtc="2026-08-21T23:37:00Z">
        <w:del w:id="2252" w:author="Prof. LIU Ben" w:date="2026-08-25T22:07:00Z" w16du:dateUtc="2026-08-25T14:07:00Z">
          <w:r w:rsidR="004E55FA" w:rsidDel="005C375D">
            <w:delText>competitor</w:delText>
          </w:r>
        </w:del>
      </w:ins>
      <w:del w:id="2253" w:author="Prof. LIU Ben" w:date="2026-08-25T22:07:00Z" w16du:dateUtc="2026-08-25T14:07:00Z">
        <w:r w:rsidRPr="00015210" w:rsidDel="005C375D">
          <w:delText xml:space="preserve"> appears to have invested, and weak performance by a rival</w:delText>
        </w:r>
      </w:del>
      <w:ins w:id="2254" w:author="Xin Li" w:date="2026-08-22T07:37:00Z" w16du:dateUtc="2026-08-21T23:37:00Z">
        <w:del w:id="2255" w:author="Prof. LIU Ben" w:date="2026-08-25T22:07:00Z" w16du:dateUtc="2026-08-25T14:07:00Z">
          <w:r w:rsidR="004E55FA" w:rsidDel="005C375D">
            <w:delText>competitor</w:delText>
          </w:r>
        </w:del>
      </w:ins>
      <w:del w:id="2256" w:author="Prof. LIU Ben" w:date="2026-08-25T22:07:00Z" w16du:dateUtc="2026-08-25T14:07:00Z">
        <w:r w:rsidRPr="00015210" w:rsidDel="005C375D">
          <w:delText xml:space="preserve"> reduces the resources an actor commits </w:delText>
        </w:r>
        <w:r w:rsidR="00546B58" w:rsidRPr="00015210" w:rsidDel="005C375D">
          <w:fldChar w:fldCharType="begin"/>
        </w:r>
        <w:r w:rsidR="002B3B5F" w:rsidRPr="00015210" w:rsidDel="005C375D">
          <w:delInstrText xml:space="preserve"> ADDIN ZOTERO_ITEM CSL_CITATION {"citationID":"h9Bv1F8l","properties":{"unsorted":false,"formattedCitation":"(Chen 2009; Hsieh et al. 2015)","plainCitation":"(Chen 2009; Hsieh et al. 2015)","noteIndex":0},"citationItems":[{"id":181732,"uris":["http://zotero.org/users/8905122/items/3R9IAKCV"],"itemData":{"id":181732,"type":"article-journal","abstract":"This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delInstrText>
        </w:r>
        <w:r w:rsidR="002B3B5F" w:rsidRPr="00015210" w:rsidDel="005C375D">
          <w:rPr>
            <w:rFonts w:ascii="Apple Color Emoji" w:hAnsi="Apple Color Emoji" w:cs="Apple Color Emoji"/>
          </w:rPr>
          <w:delInstrText>📊</w:delInstrText>
        </w:r>
        <w:r w:rsidR="002B3B5F" w:rsidRPr="00015210" w:rsidDel="005C375D">
          <w:delInstrText>","call-number":"3","container-title":"Asia Pacific Journal of Management","DOI":"10.1007/s10490-008-9110-7","ISSN":"1572-9958","issue":"1","journalAbbreviation":"Asia Pac J Manag","language":"en","note":"</w:delInstrText>
        </w:r>
        <w:r w:rsidR="002B3B5F" w:rsidRPr="00015210" w:rsidDel="005C375D">
          <w:rPr>
            <w:rFonts w:ascii="Apple Color Emoji" w:hAnsi="Apple Color Emoji" w:cs="Apple Color Emoji"/>
          </w:rPr>
          <w:delInstrText>🏷️</w:delInstrText>
        </w:r>
        <w:r w:rsidR="002B3B5F" w:rsidRPr="00015210" w:rsidDel="005C375D">
          <w:delInstrText xml:space="preserve"> /reading</w:delInstrText>
        </w:r>
        <w:r w:rsidR="002B3B5F" w:rsidRPr="00015210" w:rsidDel="005C375D">
          <w:delInstrText>、</w:delInstrText>
        </w:r>
        <w:r w:rsidR="002B3B5F" w:rsidRPr="00015210" w:rsidDel="005C375D">
          <w:delInstrText>Research</w:delInstrText>
        </w:r>
        <w:r w:rsidR="002B3B5F" w:rsidRPr="00015210" w:rsidDel="005C375D">
          <w:delInstrText>、</w:delInstrText>
        </w:r>
        <w:r w:rsidR="002B3B5F" w:rsidRPr="00015210" w:rsidDel="005C375D">
          <w:rPr>
            <w:rFonts w:ascii="Apple Color Emoji" w:hAnsi="Apple Color Emoji" w:cs="Apple Color Emoji"/>
          </w:rPr>
          <w:delInstrText>🤖️</w:delInstrText>
        </w:r>
        <w:r w:rsidR="002B3B5F" w:rsidRPr="00015210" w:rsidDel="005C375D">
          <w:delInstrText>、</w:delInstrText>
        </w:r>
        <w:r w:rsidR="002B3B5F" w:rsidRPr="00015210" w:rsidDel="005C375D">
          <w:delInstrText>Competitive dynamics</w:delInstrText>
        </w:r>
        <w:r w:rsidR="002B3B5F" w:rsidRPr="00015210" w:rsidDel="005C375D">
          <w:delInstrText>、</w:delInstrText>
        </w:r>
        <w:r w:rsidR="002B3B5F" w:rsidRPr="00015210" w:rsidDel="005C375D">
          <w:delInstrText>Publishing</w:delInstrText>
        </w:r>
        <w:r w:rsidR="002B3B5F" w:rsidRPr="00015210" w:rsidDel="005C375D">
          <w:delInstrText>、</w:delInstrText>
        </w:r>
        <w:r w:rsidR="002B3B5F" w:rsidRPr="00015210" w:rsidDel="005C375D">
          <w:delInstrText>Strategic management</w:delInstrText>
        </w:r>
        <w:r w:rsidR="002B3B5F" w:rsidRPr="00015210" w:rsidDel="005C375D">
          <w:delInstrText>、</w:delInstrText>
        </w:r>
        <w:r w:rsidR="002B3B5F" w:rsidRPr="00015210" w:rsidDel="005C375D">
          <w:delInstrText>U.S.-based journal","page":"5-25","source":"9.7 (Q1)","title":"Competitive dynamics research: An insider’s odyssey","title-short":"Competitive dynamics research","URL":"https://doi.org/10.1007/s10490-008-9110-7","volu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positive performance. In contrast to prior research focus on decision makers' persistence irrespective of external cues, we also find that a firm's escalation behavior is decreased by larger rivals' negative performance.</w:delInstrText>
        </w:r>
        <w:r w:rsidR="002B3B5F" w:rsidRPr="00015210" w:rsidDel="005C375D">
          <w:del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delInstrText>
        </w:r>
        <w:r w:rsidR="002B3B5F" w:rsidRPr="00015210" w:rsidDel="005C375D">
          <w:delInstrText xml:space="preserve">","archive_location":"109 </w:delInstrText>
        </w:r>
        <w:r w:rsidR="002B3B5F" w:rsidRPr="00015210" w:rsidDel="005C375D">
          <w:rPr>
            <w:rFonts w:ascii="Apple Color Emoji" w:hAnsi="Apple Color Emoji" w:cs="Apple Color Emoji"/>
          </w:rPr>
          <w:delInstrText>📊</w:delInstrText>
        </w:r>
        <w:r w:rsidR="002B3B5F" w:rsidRPr="00015210" w:rsidDel="005C375D">
          <w:delInstrText>","call-number":"1","container-title":"Academy of Management Journal","DOI":"10.5465/amj.2011.0869","ISSN":"0001-4273","issue":"1","journalAbbreviation":"AMJ","language":"en","note":"</w:delInstrText>
        </w:r>
        <w:r w:rsidR="002B3B5F" w:rsidRPr="00015210" w:rsidDel="005C375D">
          <w:rPr>
            <w:rFonts w:ascii="Apple Color Emoji" w:hAnsi="Apple Color Emoji" w:cs="Apple Color Emoji"/>
          </w:rPr>
          <w:delInstrText>🏷️</w:delInstrText>
        </w:r>
        <w:r w:rsidR="002B3B5F" w:rsidRPr="00015210" w:rsidDel="005C375D">
          <w:delInstrText xml:space="preserve"> /unread</w:delInstrText>
        </w:r>
        <w:r w:rsidR="002B3B5F" w:rsidRPr="00015210" w:rsidDel="005C375D">
          <w:delInstrText>、</w:delInstrText>
        </w:r>
        <w:r w:rsidR="002B3B5F" w:rsidRPr="00015210" w:rsidDel="005C375D">
          <w:delInstrText>imitation</w:delInstrText>
        </w:r>
        <w:r w:rsidR="002B3B5F" w:rsidRPr="00015210" w:rsidDel="005C375D">
          <w:delInstrText>、</w:delInstrText>
        </w:r>
        <w:r w:rsidR="002B3B5F" w:rsidRPr="00015210" w:rsidDel="005C375D">
          <w:delInstrText>competitive dynamics</w:delInstrText>
        </w:r>
        <w:r w:rsidR="002B3B5F" w:rsidRPr="00015210" w:rsidDel="005C375D">
          <w:delInstrText>、</w:delInstrText>
        </w:r>
        <w:r w:rsidR="002B3B5F" w:rsidRPr="00015210" w:rsidDel="005C375D">
          <w:delInstrText>escalation of commitment</w:delInstrText>
        </w:r>
        <w:r w:rsidR="002B3B5F" w:rsidRPr="00015210" w:rsidDel="005C375D">
          <w:delInstrText>、</w:delInstrText>
        </w:r>
        <w:r w:rsidR="002B3B5F" w:rsidRPr="00015210" w:rsidDel="005C375D">
          <w:delInstrText>market entry</w:delInstrText>
        </w:r>
        <w:r w:rsidR="002B3B5F" w:rsidRPr="00015210" w:rsidDel="005C375D">
          <w:delInstrText>、</w:delInstrText>
        </w:r>
        <w:r w:rsidR="002B3B5F" w:rsidRPr="00015210" w:rsidDel="005C375D">
          <w:del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delInstrText>
        </w:r>
        <w:r w:rsidR="00546B58" w:rsidRPr="00015210" w:rsidDel="005C375D">
          <w:fldChar w:fldCharType="separate"/>
        </w:r>
        <w:r w:rsidR="002B3B5F" w:rsidRPr="00015210" w:rsidDel="005C375D">
          <w:delText>(Chen 2009; Hsieh et al. 2015)</w:delText>
        </w:r>
        <w:r w:rsidR="00546B58" w:rsidRPr="00015210" w:rsidDel="005C375D">
          <w:fldChar w:fldCharType="end"/>
        </w:r>
        <w:r w:rsidR="00546B58" w:rsidRPr="00015210" w:rsidDel="005C375D">
          <w:delText xml:space="preserve">. </w:delText>
        </w:r>
        <w:r w:rsidRPr="00015210" w:rsidDel="005C375D">
          <w:delText>Facing a rival</w:delText>
        </w:r>
      </w:del>
      <w:ins w:id="2257" w:author="Xin Li" w:date="2026-08-22T07:37:00Z" w16du:dateUtc="2026-08-21T23:37:00Z">
        <w:del w:id="2258" w:author="Prof. LIU Ben" w:date="2026-08-25T22:07:00Z" w16du:dateUtc="2026-08-25T14:07:00Z">
          <w:r w:rsidR="004E55FA" w:rsidDel="005C375D">
            <w:delText>competitor</w:delText>
          </w:r>
        </w:del>
      </w:ins>
      <w:del w:id="2259" w:author="Prof. LIU Ben" w:date="2026-08-25T22:07:00Z" w16du:dateUtc="2026-08-25T14:07:00Z">
        <w:r w:rsidRPr="00015210" w:rsidDel="005C375D">
          <w:delText xml:space="preserve"> that appears incapable, the member</w:delText>
        </w:r>
      </w:del>
      <w:ins w:id="2260" w:author="Xin Li" w:date="2026-08-22T07:41:00Z" w16du:dateUtc="2026-08-21T23:41:00Z">
        <w:del w:id="2261" w:author="Prof. LIU Ben" w:date="2026-08-25T22:07:00Z" w16du:dateUtc="2026-08-25T14:07:00Z">
          <w:r w:rsidR="004E55FA" w:rsidDel="005C375D">
            <w:delText>answerer</w:delText>
          </w:r>
        </w:del>
      </w:ins>
      <w:del w:id="2262" w:author="Prof. LIU Ben" w:date="2026-08-25T22:07:00Z" w16du:dateUtc="2026-08-25T14:07:00Z">
        <w:r w:rsidRPr="00015210" w:rsidDel="005C375D">
          <w:delText xml:space="preserve"> is highly confident of winning and invests only what winning requires.</w:delText>
        </w:r>
      </w:del>
    </w:p>
    <w:p w14:paraId="4CF839D4" w14:textId="559C5FE7" w:rsidR="001945B2" w:rsidRPr="00015210" w:rsidDel="005C375D" w:rsidRDefault="00534D0B" w:rsidP="00546B58">
      <w:pPr>
        <w:pStyle w:val="Paragraph0"/>
        <w:rPr>
          <w:del w:id="2263" w:author="Prof. LIU Ben" w:date="2026-08-25T22:07:00Z" w16du:dateUtc="2026-08-25T14:07:00Z"/>
        </w:rPr>
      </w:pPr>
      <w:del w:id="2264" w:author="Prof. LIU Ben" w:date="2026-08-25T22:07:00Z" w16du:dateUtc="2026-08-25T14:07:00Z">
        <w:r w:rsidRPr="00015210" w:rsidDel="005C375D">
          <w:delText>“</w:delText>
        </w:r>
        <w:r w:rsidR="001945B2" w:rsidRPr="00015210" w:rsidDel="005C375D">
          <w:delText>Doing just enough</w:delText>
        </w:r>
        <w:r w:rsidRPr="00015210" w:rsidDel="005C375D">
          <w:delText>”</w:delText>
        </w:r>
        <w:r w:rsidR="001945B2" w:rsidRPr="00015210" w:rsidDel="005C375D">
          <w:delText xml:space="preserve"> takes a concrete form here. A technical answer can be reduced to a working repair, such as a corrected line of code, the name of the relevant configuration flag, or a link to the documentation section that resolves the issue. Such an answer leaves out </w:delText>
        </w:r>
        <w:r w:rsidR="001945B2" w:rsidRPr="00015210" w:rsidDel="005C375D">
          <w:rPr>
            <w:i/>
            <w:iCs/>
          </w:rPr>
          <w:delText>why</w:delText>
        </w:r>
        <w:r w:rsidR="001945B2" w:rsidRPr="00015210" w:rsidDel="005C375D">
          <w:delText xml:space="preserve"> the repair works, </w:delText>
        </w:r>
        <w:r w:rsidR="001945B2" w:rsidRPr="00015210" w:rsidDel="005C375D">
          <w:rPr>
            <w:i/>
            <w:iCs/>
          </w:rPr>
          <w:delText>when</w:delText>
        </w:r>
        <w:r w:rsidR="001945B2" w:rsidRPr="00015210" w:rsidDel="005C375D">
          <w:delText xml:space="preserve"> it fails, </w:delText>
        </w:r>
        <w:r w:rsidR="001945B2" w:rsidRPr="00015210" w:rsidDel="005C375D">
          <w:rPr>
            <w:i/>
            <w:iCs/>
          </w:rPr>
          <w:delText>what</w:delText>
        </w:r>
        <w:r w:rsidR="001945B2" w:rsidRPr="00015210" w:rsidDel="005C375D">
          <w:delText xml:space="preserve"> the alternatives are, and </w:delText>
        </w:r>
        <w:r w:rsidR="001945B2" w:rsidRPr="00015210" w:rsidDel="005C375D">
          <w:rPr>
            <w:i/>
            <w:iCs/>
          </w:rPr>
          <w:delText>what</w:delText>
        </w:r>
        <w:r w:rsidR="001945B2" w:rsidRPr="00015210" w:rsidDel="005C375D">
          <w:delText xml:space="preserve"> to watch for. Two features of the setting make this minimal response likely. First, a short answer is viable, because a technical question is settled by a solution that works, so a brief answer that fixes the problem can beat a longer one that does not. Second, writing more is expensive: a thorough answer requires reconstructing the questioner</w:delText>
        </w:r>
        <w:r w:rsidRPr="00015210" w:rsidDel="005C375D">
          <w:delText>’</w:delText>
        </w:r>
        <w:r w:rsidR="001945B2" w:rsidRPr="00015210" w:rsidDel="005C375D">
          <w:delText>s situation and often writing and testing code, whereas the minimal repair can be supplied from knowledge the member</w:delText>
        </w:r>
      </w:del>
      <w:ins w:id="2265" w:author="Xin Li" w:date="2026-08-22T07:41:00Z" w16du:dateUtc="2026-08-21T23:41:00Z">
        <w:del w:id="2266" w:author="Prof. LIU Ben" w:date="2026-08-25T22:07:00Z" w16du:dateUtc="2026-08-25T14:07:00Z">
          <w:r w:rsidR="004E55FA" w:rsidDel="005C375D">
            <w:delText>answerer</w:delText>
          </w:r>
        </w:del>
      </w:ins>
      <w:del w:id="2267" w:author="Prof. LIU Ben" w:date="2026-08-25T22:07:00Z" w16du:dateUtc="2026-08-25T14:07:00Z">
        <w:r w:rsidR="001945B2" w:rsidRPr="00015210" w:rsidDel="005C375D">
          <w:delText xml:space="preserve"> already holds.</w:delText>
        </w:r>
      </w:del>
    </w:p>
    <w:p w14:paraId="69CF5D98" w14:textId="07E5A09D" w:rsidR="001945B2" w:rsidRPr="00BF62B7" w:rsidDel="005C375D" w:rsidRDefault="001945B2">
      <w:pPr>
        <w:pStyle w:val="Paragraph0"/>
        <w:ind w:left="533" w:firstLine="0"/>
        <w:rPr>
          <w:del w:id="2268" w:author="Prof. LIU Ben" w:date="2026-08-25T22:07:00Z" w16du:dateUtc="2026-08-25T14:07:00Z"/>
          <w:i/>
          <w:iCs/>
          <w:rPrChange w:id="2269" w:author="Xin Li" w:date="2026-08-22T08:25:00Z" w16du:dateUtc="2026-08-22T00:25:00Z">
            <w:rPr>
              <w:del w:id="2270" w:author="Prof. LIU Ben" w:date="2026-08-25T22:07:00Z" w16du:dateUtc="2026-08-25T14:07:00Z"/>
            </w:rPr>
          </w:rPrChange>
        </w:rPr>
        <w:pPrChange w:id="2271" w:author="Xin Li" w:date="2026-08-22T08:24:00Z" w16du:dateUtc="2026-08-22T00:24:00Z">
          <w:pPr>
            <w:pStyle w:val="Paragraph0"/>
            <w:ind w:firstLine="0"/>
          </w:pPr>
        </w:pPrChange>
      </w:pPr>
      <w:del w:id="2272" w:author="Prof. LIU Ben" w:date="2026-08-25T22:07:00Z" w16du:dateUtc="2026-08-25T14:07:00Z">
        <w:r w:rsidRPr="00BF62B7" w:rsidDel="005C375D">
          <w:rPr>
            <w:b/>
            <w:bCs/>
            <w:i/>
            <w:iCs/>
            <w:rPrChange w:id="2273" w:author="Xin Li" w:date="2026-08-22T08:25:00Z" w16du:dateUtc="2026-08-22T00:25:00Z">
              <w:rPr>
                <w:b/>
                <w:bCs/>
              </w:rPr>
            </w:rPrChange>
          </w:rPr>
          <w:delText>H4.</w:delText>
        </w:r>
        <w:r w:rsidRPr="00BF62B7" w:rsidDel="005C375D">
          <w:rPr>
            <w:i/>
            <w:iCs/>
            <w:rPrChange w:id="2274" w:author="Xin Li" w:date="2026-08-22T08:25:00Z" w16du:dateUtc="2026-08-22T00:25:00Z">
              <w:rPr/>
            </w:rPrChange>
          </w:rPr>
          <w:delText xml:space="preserve"> </w:delText>
        </w:r>
        <w:r w:rsidR="00B94C7C" w:rsidRPr="00BF62B7" w:rsidDel="005C375D">
          <w:rPr>
            <w:i/>
            <w:iCs/>
            <w:rPrChange w:id="2275" w:author="Xin Li" w:date="2026-08-22T08:25:00Z" w16du:dateUtc="2026-08-22T00:25:00Z">
              <w:rPr/>
            </w:rPrChange>
          </w:rPr>
          <w:delText xml:space="preserve">The AI label alone </w:delText>
        </w:r>
        <w:r w:rsidRPr="00BF62B7" w:rsidDel="005C375D">
          <w:rPr>
            <w:i/>
            <w:iCs/>
            <w:rPrChange w:id="2276" w:author="Xin Li" w:date="2026-08-22T08:25:00Z" w16du:dateUtc="2026-08-22T00:25:00Z">
              <w:rPr/>
            </w:rPrChange>
          </w:rPr>
          <w:delText>decreases the quality of the human answer.</w:delText>
        </w:r>
      </w:del>
    </w:p>
    <w:p w14:paraId="5346796B" w14:textId="74BFE932" w:rsidR="001945B2" w:rsidRPr="00015210" w:rsidDel="005C375D" w:rsidRDefault="001945B2" w:rsidP="001945B2">
      <w:pPr>
        <w:pStyle w:val="Heading3"/>
        <w:rPr>
          <w:del w:id="2277" w:author="Prof. LIU Ben" w:date="2026-08-25T22:07:00Z" w16du:dateUtc="2026-08-25T14:07:00Z"/>
        </w:rPr>
      </w:pPr>
      <w:commentRangeStart w:id="2278"/>
      <w:del w:id="2279" w:author="Prof. LIU Ben" w:date="2026-08-25T22:07:00Z" w16du:dateUtc="2026-08-25T14:07:00Z">
        <w:r w:rsidRPr="00015210" w:rsidDel="005C375D">
          <w:delText>Length: A Cue Replaced by Content</w:delText>
        </w:r>
      </w:del>
    </w:p>
    <w:p w14:paraId="51ACD89C" w14:textId="7CE8A0DB" w:rsidR="001945B2" w:rsidRPr="00015210" w:rsidDel="005C375D" w:rsidRDefault="001945B2" w:rsidP="00DB0A45">
      <w:pPr>
        <w:pStyle w:val="Paragraph0"/>
        <w:rPr>
          <w:del w:id="2280" w:author="Prof. LIU Ben" w:date="2026-08-25T22:07:00Z" w16du:dateUtc="2026-08-25T14:07:00Z"/>
        </w:rPr>
      </w:pPr>
      <w:del w:id="2281" w:author="Prof. LIU Ben" w:date="2026-08-25T22:07:00Z" w16du:dateUtc="2026-08-25T14:07:00Z">
        <w:r w:rsidRPr="00015210" w:rsidDel="005C375D">
          <w:delText xml:space="preserve">Length plays no major role in the quality decision, and the reason lies in which system is operating when that decision is made. </w:delText>
        </w:r>
        <w:commentRangeEnd w:id="2278"/>
        <w:r w:rsidR="00270DFC" w:rsidRPr="00015210" w:rsidDel="005C375D">
          <w:rPr>
            <w:rStyle w:val="CommentReference"/>
            <w:sz w:val="24"/>
          </w:rPr>
          <w:commentReference w:id="2278"/>
        </w:r>
        <w:r w:rsidRPr="00015210" w:rsidDel="005C375D">
          <w:delText>Entry is settled quickly, on cues visible before the answer is read, and length is one of them. The quality decision is settled afterward, by a</w:delText>
        </w:r>
      </w:del>
      <w:ins w:id="2282" w:author="Xin Li" w:date="2026-08-22T08:31:00Z" w16du:dateUtc="2026-08-22T00:31:00Z">
        <w:del w:id="2283" w:author="Prof. LIU Ben" w:date="2026-08-25T22:07:00Z" w16du:dateUtc="2026-08-25T14:07:00Z">
          <w:r w:rsidR="00270DFC" w:rsidDel="005C375D">
            <w:delText>n</w:delText>
          </w:r>
        </w:del>
      </w:ins>
      <w:del w:id="2284" w:author="Prof. LIU Ben" w:date="2026-08-25T22:07:00Z" w16du:dateUtc="2026-08-25T14:07:00Z">
        <w:r w:rsidRPr="00015210" w:rsidDel="005C375D">
          <w:delText xml:space="preserve"> member</w:delText>
        </w:r>
      </w:del>
      <w:ins w:id="2285" w:author="Xin Li" w:date="2026-08-22T07:41:00Z" w16du:dateUtc="2026-08-21T23:41:00Z">
        <w:del w:id="2286" w:author="Prof. LIU Ben" w:date="2026-08-25T22:07:00Z" w16du:dateUtc="2026-08-25T14:07:00Z">
          <w:r w:rsidR="004E55FA" w:rsidDel="005C375D">
            <w:delText>answerer</w:delText>
          </w:r>
        </w:del>
      </w:ins>
      <w:del w:id="2287" w:author="Prof. LIU Ben" w:date="2026-08-25T22:07:00Z" w16du:dateUtc="2026-08-25T14:07:00Z">
        <w:r w:rsidRPr="00015210" w:rsidDel="005C375D">
          <w:delText xml:space="preserve"> who has committed to answering and has therefore read the AI answer through. Such a</w:delText>
        </w:r>
      </w:del>
      <w:ins w:id="2288" w:author="Xin Li" w:date="2026-08-22T08:31:00Z" w16du:dateUtc="2026-08-22T00:31:00Z">
        <w:del w:id="2289" w:author="Prof. LIU Ben" w:date="2026-08-25T22:07:00Z" w16du:dateUtc="2026-08-25T14:07:00Z">
          <w:r w:rsidR="00270DFC" w:rsidDel="005C375D">
            <w:delText>n</w:delText>
          </w:r>
        </w:del>
      </w:ins>
      <w:del w:id="2290" w:author="Prof. LIU Ben" w:date="2026-08-25T22:07:00Z" w16du:dateUtc="2026-08-25T14:07:00Z">
        <w:r w:rsidRPr="00015210" w:rsidDel="005C375D">
          <w:delText xml:space="preserve"> member</w:delText>
        </w:r>
      </w:del>
      <w:ins w:id="2291" w:author="Xin Li" w:date="2026-08-22T07:41:00Z" w16du:dateUtc="2026-08-21T23:41:00Z">
        <w:del w:id="2292" w:author="Prof. LIU Ben" w:date="2026-08-25T22:07:00Z" w16du:dateUtc="2026-08-25T14:07:00Z">
          <w:r w:rsidR="004E55FA" w:rsidDel="005C375D">
            <w:delText>answerer</w:delText>
          </w:r>
        </w:del>
      </w:ins>
      <w:del w:id="2293" w:author="Prof. LIU Ben" w:date="2026-08-25T22:07:00Z" w16du:dateUtc="2026-08-25T14:07:00Z">
        <w:r w:rsidRPr="00015210" w:rsidDel="005C375D">
          <w:delText xml:space="preserve"> has the </w:delText>
        </w:r>
        <w:r w:rsidRPr="00015210" w:rsidDel="005C375D">
          <w:rPr>
            <w:i/>
            <w:iCs/>
          </w:rPr>
          <w:delText>content</w:delText>
        </w:r>
        <w:r w:rsidRPr="00015210" w:rsidDel="005C375D">
          <w:delText xml:space="preserve"> of the rival</w:delText>
        </w:r>
      </w:del>
      <w:ins w:id="2294" w:author="Xin Li" w:date="2026-08-22T07:37:00Z" w16du:dateUtc="2026-08-21T23:37:00Z">
        <w:del w:id="2295" w:author="Prof. LIU Ben" w:date="2026-08-25T22:07:00Z" w16du:dateUtc="2026-08-25T14:07:00Z">
          <w:r w:rsidR="004E55FA" w:rsidDel="005C375D">
            <w:delText>competitor</w:delText>
          </w:r>
        </w:del>
      </w:ins>
      <w:del w:id="2296" w:author="Prof. LIU Ben" w:date="2026-08-25T22:07:00Z" w16du:dateUtc="2026-08-25T14:07:00Z">
        <w:r w:rsidRPr="00015210" w:rsidDel="005C375D">
          <w:delText xml:space="preserve"> answer in front of them, and there is no reason to consult its length when its substance is available.</w:delText>
        </w:r>
      </w:del>
    </w:p>
    <w:p w14:paraId="6EFEB13C" w14:textId="609063B2" w:rsidR="001945B2" w:rsidRPr="00015210" w:rsidDel="005C375D" w:rsidRDefault="001945B2" w:rsidP="00DB0A45">
      <w:pPr>
        <w:pStyle w:val="Paragraph0"/>
        <w:rPr>
          <w:del w:id="2297" w:author="Prof. LIU Ben" w:date="2026-08-25T22:07:00Z" w16du:dateUtc="2026-08-25T14:07:00Z"/>
        </w:rPr>
      </w:pPr>
      <w:del w:id="2298" w:author="Prof. LIU Ben" w:date="2026-08-25T22:07:00Z" w16du:dateUtc="2026-08-25T14:07:00Z">
        <w:r w:rsidRPr="00015210" w:rsidDel="005C375D">
          <w:delText>The beliefs of this population push in the same direction. Members associate AI answers with padding, and the association has a basis:</w:delText>
        </w:r>
      </w:del>
      <w:ins w:id="2299" w:author="Xin Li" w:date="2026-08-22T08:32:00Z" w16du:dateUtc="2026-08-22T00:32:00Z">
        <w:del w:id="2300" w:author="Prof. LIU Ben" w:date="2026-08-25T22:07:00Z" w16du:dateUtc="2026-08-25T14:07:00Z">
          <w:r w:rsidR="00270DFC" w:rsidDel="005C375D">
            <w:delText>Meanwhile</w:delText>
          </w:r>
        </w:del>
      </w:ins>
      <w:ins w:id="2301" w:author="Xin Li" w:date="2026-08-22T08:33:00Z" w16du:dateUtc="2026-08-22T00:33:00Z">
        <w:del w:id="2302" w:author="Prof. LIU Ben" w:date="2026-08-25T22:07:00Z" w16du:dateUtc="2026-08-25T14:07:00Z">
          <w:r w:rsidR="00270DFC" w:rsidDel="005C375D">
            <w:delText>,</w:delText>
          </w:r>
        </w:del>
      </w:ins>
      <w:del w:id="2303" w:author="Prof. LIU Ben" w:date="2026-08-25T22:07:00Z" w16du:dateUtc="2026-08-25T14:07:00Z">
        <w:r w:rsidRPr="00015210" w:rsidDel="005C375D">
          <w:delText xml:space="preserve"> AI answers to technical questions are substantially longer than human answers while being incorrect in more than half of cases </w:delText>
        </w:r>
        <w:r w:rsidR="00DB0A45" w:rsidRPr="00015210" w:rsidDel="005C375D">
          <w:fldChar w:fldCharType="begin"/>
        </w:r>
        <w:r w:rsidR="00DB0A45" w:rsidRPr="00015210" w:rsidDel="005C375D">
          <w:delInstrText xml:space="preserve"> ADDIN ZOTERO_ITEM CSL_CITATION {"citationID":"PgQIxdJA","properties":{"unsorted":false,"formattedCitation":"(Kabir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delInstrText>
        </w:r>
        <w:r w:rsidR="00DB0A45" w:rsidRPr="00015210" w:rsidDel="005C375D">
          <w:rPr>
            <w:rFonts w:ascii="Apple Color Emoji" w:hAnsi="Apple Color Emoji" w:cs="Apple Color Emoji"/>
          </w:rPr>
          <w:delInstrText>📊</w:delInstrText>
        </w:r>
        <w:r w:rsidR="00DB0A45" w:rsidRPr="00015210" w:rsidDel="005C375D">
          <w:delInstrText>","collection-title":"CHI '24","container-title":"Proceedings of the 2024 CHI Conference on Human Factors in Computing Systems","DOI":"10.1145/3613904.3642596","ISBN":"979-8-4007-0330-0","language":"en","note":"</w:delInstrText>
        </w:r>
        <w:r w:rsidR="00DB0A45" w:rsidRPr="00015210" w:rsidDel="005C375D">
          <w:rPr>
            <w:rFonts w:ascii="Apple Color Emoji" w:hAnsi="Apple Color Emoji" w:cs="Apple Color Emoji"/>
          </w:rPr>
          <w:delInstrText>🏷️</w:delInstrText>
        </w:r>
        <w:r w:rsidR="00DB0A45" w:rsidRPr="00015210" w:rsidDel="005C375D">
          <w:del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delInstrText>
        </w:r>
        <w:r w:rsidR="00DB0A45" w:rsidRPr="00015210" w:rsidDel="005C375D">
          <w:fldChar w:fldCharType="separate"/>
        </w:r>
        <w:r w:rsidR="00DB0A45" w:rsidRPr="00015210" w:rsidDel="005C375D">
          <w:delText>(Kabir et al. 2024)</w:delText>
        </w:r>
        <w:r w:rsidR="00DB0A45" w:rsidRPr="00015210" w:rsidDel="005C375D">
          <w:fldChar w:fldCharType="end"/>
        </w:r>
        <w:r w:rsidR="00DB0A45" w:rsidRPr="00015210" w:rsidDel="005C375D">
          <w:delText xml:space="preserve">. </w:delText>
        </w:r>
        <w:r w:rsidRPr="00015210" w:rsidDel="005C375D">
          <w:delText>A</w:delText>
        </w:r>
      </w:del>
      <w:ins w:id="2304" w:author="Xin Li" w:date="2026-08-22T08:33:00Z" w16du:dateUtc="2026-08-22T00:33:00Z">
        <w:del w:id="2305" w:author="Prof. LIU Ben" w:date="2026-08-25T22:07:00Z" w16du:dateUtc="2026-08-25T14:07:00Z">
          <w:r w:rsidR="00270DFC" w:rsidDel="005C375D">
            <w:delText>n</w:delText>
          </w:r>
        </w:del>
      </w:ins>
      <w:del w:id="2306" w:author="Prof. LIU Ben" w:date="2026-08-25T22:07:00Z" w16du:dateUtc="2026-08-25T14:07:00Z">
        <w:r w:rsidRPr="00015210" w:rsidDel="005C375D">
          <w:delText xml:space="preserve"> member</w:delText>
        </w:r>
      </w:del>
      <w:ins w:id="2307" w:author="Xin Li" w:date="2026-08-22T07:41:00Z" w16du:dateUtc="2026-08-21T23:41:00Z">
        <w:del w:id="2308" w:author="Prof. LIU Ben" w:date="2026-08-25T22:07:00Z" w16du:dateUtc="2026-08-25T14:07:00Z">
          <w:r w:rsidR="004E55FA" w:rsidDel="005C375D">
            <w:delText>answerer</w:delText>
          </w:r>
        </w:del>
      </w:ins>
      <w:del w:id="2309" w:author="Prof. LIU Ben" w:date="2026-08-25T22:07:00Z" w16du:dateUtc="2026-08-25T14:07:00Z">
        <w:r w:rsidRPr="00015210" w:rsidDel="005C375D">
          <w:delText xml:space="preserve"> who holds this belief has reason to treat length as an indication of how much has been </w:delText>
        </w:r>
        <w:r w:rsidRPr="00015210" w:rsidDel="005C375D">
          <w:rPr>
            <w:i/>
            <w:iCs/>
          </w:rPr>
          <w:delText>attempted</w:delText>
        </w:r>
        <w:r w:rsidRPr="00015210" w:rsidDel="005C375D">
          <w:delText xml:space="preserve"> rather than how well it has been </w:delText>
        </w:r>
        <w:r w:rsidRPr="00015210" w:rsidDel="005C375D">
          <w:rPr>
            <w:i/>
            <w:iCs/>
          </w:rPr>
          <w:delText>done</w:delText>
        </w:r>
        <w:r w:rsidRPr="00015210" w:rsidDel="005C375D">
          <w:delText>, so deliberation tends to discount the cue rather than defer to it. We would not claim that length plays no role at all in the quality decision, since a</w:delText>
        </w:r>
      </w:del>
      <w:ins w:id="2310" w:author="Xin Li" w:date="2026-08-22T08:33:00Z" w16du:dateUtc="2026-08-22T00:33:00Z">
        <w:del w:id="2311" w:author="Prof. LIU Ben" w:date="2026-08-25T22:07:00Z" w16du:dateUtc="2026-08-25T14:07:00Z">
          <w:r w:rsidR="00270DFC" w:rsidDel="005C375D">
            <w:delText>n</w:delText>
          </w:r>
        </w:del>
      </w:ins>
      <w:del w:id="2312" w:author="Prof. LIU Ben" w:date="2026-08-25T22:07:00Z" w16du:dateUtc="2026-08-25T14:07:00Z">
        <w:r w:rsidRPr="00015210" w:rsidDel="005C375D">
          <w:delText xml:space="preserve"> member</w:delText>
        </w:r>
      </w:del>
      <w:ins w:id="2313" w:author="Xin Li" w:date="2026-08-22T07:41:00Z" w16du:dateUtc="2026-08-21T23:41:00Z">
        <w:del w:id="2314" w:author="Prof. LIU Ben" w:date="2026-08-25T22:07:00Z" w16du:dateUtc="2026-08-25T14:07:00Z">
          <w:r w:rsidR="004E55FA" w:rsidDel="005C375D">
            <w:delText>answerer</w:delText>
          </w:r>
        </w:del>
      </w:ins>
      <w:del w:id="2315" w:author="Prof. LIU Ben" w:date="2026-08-25T22:07:00Z" w16du:dateUtc="2026-08-25T14:07:00Z">
        <w:r w:rsidRPr="00015210" w:rsidDel="005C375D">
          <w:delText xml:space="preserve"> may retain some residual impression of the rival</w:delText>
        </w:r>
      </w:del>
      <w:ins w:id="2316" w:author="Xin Li" w:date="2026-08-22T07:37:00Z" w16du:dateUtc="2026-08-21T23:37:00Z">
        <w:del w:id="2317" w:author="Prof. LIU Ben" w:date="2026-08-25T22:07:00Z" w16du:dateUtc="2026-08-25T14:07:00Z">
          <w:r w:rsidR="004E55FA" w:rsidDel="005C375D">
            <w:delText>competitor</w:delText>
          </w:r>
        </w:del>
      </w:ins>
      <w:del w:id="2318" w:author="Prof. LIU Ben" w:date="2026-08-25T22:07:00Z" w16du:dateUtc="2026-08-25T14:07:00Z">
        <w:r w:rsidR="00534D0B" w:rsidRPr="00015210" w:rsidDel="005C375D">
          <w:delText>’</w:delText>
        </w:r>
        <w:r w:rsidRPr="00015210" w:rsidDel="005C375D">
          <w:delText>s scope from the initial scan. We claim only that this residue is weak relative to what reading the answer supplies, too weak to generate a systematic relationship between the length of an AI answer and the quality of the human answers that follow.</w:delText>
        </w:r>
      </w:del>
    </w:p>
    <w:p w14:paraId="0D3F0F9E" w14:textId="156604EE" w:rsidR="00F566A7" w:rsidRPr="00330F17" w:rsidDel="005C375D" w:rsidRDefault="00F566A7" w:rsidP="00F566A7">
      <w:pPr>
        <w:pStyle w:val="Paragraph0"/>
        <w:ind w:left="504" w:firstLine="0"/>
        <w:rPr>
          <w:del w:id="2319" w:author="Prof. LIU Ben" w:date="2026-08-25T22:07:00Z" w16du:dateUtc="2026-08-25T14:07:00Z"/>
          <w:moveTo w:id="2320" w:author="Xin Li" w:date="2026-08-22T09:05:00Z" w16du:dateUtc="2026-08-22T01:05:00Z"/>
          <w:i/>
          <w:iCs/>
        </w:rPr>
      </w:pPr>
      <w:moveToRangeStart w:id="2321" w:author="Xin Li" w:date="2026-08-22T09:05:00Z" w:name="move238281966"/>
      <w:moveTo w:id="2322" w:author="Xin Li" w:date="2026-08-22T09:05:00Z" w16du:dateUtc="2026-08-22T01:05:00Z">
        <w:del w:id="2323" w:author="Prof. LIU Ben" w:date="2026-08-25T22:07:00Z" w16du:dateUtc="2026-08-25T14:07:00Z">
          <w:r w:rsidRPr="00330F17" w:rsidDel="005C375D">
            <w:rPr>
              <w:b/>
              <w:bCs/>
              <w:i/>
              <w:iCs/>
            </w:rPr>
            <w:delText>H5.</w:delText>
          </w:r>
          <w:r w:rsidRPr="00330F17" w:rsidDel="005C375D">
            <w:rPr>
              <w:i/>
              <w:iCs/>
            </w:rPr>
            <w:delText xml:space="preserve"> The effect of an AI answer on human answer quality does not vary with the length of the AI answer.</w:delText>
          </w:r>
        </w:del>
      </w:moveTo>
    </w:p>
    <w:moveToRangeEnd w:id="2321"/>
    <w:p w14:paraId="3BE23F76" w14:textId="21D201ED" w:rsidR="001945B2" w:rsidRPr="00015210" w:rsidDel="005C375D" w:rsidRDefault="001945B2" w:rsidP="00DB0A45">
      <w:pPr>
        <w:pStyle w:val="Paragraph0"/>
        <w:rPr>
          <w:del w:id="2324" w:author="Prof. LIU Ben" w:date="2026-08-25T22:07:00Z" w16du:dateUtc="2026-08-25T14:07:00Z"/>
        </w:rPr>
      </w:pPr>
      <w:del w:id="2325" w:author="Prof. LIU Ben" w:date="2026-08-25T22:07:00Z" w16du:dateUtc="2026-08-25T14:07:00Z">
        <w:r w:rsidRPr="00015210" w:rsidDel="005C375D">
          <w:delText>This is why the same signal is decisive for one decision and marginal for the other, and it is the second point at which our framework yields a prediction that a general capability-deterrence account cannot. The boundary of the claim should also be stated. H5 does not imply that long AI answers are equivalent to short ones in every respect; H2 predicts that they are not. It implies only that once a</w:delText>
        </w:r>
      </w:del>
      <w:ins w:id="2326" w:author="Xin Li" w:date="2026-08-22T08:33:00Z" w16du:dateUtc="2026-08-22T00:33:00Z">
        <w:del w:id="2327" w:author="Prof. LIU Ben" w:date="2026-08-25T22:07:00Z" w16du:dateUtc="2026-08-25T14:07:00Z">
          <w:r w:rsidR="00270DFC" w:rsidDel="005C375D">
            <w:delText>n</w:delText>
          </w:r>
        </w:del>
      </w:ins>
      <w:del w:id="2328" w:author="Prof. LIU Ben" w:date="2026-08-25T22:07:00Z" w16du:dateUtc="2026-08-25T14:07:00Z">
        <w:r w:rsidRPr="00015210" w:rsidDel="005C375D">
          <w:delText xml:space="preserve"> member</w:delText>
        </w:r>
      </w:del>
      <w:ins w:id="2329" w:author="Xin Li" w:date="2026-08-22T07:41:00Z" w16du:dateUtc="2026-08-21T23:41:00Z">
        <w:del w:id="2330" w:author="Prof. LIU Ben" w:date="2026-08-25T22:07:00Z" w16du:dateUtc="2026-08-25T14:07:00Z">
          <w:r w:rsidR="004E55FA" w:rsidDel="005C375D">
            <w:delText>answerer</w:delText>
          </w:r>
        </w:del>
      </w:ins>
      <w:del w:id="2331" w:author="Prof. LIU Ben" w:date="2026-08-25T22:07:00Z" w16du:dateUtc="2026-08-25T14:07:00Z">
        <w:r w:rsidRPr="00015210" w:rsidDel="005C375D">
          <w:delText xml:space="preserve"> is engaged closely enough to weigh the standard their answer must meet, length carries little information about what that standard is.</w:delText>
        </w:r>
      </w:del>
    </w:p>
    <w:p w14:paraId="71A964A9" w14:textId="39BC1604" w:rsidR="001945B2" w:rsidRPr="00BF62B7" w:rsidDel="005C375D" w:rsidRDefault="001945B2">
      <w:pPr>
        <w:pStyle w:val="Paragraph0"/>
        <w:ind w:left="504" w:firstLine="0"/>
        <w:rPr>
          <w:del w:id="2332" w:author="Prof. LIU Ben" w:date="2026-08-25T22:07:00Z" w16du:dateUtc="2026-08-25T14:07:00Z"/>
          <w:moveFrom w:id="2333" w:author="Xin Li" w:date="2026-08-22T09:05:00Z" w16du:dateUtc="2026-08-22T01:05:00Z"/>
          <w:i/>
          <w:iCs/>
          <w:rPrChange w:id="2334" w:author="Xin Li" w:date="2026-08-22T08:25:00Z" w16du:dateUtc="2026-08-22T00:25:00Z">
            <w:rPr>
              <w:del w:id="2335" w:author="Prof. LIU Ben" w:date="2026-08-25T22:07:00Z" w16du:dateUtc="2026-08-25T14:07:00Z"/>
              <w:moveFrom w:id="2336" w:author="Xin Li" w:date="2026-08-22T09:05:00Z" w16du:dateUtc="2026-08-22T01:05:00Z"/>
            </w:rPr>
          </w:rPrChange>
        </w:rPr>
        <w:pPrChange w:id="2337" w:author="Xin Li" w:date="2026-08-22T08:25:00Z" w16du:dateUtc="2026-08-22T00:25:00Z">
          <w:pPr>
            <w:pStyle w:val="Paragraph0"/>
            <w:ind w:firstLine="0"/>
          </w:pPr>
        </w:pPrChange>
      </w:pPr>
      <w:moveFromRangeStart w:id="2338" w:author="Xin Li" w:date="2026-08-22T09:05:00Z" w:name="move238281966"/>
      <w:moveFrom w:id="2339" w:author="Xin Li" w:date="2026-08-22T09:05:00Z" w16du:dateUtc="2026-08-22T01:05:00Z">
        <w:del w:id="2340" w:author="Prof. LIU Ben" w:date="2026-08-25T22:07:00Z" w16du:dateUtc="2026-08-25T14:07:00Z">
          <w:r w:rsidRPr="00BF62B7" w:rsidDel="005C375D">
            <w:rPr>
              <w:b/>
              <w:bCs/>
              <w:i/>
              <w:iCs/>
              <w:rPrChange w:id="2341" w:author="Xin Li" w:date="2026-08-22T08:25:00Z" w16du:dateUtc="2026-08-22T00:25:00Z">
                <w:rPr>
                  <w:b/>
                  <w:bCs/>
                </w:rPr>
              </w:rPrChange>
            </w:rPr>
            <w:delText>H5.</w:delText>
          </w:r>
          <w:r w:rsidRPr="00BF62B7" w:rsidDel="005C375D">
            <w:rPr>
              <w:i/>
              <w:iCs/>
              <w:rPrChange w:id="2342" w:author="Xin Li" w:date="2026-08-22T08:25:00Z" w16du:dateUtc="2026-08-22T00:25:00Z">
                <w:rPr/>
              </w:rPrChange>
            </w:rPr>
            <w:delText xml:space="preserve"> The effect of an AI answer on human answer quality does not vary with the length of the AI answer.</w:delText>
          </w:r>
        </w:del>
      </w:moveFrom>
    </w:p>
    <w:moveFromRangeEnd w:id="2338"/>
    <w:p w14:paraId="6E203701" w14:textId="0C667BA5" w:rsidR="00BF62B7" w:rsidRPr="00015210" w:rsidDel="005C375D" w:rsidRDefault="00BF62B7" w:rsidP="00BF62B7">
      <w:pPr>
        <w:pStyle w:val="Heading3"/>
        <w:rPr>
          <w:ins w:id="2343" w:author="Xin Li" w:date="2026-08-22T08:24:00Z" w16du:dateUtc="2026-08-22T00:24:00Z"/>
          <w:del w:id="2344" w:author="Prof. LIU Ben" w:date="2026-08-25T22:07:00Z" w16du:dateUtc="2026-08-25T14:07:00Z"/>
        </w:rPr>
      </w:pPr>
      <w:ins w:id="2345" w:author="Xin Li" w:date="2026-08-22T08:24:00Z" w16du:dateUtc="2026-08-22T00:24:00Z">
        <w:del w:id="2346" w:author="Prof. LIU Ben" w:date="2026-08-25T22:07:00Z" w16du:dateUtc="2026-08-25T14:07:00Z">
          <w:r w:rsidDel="005C375D">
            <w:delText xml:space="preserve">System 2 Effect: </w:delText>
          </w:r>
          <w:r w:rsidRPr="00015210" w:rsidDel="005C375D">
            <w:delText>Quality</w:delText>
          </w:r>
        </w:del>
      </w:ins>
    </w:p>
    <w:p w14:paraId="0A879C96" w14:textId="2F62AF78" w:rsidR="001945B2" w:rsidRPr="00015210" w:rsidDel="005C375D" w:rsidRDefault="001945B2" w:rsidP="001945B2">
      <w:pPr>
        <w:pStyle w:val="Heading3"/>
        <w:rPr>
          <w:del w:id="2347" w:author="Prof. LIU Ben" w:date="2026-08-25T22:07:00Z" w16du:dateUtc="2026-08-25T14:07:00Z"/>
        </w:rPr>
      </w:pPr>
      <w:del w:id="2348" w:author="Prof. LIU Ben" w:date="2026-08-25T22:07:00Z" w16du:dateUtc="2026-08-25T14:07:00Z">
        <w:r w:rsidRPr="00015210" w:rsidDel="005C375D">
          <w:delText>Benchmark: Calibrating to a Demonstrated Standard</w:delText>
        </w:r>
      </w:del>
    </w:p>
    <w:p w14:paraId="0F8EDD45" w14:textId="731CF73B" w:rsidR="001945B2" w:rsidRPr="00015210" w:rsidDel="005C375D" w:rsidRDefault="001945B2" w:rsidP="00DB0A45">
      <w:pPr>
        <w:pStyle w:val="Paragraph0"/>
        <w:rPr>
          <w:del w:id="2349" w:author="Prof. LIU Ben" w:date="2026-08-25T22:07:00Z" w16du:dateUtc="2026-08-25T14:07:00Z"/>
        </w:rPr>
      </w:pPr>
      <w:del w:id="2350" w:author="Prof. LIU Ben" w:date="2026-08-25T22:07:00Z" w16du:dateUtc="2026-08-25T14:07:00Z">
        <w:r w:rsidRPr="00015210" w:rsidDel="005C375D">
          <w:delText>A</w:delText>
        </w:r>
      </w:del>
      <w:ins w:id="2351" w:author="Xin Li" w:date="2026-08-22T08:33:00Z" w16du:dateUtc="2026-08-22T00:33:00Z">
        <w:del w:id="2352" w:author="Prof. LIU Ben" w:date="2026-08-25T22:07:00Z" w16du:dateUtc="2026-08-25T14:07:00Z">
          <w:r w:rsidR="00270DFC" w:rsidDel="005C375D">
            <w:delText>n</w:delText>
          </w:r>
        </w:del>
      </w:ins>
      <w:del w:id="2353" w:author="Prof. LIU Ben" w:date="2026-08-25T22:07:00Z" w16du:dateUtc="2026-08-25T14:07:00Z">
        <w:r w:rsidRPr="00015210" w:rsidDel="005C375D">
          <w:delText xml:space="preserve"> member</w:delText>
        </w:r>
      </w:del>
      <w:ins w:id="2354" w:author="Xin Li" w:date="2026-08-22T07:41:00Z" w16du:dateUtc="2026-08-21T23:41:00Z">
        <w:del w:id="2355" w:author="Prof. LIU Ben" w:date="2026-08-25T22:07:00Z" w16du:dateUtc="2026-08-25T14:07:00Z">
          <w:r w:rsidR="004E55FA" w:rsidDel="005C375D">
            <w:delText>answerer</w:delText>
          </w:r>
        </w:del>
      </w:ins>
      <w:del w:id="2356" w:author="Prof. LIU Ben" w:date="2026-08-25T22:07:00Z" w16du:dateUtc="2026-08-25T14:07:00Z">
        <w:r w:rsidRPr="00015210" w:rsidDel="005C375D">
          <w:delText xml:space="preserve"> who has decided to contribute still has to judge how </w:delText>
        </w:r>
      </w:del>
      <w:ins w:id="2357" w:author="Xin Li" w:date="2026-08-22T09:06:00Z" w16du:dateUtc="2026-08-22T01:06:00Z">
        <w:del w:id="2358" w:author="Prof. LIU Ben" w:date="2026-08-25T22:07:00Z" w16du:dateUtc="2026-08-25T14:07:00Z">
          <w:r w:rsidR="00F566A7" w:rsidDel="005C375D">
            <w:delText xml:space="preserve">much effort to put to improve the </w:delText>
          </w:r>
        </w:del>
      </w:ins>
      <w:del w:id="2359" w:author="Prof. LIU Ben" w:date="2026-08-25T22:07:00Z" w16du:dateUtc="2026-08-25T14:07:00Z">
        <w:r w:rsidRPr="00015210" w:rsidDel="005C375D">
          <w:delText xml:space="preserve">good the answer </w:delText>
        </w:r>
      </w:del>
      <w:ins w:id="2360" w:author="Xin Li" w:date="2026-08-22T09:06:00Z" w16du:dateUtc="2026-08-22T01:06:00Z">
        <w:del w:id="2361" w:author="Prof. LIU Ben" w:date="2026-08-25T22:07:00Z" w16du:dateUtc="2026-08-25T14:07:00Z">
          <w:r w:rsidR="00F566A7" w:rsidDel="005C375D">
            <w:delText>quality</w:delText>
          </w:r>
        </w:del>
      </w:ins>
      <w:del w:id="2362" w:author="Prof. LIU Ben" w:date="2026-08-25T22:07:00Z" w16du:dateUtc="2026-08-25T14:07:00Z">
        <w:r w:rsidRPr="00015210" w:rsidDel="005C375D">
          <w:delText xml:space="preserve">needs to be. </w:delText>
        </w:r>
      </w:del>
      <w:ins w:id="2363" w:author="Xin Li" w:date="2026-08-22T09:08:00Z" w16du:dateUtc="2026-08-22T01:08:00Z">
        <w:del w:id="2364" w:author="Prof. LIU Ben" w:date="2026-08-25T22:07:00Z" w16du:dateUtc="2026-08-25T14:07:00Z">
          <w:r w:rsidR="00F566A7" w:rsidDel="005C375D">
            <w:delText xml:space="preserve">However, </w:delText>
          </w:r>
        </w:del>
      </w:ins>
      <w:del w:id="2365" w:author="Prof. LIU Ben" w:date="2026-08-25T22:07:00Z" w16du:dateUtc="2026-08-25T14:07:00Z">
        <w:r w:rsidRPr="00015210" w:rsidDel="005C375D">
          <w:delText>Q</w:delText>
        </w:r>
      </w:del>
      <w:ins w:id="2366" w:author="Xin Li" w:date="2026-08-22T09:08:00Z" w16du:dateUtc="2026-08-22T01:08:00Z">
        <w:del w:id="2367" w:author="Prof. LIU Ben" w:date="2026-08-25T22:07:00Z" w16du:dateUtc="2026-08-25T14:07:00Z">
          <w:r w:rsidR="00F566A7" w:rsidDel="005C375D">
            <w:delText>q</w:delText>
          </w:r>
        </w:del>
      </w:ins>
      <w:del w:id="2368" w:author="Prof. LIU Ben" w:date="2026-08-25T22:07:00Z" w16du:dateUtc="2026-08-25T14:07:00Z">
        <w:r w:rsidRPr="00015210" w:rsidDel="005C375D">
          <w:delText>uestions on SegmentFault are usually brief, often little more than a pasted error and a request for help, and they rarely state what would count as an adequate reply, whether that is a corrected line of code, an explanation of the cause, or a working alternative. The member is aiming at a target that has not been defined.</w:delText>
        </w:r>
      </w:del>
    </w:p>
    <w:p w14:paraId="76CB4B12" w14:textId="2AFB8477" w:rsidR="001945B2" w:rsidRPr="00015210" w:rsidDel="005C375D" w:rsidRDefault="001945B2" w:rsidP="00DB0A45">
      <w:pPr>
        <w:pStyle w:val="Paragraph0"/>
        <w:rPr>
          <w:del w:id="2369" w:author="Prof. LIU Ben" w:date="2026-08-25T22:07:00Z" w16du:dateUtc="2026-08-25T14:07:00Z"/>
        </w:rPr>
      </w:pPr>
      <w:del w:id="2370" w:author="Prof. LIU Ben" w:date="2026-08-25T22:07:00Z" w16du:dateUtc="2026-08-25T14:07:00Z">
        <w:r w:rsidRPr="00015210" w:rsidDel="005C375D">
          <w:delText xml:space="preserve">The AI answer </w:delText>
        </w:r>
      </w:del>
      <w:ins w:id="2371" w:author="Xin Li" w:date="2026-08-22T09:08:00Z" w16du:dateUtc="2026-08-22T01:08:00Z">
        <w:del w:id="2372" w:author="Prof. LIU Ben" w:date="2026-08-25T22:07:00Z" w16du:dateUtc="2026-08-25T14:07:00Z">
          <w:r w:rsidR="00F566A7" w:rsidDel="005C375D">
            <w:delText xml:space="preserve">helps </w:delText>
          </w:r>
        </w:del>
      </w:ins>
      <w:del w:id="2373" w:author="Prof. LIU Ben" w:date="2026-08-25T22:07:00Z" w16du:dateUtc="2026-08-25T14:07:00Z">
        <w:r w:rsidRPr="00015210" w:rsidDel="005C375D">
          <w:delText>defin</w:delText>
        </w:r>
      </w:del>
      <w:ins w:id="2374" w:author="Xin Li" w:date="2026-08-22T09:08:00Z" w16du:dateUtc="2026-08-22T01:08:00Z">
        <w:del w:id="2375" w:author="Prof. LIU Ben" w:date="2026-08-25T22:07:00Z" w16du:dateUtc="2026-08-25T14:07:00Z">
          <w:r w:rsidR="00F566A7" w:rsidDel="005C375D">
            <w:delText>ing</w:delText>
          </w:r>
        </w:del>
      </w:ins>
      <w:del w:id="2376" w:author="Prof. LIU Ben" w:date="2026-08-25T22:07:00Z" w16du:dateUtc="2026-08-25T14:07:00Z">
        <w:r w:rsidRPr="00015210" w:rsidDel="005C375D">
          <w:delText xml:space="preserve">es </w:delText>
        </w:r>
      </w:del>
      <w:ins w:id="2377" w:author="Xin Li" w:date="2026-08-22T09:08:00Z" w16du:dateUtc="2026-08-22T01:08:00Z">
        <w:del w:id="2378" w:author="Prof. LIU Ben" w:date="2026-08-25T22:07:00Z" w16du:dateUtc="2026-08-25T14:07:00Z">
          <w:r w:rsidR="00F566A7" w:rsidDel="005C375D">
            <w:delText xml:space="preserve">the expected </w:delText>
          </w:r>
        </w:del>
      </w:ins>
      <w:ins w:id="2379" w:author="Xin Li" w:date="2026-08-22T09:09:00Z" w16du:dateUtc="2026-08-22T01:09:00Z">
        <w:del w:id="2380" w:author="Prof. LIU Ben" w:date="2026-08-25T22:07:00Z" w16du:dateUtc="2026-08-25T14:07:00Z">
          <w:r w:rsidR="00F566A7" w:rsidDel="005C375D">
            <w:delText>direction of the answer</w:delText>
          </w:r>
        </w:del>
      </w:ins>
      <w:del w:id="2381" w:author="Prof. LIU Ben" w:date="2026-08-25T22:07:00Z" w16du:dateUtc="2026-08-25T14:07:00Z">
        <w:r w:rsidRPr="00015210" w:rsidDel="005C375D">
          <w:delText xml:space="preserve">it, because it is a </w:delText>
        </w:r>
        <w:r w:rsidRPr="00015210" w:rsidDel="005C375D">
          <w:rPr>
            <w:i/>
            <w:iCs/>
          </w:rPr>
          <w:delText>completed instance</w:delText>
        </w:r>
        <w:r w:rsidRPr="00015210" w:rsidDel="005C375D">
          <w:delText xml:space="preserve"> of the task. It shows </w:delText>
        </w:r>
      </w:del>
      <w:ins w:id="2382" w:author="Xin Li" w:date="2026-08-22T09:09:00Z" w16du:dateUtc="2026-08-22T01:09:00Z">
        <w:del w:id="2383" w:author="Prof. LIU Ben" w:date="2026-08-25T22:07:00Z" w16du:dateUtc="2026-08-25T14:07:00Z">
          <w:r w:rsidR="00F566A7" w:rsidDel="005C375D">
            <w:delText xml:space="preserve">an example </w:delText>
          </w:r>
        </w:del>
      </w:ins>
      <w:del w:id="2384" w:author="Prof. LIU Ben" w:date="2026-08-25T22:07:00Z" w16du:dateUtc="2026-08-25T14:07:00Z">
        <w:r w:rsidRPr="00015210" w:rsidDel="005C375D">
          <w:delText>how much of the problem a reply is expected to cover</w:delText>
        </w:r>
      </w:del>
      <w:ins w:id="2385" w:author="Xin Li" w:date="2026-08-22T09:09:00Z" w16du:dateUtc="2026-08-22T01:09:00Z">
        <w:del w:id="2386" w:author="Prof. LIU Ben" w:date="2026-08-25T22:07:00Z" w16du:dateUtc="2026-08-25T14:07:00Z">
          <w:r w:rsidR="00F566A7" w:rsidDel="005C375D">
            <w:delText xml:space="preserve">and </w:delText>
          </w:r>
        </w:del>
      </w:ins>
      <w:del w:id="2387" w:author="Prof. LIU Ben" w:date="2026-08-25T22:07:00Z" w16du:dateUtc="2026-08-25T14:07:00Z">
        <w:r w:rsidRPr="00015210" w:rsidDel="005C375D">
          <w:delText xml:space="preserve">, how closely </w:delText>
        </w:r>
      </w:del>
      <w:ins w:id="2388" w:author="Xin Li" w:date="2026-08-22T09:09:00Z" w16du:dateUtc="2026-08-22T01:09:00Z">
        <w:del w:id="2389" w:author="Prof. LIU Ben" w:date="2026-08-25T22:07:00Z" w16du:dateUtc="2026-08-25T14:07:00Z">
          <w:r w:rsidR="00F566A7" w:rsidDel="005C375D">
            <w:delText xml:space="preserve">the example reply </w:delText>
          </w:r>
        </w:del>
      </w:ins>
      <w:del w:id="2390" w:author="Prof. LIU Ben" w:date="2026-08-25T22:07:00Z" w16du:dateUtc="2026-08-25T14:07:00Z">
        <w:r w:rsidRPr="00015210" w:rsidDel="005C375D">
          <w:delText>it should engage the questioner</w:delText>
        </w:r>
        <w:r w:rsidR="00534D0B" w:rsidRPr="00015210" w:rsidDel="005C375D">
          <w:delText>’</w:delText>
        </w:r>
        <w:r w:rsidRPr="00015210" w:rsidDel="005C375D">
          <w:delText xml:space="preserve">s setup, and whether the cause needs explaining or only the fix. </w:delText>
        </w:r>
      </w:del>
      <w:ins w:id="2391" w:author="Xin Li" w:date="2026-08-22T09:09:00Z" w16du:dateUtc="2026-08-22T01:09:00Z">
        <w:del w:id="2392" w:author="Prof. LIU Ben" w:date="2026-08-25T22:07:00Z" w16du:dateUtc="2026-08-25T14:07:00Z">
          <w:r w:rsidR="00F566A7" w:rsidDel="005C375D">
            <w:delText xml:space="preserve">It provides </w:delText>
          </w:r>
        </w:del>
      </w:ins>
      <w:ins w:id="2393" w:author="Xin Li" w:date="2026-08-22T09:10:00Z" w16du:dateUtc="2026-08-22T01:10:00Z">
        <w:del w:id="2394" w:author="Prof. LIU Ben" w:date="2026-08-25T22:07:00Z" w16du:dateUtc="2026-08-25T14:07:00Z">
          <w:r w:rsidR="00F566A7" w:rsidRPr="00015210" w:rsidDel="005C375D">
            <w:delText xml:space="preserve">a visible reference </w:delText>
          </w:r>
          <w:r w:rsidR="00F566A7" w:rsidDel="005C375D">
            <w:delText>to</w:delText>
          </w:r>
        </w:del>
      </w:ins>
      <w:del w:id="2395" w:author="Prof. LIU Ben" w:date="2026-08-25T22:07:00Z" w16du:dateUtc="2026-08-25T14:07:00Z">
        <w:r w:rsidRPr="00015210" w:rsidDel="005C375D">
          <w:delText xml:space="preserve">What was an open question becomes a comparison against a visible reference level, which we call the </w:delText>
        </w:r>
        <w:r w:rsidRPr="00015210" w:rsidDel="005C375D">
          <w:rPr>
            <w:i/>
            <w:iCs/>
          </w:rPr>
          <w:delText>demonstrated standard</w:delText>
        </w:r>
        <w:r w:rsidRPr="00015210" w:rsidDel="005C375D">
          <w:delText>.</w:delText>
        </w:r>
      </w:del>
    </w:p>
    <w:p w14:paraId="700BFBC7" w14:textId="687503DA" w:rsidR="001945B2" w:rsidRPr="00015210" w:rsidDel="005C375D" w:rsidRDefault="001945B2" w:rsidP="00DB0A45">
      <w:pPr>
        <w:pStyle w:val="Paragraph0"/>
        <w:rPr>
          <w:del w:id="2396" w:author="Prof. LIU Ben" w:date="2026-08-25T22:07:00Z" w16du:dateUtc="2026-08-25T14:07:00Z"/>
        </w:rPr>
      </w:pPr>
      <w:del w:id="2397" w:author="Prof. LIU Ben" w:date="2026-08-25T22:07:00Z" w16du:dateUtc="2026-08-25T14:07:00Z">
        <w:r w:rsidRPr="00015210" w:rsidDel="005C375D">
          <w:delText>How high that standard sits depends on how good the AI answer is. Suppose a</w:delText>
        </w:r>
      </w:del>
      <w:ins w:id="2398" w:author="Xin Li" w:date="2026-08-22T08:33:00Z" w16du:dateUtc="2026-08-22T00:33:00Z">
        <w:del w:id="2399" w:author="Prof. LIU Ben" w:date="2026-08-25T22:07:00Z" w16du:dateUtc="2026-08-25T14:07:00Z">
          <w:r w:rsidR="00270DFC" w:rsidDel="005C375D">
            <w:delText>n</w:delText>
          </w:r>
        </w:del>
      </w:ins>
      <w:del w:id="2400" w:author="Prof. LIU Ben" w:date="2026-08-25T22:07:00Z" w16du:dateUtc="2026-08-25T14:07:00Z">
        <w:r w:rsidRPr="00015210" w:rsidDel="005C375D">
          <w:delText xml:space="preserve"> member</w:delText>
        </w:r>
      </w:del>
      <w:ins w:id="2401" w:author="Xin Li" w:date="2026-08-22T07:41:00Z" w16du:dateUtc="2026-08-21T23:41:00Z">
        <w:del w:id="2402" w:author="Prof. LIU Ben" w:date="2026-08-25T22:07:00Z" w16du:dateUtc="2026-08-25T14:07:00Z">
          <w:r w:rsidR="004E55FA" w:rsidDel="005C375D">
            <w:delText>answerer</w:delText>
          </w:r>
        </w:del>
      </w:ins>
      <w:del w:id="2403" w:author="Prof. LIU Ben" w:date="2026-08-25T22:07:00Z" w16du:dateUtc="2026-08-25T14:07:00Z">
        <w:r w:rsidRPr="00015210" w:rsidDel="005C375D">
          <w:delText xml:space="preserve"> can write two sentences explaining the actual cause of the error. If the AI answer is weak, those two sentences are already the better contribution, and the member</w:delText>
        </w:r>
      </w:del>
      <w:ins w:id="2404" w:author="Xin Li" w:date="2026-08-22T07:41:00Z" w16du:dateUtc="2026-08-21T23:41:00Z">
        <w:del w:id="2405" w:author="Prof. LIU Ben" w:date="2026-08-25T22:07:00Z" w16du:dateUtc="2026-08-25T14:07:00Z">
          <w:r w:rsidR="004E55FA" w:rsidDel="005C375D">
            <w:delText>answerer</w:delText>
          </w:r>
        </w:del>
      </w:ins>
      <w:del w:id="2406" w:author="Prof. LIU Ben" w:date="2026-08-25T22:07:00Z" w16du:dateUtc="2026-08-25T14:07:00Z">
        <w:r w:rsidRPr="00015210" w:rsidDel="005C375D">
          <w:delText xml:space="preserve"> has no reason to write more. If the AI answer is strong, explaining the mechanism and supplying code that runs on the questioner</w:delText>
        </w:r>
        <w:r w:rsidR="00534D0B" w:rsidRPr="00015210" w:rsidDel="005C375D">
          <w:delText>’</w:delText>
        </w:r>
        <w:r w:rsidRPr="00015210" w:rsidDel="005C375D">
          <w:delText>s setup, the same two sentences now look thin beside it. Therefore, a better AI answer sets a higher standard, and the member</w:delText>
        </w:r>
      </w:del>
      <w:ins w:id="2407" w:author="Xin Li" w:date="2026-08-22T07:41:00Z" w16du:dateUtc="2026-08-21T23:41:00Z">
        <w:del w:id="2408" w:author="Prof. LIU Ben" w:date="2026-08-25T22:07:00Z" w16du:dateUtc="2026-08-25T14:07:00Z">
          <w:r w:rsidR="004E55FA" w:rsidDel="005C375D">
            <w:delText>answerer</w:delText>
          </w:r>
        </w:del>
      </w:ins>
      <w:del w:id="2409" w:author="Prof. LIU Ben" w:date="2026-08-25T22:07:00Z" w16du:dateUtc="2026-08-25T14:07:00Z">
        <w:r w:rsidRPr="00015210" w:rsidDel="005C375D">
          <w:delText xml:space="preserve"> works toward a higher level in response.</w:delText>
        </w:r>
      </w:del>
    </w:p>
    <w:p w14:paraId="16C70672" w14:textId="30F37DF6" w:rsidR="001945B2" w:rsidRPr="00015210" w:rsidDel="005C375D" w:rsidRDefault="001945B2" w:rsidP="00DB0A45">
      <w:pPr>
        <w:pStyle w:val="Paragraph0"/>
        <w:rPr>
          <w:del w:id="2410" w:author="Prof. LIU Ben" w:date="2026-08-25T22:07:00Z" w16du:dateUtc="2026-08-25T14:07:00Z"/>
        </w:rPr>
      </w:pPr>
      <w:del w:id="2411" w:author="Prof. LIU Ben" w:date="2026-08-25T22:07:00Z" w16du:dateUtc="2026-08-25T14:07:00Z">
        <w:r w:rsidRPr="00015210" w:rsidDel="005C375D">
          <w:delText>The member</w:delText>
        </w:r>
      </w:del>
      <w:ins w:id="2412" w:author="Xin Li" w:date="2026-08-22T07:41:00Z" w16du:dateUtc="2026-08-21T23:41:00Z">
        <w:del w:id="2413" w:author="Prof. LIU Ben" w:date="2026-08-25T22:07:00Z" w16du:dateUtc="2026-08-25T14:07:00Z">
          <w:r w:rsidR="004E55FA" w:rsidDel="005C375D">
            <w:delText>answerer</w:delText>
          </w:r>
        </w:del>
      </w:ins>
      <w:del w:id="2414" w:author="Prof. LIU Ben" w:date="2026-08-25T22:07:00Z" w16du:dateUtc="2026-08-25T14:07:00Z">
        <w:r w:rsidRPr="00015210" w:rsidDel="005C375D">
          <w:delText xml:space="preserve"> can reach that higher level in two ways. One is to build on the AI answer, which is a </w:delText>
        </w:r>
        <w:r w:rsidR="00534D0B" w:rsidRPr="00015210" w:rsidDel="005C375D">
          <w:delText>“</w:delText>
        </w:r>
        <w:r w:rsidRPr="00015210" w:rsidDel="005C375D">
          <w:delText>draft</w:delText>
        </w:r>
        <w:r w:rsidR="00534D0B" w:rsidRPr="00015210" w:rsidDel="005C375D">
          <w:delText>”</w:delText>
        </w:r>
        <w:r w:rsidRPr="00015210" w:rsidDel="005C375D">
          <w:delText xml:space="preserve"> already in hand. A good draft provides claims to check against the questioner</w:delText>
        </w:r>
        <w:r w:rsidR="00534D0B" w:rsidRPr="00015210" w:rsidDel="005C375D">
          <w:delText>’</w:delText>
        </w:r>
        <w:r w:rsidRPr="00015210" w:rsidDel="005C375D">
          <w:delText>s setup, a diagnosis to confirm or reject, and code to correct, so what the member</w:delText>
        </w:r>
      </w:del>
      <w:ins w:id="2415" w:author="Xin Li" w:date="2026-08-22T07:41:00Z" w16du:dateUtc="2026-08-21T23:41:00Z">
        <w:del w:id="2416" w:author="Prof. LIU Ben" w:date="2026-08-25T22:07:00Z" w16du:dateUtc="2026-08-25T14:07:00Z">
          <w:r w:rsidR="004E55FA" w:rsidDel="005C375D">
            <w:delText>answerer</w:delText>
          </w:r>
        </w:del>
      </w:ins>
      <w:del w:id="2417" w:author="Prof. LIU Ben" w:date="2026-08-25T22:07:00Z" w16du:dateUtc="2026-08-25T14:07:00Z">
        <w:r w:rsidRPr="00015210" w:rsidDel="005C375D">
          <w:delText xml:space="preserve"> writes keeps what the AI answer got right and fixes what it got wrong. The other is to add what the internal GenAI cannot supply, such as experience from the member</w:delText>
        </w:r>
      </w:del>
      <w:ins w:id="2418" w:author="Xin Li" w:date="2026-08-22T07:41:00Z" w16du:dateUtc="2026-08-21T23:41:00Z">
        <w:del w:id="2419" w:author="Prof. LIU Ben" w:date="2026-08-25T22:07:00Z" w16du:dateUtc="2026-08-25T14:07:00Z">
          <w:r w:rsidR="004E55FA" w:rsidDel="005C375D">
            <w:delText>answerer</w:delText>
          </w:r>
        </w:del>
      </w:ins>
      <w:del w:id="2420" w:author="Prof. LIU Ben" w:date="2026-08-25T22:07:00Z" w16du:dateUtc="2026-08-25T14:07:00Z">
        <w:r w:rsidR="00534D0B" w:rsidRPr="00015210" w:rsidDel="005C375D">
          <w:delText>’</w:delText>
        </w:r>
        <w:r w:rsidRPr="00015210" w:rsidDel="005C375D">
          <w:delText>s own deployments or opinionated insights about which approach to prefer. Either way, the prediction is the same: a better AI answer sets a higher standard, which pushes the member</w:delText>
        </w:r>
      </w:del>
      <w:ins w:id="2421" w:author="Xin Li" w:date="2026-08-22T07:41:00Z" w16du:dateUtc="2026-08-21T23:41:00Z">
        <w:del w:id="2422" w:author="Prof. LIU Ben" w:date="2026-08-25T22:07:00Z" w16du:dateUtc="2026-08-25T14:07:00Z">
          <w:r w:rsidR="004E55FA" w:rsidDel="005C375D">
            <w:delText>answerer</w:delText>
          </w:r>
        </w:del>
      </w:ins>
      <w:del w:id="2423" w:author="Prof. LIU Ben" w:date="2026-08-25T22:07:00Z" w16du:dateUtc="2026-08-25T14:07:00Z">
        <w:r w:rsidR="00534D0B" w:rsidRPr="00015210" w:rsidDel="005C375D">
          <w:delText>’</w:delText>
        </w:r>
        <w:r w:rsidRPr="00015210" w:rsidDel="005C375D">
          <w:delText>s answer toward higher quality.</w:delText>
        </w:r>
      </w:del>
    </w:p>
    <w:p w14:paraId="7F4E26E1" w14:textId="3D6D7C25" w:rsidR="00417957" w:rsidDel="005C375D" w:rsidRDefault="001945B2" w:rsidP="00F55340">
      <w:pPr>
        <w:pStyle w:val="Paragraph0"/>
        <w:ind w:left="533" w:firstLine="0"/>
        <w:rPr>
          <w:ins w:id="2424" w:author="Xin Li" w:date="2026-08-22T13:34:00Z" w16du:dateUtc="2026-08-22T05:34:00Z"/>
          <w:del w:id="2425" w:author="Prof. LIU Ben" w:date="2026-08-25T22:07:00Z" w16du:dateUtc="2026-08-25T14:07:00Z"/>
          <w:i/>
          <w:iCs/>
        </w:rPr>
      </w:pPr>
      <w:del w:id="2426" w:author="Prof. LIU Ben" w:date="2026-08-25T22:07:00Z" w16du:dateUtc="2026-08-25T14:07:00Z">
        <w:r w:rsidRPr="00F55340" w:rsidDel="005C375D">
          <w:rPr>
            <w:b/>
            <w:bCs/>
            <w:i/>
            <w:iCs/>
            <w:rPrChange w:id="2427" w:author="Xin Li" w:date="2026-08-22T13:34:00Z" w16du:dateUtc="2026-08-22T05:34:00Z">
              <w:rPr>
                <w:b/>
                <w:bCs/>
              </w:rPr>
            </w:rPrChange>
          </w:rPr>
          <w:delText>H6.</w:delText>
        </w:r>
        <w:r w:rsidRPr="00F55340" w:rsidDel="005C375D">
          <w:rPr>
            <w:i/>
            <w:iCs/>
            <w:rPrChange w:id="2428" w:author="Xin Li" w:date="2026-08-22T13:34:00Z" w16du:dateUtc="2026-08-22T05:34:00Z">
              <w:rPr/>
            </w:rPrChange>
          </w:rPr>
          <w:delText xml:space="preserve"> The effect of an AI answer on human answer quality becomes more positive as the quality of the AI answer increases.</w:delText>
        </w:r>
      </w:del>
    </w:p>
    <w:p w14:paraId="53B77456" w14:textId="54E4240E" w:rsidR="00F55340" w:rsidRPr="00F55340" w:rsidDel="005C375D" w:rsidRDefault="00F55340">
      <w:pPr>
        <w:pStyle w:val="Paragraph0"/>
        <w:ind w:left="533" w:firstLine="0"/>
        <w:rPr>
          <w:del w:id="2429" w:author="Prof. LIU Ben" w:date="2026-08-25T22:07:00Z" w16du:dateUtc="2026-08-25T14:07:00Z"/>
          <w:i/>
          <w:iCs/>
          <w:rPrChange w:id="2430" w:author="Xin Li" w:date="2026-08-22T13:34:00Z" w16du:dateUtc="2026-08-22T05:34:00Z">
            <w:rPr>
              <w:del w:id="2431" w:author="Prof. LIU Ben" w:date="2026-08-25T22:07:00Z" w16du:dateUtc="2026-08-25T14:07:00Z"/>
            </w:rPr>
          </w:rPrChange>
        </w:rPr>
        <w:pPrChange w:id="2432" w:author="Xin Li" w:date="2026-08-22T13:34:00Z" w16du:dateUtc="2026-08-22T05:34:00Z">
          <w:pPr>
            <w:pStyle w:val="Paragraph0"/>
          </w:pPr>
        </w:pPrChange>
      </w:pPr>
    </w:p>
    <w:bookmarkEnd w:id="0"/>
    <w:bookmarkEnd w:id="1027"/>
    <w:bookmarkEnd w:id="1088"/>
    <w:bookmarkEnd w:id="1564"/>
    <w:p w14:paraId="3968D569" w14:textId="42AE10E2" w:rsidR="0083015A" w:rsidRPr="00015210" w:rsidRDefault="0014752F" w:rsidP="0083015A">
      <w:pPr>
        <w:pStyle w:val="Heading1"/>
      </w:pPr>
      <w:r w:rsidRPr="00015210">
        <w:t>Empirical Analysis</w:t>
      </w:r>
    </w:p>
    <w:p w14:paraId="65BD0AF7" w14:textId="77777777" w:rsidR="0083015A" w:rsidRPr="00015210" w:rsidRDefault="0083015A" w:rsidP="0083015A">
      <w:pPr>
        <w:pStyle w:val="Heading2"/>
        <w:rPr>
          <w:lang w:eastAsia="zh-CN"/>
        </w:rPr>
      </w:pPr>
      <w:r w:rsidRPr="00015210">
        <w:t>Main Variables of Interest</w:t>
      </w:r>
    </w:p>
    <w:p w14:paraId="1E4F86A3" w14:textId="331FA9B0" w:rsidR="0014752F" w:rsidRPr="00015210" w:rsidRDefault="00F55340" w:rsidP="0014752F">
      <w:pPr>
        <w:pStyle w:val="Paragraph0"/>
      </w:pPr>
      <w:ins w:id="2433" w:author="Xin Li" w:date="2026-08-22T13:35:00Z" w16du:dateUtc="2026-08-22T05:35:00Z">
        <w:r>
          <w:rPr>
            <w:rStyle w:val="Strong"/>
            <w:color w:val="000000"/>
          </w:rPr>
          <w:t>Human a</w:t>
        </w:r>
      </w:ins>
      <w:del w:id="2434" w:author="Xin Li" w:date="2026-08-22T13:35:00Z" w16du:dateUtc="2026-08-22T05:35:00Z">
        <w:r w:rsidR="0014752F" w:rsidRPr="00015210" w:rsidDel="00F55340">
          <w:rPr>
            <w:rStyle w:val="Strong"/>
            <w:color w:val="000000"/>
          </w:rPr>
          <w:delText>A</w:delText>
        </w:r>
      </w:del>
      <w:r w:rsidR="0014752F" w:rsidRPr="00015210">
        <w:rPr>
          <w:rStyle w:val="Strong"/>
          <w:color w:val="000000"/>
        </w:rPr>
        <w:t>nswer supply.</w:t>
      </w:r>
      <w:r w:rsidR="0014752F" w:rsidRPr="00015210">
        <w:t xml:space="preserve"> Our first outcome is the volume of answers a question attracts</w:t>
      </w:r>
      <w:ins w:id="2435" w:author="Xin Li" w:date="2026-08-22T13:35:00Z" w16du:dateUtc="2026-08-22T05:35:00Z">
        <w:r>
          <w:t>, which reflect answerer</w:t>
        </w:r>
      </w:ins>
      <w:ins w:id="2436" w:author="Prof. LIU Ben" w:date="2026-08-25T23:52:00Z" w16du:dateUtc="2026-08-25T15:52:00Z">
        <w:r w:rsidR="001C3581">
          <w:rPr>
            <w:rFonts w:hint="eastAsia"/>
          </w:rPr>
          <w:t>s</w:t>
        </w:r>
      </w:ins>
      <w:ins w:id="2437" w:author="Xin Li" w:date="2026-08-22T13:35:00Z" w16du:dateUtc="2026-08-22T05:35:00Z">
        <w:r>
          <w:t>’</w:t>
        </w:r>
        <w:del w:id="2438" w:author="Prof. LIU Ben" w:date="2026-08-25T23:52:00Z" w16du:dateUtc="2026-08-25T15:52:00Z">
          <w:r w:rsidDel="001C3581">
            <w:delText>s</w:delText>
          </w:r>
        </w:del>
        <w:r>
          <w:t xml:space="preserve"> entry</w:t>
        </w:r>
      </w:ins>
      <w:ins w:id="2439" w:author="Prof. LIU Ben" w:date="2026-08-25T23:52:00Z" w16du:dateUtc="2026-08-25T15:52:00Z">
        <w:r w:rsidR="001C3581">
          <w:rPr>
            <w:rFonts w:hint="eastAsia"/>
          </w:rPr>
          <w:t xml:space="preserve"> decisions</w:t>
        </w:r>
      </w:ins>
      <w:r w:rsidR="0014752F" w:rsidRPr="00015210">
        <w:t xml:space="preserve">. We measure it as the logarithm of the number of answers a question receives </w:t>
      </w:r>
      <w:del w:id="2440" w:author="Prof. LIU Ben" w:date="2026-08-25T23:53:00Z" w16du:dateUtc="2026-08-25T15:53:00Z">
        <w:r w:rsidR="0014752F" w:rsidRPr="00015210" w:rsidDel="001C3581">
          <w:delText>with</w:delText>
        </w:r>
      </w:del>
      <w:r w:rsidR="0014752F" w:rsidRPr="00015210">
        <w:t xml:space="preserve">in seven days of being posted, denoted </w:t>
      </w:r>
      <w:ins w:id="2441" w:author="Prof. LIU Ben" w:date="2026-08-25T23:52:00Z" w16du:dateUtc="2026-08-25T15:52:00Z">
        <w:r w:rsidR="001C3581" w:rsidRPr="001C3581">
          <w:rPr>
            <w:i/>
            <w:iCs/>
            <w:rPrChange w:id="2442" w:author="Prof. LIU Ben" w:date="2026-08-25T23:53:00Z" w16du:dateUtc="2026-08-25T15:53:00Z">
              <w:rPr/>
            </w:rPrChange>
          </w:rPr>
          <w:t>Log(</w:t>
        </w:r>
      </w:ins>
      <w:ins w:id="2443" w:author="Prof. LIU Ben" w:date="2026-08-25T23:53:00Z" w16du:dateUtc="2026-08-25T15:53:00Z">
        <w:r w:rsidR="001C3581" w:rsidRPr="001C3581">
          <w:rPr>
            <w:i/>
            <w:iCs/>
            <w:rPrChange w:id="2444" w:author="Prof. LIU Ben" w:date="2026-08-25T23:53:00Z" w16du:dateUtc="2026-08-25T15:53:00Z">
              <w:rPr/>
            </w:rPrChange>
          </w:rPr>
          <w:t>answer number in 7 days</w:t>
        </w:r>
      </w:ins>
      <w:ins w:id="2445" w:author="Prof. LIU Ben" w:date="2026-08-25T23:52:00Z" w16du:dateUtc="2026-08-25T15:52:00Z">
        <w:r w:rsidR="001C3581" w:rsidRPr="001C3581">
          <w:rPr>
            <w:i/>
            <w:iCs/>
            <w:rPrChange w:id="2446" w:author="Prof. LIU Ben" w:date="2026-08-25T23:53:00Z" w16du:dateUtc="2026-08-25T15:53:00Z">
              <w:rPr/>
            </w:rPrChange>
          </w:rPr>
          <w:t>)</w:t>
        </w:r>
      </w:ins>
      <w:ins w:id="2447" w:author="Prof. LIU Ben" w:date="2026-08-25T23:53:00Z" w16du:dateUtc="2026-08-25T15:53:00Z">
        <w:r w:rsidR="001C3581">
          <w:rPr>
            <w:rFonts w:hint="eastAsia"/>
          </w:rPr>
          <w:t>.</w:t>
        </w:r>
      </w:ins>
      <m:oMath>
        <m:r>
          <w:del w:id="2448" w:author="Prof. LIU Ben" w:date="2026-08-25T23:53:00Z" w16du:dateUtc="2026-08-25T15:53:00Z">
            <w:rPr>
              <w:rFonts w:ascii="Cambria Math" w:hAnsi="Cambria Math"/>
            </w:rPr>
            <m:t>Log(</m:t>
          </w:del>
        </m:r>
        <m:r>
          <w:del w:id="2449" w:author="Prof. LIU Ben" w:date="2026-08-25T23:53:00Z" w16du:dateUtc="2026-08-25T15:53:00Z">
            <m:rPr>
              <m:nor/>
            </m:rPr>
            <m:t>answer number in 7 days</m:t>
          </w:del>
        </m:r>
        <m:r>
          <w:del w:id="2450" w:author="Prof. LIU Ben" w:date="2026-08-25T23:53:00Z" w16du:dateUtc="2026-08-25T15:53:00Z">
            <w:rPr>
              <w:rFonts w:ascii="Cambria Math" w:hAnsi="Cambria Math"/>
            </w:rPr>
            <m:t>)</m:t>
          </w:del>
        </m:r>
      </m:oMath>
      <w:del w:id="2451" w:author="Prof. LIU Ben" w:date="2026-08-25T23:53:00Z" w16du:dateUtc="2026-08-25T15:53:00Z">
        <w:r w:rsidR="0014752F" w:rsidRPr="00015210" w:rsidDel="001C3581">
          <w:delText>.</w:delText>
        </w:r>
      </w:del>
    </w:p>
    <w:p w14:paraId="504EB373" w14:textId="771E8F35" w:rsidR="0014752F" w:rsidRPr="00015210" w:rsidRDefault="00F55340" w:rsidP="0014752F">
      <w:pPr>
        <w:pStyle w:val="Paragraph0"/>
      </w:pPr>
      <w:ins w:id="2452" w:author="Xin Li" w:date="2026-08-22T13:35:00Z" w16du:dateUtc="2026-08-22T05:35:00Z">
        <w:r>
          <w:rPr>
            <w:rStyle w:val="Strong"/>
            <w:color w:val="000000"/>
          </w:rPr>
          <w:t>Human a</w:t>
        </w:r>
      </w:ins>
      <w:del w:id="2453" w:author="Xin Li" w:date="2026-08-22T13:35:00Z" w16du:dateUtc="2026-08-22T05:35:00Z">
        <w:r w:rsidR="0014752F" w:rsidRPr="00015210" w:rsidDel="00F55340">
          <w:rPr>
            <w:rStyle w:val="Strong"/>
            <w:color w:val="000000"/>
          </w:rPr>
          <w:delText>A</w:delText>
        </w:r>
      </w:del>
      <w:r w:rsidR="0014752F" w:rsidRPr="00015210">
        <w:rPr>
          <w:rStyle w:val="Strong"/>
          <w:color w:val="000000"/>
        </w:rPr>
        <w:t>nswer quality.</w:t>
      </w:r>
      <w:r w:rsidR="0014752F" w:rsidRPr="00015210">
        <w:t xml:space="preserve"> Our second outcome is the quality of human contributions</w:t>
      </w:r>
      <w:ins w:id="2454" w:author="Xin Li" w:date="2026-08-22T13:35:00Z" w16du:dateUtc="2026-08-22T05:35:00Z">
        <w:r>
          <w:t>, which reflects answerers’ effort</w:t>
        </w:r>
        <w:del w:id="2455" w:author="Prof. LIU Ben" w:date="2026-08-25T23:53:00Z" w16du:dateUtc="2026-08-25T15:53:00Z">
          <w:r w:rsidDel="001C3581">
            <w:delText>s</w:delText>
          </w:r>
        </w:del>
      </w:ins>
      <w:r w:rsidR="0014752F" w:rsidRPr="00015210">
        <w:t xml:space="preserve">. </w:t>
      </w:r>
      <w:r w:rsidR="00954DD3" w:rsidRPr="00015210">
        <w:t>We employ an LLM to generate the quality measure. The detailed generati</w:t>
      </w:r>
      <w:ins w:id="2456" w:author="Prof. LIU Ben" w:date="2026-08-25T23:54:00Z" w16du:dateUtc="2026-08-25T15:54:00Z">
        <w:r w:rsidR="001C3581">
          <w:rPr>
            <w:rFonts w:hint="eastAsia"/>
          </w:rPr>
          <w:t>on</w:t>
        </w:r>
      </w:ins>
      <w:del w:id="2457" w:author="Prof. LIU Ben" w:date="2026-08-25T23:54:00Z" w16du:dateUtc="2026-08-25T15:54:00Z">
        <w:r w:rsidR="00954DD3" w:rsidRPr="00015210" w:rsidDel="001C3581">
          <w:delText>ng</w:delText>
        </w:r>
      </w:del>
      <w:r w:rsidR="00954DD3" w:rsidRPr="00015210">
        <w:t xml:space="preserve"> procedure and its validity assessment are provided in Online Appendix B</w:t>
      </w:r>
      <w:r w:rsidR="0014752F" w:rsidRPr="00015210">
        <w:t xml:space="preserve">. When </w:t>
      </w:r>
      <w:r w:rsidR="0014752F" w:rsidRPr="00015210">
        <w:lastRenderedPageBreak/>
        <w:t>studying human contribution quality</w:t>
      </w:r>
      <w:r w:rsidR="00954DD3" w:rsidRPr="00015210">
        <w:t>,</w:t>
      </w:r>
      <w:r w:rsidR="0014752F" w:rsidRPr="00015210">
        <w:t xml:space="preserve"> we apply this measure to the first human answer, denoted</w:t>
      </w:r>
      <w:ins w:id="2458" w:author="Prof. LIU Ben" w:date="2026-08-25T23:54:00Z" w16du:dateUtc="2026-08-25T15:54:00Z">
        <w:r w:rsidR="001C3581">
          <w:rPr>
            <w:rFonts w:hint="eastAsia"/>
          </w:rPr>
          <w:t xml:space="preserve"> </w:t>
        </w:r>
        <w:r w:rsidR="001C3581" w:rsidRPr="001C3581">
          <w:rPr>
            <w:i/>
            <w:iCs/>
            <w:rPrChange w:id="2459" w:author="Prof. LIU Ben" w:date="2026-08-25T23:54:00Z" w16du:dateUtc="2026-08-25T15:54:00Z">
              <w:rPr/>
            </w:rPrChange>
          </w:rPr>
          <w:t>First anser quality</w:t>
        </w:r>
        <w:r w:rsidR="001C3581">
          <w:rPr>
            <w:rFonts w:hint="eastAsia"/>
          </w:rPr>
          <w:t>.</w:t>
        </w:r>
      </w:ins>
      <w:del w:id="2460" w:author="Prof. LIU Ben" w:date="2026-08-25T23:54:00Z" w16du:dateUtc="2026-08-25T15:54:00Z">
        <w:r w:rsidR="0014752F" w:rsidRPr="00015210" w:rsidDel="001C3581">
          <w:delText xml:space="preserve"> </w:delText>
        </w:r>
      </w:del>
      <m:oMath>
        <m:r>
          <w:del w:id="2461" w:author="Prof. LIU Ben" w:date="2026-08-25T23:54:00Z" w16du:dateUtc="2026-08-25T15:54:00Z">
            <m:rPr>
              <m:nor/>
            </m:rPr>
            <m:t>First answer quality (LLM)</m:t>
          </w:del>
        </m:r>
      </m:oMath>
      <w:del w:id="2462" w:author="Prof. LIU Ben" w:date="2026-08-25T23:54:00Z" w16du:dateUtc="2026-08-25T15:54:00Z">
        <w:r w:rsidR="0014752F" w:rsidRPr="00015210" w:rsidDel="001C3581">
          <w:delText>.</w:delText>
        </w:r>
      </w:del>
    </w:p>
    <w:p w14:paraId="6F4D6B34" w14:textId="1A29253E" w:rsidR="0083015A" w:rsidRPr="00015210" w:rsidRDefault="00594CA9" w:rsidP="001945B2">
      <w:pPr>
        <w:pStyle w:val="Paragraph0"/>
      </w:pPr>
      <w:del w:id="2463" w:author="Xin Li" w:date="2026-08-22T13:35:00Z" w16du:dateUtc="2026-08-22T05:35:00Z">
        <w:r w:rsidRPr="00015210" w:rsidDel="00F55340">
          <w:rPr>
            <w:b/>
            <w:bCs/>
          </w:rPr>
          <w:delText xml:space="preserve">The </w:delText>
        </w:r>
      </w:del>
      <w:r w:rsidRPr="00015210">
        <w:rPr>
          <w:b/>
          <w:bCs/>
        </w:rPr>
        <w:t>AI answer</w:t>
      </w:r>
      <w:r w:rsidR="00534D0B" w:rsidRPr="00015210">
        <w:rPr>
          <w:b/>
          <w:bCs/>
        </w:rPr>
        <w:t>’</w:t>
      </w:r>
      <w:r w:rsidRPr="00015210">
        <w:rPr>
          <w:b/>
          <w:bCs/>
        </w:rPr>
        <w:t>s profile.</w:t>
      </w:r>
      <w:r w:rsidRPr="00015210">
        <w:t xml:space="preserve"> For treated questions, we characterize the AI answer along the two content dimensions the framework identifies. </w:t>
      </w:r>
      <w:r w:rsidRPr="00015210">
        <w:rPr>
          <w:i/>
          <w:iCs/>
        </w:rPr>
        <w:t>Length</w:t>
      </w:r>
      <w:r w:rsidRPr="00015210">
        <w:t xml:space="preserve"> is the logged character count of the AI answer, and it stands for the coverage signal of </w:t>
      </w:r>
      <w:r w:rsidR="00954DD3" w:rsidRPr="00015210">
        <w:t xml:space="preserve">Section </w:t>
      </w:r>
      <w:r w:rsidRPr="00015210">
        <w:t>3.</w:t>
      </w:r>
      <w:del w:id="2464" w:author="Prof. LIU Ben" w:date="2026-08-25T23:55:00Z" w16du:dateUtc="2026-08-25T15:55:00Z">
        <w:r w:rsidR="00647569" w:rsidRPr="00015210" w:rsidDel="001C3581">
          <w:delText>4</w:delText>
        </w:r>
        <w:r w:rsidRPr="00015210" w:rsidDel="001C3581">
          <w:delText>.</w:delText>
        </w:r>
      </w:del>
      <w:r w:rsidRPr="00015210">
        <w:t xml:space="preserve">2. </w:t>
      </w:r>
      <w:r w:rsidRPr="00015210">
        <w:rPr>
          <w:i/>
          <w:iCs/>
        </w:rPr>
        <w:t>Quality</w:t>
      </w:r>
      <w:r w:rsidRPr="00015210">
        <w:t xml:space="preserve"> is the </w:t>
      </w:r>
      <w:r w:rsidR="00954DD3" w:rsidRPr="00015210">
        <w:t>LLM-generated quality</w:t>
      </w:r>
      <w:r w:rsidRPr="00015210">
        <w:t xml:space="preserve"> described above, applied to the AI answer, and it stands for the benchmark signal </w:t>
      </w:r>
      <w:ins w:id="2465" w:author="Prof. LIU Ben" w:date="2026-08-25T23:55:00Z" w16du:dateUtc="2026-08-25T15:55:00Z">
        <w:r w:rsidR="001C3581">
          <w:rPr>
            <w:rFonts w:hint="eastAsia"/>
          </w:rPr>
          <w:t>introduced in</w:t>
        </w:r>
      </w:ins>
      <w:del w:id="2466" w:author="Prof. LIU Ben" w:date="2026-08-25T23:55:00Z" w16du:dateUtc="2026-08-25T15:55:00Z">
        <w:r w:rsidRPr="00015210" w:rsidDel="001C3581">
          <w:delText>of</w:delText>
        </w:r>
      </w:del>
      <w:r w:rsidRPr="00015210">
        <w:t xml:space="preserve"> </w:t>
      </w:r>
      <w:r w:rsidR="00954DD3" w:rsidRPr="00015210">
        <w:t xml:space="preserve">Section </w:t>
      </w:r>
      <w:r w:rsidRPr="00015210">
        <w:t>3.</w:t>
      </w:r>
      <w:ins w:id="2467" w:author="Prof. LIU Ben" w:date="2026-08-25T23:56:00Z" w16du:dateUtc="2026-08-25T15:56:00Z">
        <w:r w:rsidR="001C3581">
          <w:rPr>
            <w:rFonts w:hint="eastAsia"/>
          </w:rPr>
          <w:t>2</w:t>
        </w:r>
      </w:ins>
      <w:del w:id="2468" w:author="Prof. LIU Ben" w:date="2026-08-25T23:56:00Z" w16du:dateUtc="2026-08-25T15:56:00Z">
        <w:r w:rsidR="00647569" w:rsidRPr="00015210" w:rsidDel="001C3581">
          <w:delText>4</w:delText>
        </w:r>
        <w:r w:rsidRPr="00015210" w:rsidDel="001C3581">
          <w:delText>.3</w:delText>
        </w:r>
      </w:del>
      <w:r w:rsidRPr="00015210">
        <w:t>. Both are defined only where an AI answer exists and are set to zero for control questions.</w:t>
      </w:r>
    </w:p>
    <w:p w14:paraId="35C63540" w14:textId="77777777" w:rsidR="0083015A" w:rsidRPr="00015210" w:rsidRDefault="0083015A" w:rsidP="0083015A">
      <w:pPr>
        <w:pStyle w:val="Heading2"/>
      </w:pPr>
      <w:r w:rsidRPr="00015210">
        <w:t>Econometric Model</w:t>
      </w:r>
      <w:r w:rsidRPr="00015210">
        <w:rPr>
          <w:lang w:eastAsia="zh-CN"/>
        </w:rPr>
        <w:t>s</w:t>
      </w:r>
    </w:p>
    <w:p w14:paraId="0FEAA570" w14:textId="77777777" w:rsidR="0014752F" w:rsidRPr="00015210" w:rsidRDefault="0014752F" w:rsidP="0014752F">
      <w:pPr>
        <w:pStyle w:val="Paragraph0"/>
      </w:pPr>
      <w:r w:rsidRPr="00015210">
        <w:t>Our baseline model regresses each outcome on the AI treatment and, where relevant, its interactions with the moderators:</w:t>
      </w:r>
    </w:p>
    <w:p w14:paraId="37D97B2D" w14:textId="06C205D8" w:rsidR="0014752F" w:rsidRPr="00015210" w:rsidRDefault="00000000" w:rsidP="0014752F">
      <w:pPr>
        <w:spacing w:before="100" w:beforeAutospacing="1" w:after="100" w:afterAutospacing="1"/>
        <w:rPr>
          <w:color w:val="000000"/>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×Lengt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×Qualit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72B8C764" w14:textId="46761305" w:rsidR="0083015A" w:rsidRPr="00015210" w:rsidRDefault="0014752F" w:rsidP="0039081F">
      <w:pPr>
        <w:pStyle w:val="Paragraph0"/>
      </w:pPr>
      <w:r w:rsidRPr="00015210">
        <w:t xml:space="preserve">where </w:t>
      </w:r>
      <w:r w:rsidRPr="00015210">
        <w:rPr>
          <w:i/>
          <w:iCs/>
        </w:rPr>
        <w:t>i</w:t>
      </w:r>
      <w:r w:rsidRPr="00015210">
        <w:t xml:space="preserve"> indexes questions,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0039081F" w:rsidRPr="00015210">
        <w:t xml:space="preserve"> is one of our two outcomes: the logarithm of the number of human answers received by question </w:t>
      </w:r>
      <m:oMath>
        <m:r>
          <w:rPr>
            <w:rFonts w:ascii="Cambria Math" w:hAnsi="Cambria Math"/>
          </w:rPr>
          <m:t>i</m:t>
        </m:r>
      </m:oMath>
      <w:r w:rsidR="0039081F" w:rsidRPr="00015210">
        <w:t xml:space="preserve"> within seven days, or the quality of the first human answer to question</w:t>
      </w:r>
      <w:ins w:id="2469" w:author="Xin Li" w:date="2026-08-22T08:37:00Z" w16du:dateUtc="2026-08-22T00:37:00Z">
        <w:r w:rsidR="00C14342">
          <w:t xml:space="preserve"> </w:t>
        </w:r>
        <w:r w:rsidR="00C14342" w:rsidRPr="00C14342">
          <w:rPr>
            <w:i/>
            <w:iCs/>
            <w:rPrChange w:id="2470" w:author="Xin Li" w:date="2026-08-22T08:37:00Z" w16du:dateUtc="2026-08-22T00:37:00Z">
              <w:rPr/>
            </w:rPrChange>
          </w:rPr>
          <w:t>i</w:t>
        </w:r>
        <w:r w:rsidR="00C14342">
          <w:t>,</w:t>
        </w:r>
      </w:ins>
      <w:del w:id="2471" w:author="Xin Li" w:date="2026-08-22T08:37:00Z" w16du:dateUtc="2026-08-22T00:37:00Z">
        <w:r w:rsidR="0039081F" w:rsidRPr="00015210" w:rsidDel="00C14342">
          <w:delText xml:space="preserve"> </w:delText>
        </w:r>
      </w:del>
      <m:oMath>
        <m:r>
          <w:del w:id="2472" w:author="Xin Li" w:date="2026-08-22T08:37:00Z" w16du:dateUtc="2026-08-22T00:37:00Z">
            <w:rPr>
              <w:rFonts w:ascii="Cambria Math" w:hAnsi="Cambria Math"/>
            </w:rPr>
            <m:t>i</m:t>
          </w:del>
        </m:r>
      </m:oMath>
      <w:del w:id="2473" w:author="Xin Li" w:date="2026-08-22T08:37:00Z" w16du:dateUtc="2026-08-22T00:37:00Z">
        <w:r w:rsidR="0039081F" w:rsidRPr="00015210" w:rsidDel="00C14342">
          <w:rPr>
            <w:rFonts w:ascii="Heiti TC" w:eastAsia="Heiti TC" w:hAnsi="Heiti TC" w:cs="Heiti TC"/>
          </w:rPr>
          <w:delText>.</w:delText>
        </w:r>
      </w:del>
      <w:r w:rsidRPr="00015210">
        <w:t xml:space="preserve"> </w:t>
      </w:r>
      <w:r w:rsidRPr="00015210">
        <w:rPr>
          <w:i/>
          <w:iCs/>
        </w:rPr>
        <w:t>AI</w:t>
      </w:r>
      <w:r w:rsidRPr="00015210">
        <w:rPr>
          <w:i/>
          <w:iCs/>
          <w:vertAlign w:val="subscript"/>
        </w:rPr>
        <w:t>i</w:t>
      </w:r>
      <w:r w:rsidRPr="00015210">
        <w:t xml:space="preserve"> indicates treatment assignment (1 if AI-generated answer provided, 0 otherwise), </w:t>
      </w:r>
      <w:r w:rsidRPr="00015210">
        <w:rPr>
          <w:rFonts w:eastAsia="SimSun"/>
          <w:i/>
          <w:iCs/>
        </w:rPr>
        <w:t>X</w:t>
      </w:r>
      <w:r w:rsidRPr="00015210">
        <w:rPr>
          <w:rFonts w:eastAsia="SimSun"/>
          <w:i/>
          <w:iCs/>
          <w:vertAlign w:val="subscript"/>
        </w:rPr>
        <w:t>i</w:t>
      </w:r>
      <w:r w:rsidRPr="00015210">
        <w:t xml:space="preserve"> includes control variables (questioner characteristics, question content, and question type), and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rsidRPr="00015210">
        <w:t xml:space="preserve"> captures question posting date fixed effects. </w:t>
      </w:r>
    </w:p>
    <w:p w14:paraId="3D1B8B18" w14:textId="45EF4D86" w:rsidR="001C3581" w:rsidRPr="00015210" w:rsidRDefault="00954DD3" w:rsidP="001C3581">
      <w:pPr>
        <w:pStyle w:val="Paragraph0"/>
      </w:pPr>
      <w:del w:id="2474" w:author="Xin Li" w:date="2026-08-22T13:36:00Z" w16du:dateUtc="2026-08-22T05:36:00Z">
        <w:r w:rsidRPr="00015210" w:rsidDel="00F55340">
          <w:delText xml:space="preserve">The coefficients correspond one-to-one to the predictions in Table </w:delText>
        </w:r>
      </w:del>
      <w:del w:id="2475" w:author="Xin Li" w:date="2026-08-22T08:35:00Z" w16du:dateUtc="2026-08-22T00:35:00Z">
        <w:r w:rsidRPr="00015210" w:rsidDel="00C14342">
          <w:delText>3</w:delText>
        </w:r>
      </w:del>
      <w:del w:id="2476" w:author="Xin Li" w:date="2026-08-22T13:36:00Z" w16du:dateUtc="2026-08-22T05:36:00Z">
        <w:r w:rsidRPr="00015210" w:rsidDel="00F55340">
          <w:delText>, and it is worth stating what each one says in words</w:delText>
        </w:r>
      </w:del>
      <w:ins w:id="2477" w:author="Xin Li" w:date="2026-08-22T13:36:00Z" w16du:dateUtc="2026-08-22T05:36:00Z">
        <w:r w:rsidR="00F55340">
          <w:t>In this specification,</w:t>
        </w:r>
      </w:ins>
      <w:del w:id="2478" w:author="Xin Li" w:date="2026-08-22T13:36:00Z" w16du:dateUtc="2026-08-22T05:36:00Z">
        <w:r w:rsidRPr="00015210" w:rsidDel="00F55340">
          <w:delText>.</w:delText>
        </w:r>
      </w:del>
      <w:r w:rsidRPr="00015210">
        <w:t xml:space="preserve">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1</m:t>
            </m:r>
          </m:sub>
        </m:sSub>
      </m:oMath>
      <w:r w:rsidRPr="00015210">
        <w:rPr>
          <w:szCs w:val="24"/>
        </w:rPr>
        <w:t xml:space="preserve"> </w:t>
      </w:r>
      <w:r w:rsidRPr="00015210">
        <w:rPr>
          <w:rFonts w:eastAsia="Times New Roman"/>
          <w:color w:val="000000"/>
          <w:szCs w:val="24"/>
        </w:rPr>
        <w:t>is what an AI answer does when both content dimensions are at zero</w:t>
      </w:r>
      <w:ins w:id="2479" w:author="Prof. LIU Ben" w:date="2026-08-25T23:57:00Z" w16du:dateUtc="2026-08-25T15:57:00Z">
        <w:r w:rsidR="001C3581">
          <w:rPr>
            <w:rFonts w:eastAsia="Times New Roman" w:hint="eastAsia"/>
            <w:color w:val="000000"/>
            <w:szCs w:val="24"/>
          </w:rPr>
          <w:t xml:space="preserve">, that is, </w:t>
        </w:r>
      </w:ins>
      <w:del w:id="2480" w:author="Prof. LIU Ben" w:date="2026-08-25T23:57:00Z" w16du:dateUtc="2026-08-25T15:57:00Z">
        <w:r w:rsidRPr="00015210" w:rsidDel="001C3581">
          <w:rPr>
            <w:rFonts w:eastAsia="Times New Roman"/>
            <w:color w:val="000000"/>
            <w:szCs w:val="24"/>
          </w:rPr>
          <w:delText xml:space="preserve">. </w:delText>
        </w:r>
      </w:del>
      <w:ins w:id="2481" w:author="Prof. LIU Ben" w:date="2026-08-25T23:57:00Z" w16du:dateUtc="2026-08-25T15:57:00Z">
        <w:r w:rsidR="001C3581">
          <w:rPr>
            <w:rFonts w:eastAsia="Times New Roman" w:hint="eastAsia"/>
            <w:color w:val="000000"/>
            <w:szCs w:val="24"/>
          </w:rPr>
          <w:t>t</w:t>
        </w:r>
      </w:ins>
      <w:del w:id="2482" w:author="Prof. LIU Ben" w:date="2026-08-25T23:57:00Z" w16du:dateUtc="2026-08-25T15:57:00Z">
        <w:r w:rsidRPr="00015210" w:rsidDel="001C3581">
          <w:rPr>
            <w:rFonts w:eastAsia="Times New Roman"/>
            <w:color w:val="000000"/>
            <w:szCs w:val="24"/>
          </w:rPr>
          <w:delText>T</w:delText>
        </w:r>
      </w:del>
      <w:r w:rsidRPr="00015210">
        <w:rPr>
          <w:rFonts w:eastAsia="Times New Roman"/>
          <w:color w:val="000000"/>
          <w:szCs w:val="24"/>
        </w:rPr>
        <w:t xml:space="preserve">he effect of an announced AI presence stripped of what the AI said. It </w:t>
      </w:r>
      <w:ins w:id="2483" w:author="Prof. LIU Ben" w:date="2026-08-25T23:58:00Z" w16du:dateUtc="2026-08-25T15:58:00Z">
        <w:r w:rsidR="001C3581">
          <w:rPr>
            <w:rFonts w:eastAsia="Times New Roman" w:hint="eastAsia"/>
            <w:color w:val="000000"/>
            <w:szCs w:val="24"/>
          </w:rPr>
          <w:t>provides</w:t>
        </w:r>
      </w:ins>
      <w:del w:id="2484" w:author="Prof. LIU Ben" w:date="2026-08-25T23:58:00Z" w16du:dateUtc="2026-08-25T15:58:00Z">
        <w:r w:rsidRPr="00015210" w:rsidDel="001C3581">
          <w:rPr>
            <w:rFonts w:eastAsia="Times New Roman"/>
            <w:color w:val="000000"/>
            <w:szCs w:val="24"/>
          </w:rPr>
          <w:delText>is</w:delText>
        </w:r>
      </w:del>
      <w:r w:rsidRPr="00015210">
        <w:rPr>
          <w:rFonts w:eastAsia="Times New Roman"/>
          <w:color w:val="000000"/>
          <w:szCs w:val="24"/>
        </w:rPr>
        <w:t xml:space="preserve"> the test of H1 </w:t>
      </w:r>
      <w:ins w:id="2485" w:author="Prof. LIU Ben" w:date="2026-08-25T23:58:00Z" w16du:dateUtc="2026-08-25T15:58:00Z">
        <w:r w:rsidR="001C3581">
          <w:rPr>
            <w:rFonts w:eastAsia="Times New Roman" w:hint="eastAsia"/>
            <w:color w:val="000000"/>
            <w:szCs w:val="24"/>
          </w:rPr>
          <w:t xml:space="preserve">(for answer supply) </w:t>
        </w:r>
      </w:ins>
      <w:r w:rsidRPr="00015210">
        <w:rPr>
          <w:rFonts w:eastAsia="Times New Roman"/>
          <w:color w:val="000000"/>
          <w:szCs w:val="24"/>
        </w:rPr>
        <w:t>and H4</w:t>
      </w:r>
      <w:ins w:id="2486" w:author="Prof. LIU Ben" w:date="2026-08-25T23:58:00Z" w16du:dateUtc="2026-08-25T15:58:00Z">
        <w:r w:rsidR="001C3581">
          <w:rPr>
            <w:rFonts w:eastAsia="Times New Roman" w:hint="eastAsia"/>
            <w:color w:val="000000"/>
            <w:szCs w:val="24"/>
          </w:rPr>
          <w:t xml:space="preserve"> (for answer quality)</w:t>
        </w:r>
      </w:ins>
      <w:r w:rsidRPr="00015210">
        <w:rPr>
          <w:rFonts w:eastAsia="Times New Roman"/>
          <w:color w:val="000000"/>
          <w:szCs w:val="24"/>
        </w:rPr>
        <w:t>.</w:t>
      </w:r>
      <w:ins w:id="2487" w:author="Prof. LIU Ben" w:date="2026-08-25T23:58:00Z" w16du:dateUtc="2026-08-25T15:58:00Z">
        <w:r w:rsidR="001C3581" w:rsidRPr="001C3581">
          <w:rPr>
            <w:rFonts w:eastAsia="Times New Roman"/>
            <w:color w:val="000000"/>
            <w:szCs w:val="24"/>
            <w:rPrChange w:id="2488" w:author="Prof. LIU Ben" w:date="2026-08-25T23:58:00Z" w16du:dateUtc="2026-08-25T15:58:00Z">
              <w:rPr>
                <w:rFonts w:ascii="Cambria Math" w:eastAsia="Times New Roman" w:hAnsi="Cambria Math"/>
                <w:szCs w:val="24"/>
              </w:rPr>
            </w:rPrChange>
          </w:rPr>
          <w:t xml:space="preserve"> The coeffficients</w:t>
        </w:r>
      </w:ins>
      <w:del w:id="2489" w:author="Prof. LIU Ben" w:date="2026-08-25T23:58:00Z" w16du:dateUtc="2026-08-25T15:58:00Z">
        <w:r w:rsidRPr="00015210" w:rsidDel="001C3581">
          <w:rPr>
            <w:rFonts w:ascii="Cambria Math" w:eastAsia="Times New Roman" w:hAnsi="Cambria Math"/>
            <w:szCs w:val="24"/>
          </w:rPr>
          <w:delText xml:space="preserve"> </w:delText>
        </w:r>
      </w:del>
      <w:ins w:id="2490" w:author="Prof. LIU Ben" w:date="2026-08-25T23:58:00Z" w16du:dateUtc="2026-08-25T15:58:00Z">
        <w:r w:rsidR="001C3581">
          <w:rPr>
            <w:rFonts w:ascii="Cambria Math" w:eastAsia="Times New Roman" w:hAnsi="Cambria Math" w:hint="eastAsia"/>
            <w:szCs w:val="24"/>
          </w:rPr>
          <w:t xml:space="preserve"> </w:t>
        </w:r>
      </w:ins>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2</m:t>
            </m:r>
          </m:sub>
        </m:sSub>
      </m:oMath>
      <w:r w:rsidRPr="00015210">
        <w:rPr>
          <w:rFonts w:ascii="Cambria Math" w:eastAsia="Times New Roman" w:hAnsi="Cambria Math"/>
          <w:szCs w:val="24"/>
        </w:rPr>
        <w:t xml:space="preserve"> </w:t>
      </w:r>
      <w:r w:rsidRPr="00015210">
        <w:rPr>
          <w:rFonts w:eastAsia="Times New Roman"/>
          <w:color w:val="000000"/>
          <w:szCs w:val="24"/>
        </w:rPr>
        <w:t xml:space="preserve">and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3</m:t>
            </m:r>
          </m:sub>
        </m:sSub>
        <m:r>
          <w:rPr>
            <w:rFonts w:ascii="Cambria Math" w:eastAsia="Times New Roman" w:hAnsi="Cambria Math"/>
            <w:szCs w:val="24"/>
          </w:rPr>
          <m:t xml:space="preserve"> </m:t>
        </m:r>
      </m:oMath>
      <w:r w:rsidRPr="00015210">
        <w:rPr>
          <w:rFonts w:eastAsia="Times New Roman"/>
          <w:color w:val="000000"/>
          <w:szCs w:val="24"/>
        </w:rPr>
        <w:t>show how the consequence of having an AI answer under a question changes as that answer</w:t>
      </w:r>
      <w:r w:rsidR="00534D0B" w:rsidRPr="00015210">
        <w:rPr>
          <w:rFonts w:eastAsia="Times New Roman"/>
          <w:color w:val="000000"/>
          <w:szCs w:val="24"/>
        </w:rPr>
        <w:t>’</w:t>
      </w:r>
      <w:r w:rsidRPr="00015210">
        <w:rPr>
          <w:rFonts w:eastAsia="Times New Roman"/>
          <w:color w:val="000000"/>
          <w:szCs w:val="24"/>
        </w:rPr>
        <w:t xml:space="preserve">s content changes. A negative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2</m:t>
            </m:r>
          </m:sub>
        </m:sSub>
        <m:r>
          <w:rPr>
            <w:rFonts w:ascii="Cambria Math" w:eastAsia="Times New Roman" w:hAnsi="Cambria Math"/>
            <w:szCs w:val="24"/>
          </w:rPr>
          <m:t xml:space="preserve"> </m:t>
        </m:r>
      </m:oMath>
      <w:r w:rsidRPr="00015210">
        <w:rPr>
          <w:rFonts w:eastAsia="Times New Roman"/>
          <w:color w:val="000000"/>
          <w:szCs w:val="24"/>
        </w:rPr>
        <w:t>means that a longer AI answer depresses human contribution more than a shorter one; a</w:t>
      </w:r>
      <w:del w:id="2491" w:author="Prof. LIU Ben" w:date="2026-08-25T23:59:00Z" w16du:dateUtc="2026-08-25T15:59:00Z">
        <w:r w:rsidRPr="00015210" w:rsidDel="001C3581">
          <w:rPr>
            <w:rFonts w:eastAsia="Times New Roman"/>
            <w:color w:val="000000"/>
            <w:szCs w:val="24"/>
          </w:rPr>
          <w:delText>n</w:delText>
        </w:r>
      </w:del>
      <w:r w:rsidRPr="00015210">
        <w:rPr>
          <w:rFonts w:eastAsia="Times New Roman"/>
          <w:color w:val="000000"/>
          <w:szCs w:val="24"/>
        </w:rPr>
        <w:t xml:space="preserve">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3</m:t>
            </m:r>
          </m:sub>
        </m:sSub>
      </m:oMath>
      <w:r w:rsidRPr="00015210">
        <w:rPr>
          <w:rFonts w:eastAsia="Times New Roman"/>
          <w:szCs w:val="24"/>
        </w:rPr>
        <w:t xml:space="preserve"> </w:t>
      </w:r>
      <w:r w:rsidRPr="00015210">
        <w:rPr>
          <w:rFonts w:eastAsia="Times New Roman"/>
          <w:color w:val="000000"/>
          <w:szCs w:val="24"/>
        </w:rPr>
        <w:t xml:space="preserve">indistinguishable from zero means the consequence does not shift as the AI </w:t>
      </w:r>
      <w:r w:rsidRPr="00015210">
        <w:rPr>
          <w:rFonts w:eastAsia="Times New Roman"/>
          <w:color w:val="000000"/>
          <w:szCs w:val="24"/>
        </w:rPr>
        <w:lastRenderedPageBreak/>
        <w:t>answer gets better.</w:t>
      </w:r>
      <w:r w:rsidRPr="00015210">
        <w:t xml:space="preserve"> </w:t>
      </w:r>
      <w:del w:id="2492" w:author="Prof. LIU Ben" w:date="2026-08-26T00:00:00Z" w16du:dateUtc="2026-08-25T16:00:00Z">
        <w:r w:rsidRPr="00015210" w:rsidDel="001C3581">
          <w:delText>These are the tests of H2, H3, H5, and H6.</w:delText>
        </w:r>
      </w:del>
      <w:ins w:id="2493" w:author="Prof. LIU Ben" w:date="2026-08-26T00:00:00Z" w16du:dateUtc="2026-08-25T16:00:00Z">
        <w:r w:rsidR="001C3581" w:rsidRPr="001C3581">
          <w:rPr>
            <w:rFonts w:eastAsia="Times New Roman"/>
            <w:color w:val="000000"/>
            <w:szCs w:val="24"/>
            <w:rPrChange w:id="2494" w:author="Prof. LIU Ben" w:date="2026-08-26T00:00:00Z" w16du:dateUtc="2026-08-25T16:00:00Z">
              <w:rPr>
                <w:color w:val="000000"/>
              </w:rPr>
            </w:rPrChange>
          </w:rPr>
          <w:t>These interaction coefficients provide the tests of H2 and H5 (length) and of H3 and H6 (quality).</w:t>
        </w:r>
      </w:ins>
    </w:p>
    <w:p w14:paraId="3A407218" w14:textId="36F03672" w:rsidR="00417957" w:rsidRPr="00015210" w:rsidDel="00417957" w:rsidRDefault="00417957" w:rsidP="00417957">
      <w:pPr>
        <w:pStyle w:val="Heading1"/>
        <w:rPr>
          <w:del w:id="2495" w:author="Xin Li" w:date="2026-08-22T07:58:00Z" w16du:dateUtc="2026-08-21T23:58:00Z"/>
          <w:szCs w:val="22"/>
        </w:rPr>
      </w:pPr>
      <w:del w:id="2496" w:author="Xin Li" w:date="2026-08-22T07:58:00Z" w16du:dateUtc="2026-08-21T23:58:00Z">
        <w:r w:rsidRPr="00015210" w:rsidDel="00417957">
          <w:delText xml:space="preserve">Research Context </w:delText>
        </w:r>
      </w:del>
    </w:p>
    <w:p w14:paraId="5565C8ED" w14:textId="49DF9145" w:rsidR="00417957" w:rsidRPr="00015210" w:rsidDel="00010D8D" w:rsidRDefault="00417957" w:rsidP="00417957">
      <w:pPr>
        <w:pStyle w:val="Heading2"/>
        <w:rPr>
          <w:del w:id="2497" w:author="Prof. LIU Ben" w:date="2026-08-25T22:16:00Z" w16du:dateUtc="2026-08-25T14:16:00Z"/>
        </w:rPr>
      </w:pPr>
      <w:del w:id="2498" w:author="Prof. LIU Ben" w:date="2026-08-25T22:16:00Z" w16du:dateUtc="2026-08-25T14:16:00Z">
        <w:r w:rsidRPr="00015210" w:rsidDel="00010D8D">
          <w:delText>Data Collection</w:delText>
        </w:r>
      </w:del>
    </w:p>
    <w:p w14:paraId="3CDA0D81" w14:textId="43F04431" w:rsidR="00417957" w:rsidRPr="00015210" w:rsidDel="00010D8D" w:rsidRDefault="00417957" w:rsidP="00417957">
      <w:pPr>
        <w:pStyle w:val="Paragraph0"/>
        <w:rPr>
          <w:del w:id="2499" w:author="Prof. LIU Ben" w:date="2026-08-25T22:16:00Z" w16du:dateUtc="2026-08-25T14:16:00Z"/>
        </w:rPr>
      </w:pPr>
      <w:del w:id="2500" w:author="Prof. LIU Ben" w:date="2026-08-25T22:16:00Z" w16du:dateUtc="2026-08-25T14:16:00Z">
        <w:r w:rsidRPr="00015210" w:rsidDel="00010D8D">
          <w:delText xml:space="preserve">We crawled data from SegmentFault in February 2024. Our main analyses focus on the 150-day window from September 2023 (when the field experiment began) to February 2024. We collected </w:delText>
        </w:r>
        <w:r w:rsidRPr="00015210" w:rsidDel="00010D8D">
          <w:rPr>
            <w:rFonts w:eastAsia="Times New Roman"/>
            <w:szCs w:val="24"/>
          </w:rPr>
          <w:delText>all questions posted during this timeframe</w:delText>
        </w:r>
        <w:r w:rsidRPr="00015210" w:rsidDel="00010D8D">
          <w:delText>. Our dataset comprises 3,613 questions posted by 1,404 unique users during this 150-day window, averaging 24 new questions daily. AI-generated answers appeared in 1,766 questions (48.9% of total). We also collect other posts when necessary for mechanism analysis or posthoc analysis.</w:delText>
        </w:r>
      </w:del>
    </w:p>
    <w:p w14:paraId="1444ECCD" w14:textId="66A055FD" w:rsidR="00417957" w:rsidRPr="00015210" w:rsidDel="00010D8D" w:rsidRDefault="00417957" w:rsidP="00417957">
      <w:pPr>
        <w:pStyle w:val="Paragraph0"/>
        <w:rPr>
          <w:del w:id="2501" w:author="Prof. LIU Ben" w:date="2026-08-25T22:16:00Z" w16du:dateUtc="2026-08-25T14:16:00Z"/>
        </w:rPr>
      </w:pPr>
      <w:del w:id="2502" w:author="Prof. LIU Ben" w:date="2026-08-25T22:16:00Z" w16du:dateUtc="2026-08-25T14:16:00Z">
        <w:r w:rsidRPr="00015210" w:rsidDel="00010D8D">
          <w:delText>The platform assigns each question a tag as a content summary. Based on 384 unique tags, we classify questions into ten categories: web and mobile development, software design and architecture, cloud computing, databases, computer networks and systems, AI and machine learning, development tools and environment, programming languages, career and professional development, and other. “Web and mobile development” is the largest category, accounting for 57.5% of questions.</w:delText>
        </w:r>
      </w:del>
    </w:p>
    <w:p w14:paraId="333D2D45" w14:textId="67A27835" w:rsidR="00417957" w:rsidRPr="00015210" w:rsidDel="00010D8D" w:rsidRDefault="00417957" w:rsidP="00417957">
      <w:pPr>
        <w:pStyle w:val="Heading2"/>
        <w:rPr>
          <w:del w:id="2503" w:author="Prof. LIU Ben" w:date="2026-08-25T22:16:00Z" w16du:dateUtc="2026-08-25T14:16:00Z"/>
        </w:rPr>
      </w:pPr>
      <w:del w:id="2504" w:author="Prof. LIU Ben" w:date="2026-08-25T22:16:00Z" w16du:dateUtc="2026-08-25T14:16:00Z">
        <w:r w:rsidRPr="00015210" w:rsidDel="00010D8D">
          <w:delText>Summary Statistics</w:delText>
        </w:r>
      </w:del>
    </w:p>
    <w:p w14:paraId="4CFE7DC4" w14:textId="1156D91E" w:rsidR="00417957" w:rsidRPr="00015210" w:rsidDel="00010D8D" w:rsidRDefault="00417957" w:rsidP="00417957">
      <w:pPr>
        <w:pStyle w:val="Paragraph0"/>
        <w:rPr>
          <w:del w:id="2505" w:author="Prof. LIU Ben" w:date="2026-08-25T22:16:00Z" w16du:dateUtc="2026-08-25T14:16:00Z"/>
        </w:rPr>
      </w:pPr>
      <w:del w:id="2506" w:author="Prof. LIU Ben" w:date="2026-08-25T22:16:00Z" w16du:dateUtc="2026-08-25T14:16:00Z">
        <w:r w:rsidRPr="00015210" w:rsidDel="00010D8D">
          <w:rPr>
            <w:rFonts w:eastAsia="Times New Roman" w:cs="Georgia"/>
            <w:bCs/>
            <w:kern w:val="32"/>
            <w:szCs w:val="20"/>
          </w:rPr>
          <w:delText>Table 4</w:delText>
        </w:r>
        <w:r w:rsidRPr="00015210" w:rsidDel="00010D8D">
          <w:delText xml:space="preserve"> </w:delText>
        </w:r>
      </w:del>
      <w:ins w:id="2507" w:author="Xin Li" w:date="2026-08-22T13:39:00Z" w16du:dateUtc="2026-08-22T05:39:00Z">
        <w:del w:id="2508" w:author="Prof. LIU Ben" w:date="2026-08-25T22:16:00Z" w16du:dateUtc="2026-08-25T14:16:00Z">
          <w:r w:rsidR="00745A6A" w:rsidDel="00010D8D">
            <w:rPr>
              <w:rFonts w:eastAsia="Times New Roman" w:cs="Georgia"/>
              <w:bCs/>
              <w:kern w:val="32"/>
              <w:szCs w:val="20"/>
            </w:rPr>
            <w:delText>2</w:delText>
          </w:r>
        </w:del>
      </w:ins>
      <w:ins w:id="2509" w:author="Xin Li" w:date="2026-08-22T08:35:00Z" w16du:dateUtc="2026-08-22T00:35:00Z">
        <w:del w:id="2510" w:author="Prof. LIU Ben" w:date="2026-08-25T22:16:00Z" w16du:dateUtc="2026-08-25T14:16:00Z">
          <w:r w:rsidR="00C14342" w:rsidRPr="00015210" w:rsidDel="00010D8D">
            <w:delText xml:space="preserve"> </w:delText>
          </w:r>
        </w:del>
      </w:ins>
      <w:del w:id="2511" w:author="Prof. LIU Ben" w:date="2026-08-25T22:16:00Z" w16du:dateUtc="2026-08-25T14:16:00Z">
        <w:r w:rsidRPr="00015210" w:rsidDel="00010D8D">
          <w:delText>reports summary statistics of our data. Questions in our sample average 86.809 Chinese characters and receive an average of 1.293 human answers, with 76.1% of questions receiving at least one answer. Questioners “accept” answers for 32.2% of all questions.</w:delText>
        </w:r>
      </w:del>
    </w:p>
    <w:p w14:paraId="5A2BAFE7" w14:textId="21DDCC05" w:rsidR="00417957" w:rsidRPr="00015210" w:rsidDel="00010D8D" w:rsidRDefault="00417957" w:rsidP="00417957">
      <w:pPr>
        <w:pStyle w:val="Paragraph0"/>
        <w:rPr>
          <w:del w:id="2512" w:author="Prof. LIU Ben" w:date="2026-08-25T22:16:00Z" w16du:dateUtc="2026-08-25T14:16:00Z"/>
        </w:rPr>
      </w:pPr>
      <w:del w:id="2513" w:author="Prof. LIU Ben" w:date="2026-08-25T22:16:00Z" w16du:dateUtc="2026-08-25T14:16:00Z">
        <w:r w:rsidRPr="00015210" w:rsidDel="00010D8D">
          <w:delText>The treatment group exhibits notable differences from the control group. It receives fewer human answers (1.209 vs. 1.372) and has a lower proportion of accepted answers (29.3% vs. 35.0%). On question pages, viewers can upvote or downvote answers, with the page displaying net likes (upvotes minus downvotes) for each answer. Answers in our sample average 0.489 net likes, with the treatment group receiving fewer (0.436 vs. 0.536).</w:delText>
        </w:r>
      </w:del>
    </w:p>
    <w:p w14:paraId="590819BE" w14:textId="5DA2BFC0" w:rsidR="00417957" w:rsidRPr="00015210" w:rsidDel="00010D8D" w:rsidRDefault="00417957" w:rsidP="00417957">
      <w:pPr>
        <w:pStyle w:val="Paragraph0"/>
        <w:rPr>
          <w:del w:id="2514" w:author="Prof. LIU Ben" w:date="2026-08-25T22:16:00Z" w16du:dateUtc="2026-08-25T14:16:00Z"/>
        </w:rPr>
      </w:pPr>
      <w:del w:id="2515" w:author="Prof. LIU Ben" w:date="2026-08-25T22:16:00Z" w16du:dateUtc="2026-08-25T14:16:00Z">
        <w:r w:rsidRPr="00015210" w:rsidDel="00010D8D">
          <w:delText>SegmentFault employs a reputation system where users accumulate reputation scores based on their contributions. Reputation scores in our sample range from -3 to 28,800, with an average of 378.337.</w:delText>
        </w:r>
        <w:r w:rsidRPr="00015210" w:rsidDel="00010D8D">
          <w:rPr>
            <w:vertAlign w:val="superscript"/>
          </w:rPr>
          <w:footnoteReference w:id="14"/>
        </w:r>
        <w:r w:rsidRPr="00015210" w:rsidDel="00010D8D">
          <w:delText xml:space="preserve"> This average roughly corresponds to 10 questions, each receiving about 2 upvotes.</w:delText>
        </w:r>
      </w:del>
    </w:p>
    <w:p w14:paraId="26D06C49" w14:textId="5ED510C5" w:rsidR="00417957" w:rsidRPr="00015210" w:rsidDel="00010D8D" w:rsidRDefault="00417957" w:rsidP="00417957">
      <w:pPr>
        <w:pStyle w:val="TableFiguretitle"/>
        <w:rPr>
          <w:del w:id="2518" w:author="Prof. LIU Ben" w:date="2026-08-25T22:16:00Z" w16du:dateUtc="2026-08-25T14:16:00Z"/>
        </w:rPr>
      </w:pPr>
      <w:bookmarkStart w:id="2519" w:name="_Ref177391744"/>
      <w:del w:id="2520" w:author="Prof. LIU Ben" w:date="2026-08-25T22:16:00Z" w16du:dateUtc="2026-08-25T14:16:00Z">
        <w:r w:rsidRPr="00015210" w:rsidDel="00010D8D">
          <w:delText xml:space="preserve">Table </w:delText>
        </w:r>
      </w:del>
      <w:bookmarkEnd w:id="2519"/>
      <w:ins w:id="2521" w:author="Xin Li" w:date="2026-08-22T13:40:00Z" w16du:dateUtc="2026-08-22T05:40:00Z">
        <w:del w:id="2522" w:author="Prof. LIU Ben" w:date="2026-08-25T22:16:00Z" w16du:dateUtc="2026-08-25T14:16:00Z">
          <w:r w:rsidR="00745A6A" w:rsidDel="00010D8D">
            <w:delText>2</w:delText>
          </w:r>
        </w:del>
      </w:ins>
      <w:del w:id="2523" w:author="Prof. LIU Ben" w:date="2026-08-25T22:16:00Z" w16du:dateUtc="2026-08-25T14:16:00Z">
        <w:r w:rsidRPr="00015210" w:rsidDel="00010D8D">
          <w:delText>4. Descriptive statistics of main variables</w:delText>
        </w:r>
      </w:del>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Change w:id="2524" w:author="Xin Li" w:date="2026-08-22T13:43:00Z" w16du:dateUtc="2026-08-22T05:43:00Z">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PrChange>
      </w:tblPr>
      <w:tblGrid>
        <w:gridCol w:w="3531"/>
        <w:gridCol w:w="1230"/>
        <w:gridCol w:w="1230"/>
        <w:gridCol w:w="1230"/>
        <w:gridCol w:w="922"/>
        <w:gridCol w:w="1217"/>
        <w:tblGridChange w:id="2525">
          <w:tblGrid>
            <w:gridCol w:w="3531"/>
            <w:gridCol w:w="1230"/>
            <w:gridCol w:w="1230"/>
            <w:gridCol w:w="1230"/>
            <w:gridCol w:w="922"/>
            <w:gridCol w:w="1217"/>
          </w:tblGrid>
        </w:tblGridChange>
      </w:tblGrid>
      <w:tr w:rsidR="00417957" w:rsidRPr="00015210" w:rsidDel="00010D8D" w14:paraId="3D59D415" w14:textId="2B6B177E" w:rsidTr="00745A6A">
        <w:trPr>
          <w:jc w:val="center"/>
          <w:del w:id="2526" w:author="Prof. LIU Ben" w:date="2026-08-25T22:16:00Z"/>
          <w:trPrChange w:id="2527" w:author="Xin Li" w:date="2026-08-22T13:43:00Z" w16du:dateUtc="2026-08-22T05:43:00Z">
            <w:trPr>
              <w:trHeight w:val="290"/>
              <w:jc w:val="center"/>
            </w:trPr>
          </w:trPrChange>
        </w:trPr>
        <w:tc>
          <w:tcPr>
            <w:tcW w:w="3531" w:type="dxa"/>
            <w:vMerge w:val="restart"/>
            <w:tcBorders>
              <w:top w:val="single" w:sz="12" w:space="0" w:color="auto"/>
              <w:bottom w:val="nil"/>
            </w:tcBorders>
            <w:vAlign w:val="center"/>
            <w:hideMark/>
            <w:tcPrChange w:id="2528" w:author="Xin Li" w:date="2026-08-22T13:43:00Z" w16du:dateUtc="2026-08-22T05:43:00Z">
              <w:tcPr>
                <w:tcW w:w="3531" w:type="dxa"/>
                <w:vMerge w:val="restart"/>
                <w:tcBorders>
                  <w:top w:val="single" w:sz="12" w:space="0" w:color="auto"/>
                  <w:bottom w:val="nil"/>
                </w:tcBorders>
                <w:vAlign w:val="center"/>
                <w:hideMark/>
              </w:tcPr>
            </w:tcPrChange>
          </w:tcPr>
          <w:p w14:paraId="24D6F354" w14:textId="790D13E9" w:rsidR="00417957" w:rsidRPr="00015210" w:rsidDel="00010D8D" w:rsidRDefault="00417957" w:rsidP="00C8154F">
            <w:pPr>
              <w:pStyle w:val="Tablecontent"/>
              <w:rPr>
                <w:del w:id="2529" w:author="Prof. LIU Ben" w:date="2026-08-25T22:16:00Z" w16du:dateUtc="2026-08-25T14:16:00Z"/>
                <w:rFonts w:eastAsiaTheme="minorEastAsia"/>
              </w:rPr>
            </w:pPr>
            <w:del w:id="2530" w:author="Prof. LIU Ben" w:date="2026-08-25T22:16:00Z" w16du:dateUtc="2026-08-25T14:16:00Z">
              <w:r w:rsidRPr="00015210" w:rsidDel="00010D8D">
                <w:rPr>
                  <w:rFonts w:eastAsiaTheme="minorEastAsia"/>
                </w:rPr>
                <w:delText>Variable</w:delText>
              </w:r>
            </w:del>
          </w:p>
        </w:tc>
        <w:tc>
          <w:tcPr>
            <w:tcW w:w="3690" w:type="dxa"/>
            <w:gridSpan w:val="3"/>
            <w:tcBorders>
              <w:top w:val="single" w:sz="12" w:space="0" w:color="auto"/>
              <w:bottom w:val="nil"/>
            </w:tcBorders>
            <w:vAlign w:val="center"/>
            <w:hideMark/>
            <w:tcPrChange w:id="2531" w:author="Xin Li" w:date="2026-08-22T13:43:00Z" w16du:dateUtc="2026-08-22T05:43:00Z">
              <w:tcPr>
                <w:tcW w:w="3690" w:type="dxa"/>
                <w:gridSpan w:val="3"/>
                <w:tcBorders>
                  <w:top w:val="single" w:sz="12" w:space="0" w:color="auto"/>
                  <w:bottom w:val="nil"/>
                </w:tcBorders>
                <w:vAlign w:val="center"/>
                <w:hideMark/>
              </w:tcPr>
            </w:tcPrChange>
          </w:tcPr>
          <w:p w14:paraId="6541A9F1" w14:textId="7779C521" w:rsidR="00417957" w:rsidRPr="00015210" w:rsidDel="00010D8D" w:rsidRDefault="00417957" w:rsidP="00C8154F">
            <w:pPr>
              <w:pStyle w:val="Tablecontent"/>
              <w:rPr>
                <w:del w:id="2532" w:author="Prof. LIU Ben" w:date="2026-08-25T22:16:00Z" w16du:dateUtc="2026-08-25T14:16:00Z"/>
                <w:rFonts w:eastAsiaTheme="minorEastAsia"/>
              </w:rPr>
            </w:pPr>
            <w:del w:id="2533" w:author="Prof. LIU Ben" w:date="2026-08-25T22:16:00Z" w16du:dateUtc="2026-08-25T14:16:00Z">
              <w:r w:rsidRPr="00015210" w:rsidDel="00010D8D">
                <w:rPr>
                  <w:rFonts w:eastAsiaTheme="minorEastAsia"/>
                </w:rPr>
                <w:delText>Mean and SD</w:delText>
              </w:r>
            </w:del>
          </w:p>
        </w:tc>
        <w:tc>
          <w:tcPr>
            <w:tcW w:w="922" w:type="dxa"/>
            <w:vMerge w:val="restart"/>
            <w:tcBorders>
              <w:top w:val="single" w:sz="12" w:space="0" w:color="auto"/>
              <w:bottom w:val="nil"/>
            </w:tcBorders>
            <w:vAlign w:val="center"/>
            <w:hideMark/>
            <w:tcPrChange w:id="2534" w:author="Xin Li" w:date="2026-08-22T13:43:00Z" w16du:dateUtc="2026-08-22T05:43:00Z">
              <w:tcPr>
                <w:tcW w:w="922" w:type="dxa"/>
                <w:vMerge w:val="restart"/>
                <w:tcBorders>
                  <w:top w:val="single" w:sz="12" w:space="0" w:color="auto"/>
                  <w:bottom w:val="nil"/>
                </w:tcBorders>
                <w:vAlign w:val="center"/>
                <w:hideMark/>
              </w:tcPr>
            </w:tcPrChange>
          </w:tcPr>
          <w:p w14:paraId="232166E2" w14:textId="4775844C" w:rsidR="00417957" w:rsidRPr="00015210" w:rsidDel="00010D8D" w:rsidRDefault="00417957" w:rsidP="00C8154F">
            <w:pPr>
              <w:pStyle w:val="Tablecontent"/>
              <w:rPr>
                <w:del w:id="2535" w:author="Prof. LIU Ben" w:date="2026-08-25T22:16:00Z" w16du:dateUtc="2026-08-25T14:16:00Z"/>
                <w:rFonts w:eastAsiaTheme="minorEastAsia"/>
              </w:rPr>
            </w:pPr>
            <w:del w:id="2536" w:author="Prof. LIU Ben" w:date="2026-08-25T22:16:00Z" w16du:dateUtc="2026-08-25T14:16:00Z">
              <w:r w:rsidRPr="00015210" w:rsidDel="00010D8D">
                <w:rPr>
                  <w:rFonts w:eastAsiaTheme="minorEastAsia"/>
                </w:rPr>
                <w:delText>Min</w:delText>
              </w:r>
            </w:del>
          </w:p>
        </w:tc>
        <w:tc>
          <w:tcPr>
            <w:tcW w:w="1217" w:type="dxa"/>
            <w:vMerge w:val="restart"/>
            <w:tcBorders>
              <w:top w:val="single" w:sz="12" w:space="0" w:color="auto"/>
              <w:bottom w:val="nil"/>
            </w:tcBorders>
            <w:vAlign w:val="center"/>
            <w:hideMark/>
            <w:tcPrChange w:id="2537" w:author="Xin Li" w:date="2026-08-22T13:43:00Z" w16du:dateUtc="2026-08-22T05:43:00Z">
              <w:tcPr>
                <w:tcW w:w="1217" w:type="dxa"/>
                <w:vMerge w:val="restart"/>
                <w:tcBorders>
                  <w:top w:val="single" w:sz="12" w:space="0" w:color="auto"/>
                  <w:bottom w:val="nil"/>
                </w:tcBorders>
                <w:vAlign w:val="center"/>
                <w:hideMark/>
              </w:tcPr>
            </w:tcPrChange>
          </w:tcPr>
          <w:p w14:paraId="5374A7E5" w14:textId="643A4B64" w:rsidR="00417957" w:rsidRPr="00015210" w:rsidDel="00010D8D" w:rsidRDefault="00417957" w:rsidP="00C8154F">
            <w:pPr>
              <w:pStyle w:val="Tablecontent"/>
              <w:rPr>
                <w:del w:id="2538" w:author="Prof. LIU Ben" w:date="2026-08-25T22:16:00Z" w16du:dateUtc="2026-08-25T14:16:00Z"/>
                <w:rFonts w:eastAsiaTheme="minorEastAsia"/>
              </w:rPr>
            </w:pPr>
            <w:del w:id="2539" w:author="Prof. LIU Ben" w:date="2026-08-25T22:16:00Z" w16du:dateUtc="2026-08-25T14:16:00Z">
              <w:r w:rsidRPr="00015210" w:rsidDel="00010D8D">
                <w:rPr>
                  <w:rFonts w:eastAsiaTheme="minorEastAsia"/>
                </w:rPr>
                <w:delText>Max</w:delText>
              </w:r>
            </w:del>
          </w:p>
        </w:tc>
      </w:tr>
      <w:tr w:rsidR="00417957" w:rsidRPr="00015210" w:rsidDel="00010D8D" w14:paraId="4E5C4477" w14:textId="27630A86" w:rsidTr="00745A6A">
        <w:trPr>
          <w:jc w:val="center"/>
          <w:del w:id="2540" w:author="Prof. LIU Ben" w:date="2026-08-25T22:16:00Z"/>
          <w:trPrChange w:id="2541" w:author="Xin Li" w:date="2026-08-22T13:43:00Z" w16du:dateUtc="2026-08-22T05:43:00Z">
            <w:trPr>
              <w:trHeight w:val="290"/>
              <w:jc w:val="center"/>
            </w:trPr>
          </w:trPrChange>
        </w:trPr>
        <w:tc>
          <w:tcPr>
            <w:tcW w:w="3531" w:type="dxa"/>
            <w:vMerge/>
            <w:tcBorders>
              <w:top w:val="nil"/>
            </w:tcBorders>
            <w:hideMark/>
            <w:tcPrChange w:id="2542" w:author="Xin Li" w:date="2026-08-22T13:43:00Z" w16du:dateUtc="2026-08-22T05:43:00Z">
              <w:tcPr>
                <w:tcW w:w="3531" w:type="dxa"/>
                <w:vMerge/>
                <w:tcBorders>
                  <w:top w:val="nil"/>
                </w:tcBorders>
                <w:hideMark/>
              </w:tcPr>
            </w:tcPrChange>
          </w:tcPr>
          <w:p w14:paraId="3A2A05F1" w14:textId="46711749" w:rsidR="00417957" w:rsidRPr="00015210" w:rsidDel="00010D8D" w:rsidRDefault="00417957" w:rsidP="00C8154F">
            <w:pPr>
              <w:pStyle w:val="Tablecontent"/>
              <w:rPr>
                <w:del w:id="2543" w:author="Prof. LIU Ben" w:date="2026-08-25T22:16:00Z" w16du:dateUtc="2026-08-25T14:16:00Z"/>
                <w:rFonts w:eastAsiaTheme="minorEastAsia"/>
              </w:rPr>
            </w:pPr>
          </w:p>
        </w:tc>
        <w:tc>
          <w:tcPr>
            <w:tcW w:w="1230" w:type="dxa"/>
            <w:tcBorders>
              <w:top w:val="nil"/>
              <w:bottom w:val="single" w:sz="6" w:space="0" w:color="auto"/>
            </w:tcBorders>
            <w:vAlign w:val="center"/>
            <w:hideMark/>
            <w:tcPrChange w:id="2544" w:author="Xin Li" w:date="2026-08-22T13:43:00Z" w16du:dateUtc="2026-08-22T05:43:00Z">
              <w:tcPr>
                <w:tcW w:w="1230" w:type="dxa"/>
                <w:tcBorders>
                  <w:top w:val="nil"/>
                  <w:bottom w:val="single" w:sz="6" w:space="0" w:color="auto"/>
                </w:tcBorders>
                <w:vAlign w:val="center"/>
                <w:hideMark/>
              </w:tcPr>
            </w:tcPrChange>
          </w:tcPr>
          <w:p w14:paraId="7932BFFF" w14:textId="72EDF028" w:rsidR="00417957" w:rsidRPr="00015210" w:rsidDel="00010D8D" w:rsidRDefault="00417957" w:rsidP="00C8154F">
            <w:pPr>
              <w:pStyle w:val="Tablecontent"/>
              <w:rPr>
                <w:del w:id="2545" w:author="Prof. LIU Ben" w:date="2026-08-25T22:16:00Z" w16du:dateUtc="2026-08-25T14:16:00Z"/>
                <w:rFonts w:eastAsiaTheme="minorEastAsia"/>
              </w:rPr>
            </w:pPr>
            <w:del w:id="2546" w:author="Prof. LIU Ben" w:date="2026-08-25T22:16:00Z" w16du:dateUtc="2026-08-25T14:16:00Z">
              <w:r w:rsidRPr="00015210" w:rsidDel="00010D8D">
                <w:rPr>
                  <w:rFonts w:eastAsiaTheme="minorEastAsia"/>
                </w:rPr>
                <w:delText>All samples</w:delText>
              </w:r>
            </w:del>
          </w:p>
        </w:tc>
        <w:tc>
          <w:tcPr>
            <w:tcW w:w="1230" w:type="dxa"/>
            <w:tcBorders>
              <w:top w:val="nil"/>
              <w:bottom w:val="single" w:sz="6" w:space="0" w:color="auto"/>
            </w:tcBorders>
            <w:vAlign w:val="center"/>
            <w:hideMark/>
            <w:tcPrChange w:id="2547" w:author="Xin Li" w:date="2026-08-22T13:43:00Z" w16du:dateUtc="2026-08-22T05:43:00Z">
              <w:tcPr>
                <w:tcW w:w="1230" w:type="dxa"/>
                <w:tcBorders>
                  <w:top w:val="nil"/>
                  <w:bottom w:val="single" w:sz="6" w:space="0" w:color="auto"/>
                </w:tcBorders>
                <w:vAlign w:val="center"/>
                <w:hideMark/>
              </w:tcPr>
            </w:tcPrChange>
          </w:tcPr>
          <w:p w14:paraId="2AFC847C" w14:textId="38888245" w:rsidR="00417957" w:rsidRPr="00015210" w:rsidDel="00010D8D" w:rsidRDefault="00417957" w:rsidP="00C8154F">
            <w:pPr>
              <w:pStyle w:val="Tablecontent"/>
              <w:rPr>
                <w:del w:id="2548" w:author="Prof. LIU Ben" w:date="2026-08-25T22:16:00Z" w16du:dateUtc="2026-08-25T14:16:00Z"/>
                <w:rFonts w:eastAsiaTheme="minorEastAsia"/>
              </w:rPr>
            </w:pPr>
            <w:del w:id="2549" w:author="Prof. LIU Ben" w:date="2026-08-25T22:16:00Z" w16du:dateUtc="2026-08-25T14:16:00Z">
              <w:r w:rsidRPr="00015210" w:rsidDel="00010D8D">
                <w:rPr>
                  <w:rFonts w:eastAsiaTheme="minorEastAsia"/>
                </w:rPr>
                <w:delText>Treatment group</w:delText>
              </w:r>
            </w:del>
          </w:p>
        </w:tc>
        <w:tc>
          <w:tcPr>
            <w:tcW w:w="1230" w:type="dxa"/>
            <w:tcBorders>
              <w:top w:val="nil"/>
              <w:bottom w:val="single" w:sz="6" w:space="0" w:color="auto"/>
            </w:tcBorders>
            <w:vAlign w:val="center"/>
            <w:hideMark/>
            <w:tcPrChange w:id="2550" w:author="Xin Li" w:date="2026-08-22T13:43:00Z" w16du:dateUtc="2026-08-22T05:43:00Z">
              <w:tcPr>
                <w:tcW w:w="1230" w:type="dxa"/>
                <w:tcBorders>
                  <w:top w:val="nil"/>
                  <w:bottom w:val="single" w:sz="6" w:space="0" w:color="auto"/>
                </w:tcBorders>
                <w:vAlign w:val="center"/>
                <w:hideMark/>
              </w:tcPr>
            </w:tcPrChange>
          </w:tcPr>
          <w:p w14:paraId="347363C9" w14:textId="0CCFF8DD" w:rsidR="00417957" w:rsidRPr="00015210" w:rsidDel="00010D8D" w:rsidRDefault="00417957" w:rsidP="00C8154F">
            <w:pPr>
              <w:pStyle w:val="Tablecontent"/>
              <w:rPr>
                <w:del w:id="2551" w:author="Prof. LIU Ben" w:date="2026-08-25T22:16:00Z" w16du:dateUtc="2026-08-25T14:16:00Z"/>
                <w:rFonts w:eastAsiaTheme="minorEastAsia"/>
              </w:rPr>
            </w:pPr>
            <w:del w:id="2552" w:author="Prof. LIU Ben" w:date="2026-08-25T22:16:00Z" w16du:dateUtc="2026-08-25T14:16:00Z">
              <w:r w:rsidRPr="00015210" w:rsidDel="00010D8D">
                <w:rPr>
                  <w:rFonts w:eastAsiaTheme="minorEastAsia"/>
                </w:rPr>
                <w:delText>Control group</w:delText>
              </w:r>
            </w:del>
          </w:p>
        </w:tc>
        <w:tc>
          <w:tcPr>
            <w:tcW w:w="922" w:type="dxa"/>
            <w:vMerge/>
            <w:tcBorders>
              <w:top w:val="nil"/>
              <w:bottom w:val="single" w:sz="6" w:space="0" w:color="auto"/>
            </w:tcBorders>
            <w:hideMark/>
            <w:tcPrChange w:id="2553" w:author="Xin Li" w:date="2026-08-22T13:43:00Z" w16du:dateUtc="2026-08-22T05:43:00Z">
              <w:tcPr>
                <w:tcW w:w="922" w:type="dxa"/>
                <w:vMerge/>
                <w:tcBorders>
                  <w:top w:val="nil"/>
                  <w:bottom w:val="single" w:sz="6" w:space="0" w:color="auto"/>
                </w:tcBorders>
                <w:hideMark/>
              </w:tcPr>
            </w:tcPrChange>
          </w:tcPr>
          <w:p w14:paraId="49C7EE96" w14:textId="218ADFCC" w:rsidR="00417957" w:rsidRPr="00015210" w:rsidDel="00010D8D" w:rsidRDefault="00417957" w:rsidP="00C8154F">
            <w:pPr>
              <w:pStyle w:val="Tablecontent"/>
              <w:rPr>
                <w:del w:id="2554" w:author="Prof. LIU Ben" w:date="2026-08-25T22:16:00Z" w16du:dateUtc="2026-08-25T14:16:00Z"/>
                <w:rFonts w:eastAsiaTheme="minorEastAsia"/>
              </w:rPr>
            </w:pPr>
          </w:p>
        </w:tc>
        <w:tc>
          <w:tcPr>
            <w:tcW w:w="1217" w:type="dxa"/>
            <w:vMerge/>
            <w:tcBorders>
              <w:top w:val="nil"/>
              <w:bottom w:val="single" w:sz="6" w:space="0" w:color="auto"/>
            </w:tcBorders>
            <w:hideMark/>
            <w:tcPrChange w:id="2555" w:author="Xin Li" w:date="2026-08-22T13:43:00Z" w16du:dateUtc="2026-08-22T05:43:00Z">
              <w:tcPr>
                <w:tcW w:w="1217" w:type="dxa"/>
                <w:vMerge/>
                <w:tcBorders>
                  <w:top w:val="nil"/>
                  <w:bottom w:val="single" w:sz="6" w:space="0" w:color="auto"/>
                </w:tcBorders>
                <w:hideMark/>
              </w:tcPr>
            </w:tcPrChange>
          </w:tcPr>
          <w:p w14:paraId="1618BECC" w14:textId="67B860B6" w:rsidR="00417957" w:rsidRPr="00015210" w:rsidDel="00010D8D" w:rsidRDefault="00417957" w:rsidP="00C8154F">
            <w:pPr>
              <w:pStyle w:val="Tablecontent"/>
              <w:rPr>
                <w:del w:id="2556" w:author="Prof. LIU Ben" w:date="2026-08-25T22:16:00Z" w16du:dateUtc="2026-08-25T14:16:00Z"/>
                <w:rFonts w:eastAsiaTheme="minorEastAsia"/>
              </w:rPr>
            </w:pPr>
          </w:p>
        </w:tc>
      </w:tr>
      <w:tr w:rsidR="00417957" w:rsidRPr="00015210" w:rsidDel="00010D8D" w14:paraId="39047F04" w14:textId="22A87E89" w:rsidTr="00745A6A">
        <w:trPr>
          <w:jc w:val="center"/>
          <w:del w:id="2557" w:author="Prof. LIU Ben" w:date="2026-08-25T22:16:00Z"/>
          <w:trPrChange w:id="2558" w:author="Xin Li" w:date="2026-08-22T13:43:00Z" w16du:dateUtc="2026-08-22T05:43:00Z">
            <w:trPr>
              <w:trHeight w:val="520"/>
              <w:jc w:val="center"/>
            </w:trPr>
          </w:trPrChange>
        </w:trPr>
        <w:tc>
          <w:tcPr>
            <w:tcW w:w="3531" w:type="dxa"/>
            <w:vAlign w:val="center"/>
            <w:tcPrChange w:id="2559" w:author="Xin Li" w:date="2026-08-22T13:43:00Z" w16du:dateUtc="2026-08-22T05:43:00Z">
              <w:tcPr>
                <w:tcW w:w="3531" w:type="dxa"/>
                <w:vAlign w:val="center"/>
              </w:tcPr>
            </w:tcPrChange>
          </w:tcPr>
          <w:p w14:paraId="44BB7773" w14:textId="571AB7D2" w:rsidR="00417957" w:rsidRPr="00015210" w:rsidDel="00010D8D" w:rsidRDefault="00417957" w:rsidP="00C8154F">
            <w:pPr>
              <w:pStyle w:val="Tablecontent"/>
              <w:jc w:val="both"/>
              <w:rPr>
                <w:del w:id="2560" w:author="Prof. LIU Ben" w:date="2026-08-25T22:16:00Z" w16du:dateUtc="2026-08-25T14:16:00Z"/>
                <w:rFonts w:eastAsiaTheme="minorEastAsia"/>
              </w:rPr>
            </w:pPr>
            <w:del w:id="2561" w:author="Prof. LIU Ben" w:date="2026-08-25T22:16:00Z" w16du:dateUtc="2026-08-25T14:16:00Z">
              <w:r w:rsidRPr="00015210" w:rsidDel="00010D8D">
                <w:rPr>
                  <w:rFonts w:eastAsiaTheme="minorEastAsia"/>
                </w:rPr>
                <w:delText>question length (number of Chinese characters)</w:delText>
              </w:r>
            </w:del>
          </w:p>
        </w:tc>
        <w:tc>
          <w:tcPr>
            <w:tcW w:w="1230" w:type="dxa"/>
            <w:tcBorders>
              <w:top w:val="single" w:sz="6" w:space="0" w:color="auto"/>
            </w:tcBorders>
            <w:tcPrChange w:id="2562" w:author="Xin Li" w:date="2026-08-22T13:43:00Z" w16du:dateUtc="2026-08-22T05:43:00Z">
              <w:tcPr>
                <w:tcW w:w="1230" w:type="dxa"/>
                <w:tcBorders>
                  <w:top w:val="single" w:sz="6" w:space="0" w:color="auto"/>
                </w:tcBorders>
              </w:tcPr>
            </w:tcPrChange>
          </w:tcPr>
          <w:p w14:paraId="66E25808" w14:textId="34D977BF" w:rsidR="00417957" w:rsidRPr="00015210" w:rsidDel="00010D8D" w:rsidRDefault="00417957" w:rsidP="00C8154F">
            <w:pPr>
              <w:pStyle w:val="Tablecontent"/>
              <w:rPr>
                <w:del w:id="2563" w:author="Prof. LIU Ben" w:date="2026-08-25T22:16:00Z" w16du:dateUtc="2026-08-25T14:16:00Z"/>
                <w:rFonts w:eastAsiaTheme="minorEastAsia"/>
              </w:rPr>
            </w:pPr>
            <w:del w:id="2564" w:author="Prof. LIU Ben" w:date="2026-08-25T22:16:00Z" w16du:dateUtc="2026-08-25T14:16:00Z">
              <w:r w:rsidRPr="00015210" w:rsidDel="00010D8D">
                <w:rPr>
                  <w:rFonts w:eastAsiaTheme="minorEastAsia"/>
                </w:rPr>
                <w:delText>86.809</w:delText>
              </w:r>
              <w:r w:rsidRPr="00015210" w:rsidDel="00010D8D">
                <w:rPr>
                  <w:rFonts w:eastAsiaTheme="minorEastAsia"/>
                </w:rPr>
                <w:br/>
                <w:delText>(113.981)</w:delText>
              </w:r>
            </w:del>
          </w:p>
        </w:tc>
        <w:tc>
          <w:tcPr>
            <w:tcW w:w="1230" w:type="dxa"/>
            <w:tcBorders>
              <w:top w:val="single" w:sz="6" w:space="0" w:color="auto"/>
            </w:tcBorders>
            <w:tcPrChange w:id="2565" w:author="Xin Li" w:date="2026-08-22T13:43:00Z" w16du:dateUtc="2026-08-22T05:43:00Z">
              <w:tcPr>
                <w:tcW w:w="1230" w:type="dxa"/>
                <w:tcBorders>
                  <w:top w:val="single" w:sz="6" w:space="0" w:color="auto"/>
                </w:tcBorders>
              </w:tcPr>
            </w:tcPrChange>
          </w:tcPr>
          <w:p w14:paraId="14582245" w14:textId="752BECF2" w:rsidR="00417957" w:rsidRPr="00015210" w:rsidDel="00010D8D" w:rsidRDefault="00417957" w:rsidP="00C8154F">
            <w:pPr>
              <w:pStyle w:val="Tablecontent"/>
              <w:rPr>
                <w:del w:id="2566" w:author="Prof. LIU Ben" w:date="2026-08-25T22:16:00Z" w16du:dateUtc="2026-08-25T14:16:00Z"/>
                <w:rFonts w:eastAsiaTheme="minorEastAsia"/>
              </w:rPr>
            </w:pPr>
            <w:del w:id="2567" w:author="Prof. LIU Ben" w:date="2026-08-25T22:16:00Z" w16du:dateUtc="2026-08-25T14:16:00Z">
              <w:r w:rsidRPr="00015210" w:rsidDel="00010D8D">
                <w:rPr>
                  <w:rFonts w:eastAsiaTheme="minorEastAsia"/>
                </w:rPr>
                <w:delText>84.233</w:delText>
              </w:r>
              <w:r w:rsidRPr="00015210" w:rsidDel="00010D8D">
                <w:rPr>
                  <w:rFonts w:eastAsiaTheme="minorEastAsia"/>
                </w:rPr>
                <w:br/>
                <w:delText>(89.347)</w:delText>
              </w:r>
            </w:del>
          </w:p>
        </w:tc>
        <w:tc>
          <w:tcPr>
            <w:tcW w:w="1230" w:type="dxa"/>
            <w:tcBorders>
              <w:top w:val="single" w:sz="6" w:space="0" w:color="auto"/>
            </w:tcBorders>
            <w:tcPrChange w:id="2568" w:author="Xin Li" w:date="2026-08-22T13:43:00Z" w16du:dateUtc="2026-08-22T05:43:00Z">
              <w:tcPr>
                <w:tcW w:w="1230" w:type="dxa"/>
                <w:tcBorders>
                  <w:top w:val="single" w:sz="6" w:space="0" w:color="auto"/>
                </w:tcBorders>
              </w:tcPr>
            </w:tcPrChange>
          </w:tcPr>
          <w:p w14:paraId="1427721B" w14:textId="75C84635" w:rsidR="00417957" w:rsidRPr="00015210" w:rsidDel="00010D8D" w:rsidRDefault="00417957" w:rsidP="00C8154F">
            <w:pPr>
              <w:pStyle w:val="Tablecontent"/>
              <w:rPr>
                <w:del w:id="2569" w:author="Prof. LIU Ben" w:date="2026-08-25T22:16:00Z" w16du:dateUtc="2026-08-25T14:16:00Z"/>
                <w:rFonts w:eastAsiaTheme="minorEastAsia"/>
              </w:rPr>
            </w:pPr>
            <w:del w:id="2570" w:author="Prof. LIU Ben" w:date="2026-08-25T22:16:00Z" w16du:dateUtc="2026-08-25T14:16:00Z">
              <w:r w:rsidRPr="00015210" w:rsidDel="00010D8D">
                <w:rPr>
                  <w:rFonts w:eastAsiaTheme="minorEastAsia"/>
                </w:rPr>
                <w:delText>89.272</w:delText>
              </w:r>
              <w:r w:rsidRPr="00015210" w:rsidDel="00010D8D">
                <w:rPr>
                  <w:rFonts w:eastAsiaTheme="minorEastAsia"/>
                </w:rPr>
                <w:br/>
                <w:delText>(133.323)</w:delText>
              </w:r>
            </w:del>
          </w:p>
        </w:tc>
        <w:tc>
          <w:tcPr>
            <w:tcW w:w="922" w:type="dxa"/>
            <w:tcBorders>
              <w:top w:val="single" w:sz="6" w:space="0" w:color="auto"/>
            </w:tcBorders>
            <w:tcPrChange w:id="2571" w:author="Xin Li" w:date="2026-08-22T13:43:00Z" w16du:dateUtc="2026-08-22T05:43:00Z">
              <w:tcPr>
                <w:tcW w:w="922" w:type="dxa"/>
                <w:tcBorders>
                  <w:top w:val="single" w:sz="6" w:space="0" w:color="auto"/>
                </w:tcBorders>
              </w:tcPr>
            </w:tcPrChange>
          </w:tcPr>
          <w:p w14:paraId="485142C3" w14:textId="19790AC7" w:rsidR="00417957" w:rsidRPr="00015210" w:rsidDel="00010D8D" w:rsidRDefault="00417957" w:rsidP="00C8154F">
            <w:pPr>
              <w:pStyle w:val="Tablecontent"/>
              <w:rPr>
                <w:del w:id="2572" w:author="Prof. LIU Ben" w:date="2026-08-25T22:16:00Z" w16du:dateUtc="2026-08-25T14:16:00Z"/>
                <w:rFonts w:eastAsiaTheme="minorEastAsia"/>
              </w:rPr>
            </w:pPr>
            <w:del w:id="2573" w:author="Prof. LIU Ben" w:date="2026-08-25T22:16:00Z" w16du:dateUtc="2026-08-25T14:16:00Z">
              <w:r w:rsidRPr="00015210" w:rsidDel="00010D8D">
                <w:rPr>
                  <w:rFonts w:eastAsiaTheme="minorEastAsia"/>
                </w:rPr>
                <w:delText xml:space="preserve">0.000 </w:delText>
              </w:r>
            </w:del>
          </w:p>
        </w:tc>
        <w:tc>
          <w:tcPr>
            <w:tcW w:w="1217" w:type="dxa"/>
            <w:tcBorders>
              <w:top w:val="single" w:sz="6" w:space="0" w:color="auto"/>
            </w:tcBorders>
            <w:tcPrChange w:id="2574" w:author="Xin Li" w:date="2026-08-22T13:43:00Z" w16du:dateUtc="2026-08-22T05:43:00Z">
              <w:tcPr>
                <w:tcW w:w="1217" w:type="dxa"/>
                <w:tcBorders>
                  <w:top w:val="single" w:sz="6" w:space="0" w:color="auto"/>
                </w:tcBorders>
              </w:tcPr>
            </w:tcPrChange>
          </w:tcPr>
          <w:p w14:paraId="707AFB38" w14:textId="1BABA368" w:rsidR="00417957" w:rsidRPr="00015210" w:rsidDel="00010D8D" w:rsidRDefault="00417957" w:rsidP="00C8154F">
            <w:pPr>
              <w:pStyle w:val="Tablecontent"/>
              <w:rPr>
                <w:del w:id="2575" w:author="Prof. LIU Ben" w:date="2026-08-25T22:16:00Z" w16du:dateUtc="2026-08-25T14:16:00Z"/>
                <w:rFonts w:eastAsiaTheme="minorEastAsia"/>
              </w:rPr>
            </w:pPr>
            <w:del w:id="2576" w:author="Prof. LIU Ben" w:date="2026-08-25T22:16:00Z" w16du:dateUtc="2026-08-25T14:16:00Z">
              <w:r w:rsidRPr="00015210" w:rsidDel="00010D8D">
                <w:rPr>
                  <w:rFonts w:eastAsiaTheme="minorEastAsia"/>
                </w:rPr>
                <w:delText xml:space="preserve">2702.000 </w:delText>
              </w:r>
            </w:del>
          </w:p>
        </w:tc>
      </w:tr>
      <w:tr w:rsidR="00417957" w:rsidRPr="00015210" w:rsidDel="00010D8D" w14:paraId="4726271D" w14:textId="146E6318" w:rsidTr="00745A6A">
        <w:trPr>
          <w:jc w:val="center"/>
          <w:del w:id="2577" w:author="Prof. LIU Ben" w:date="2026-08-25T22:16:00Z"/>
          <w:trPrChange w:id="2578" w:author="Xin Li" w:date="2026-08-22T13:43:00Z" w16du:dateUtc="2026-08-22T05:43:00Z">
            <w:trPr>
              <w:trHeight w:val="520"/>
              <w:jc w:val="center"/>
            </w:trPr>
          </w:trPrChange>
        </w:trPr>
        <w:tc>
          <w:tcPr>
            <w:tcW w:w="3531" w:type="dxa"/>
            <w:vAlign w:val="center"/>
            <w:hideMark/>
            <w:tcPrChange w:id="2579" w:author="Xin Li" w:date="2026-08-22T13:43:00Z" w16du:dateUtc="2026-08-22T05:43:00Z">
              <w:tcPr>
                <w:tcW w:w="3531" w:type="dxa"/>
                <w:vAlign w:val="center"/>
                <w:hideMark/>
              </w:tcPr>
            </w:tcPrChange>
          </w:tcPr>
          <w:p w14:paraId="7C89970A" w14:textId="05BC7736" w:rsidR="00417957" w:rsidRPr="00015210" w:rsidDel="00010D8D" w:rsidRDefault="00417957" w:rsidP="00C8154F">
            <w:pPr>
              <w:pStyle w:val="Tablecontent"/>
              <w:jc w:val="both"/>
              <w:rPr>
                <w:del w:id="2580" w:author="Prof. LIU Ben" w:date="2026-08-25T22:16:00Z" w16du:dateUtc="2026-08-25T14:16:00Z"/>
                <w:rFonts w:eastAsiaTheme="minorEastAsia"/>
              </w:rPr>
            </w:pPr>
            <w:del w:id="2581" w:author="Prof. LIU Ben" w:date="2026-08-25T22:16:00Z" w16du:dateUtc="2026-08-25T14:16:00Z">
              <w:r w:rsidRPr="00015210" w:rsidDel="00010D8D">
                <w:rPr>
                  <w:rFonts w:eastAsiaTheme="minorEastAsia"/>
                </w:rPr>
                <w:delText>number of human-generated answers received by a question</w:delText>
              </w:r>
            </w:del>
          </w:p>
        </w:tc>
        <w:tc>
          <w:tcPr>
            <w:tcW w:w="1230" w:type="dxa"/>
            <w:hideMark/>
            <w:tcPrChange w:id="2582" w:author="Xin Li" w:date="2026-08-22T13:43:00Z" w16du:dateUtc="2026-08-22T05:43:00Z">
              <w:tcPr>
                <w:tcW w:w="1230" w:type="dxa"/>
                <w:hideMark/>
              </w:tcPr>
            </w:tcPrChange>
          </w:tcPr>
          <w:p w14:paraId="45744BA0" w14:textId="784C3917" w:rsidR="00417957" w:rsidRPr="00015210" w:rsidDel="00010D8D" w:rsidRDefault="00417957" w:rsidP="00C8154F">
            <w:pPr>
              <w:pStyle w:val="Tablecontent"/>
              <w:rPr>
                <w:del w:id="2583" w:author="Prof. LIU Ben" w:date="2026-08-25T22:16:00Z" w16du:dateUtc="2026-08-25T14:16:00Z"/>
                <w:rFonts w:eastAsiaTheme="minorEastAsia"/>
              </w:rPr>
            </w:pPr>
            <w:del w:id="2584" w:author="Prof. LIU Ben" w:date="2026-08-25T22:16:00Z" w16du:dateUtc="2026-08-25T14:16:00Z">
              <w:r w:rsidRPr="00015210" w:rsidDel="00010D8D">
                <w:rPr>
                  <w:rFonts w:eastAsiaTheme="minorEastAsia"/>
                </w:rPr>
                <w:delText>1.293</w:delText>
              </w:r>
              <w:r w:rsidRPr="00015210" w:rsidDel="00010D8D">
                <w:rPr>
                  <w:rFonts w:eastAsiaTheme="minorEastAsia"/>
                </w:rPr>
                <w:br/>
                <w:delText>(1.166)</w:delText>
              </w:r>
            </w:del>
          </w:p>
        </w:tc>
        <w:tc>
          <w:tcPr>
            <w:tcW w:w="1230" w:type="dxa"/>
            <w:hideMark/>
            <w:tcPrChange w:id="2585" w:author="Xin Li" w:date="2026-08-22T13:43:00Z" w16du:dateUtc="2026-08-22T05:43:00Z">
              <w:tcPr>
                <w:tcW w:w="1230" w:type="dxa"/>
                <w:hideMark/>
              </w:tcPr>
            </w:tcPrChange>
          </w:tcPr>
          <w:p w14:paraId="19860FAB" w14:textId="21E9EB37" w:rsidR="00417957" w:rsidRPr="00015210" w:rsidDel="00010D8D" w:rsidRDefault="00417957" w:rsidP="00C8154F">
            <w:pPr>
              <w:pStyle w:val="Tablecontent"/>
              <w:rPr>
                <w:del w:id="2586" w:author="Prof. LIU Ben" w:date="2026-08-25T22:16:00Z" w16du:dateUtc="2026-08-25T14:16:00Z"/>
                <w:rFonts w:eastAsiaTheme="minorEastAsia"/>
              </w:rPr>
            </w:pPr>
            <w:del w:id="2587" w:author="Prof. LIU Ben" w:date="2026-08-25T22:16:00Z" w16du:dateUtc="2026-08-25T14:16:00Z">
              <w:r w:rsidRPr="00015210" w:rsidDel="00010D8D">
                <w:rPr>
                  <w:rFonts w:eastAsiaTheme="minorEastAsia"/>
                </w:rPr>
                <w:delText>1.209</w:delText>
              </w:r>
              <w:r w:rsidRPr="00015210" w:rsidDel="00010D8D">
                <w:rPr>
                  <w:rFonts w:eastAsiaTheme="minorEastAsia"/>
                </w:rPr>
                <w:br/>
                <w:delText>(1.133)</w:delText>
              </w:r>
            </w:del>
          </w:p>
        </w:tc>
        <w:tc>
          <w:tcPr>
            <w:tcW w:w="1230" w:type="dxa"/>
            <w:hideMark/>
            <w:tcPrChange w:id="2588" w:author="Xin Li" w:date="2026-08-22T13:43:00Z" w16du:dateUtc="2026-08-22T05:43:00Z">
              <w:tcPr>
                <w:tcW w:w="1230" w:type="dxa"/>
                <w:hideMark/>
              </w:tcPr>
            </w:tcPrChange>
          </w:tcPr>
          <w:p w14:paraId="4713E518" w14:textId="391AE279" w:rsidR="00417957" w:rsidRPr="00015210" w:rsidDel="00010D8D" w:rsidRDefault="00417957" w:rsidP="00C8154F">
            <w:pPr>
              <w:pStyle w:val="Tablecontent"/>
              <w:rPr>
                <w:del w:id="2589" w:author="Prof. LIU Ben" w:date="2026-08-25T22:16:00Z" w16du:dateUtc="2026-08-25T14:16:00Z"/>
                <w:rFonts w:eastAsiaTheme="minorEastAsia"/>
              </w:rPr>
            </w:pPr>
            <w:del w:id="2590" w:author="Prof. LIU Ben" w:date="2026-08-25T22:16:00Z" w16du:dateUtc="2026-08-25T14:16:00Z">
              <w:r w:rsidRPr="00015210" w:rsidDel="00010D8D">
                <w:rPr>
                  <w:rFonts w:eastAsiaTheme="minorEastAsia"/>
                </w:rPr>
                <w:delText>1.372</w:delText>
              </w:r>
              <w:r w:rsidRPr="00015210" w:rsidDel="00010D8D">
                <w:rPr>
                  <w:rFonts w:eastAsiaTheme="minorEastAsia"/>
                </w:rPr>
                <w:br/>
                <w:delText>(1.192)</w:delText>
              </w:r>
            </w:del>
          </w:p>
        </w:tc>
        <w:tc>
          <w:tcPr>
            <w:tcW w:w="922" w:type="dxa"/>
            <w:hideMark/>
            <w:tcPrChange w:id="2591" w:author="Xin Li" w:date="2026-08-22T13:43:00Z" w16du:dateUtc="2026-08-22T05:43:00Z">
              <w:tcPr>
                <w:tcW w:w="922" w:type="dxa"/>
                <w:hideMark/>
              </w:tcPr>
            </w:tcPrChange>
          </w:tcPr>
          <w:p w14:paraId="6148989E" w14:textId="5BB26422" w:rsidR="00417957" w:rsidRPr="00015210" w:rsidDel="00010D8D" w:rsidRDefault="00417957" w:rsidP="00C8154F">
            <w:pPr>
              <w:pStyle w:val="Tablecontent"/>
              <w:rPr>
                <w:del w:id="2592" w:author="Prof. LIU Ben" w:date="2026-08-25T22:16:00Z" w16du:dateUtc="2026-08-25T14:16:00Z"/>
                <w:rFonts w:eastAsiaTheme="minorEastAsia"/>
              </w:rPr>
            </w:pPr>
            <w:del w:id="2593" w:author="Prof. LIU Ben" w:date="2026-08-25T22:16:00Z" w16du:dateUtc="2026-08-25T14:16:00Z">
              <w:r w:rsidRPr="00015210" w:rsidDel="00010D8D">
                <w:rPr>
                  <w:rFonts w:eastAsiaTheme="minorEastAsia"/>
                </w:rPr>
                <w:delText xml:space="preserve">0.000 </w:delText>
              </w:r>
            </w:del>
          </w:p>
        </w:tc>
        <w:tc>
          <w:tcPr>
            <w:tcW w:w="1217" w:type="dxa"/>
            <w:hideMark/>
            <w:tcPrChange w:id="2594" w:author="Xin Li" w:date="2026-08-22T13:43:00Z" w16du:dateUtc="2026-08-22T05:43:00Z">
              <w:tcPr>
                <w:tcW w:w="1217" w:type="dxa"/>
                <w:hideMark/>
              </w:tcPr>
            </w:tcPrChange>
          </w:tcPr>
          <w:p w14:paraId="3913C981" w14:textId="6C019999" w:rsidR="00417957" w:rsidRPr="00015210" w:rsidDel="00010D8D" w:rsidRDefault="00417957" w:rsidP="00C8154F">
            <w:pPr>
              <w:pStyle w:val="Tablecontent"/>
              <w:rPr>
                <w:del w:id="2595" w:author="Prof. LIU Ben" w:date="2026-08-25T22:16:00Z" w16du:dateUtc="2026-08-25T14:16:00Z"/>
                <w:rFonts w:eastAsiaTheme="minorEastAsia"/>
              </w:rPr>
            </w:pPr>
            <w:del w:id="2596" w:author="Prof. LIU Ben" w:date="2026-08-25T22:16:00Z" w16du:dateUtc="2026-08-25T14:16:00Z">
              <w:r w:rsidRPr="00015210" w:rsidDel="00010D8D">
                <w:rPr>
                  <w:rFonts w:eastAsiaTheme="minorEastAsia"/>
                </w:rPr>
                <w:delText xml:space="preserve">8.000 </w:delText>
              </w:r>
            </w:del>
          </w:p>
        </w:tc>
      </w:tr>
      <w:tr w:rsidR="00417957" w:rsidRPr="00015210" w:rsidDel="00010D8D" w14:paraId="5406C5DA" w14:textId="33F1EC7D" w:rsidTr="00745A6A">
        <w:trPr>
          <w:jc w:val="center"/>
          <w:del w:id="2597" w:author="Prof. LIU Ben" w:date="2026-08-25T22:16:00Z"/>
          <w:trPrChange w:id="2598" w:author="Xin Li" w:date="2026-08-22T13:43:00Z" w16du:dateUtc="2026-08-22T05:43:00Z">
            <w:trPr>
              <w:trHeight w:val="520"/>
              <w:jc w:val="center"/>
            </w:trPr>
          </w:trPrChange>
        </w:trPr>
        <w:tc>
          <w:tcPr>
            <w:tcW w:w="3531" w:type="dxa"/>
            <w:vAlign w:val="center"/>
            <w:tcPrChange w:id="2599" w:author="Xin Li" w:date="2026-08-22T13:43:00Z" w16du:dateUtc="2026-08-22T05:43:00Z">
              <w:tcPr>
                <w:tcW w:w="3531" w:type="dxa"/>
                <w:vAlign w:val="center"/>
              </w:tcPr>
            </w:tcPrChange>
          </w:tcPr>
          <w:p w14:paraId="1DB767CB" w14:textId="41C5A9F1" w:rsidR="00417957" w:rsidRPr="00015210" w:rsidDel="00010D8D" w:rsidRDefault="00417957" w:rsidP="00C8154F">
            <w:pPr>
              <w:pStyle w:val="Tablecontent"/>
              <w:jc w:val="both"/>
              <w:rPr>
                <w:del w:id="2600" w:author="Prof. LIU Ben" w:date="2026-08-25T22:16:00Z" w16du:dateUtc="2026-08-25T14:16:00Z"/>
                <w:rFonts w:eastAsiaTheme="minorEastAsia"/>
              </w:rPr>
            </w:pPr>
            <w:del w:id="2601" w:author="Prof. LIU Ben" w:date="2026-08-25T22:16:00Z" w16du:dateUtc="2026-08-25T14:16:00Z">
              <w:r w:rsidRPr="00015210" w:rsidDel="00010D8D">
                <w:rPr>
                  <w:rFonts w:eastAsiaTheme="minorEastAsia"/>
                </w:rPr>
                <w:delText>percentage of questions that received at least one answer</w:delText>
              </w:r>
            </w:del>
          </w:p>
        </w:tc>
        <w:tc>
          <w:tcPr>
            <w:tcW w:w="1230" w:type="dxa"/>
            <w:tcPrChange w:id="2602" w:author="Xin Li" w:date="2026-08-22T13:43:00Z" w16du:dateUtc="2026-08-22T05:43:00Z">
              <w:tcPr>
                <w:tcW w:w="1230" w:type="dxa"/>
              </w:tcPr>
            </w:tcPrChange>
          </w:tcPr>
          <w:p w14:paraId="20158B93" w14:textId="670816B5" w:rsidR="00417957" w:rsidRPr="00015210" w:rsidDel="00010D8D" w:rsidRDefault="00417957" w:rsidP="00C8154F">
            <w:pPr>
              <w:pStyle w:val="Tablecontent"/>
              <w:rPr>
                <w:del w:id="2603" w:author="Prof. LIU Ben" w:date="2026-08-25T22:16:00Z" w16du:dateUtc="2026-08-25T14:16:00Z"/>
                <w:rFonts w:eastAsiaTheme="minorEastAsia"/>
              </w:rPr>
            </w:pPr>
            <w:del w:id="2604" w:author="Prof. LIU Ben" w:date="2026-08-25T22:16:00Z" w16du:dateUtc="2026-08-25T14:16:00Z">
              <w:r w:rsidRPr="00015210" w:rsidDel="00010D8D">
                <w:rPr>
                  <w:rFonts w:eastAsiaTheme="minorEastAsia"/>
                </w:rPr>
                <w:delText>0.761</w:delText>
              </w:r>
              <w:r w:rsidRPr="00015210" w:rsidDel="00010D8D">
                <w:rPr>
                  <w:rFonts w:eastAsiaTheme="minorEastAsia"/>
                </w:rPr>
                <w:br/>
                <w:delText>(0.427)</w:delText>
              </w:r>
            </w:del>
          </w:p>
        </w:tc>
        <w:tc>
          <w:tcPr>
            <w:tcW w:w="1230" w:type="dxa"/>
            <w:tcPrChange w:id="2605" w:author="Xin Li" w:date="2026-08-22T13:43:00Z" w16du:dateUtc="2026-08-22T05:43:00Z">
              <w:tcPr>
                <w:tcW w:w="1230" w:type="dxa"/>
              </w:tcPr>
            </w:tcPrChange>
          </w:tcPr>
          <w:p w14:paraId="75983C0C" w14:textId="34049C8A" w:rsidR="00417957" w:rsidRPr="00015210" w:rsidDel="00010D8D" w:rsidRDefault="00417957" w:rsidP="00C8154F">
            <w:pPr>
              <w:pStyle w:val="Tablecontent"/>
              <w:rPr>
                <w:del w:id="2606" w:author="Prof. LIU Ben" w:date="2026-08-25T22:16:00Z" w16du:dateUtc="2026-08-25T14:16:00Z"/>
                <w:rFonts w:eastAsiaTheme="minorEastAsia"/>
              </w:rPr>
            </w:pPr>
            <w:del w:id="2607" w:author="Prof. LIU Ben" w:date="2026-08-25T22:16:00Z" w16du:dateUtc="2026-08-25T14:16:00Z">
              <w:r w:rsidRPr="00015210" w:rsidDel="00010D8D">
                <w:rPr>
                  <w:rFonts w:eastAsiaTheme="minorEastAsia"/>
                </w:rPr>
                <w:delText>0.724</w:delText>
              </w:r>
              <w:r w:rsidRPr="00015210" w:rsidDel="00010D8D">
                <w:rPr>
                  <w:rFonts w:eastAsiaTheme="minorEastAsia"/>
                </w:rPr>
                <w:br/>
                <w:delText>(0.447)</w:delText>
              </w:r>
            </w:del>
          </w:p>
        </w:tc>
        <w:tc>
          <w:tcPr>
            <w:tcW w:w="1230" w:type="dxa"/>
            <w:tcPrChange w:id="2608" w:author="Xin Li" w:date="2026-08-22T13:43:00Z" w16du:dateUtc="2026-08-22T05:43:00Z">
              <w:tcPr>
                <w:tcW w:w="1230" w:type="dxa"/>
              </w:tcPr>
            </w:tcPrChange>
          </w:tcPr>
          <w:p w14:paraId="6C449AA8" w14:textId="1345E85B" w:rsidR="00417957" w:rsidRPr="00015210" w:rsidDel="00010D8D" w:rsidRDefault="00417957" w:rsidP="00C8154F">
            <w:pPr>
              <w:pStyle w:val="Tablecontent"/>
              <w:rPr>
                <w:del w:id="2609" w:author="Prof. LIU Ben" w:date="2026-08-25T22:16:00Z" w16du:dateUtc="2026-08-25T14:16:00Z"/>
                <w:rFonts w:eastAsiaTheme="minorEastAsia"/>
              </w:rPr>
            </w:pPr>
            <w:del w:id="2610" w:author="Prof. LIU Ben" w:date="2026-08-25T22:16:00Z" w16du:dateUtc="2026-08-25T14:16:00Z">
              <w:r w:rsidRPr="00015210" w:rsidDel="00010D8D">
                <w:rPr>
                  <w:rFonts w:eastAsiaTheme="minorEastAsia"/>
                </w:rPr>
                <w:delText>0.795</w:delText>
              </w:r>
              <w:r w:rsidRPr="00015210" w:rsidDel="00010D8D">
                <w:rPr>
                  <w:rFonts w:eastAsiaTheme="minorEastAsia"/>
                </w:rPr>
                <w:br/>
                <w:delText>(0.404)</w:delText>
              </w:r>
            </w:del>
          </w:p>
        </w:tc>
        <w:tc>
          <w:tcPr>
            <w:tcW w:w="922" w:type="dxa"/>
            <w:tcPrChange w:id="2611" w:author="Xin Li" w:date="2026-08-22T13:43:00Z" w16du:dateUtc="2026-08-22T05:43:00Z">
              <w:tcPr>
                <w:tcW w:w="922" w:type="dxa"/>
              </w:tcPr>
            </w:tcPrChange>
          </w:tcPr>
          <w:p w14:paraId="1EEE1A71" w14:textId="349BA8AE" w:rsidR="00417957" w:rsidRPr="00015210" w:rsidDel="00010D8D" w:rsidRDefault="00417957" w:rsidP="00C8154F">
            <w:pPr>
              <w:pStyle w:val="Tablecontent"/>
              <w:rPr>
                <w:del w:id="2612" w:author="Prof. LIU Ben" w:date="2026-08-25T22:16:00Z" w16du:dateUtc="2026-08-25T14:16:00Z"/>
                <w:rFonts w:eastAsiaTheme="minorEastAsia"/>
              </w:rPr>
            </w:pPr>
            <w:del w:id="2613" w:author="Prof. LIU Ben" w:date="2026-08-25T22:16:00Z" w16du:dateUtc="2026-08-25T14:16:00Z">
              <w:r w:rsidRPr="00015210" w:rsidDel="00010D8D">
                <w:rPr>
                  <w:rFonts w:eastAsiaTheme="minorEastAsia"/>
                </w:rPr>
                <w:delText xml:space="preserve">0.000 </w:delText>
              </w:r>
            </w:del>
          </w:p>
        </w:tc>
        <w:tc>
          <w:tcPr>
            <w:tcW w:w="1217" w:type="dxa"/>
            <w:tcPrChange w:id="2614" w:author="Xin Li" w:date="2026-08-22T13:43:00Z" w16du:dateUtc="2026-08-22T05:43:00Z">
              <w:tcPr>
                <w:tcW w:w="1217" w:type="dxa"/>
              </w:tcPr>
            </w:tcPrChange>
          </w:tcPr>
          <w:p w14:paraId="2F791AD2" w14:textId="51187FF6" w:rsidR="00417957" w:rsidRPr="00015210" w:rsidDel="00010D8D" w:rsidRDefault="00417957" w:rsidP="00C8154F">
            <w:pPr>
              <w:pStyle w:val="Tablecontent"/>
              <w:rPr>
                <w:del w:id="2615" w:author="Prof. LIU Ben" w:date="2026-08-25T22:16:00Z" w16du:dateUtc="2026-08-25T14:16:00Z"/>
                <w:rFonts w:eastAsiaTheme="minorEastAsia"/>
              </w:rPr>
            </w:pPr>
            <w:del w:id="2616" w:author="Prof. LIU Ben" w:date="2026-08-25T22:16:00Z" w16du:dateUtc="2026-08-25T14:16:00Z">
              <w:r w:rsidRPr="00015210" w:rsidDel="00010D8D">
                <w:rPr>
                  <w:rFonts w:eastAsiaTheme="minorEastAsia"/>
                </w:rPr>
                <w:delText xml:space="preserve">1.000 </w:delText>
              </w:r>
            </w:del>
          </w:p>
        </w:tc>
      </w:tr>
      <w:tr w:rsidR="00417957" w:rsidRPr="00015210" w:rsidDel="00010D8D" w14:paraId="6CECFC58" w14:textId="6CCD661B" w:rsidTr="00745A6A">
        <w:trPr>
          <w:jc w:val="center"/>
          <w:del w:id="2617" w:author="Prof. LIU Ben" w:date="2026-08-25T22:16:00Z"/>
          <w:trPrChange w:id="2618" w:author="Xin Li" w:date="2026-08-22T13:43:00Z" w16du:dateUtc="2026-08-22T05:43:00Z">
            <w:trPr>
              <w:trHeight w:val="520"/>
              <w:jc w:val="center"/>
            </w:trPr>
          </w:trPrChange>
        </w:trPr>
        <w:tc>
          <w:tcPr>
            <w:tcW w:w="3531" w:type="dxa"/>
            <w:vAlign w:val="center"/>
            <w:tcPrChange w:id="2619" w:author="Xin Li" w:date="2026-08-22T13:43:00Z" w16du:dateUtc="2026-08-22T05:43:00Z">
              <w:tcPr>
                <w:tcW w:w="3531" w:type="dxa"/>
                <w:vAlign w:val="center"/>
              </w:tcPr>
            </w:tcPrChange>
          </w:tcPr>
          <w:p w14:paraId="22E114B0" w14:textId="1E79EED0" w:rsidR="00417957" w:rsidRPr="00015210" w:rsidDel="00010D8D" w:rsidRDefault="00417957" w:rsidP="00C8154F">
            <w:pPr>
              <w:pStyle w:val="Tablecontent"/>
              <w:jc w:val="both"/>
              <w:rPr>
                <w:del w:id="2620" w:author="Prof. LIU Ben" w:date="2026-08-25T22:16:00Z" w16du:dateUtc="2026-08-25T14:16:00Z"/>
                <w:rFonts w:eastAsiaTheme="minorEastAsia"/>
              </w:rPr>
            </w:pPr>
            <w:del w:id="2621" w:author="Prof. LIU Ben" w:date="2026-08-25T22:16:00Z" w16du:dateUtc="2026-08-25T14:16:00Z">
              <w:r w:rsidRPr="00015210" w:rsidDel="00010D8D">
                <w:rPr>
                  <w:rFonts w:eastAsiaTheme="minorEastAsia"/>
                </w:rPr>
                <w:delText>percentage of questions that have an answer “accepted” by the questioner</w:delText>
              </w:r>
            </w:del>
          </w:p>
        </w:tc>
        <w:tc>
          <w:tcPr>
            <w:tcW w:w="1230" w:type="dxa"/>
            <w:tcPrChange w:id="2622" w:author="Xin Li" w:date="2026-08-22T13:43:00Z" w16du:dateUtc="2026-08-22T05:43:00Z">
              <w:tcPr>
                <w:tcW w:w="1230" w:type="dxa"/>
              </w:tcPr>
            </w:tcPrChange>
          </w:tcPr>
          <w:p w14:paraId="2FE36B45" w14:textId="02000D02" w:rsidR="00417957" w:rsidRPr="00015210" w:rsidDel="00010D8D" w:rsidRDefault="00417957" w:rsidP="00C8154F">
            <w:pPr>
              <w:pStyle w:val="Tablecontent"/>
              <w:rPr>
                <w:del w:id="2623" w:author="Prof. LIU Ben" w:date="2026-08-25T22:16:00Z" w16du:dateUtc="2026-08-25T14:16:00Z"/>
                <w:rFonts w:eastAsiaTheme="minorEastAsia"/>
              </w:rPr>
            </w:pPr>
            <w:del w:id="2624" w:author="Prof. LIU Ben" w:date="2026-08-25T22:16:00Z" w16du:dateUtc="2026-08-25T14:16:00Z">
              <w:r w:rsidRPr="00015210" w:rsidDel="00010D8D">
                <w:rPr>
                  <w:rFonts w:eastAsiaTheme="minorEastAsia"/>
                </w:rPr>
                <w:delText>0.322</w:delText>
              </w:r>
              <w:r w:rsidRPr="00015210" w:rsidDel="00010D8D">
                <w:rPr>
                  <w:rFonts w:eastAsiaTheme="minorEastAsia"/>
                </w:rPr>
                <w:br/>
                <w:delText>(0.467)</w:delText>
              </w:r>
            </w:del>
          </w:p>
        </w:tc>
        <w:tc>
          <w:tcPr>
            <w:tcW w:w="1230" w:type="dxa"/>
            <w:tcPrChange w:id="2625" w:author="Xin Li" w:date="2026-08-22T13:43:00Z" w16du:dateUtc="2026-08-22T05:43:00Z">
              <w:tcPr>
                <w:tcW w:w="1230" w:type="dxa"/>
              </w:tcPr>
            </w:tcPrChange>
          </w:tcPr>
          <w:p w14:paraId="42970CE9" w14:textId="290C8D1D" w:rsidR="00417957" w:rsidRPr="00015210" w:rsidDel="00010D8D" w:rsidRDefault="00417957" w:rsidP="00C8154F">
            <w:pPr>
              <w:pStyle w:val="Tablecontent"/>
              <w:rPr>
                <w:del w:id="2626" w:author="Prof. LIU Ben" w:date="2026-08-25T22:16:00Z" w16du:dateUtc="2026-08-25T14:16:00Z"/>
                <w:rFonts w:eastAsiaTheme="minorEastAsia"/>
              </w:rPr>
            </w:pPr>
            <w:del w:id="2627" w:author="Prof. LIU Ben" w:date="2026-08-25T22:16:00Z" w16du:dateUtc="2026-08-25T14:16:00Z">
              <w:r w:rsidRPr="00015210" w:rsidDel="00010D8D">
                <w:rPr>
                  <w:rFonts w:eastAsiaTheme="minorEastAsia"/>
                </w:rPr>
                <w:delText>0.293</w:delText>
              </w:r>
              <w:r w:rsidRPr="00015210" w:rsidDel="00010D8D">
                <w:rPr>
                  <w:rFonts w:eastAsiaTheme="minorEastAsia"/>
                </w:rPr>
                <w:br/>
                <w:delText>(0.455)</w:delText>
              </w:r>
            </w:del>
          </w:p>
        </w:tc>
        <w:tc>
          <w:tcPr>
            <w:tcW w:w="1230" w:type="dxa"/>
            <w:tcPrChange w:id="2628" w:author="Xin Li" w:date="2026-08-22T13:43:00Z" w16du:dateUtc="2026-08-22T05:43:00Z">
              <w:tcPr>
                <w:tcW w:w="1230" w:type="dxa"/>
              </w:tcPr>
            </w:tcPrChange>
          </w:tcPr>
          <w:p w14:paraId="37D70E20" w14:textId="2CAC36BA" w:rsidR="00417957" w:rsidRPr="00015210" w:rsidDel="00010D8D" w:rsidRDefault="00417957" w:rsidP="00C8154F">
            <w:pPr>
              <w:pStyle w:val="Tablecontent"/>
              <w:rPr>
                <w:del w:id="2629" w:author="Prof. LIU Ben" w:date="2026-08-25T22:16:00Z" w16du:dateUtc="2026-08-25T14:16:00Z"/>
                <w:rFonts w:eastAsiaTheme="minorEastAsia"/>
              </w:rPr>
            </w:pPr>
            <w:del w:id="2630" w:author="Prof. LIU Ben" w:date="2026-08-25T22:16:00Z" w16du:dateUtc="2026-08-25T14:16:00Z">
              <w:r w:rsidRPr="00015210" w:rsidDel="00010D8D">
                <w:rPr>
                  <w:rFonts w:eastAsiaTheme="minorEastAsia"/>
                </w:rPr>
                <w:delText>0.350</w:delText>
              </w:r>
              <w:r w:rsidRPr="00015210" w:rsidDel="00010D8D">
                <w:rPr>
                  <w:rFonts w:eastAsiaTheme="minorEastAsia"/>
                </w:rPr>
                <w:br/>
                <w:delText>(0.477)</w:delText>
              </w:r>
            </w:del>
          </w:p>
        </w:tc>
        <w:tc>
          <w:tcPr>
            <w:tcW w:w="922" w:type="dxa"/>
            <w:tcPrChange w:id="2631" w:author="Xin Li" w:date="2026-08-22T13:43:00Z" w16du:dateUtc="2026-08-22T05:43:00Z">
              <w:tcPr>
                <w:tcW w:w="922" w:type="dxa"/>
              </w:tcPr>
            </w:tcPrChange>
          </w:tcPr>
          <w:p w14:paraId="5045C667" w14:textId="00E31D54" w:rsidR="00417957" w:rsidRPr="00015210" w:rsidDel="00010D8D" w:rsidRDefault="00417957" w:rsidP="00C8154F">
            <w:pPr>
              <w:pStyle w:val="Tablecontent"/>
              <w:rPr>
                <w:del w:id="2632" w:author="Prof. LIU Ben" w:date="2026-08-25T22:16:00Z" w16du:dateUtc="2026-08-25T14:16:00Z"/>
                <w:rFonts w:eastAsiaTheme="minorEastAsia"/>
              </w:rPr>
            </w:pPr>
            <w:del w:id="2633" w:author="Prof. LIU Ben" w:date="2026-08-25T22:16:00Z" w16du:dateUtc="2026-08-25T14:16:00Z">
              <w:r w:rsidRPr="00015210" w:rsidDel="00010D8D">
                <w:rPr>
                  <w:rFonts w:eastAsiaTheme="minorEastAsia"/>
                </w:rPr>
                <w:delText xml:space="preserve">0.000 </w:delText>
              </w:r>
            </w:del>
          </w:p>
        </w:tc>
        <w:tc>
          <w:tcPr>
            <w:tcW w:w="1217" w:type="dxa"/>
            <w:tcPrChange w:id="2634" w:author="Xin Li" w:date="2026-08-22T13:43:00Z" w16du:dateUtc="2026-08-22T05:43:00Z">
              <w:tcPr>
                <w:tcW w:w="1217" w:type="dxa"/>
              </w:tcPr>
            </w:tcPrChange>
          </w:tcPr>
          <w:p w14:paraId="1FD94306" w14:textId="33A8C654" w:rsidR="00417957" w:rsidRPr="00015210" w:rsidDel="00010D8D" w:rsidRDefault="00417957" w:rsidP="00C8154F">
            <w:pPr>
              <w:pStyle w:val="Tablecontent"/>
              <w:rPr>
                <w:del w:id="2635" w:author="Prof. LIU Ben" w:date="2026-08-25T22:16:00Z" w16du:dateUtc="2026-08-25T14:16:00Z"/>
                <w:rFonts w:eastAsiaTheme="minorEastAsia"/>
              </w:rPr>
            </w:pPr>
            <w:del w:id="2636" w:author="Prof. LIU Ben" w:date="2026-08-25T22:16:00Z" w16du:dateUtc="2026-08-25T14:16:00Z">
              <w:r w:rsidRPr="00015210" w:rsidDel="00010D8D">
                <w:rPr>
                  <w:rFonts w:eastAsiaTheme="minorEastAsia"/>
                </w:rPr>
                <w:delText xml:space="preserve">1.000 </w:delText>
              </w:r>
            </w:del>
          </w:p>
        </w:tc>
      </w:tr>
      <w:tr w:rsidR="00417957" w:rsidRPr="00015210" w:rsidDel="00010D8D" w14:paraId="71FDA900" w14:textId="6C8BBC70" w:rsidTr="00745A6A">
        <w:trPr>
          <w:jc w:val="center"/>
          <w:del w:id="2637" w:author="Prof. LIU Ben" w:date="2026-08-25T22:16:00Z"/>
          <w:trPrChange w:id="2638" w:author="Xin Li" w:date="2026-08-22T13:43:00Z" w16du:dateUtc="2026-08-22T05:43:00Z">
            <w:trPr>
              <w:trHeight w:val="520"/>
              <w:jc w:val="center"/>
            </w:trPr>
          </w:trPrChange>
        </w:trPr>
        <w:tc>
          <w:tcPr>
            <w:tcW w:w="3531" w:type="dxa"/>
            <w:vAlign w:val="center"/>
            <w:tcPrChange w:id="2639" w:author="Xin Li" w:date="2026-08-22T13:43:00Z" w16du:dateUtc="2026-08-22T05:43:00Z">
              <w:tcPr>
                <w:tcW w:w="3531" w:type="dxa"/>
                <w:vAlign w:val="center"/>
              </w:tcPr>
            </w:tcPrChange>
          </w:tcPr>
          <w:p w14:paraId="5A999A87" w14:textId="2419A10C" w:rsidR="00417957" w:rsidRPr="00015210" w:rsidDel="00010D8D" w:rsidRDefault="00417957" w:rsidP="00C8154F">
            <w:pPr>
              <w:pStyle w:val="Tablecontent"/>
              <w:jc w:val="both"/>
              <w:rPr>
                <w:del w:id="2640" w:author="Prof. LIU Ben" w:date="2026-08-25T22:16:00Z" w16du:dateUtc="2026-08-25T14:16:00Z"/>
                <w:rFonts w:eastAsiaTheme="minorEastAsia"/>
              </w:rPr>
            </w:pPr>
            <w:del w:id="2641" w:author="Prof. LIU Ben" w:date="2026-08-25T22:16:00Z" w16du:dateUtc="2026-08-25T14:16:00Z">
              <w:r w:rsidRPr="00015210" w:rsidDel="00010D8D">
                <w:rPr>
                  <w:rFonts w:eastAsiaTheme="minorEastAsia"/>
                </w:rPr>
                <w:delText>average number of net likes received by all the answers to a question</w:delText>
              </w:r>
            </w:del>
          </w:p>
        </w:tc>
        <w:tc>
          <w:tcPr>
            <w:tcW w:w="1230" w:type="dxa"/>
            <w:tcPrChange w:id="2642" w:author="Xin Li" w:date="2026-08-22T13:43:00Z" w16du:dateUtc="2026-08-22T05:43:00Z">
              <w:tcPr>
                <w:tcW w:w="1230" w:type="dxa"/>
              </w:tcPr>
            </w:tcPrChange>
          </w:tcPr>
          <w:p w14:paraId="51CA0FDF" w14:textId="7AFF3BA0" w:rsidR="00417957" w:rsidRPr="00015210" w:rsidDel="00010D8D" w:rsidRDefault="00417957" w:rsidP="00C8154F">
            <w:pPr>
              <w:pStyle w:val="Tablecontent"/>
              <w:rPr>
                <w:del w:id="2643" w:author="Prof. LIU Ben" w:date="2026-08-25T22:16:00Z" w16du:dateUtc="2026-08-25T14:16:00Z"/>
                <w:rFonts w:eastAsiaTheme="minorEastAsia"/>
              </w:rPr>
            </w:pPr>
            <w:del w:id="2644" w:author="Prof. LIU Ben" w:date="2026-08-25T22:16:00Z" w16du:dateUtc="2026-08-25T14:16:00Z">
              <w:r w:rsidRPr="00015210" w:rsidDel="00010D8D">
                <w:rPr>
                  <w:rFonts w:eastAsiaTheme="minorEastAsia"/>
                </w:rPr>
                <w:delText>0.489</w:delText>
              </w:r>
              <w:r w:rsidRPr="00015210" w:rsidDel="00010D8D">
                <w:rPr>
                  <w:rFonts w:eastAsiaTheme="minorEastAsia"/>
                </w:rPr>
                <w:br/>
                <w:delText>(1.096)</w:delText>
              </w:r>
            </w:del>
          </w:p>
        </w:tc>
        <w:tc>
          <w:tcPr>
            <w:tcW w:w="1230" w:type="dxa"/>
            <w:tcPrChange w:id="2645" w:author="Xin Li" w:date="2026-08-22T13:43:00Z" w16du:dateUtc="2026-08-22T05:43:00Z">
              <w:tcPr>
                <w:tcW w:w="1230" w:type="dxa"/>
              </w:tcPr>
            </w:tcPrChange>
          </w:tcPr>
          <w:p w14:paraId="4FCFCE41" w14:textId="78064ACD" w:rsidR="00417957" w:rsidRPr="00015210" w:rsidDel="00010D8D" w:rsidRDefault="00417957" w:rsidP="00C8154F">
            <w:pPr>
              <w:pStyle w:val="Tablecontent"/>
              <w:rPr>
                <w:del w:id="2646" w:author="Prof. LIU Ben" w:date="2026-08-25T22:16:00Z" w16du:dateUtc="2026-08-25T14:16:00Z"/>
                <w:rFonts w:eastAsiaTheme="minorEastAsia"/>
              </w:rPr>
            </w:pPr>
            <w:del w:id="2647" w:author="Prof. LIU Ben" w:date="2026-08-25T22:16:00Z" w16du:dateUtc="2026-08-25T14:16:00Z">
              <w:r w:rsidRPr="00015210" w:rsidDel="00010D8D">
                <w:rPr>
                  <w:rFonts w:eastAsiaTheme="minorEastAsia"/>
                </w:rPr>
                <w:delText>0.436</w:delText>
              </w:r>
              <w:r w:rsidRPr="00015210" w:rsidDel="00010D8D">
                <w:rPr>
                  <w:rFonts w:eastAsiaTheme="minorEastAsia"/>
                </w:rPr>
                <w:br/>
                <w:delText>(1.041)</w:delText>
              </w:r>
            </w:del>
          </w:p>
        </w:tc>
        <w:tc>
          <w:tcPr>
            <w:tcW w:w="1230" w:type="dxa"/>
            <w:tcPrChange w:id="2648" w:author="Xin Li" w:date="2026-08-22T13:43:00Z" w16du:dateUtc="2026-08-22T05:43:00Z">
              <w:tcPr>
                <w:tcW w:w="1230" w:type="dxa"/>
              </w:tcPr>
            </w:tcPrChange>
          </w:tcPr>
          <w:p w14:paraId="72287132" w14:textId="0C8C2BD0" w:rsidR="00417957" w:rsidRPr="00015210" w:rsidDel="00010D8D" w:rsidRDefault="00417957" w:rsidP="00C8154F">
            <w:pPr>
              <w:pStyle w:val="Tablecontent"/>
              <w:rPr>
                <w:del w:id="2649" w:author="Prof. LIU Ben" w:date="2026-08-25T22:16:00Z" w16du:dateUtc="2026-08-25T14:16:00Z"/>
                <w:rFonts w:eastAsiaTheme="minorEastAsia"/>
              </w:rPr>
            </w:pPr>
            <w:del w:id="2650" w:author="Prof. LIU Ben" w:date="2026-08-25T22:16:00Z" w16du:dateUtc="2026-08-25T14:16:00Z">
              <w:r w:rsidRPr="00015210" w:rsidDel="00010D8D">
                <w:rPr>
                  <w:rFonts w:eastAsiaTheme="minorEastAsia"/>
                </w:rPr>
                <w:delText>0.536</w:delText>
              </w:r>
              <w:r w:rsidRPr="00015210" w:rsidDel="00010D8D">
                <w:rPr>
                  <w:rFonts w:eastAsiaTheme="minorEastAsia"/>
                </w:rPr>
                <w:br/>
                <w:delText>(1.140)</w:delText>
              </w:r>
            </w:del>
          </w:p>
        </w:tc>
        <w:tc>
          <w:tcPr>
            <w:tcW w:w="922" w:type="dxa"/>
            <w:tcPrChange w:id="2651" w:author="Xin Li" w:date="2026-08-22T13:43:00Z" w16du:dateUtc="2026-08-22T05:43:00Z">
              <w:tcPr>
                <w:tcW w:w="922" w:type="dxa"/>
              </w:tcPr>
            </w:tcPrChange>
          </w:tcPr>
          <w:p w14:paraId="148B8659" w14:textId="65E84E31" w:rsidR="00417957" w:rsidRPr="00015210" w:rsidDel="00010D8D" w:rsidRDefault="00417957" w:rsidP="00C8154F">
            <w:pPr>
              <w:pStyle w:val="Tablecontent"/>
              <w:rPr>
                <w:del w:id="2652" w:author="Prof. LIU Ben" w:date="2026-08-25T22:16:00Z" w16du:dateUtc="2026-08-25T14:16:00Z"/>
                <w:rFonts w:eastAsiaTheme="minorEastAsia"/>
              </w:rPr>
            </w:pPr>
            <w:del w:id="2653" w:author="Prof. LIU Ben" w:date="2026-08-25T22:16:00Z" w16du:dateUtc="2026-08-25T14:16:00Z">
              <w:r w:rsidRPr="00015210" w:rsidDel="00010D8D">
                <w:rPr>
                  <w:rFonts w:eastAsiaTheme="minorEastAsia"/>
                </w:rPr>
                <w:delText xml:space="preserve">-3.000 </w:delText>
              </w:r>
            </w:del>
          </w:p>
        </w:tc>
        <w:tc>
          <w:tcPr>
            <w:tcW w:w="1217" w:type="dxa"/>
            <w:tcPrChange w:id="2654" w:author="Xin Li" w:date="2026-08-22T13:43:00Z" w16du:dateUtc="2026-08-22T05:43:00Z">
              <w:tcPr>
                <w:tcW w:w="1217" w:type="dxa"/>
              </w:tcPr>
            </w:tcPrChange>
          </w:tcPr>
          <w:p w14:paraId="47ADCF7C" w14:textId="2D81EDC7" w:rsidR="00417957" w:rsidRPr="00015210" w:rsidDel="00010D8D" w:rsidRDefault="00417957" w:rsidP="00C8154F">
            <w:pPr>
              <w:pStyle w:val="Tablecontent"/>
              <w:rPr>
                <w:del w:id="2655" w:author="Prof. LIU Ben" w:date="2026-08-25T22:16:00Z" w16du:dateUtc="2026-08-25T14:16:00Z"/>
                <w:rFonts w:eastAsiaTheme="minorEastAsia"/>
              </w:rPr>
            </w:pPr>
            <w:del w:id="2656" w:author="Prof. LIU Ben" w:date="2026-08-25T22:16:00Z" w16du:dateUtc="2026-08-25T14:16:00Z">
              <w:r w:rsidRPr="00015210" w:rsidDel="00010D8D">
                <w:rPr>
                  <w:rFonts w:eastAsiaTheme="minorEastAsia"/>
                </w:rPr>
                <w:delText xml:space="preserve">14.000 </w:delText>
              </w:r>
            </w:del>
          </w:p>
        </w:tc>
      </w:tr>
      <w:tr w:rsidR="00417957" w:rsidRPr="00015210" w:rsidDel="00010D8D" w14:paraId="6BDD68EC" w14:textId="577B4E7C" w:rsidTr="00745A6A">
        <w:trPr>
          <w:jc w:val="center"/>
          <w:del w:id="2657" w:author="Prof. LIU Ben" w:date="2026-08-25T22:16:00Z"/>
          <w:trPrChange w:id="2658" w:author="Xin Li" w:date="2026-08-22T13:43:00Z" w16du:dateUtc="2026-08-22T05:43:00Z">
            <w:trPr>
              <w:trHeight w:val="520"/>
              <w:jc w:val="center"/>
            </w:trPr>
          </w:trPrChange>
        </w:trPr>
        <w:tc>
          <w:tcPr>
            <w:tcW w:w="3531" w:type="dxa"/>
            <w:vAlign w:val="center"/>
            <w:tcPrChange w:id="2659" w:author="Xin Li" w:date="2026-08-22T13:43:00Z" w16du:dateUtc="2026-08-22T05:43:00Z">
              <w:tcPr>
                <w:tcW w:w="3531" w:type="dxa"/>
                <w:vAlign w:val="center"/>
              </w:tcPr>
            </w:tcPrChange>
          </w:tcPr>
          <w:p w14:paraId="2B4966DA" w14:textId="06927342" w:rsidR="00417957" w:rsidRPr="00015210" w:rsidDel="00010D8D" w:rsidRDefault="00417957" w:rsidP="00C8154F">
            <w:pPr>
              <w:pStyle w:val="Tablecontent"/>
              <w:jc w:val="both"/>
              <w:rPr>
                <w:del w:id="2660" w:author="Prof. LIU Ben" w:date="2026-08-25T22:16:00Z" w16du:dateUtc="2026-08-25T14:16:00Z"/>
                <w:rFonts w:eastAsiaTheme="minorEastAsia"/>
              </w:rPr>
            </w:pPr>
            <w:del w:id="2661" w:author="Prof. LIU Ben" w:date="2026-08-25T22:16:00Z" w16du:dateUtc="2026-08-25T14:16:00Z">
              <w:r w:rsidRPr="00015210" w:rsidDel="00010D8D">
                <w:rPr>
                  <w:rFonts w:eastAsiaTheme="minorEastAsia"/>
                </w:rPr>
                <w:delText>reputation scores of the questioner at the time the question was posted</w:delText>
              </w:r>
            </w:del>
          </w:p>
        </w:tc>
        <w:tc>
          <w:tcPr>
            <w:tcW w:w="1230" w:type="dxa"/>
            <w:tcPrChange w:id="2662" w:author="Xin Li" w:date="2026-08-22T13:43:00Z" w16du:dateUtc="2026-08-22T05:43:00Z">
              <w:tcPr>
                <w:tcW w:w="1230" w:type="dxa"/>
              </w:tcPr>
            </w:tcPrChange>
          </w:tcPr>
          <w:p w14:paraId="39FB8ACB" w14:textId="12E7D6A7" w:rsidR="00417957" w:rsidRPr="00015210" w:rsidDel="00010D8D" w:rsidRDefault="00417957" w:rsidP="00C8154F">
            <w:pPr>
              <w:pStyle w:val="Tablecontent"/>
              <w:rPr>
                <w:del w:id="2663" w:author="Prof. LIU Ben" w:date="2026-08-25T22:16:00Z" w16du:dateUtc="2026-08-25T14:16:00Z"/>
                <w:rFonts w:eastAsiaTheme="minorEastAsia"/>
              </w:rPr>
            </w:pPr>
            <w:del w:id="2664" w:author="Prof. LIU Ben" w:date="2026-08-25T22:16:00Z" w16du:dateUtc="2026-08-25T14:16:00Z">
              <w:r w:rsidRPr="00015210" w:rsidDel="00010D8D">
                <w:rPr>
                  <w:rFonts w:eastAsiaTheme="minorEastAsia"/>
                </w:rPr>
                <w:delText>378.337</w:delText>
              </w:r>
              <w:r w:rsidRPr="00015210" w:rsidDel="00010D8D">
                <w:br/>
              </w:r>
              <w:r w:rsidRPr="00015210" w:rsidDel="00010D8D">
                <w:rPr>
                  <w:rFonts w:eastAsiaTheme="minorEastAsia"/>
                </w:rPr>
                <w:delText>(1135.056)</w:delText>
              </w:r>
            </w:del>
          </w:p>
        </w:tc>
        <w:tc>
          <w:tcPr>
            <w:tcW w:w="1230" w:type="dxa"/>
            <w:tcPrChange w:id="2665" w:author="Xin Li" w:date="2026-08-22T13:43:00Z" w16du:dateUtc="2026-08-22T05:43:00Z">
              <w:tcPr>
                <w:tcW w:w="1230" w:type="dxa"/>
              </w:tcPr>
            </w:tcPrChange>
          </w:tcPr>
          <w:p w14:paraId="0208602C" w14:textId="25021712" w:rsidR="00417957" w:rsidRPr="00015210" w:rsidDel="00010D8D" w:rsidRDefault="00417957" w:rsidP="00C8154F">
            <w:pPr>
              <w:pStyle w:val="Tablecontent"/>
              <w:rPr>
                <w:del w:id="2666" w:author="Prof. LIU Ben" w:date="2026-08-25T22:16:00Z" w16du:dateUtc="2026-08-25T14:16:00Z"/>
                <w:rFonts w:eastAsiaTheme="minorEastAsia"/>
              </w:rPr>
            </w:pPr>
            <w:del w:id="2667" w:author="Prof. LIU Ben" w:date="2026-08-25T22:16:00Z" w16du:dateUtc="2026-08-25T14:16:00Z">
              <w:r w:rsidRPr="00015210" w:rsidDel="00010D8D">
                <w:rPr>
                  <w:rFonts w:eastAsiaTheme="minorEastAsia"/>
                </w:rPr>
                <w:delText>334.484</w:delText>
              </w:r>
              <w:r w:rsidRPr="00015210" w:rsidDel="00010D8D">
                <w:br/>
              </w:r>
              <w:r w:rsidRPr="00015210" w:rsidDel="00010D8D">
                <w:rPr>
                  <w:rFonts w:eastAsiaTheme="minorEastAsia"/>
                </w:rPr>
                <w:delText>(695.343)</w:delText>
              </w:r>
            </w:del>
          </w:p>
        </w:tc>
        <w:tc>
          <w:tcPr>
            <w:tcW w:w="1230" w:type="dxa"/>
            <w:tcPrChange w:id="2668" w:author="Xin Li" w:date="2026-08-22T13:43:00Z" w16du:dateUtc="2026-08-22T05:43:00Z">
              <w:tcPr>
                <w:tcW w:w="1230" w:type="dxa"/>
              </w:tcPr>
            </w:tcPrChange>
          </w:tcPr>
          <w:p w14:paraId="165E23F8" w14:textId="2896405E" w:rsidR="00417957" w:rsidRPr="00015210" w:rsidDel="00010D8D" w:rsidRDefault="00417957" w:rsidP="00C8154F">
            <w:pPr>
              <w:pStyle w:val="Tablecontent"/>
              <w:rPr>
                <w:del w:id="2669" w:author="Prof. LIU Ben" w:date="2026-08-25T22:16:00Z" w16du:dateUtc="2026-08-25T14:16:00Z"/>
                <w:rFonts w:eastAsiaTheme="minorEastAsia"/>
              </w:rPr>
            </w:pPr>
            <w:del w:id="2670" w:author="Prof. LIU Ben" w:date="2026-08-25T22:16:00Z" w16du:dateUtc="2026-08-25T14:16:00Z">
              <w:r w:rsidRPr="00015210" w:rsidDel="00010D8D">
                <w:rPr>
                  <w:rFonts w:eastAsiaTheme="minorEastAsia"/>
                </w:rPr>
                <w:delText>420.267</w:delText>
              </w:r>
              <w:r w:rsidRPr="00015210" w:rsidDel="00010D8D">
                <w:br/>
              </w:r>
              <w:r w:rsidRPr="00015210" w:rsidDel="00010D8D">
                <w:rPr>
                  <w:rFonts w:eastAsiaTheme="minorEastAsia"/>
                </w:rPr>
                <w:delText>(1433.522)</w:delText>
              </w:r>
            </w:del>
          </w:p>
        </w:tc>
        <w:tc>
          <w:tcPr>
            <w:tcW w:w="922" w:type="dxa"/>
            <w:tcPrChange w:id="2671" w:author="Xin Li" w:date="2026-08-22T13:43:00Z" w16du:dateUtc="2026-08-22T05:43:00Z">
              <w:tcPr>
                <w:tcW w:w="922" w:type="dxa"/>
              </w:tcPr>
            </w:tcPrChange>
          </w:tcPr>
          <w:p w14:paraId="3496AC7A" w14:textId="7C214BF0" w:rsidR="00417957" w:rsidRPr="00015210" w:rsidDel="00010D8D" w:rsidRDefault="00417957" w:rsidP="00C8154F">
            <w:pPr>
              <w:pStyle w:val="Tablecontent"/>
              <w:rPr>
                <w:del w:id="2672" w:author="Prof. LIU Ben" w:date="2026-08-25T22:16:00Z" w16du:dateUtc="2026-08-25T14:16:00Z"/>
                <w:rFonts w:eastAsiaTheme="minorEastAsia"/>
              </w:rPr>
            </w:pPr>
            <w:del w:id="2673" w:author="Prof. LIU Ben" w:date="2026-08-25T22:16:00Z" w16du:dateUtc="2026-08-25T14:16:00Z">
              <w:r w:rsidRPr="00015210" w:rsidDel="00010D8D">
                <w:rPr>
                  <w:rFonts w:eastAsiaTheme="minorEastAsia"/>
                </w:rPr>
                <w:delText xml:space="preserve">-3.000 </w:delText>
              </w:r>
            </w:del>
          </w:p>
        </w:tc>
        <w:tc>
          <w:tcPr>
            <w:tcW w:w="1217" w:type="dxa"/>
            <w:tcPrChange w:id="2674" w:author="Xin Li" w:date="2026-08-22T13:43:00Z" w16du:dateUtc="2026-08-22T05:43:00Z">
              <w:tcPr>
                <w:tcW w:w="1217" w:type="dxa"/>
              </w:tcPr>
            </w:tcPrChange>
          </w:tcPr>
          <w:p w14:paraId="13638476" w14:textId="3C77B584" w:rsidR="00417957" w:rsidRPr="00015210" w:rsidDel="00010D8D" w:rsidRDefault="00417957" w:rsidP="00C8154F">
            <w:pPr>
              <w:pStyle w:val="Tablecontent"/>
              <w:rPr>
                <w:del w:id="2675" w:author="Prof. LIU Ben" w:date="2026-08-25T22:16:00Z" w16du:dateUtc="2026-08-25T14:16:00Z"/>
                <w:rFonts w:eastAsiaTheme="minorEastAsia"/>
              </w:rPr>
            </w:pPr>
            <w:del w:id="2676" w:author="Prof. LIU Ben" w:date="2026-08-25T22:16:00Z" w16du:dateUtc="2026-08-25T14:16:00Z">
              <w:r w:rsidRPr="00015210" w:rsidDel="00010D8D">
                <w:rPr>
                  <w:rFonts w:eastAsiaTheme="minorEastAsia"/>
                </w:rPr>
                <w:delText xml:space="preserve">28800.000 </w:delText>
              </w:r>
            </w:del>
          </w:p>
        </w:tc>
      </w:tr>
    </w:tbl>
    <w:p w14:paraId="280F1F92" w14:textId="644CDA9D" w:rsidR="00417957" w:rsidRPr="00015210" w:rsidDel="00010D8D" w:rsidRDefault="00417957">
      <w:pPr>
        <w:pStyle w:val="Notes"/>
        <w:rPr>
          <w:del w:id="2677" w:author="Prof. LIU Ben" w:date="2026-08-25T22:16:00Z" w16du:dateUtc="2026-08-25T14:16:00Z"/>
        </w:rPr>
      </w:pPr>
      <w:del w:id="2678" w:author="Prof. LIU Ben" w:date="2026-08-25T22:16:00Z" w16du:dateUtc="2026-08-25T14:16:00Z">
        <w:r w:rsidRPr="00015210" w:rsidDel="00010D8D">
          <w:delText xml:space="preserve">Notes: 1. Columns 2-4 present the means of the main variables, with the standard deviations shown in parentheses below each mean. </w:delText>
        </w:r>
        <w:r w:rsidRPr="00015210" w:rsidDel="00010D8D">
          <w:br/>
          <w:delText>2. The minimum question length of 0 represents questions where users posted content solely through images without accompanying text. These cases comprise 2.71% of our sample (98 out of 3,613 observations). Our main results remain unchanged when these observations are excluded.</w:delText>
        </w:r>
      </w:del>
    </w:p>
    <w:p w14:paraId="673AE500" w14:textId="03DCAB4C" w:rsidR="00417957" w:rsidRPr="00015210" w:rsidDel="00010D8D" w:rsidRDefault="00417957">
      <w:pPr>
        <w:pStyle w:val="Heading2"/>
        <w:ind w:left="0" w:firstLine="0"/>
        <w:rPr>
          <w:del w:id="2679" w:author="Prof. LIU Ben" w:date="2026-08-25T22:16:00Z" w16du:dateUtc="2026-08-25T14:16:00Z"/>
          <w:rFonts w:eastAsiaTheme="minorEastAsia"/>
        </w:rPr>
        <w:pPrChange w:id="2680" w:author="Prof. LIU Ben" w:date="2026-08-26T00:00:00Z" w16du:dateUtc="2026-08-25T16:00:00Z">
          <w:pPr>
            <w:pStyle w:val="Heading2"/>
          </w:pPr>
        </w:pPrChange>
      </w:pPr>
      <w:del w:id="2681" w:author="Prof. LIU Ben" w:date="2026-08-25T22:16:00Z" w16du:dateUtc="2026-08-25T14:16:00Z">
        <w:r w:rsidRPr="00015210" w:rsidDel="00010D8D">
          <w:rPr>
            <w:rFonts w:eastAsiaTheme="minorEastAsia"/>
          </w:rPr>
          <w:delText>Verifying Random Assignment</w:delText>
        </w:r>
      </w:del>
    </w:p>
    <w:p w14:paraId="59701D58" w14:textId="04A1252D" w:rsidR="00417957" w:rsidRPr="00015210" w:rsidDel="00010D8D" w:rsidRDefault="00417957">
      <w:pPr>
        <w:pStyle w:val="Paragraph0"/>
        <w:ind w:firstLine="0"/>
        <w:rPr>
          <w:del w:id="2682" w:author="Prof. LIU Ben" w:date="2026-08-25T22:16:00Z" w16du:dateUtc="2026-08-25T14:16:00Z"/>
        </w:rPr>
        <w:pPrChange w:id="2683" w:author="Prof. LIU Ben" w:date="2026-08-26T00:00:00Z" w16du:dateUtc="2026-08-25T16:00:00Z">
          <w:pPr>
            <w:pStyle w:val="Paragraph0"/>
          </w:pPr>
        </w:pPrChange>
      </w:pPr>
      <w:del w:id="2684" w:author="Prof. LIU Ben" w:date="2026-08-25T22:16:00Z" w16du:dateUtc="2026-08-25T14:16:00Z">
        <w:r w:rsidRPr="00015210" w:rsidDel="00010D8D">
          <w:delText xml:space="preserve">Our empirical strategy depends critically on the random assignment of questions to treatment and control groups. To validate this assignment, we conduct t-tests and examine standardized differences </w:delText>
        </w:r>
        <w:r w:rsidRPr="00015210" w:rsidDel="00010D8D">
          <w:fldChar w:fldCharType="begin"/>
        </w:r>
        <w:r w:rsidRPr="00015210" w:rsidDel="00010D8D">
          <w:delInstrText xml:space="preserve"> ADDIN ZOTERO_ITEM CSL_CITATION {"citationID":"TYsaBVSJ","properties":{"unsorted":false,"formattedCitation":"(Austin 2009)","plainCitation":"(Austin 2009)","noteIndex":0},"citationItems":[{"id":29294,"uris":["http://zotero.org/users/8905122/items/VX79T3SE"],"itemData":{"id":29294,"type":"article-journal","abstract":"The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delInstrText>
        </w:r>
        <w:r w:rsidRPr="00015210" w:rsidDel="00010D8D">
          <w:rPr>
            <w:rFonts w:ascii="Apple Color Emoji" w:hAnsi="Apple Color Emoji" w:cs="Apple Color Emoji"/>
          </w:rPr>
          <w:delInstrText>📊</w:delInstrText>
        </w:r>
        <w:r w:rsidRPr="00015210" w:rsidDel="00010D8D">
          <w:delInstrText>","call-number":"3","container-title":"Statistics in Medicine","DOI":"10.1002/sim.3697","ISSN":"0277-6715","issue":"25","journalAbbreviation":"Statistics in Medicine","language":"en","note":"</w:delInstrText>
        </w:r>
        <w:r w:rsidRPr="00015210" w:rsidDel="00010D8D">
          <w:rPr>
            <w:rFonts w:ascii="Apple Color Emoji" w:hAnsi="Apple Color Emoji" w:cs="Apple Color Emoji"/>
          </w:rPr>
          <w:delInstrText>🏷️</w:delInstrText>
        </w:r>
        <w:r w:rsidRPr="00015210" w:rsidDel="00010D8D">
          <w:delInstrText xml:space="preserve"> /reading</w:delInstrText>
        </w:r>
        <w:r w:rsidRPr="00015210" w:rsidDel="00010D8D">
          <w:delInstrText>、</w:delInstrText>
        </w:r>
        <w:r w:rsidRPr="00015210" w:rsidDel="00010D8D">
          <w:delInstrText>Female</w:delInstrText>
        </w:r>
        <w:r w:rsidRPr="00015210" w:rsidDel="00010D8D">
          <w:delInstrText>、</w:delInstrText>
        </w:r>
        <w:r w:rsidRPr="00015210" w:rsidDel="00010D8D">
          <w:delInstrText>Humans</w:delInstrText>
        </w:r>
        <w:r w:rsidRPr="00015210" w:rsidDel="00010D8D">
          <w:delInstrText>、</w:delInstrText>
        </w:r>
        <w:r w:rsidRPr="00015210" w:rsidDel="00010D8D">
          <w:delInstrText>Male</w:delInstrText>
        </w:r>
        <w:r w:rsidRPr="00015210" w:rsidDel="00010D8D">
          <w:delInstrText>、</w:delInstrText>
        </w:r>
        <w:r w:rsidRPr="00015210" w:rsidDel="00010D8D">
          <w:delInstrText>Middle Aged</w:delInstrText>
        </w:r>
        <w:r w:rsidRPr="00015210" w:rsidDel="00010D8D">
          <w:delInstrText>、</w:delInstrText>
        </w:r>
        <w:r w:rsidRPr="00015210" w:rsidDel="00010D8D">
          <w:delInstrText>Aged</w:delInstrText>
        </w:r>
        <w:r w:rsidRPr="00015210" w:rsidDel="00010D8D">
          <w:delInstrText>、</w:delInstrText>
        </w:r>
        <w:r w:rsidRPr="00015210" w:rsidDel="00010D8D">
          <w:delInstrText>Biometry</w:delInstrText>
        </w:r>
        <w:r w:rsidRPr="00015210" w:rsidDel="00010D8D">
          <w:delInstrText>、</w:delInstrText>
        </w:r>
        <w:r w:rsidRPr="00015210" w:rsidDel="00010D8D">
          <w:delInstrText>Computer Simulation</w:delInstrText>
        </w:r>
        <w:r w:rsidRPr="00015210" w:rsidDel="00010D8D">
          <w:delInstrText>、</w:delInstrText>
        </w:r>
        <w:r w:rsidRPr="00015210" w:rsidDel="00010D8D">
          <w:delInstrText>Hydroxymethylglutaryl-CoA Reductase Inhibitors</w:delInstrText>
        </w:r>
        <w:r w:rsidRPr="00015210" w:rsidDel="00010D8D">
          <w:delInstrText>、</w:delInstrText>
        </w:r>
        <w:r w:rsidRPr="00015210" w:rsidDel="00010D8D">
          <w:delInstrText>Models, Statistical</w:delInstrText>
        </w:r>
        <w:r w:rsidRPr="00015210" w:rsidDel="00010D8D">
          <w:delInstrText>、</w:delInstrText>
        </w:r>
        <w:r w:rsidRPr="00015210" w:rsidDel="00010D8D">
          <w:delInstrText>Myocardial Infarction</w:delInstrText>
        </w:r>
        <w:r w:rsidRPr="00015210" w:rsidDel="00010D8D">
          <w:delInstrText>、</w:delInstrText>
        </w:r>
        <w:r w:rsidRPr="00015210" w:rsidDel="00010D8D">
          <w:delInstrText xml:space="preserve">Propensity Score","page":"3083-3107","source":"1.8 (Q1)","title":"Balance diagnostics for comparing the distribution of baseline covariates between treatment groups in propensity‐score matched samples","URL":"https://onlinelibrary.wiley.com/doi/10.1002/sim.3697","volume":"28","author":[{"family":"Austin","given":"Peter C."}],"issued":{"date-parts":[["2009",11,10]]}}}],"schema":"https://github.com/citation-style-language/schema/raw/master/csl-citation.json"} </w:delInstrText>
        </w:r>
        <w:r w:rsidRPr="00015210" w:rsidDel="00010D8D">
          <w:fldChar w:fldCharType="separate"/>
        </w:r>
        <w:r w:rsidRPr="00015210" w:rsidDel="00010D8D">
          <w:delText>(Austin 2009)</w:delText>
        </w:r>
        <w:r w:rsidRPr="00015210" w:rsidDel="00010D8D">
          <w:fldChar w:fldCharType="end"/>
        </w:r>
        <w:r w:rsidRPr="00015210" w:rsidDel="00010D8D">
          <w:delText xml:space="preserve"> across pre-assignment variables including questioner characteristics (reputation scores and gold, silver, bronze medal counts, total questions asked, total answers provided, account age), questioner platform activity in the 1, 2, and 3 months prior to the experiment (number of accepted answers, answers provided, questions asked, and comments posted), and question content features (length measured by Chinese character count, presence of multimedia elements such as photos, hyperlinks, tables, and block quotes). We also employ a large language model (LLM) to evaluate question characteristics, including linguistic complexity, technical jargon use, and difficulty </w:delText>
        </w:r>
        <w:r w:rsidRPr="00015210" w:rsidDel="00010D8D">
          <w:fldChar w:fldCharType="begin" w:fldLock="1"/>
        </w:r>
        <w:r w:rsidRPr="00015210" w:rsidDel="00010D8D">
          <w:delInstrText xml:space="preserve"> ADDIN ZOTERO_ITEM CSL_CITATION {"citationID":"9eYFuWIu","properties":{"formattedCitation":"(Li et al. 2024)","plainCitation":"(Li et al. 2024)","dontUpdate":true,"noteIndex":0},"citationItems":[{"id":202,"uris":["http://zotero.org/users/8905122/items/SNFQA8GA","http://www.mendeley.com/documents/?uuid=38732a76-9922-46b6-842d-29c0867444e2"],"itemData":{"id":202,"type":"article-journal","abstract":"This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infeasible with human respondents.\n\n</w:delInstrText>
        </w:r>
        <w:r w:rsidRPr="00015210" w:rsidDel="00010D8D">
          <w:delInstrText>【摘要翻译】本文探讨了大型语言模型（</w:delInstrText>
        </w:r>
        <w:r w:rsidRPr="00015210" w:rsidDel="00010D8D">
          <w:delInstrText>LLMs</w:delInstrText>
        </w:r>
        <w:r w:rsidRPr="00015210" w:rsidDel="00010D8D">
          <w:delInstrText>）在市场研究中替代人类参与者的潜力。这种</w:delInstrText>
        </w:r>
        <w:r w:rsidRPr="00015210" w:rsidDel="00010D8D">
          <w:delInstrText>LLM</w:delInstrText>
        </w:r>
        <w:r w:rsidRPr="00015210" w:rsidDel="00010D8D">
          <w:delInstrText>可用于在给定提示的情况下生成文本。我们认为，对于某些产品类别的自动化市场研究，感知分析是一个特别有前途的用例。所提出的新方法生成的输出与人类调查生成的输出非常匹配：人类和</w:delInstrText>
        </w:r>
        <w:r w:rsidRPr="00015210" w:rsidDel="00010D8D">
          <w:delInstrText>LLM</w:delInstrText>
        </w:r>
        <w:r w:rsidRPr="00015210" w:rsidDel="00010D8D">
          <w:delInstrText>生成的数据集之间的一致率达到</w:delInstrText>
        </w:r>
        <w:r w:rsidRPr="00015210" w:rsidDel="00010D8D">
          <w:delInstrText>75%</w:delInstrText>
        </w:r>
        <w:r w:rsidRPr="00015210" w:rsidDel="00010D8D">
          <w:del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delInstrText>
        </w:r>
        <w:r w:rsidRPr="00015210" w:rsidDel="00010D8D">
          <w:delInstrText>LLM</w:delInstrText>
        </w:r>
        <w:r w:rsidRPr="00015210" w:rsidDel="00010D8D">
          <w:delInstrText>的市场研究将适用于回答基于人口统计变量或上下文变化的更微妙的问题，这些问题对于人类受访者来说将是极其昂贵或不可行的。</w:delInstrText>
        </w:r>
        <w:r w:rsidRPr="00015210" w:rsidDel="00010D8D">
          <w:delInstrText xml:space="preserve">","archive_location":"5 </w:delInstrText>
        </w:r>
        <w:r w:rsidRPr="00015210" w:rsidDel="00010D8D">
          <w:rPr>
            <w:rFonts w:ascii="Apple Color Emoji" w:hAnsi="Apple Color Emoji" w:cs="Apple Color Emoji"/>
          </w:rPr>
          <w:delInstrText>📊</w:delInstrText>
        </w:r>
        <w:r w:rsidRPr="00015210" w:rsidDel="00010D8D">
          <w:delInstrText>","call-number":"2","container-title":"Marketing Science","DOI":"10.1287/mksc.2023.0454","ISSN":"0732-2399","issue":"2","journalAbbreviation":"Market. Sci.","language":"en","note":"</w:delInstrText>
        </w:r>
        <w:r w:rsidRPr="00015210" w:rsidDel="00010D8D">
          <w:rPr>
            <w:rFonts w:ascii="Apple Color Emoji" w:hAnsi="Apple Color Emoji" w:cs="Apple Color Emoji"/>
          </w:rPr>
          <w:delInstrText>🏷️</w:delInstrText>
        </w:r>
        <w:r w:rsidRPr="00015210" w:rsidDel="00010D8D">
          <w:delInstrText xml:space="preserve"> /unread</w:delInstrText>
        </w:r>
        <w:r w:rsidRPr="00015210" w:rsidDel="00010D8D">
          <w:delInstrText>、</w:delInstrText>
        </w:r>
        <w:r w:rsidRPr="00015210" w:rsidDel="00010D8D">
          <w:delInstrText>natural language processing</w:delInstrText>
        </w:r>
        <w:r w:rsidRPr="00015210" w:rsidDel="00010D8D">
          <w:delInstrText>、</w:delInstrText>
        </w:r>
        <w:r w:rsidRPr="00015210" w:rsidDel="00010D8D">
          <w:delInstrText>artificial Intelligence</w:delInstrText>
        </w:r>
        <w:r w:rsidRPr="00015210" w:rsidDel="00010D8D">
          <w:delInstrText>、</w:delInstrText>
        </w:r>
        <w:r w:rsidRPr="00015210" w:rsidDel="00010D8D">
          <w:delInstrText>language model</w:delInstrText>
        </w:r>
        <w:r w:rsidRPr="00015210" w:rsidDel="00010D8D">
          <w:delInstrText>、</w:delInstrText>
        </w:r>
        <w:r w:rsidRPr="00015210" w:rsidDel="00010D8D">
          <w:delInstrText>market research</w:delInstrText>
        </w:r>
        <w:r w:rsidRPr="00015210" w:rsidDel="00010D8D">
          <w:delInstrText>、</w:delInstrText>
        </w:r>
        <w:r w:rsidRPr="00015210" w:rsidDel="00010D8D">
          <w:delInstrText xml:space="preserve">perceptual maps","page":"254-266","source":"5 (Q2)","title":"Frontiers: Determining the Validity of Large Language Models for Automated Perceptual Analysis","title-short":"Frontiers","URL":"https://pubsonline.informs.org/doi/10.1287/mksc.2023.0454","volume":"43","author":[{"family":"Li","given":"Peiyao"},{"family":"Castelo","given":"Noah"},{"family":"Katona","given":"Zsolt"},{"family":"Sarvary","given":"Miklos"}],"accessed":{"date-parts":[["2024",5,5]]},"issued":{"date-parts":[["2024",1]]}}}],"schema":"https://github.com/citation-style-language/schema/raw/master/csl-citation.json"} </w:delInstrText>
        </w:r>
        <w:r w:rsidRPr="00015210" w:rsidDel="00010D8D">
          <w:fldChar w:fldCharType="separate"/>
        </w:r>
        <w:r w:rsidRPr="00015210" w:rsidDel="00010D8D">
          <w:delText>(Li et al. 2024)</w:delText>
        </w:r>
        <w:r w:rsidRPr="00015210" w:rsidDel="00010D8D">
          <w:fldChar w:fldCharType="end"/>
        </w:r>
        <w:r w:rsidRPr="00015210" w:rsidDel="00010D8D">
          <w:delText>. Details about measure generation appear in Online Appendix B. We als</w:delText>
        </w:r>
        <w:r w:rsidRPr="00015210" w:rsidDel="00010D8D">
          <w:rPr>
            <w:rFonts w:eastAsia="Times New Roman"/>
            <w:szCs w:val="24"/>
          </w:rPr>
          <w:delText>o account for question categories and the timing of question posting.</w:delText>
        </w:r>
      </w:del>
    </w:p>
    <w:p w14:paraId="3D22ABD6" w14:textId="074D07AF" w:rsidR="00417957" w:rsidRPr="00015210" w:rsidDel="00010D8D" w:rsidRDefault="00417957">
      <w:pPr>
        <w:pStyle w:val="Paragraph0"/>
        <w:ind w:firstLine="0"/>
        <w:rPr>
          <w:del w:id="2685" w:author="Prof. LIU Ben" w:date="2026-08-25T22:16:00Z" w16du:dateUtc="2026-08-25T14:16:00Z"/>
        </w:rPr>
        <w:pPrChange w:id="2686" w:author="Prof. LIU Ben" w:date="2026-08-26T00:00:00Z" w16du:dateUtc="2026-08-25T16:00:00Z">
          <w:pPr>
            <w:pStyle w:val="Paragraph0"/>
          </w:pPr>
        </w:pPrChange>
      </w:pPr>
      <w:del w:id="2687" w:author="Prof. LIU Ben" w:date="2026-08-25T22:16:00Z" w16du:dateUtc="2026-08-25T14:16:00Z">
        <w:r w:rsidRPr="00015210" w:rsidDel="00010D8D">
          <w:delText>Online Appendix Table A1 presents balance check results demonstrating excellent balance across groups. All t-tests yield statistically insignificant results (p-values &gt; 0.05), indicating no significant differences in pre-treatment variables. All standardized differences fall well below the 0.10 threshold, with absolute values ranging from 0.003 to 0.061.</w:delText>
        </w:r>
      </w:del>
    </w:p>
    <w:p w14:paraId="7626F5AC" w14:textId="142B63B2" w:rsidR="00417957" w:rsidDel="00010D8D" w:rsidRDefault="00417957">
      <w:pPr>
        <w:pStyle w:val="Paragraph0"/>
        <w:ind w:firstLine="0"/>
        <w:rPr>
          <w:ins w:id="2688" w:author="Xin Li" w:date="2026-08-22T07:58:00Z" w16du:dateUtc="2026-08-21T23:58:00Z"/>
          <w:del w:id="2689" w:author="Prof. LIU Ben" w:date="2026-08-25T22:16:00Z" w16du:dateUtc="2026-08-25T14:16:00Z"/>
        </w:rPr>
        <w:pPrChange w:id="2690" w:author="Prof. LIU Ben" w:date="2026-08-26T00:00:00Z" w16du:dateUtc="2026-08-25T16:00:00Z">
          <w:pPr>
            <w:pStyle w:val="Paragraph0"/>
          </w:pPr>
        </w:pPrChange>
      </w:pPr>
      <w:del w:id="2691" w:author="Prof. LIU Ben" w:date="2026-08-25T22:16:00Z" w16du:dateUtc="2026-08-25T14:16:00Z">
        <w:r w:rsidRPr="00015210" w:rsidDel="00010D8D">
          <w:delText>Additionally, regression-based balance checks in Online Appendix Table A2 provide both an omnibus test of overall balance and coefficient-level diagnostics for individual covariates. This analysis accounts for question categories and posting timing. The results consistently confirm successful random assignment.</w:delText>
        </w:r>
      </w:del>
    </w:p>
    <w:p w14:paraId="0248236B" w14:textId="38991A42" w:rsidR="00417957" w:rsidRPr="00015210" w:rsidDel="001C3581" w:rsidRDefault="00417957">
      <w:pPr>
        <w:pStyle w:val="Paragraph0"/>
        <w:ind w:firstLine="0"/>
        <w:rPr>
          <w:del w:id="2692" w:author="Prof. LIU Ben" w:date="2026-08-26T00:00:00Z" w16du:dateUtc="2026-08-25T16:00:00Z"/>
        </w:rPr>
        <w:pPrChange w:id="2693" w:author="Prof. LIU Ben" w:date="2026-08-26T00:00:00Z" w16du:dateUtc="2026-08-25T16:00:00Z">
          <w:pPr>
            <w:pStyle w:val="Paragraph0"/>
          </w:pPr>
        </w:pPrChange>
      </w:pPr>
    </w:p>
    <w:p w14:paraId="6F74FD63" w14:textId="37BDB6E3" w:rsidR="0083015A" w:rsidRPr="00015210" w:rsidRDefault="0014752F" w:rsidP="00D66C4E">
      <w:pPr>
        <w:pStyle w:val="Heading1"/>
      </w:pPr>
      <w:r w:rsidRPr="00015210">
        <w:t>Results</w:t>
      </w:r>
    </w:p>
    <w:p w14:paraId="0C875BF5" w14:textId="09F66254" w:rsidR="0014752F" w:rsidRPr="00015210" w:rsidRDefault="00B51AB5" w:rsidP="0014752F">
      <w:pPr>
        <w:pStyle w:val="Heading2"/>
        <w:rPr>
          <w:lang w:eastAsia="zh-CN"/>
        </w:rPr>
      </w:pPr>
      <w:bookmarkStart w:id="2694" w:name="OLE_LINK18"/>
      <w:r w:rsidRPr="00015210">
        <w:rPr>
          <w:lang w:eastAsia="zh-CN"/>
        </w:rPr>
        <w:t>How the Effect on Answer Supply Varies with the AI Answer</w:t>
      </w:r>
    </w:p>
    <w:p w14:paraId="56ED8B1F" w14:textId="77777777" w:rsidR="001C3581" w:rsidRPr="001C3581" w:rsidRDefault="001C3581">
      <w:pPr>
        <w:pStyle w:val="Paragraph0"/>
        <w:rPr>
          <w:ins w:id="2695" w:author="Prof. LIU Ben" w:date="2026-08-26T00:01:00Z" w16du:dateUtc="2026-08-25T16:01:00Z"/>
          <w:rPrChange w:id="2696" w:author="Prof. LIU Ben" w:date="2026-08-26T00:01:00Z" w16du:dateUtc="2026-08-25T16:01:00Z">
            <w:rPr>
              <w:ins w:id="2697" w:author="Prof. LIU Ben" w:date="2026-08-26T00:01:00Z" w16du:dateUtc="2026-08-25T16:01:00Z"/>
              <w:color w:val="000000"/>
            </w:rPr>
          </w:rPrChange>
        </w:rPr>
        <w:pPrChange w:id="2698" w:author="Prof. LIU Ben" w:date="2026-08-26T00:01:00Z" w16du:dateUtc="2026-08-25T16:01:00Z">
          <w:pPr>
            <w:spacing w:before="100" w:beforeAutospacing="1" w:after="100" w:afterAutospacing="1"/>
          </w:pPr>
        </w:pPrChange>
      </w:pPr>
      <w:bookmarkStart w:id="2699" w:name="OLE_LINK9"/>
      <w:ins w:id="2700" w:author="Prof. LIU Ben" w:date="2026-08-26T00:01:00Z" w16du:dateUtc="2026-08-25T16:01:00Z">
        <w:r w:rsidRPr="001C3581">
          <w:rPr>
            <w:rPrChange w:id="2701" w:author="Prof. LIU Ben" w:date="2026-08-26T00:01:00Z" w16du:dateUtc="2026-08-25T16:01:00Z">
              <w:rPr>
                <w:color w:val="000000"/>
              </w:rPr>
            </w:rPrChange>
          </w:rPr>
          <w:t>Table 3 presents our main findings on the impact of internal GenAI-generated answers. Column 1 shows that the average effect of adding an internal GenAI answer on answer supply is negative and significant (−0.046, p &lt; 0.001). We then examine in Column 2 how this effect varies with AI answer length and AI answer quality.</w:t>
        </w:r>
      </w:ins>
    </w:p>
    <w:p w14:paraId="3927747E" w14:textId="2CA495C2" w:rsidR="0014752F" w:rsidRPr="00015210" w:rsidDel="001C3581" w:rsidRDefault="00A20131">
      <w:pPr>
        <w:pStyle w:val="Paragraph0"/>
        <w:rPr>
          <w:del w:id="2702" w:author="Prof. LIU Ben" w:date="2026-08-26T00:01:00Z" w16du:dateUtc="2026-08-25T16:01:00Z"/>
        </w:rPr>
      </w:pPr>
      <w:del w:id="2703" w:author="Prof. LIU Ben" w:date="2026-08-26T00:01:00Z" w16du:dateUtc="2026-08-25T16:01:00Z">
        <w:r w:rsidRPr="00015210" w:rsidDel="001C3581">
          <w:delText xml:space="preserve">Table </w:delText>
        </w:r>
        <w:r w:rsidR="004D1041" w:rsidRPr="00015210" w:rsidDel="001C3581">
          <w:delText>5</w:delText>
        </w:r>
        <w:r w:rsidRPr="00015210" w:rsidDel="001C3581">
          <w:delText xml:space="preserve"> </w:delText>
        </w:r>
      </w:del>
      <w:ins w:id="2704" w:author="Xin Li" w:date="2026-08-22T13:40:00Z" w16du:dateUtc="2026-08-22T05:40:00Z">
        <w:del w:id="2705" w:author="Prof. LIU Ben" w:date="2026-08-26T00:01:00Z" w16du:dateUtc="2026-08-25T16:01:00Z">
          <w:r w:rsidR="00745A6A" w:rsidDel="001C3581">
            <w:delText>3</w:delText>
          </w:r>
          <w:r w:rsidR="00745A6A" w:rsidRPr="00015210" w:rsidDel="001C3581">
            <w:delText xml:space="preserve"> </w:delText>
          </w:r>
        </w:del>
      </w:ins>
      <w:del w:id="2706" w:author="Prof. LIU Ben" w:date="2026-08-26T00:01:00Z" w16du:dateUtc="2026-08-25T16:01:00Z">
        <w:r w:rsidRPr="00015210" w:rsidDel="001C3581">
          <w:delText xml:space="preserve">presents our main findings on </w:delText>
        </w:r>
        <w:r w:rsidR="003961B0" w:rsidRPr="00015210" w:rsidDel="001C3581">
          <w:delText>internal Gen</w:delText>
        </w:r>
        <w:r w:rsidRPr="00015210" w:rsidDel="001C3581">
          <w:delText>AI-generated answers</w:delText>
        </w:r>
        <w:r w:rsidR="00534D0B" w:rsidRPr="00015210" w:rsidDel="001C3581">
          <w:delText>’</w:delText>
        </w:r>
        <w:r w:rsidRPr="00015210" w:rsidDel="001C3581">
          <w:delText xml:space="preserve"> impact</w:delText>
        </w:r>
        <w:r w:rsidR="00954DD3" w:rsidRPr="00015210" w:rsidDel="001C3581">
          <w:delText>. Columns 1 and 2 concern answer supply.</w:delText>
        </w:r>
      </w:del>
    </w:p>
    <w:p w14:paraId="734E9B7E" w14:textId="79EC6DCD" w:rsidR="00954DD3" w:rsidRPr="00015210" w:rsidDel="001C3581" w:rsidRDefault="00A20131" w:rsidP="005542CC">
      <w:pPr>
        <w:pStyle w:val="Paragraph0"/>
        <w:rPr>
          <w:del w:id="2707" w:author="Prof. LIU Ben" w:date="2026-08-26T00:01:00Z" w16du:dateUtc="2026-08-25T16:01:00Z"/>
          <w:color w:val="000000"/>
        </w:rPr>
      </w:pPr>
      <w:del w:id="2708" w:author="Prof. LIU Ben" w:date="2026-08-26T00:01:00Z" w16du:dateUtc="2026-08-25T16:01:00Z">
        <w:r w:rsidRPr="00015210" w:rsidDel="001C3581">
          <w:rPr>
            <w:color w:val="000000"/>
          </w:rPr>
          <w:delText xml:space="preserve">Table </w:delText>
        </w:r>
        <w:r w:rsidR="004D1041" w:rsidRPr="00015210" w:rsidDel="001C3581">
          <w:rPr>
            <w:color w:val="000000"/>
          </w:rPr>
          <w:delText>5</w:delText>
        </w:r>
        <w:r w:rsidRPr="00015210" w:rsidDel="001C3581">
          <w:rPr>
            <w:color w:val="000000"/>
          </w:rPr>
          <w:delText xml:space="preserve"> reports the main results. Column 1 shows that</w:delText>
        </w:r>
        <w:r w:rsidR="00954DD3" w:rsidRPr="00015210" w:rsidDel="001C3581">
          <w:rPr>
            <w:color w:val="000000"/>
          </w:rPr>
          <w:delText xml:space="preserve"> </w:delText>
        </w:r>
        <w:r w:rsidRPr="00015210" w:rsidDel="001C3581">
          <w:rPr>
            <w:color w:val="000000"/>
          </w:rPr>
          <w:delText xml:space="preserve">the </w:delText>
        </w:r>
        <w:r w:rsidR="003961B0" w:rsidRPr="00015210" w:rsidDel="001C3581">
          <w:rPr>
            <w:color w:val="000000"/>
          </w:rPr>
          <w:delText>average</w:delText>
        </w:r>
        <w:r w:rsidRPr="00015210" w:rsidDel="001C3581">
          <w:rPr>
            <w:color w:val="000000"/>
          </w:rPr>
          <w:delText xml:space="preserve"> effect of </w:delText>
        </w:r>
        <w:r w:rsidR="00954DD3" w:rsidRPr="00015210" w:rsidDel="001C3581">
          <w:rPr>
            <w:color w:val="000000"/>
          </w:rPr>
          <w:delText>adding an internal Gen</w:delText>
        </w:r>
        <w:r w:rsidRPr="00015210" w:rsidDel="001C3581">
          <w:rPr>
            <w:color w:val="000000"/>
          </w:rPr>
          <w:delText>AI on answer supply is negative and significant (-0.046, p&lt;0.0</w:delText>
        </w:r>
        <w:r w:rsidR="003961B0" w:rsidRPr="00015210" w:rsidDel="001C3581">
          <w:rPr>
            <w:color w:val="000000"/>
          </w:rPr>
          <w:delText>0</w:delText>
        </w:r>
        <w:r w:rsidRPr="00015210" w:rsidDel="001C3581">
          <w:rPr>
            <w:color w:val="000000"/>
          </w:rPr>
          <w:delText xml:space="preserve">1). </w:delText>
        </w:r>
        <w:r w:rsidR="00954DD3" w:rsidRPr="00015210" w:rsidDel="001C3581">
          <w:rPr>
            <w:color w:val="000000"/>
          </w:rPr>
          <w:delText>We further study how the effect varies with AI answer length and AI answer quality</w:delText>
        </w:r>
        <w:r w:rsidR="00DD1632" w:rsidRPr="00015210" w:rsidDel="001C3581">
          <w:rPr>
            <w:color w:val="000000"/>
          </w:rPr>
          <w:delText xml:space="preserve"> in Column 2</w:delText>
        </w:r>
        <w:r w:rsidR="00954DD3" w:rsidRPr="00015210" w:rsidDel="001C3581">
          <w:rPr>
            <w:color w:val="000000"/>
          </w:rPr>
          <w:delText>.</w:delText>
        </w:r>
        <w:r w:rsidRPr="00015210" w:rsidDel="001C3581">
          <w:rPr>
            <w:color w:val="000000"/>
          </w:rPr>
          <w:delText xml:space="preserve"> </w:delText>
        </w:r>
      </w:del>
    </w:p>
    <w:p w14:paraId="49347FFC" w14:textId="30308BD7" w:rsidR="00797DC6" w:rsidRPr="00015210" w:rsidRDefault="00797DC6" w:rsidP="00797DC6">
      <w:pPr>
        <w:pStyle w:val="TableFiguretitle"/>
      </w:pPr>
      <w:r w:rsidRPr="00015210">
        <w:t>Table</w:t>
      </w:r>
      <w:r w:rsidR="004D1041" w:rsidRPr="00015210">
        <w:t xml:space="preserve"> </w:t>
      </w:r>
      <w:del w:id="2709" w:author="Xin Li" w:date="2026-08-22T13:40:00Z" w16du:dateUtc="2026-08-22T05:40:00Z">
        <w:r w:rsidR="004D1041" w:rsidRPr="00015210" w:rsidDel="00745A6A">
          <w:delText>5</w:delText>
        </w:r>
      </w:del>
      <w:ins w:id="2710" w:author="Xin Li" w:date="2026-08-22T13:40:00Z" w16du:dateUtc="2026-08-22T05:40:00Z">
        <w:r w:rsidR="00745A6A">
          <w:t>3</w:t>
        </w:r>
      </w:ins>
      <w:r w:rsidRPr="00015210">
        <w:t>. The impact of AI-generated answers on answer supply and answer quality</w:t>
      </w:r>
    </w:p>
    <w:tbl>
      <w:tblPr>
        <w:tblW w:w="5000" w:type="pct"/>
        <w:jc w:val="center"/>
        <w:tblLayout w:type="fixed"/>
        <w:tblLook w:val="04A0" w:firstRow="1" w:lastRow="0" w:firstColumn="1" w:lastColumn="0" w:noHBand="0" w:noVBand="1"/>
        <w:tblPrChange w:id="2711" w:author="Xin Li" w:date="2026-08-22T07:59:00Z" w16du:dateUtc="2026-08-21T23:59:00Z">
          <w:tblPr>
            <w:tblW w:w="5000" w:type="pct"/>
            <w:jc w:val="center"/>
            <w:tblLayout w:type="fixed"/>
            <w:tblLook w:val="04A0" w:firstRow="1" w:lastRow="0" w:firstColumn="1" w:lastColumn="0" w:noHBand="0" w:noVBand="1"/>
          </w:tblPr>
        </w:tblPrChange>
      </w:tblPr>
      <w:tblGrid>
        <w:gridCol w:w="2600"/>
        <w:gridCol w:w="1690"/>
        <w:gridCol w:w="1690"/>
        <w:gridCol w:w="1690"/>
        <w:gridCol w:w="1690"/>
        <w:tblGridChange w:id="2712">
          <w:tblGrid>
            <w:gridCol w:w="2600"/>
            <w:gridCol w:w="1690"/>
            <w:gridCol w:w="1690"/>
            <w:gridCol w:w="1690"/>
            <w:gridCol w:w="1690"/>
          </w:tblGrid>
        </w:tblGridChange>
      </w:tblGrid>
      <w:tr w:rsidR="000D48EE" w:rsidRPr="00015210" w14:paraId="1241F1A8" w14:textId="77777777" w:rsidTr="00417957">
        <w:trPr>
          <w:jc w:val="center"/>
          <w:trPrChange w:id="2713" w:author="Xin Li" w:date="2026-08-22T07:59:00Z" w16du:dateUtc="2026-08-21T23:59:00Z">
            <w:trPr>
              <w:trHeight w:val="320"/>
              <w:jc w:val="center"/>
            </w:trPr>
          </w:trPrChange>
        </w:trPr>
        <w:tc>
          <w:tcPr>
            <w:tcW w:w="2000" w:type="dxa"/>
            <w:tcBorders>
              <w:top w:val="single" w:sz="4" w:space="0" w:color="auto"/>
              <w:left w:val="nil"/>
              <w:bottom w:val="nil"/>
              <w:right w:val="nil"/>
            </w:tcBorders>
            <w:noWrap/>
            <w:hideMark/>
            <w:tcPrChange w:id="2714" w:author="Xin Li" w:date="2026-08-22T07:59:00Z" w16du:dateUtc="2026-08-21T23:59:00Z">
              <w:tcPr>
                <w:tcW w:w="2000" w:type="dxa"/>
                <w:tcBorders>
                  <w:top w:val="single" w:sz="4" w:space="0" w:color="auto"/>
                  <w:left w:val="nil"/>
                  <w:bottom w:val="nil"/>
                  <w:right w:val="nil"/>
                </w:tcBorders>
                <w:noWrap/>
                <w:hideMark/>
              </w:tcPr>
            </w:tcPrChange>
          </w:tcPr>
          <w:p w14:paraId="0F9B8BE0"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 </w:t>
            </w:r>
          </w:p>
        </w:tc>
        <w:tc>
          <w:tcPr>
            <w:tcW w:w="1300" w:type="dxa"/>
            <w:tcBorders>
              <w:top w:val="single" w:sz="4" w:space="0" w:color="auto"/>
              <w:left w:val="nil"/>
              <w:bottom w:val="nil"/>
              <w:right w:val="nil"/>
            </w:tcBorders>
            <w:noWrap/>
            <w:hideMark/>
            <w:tcPrChange w:id="2715" w:author="Xin Li" w:date="2026-08-22T07:59:00Z" w16du:dateUtc="2026-08-21T23:59:00Z">
              <w:tcPr>
                <w:tcW w:w="1300" w:type="dxa"/>
                <w:tcBorders>
                  <w:top w:val="single" w:sz="4" w:space="0" w:color="auto"/>
                  <w:left w:val="nil"/>
                  <w:bottom w:val="nil"/>
                  <w:right w:val="nil"/>
                </w:tcBorders>
                <w:noWrap/>
                <w:hideMark/>
              </w:tcPr>
            </w:tcPrChange>
          </w:tcPr>
          <w:p w14:paraId="5D51C101" w14:textId="77777777" w:rsidR="000D48EE" w:rsidRPr="00015210" w:rsidRDefault="000D48EE">
            <w:pPr>
              <w:jc w:val="center"/>
              <w:rPr>
                <w:color w:val="000000"/>
                <w:sz w:val="20"/>
                <w:szCs w:val="20"/>
              </w:rPr>
            </w:pPr>
            <w:r w:rsidRPr="00015210">
              <w:rPr>
                <w:color w:val="000000"/>
                <w:sz w:val="20"/>
                <w:szCs w:val="20"/>
              </w:rPr>
              <w:t>(1)</w:t>
            </w:r>
          </w:p>
        </w:tc>
        <w:tc>
          <w:tcPr>
            <w:tcW w:w="1300" w:type="dxa"/>
            <w:tcBorders>
              <w:top w:val="single" w:sz="4" w:space="0" w:color="auto"/>
              <w:left w:val="nil"/>
              <w:bottom w:val="nil"/>
              <w:right w:val="nil"/>
            </w:tcBorders>
            <w:noWrap/>
            <w:hideMark/>
            <w:tcPrChange w:id="2716" w:author="Xin Li" w:date="2026-08-22T07:59:00Z" w16du:dateUtc="2026-08-21T23:59:00Z">
              <w:tcPr>
                <w:tcW w:w="1300" w:type="dxa"/>
                <w:tcBorders>
                  <w:top w:val="single" w:sz="4" w:space="0" w:color="auto"/>
                  <w:left w:val="nil"/>
                  <w:bottom w:val="nil"/>
                  <w:right w:val="nil"/>
                </w:tcBorders>
                <w:noWrap/>
                <w:hideMark/>
              </w:tcPr>
            </w:tcPrChange>
          </w:tcPr>
          <w:p w14:paraId="246618C9" w14:textId="77777777" w:rsidR="000D48EE" w:rsidRPr="00015210" w:rsidRDefault="000D48EE">
            <w:pPr>
              <w:jc w:val="center"/>
              <w:rPr>
                <w:color w:val="000000"/>
                <w:sz w:val="20"/>
                <w:szCs w:val="20"/>
              </w:rPr>
            </w:pPr>
            <w:r w:rsidRPr="00015210">
              <w:rPr>
                <w:color w:val="000000"/>
                <w:sz w:val="20"/>
                <w:szCs w:val="20"/>
              </w:rPr>
              <w:t>(2)</w:t>
            </w:r>
          </w:p>
        </w:tc>
        <w:tc>
          <w:tcPr>
            <w:tcW w:w="1300" w:type="dxa"/>
            <w:tcBorders>
              <w:top w:val="single" w:sz="4" w:space="0" w:color="auto"/>
              <w:left w:val="nil"/>
              <w:bottom w:val="nil"/>
              <w:right w:val="nil"/>
            </w:tcBorders>
            <w:noWrap/>
            <w:hideMark/>
            <w:tcPrChange w:id="2717" w:author="Xin Li" w:date="2026-08-22T07:59:00Z" w16du:dateUtc="2026-08-21T23:59:00Z">
              <w:tcPr>
                <w:tcW w:w="1300" w:type="dxa"/>
                <w:tcBorders>
                  <w:top w:val="single" w:sz="4" w:space="0" w:color="auto"/>
                  <w:left w:val="nil"/>
                  <w:bottom w:val="nil"/>
                  <w:right w:val="nil"/>
                </w:tcBorders>
                <w:noWrap/>
                <w:hideMark/>
              </w:tcPr>
            </w:tcPrChange>
          </w:tcPr>
          <w:p w14:paraId="7BD18D30" w14:textId="77777777" w:rsidR="000D48EE" w:rsidRPr="00015210" w:rsidRDefault="000D48EE">
            <w:pPr>
              <w:jc w:val="center"/>
              <w:rPr>
                <w:color w:val="000000"/>
                <w:sz w:val="20"/>
                <w:szCs w:val="20"/>
              </w:rPr>
            </w:pPr>
            <w:r w:rsidRPr="00015210">
              <w:rPr>
                <w:color w:val="000000"/>
                <w:sz w:val="20"/>
                <w:szCs w:val="20"/>
              </w:rPr>
              <w:t>(3)</w:t>
            </w:r>
          </w:p>
        </w:tc>
        <w:tc>
          <w:tcPr>
            <w:tcW w:w="1300" w:type="dxa"/>
            <w:tcBorders>
              <w:top w:val="single" w:sz="4" w:space="0" w:color="auto"/>
              <w:left w:val="nil"/>
              <w:bottom w:val="nil"/>
              <w:right w:val="nil"/>
            </w:tcBorders>
            <w:noWrap/>
            <w:hideMark/>
            <w:tcPrChange w:id="2718" w:author="Xin Li" w:date="2026-08-22T07:59:00Z" w16du:dateUtc="2026-08-21T23:59:00Z">
              <w:tcPr>
                <w:tcW w:w="1300" w:type="dxa"/>
                <w:tcBorders>
                  <w:top w:val="single" w:sz="4" w:space="0" w:color="auto"/>
                  <w:left w:val="nil"/>
                  <w:bottom w:val="nil"/>
                  <w:right w:val="nil"/>
                </w:tcBorders>
                <w:noWrap/>
                <w:hideMark/>
              </w:tcPr>
            </w:tcPrChange>
          </w:tcPr>
          <w:p w14:paraId="31227727" w14:textId="77777777" w:rsidR="000D48EE" w:rsidRPr="00015210" w:rsidRDefault="000D48EE">
            <w:pPr>
              <w:jc w:val="center"/>
              <w:rPr>
                <w:color w:val="000000"/>
                <w:sz w:val="20"/>
                <w:szCs w:val="20"/>
              </w:rPr>
            </w:pPr>
            <w:r w:rsidRPr="00015210">
              <w:rPr>
                <w:color w:val="000000"/>
                <w:sz w:val="20"/>
                <w:szCs w:val="20"/>
              </w:rPr>
              <w:t>(4)</w:t>
            </w:r>
          </w:p>
        </w:tc>
      </w:tr>
      <w:tr w:rsidR="000D48EE" w:rsidRPr="00015210" w14:paraId="7AB6C435" w14:textId="77777777" w:rsidTr="00417957">
        <w:trPr>
          <w:jc w:val="center"/>
          <w:trPrChange w:id="2719" w:author="Xin Li" w:date="2026-08-22T07:59:00Z" w16du:dateUtc="2026-08-21T23:59:00Z">
            <w:trPr>
              <w:trHeight w:val="320"/>
              <w:jc w:val="center"/>
            </w:trPr>
          </w:trPrChange>
        </w:trPr>
        <w:tc>
          <w:tcPr>
            <w:tcW w:w="2000" w:type="dxa"/>
            <w:tcBorders>
              <w:top w:val="nil"/>
              <w:left w:val="nil"/>
              <w:bottom w:val="nil"/>
              <w:right w:val="nil"/>
            </w:tcBorders>
            <w:noWrap/>
            <w:hideMark/>
            <w:tcPrChange w:id="2720" w:author="Xin Li" w:date="2026-08-22T07:59:00Z" w16du:dateUtc="2026-08-21T23:59:00Z">
              <w:tcPr>
                <w:tcW w:w="2000" w:type="dxa"/>
                <w:tcBorders>
                  <w:top w:val="nil"/>
                  <w:left w:val="nil"/>
                  <w:bottom w:val="nil"/>
                  <w:right w:val="nil"/>
                </w:tcBorders>
                <w:noWrap/>
                <w:hideMark/>
              </w:tcPr>
            </w:tcPrChange>
          </w:tcPr>
          <w:p w14:paraId="06E06F62"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DV</w:t>
            </w:r>
          </w:p>
        </w:tc>
        <w:tc>
          <w:tcPr>
            <w:tcW w:w="2600" w:type="dxa"/>
            <w:gridSpan w:val="2"/>
            <w:tcBorders>
              <w:top w:val="nil"/>
              <w:left w:val="nil"/>
              <w:bottom w:val="single" w:sz="4" w:space="0" w:color="auto"/>
              <w:right w:val="nil"/>
            </w:tcBorders>
            <w:hideMark/>
            <w:tcPrChange w:id="2721" w:author="Xin Li" w:date="2026-08-22T07:59:00Z" w16du:dateUtc="2026-08-21T23:59:00Z">
              <w:tcPr>
                <w:tcW w:w="2600" w:type="dxa"/>
                <w:gridSpan w:val="2"/>
                <w:tcBorders>
                  <w:top w:val="nil"/>
                  <w:left w:val="nil"/>
                  <w:bottom w:val="single" w:sz="4" w:space="0" w:color="auto"/>
                  <w:right w:val="nil"/>
                </w:tcBorders>
                <w:hideMark/>
              </w:tcPr>
            </w:tcPrChange>
          </w:tcPr>
          <w:p w14:paraId="6B1DC2AA" w14:textId="77777777" w:rsidR="000D48EE" w:rsidRPr="00015210" w:rsidRDefault="000D48EE">
            <w:pPr>
              <w:jc w:val="center"/>
              <w:rPr>
                <w:color w:val="000000"/>
                <w:sz w:val="20"/>
                <w:szCs w:val="20"/>
              </w:rPr>
            </w:pPr>
            <w:r w:rsidRPr="00015210">
              <w:rPr>
                <w:color w:val="000000"/>
                <w:sz w:val="20"/>
                <w:szCs w:val="20"/>
              </w:rPr>
              <w:t>Log(answer number in 7 days)</w:t>
            </w:r>
          </w:p>
        </w:tc>
        <w:tc>
          <w:tcPr>
            <w:tcW w:w="2600" w:type="dxa"/>
            <w:gridSpan w:val="2"/>
            <w:tcBorders>
              <w:top w:val="nil"/>
              <w:left w:val="nil"/>
              <w:bottom w:val="single" w:sz="4" w:space="0" w:color="auto"/>
              <w:right w:val="nil"/>
            </w:tcBorders>
            <w:hideMark/>
            <w:tcPrChange w:id="2722" w:author="Xin Li" w:date="2026-08-22T07:59:00Z" w16du:dateUtc="2026-08-21T23:59:00Z">
              <w:tcPr>
                <w:tcW w:w="2600" w:type="dxa"/>
                <w:gridSpan w:val="2"/>
                <w:tcBorders>
                  <w:top w:val="nil"/>
                  <w:left w:val="nil"/>
                  <w:bottom w:val="single" w:sz="4" w:space="0" w:color="auto"/>
                  <w:right w:val="nil"/>
                </w:tcBorders>
                <w:hideMark/>
              </w:tcPr>
            </w:tcPrChange>
          </w:tcPr>
          <w:p w14:paraId="6FC1D935" w14:textId="77777777" w:rsidR="000D48EE" w:rsidRPr="00015210" w:rsidRDefault="000D48EE">
            <w:pPr>
              <w:jc w:val="center"/>
              <w:rPr>
                <w:color w:val="000000"/>
                <w:sz w:val="20"/>
                <w:szCs w:val="20"/>
              </w:rPr>
            </w:pPr>
            <w:r w:rsidRPr="00015210">
              <w:rPr>
                <w:color w:val="000000"/>
                <w:sz w:val="20"/>
                <w:szCs w:val="20"/>
              </w:rPr>
              <w:t>First answer quality</w:t>
            </w:r>
          </w:p>
        </w:tc>
      </w:tr>
      <w:tr w:rsidR="000D48EE" w:rsidRPr="00015210" w14:paraId="624D0F50" w14:textId="77777777" w:rsidTr="00417957">
        <w:trPr>
          <w:jc w:val="center"/>
          <w:trPrChange w:id="2723" w:author="Xin Li" w:date="2026-08-22T07:59:00Z" w16du:dateUtc="2026-08-21T23:59:00Z">
            <w:trPr>
              <w:trHeight w:val="320"/>
              <w:jc w:val="center"/>
            </w:trPr>
          </w:trPrChange>
        </w:trPr>
        <w:tc>
          <w:tcPr>
            <w:tcW w:w="2000" w:type="dxa"/>
            <w:vMerge w:val="restart"/>
            <w:tcBorders>
              <w:top w:val="nil"/>
              <w:left w:val="nil"/>
              <w:bottom w:val="nil"/>
              <w:right w:val="nil"/>
            </w:tcBorders>
            <w:noWrap/>
            <w:hideMark/>
            <w:tcPrChange w:id="2724" w:author="Xin Li" w:date="2026-08-22T07:59:00Z" w16du:dateUtc="2026-08-21T23:59:00Z">
              <w:tcPr>
                <w:tcW w:w="2000" w:type="dxa"/>
                <w:vMerge w:val="restart"/>
                <w:tcBorders>
                  <w:top w:val="nil"/>
                  <w:left w:val="nil"/>
                  <w:bottom w:val="nil"/>
                  <w:right w:val="nil"/>
                </w:tcBorders>
                <w:noWrap/>
                <w:hideMark/>
              </w:tcPr>
            </w:tcPrChange>
          </w:tcPr>
          <w:p w14:paraId="50920C21"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00" w:type="dxa"/>
            <w:tcBorders>
              <w:top w:val="nil"/>
              <w:left w:val="nil"/>
              <w:bottom w:val="nil"/>
              <w:right w:val="nil"/>
            </w:tcBorders>
            <w:noWrap/>
            <w:hideMark/>
            <w:tcPrChange w:id="2725" w:author="Xin Li" w:date="2026-08-22T07:59:00Z" w16du:dateUtc="2026-08-21T23:59:00Z">
              <w:tcPr>
                <w:tcW w:w="1300" w:type="dxa"/>
                <w:tcBorders>
                  <w:top w:val="nil"/>
                  <w:left w:val="nil"/>
                  <w:bottom w:val="nil"/>
                  <w:right w:val="nil"/>
                </w:tcBorders>
                <w:noWrap/>
                <w:hideMark/>
              </w:tcPr>
            </w:tcPrChange>
          </w:tcPr>
          <w:p w14:paraId="0DE836F7"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Change w:id="2726" w:author="Xin Li" w:date="2026-08-22T07:59:00Z" w16du:dateUtc="2026-08-21T23:59:00Z">
              <w:tcPr>
                <w:tcW w:w="1300" w:type="dxa"/>
                <w:tcBorders>
                  <w:top w:val="nil"/>
                  <w:left w:val="nil"/>
                  <w:bottom w:val="nil"/>
                  <w:right w:val="nil"/>
                </w:tcBorders>
                <w:noWrap/>
                <w:hideMark/>
              </w:tcPr>
            </w:tcPrChange>
          </w:tcPr>
          <w:p w14:paraId="20916791" w14:textId="77777777" w:rsidR="000D48EE" w:rsidRPr="00015210" w:rsidRDefault="000D48EE">
            <w:pPr>
              <w:jc w:val="center"/>
              <w:rPr>
                <w:color w:val="000000"/>
                <w:sz w:val="20"/>
                <w:szCs w:val="20"/>
              </w:rPr>
            </w:pPr>
            <w:r w:rsidRPr="00015210">
              <w:rPr>
                <w:color w:val="000000"/>
                <w:sz w:val="20"/>
                <w:szCs w:val="20"/>
              </w:rPr>
              <w:t>0.188*</w:t>
            </w:r>
          </w:p>
        </w:tc>
        <w:tc>
          <w:tcPr>
            <w:tcW w:w="1300" w:type="dxa"/>
            <w:tcBorders>
              <w:top w:val="nil"/>
              <w:left w:val="nil"/>
              <w:bottom w:val="nil"/>
              <w:right w:val="nil"/>
            </w:tcBorders>
            <w:noWrap/>
            <w:hideMark/>
            <w:tcPrChange w:id="2727" w:author="Xin Li" w:date="2026-08-22T07:59:00Z" w16du:dateUtc="2026-08-21T23:59:00Z">
              <w:tcPr>
                <w:tcW w:w="1300" w:type="dxa"/>
                <w:tcBorders>
                  <w:top w:val="nil"/>
                  <w:left w:val="nil"/>
                  <w:bottom w:val="nil"/>
                  <w:right w:val="nil"/>
                </w:tcBorders>
                <w:noWrap/>
                <w:hideMark/>
              </w:tcPr>
            </w:tcPrChange>
          </w:tcPr>
          <w:p w14:paraId="053EE43F" w14:textId="77777777" w:rsidR="000D48EE" w:rsidRPr="00015210" w:rsidRDefault="000D48EE">
            <w:pPr>
              <w:jc w:val="center"/>
              <w:rPr>
                <w:color w:val="000000"/>
                <w:sz w:val="20"/>
                <w:szCs w:val="20"/>
              </w:rPr>
            </w:pPr>
            <w:r w:rsidRPr="00015210">
              <w:rPr>
                <w:color w:val="000000"/>
                <w:sz w:val="20"/>
                <w:szCs w:val="20"/>
              </w:rPr>
              <w:t>0.072</w:t>
            </w:r>
          </w:p>
        </w:tc>
        <w:tc>
          <w:tcPr>
            <w:tcW w:w="1300" w:type="dxa"/>
            <w:tcBorders>
              <w:top w:val="nil"/>
              <w:left w:val="nil"/>
              <w:bottom w:val="nil"/>
              <w:right w:val="nil"/>
            </w:tcBorders>
            <w:noWrap/>
            <w:hideMark/>
            <w:tcPrChange w:id="2728" w:author="Xin Li" w:date="2026-08-22T07:59:00Z" w16du:dateUtc="2026-08-21T23:59:00Z">
              <w:tcPr>
                <w:tcW w:w="1300" w:type="dxa"/>
                <w:tcBorders>
                  <w:top w:val="nil"/>
                  <w:left w:val="nil"/>
                  <w:bottom w:val="nil"/>
                  <w:right w:val="nil"/>
                </w:tcBorders>
                <w:noWrap/>
                <w:hideMark/>
              </w:tcPr>
            </w:tcPrChange>
          </w:tcPr>
          <w:p w14:paraId="58C6EBB3" w14:textId="77777777" w:rsidR="000D48EE" w:rsidRPr="00015210" w:rsidRDefault="000D48EE">
            <w:pPr>
              <w:jc w:val="center"/>
              <w:rPr>
                <w:color w:val="000000"/>
                <w:sz w:val="20"/>
                <w:szCs w:val="20"/>
              </w:rPr>
            </w:pPr>
            <w:r w:rsidRPr="00015210">
              <w:rPr>
                <w:color w:val="000000"/>
                <w:sz w:val="20"/>
                <w:szCs w:val="20"/>
              </w:rPr>
              <w:t>0.411</w:t>
            </w:r>
          </w:p>
        </w:tc>
      </w:tr>
      <w:tr w:rsidR="000D48EE" w:rsidRPr="00015210" w14:paraId="0F0E1809" w14:textId="77777777" w:rsidTr="00417957">
        <w:trPr>
          <w:jc w:val="center"/>
          <w:trPrChange w:id="2729" w:author="Xin Li" w:date="2026-08-22T07:59:00Z" w16du:dateUtc="2026-08-21T23:59:00Z">
            <w:trPr>
              <w:trHeight w:val="320"/>
              <w:jc w:val="center"/>
            </w:trPr>
          </w:trPrChange>
        </w:trPr>
        <w:tc>
          <w:tcPr>
            <w:tcW w:w="2000" w:type="dxa"/>
            <w:vMerge/>
            <w:tcBorders>
              <w:top w:val="nil"/>
              <w:left w:val="nil"/>
              <w:bottom w:val="nil"/>
              <w:right w:val="nil"/>
            </w:tcBorders>
            <w:hideMark/>
            <w:tcPrChange w:id="2730" w:author="Xin Li" w:date="2026-08-22T07:59:00Z" w16du:dateUtc="2026-08-21T23:59:00Z">
              <w:tcPr>
                <w:tcW w:w="2000" w:type="dxa"/>
                <w:vMerge/>
                <w:tcBorders>
                  <w:top w:val="nil"/>
                  <w:left w:val="nil"/>
                  <w:bottom w:val="nil"/>
                  <w:right w:val="nil"/>
                </w:tcBorders>
                <w:hideMark/>
              </w:tcPr>
            </w:tcPrChange>
          </w:tcPr>
          <w:p w14:paraId="41514F5F"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Change w:id="2731" w:author="Xin Li" w:date="2026-08-22T07:59:00Z" w16du:dateUtc="2026-08-21T23:59:00Z">
              <w:tcPr>
                <w:tcW w:w="1300" w:type="dxa"/>
                <w:tcBorders>
                  <w:top w:val="nil"/>
                  <w:left w:val="nil"/>
                  <w:bottom w:val="nil"/>
                  <w:right w:val="nil"/>
                </w:tcBorders>
                <w:noWrap/>
                <w:hideMark/>
              </w:tcPr>
            </w:tcPrChange>
          </w:tcPr>
          <w:p w14:paraId="675ECB26" w14:textId="77777777" w:rsidR="000D48EE" w:rsidRPr="00015210" w:rsidRDefault="000D48EE">
            <w:pPr>
              <w:jc w:val="center"/>
              <w:rPr>
                <w:color w:val="000000"/>
                <w:sz w:val="20"/>
                <w:szCs w:val="20"/>
              </w:rPr>
            </w:pPr>
            <w:r w:rsidRPr="00015210">
              <w:rPr>
                <w:color w:val="000000"/>
                <w:sz w:val="20"/>
                <w:szCs w:val="20"/>
              </w:rPr>
              <w:t>(0.011)</w:t>
            </w:r>
          </w:p>
        </w:tc>
        <w:tc>
          <w:tcPr>
            <w:tcW w:w="1300" w:type="dxa"/>
            <w:tcBorders>
              <w:top w:val="nil"/>
              <w:left w:val="nil"/>
              <w:bottom w:val="nil"/>
              <w:right w:val="nil"/>
            </w:tcBorders>
            <w:noWrap/>
            <w:hideMark/>
            <w:tcPrChange w:id="2732" w:author="Xin Li" w:date="2026-08-22T07:59:00Z" w16du:dateUtc="2026-08-21T23:59:00Z">
              <w:tcPr>
                <w:tcW w:w="1300" w:type="dxa"/>
                <w:tcBorders>
                  <w:top w:val="nil"/>
                  <w:left w:val="nil"/>
                  <w:bottom w:val="nil"/>
                  <w:right w:val="nil"/>
                </w:tcBorders>
                <w:noWrap/>
                <w:hideMark/>
              </w:tcPr>
            </w:tcPrChange>
          </w:tcPr>
          <w:p w14:paraId="3AA45044" w14:textId="77777777" w:rsidR="000D48EE" w:rsidRPr="00015210" w:rsidRDefault="000D48EE">
            <w:pPr>
              <w:jc w:val="center"/>
              <w:rPr>
                <w:color w:val="000000"/>
                <w:sz w:val="20"/>
                <w:szCs w:val="20"/>
              </w:rPr>
            </w:pPr>
            <w:r w:rsidRPr="00015210">
              <w:rPr>
                <w:color w:val="000000"/>
                <w:sz w:val="20"/>
                <w:szCs w:val="20"/>
              </w:rPr>
              <w:t>(0.080)</w:t>
            </w:r>
          </w:p>
        </w:tc>
        <w:tc>
          <w:tcPr>
            <w:tcW w:w="1300" w:type="dxa"/>
            <w:tcBorders>
              <w:top w:val="nil"/>
              <w:left w:val="nil"/>
              <w:bottom w:val="nil"/>
              <w:right w:val="nil"/>
            </w:tcBorders>
            <w:noWrap/>
            <w:hideMark/>
            <w:tcPrChange w:id="2733" w:author="Xin Li" w:date="2026-08-22T07:59:00Z" w16du:dateUtc="2026-08-21T23:59:00Z">
              <w:tcPr>
                <w:tcW w:w="1300" w:type="dxa"/>
                <w:tcBorders>
                  <w:top w:val="nil"/>
                  <w:left w:val="nil"/>
                  <w:bottom w:val="nil"/>
                  <w:right w:val="nil"/>
                </w:tcBorders>
                <w:noWrap/>
                <w:hideMark/>
              </w:tcPr>
            </w:tcPrChange>
          </w:tcPr>
          <w:p w14:paraId="4CA803EA" w14:textId="77777777" w:rsidR="000D48EE" w:rsidRPr="00015210" w:rsidRDefault="000D48EE">
            <w:pPr>
              <w:jc w:val="center"/>
              <w:rPr>
                <w:color w:val="000000"/>
                <w:sz w:val="20"/>
                <w:szCs w:val="20"/>
              </w:rPr>
            </w:pPr>
            <w:r w:rsidRPr="00015210">
              <w:rPr>
                <w:color w:val="000000"/>
                <w:sz w:val="20"/>
                <w:szCs w:val="20"/>
              </w:rPr>
              <w:t>(0.083)</w:t>
            </w:r>
          </w:p>
        </w:tc>
        <w:tc>
          <w:tcPr>
            <w:tcW w:w="1300" w:type="dxa"/>
            <w:tcBorders>
              <w:top w:val="nil"/>
              <w:left w:val="nil"/>
              <w:bottom w:val="nil"/>
              <w:right w:val="nil"/>
            </w:tcBorders>
            <w:noWrap/>
            <w:hideMark/>
            <w:tcPrChange w:id="2734" w:author="Xin Li" w:date="2026-08-22T07:59:00Z" w16du:dateUtc="2026-08-21T23:59:00Z">
              <w:tcPr>
                <w:tcW w:w="1300" w:type="dxa"/>
                <w:tcBorders>
                  <w:top w:val="nil"/>
                  <w:left w:val="nil"/>
                  <w:bottom w:val="nil"/>
                  <w:right w:val="nil"/>
                </w:tcBorders>
                <w:noWrap/>
                <w:hideMark/>
              </w:tcPr>
            </w:tcPrChange>
          </w:tcPr>
          <w:p w14:paraId="64AAFF39" w14:textId="77777777" w:rsidR="000D48EE" w:rsidRPr="00015210" w:rsidRDefault="000D48EE">
            <w:pPr>
              <w:jc w:val="center"/>
              <w:rPr>
                <w:color w:val="000000"/>
                <w:sz w:val="20"/>
                <w:szCs w:val="20"/>
              </w:rPr>
            </w:pPr>
            <w:r w:rsidRPr="00015210">
              <w:rPr>
                <w:color w:val="000000"/>
                <w:sz w:val="20"/>
                <w:szCs w:val="20"/>
              </w:rPr>
              <w:t>(0.718)</w:t>
            </w:r>
          </w:p>
        </w:tc>
      </w:tr>
      <w:tr w:rsidR="000D48EE" w:rsidRPr="00015210" w14:paraId="4BE4A6E6" w14:textId="77777777" w:rsidTr="00417957">
        <w:trPr>
          <w:jc w:val="center"/>
          <w:trPrChange w:id="2735" w:author="Xin Li" w:date="2026-08-22T07:59:00Z" w16du:dateUtc="2026-08-21T23:59:00Z">
            <w:trPr>
              <w:trHeight w:val="320"/>
              <w:jc w:val="center"/>
            </w:trPr>
          </w:trPrChange>
        </w:trPr>
        <w:tc>
          <w:tcPr>
            <w:tcW w:w="2000" w:type="dxa"/>
            <w:vMerge w:val="restart"/>
            <w:tcBorders>
              <w:top w:val="nil"/>
              <w:left w:val="nil"/>
              <w:bottom w:val="nil"/>
              <w:right w:val="nil"/>
            </w:tcBorders>
            <w:noWrap/>
            <w:hideMark/>
            <w:tcPrChange w:id="2736" w:author="Xin Li" w:date="2026-08-22T07:59:00Z" w16du:dateUtc="2026-08-21T23:59:00Z">
              <w:tcPr>
                <w:tcW w:w="2000" w:type="dxa"/>
                <w:vMerge w:val="restart"/>
                <w:tcBorders>
                  <w:top w:val="nil"/>
                  <w:left w:val="nil"/>
                  <w:bottom w:val="nil"/>
                  <w:right w:val="nil"/>
                </w:tcBorders>
                <w:noWrap/>
                <w:hideMark/>
              </w:tcPr>
            </w:tcPrChange>
          </w:tcPr>
          <w:p w14:paraId="2ABCBB15"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300" w:type="dxa"/>
            <w:tcBorders>
              <w:top w:val="nil"/>
              <w:left w:val="nil"/>
              <w:bottom w:val="nil"/>
              <w:right w:val="nil"/>
            </w:tcBorders>
            <w:noWrap/>
            <w:hideMark/>
            <w:tcPrChange w:id="2737" w:author="Xin Li" w:date="2026-08-22T07:59:00Z" w16du:dateUtc="2026-08-21T23:59:00Z">
              <w:tcPr>
                <w:tcW w:w="1300" w:type="dxa"/>
                <w:tcBorders>
                  <w:top w:val="nil"/>
                  <w:left w:val="nil"/>
                  <w:bottom w:val="nil"/>
                  <w:right w:val="nil"/>
                </w:tcBorders>
                <w:noWrap/>
                <w:hideMark/>
              </w:tcPr>
            </w:tcPrChange>
          </w:tcPr>
          <w:p w14:paraId="2561D5BE"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Change w:id="2738" w:author="Xin Li" w:date="2026-08-22T07:59:00Z" w16du:dateUtc="2026-08-21T23:59:00Z">
              <w:tcPr>
                <w:tcW w:w="1300" w:type="dxa"/>
                <w:tcBorders>
                  <w:top w:val="nil"/>
                  <w:left w:val="nil"/>
                  <w:bottom w:val="nil"/>
                  <w:right w:val="nil"/>
                </w:tcBorders>
                <w:noWrap/>
                <w:hideMark/>
              </w:tcPr>
            </w:tcPrChange>
          </w:tcPr>
          <w:p w14:paraId="3551ADF2"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Change w:id="2739" w:author="Xin Li" w:date="2026-08-22T07:59:00Z" w16du:dateUtc="2026-08-21T23:59:00Z">
              <w:tcPr>
                <w:tcW w:w="1300" w:type="dxa"/>
                <w:tcBorders>
                  <w:top w:val="nil"/>
                  <w:left w:val="nil"/>
                  <w:bottom w:val="nil"/>
                  <w:right w:val="nil"/>
                </w:tcBorders>
                <w:noWrap/>
                <w:hideMark/>
              </w:tcPr>
            </w:tcPrChange>
          </w:tcPr>
          <w:p w14:paraId="198AE12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Change w:id="2740" w:author="Xin Li" w:date="2026-08-22T07:59:00Z" w16du:dateUtc="2026-08-21T23:59:00Z">
              <w:tcPr>
                <w:tcW w:w="1300" w:type="dxa"/>
                <w:tcBorders>
                  <w:top w:val="nil"/>
                  <w:left w:val="nil"/>
                  <w:bottom w:val="nil"/>
                  <w:right w:val="nil"/>
                </w:tcBorders>
                <w:noWrap/>
                <w:hideMark/>
              </w:tcPr>
            </w:tcPrChange>
          </w:tcPr>
          <w:p w14:paraId="7FED4107" w14:textId="77777777" w:rsidR="000D48EE" w:rsidRPr="00015210" w:rsidRDefault="000D48EE">
            <w:pPr>
              <w:jc w:val="center"/>
              <w:rPr>
                <w:color w:val="000000"/>
                <w:sz w:val="20"/>
                <w:szCs w:val="20"/>
              </w:rPr>
            </w:pPr>
            <w:r w:rsidRPr="00015210">
              <w:rPr>
                <w:color w:val="000000"/>
                <w:sz w:val="20"/>
                <w:szCs w:val="20"/>
              </w:rPr>
              <w:t>-0.204</w:t>
            </w:r>
          </w:p>
        </w:tc>
      </w:tr>
      <w:tr w:rsidR="000D48EE" w:rsidRPr="00015210" w14:paraId="469F88EF" w14:textId="77777777" w:rsidTr="00417957">
        <w:trPr>
          <w:jc w:val="center"/>
          <w:trPrChange w:id="2741" w:author="Xin Li" w:date="2026-08-22T07:59:00Z" w16du:dateUtc="2026-08-21T23:59:00Z">
            <w:trPr>
              <w:trHeight w:val="320"/>
              <w:jc w:val="center"/>
            </w:trPr>
          </w:trPrChange>
        </w:trPr>
        <w:tc>
          <w:tcPr>
            <w:tcW w:w="2000" w:type="dxa"/>
            <w:vMerge/>
            <w:tcBorders>
              <w:top w:val="nil"/>
              <w:left w:val="nil"/>
              <w:bottom w:val="nil"/>
              <w:right w:val="nil"/>
            </w:tcBorders>
            <w:hideMark/>
            <w:tcPrChange w:id="2742" w:author="Xin Li" w:date="2026-08-22T07:59:00Z" w16du:dateUtc="2026-08-21T23:59:00Z">
              <w:tcPr>
                <w:tcW w:w="2000" w:type="dxa"/>
                <w:vMerge/>
                <w:tcBorders>
                  <w:top w:val="nil"/>
                  <w:left w:val="nil"/>
                  <w:bottom w:val="nil"/>
                  <w:right w:val="nil"/>
                </w:tcBorders>
                <w:hideMark/>
              </w:tcPr>
            </w:tcPrChange>
          </w:tcPr>
          <w:p w14:paraId="1DE39B0D"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Change w:id="2743" w:author="Xin Li" w:date="2026-08-22T07:59:00Z" w16du:dateUtc="2026-08-21T23:59:00Z">
              <w:tcPr>
                <w:tcW w:w="1300" w:type="dxa"/>
                <w:tcBorders>
                  <w:top w:val="nil"/>
                  <w:left w:val="nil"/>
                  <w:bottom w:val="nil"/>
                  <w:right w:val="nil"/>
                </w:tcBorders>
                <w:noWrap/>
                <w:hideMark/>
              </w:tcPr>
            </w:tcPrChange>
          </w:tcPr>
          <w:p w14:paraId="3FBFFED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Change w:id="2744" w:author="Xin Li" w:date="2026-08-22T07:59:00Z" w16du:dateUtc="2026-08-21T23:59:00Z">
              <w:tcPr>
                <w:tcW w:w="1300" w:type="dxa"/>
                <w:tcBorders>
                  <w:top w:val="nil"/>
                  <w:left w:val="nil"/>
                  <w:bottom w:val="nil"/>
                  <w:right w:val="nil"/>
                </w:tcBorders>
                <w:noWrap/>
                <w:hideMark/>
              </w:tcPr>
            </w:tcPrChange>
          </w:tcPr>
          <w:p w14:paraId="43A14684" w14:textId="77777777" w:rsidR="000D48EE" w:rsidRPr="00015210" w:rsidRDefault="000D48EE">
            <w:pPr>
              <w:jc w:val="center"/>
              <w:rPr>
                <w:color w:val="000000"/>
                <w:sz w:val="20"/>
                <w:szCs w:val="20"/>
              </w:rPr>
            </w:pPr>
            <w:r w:rsidRPr="00015210">
              <w:rPr>
                <w:color w:val="000000"/>
                <w:sz w:val="20"/>
                <w:szCs w:val="20"/>
              </w:rPr>
              <w:t>(0.014)</w:t>
            </w:r>
          </w:p>
        </w:tc>
        <w:tc>
          <w:tcPr>
            <w:tcW w:w="1300" w:type="dxa"/>
            <w:tcBorders>
              <w:top w:val="nil"/>
              <w:left w:val="nil"/>
              <w:bottom w:val="nil"/>
              <w:right w:val="nil"/>
            </w:tcBorders>
            <w:noWrap/>
            <w:hideMark/>
            <w:tcPrChange w:id="2745" w:author="Xin Li" w:date="2026-08-22T07:59:00Z" w16du:dateUtc="2026-08-21T23:59:00Z">
              <w:tcPr>
                <w:tcW w:w="1300" w:type="dxa"/>
                <w:tcBorders>
                  <w:top w:val="nil"/>
                  <w:left w:val="nil"/>
                  <w:bottom w:val="nil"/>
                  <w:right w:val="nil"/>
                </w:tcBorders>
                <w:noWrap/>
                <w:hideMark/>
              </w:tcPr>
            </w:tcPrChange>
          </w:tcPr>
          <w:p w14:paraId="1D1B14D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Change w:id="2746" w:author="Xin Li" w:date="2026-08-22T07:59:00Z" w16du:dateUtc="2026-08-21T23:59:00Z">
              <w:tcPr>
                <w:tcW w:w="1300" w:type="dxa"/>
                <w:tcBorders>
                  <w:top w:val="nil"/>
                  <w:left w:val="nil"/>
                  <w:bottom w:val="nil"/>
                  <w:right w:val="nil"/>
                </w:tcBorders>
                <w:noWrap/>
                <w:hideMark/>
              </w:tcPr>
            </w:tcPrChange>
          </w:tcPr>
          <w:p w14:paraId="32FA47C1" w14:textId="77777777" w:rsidR="000D48EE" w:rsidRPr="00015210" w:rsidRDefault="000D48EE">
            <w:pPr>
              <w:jc w:val="center"/>
              <w:rPr>
                <w:color w:val="000000"/>
                <w:sz w:val="20"/>
                <w:szCs w:val="20"/>
              </w:rPr>
            </w:pPr>
            <w:r w:rsidRPr="00015210">
              <w:rPr>
                <w:color w:val="000000"/>
                <w:sz w:val="20"/>
                <w:szCs w:val="20"/>
              </w:rPr>
              <w:t>(0.128)</w:t>
            </w:r>
          </w:p>
        </w:tc>
      </w:tr>
      <w:tr w:rsidR="000D48EE" w:rsidRPr="00015210" w14:paraId="04461F8D" w14:textId="77777777" w:rsidTr="00417957">
        <w:trPr>
          <w:jc w:val="center"/>
          <w:trPrChange w:id="2747" w:author="Xin Li" w:date="2026-08-22T07:59:00Z" w16du:dateUtc="2026-08-21T23:59:00Z">
            <w:trPr>
              <w:trHeight w:val="320"/>
              <w:jc w:val="center"/>
            </w:trPr>
          </w:trPrChange>
        </w:trPr>
        <w:tc>
          <w:tcPr>
            <w:tcW w:w="2000" w:type="dxa"/>
            <w:vMerge w:val="restart"/>
            <w:tcBorders>
              <w:top w:val="nil"/>
              <w:left w:val="nil"/>
              <w:bottom w:val="single" w:sz="4" w:space="0" w:color="000000"/>
              <w:right w:val="nil"/>
            </w:tcBorders>
            <w:noWrap/>
            <w:hideMark/>
            <w:tcPrChange w:id="2748" w:author="Xin Li" w:date="2026-08-22T07:59:00Z" w16du:dateUtc="2026-08-21T23:59:00Z">
              <w:tcPr>
                <w:tcW w:w="2000" w:type="dxa"/>
                <w:vMerge w:val="restart"/>
                <w:tcBorders>
                  <w:top w:val="nil"/>
                  <w:left w:val="nil"/>
                  <w:bottom w:val="single" w:sz="4" w:space="0" w:color="000000"/>
                  <w:right w:val="nil"/>
                </w:tcBorders>
                <w:noWrap/>
                <w:hideMark/>
              </w:tcPr>
            </w:tcPrChange>
          </w:tcPr>
          <w:p w14:paraId="71552026"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300" w:type="dxa"/>
            <w:tcBorders>
              <w:top w:val="nil"/>
              <w:left w:val="nil"/>
              <w:bottom w:val="nil"/>
              <w:right w:val="nil"/>
            </w:tcBorders>
            <w:noWrap/>
            <w:hideMark/>
            <w:tcPrChange w:id="2749" w:author="Xin Li" w:date="2026-08-22T07:59:00Z" w16du:dateUtc="2026-08-21T23:59:00Z">
              <w:tcPr>
                <w:tcW w:w="1300" w:type="dxa"/>
                <w:tcBorders>
                  <w:top w:val="nil"/>
                  <w:left w:val="nil"/>
                  <w:bottom w:val="nil"/>
                  <w:right w:val="nil"/>
                </w:tcBorders>
                <w:noWrap/>
                <w:hideMark/>
              </w:tcPr>
            </w:tcPrChange>
          </w:tcPr>
          <w:p w14:paraId="69BF3E26"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Change w:id="2750" w:author="Xin Li" w:date="2026-08-22T07:59:00Z" w16du:dateUtc="2026-08-21T23:59:00Z">
              <w:tcPr>
                <w:tcW w:w="1300" w:type="dxa"/>
                <w:tcBorders>
                  <w:top w:val="nil"/>
                  <w:left w:val="nil"/>
                  <w:bottom w:val="nil"/>
                  <w:right w:val="nil"/>
                </w:tcBorders>
                <w:noWrap/>
                <w:hideMark/>
              </w:tcPr>
            </w:tcPrChange>
          </w:tcPr>
          <w:p w14:paraId="68C02AAB"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nil"/>
              <w:right w:val="nil"/>
            </w:tcBorders>
            <w:noWrap/>
            <w:hideMark/>
            <w:tcPrChange w:id="2751" w:author="Xin Li" w:date="2026-08-22T07:59:00Z" w16du:dateUtc="2026-08-21T23:59:00Z">
              <w:tcPr>
                <w:tcW w:w="1300" w:type="dxa"/>
                <w:tcBorders>
                  <w:top w:val="nil"/>
                  <w:left w:val="nil"/>
                  <w:bottom w:val="nil"/>
                  <w:right w:val="nil"/>
                </w:tcBorders>
                <w:noWrap/>
                <w:hideMark/>
              </w:tcPr>
            </w:tcPrChange>
          </w:tcPr>
          <w:p w14:paraId="2F31CD6B"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Change w:id="2752" w:author="Xin Li" w:date="2026-08-22T07:59:00Z" w16du:dateUtc="2026-08-21T23:59:00Z">
              <w:tcPr>
                <w:tcW w:w="1300" w:type="dxa"/>
                <w:tcBorders>
                  <w:top w:val="nil"/>
                  <w:left w:val="nil"/>
                  <w:bottom w:val="nil"/>
                  <w:right w:val="nil"/>
                </w:tcBorders>
                <w:noWrap/>
                <w:hideMark/>
              </w:tcPr>
            </w:tcPrChange>
          </w:tcPr>
          <w:p w14:paraId="24A25FE8" w14:textId="77777777" w:rsidR="000D48EE" w:rsidRPr="00015210" w:rsidRDefault="000D48EE">
            <w:pPr>
              <w:jc w:val="center"/>
              <w:rPr>
                <w:color w:val="000000"/>
                <w:sz w:val="20"/>
                <w:szCs w:val="20"/>
              </w:rPr>
            </w:pPr>
            <w:r w:rsidRPr="00015210">
              <w:rPr>
                <w:color w:val="000000"/>
                <w:sz w:val="20"/>
                <w:szCs w:val="20"/>
              </w:rPr>
              <w:t>0.114**</w:t>
            </w:r>
          </w:p>
        </w:tc>
      </w:tr>
      <w:tr w:rsidR="000D48EE" w:rsidRPr="00015210" w14:paraId="61FCB107" w14:textId="77777777" w:rsidTr="00417957">
        <w:trPr>
          <w:jc w:val="center"/>
          <w:trPrChange w:id="2753" w:author="Xin Li" w:date="2026-08-22T07:59:00Z" w16du:dateUtc="2026-08-21T23:59:00Z">
            <w:trPr>
              <w:trHeight w:val="320"/>
              <w:jc w:val="center"/>
            </w:trPr>
          </w:trPrChange>
        </w:trPr>
        <w:tc>
          <w:tcPr>
            <w:tcW w:w="2000" w:type="dxa"/>
            <w:vMerge/>
            <w:tcBorders>
              <w:top w:val="nil"/>
              <w:left w:val="nil"/>
              <w:bottom w:val="single" w:sz="4" w:space="0" w:color="000000"/>
              <w:right w:val="nil"/>
            </w:tcBorders>
            <w:hideMark/>
            <w:tcPrChange w:id="2754" w:author="Xin Li" w:date="2026-08-22T07:59:00Z" w16du:dateUtc="2026-08-21T23:59:00Z">
              <w:tcPr>
                <w:tcW w:w="2000" w:type="dxa"/>
                <w:vMerge/>
                <w:tcBorders>
                  <w:top w:val="nil"/>
                  <w:left w:val="nil"/>
                  <w:bottom w:val="single" w:sz="4" w:space="0" w:color="000000"/>
                  <w:right w:val="nil"/>
                </w:tcBorders>
                <w:hideMark/>
              </w:tcPr>
            </w:tcPrChange>
          </w:tcPr>
          <w:p w14:paraId="113516A7" w14:textId="77777777" w:rsidR="000D48EE" w:rsidRPr="00015210" w:rsidRDefault="000D48EE">
            <w:pPr>
              <w:rPr>
                <w:i/>
                <w:iCs/>
                <w:color w:val="000000"/>
                <w:sz w:val="20"/>
                <w:szCs w:val="20"/>
              </w:rPr>
            </w:pPr>
          </w:p>
        </w:tc>
        <w:tc>
          <w:tcPr>
            <w:tcW w:w="1300" w:type="dxa"/>
            <w:tcBorders>
              <w:top w:val="nil"/>
              <w:left w:val="nil"/>
              <w:bottom w:val="single" w:sz="4" w:space="0" w:color="auto"/>
              <w:right w:val="nil"/>
            </w:tcBorders>
            <w:noWrap/>
            <w:hideMark/>
            <w:tcPrChange w:id="2755" w:author="Xin Li" w:date="2026-08-22T07:59:00Z" w16du:dateUtc="2026-08-21T23:59:00Z">
              <w:tcPr>
                <w:tcW w:w="1300" w:type="dxa"/>
                <w:tcBorders>
                  <w:top w:val="nil"/>
                  <w:left w:val="nil"/>
                  <w:bottom w:val="single" w:sz="4" w:space="0" w:color="auto"/>
                  <w:right w:val="nil"/>
                </w:tcBorders>
                <w:noWrap/>
                <w:hideMark/>
              </w:tcPr>
            </w:tcPrChange>
          </w:tcPr>
          <w:p w14:paraId="3CB2C183"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Change w:id="2756" w:author="Xin Li" w:date="2026-08-22T07:59:00Z" w16du:dateUtc="2026-08-21T23:59:00Z">
              <w:tcPr>
                <w:tcW w:w="1300" w:type="dxa"/>
                <w:tcBorders>
                  <w:top w:val="nil"/>
                  <w:left w:val="nil"/>
                  <w:bottom w:val="single" w:sz="4" w:space="0" w:color="auto"/>
                  <w:right w:val="nil"/>
                </w:tcBorders>
                <w:noWrap/>
                <w:hideMark/>
              </w:tcPr>
            </w:tcPrChange>
          </w:tcPr>
          <w:p w14:paraId="30B684F3"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single" w:sz="4" w:space="0" w:color="auto"/>
              <w:right w:val="nil"/>
            </w:tcBorders>
            <w:noWrap/>
            <w:hideMark/>
            <w:tcPrChange w:id="2757" w:author="Xin Li" w:date="2026-08-22T07:59:00Z" w16du:dateUtc="2026-08-21T23:59:00Z">
              <w:tcPr>
                <w:tcW w:w="1300" w:type="dxa"/>
                <w:tcBorders>
                  <w:top w:val="nil"/>
                  <w:left w:val="nil"/>
                  <w:bottom w:val="single" w:sz="4" w:space="0" w:color="auto"/>
                  <w:right w:val="nil"/>
                </w:tcBorders>
                <w:noWrap/>
                <w:hideMark/>
              </w:tcPr>
            </w:tcPrChange>
          </w:tcPr>
          <w:p w14:paraId="6517274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Change w:id="2758" w:author="Xin Li" w:date="2026-08-22T07:59:00Z" w16du:dateUtc="2026-08-21T23:59:00Z">
              <w:tcPr>
                <w:tcW w:w="1300" w:type="dxa"/>
                <w:tcBorders>
                  <w:top w:val="nil"/>
                  <w:left w:val="nil"/>
                  <w:bottom w:val="single" w:sz="4" w:space="0" w:color="auto"/>
                  <w:right w:val="nil"/>
                </w:tcBorders>
                <w:noWrap/>
                <w:hideMark/>
              </w:tcPr>
            </w:tcPrChange>
          </w:tcPr>
          <w:p w14:paraId="4449E5AB" w14:textId="77777777" w:rsidR="000D48EE" w:rsidRPr="00015210" w:rsidRDefault="000D48EE">
            <w:pPr>
              <w:jc w:val="center"/>
              <w:rPr>
                <w:color w:val="000000"/>
                <w:sz w:val="20"/>
                <w:szCs w:val="20"/>
              </w:rPr>
            </w:pPr>
            <w:r w:rsidRPr="00015210">
              <w:rPr>
                <w:color w:val="000000"/>
                <w:sz w:val="20"/>
                <w:szCs w:val="20"/>
              </w:rPr>
              <w:t>(0.037)</w:t>
            </w:r>
          </w:p>
        </w:tc>
      </w:tr>
      <w:tr w:rsidR="000D48EE" w:rsidRPr="00015210" w14:paraId="53C666C7" w14:textId="77777777" w:rsidTr="00417957">
        <w:trPr>
          <w:jc w:val="center"/>
          <w:trPrChange w:id="2759" w:author="Xin Li" w:date="2026-08-22T07:59:00Z" w16du:dateUtc="2026-08-21T23:59:00Z">
            <w:trPr>
              <w:trHeight w:val="320"/>
              <w:jc w:val="center"/>
            </w:trPr>
          </w:trPrChange>
        </w:trPr>
        <w:tc>
          <w:tcPr>
            <w:tcW w:w="2000" w:type="dxa"/>
            <w:tcBorders>
              <w:top w:val="nil"/>
              <w:left w:val="nil"/>
              <w:bottom w:val="nil"/>
              <w:right w:val="nil"/>
            </w:tcBorders>
            <w:noWrap/>
            <w:hideMark/>
            <w:tcPrChange w:id="2760" w:author="Xin Li" w:date="2026-08-22T07:59:00Z" w16du:dateUtc="2026-08-21T23:59:00Z">
              <w:tcPr>
                <w:tcW w:w="2000" w:type="dxa"/>
                <w:tcBorders>
                  <w:top w:val="nil"/>
                  <w:left w:val="nil"/>
                  <w:bottom w:val="nil"/>
                  <w:right w:val="nil"/>
                </w:tcBorders>
                <w:noWrap/>
                <w:hideMark/>
              </w:tcPr>
            </w:tcPrChange>
          </w:tcPr>
          <w:p w14:paraId="36204691" w14:textId="77777777" w:rsidR="000D48EE" w:rsidRPr="00015210" w:rsidRDefault="000D48EE">
            <w:pPr>
              <w:rPr>
                <w:color w:val="000000"/>
                <w:sz w:val="20"/>
                <w:szCs w:val="20"/>
              </w:rPr>
            </w:pPr>
            <w:r w:rsidRPr="00015210">
              <w:rPr>
                <w:color w:val="000000"/>
                <w:sz w:val="20"/>
                <w:szCs w:val="20"/>
              </w:rPr>
              <w:t>question controls</w:t>
            </w:r>
          </w:p>
        </w:tc>
        <w:tc>
          <w:tcPr>
            <w:tcW w:w="1300" w:type="dxa"/>
            <w:tcBorders>
              <w:top w:val="nil"/>
              <w:left w:val="nil"/>
              <w:bottom w:val="nil"/>
              <w:right w:val="nil"/>
            </w:tcBorders>
            <w:noWrap/>
            <w:hideMark/>
            <w:tcPrChange w:id="2761" w:author="Xin Li" w:date="2026-08-22T07:59:00Z" w16du:dateUtc="2026-08-21T23:59:00Z">
              <w:tcPr>
                <w:tcW w:w="1300" w:type="dxa"/>
                <w:tcBorders>
                  <w:top w:val="nil"/>
                  <w:left w:val="nil"/>
                  <w:bottom w:val="nil"/>
                  <w:right w:val="nil"/>
                </w:tcBorders>
                <w:noWrap/>
                <w:hideMark/>
              </w:tcPr>
            </w:tcPrChange>
          </w:tcPr>
          <w:p w14:paraId="0F3FE72B"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Change w:id="2762" w:author="Xin Li" w:date="2026-08-22T07:59:00Z" w16du:dateUtc="2026-08-21T23:59:00Z">
              <w:tcPr>
                <w:tcW w:w="1300" w:type="dxa"/>
                <w:tcBorders>
                  <w:top w:val="nil"/>
                  <w:left w:val="nil"/>
                  <w:bottom w:val="nil"/>
                  <w:right w:val="nil"/>
                </w:tcBorders>
                <w:noWrap/>
                <w:hideMark/>
              </w:tcPr>
            </w:tcPrChange>
          </w:tcPr>
          <w:p w14:paraId="219422D5"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Change w:id="2763" w:author="Xin Li" w:date="2026-08-22T07:59:00Z" w16du:dateUtc="2026-08-21T23:59:00Z">
              <w:tcPr>
                <w:tcW w:w="1300" w:type="dxa"/>
                <w:tcBorders>
                  <w:top w:val="nil"/>
                  <w:left w:val="nil"/>
                  <w:bottom w:val="nil"/>
                  <w:right w:val="nil"/>
                </w:tcBorders>
                <w:noWrap/>
                <w:hideMark/>
              </w:tcPr>
            </w:tcPrChange>
          </w:tcPr>
          <w:p w14:paraId="4B09006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Change w:id="2764" w:author="Xin Li" w:date="2026-08-22T07:59:00Z" w16du:dateUtc="2026-08-21T23:59:00Z">
              <w:tcPr>
                <w:tcW w:w="1300" w:type="dxa"/>
                <w:tcBorders>
                  <w:top w:val="nil"/>
                  <w:left w:val="nil"/>
                  <w:bottom w:val="nil"/>
                  <w:right w:val="nil"/>
                </w:tcBorders>
                <w:noWrap/>
                <w:hideMark/>
              </w:tcPr>
            </w:tcPrChange>
          </w:tcPr>
          <w:p w14:paraId="33620E2B"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5671B7BC" w14:textId="77777777" w:rsidTr="00417957">
        <w:trPr>
          <w:jc w:val="center"/>
          <w:trPrChange w:id="2765" w:author="Xin Li" w:date="2026-08-22T07:59:00Z" w16du:dateUtc="2026-08-21T23:59:00Z">
            <w:trPr>
              <w:trHeight w:val="320"/>
              <w:jc w:val="center"/>
            </w:trPr>
          </w:trPrChange>
        </w:trPr>
        <w:tc>
          <w:tcPr>
            <w:tcW w:w="2000" w:type="dxa"/>
            <w:tcBorders>
              <w:top w:val="nil"/>
              <w:left w:val="nil"/>
              <w:bottom w:val="nil"/>
              <w:right w:val="nil"/>
            </w:tcBorders>
            <w:noWrap/>
            <w:hideMark/>
            <w:tcPrChange w:id="2766" w:author="Xin Li" w:date="2026-08-22T07:59:00Z" w16du:dateUtc="2026-08-21T23:59:00Z">
              <w:tcPr>
                <w:tcW w:w="2000" w:type="dxa"/>
                <w:tcBorders>
                  <w:top w:val="nil"/>
                  <w:left w:val="nil"/>
                  <w:bottom w:val="nil"/>
                  <w:right w:val="nil"/>
                </w:tcBorders>
                <w:noWrap/>
                <w:hideMark/>
              </w:tcPr>
            </w:tcPrChange>
          </w:tcPr>
          <w:p w14:paraId="7D61D45A" w14:textId="77777777" w:rsidR="000D48EE" w:rsidRPr="00015210" w:rsidRDefault="000D48EE">
            <w:pPr>
              <w:rPr>
                <w:color w:val="000000"/>
                <w:sz w:val="20"/>
                <w:szCs w:val="20"/>
              </w:rPr>
            </w:pPr>
            <w:r w:rsidRPr="00015210">
              <w:rPr>
                <w:color w:val="000000"/>
                <w:sz w:val="20"/>
                <w:szCs w:val="20"/>
              </w:rPr>
              <w:t>questioner controls</w:t>
            </w:r>
          </w:p>
        </w:tc>
        <w:tc>
          <w:tcPr>
            <w:tcW w:w="1300" w:type="dxa"/>
            <w:tcBorders>
              <w:top w:val="nil"/>
              <w:left w:val="nil"/>
              <w:bottom w:val="nil"/>
              <w:right w:val="nil"/>
            </w:tcBorders>
            <w:noWrap/>
            <w:hideMark/>
            <w:tcPrChange w:id="2767" w:author="Xin Li" w:date="2026-08-22T07:59:00Z" w16du:dateUtc="2026-08-21T23:59:00Z">
              <w:tcPr>
                <w:tcW w:w="1300" w:type="dxa"/>
                <w:tcBorders>
                  <w:top w:val="nil"/>
                  <w:left w:val="nil"/>
                  <w:bottom w:val="nil"/>
                  <w:right w:val="nil"/>
                </w:tcBorders>
                <w:noWrap/>
                <w:hideMark/>
              </w:tcPr>
            </w:tcPrChange>
          </w:tcPr>
          <w:p w14:paraId="2D1C8EC3"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Change w:id="2768" w:author="Xin Li" w:date="2026-08-22T07:59:00Z" w16du:dateUtc="2026-08-21T23:59:00Z">
              <w:tcPr>
                <w:tcW w:w="1300" w:type="dxa"/>
                <w:tcBorders>
                  <w:top w:val="nil"/>
                  <w:left w:val="nil"/>
                  <w:bottom w:val="nil"/>
                  <w:right w:val="nil"/>
                </w:tcBorders>
                <w:noWrap/>
                <w:hideMark/>
              </w:tcPr>
            </w:tcPrChange>
          </w:tcPr>
          <w:p w14:paraId="3B9D914D"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Change w:id="2769" w:author="Xin Li" w:date="2026-08-22T07:59:00Z" w16du:dateUtc="2026-08-21T23:59:00Z">
              <w:tcPr>
                <w:tcW w:w="1300" w:type="dxa"/>
                <w:tcBorders>
                  <w:top w:val="nil"/>
                  <w:left w:val="nil"/>
                  <w:bottom w:val="nil"/>
                  <w:right w:val="nil"/>
                </w:tcBorders>
                <w:noWrap/>
                <w:hideMark/>
              </w:tcPr>
            </w:tcPrChange>
          </w:tcPr>
          <w:p w14:paraId="26DC153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Change w:id="2770" w:author="Xin Li" w:date="2026-08-22T07:59:00Z" w16du:dateUtc="2026-08-21T23:59:00Z">
              <w:tcPr>
                <w:tcW w:w="1300" w:type="dxa"/>
                <w:tcBorders>
                  <w:top w:val="nil"/>
                  <w:left w:val="nil"/>
                  <w:bottom w:val="nil"/>
                  <w:right w:val="nil"/>
                </w:tcBorders>
                <w:noWrap/>
                <w:hideMark/>
              </w:tcPr>
            </w:tcPrChange>
          </w:tcPr>
          <w:p w14:paraId="6427659A"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0A03734" w14:textId="77777777" w:rsidTr="00417957">
        <w:trPr>
          <w:jc w:val="center"/>
          <w:trPrChange w:id="2771" w:author="Xin Li" w:date="2026-08-22T07:59:00Z" w16du:dateUtc="2026-08-21T23:59:00Z">
            <w:trPr>
              <w:trHeight w:val="320"/>
              <w:jc w:val="center"/>
            </w:trPr>
          </w:trPrChange>
        </w:trPr>
        <w:tc>
          <w:tcPr>
            <w:tcW w:w="2000" w:type="dxa"/>
            <w:tcBorders>
              <w:top w:val="nil"/>
              <w:left w:val="nil"/>
              <w:bottom w:val="nil"/>
              <w:right w:val="nil"/>
            </w:tcBorders>
            <w:noWrap/>
            <w:hideMark/>
            <w:tcPrChange w:id="2772" w:author="Xin Li" w:date="2026-08-22T07:59:00Z" w16du:dateUtc="2026-08-21T23:59:00Z">
              <w:tcPr>
                <w:tcW w:w="2000" w:type="dxa"/>
                <w:tcBorders>
                  <w:top w:val="nil"/>
                  <w:left w:val="nil"/>
                  <w:bottom w:val="nil"/>
                  <w:right w:val="nil"/>
                </w:tcBorders>
                <w:noWrap/>
                <w:hideMark/>
              </w:tcPr>
            </w:tcPrChange>
          </w:tcPr>
          <w:p w14:paraId="63A28BA0" w14:textId="77777777" w:rsidR="000D48EE" w:rsidRPr="00015210" w:rsidRDefault="000D48EE">
            <w:pPr>
              <w:rPr>
                <w:color w:val="000000"/>
                <w:sz w:val="20"/>
                <w:szCs w:val="20"/>
              </w:rPr>
            </w:pPr>
            <w:r w:rsidRPr="00015210">
              <w:rPr>
                <w:color w:val="000000"/>
                <w:sz w:val="20"/>
                <w:szCs w:val="20"/>
              </w:rPr>
              <w:t>question timing FE</w:t>
            </w:r>
          </w:p>
        </w:tc>
        <w:tc>
          <w:tcPr>
            <w:tcW w:w="1300" w:type="dxa"/>
            <w:tcBorders>
              <w:top w:val="nil"/>
              <w:left w:val="nil"/>
              <w:bottom w:val="nil"/>
              <w:right w:val="nil"/>
            </w:tcBorders>
            <w:noWrap/>
            <w:hideMark/>
            <w:tcPrChange w:id="2773" w:author="Xin Li" w:date="2026-08-22T07:59:00Z" w16du:dateUtc="2026-08-21T23:59:00Z">
              <w:tcPr>
                <w:tcW w:w="1300" w:type="dxa"/>
                <w:tcBorders>
                  <w:top w:val="nil"/>
                  <w:left w:val="nil"/>
                  <w:bottom w:val="nil"/>
                  <w:right w:val="nil"/>
                </w:tcBorders>
                <w:noWrap/>
                <w:hideMark/>
              </w:tcPr>
            </w:tcPrChange>
          </w:tcPr>
          <w:p w14:paraId="6DD35B47"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Change w:id="2774" w:author="Xin Li" w:date="2026-08-22T07:59:00Z" w16du:dateUtc="2026-08-21T23:59:00Z">
              <w:tcPr>
                <w:tcW w:w="1300" w:type="dxa"/>
                <w:tcBorders>
                  <w:top w:val="nil"/>
                  <w:left w:val="nil"/>
                  <w:bottom w:val="nil"/>
                  <w:right w:val="nil"/>
                </w:tcBorders>
                <w:noWrap/>
                <w:hideMark/>
              </w:tcPr>
            </w:tcPrChange>
          </w:tcPr>
          <w:p w14:paraId="6061B10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Change w:id="2775" w:author="Xin Li" w:date="2026-08-22T07:59:00Z" w16du:dateUtc="2026-08-21T23:59:00Z">
              <w:tcPr>
                <w:tcW w:w="1300" w:type="dxa"/>
                <w:tcBorders>
                  <w:top w:val="nil"/>
                  <w:left w:val="nil"/>
                  <w:bottom w:val="nil"/>
                  <w:right w:val="nil"/>
                </w:tcBorders>
                <w:noWrap/>
                <w:hideMark/>
              </w:tcPr>
            </w:tcPrChange>
          </w:tcPr>
          <w:p w14:paraId="1ED1F5C0"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Change w:id="2776" w:author="Xin Li" w:date="2026-08-22T07:59:00Z" w16du:dateUtc="2026-08-21T23:59:00Z">
              <w:tcPr>
                <w:tcW w:w="1300" w:type="dxa"/>
                <w:tcBorders>
                  <w:top w:val="nil"/>
                  <w:left w:val="nil"/>
                  <w:bottom w:val="nil"/>
                  <w:right w:val="nil"/>
                </w:tcBorders>
                <w:noWrap/>
                <w:hideMark/>
              </w:tcPr>
            </w:tcPrChange>
          </w:tcPr>
          <w:p w14:paraId="77CD78CD"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205F16D" w14:textId="77777777" w:rsidTr="00417957">
        <w:trPr>
          <w:jc w:val="center"/>
          <w:trPrChange w:id="2777" w:author="Xin Li" w:date="2026-08-22T07:59:00Z" w16du:dateUtc="2026-08-21T23:59:00Z">
            <w:trPr>
              <w:trHeight w:val="320"/>
              <w:jc w:val="center"/>
            </w:trPr>
          </w:trPrChange>
        </w:trPr>
        <w:tc>
          <w:tcPr>
            <w:tcW w:w="2000" w:type="dxa"/>
            <w:tcBorders>
              <w:top w:val="nil"/>
              <w:left w:val="nil"/>
              <w:bottom w:val="single" w:sz="4" w:space="0" w:color="auto"/>
              <w:right w:val="nil"/>
            </w:tcBorders>
            <w:noWrap/>
            <w:hideMark/>
            <w:tcPrChange w:id="2778" w:author="Xin Li" w:date="2026-08-22T07:59:00Z" w16du:dateUtc="2026-08-21T23:59:00Z">
              <w:tcPr>
                <w:tcW w:w="2000" w:type="dxa"/>
                <w:tcBorders>
                  <w:top w:val="nil"/>
                  <w:left w:val="nil"/>
                  <w:bottom w:val="single" w:sz="4" w:space="0" w:color="auto"/>
                  <w:right w:val="nil"/>
                </w:tcBorders>
                <w:noWrap/>
                <w:hideMark/>
              </w:tcPr>
            </w:tcPrChange>
          </w:tcPr>
          <w:p w14:paraId="3D727A91" w14:textId="77777777" w:rsidR="000D48EE" w:rsidRPr="00015210" w:rsidRDefault="000D48EE">
            <w:pPr>
              <w:rPr>
                <w:color w:val="000000"/>
                <w:sz w:val="20"/>
                <w:szCs w:val="20"/>
              </w:rPr>
            </w:pPr>
            <w:r w:rsidRPr="00015210">
              <w:rPr>
                <w:color w:val="000000"/>
                <w:sz w:val="20"/>
                <w:szCs w:val="20"/>
              </w:rPr>
              <w:t>N</w:t>
            </w:r>
          </w:p>
        </w:tc>
        <w:tc>
          <w:tcPr>
            <w:tcW w:w="1300" w:type="dxa"/>
            <w:tcBorders>
              <w:top w:val="nil"/>
              <w:left w:val="nil"/>
              <w:bottom w:val="single" w:sz="4" w:space="0" w:color="auto"/>
              <w:right w:val="nil"/>
            </w:tcBorders>
            <w:noWrap/>
            <w:hideMark/>
            <w:tcPrChange w:id="2779" w:author="Xin Li" w:date="2026-08-22T07:59:00Z" w16du:dateUtc="2026-08-21T23:59:00Z">
              <w:tcPr>
                <w:tcW w:w="1300" w:type="dxa"/>
                <w:tcBorders>
                  <w:top w:val="nil"/>
                  <w:left w:val="nil"/>
                  <w:bottom w:val="single" w:sz="4" w:space="0" w:color="auto"/>
                  <w:right w:val="nil"/>
                </w:tcBorders>
                <w:noWrap/>
                <w:hideMark/>
              </w:tcPr>
            </w:tcPrChange>
          </w:tcPr>
          <w:p w14:paraId="6BD4DAC0" w14:textId="77777777" w:rsidR="000D48EE" w:rsidRPr="00015210" w:rsidRDefault="000D48EE">
            <w:pPr>
              <w:jc w:val="center"/>
              <w:rPr>
                <w:color w:val="000000"/>
                <w:sz w:val="20"/>
                <w:szCs w:val="20"/>
              </w:rPr>
            </w:pPr>
            <w:r w:rsidRPr="00015210">
              <w:rPr>
                <w:color w:val="000000"/>
                <w:sz w:val="20"/>
                <w:szCs w:val="20"/>
              </w:rPr>
              <w:t>3,613</w:t>
            </w:r>
          </w:p>
        </w:tc>
        <w:tc>
          <w:tcPr>
            <w:tcW w:w="1300" w:type="dxa"/>
            <w:tcBorders>
              <w:top w:val="nil"/>
              <w:left w:val="nil"/>
              <w:bottom w:val="single" w:sz="4" w:space="0" w:color="auto"/>
              <w:right w:val="nil"/>
            </w:tcBorders>
            <w:noWrap/>
            <w:hideMark/>
            <w:tcPrChange w:id="2780" w:author="Xin Li" w:date="2026-08-22T07:59:00Z" w16du:dateUtc="2026-08-21T23:59:00Z">
              <w:tcPr>
                <w:tcW w:w="1300" w:type="dxa"/>
                <w:tcBorders>
                  <w:top w:val="nil"/>
                  <w:left w:val="nil"/>
                  <w:bottom w:val="single" w:sz="4" w:space="0" w:color="auto"/>
                  <w:right w:val="nil"/>
                </w:tcBorders>
                <w:noWrap/>
                <w:hideMark/>
              </w:tcPr>
            </w:tcPrChange>
          </w:tcPr>
          <w:p w14:paraId="5FD8DBED" w14:textId="77777777" w:rsidR="000D48EE" w:rsidRPr="00015210" w:rsidRDefault="000D48EE">
            <w:pPr>
              <w:jc w:val="center"/>
              <w:rPr>
                <w:color w:val="000000"/>
                <w:sz w:val="20"/>
                <w:szCs w:val="20"/>
              </w:rPr>
            </w:pPr>
            <w:r w:rsidRPr="00015210">
              <w:rPr>
                <w:color w:val="000000"/>
                <w:sz w:val="20"/>
                <w:szCs w:val="20"/>
              </w:rPr>
              <w:t>3,612</w:t>
            </w:r>
          </w:p>
        </w:tc>
        <w:tc>
          <w:tcPr>
            <w:tcW w:w="1300" w:type="dxa"/>
            <w:tcBorders>
              <w:top w:val="nil"/>
              <w:left w:val="nil"/>
              <w:bottom w:val="single" w:sz="4" w:space="0" w:color="auto"/>
              <w:right w:val="nil"/>
            </w:tcBorders>
            <w:noWrap/>
            <w:hideMark/>
            <w:tcPrChange w:id="2781" w:author="Xin Li" w:date="2026-08-22T07:59:00Z" w16du:dateUtc="2026-08-21T23:59:00Z">
              <w:tcPr>
                <w:tcW w:w="1300" w:type="dxa"/>
                <w:tcBorders>
                  <w:top w:val="nil"/>
                  <w:left w:val="nil"/>
                  <w:bottom w:val="single" w:sz="4" w:space="0" w:color="auto"/>
                  <w:right w:val="nil"/>
                </w:tcBorders>
                <w:noWrap/>
                <w:hideMark/>
              </w:tcPr>
            </w:tcPrChange>
          </w:tcPr>
          <w:p w14:paraId="1D7A0DC2" w14:textId="77777777" w:rsidR="000D48EE" w:rsidRPr="00015210" w:rsidRDefault="000D48EE">
            <w:pPr>
              <w:jc w:val="center"/>
              <w:rPr>
                <w:color w:val="000000"/>
                <w:sz w:val="20"/>
                <w:szCs w:val="20"/>
              </w:rPr>
            </w:pPr>
            <w:r w:rsidRPr="00015210">
              <w:rPr>
                <w:color w:val="000000"/>
                <w:sz w:val="20"/>
                <w:szCs w:val="20"/>
              </w:rPr>
              <w:t>2,727</w:t>
            </w:r>
          </w:p>
        </w:tc>
        <w:tc>
          <w:tcPr>
            <w:tcW w:w="1300" w:type="dxa"/>
            <w:tcBorders>
              <w:top w:val="nil"/>
              <w:left w:val="nil"/>
              <w:bottom w:val="single" w:sz="4" w:space="0" w:color="auto"/>
              <w:right w:val="nil"/>
            </w:tcBorders>
            <w:noWrap/>
            <w:hideMark/>
            <w:tcPrChange w:id="2782" w:author="Xin Li" w:date="2026-08-22T07:59:00Z" w16du:dateUtc="2026-08-21T23:59:00Z">
              <w:tcPr>
                <w:tcW w:w="1300" w:type="dxa"/>
                <w:tcBorders>
                  <w:top w:val="nil"/>
                  <w:left w:val="nil"/>
                  <w:bottom w:val="single" w:sz="4" w:space="0" w:color="auto"/>
                  <w:right w:val="nil"/>
                </w:tcBorders>
                <w:noWrap/>
                <w:hideMark/>
              </w:tcPr>
            </w:tcPrChange>
          </w:tcPr>
          <w:p w14:paraId="6E6E8C36" w14:textId="77777777" w:rsidR="000D48EE" w:rsidRPr="00015210" w:rsidRDefault="000D48EE">
            <w:pPr>
              <w:jc w:val="center"/>
              <w:rPr>
                <w:color w:val="000000"/>
                <w:sz w:val="20"/>
                <w:szCs w:val="20"/>
              </w:rPr>
            </w:pPr>
            <w:r w:rsidRPr="00015210">
              <w:rPr>
                <w:color w:val="000000"/>
                <w:sz w:val="20"/>
                <w:szCs w:val="20"/>
              </w:rPr>
              <w:t>2,726</w:t>
            </w:r>
          </w:p>
        </w:tc>
      </w:tr>
    </w:tbl>
    <w:p w14:paraId="45AC581C" w14:textId="3F9096C8" w:rsidR="00A20131" w:rsidRPr="00015210" w:rsidRDefault="00797DC6" w:rsidP="00797DC6">
      <w:pPr>
        <w:pStyle w:val="Notes"/>
      </w:pPr>
      <w:r w:rsidRPr="00015210">
        <w:t xml:space="preserve">Notes. </w:t>
      </w:r>
      <w:r w:rsidR="00C1485A" w:rsidRPr="00015210">
        <w:t xml:space="preserve">Standard errors in parentheses. </w:t>
      </w:r>
      <w:r w:rsidR="00C1485A" w:rsidRPr="00015210">
        <w:rPr>
          <w:rFonts w:ascii="Courier New" w:hAnsi="Courier New" w:cs="Courier New"/>
        </w:rPr>
        <w:t>.</w:t>
      </w:r>
      <w:r w:rsidR="00C1485A" w:rsidRPr="00015210">
        <w:t xml:space="preserve"> p&lt;0.1, </w:t>
      </w:r>
      <w:r w:rsidR="00C1485A" w:rsidRPr="00015210">
        <w:rPr>
          <w:rFonts w:ascii="Courier New" w:hAnsi="Courier New" w:cs="Courier New"/>
        </w:rPr>
        <w:t>*</w:t>
      </w:r>
      <w:r w:rsidR="00C1485A" w:rsidRPr="00015210">
        <w:t xml:space="preserve"> p&lt;0.05, </w:t>
      </w:r>
      <w:r w:rsidR="00C1485A" w:rsidRPr="00015210">
        <w:rPr>
          <w:rFonts w:ascii="Courier New" w:hAnsi="Courier New" w:cs="Courier New"/>
        </w:rPr>
        <w:t>**</w:t>
      </w:r>
      <w:r w:rsidR="00C1485A" w:rsidRPr="00015210">
        <w:t xml:space="preserve"> p&lt;0.01, </w:t>
      </w:r>
      <w:r w:rsidR="00C1485A" w:rsidRPr="00015210">
        <w:rPr>
          <w:rFonts w:ascii="Courier New" w:hAnsi="Courier New" w:cs="Courier New"/>
        </w:rPr>
        <w:t>***</w:t>
      </w:r>
      <w:r w:rsidR="00C1485A" w:rsidRPr="00015210">
        <w:t xml:space="preserve"> p&lt;0.001. </w:t>
      </w:r>
      <w:r w:rsidRPr="00015210">
        <w:t xml:space="preserve">Column 2 has fewer observations than Column 1 because computing answer quality is not possible for </w:t>
      </w:r>
      <w:commentRangeStart w:id="2783"/>
      <w:r w:rsidRPr="00015210">
        <w:t>a small number of questions</w:t>
      </w:r>
      <w:commentRangeEnd w:id="2783"/>
      <w:r w:rsidR="001C3581" w:rsidRPr="00015210">
        <w:rPr>
          <w:rStyle w:val="CommentReference"/>
          <w:sz w:val="20"/>
        </w:rPr>
        <w:commentReference w:id="2783"/>
      </w:r>
      <w:r w:rsidRPr="00015210">
        <w:t xml:space="preserve"> affected </w:t>
      </w:r>
      <w:commentRangeStart w:id="2784"/>
      <w:commentRangeStart w:id="2785"/>
      <w:r w:rsidRPr="00015210">
        <w:t>by connection issues.</w:t>
      </w:r>
      <w:commentRangeEnd w:id="2784"/>
      <w:r w:rsidR="001C3581" w:rsidRPr="00015210">
        <w:rPr>
          <w:rStyle w:val="CommentReference"/>
          <w:sz w:val="20"/>
        </w:rPr>
        <w:commentReference w:id="2784"/>
      </w:r>
      <w:commentRangeEnd w:id="2785"/>
      <w:r w:rsidR="000F64C3" w:rsidRPr="00015210">
        <w:rPr>
          <w:rStyle w:val="CommentReference"/>
          <w:sz w:val="20"/>
        </w:rPr>
        <w:commentReference w:id="2785"/>
      </w:r>
      <w:r w:rsidRPr="00015210">
        <w:t xml:space="preserve"> Columns 3 and 4 are estimated on questions with a first human answer, </w:t>
      </w:r>
      <w:commentRangeStart w:id="2786"/>
      <w:r w:rsidRPr="00015210">
        <w:t>and the quality outcome requires generating a reference answer, both of which reduce the sample.</w:t>
      </w:r>
      <w:commentRangeEnd w:id="2786"/>
      <w:r w:rsidR="001C3581" w:rsidRPr="00015210">
        <w:rPr>
          <w:rStyle w:val="CommentReference"/>
          <w:sz w:val="20"/>
        </w:rPr>
        <w:commentReference w:id="2786"/>
      </w:r>
    </w:p>
    <w:p w14:paraId="59575F88" w14:textId="4B0E5224" w:rsidR="001C3581" w:rsidRPr="001C3581" w:rsidRDefault="00B51AB5">
      <w:pPr>
        <w:pStyle w:val="Paragraph0"/>
        <w:rPr>
          <w:ins w:id="2787" w:author="Prof. LIU Ben" w:date="2026-08-26T00:04:00Z" w16du:dateUtc="2026-08-25T16:04:00Z"/>
          <w:color w:val="000000"/>
        </w:rPr>
        <w:pPrChange w:id="2788" w:author="Prof. LIU Ben" w:date="2026-08-26T00:04:00Z" w16du:dateUtc="2026-08-25T16:04:00Z">
          <w:pPr/>
        </w:pPrChange>
      </w:pPr>
      <w:r w:rsidRPr="00015210">
        <w:rPr>
          <w:rFonts w:eastAsia="Times New Roman"/>
          <w:b/>
          <w:bCs/>
          <w:color w:val="000000"/>
          <w:szCs w:val="24"/>
        </w:rPr>
        <w:t xml:space="preserve">The label </w:t>
      </w:r>
      <w:del w:id="2789" w:author="Xin Li" w:date="2026-08-22T13:37:00Z" w16du:dateUtc="2026-08-22T05:37:00Z">
        <w:r w:rsidRPr="00015210" w:rsidDel="00745A6A">
          <w:rPr>
            <w:rFonts w:eastAsia="Times New Roman"/>
            <w:b/>
            <w:bCs/>
            <w:color w:val="000000"/>
            <w:szCs w:val="24"/>
          </w:rPr>
          <w:delText xml:space="preserve">component </w:delText>
        </w:r>
      </w:del>
      <w:ins w:id="2790" w:author="Xin Li" w:date="2026-08-22T13:37:00Z" w16du:dateUtc="2026-08-22T05:37:00Z">
        <w:r w:rsidR="00745A6A">
          <w:rPr>
            <w:rFonts w:eastAsia="Times New Roman"/>
            <w:b/>
            <w:bCs/>
            <w:color w:val="000000"/>
            <w:szCs w:val="24"/>
          </w:rPr>
          <w:t>effect</w:t>
        </w:r>
        <w:r w:rsidR="00745A6A" w:rsidRPr="00015210">
          <w:rPr>
            <w:rFonts w:eastAsia="Times New Roman"/>
            <w:b/>
            <w:bCs/>
            <w:color w:val="000000"/>
            <w:szCs w:val="24"/>
          </w:rPr>
          <w:t xml:space="preserve"> </w:t>
        </w:r>
      </w:ins>
      <w:r w:rsidRPr="00015210">
        <w:rPr>
          <w:rFonts w:eastAsia="Times New Roman"/>
          <w:b/>
          <w:bCs/>
          <w:color w:val="000000"/>
          <w:szCs w:val="24"/>
        </w:rPr>
        <w:t>(H1).</w:t>
      </w:r>
      <w:r w:rsidRPr="00015210">
        <w:rPr>
          <w:rFonts w:eastAsia="Times New Roman"/>
          <w:color w:val="000000"/>
          <w:szCs w:val="24"/>
        </w:rPr>
        <w:t xml:space="preserve"> </w:t>
      </w:r>
      <w:ins w:id="2791" w:author="Prof. LIU Ben" w:date="2026-08-26T00:04:00Z" w16du:dateUtc="2026-08-25T16:04:00Z">
        <w:r w:rsidR="001C3581" w:rsidRPr="001C3581">
          <w:rPr>
            <w:rFonts w:eastAsia="Times New Roman"/>
            <w:color w:val="000000"/>
            <w:szCs w:val="24"/>
          </w:rPr>
          <w:t xml:space="preserve">The AI indicator is positive and significant (0.188, p &lt; 0.05). Projected to an AI answer whose content contributes nothing, the presence of a labeled AI answer raises rather than lowers the number of human answers a question attracts, consistent with contributors treating the AI as a weak competitor whose appearance invites a response. </w:t>
        </w:r>
      </w:ins>
      <w:ins w:id="2792" w:author="Prof. LIU Ben" w:date="2026-08-26T00:05:00Z" w16du:dateUtc="2026-08-25T16:05:00Z">
        <w:r w:rsidR="001C3581">
          <w:rPr>
            <w:rFonts w:eastAsia="Times New Roman" w:hint="eastAsia"/>
            <w:color w:val="000000"/>
            <w:szCs w:val="24"/>
          </w:rPr>
          <w:t>This provides support for H1</w:t>
        </w:r>
      </w:ins>
      <w:ins w:id="2793" w:author="Prof. LIU Ben" w:date="2026-08-26T00:04:00Z" w16du:dateUtc="2026-08-25T16:04:00Z">
        <w:r w:rsidR="001C3581" w:rsidRPr="001C3581">
          <w:rPr>
            <w:rFonts w:eastAsia="Times New Roman"/>
            <w:color w:val="000000"/>
            <w:szCs w:val="24"/>
          </w:rPr>
          <w:t>.</w:t>
        </w:r>
      </w:ins>
    </w:p>
    <w:p w14:paraId="37B7209E" w14:textId="5B698D86" w:rsidR="00B51AB5" w:rsidRPr="00015210" w:rsidDel="001C3581" w:rsidRDefault="00B51AB5" w:rsidP="00B51AB5">
      <w:pPr>
        <w:pStyle w:val="Paragraph0"/>
        <w:rPr>
          <w:del w:id="2794" w:author="Prof. LIU Ben" w:date="2026-08-26T00:06:00Z" w16du:dateUtc="2026-08-25T16:06:00Z"/>
          <w:color w:val="000000"/>
        </w:rPr>
      </w:pPr>
      <w:del w:id="2795" w:author="Prof. LIU Ben" w:date="2026-08-26T00:06:00Z" w16du:dateUtc="2026-08-25T16:06:00Z">
        <w:r w:rsidRPr="00015210" w:rsidDel="001C3581">
          <w:rPr>
            <w:rFonts w:eastAsia="Times New Roman"/>
            <w:color w:val="000000"/>
            <w:szCs w:val="24"/>
          </w:rPr>
          <w:delText>The AI indicator is positive and significant (</w:delText>
        </w:r>
        <w:r w:rsidR="00572CD6" w:rsidRPr="00015210" w:rsidDel="001C3581">
          <w:rPr>
            <w:rFonts w:eastAsia="Times New Roman"/>
            <w:color w:val="000000"/>
            <w:szCs w:val="24"/>
          </w:rPr>
          <w:delText>0.188</w:delText>
        </w:r>
        <w:r w:rsidRPr="00015210" w:rsidDel="001C3581">
          <w:rPr>
            <w:rFonts w:eastAsia="Times New Roman"/>
            <w:color w:val="000000"/>
            <w:szCs w:val="24"/>
          </w:rPr>
          <w:delText>, p &lt; 0.0</w:delText>
        </w:r>
        <w:r w:rsidR="00572CD6" w:rsidRPr="00015210" w:rsidDel="001C3581">
          <w:rPr>
            <w:rFonts w:eastAsia="Times New Roman"/>
            <w:color w:val="000000"/>
            <w:szCs w:val="24"/>
          </w:rPr>
          <w:delText>5</w:delText>
        </w:r>
        <w:r w:rsidRPr="00015210" w:rsidDel="001C3581">
          <w:rPr>
            <w:rFonts w:eastAsia="Times New Roman"/>
            <w:color w:val="000000"/>
            <w:szCs w:val="24"/>
          </w:rPr>
          <w:delText>). Projected to an AI answer whose content contributes nothing, the presence of a labeled AI answer raises rather than lowers the number of human answers a question attracts (i.e., AI label effect), consistent with contributors treating the AI as a weak competitor whose appearance invites a response. H1 is supported.</w:delText>
        </w:r>
      </w:del>
    </w:p>
    <w:p w14:paraId="076B199B" w14:textId="04341262" w:rsidR="00B51AB5" w:rsidRPr="00015210" w:rsidRDefault="00B51AB5" w:rsidP="00B51AB5">
      <w:pPr>
        <w:pStyle w:val="Paragraph0"/>
        <w:rPr>
          <w:rFonts w:eastAsia="Times New Roman"/>
          <w:color w:val="000000"/>
          <w:szCs w:val="24"/>
        </w:rPr>
      </w:pPr>
      <w:r w:rsidRPr="00015210">
        <w:rPr>
          <w:rFonts w:eastAsia="Times New Roman"/>
          <w:b/>
          <w:bCs/>
          <w:color w:val="000000"/>
          <w:szCs w:val="24"/>
        </w:rPr>
        <w:t xml:space="preserve">The length </w:t>
      </w:r>
      <w:del w:id="2796" w:author="Xin Li" w:date="2026-08-22T13:38:00Z" w16du:dateUtc="2026-08-22T05:38:00Z">
        <w:r w:rsidRPr="00015210" w:rsidDel="00745A6A">
          <w:rPr>
            <w:rFonts w:eastAsia="Times New Roman"/>
            <w:b/>
            <w:bCs/>
            <w:color w:val="000000"/>
            <w:szCs w:val="24"/>
          </w:rPr>
          <w:delText xml:space="preserve">slope </w:delText>
        </w:r>
      </w:del>
      <w:ins w:id="2797" w:author="Xin Li" w:date="2026-08-22T13:38:00Z" w16du:dateUtc="2026-08-22T05:38:00Z">
        <w:r w:rsidR="00745A6A">
          <w:rPr>
            <w:rFonts w:eastAsia="Times New Roman"/>
            <w:b/>
            <w:bCs/>
            <w:color w:val="000000"/>
            <w:szCs w:val="24"/>
          </w:rPr>
          <w:t>effect</w:t>
        </w:r>
        <w:r w:rsidR="00745A6A" w:rsidRPr="00015210">
          <w:rPr>
            <w:rFonts w:eastAsia="Times New Roman"/>
            <w:b/>
            <w:bCs/>
            <w:color w:val="000000"/>
            <w:szCs w:val="24"/>
          </w:rPr>
          <w:t xml:space="preserve"> </w:t>
        </w:r>
      </w:ins>
      <w:r w:rsidRPr="00015210">
        <w:rPr>
          <w:rFonts w:eastAsia="Times New Roman"/>
          <w:b/>
          <w:bCs/>
          <w:color w:val="000000"/>
          <w:szCs w:val="24"/>
        </w:rPr>
        <w:t>(H2).</w:t>
      </w:r>
      <w:r w:rsidRPr="00015210">
        <w:rPr>
          <w:rFonts w:eastAsia="Times New Roman"/>
          <w:color w:val="000000"/>
          <w:szCs w:val="24"/>
        </w:rPr>
        <w:t xml:space="preserve"> The interaction between the AI indicator and AI answer length is negative and significant (−0.046, p &lt; 0.</w:t>
      </w:r>
      <w:r w:rsidR="0036761E" w:rsidRPr="00015210">
        <w:rPr>
          <w:rFonts w:eastAsia="Times New Roman"/>
          <w:color w:val="000000"/>
          <w:szCs w:val="24"/>
        </w:rPr>
        <w:t>0</w:t>
      </w:r>
      <w:r w:rsidRPr="00015210">
        <w:rPr>
          <w:rFonts w:eastAsia="Times New Roman"/>
          <w:color w:val="000000"/>
          <w:szCs w:val="24"/>
        </w:rPr>
        <w:t xml:space="preserve">01). As the AI answer gets longer, the consequence of having it under the question becomes more adverse to human contribution. </w:t>
      </w:r>
      <w:ins w:id="2798" w:author="Prof. LIU Ben" w:date="2026-08-26T00:06:00Z" w16du:dateUtc="2026-08-25T16:06:00Z">
        <w:r w:rsidR="001C3581">
          <w:rPr>
            <w:rFonts w:eastAsia="Times New Roman" w:hint="eastAsia"/>
            <w:color w:val="000000"/>
            <w:szCs w:val="24"/>
          </w:rPr>
          <w:t xml:space="preserve">This provides support </w:t>
        </w:r>
        <w:r w:rsidR="001C3581">
          <w:rPr>
            <w:rFonts w:eastAsia="Times New Roman" w:hint="eastAsia"/>
            <w:color w:val="000000"/>
            <w:szCs w:val="24"/>
          </w:rPr>
          <w:lastRenderedPageBreak/>
          <w:t xml:space="preserve">for </w:t>
        </w:r>
      </w:ins>
      <w:del w:id="2799" w:author="Prof. LIU Ben" w:date="2026-08-26T00:06:00Z" w16du:dateUtc="2026-08-25T16:06:00Z">
        <w:r w:rsidRPr="00015210" w:rsidDel="001C3581">
          <w:rPr>
            <w:rFonts w:eastAsia="Times New Roman"/>
            <w:color w:val="000000"/>
            <w:szCs w:val="24"/>
          </w:rPr>
          <w:delText xml:space="preserve">The magnitude is substantial relative to the pooled estimate in Column 1: a one-standard-deviation increase in </w:delText>
        </w:r>
        <w:r w:rsidRPr="00015210" w:rsidDel="001C3581">
          <w:rPr>
            <w:rFonts w:eastAsia="Times New Roman"/>
            <w:i/>
            <w:iCs/>
            <w:color w:val="000000"/>
            <w:szCs w:val="24"/>
          </w:rPr>
          <w:delText>Length</w:delText>
        </w:r>
        <w:r w:rsidRPr="00015210" w:rsidDel="001C3581">
          <w:rPr>
            <w:rFonts w:eastAsia="Times New Roman"/>
            <w:i/>
            <w:iCs/>
            <w:color w:val="000000"/>
            <w:szCs w:val="24"/>
            <w:vertAlign w:val="subscript"/>
          </w:rPr>
          <w:delText>i</w:delText>
        </w:r>
        <w:r w:rsidRPr="00015210" w:rsidDel="001C3581">
          <w:rPr>
            <w:rFonts w:eastAsia="Times New Roman"/>
            <w:color w:val="000000"/>
            <w:szCs w:val="24"/>
          </w:rPr>
          <w:delText xml:space="preserve"> shifts the effect by roughly 2.502%, which is more than half the size of the average effect itself. </w:delText>
        </w:r>
      </w:del>
      <w:r w:rsidRPr="00015210">
        <w:rPr>
          <w:rFonts w:eastAsia="Times New Roman"/>
          <w:color w:val="000000"/>
          <w:szCs w:val="24"/>
        </w:rPr>
        <w:t>H2</w:t>
      </w:r>
      <w:del w:id="2800" w:author="Prof. LIU Ben" w:date="2026-08-26T00:06:00Z" w16du:dateUtc="2026-08-25T16:06:00Z">
        <w:r w:rsidRPr="00015210" w:rsidDel="001C3581">
          <w:rPr>
            <w:rFonts w:eastAsia="Times New Roman"/>
            <w:color w:val="000000"/>
            <w:szCs w:val="24"/>
          </w:rPr>
          <w:delText xml:space="preserve"> is supported</w:delText>
        </w:r>
      </w:del>
      <w:r w:rsidRPr="00015210">
        <w:rPr>
          <w:rFonts w:eastAsia="Times New Roman"/>
          <w:color w:val="000000"/>
          <w:szCs w:val="24"/>
        </w:rPr>
        <w:t>.</w:t>
      </w:r>
    </w:p>
    <w:p w14:paraId="3F7E5418" w14:textId="2A9AF1E5" w:rsidR="001C3581" w:rsidRPr="001C3581" w:rsidRDefault="00B51AB5">
      <w:pPr>
        <w:pStyle w:val="Paragraph0"/>
        <w:rPr>
          <w:ins w:id="2801" w:author="Prof. LIU Ben" w:date="2026-08-26T00:08:00Z" w16du:dateUtc="2026-08-25T16:08:00Z"/>
          <w:rPrChange w:id="2802" w:author="Prof. LIU Ben" w:date="2026-08-26T00:08:00Z" w16du:dateUtc="2026-08-25T16:08:00Z">
            <w:rPr>
              <w:ins w:id="2803" w:author="Prof. LIU Ben" w:date="2026-08-26T00:08:00Z" w16du:dateUtc="2026-08-25T16:08:00Z"/>
              <w:color w:val="000000"/>
            </w:rPr>
          </w:rPrChange>
        </w:rPr>
        <w:pPrChange w:id="2804" w:author="Prof. LIU Ben" w:date="2026-08-26T00:08:00Z" w16du:dateUtc="2026-08-25T16:08:00Z">
          <w:pPr/>
        </w:pPrChange>
      </w:pPr>
      <w:r w:rsidRPr="00015210">
        <w:rPr>
          <w:b/>
          <w:bCs/>
        </w:rPr>
        <w:t xml:space="preserve">The quality </w:t>
      </w:r>
      <w:del w:id="2805" w:author="Xin Li" w:date="2026-08-22T13:38:00Z" w16du:dateUtc="2026-08-22T05:38:00Z">
        <w:r w:rsidRPr="00015210" w:rsidDel="00745A6A">
          <w:rPr>
            <w:b/>
            <w:bCs/>
          </w:rPr>
          <w:delText xml:space="preserve">slope </w:delText>
        </w:r>
      </w:del>
      <w:ins w:id="2806" w:author="Xin Li" w:date="2026-08-22T13:38:00Z" w16du:dateUtc="2026-08-22T05:38:00Z">
        <w:r w:rsidR="00745A6A">
          <w:rPr>
            <w:b/>
            <w:bCs/>
          </w:rPr>
          <w:t>effect</w:t>
        </w:r>
        <w:r w:rsidR="00745A6A" w:rsidRPr="00015210">
          <w:rPr>
            <w:b/>
            <w:bCs/>
          </w:rPr>
          <w:t xml:space="preserve"> </w:t>
        </w:r>
      </w:ins>
      <w:r w:rsidRPr="00015210">
        <w:rPr>
          <w:b/>
          <w:bCs/>
        </w:rPr>
        <w:t>(H3).</w:t>
      </w:r>
      <w:r w:rsidRPr="00015210">
        <w:t xml:space="preserve"> The interaction with AI answer quality is small and statistically indistinguishable from zero (0.004, </w:t>
      </w:r>
      <w:commentRangeStart w:id="2807"/>
      <w:r w:rsidRPr="00015210">
        <w:t>s.e. 0.004</w:t>
      </w:r>
      <w:commentRangeEnd w:id="2807"/>
      <w:r w:rsidR="001C3581" w:rsidRPr="00015210">
        <w:rPr>
          <w:rStyle w:val="CommentReference"/>
          <w:sz w:val="24"/>
        </w:rPr>
        <w:commentReference w:id="2807"/>
      </w:r>
      <w:r w:rsidRPr="00015210">
        <w:t xml:space="preserve">). The consequence of having an AI answer under a question does not depend on how good that answer is. This is the prediction that separates our account from a capability-deterrence account, under which better AI should deter more. </w:t>
      </w:r>
      <w:ins w:id="2808" w:author="Prof. LIU Ben" w:date="2026-08-26T00:08:00Z" w16du:dateUtc="2026-08-25T16:08:00Z">
        <w:r w:rsidR="001C3581" w:rsidRPr="001C3581">
          <w:rPr>
            <w:rPrChange w:id="2809" w:author="Prof. LIU Ben" w:date="2026-08-26T00:08:00Z" w16du:dateUtc="2026-08-25T16:08:00Z">
              <w:rPr>
                <w:color w:val="000000"/>
              </w:rPr>
            </w:rPrChange>
          </w:rPr>
          <w:t>We find no evidence against the null prediction of H3.</w:t>
        </w:r>
      </w:ins>
    </w:p>
    <w:p w14:paraId="32C1F85F" w14:textId="492A915C" w:rsidR="00B51AB5" w:rsidRPr="00015210" w:rsidDel="001C3581" w:rsidRDefault="00B51AB5" w:rsidP="00B51AB5">
      <w:pPr>
        <w:pStyle w:val="Paragraph0"/>
        <w:rPr>
          <w:del w:id="2810" w:author="Prof. LIU Ben" w:date="2026-08-26T00:08:00Z" w16du:dateUtc="2026-08-25T16:08:00Z"/>
        </w:rPr>
      </w:pPr>
      <w:del w:id="2811" w:author="Prof. LIU Ben" w:date="2026-08-26T00:08:00Z" w16du:dateUtc="2026-08-25T16:08:00Z">
        <w:r w:rsidRPr="00015210" w:rsidDel="001C3581">
          <w:delText xml:space="preserve">We did not find evidence to reject </w:delText>
        </w:r>
      </w:del>
      <w:ins w:id="2812" w:author="Xin Li" w:date="2026-08-22T13:38:00Z" w16du:dateUtc="2026-08-22T05:38:00Z">
        <w:del w:id="2813" w:author="Prof. LIU Ben" w:date="2026-08-26T00:08:00Z" w16du:dateUtc="2026-08-25T16:08:00Z">
          <w:r w:rsidR="00745A6A" w:rsidDel="001C3581">
            <w:delText xml:space="preserve">the null hypothesis of </w:delText>
          </w:r>
        </w:del>
      </w:ins>
      <w:del w:id="2814" w:author="Prof. LIU Ben" w:date="2026-08-26T00:08:00Z" w16du:dateUtc="2026-08-25T16:08:00Z">
        <w:r w:rsidRPr="00015210" w:rsidDel="001C3581">
          <w:delText xml:space="preserve">H3. </w:delText>
        </w:r>
      </w:del>
    </w:p>
    <w:p w14:paraId="7ACF5FEF" w14:textId="0BC69F0C" w:rsidR="00B51AB5" w:rsidRPr="00015210" w:rsidRDefault="00B51AB5" w:rsidP="00B51AB5">
      <w:pPr>
        <w:pStyle w:val="Paragraph0"/>
      </w:pPr>
      <w:r w:rsidRPr="00015210">
        <w:rPr>
          <w:rFonts w:eastAsia="Times New Roman"/>
          <w:color w:val="000000"/>
          <w:szCs w:val="24"/>
        </w:rPr>
        <w:t xml:space="preserve">Together the three coefficients describe </w:t>
      </w:r>
      <w:del w:id="2815" w:author="Xin Li" w:date="2026-08-22T13:38:00Z" w16du:dateUtc="2026-08-22T05:38:00Z">
        <w:r w:rsidRPr="00015210" w:rsidDel="00745A6A">
          <w:rPr>
            <w:rFonts w:eastAsia="Times New Roman"/>
            <w:color w:val="000000"/>
            <w:szCs w:val="24"/>
          </w:rPr>
          <w:delText>a function rather than an effect.</w:delText>
        </w:r>
      </w:del>
      <w:ins w:id="2816" w:author="Xin Li" w:date="2026-08-22T13:38:00Z" w16du:dateUtc="2026-08-22T05:38:00Z">
        <w:r w:rsidR="00745A6A">
          <w:rPr>
            <w:rFonts w:eastAsia="Times New Roman"/>
            <w:color w:val="000000"/>
            <w:szCs w:val="24"/>
          </w:rPr>
          <w:t>that</w:t>
        </w:r>
      </w:ins>
      <w:del w:id="2817" w:author="Xin Li" w:date="2026-08-22T13:39:00Z" w16du:dateUtc="2026-08-22T05:39:00Z">
        <w:r w:rsidRPr="00015210" w:rsidDel="00745A6A">
          <w:rPr>
            <w:rFonts w:eastAsia="Times New Roman"/>
            <w:color w:val="000000"/>
            <w:szCs w:val="24"/>
          </w:rPr>
          <w:delText xml:space="preserve"> Where the AI answer</w:delText>
        </w:r>
        <w:r w:rsidR="00534D0B" w:rsidRPr="00015210" w:rsidDel="00745A6A">
          <w:rPr>
            <w:rFonts w:eastAsia="Times New Roman"/>
            <w:color w:val="000000"/>
            <w:szCs w:val="24"/>
          </w:rPr>
          <w:delText>’</w:delText>
        </w:r>
        <w:r w:rsidRPr="00015210" w:rsidDel="00745A6A">
          <w:rPr>
            <w:rFonts w:eastAsia="Times New Roman"/>
            <w:color w:val="000000"/>
            <w:szCs w:val="24"/>
          </w:rPr>
          <w:delText>s content is thin,</w:delText>
        </w:r>
      </w:del>
      <w:r w:rsidRPr="00015210">
        <w:rPr>
          <w:rFonts w:eastAsia="Times New Roman"/>
          <w:color w:val="000000"/>
          <w:szCs w:val="24"/>
        </w:rPr>
        <w:t xml:space="preserve"> having an AI answer under the question draws human contribution</w:t>
      </w:r>
      <w:ins w:id="2818" w:author="Xin Li" w:date="2026-08-22T13:39:00Z" w16du:dateUtc="2026-08-22T05:39:00Z">
        <w:r w:rsidR="00745A6A" w:rsidRPr="00745A6A">
          <w:rPr>
            <w:rFonts w:eastAsia="Times New Roman"/>
            <w:color w:val="000000"/>
            <w:szCs w:val="24"/>
          </w:rPr>
          <w:t xml:space="preserve"> </w:t>
        </w:r>
        <w:r w:rsidR="00745A6A">
          <w:rPr>
            <w:rFonts w:eastAsia="Times New Roman"/>
            <w:color w:val="000000"/>
            <w:szCs w:val="24"/>
          </w:rPr>
          <w:t>w</w:t>
        </w:r>
        <w:r w:rsidR="00745A6A" w:rsidRPr="00015210">
          <w:rPr>
            <w:rFonts w:eastAsia="Times New Roman"/>
            <w:color w:val="000000"/>
            <w:szCs w:val="24"/>
          </w:rPr>
          <w:t>here the AI answer’s content is thin</w:t>
        </w:r>
        <w:r w:rsidR="00745A6A">
          <w:rPr>
            <w:rFonts w:eastAsia="Times New Roman"/>
            <w:color w:val="000000"/>
            <w:szCs w:val="24"/>
          </w:rPr>
          <w:t>.</w:t>
        </w:r>
      </w:ins>
      <w:del w:id="2819" w:author="Xin Li" w:date="2026-08-22T13:39:00Z" w16du:dateUtc="2026-08-22T05:39:00Z">
        <w:r w:rsidRPr="00015210" w:rsidDel="00745A6A">
          <w:rPr>
            <w:rFonts w:eastAsia="Times New Roman"/>
            <w:color w:val="000000"/>
            <w:szCs w:val="24"/>
          </w:rPr>
          <w:delText>;</w:delText>
        </w:r>
      </w:del>
      <w:r w:rsidRPr="00015210">
        <w:rPr>
          <w:rFonts w:eastAsia="Times New Roman"/>
          <w:color w:val="000000"/>
          <w:szCs w:val="24"/>
        </w:rPr>
        <w:t xml:space="preserve"> </w:t>
      </w:r>
      <w:ins w:id="2820" w:author="Xin Li" w:date="2026-08-22T13:39:00Z" w16du:dateUtc="2026-08-22T05:39:00Z">
        <w:r w:rsidR="00745A6A">
          <w:rPr>
            <w:rFonts w:eastAsia="Times New Roman"/>
            <w:color w:val="000000"/>
            <w:szCs w:val="24"/>
          </w:rPr>
          <w:t>A</w:t>
        </w:r>
      </w:ins>
      <w:del w:id="2821" w:author="Xin Li" w:date="2026-08-22T13:39:00Z" w16du:dateUtc="2026-08-22T05:39:00Z">
        <w:r w:rsidRPr="00015210" w:rsidDel="00745A6A">
          <w:rPr>
            <w:rFonts w:eastAsia="Times New Roman"/>
            <w:color w:val="000000"/>
            <w:szCs w:val="24"/>
          </w:rPr>
          <w:delText>a</w:delText>
        </w:r>
      </w:del>
      <w:r w:rsidRPr="00015210">
        <w:rPr>
          <w:rFonts w:eastAsia="Times New Roman"/>
          <w:color w:val="000000"/>
          <w:szCs w:val="24"/>
        </w:rPr>
        <w:t>s content thickens, the draw weakens</w:t>
      </w:r>
      <w:del w:id="2822" w:author="Prof. LIU Ben" w:date="2026-08-26T00:25:00Z" w16du:dateUtc="2026-08-25T16:25:00Z">
        <w:r w:rsidRPr="00015210" w:rsidDel="001C3581">
          <w:rPr>
            <w:rFonts w:eastAsia="Times New Roman"/>
            <w:color w:val="000000"/>
            <w:szCs w:val="24"/>
          </w:rPr>
          <w:delText xml:space="preserve"> and then reverses</w:delText>
        </w:r>
      </w:del>
      <w:r w:rsidRPr="00015210">
        <w:rPr>
          <w:rFonts w:eastAsia="Times New Roman"/>
          <w:color w:val="000000"/>
          <w:szCs w:val="24"/>
        </w:rPr>
        <w:t>.</w:t>
      </w:r>
    </w:p>
    <w:bookmarkEnd w:id="2694"/>
    <w:p w14:paraId="2100D34E" w14:textId="716C989A" w:rsidR="00B51AB5" w:rsidRPr="00015210" w:rsidRDefault="00B51AB5" w:rsidP="00B51AB5">
      <w:pPr>
        <w:pStyle w:val="Heading2"/>
        <w:rPr>
          <w:lang w:eastAsia="zh-CN"/>
        </w:rPr>
      </w:pPr>
      <w:r w:rsidRPr="00015210">
        <w:rPr>
          <w:lang w:eastAsia="zh-CN"/>
        </w:rPr>
        <w:t>How the Effect on Answer Quality Varies with the AI Answer</w:t>
      </w:r>
    </w:p>
    <w:p w14:paraId="3F6CA7BF" w14:textId="3A84D523" w:rsidR="00B51AB5" w:rsidRPr="00015210" w:rsidRDefault="00B51AB5" w:rsidP="00B76B85">
      <w:pPr>
        <w:pStyle w:val="Paragraph0"/>
      </w:pPr>
      <w:r w:rsidRPr="00015210">
        <w:t xml:space="preserve">Columns 3 and 4 </w:t>
      </w:r>
      <w:ins w:id="2823" w:author="Xin Li" w:date="2026-08-22T13:39:00Z" w16du:dateUtc="2026-08-22T05:39:00Z">
        <w:r w:rsidR="00745A6A">
          <w:t xml:space="preserve">of Table </w:t>
        </w:r>
      </w:ins>
      <w:ins w:id="2824" w:author="Xin Li" w:date="2026-08-22T13:40:00Z" w16du:dateUtc="2026-08-22T05:40:00Z">
        <w:r w:rsidR="00745A6A">
          <w:t xml:space="preserve">3 </w:t>
        </w:r>
      </w:ins>
      <w:r w:rsidRPr="00015210">
        <w:t xml:space="preserve">study the effect of internal GenAI-generated answers on </w:t>
      </w:r>
      <w:r w:rsidR="002B3B5F" w:rsidRPr="00015210">
        <w:t xml:space="preserve">the </w:t>
      </w:r>
      <w:r w:rsidRPr="00015210">
        <w:t>quality of the first human answer.</w:t>
      </w:r>
      <w:r w:rsidR="002B3B5F" w:rsidRPr="00015210">
        <w:t xml:space="preserve"> Column 3 shows that the average effect of internal GenAI on the quality of the first human answer is small and statistically insignificant (0.072, </w:t>
      </w:r>
      <w:commentRangeStart w:id="2825"/>
      <w:r w:rsidR="002B3B5F" w:rsidRPr="00015210">
        <w:t>s.e. 0.083</w:t>
      </w:r>
      <w:commentRangeEnd w:id="2825"/>
      <w:r w:rsidR="001C3581" w:rsidRPr="00015210">
        <w:rPr>
          <w:rStyle w:val="CommentReference"/>
          <w:sz w:val="24"/>
        </w:rPr>
        <w:commentReference w:id="2825"/>
      </w:r>
      <w:r w:rsidR="002B3B5F" w:rsidRPr="00015210">
        <w:t>), and we proceed to examine how this average effect is composed through the AI content profile in Column 4.</w:t>
      </w:r>
    </w:p>
    <w:p w14:paraId="5302207B" w14:textId="5873C30F" w:rsidR="001C3581" w:rsidRPr="001C3581" w:rsidRDefault="00B51AB5">
      <w:pPr>
        <w:pStyle w:val="Paragraph0"/>
        <w:rPr>
          <w:ins w:id="2826" w:author="Prof. LIU Ben" w:date="2026-08-26T00:10:00Z" w16du:dateUtc="2026-08-25T16:10:00Z"/>
          <w:color w:val="000000"/>
        </w:rPr>
        <w:pPrChange w:id="2827" w:author="Prof. LIU Ben" w:date="2026-08-26T00:11:00Z" w16du:dateUtc="2026-08-25T16:11:00Z">
          <w:pPr/>
        </w:pPrChange>
      </w:pPr>
      <w:r w:rsidRPr="00015210">
        <w:rPr>
          <w:rFonts w:eastAsia="Times New Roman"/>
          <w:b/>
          <w:bCs/>
          <w:color w:val="000000"/>
          <w:szCs w:val="24"/>
        </w:rPr>
        <w:t xml:space="preserve">The label </w:t>
      </w:r>
      <w:del w:id="2828" w:author="Xin Li" w:date="2026-08-22T13:43:00Z" w16du:dateUtc="2026-08-22T05:43:00Z">
        <w:r w:rsidRPr="00015210" w:rsidDel="00745A6A">
          <w:rPr>
            <w:rFonts w:eastAsia="Times New Roman"/>
            <w:b/>
            <w:bCs/>
            <w:color w:val="000000"/>
            <w:szCs w:val="24"/>
          </w:rPr>
          <w:delText xml:space="preserve">component </w:delText>
        </w:r>
      </w:del>
      <w:ins w:id="2829" w:author="Xin Li" w:date="2026-08-22T13:43:00Z" w16du:dateUtc="2026-08-22T05:43:00Z">
        <w:r w:rsidR="00745A6A">
          <w:rPr>
            <w:rFonts w:eastAsia="Times New Roman"/>
            <w:b/>
            <w:bCs/>
            <w:color w:val="000000"/>
            <w:szCs w:val="24"/>
          </w:rPr>
          <w:t>effect</w:t>
        </w:r>
        <w:r w:rsidR="00745A6A" w:rsidRPr="00015210">
          <w:rPr>
            <w:rFonts w:eastAsia="Times New Roman"/>
            <w:b/>
            <w:bCs/>
            <w:color w:val="000000"/>
            <w:szCs w:val="24"/>
          </w:rPr>
          <w:t xml:space="preserve"> </w:t>
        </w:r>
      </w:ins>
      <w:r w:rsidRPr="00015210">
        <w:rPr>
          <w:rFonts w:eastAsia="Times New Roman"/>
          <w:b/>
          <w:bCs/>
          <w:color w:val="000000"/>
          <w:szCs w:val="24"/>
        </w:rPr>
        <w:t>(H4).</w:t>
      </w:r>
      <w:r w:rsidRPr="00015210">
        <w:rPr>
          <w:rFonts w:eastAsia="Times New Roman"/>
          <w:color w:val="000000"/>
          <w:szCs w:val="24"/>
        </w:rPr>
        <w:t xml:space="preserve"> </w:t>
      </w:r>
      <w:ins w:id="2830" w:author="Prof. LIU Ben" w:date="2026-08-26T00:10:00Z" w16du:dateUtc="2026-08-25T16:10:00Z">
        <w:r w:rsidR="001C3581" w:rsidRPr="001C3581">
          <w:rPr>
            <w:rFonts w:eastAsia="Times New Roman"/>
            <w:color w:val="000000"/>
            <w:szCs w:val="24"/>
          </w:rPr>
          <w:t xml:space="preserve">The AI indicator is not statistically significant (0.411, </w:t>
        </w:r>
        <w:commentRangeStart w:id="2831"/>
        <w:r w:rsidR="001C3581" w:rsidRPr="001C3581">
          <w:rPr>
            <w:rFonts w:eastAsia="Times New Roman"/>
            <w:color w:val="000000"/>
            <w:szCs w:val="24"/>
          </w:rPr>
          <w:t>s.e. 0.718</w:t>
        </w:r>
      </w:ins>
      <w:commentRangeEnd w:id="2831"/>
      <w:r w:rsidR="001C3581" w:rsidRPr="001C3581">
        <w:rPr>
          <w:rStyle w:val="CommentReference"/>
          <w:rFonts w:eastAsia="Times New Roman"/>
          <w:color w:val="000000"/>
          <w:sz w:val="24"/>
          <w:szCs w:val="24"/>
        </w:rPr>
        <w:commentReference w:id="2831"/>
      </w:r>
      <w:ins w:id="2832" w:author="Prof. LIU Ben" w:date="2026-08-26T00:10:00Z" w16du:dateUtc="2026-08-25T16:10:00Z">
        <w:r w:rsidR="001C3581" w:rsidRPr="001C3581">
          <w:rPr>
            <w:rFonts w:eastAsia="Times New Roman"/>
            <w:color w:val="000000"/>
            <w:szCs w:val="24"/>
          </w:rPr>
          <w:t>). Consistent with H4, the bare fact of machine authorship does not shift the quality of the human answer: once a contributor has committed to answering and engages with the content, effort is calibrated to the demonstrated standard rather than to the abstract source cue. As with our other null predictions, we treat this as an absence of evidence for a label effect on quality rather than proof of an exact zero. H4 is supported.</w:t>
        </w:r>
      </w:ins>
    </w:p>
    <w:p w14:paraId="3F0407BE" w14:textId="71E7904E" w:rsidR="00B51AB5" w:rsidRPr="00015210" w:rsidDel="001C3581" w:rsidRDefault="00B51AB5" w:rsidP="00FF7594">
      <w:pPr>
        <w:pStyle w:val="Paragraph0"/>
        <w:rPr>
          <w:del w:id="2833" w:author="Prof. LIU Ben" w:date="2026-08-26T00:11:00Z" w16du:dateUtc="2026-08-25T16:11:00Z"/>
          <w:rFonts w:eastAsia="Times New Roman"/>
          <w:color w:val="000000"/>
          <w:szCs w:val="24"/>
        </w:rPr>
      </w:pPr>
      <w:del w:id="2834" w:author="Prof. LIU Ben" w:date="2026-08-26T00:11:00Z" w16du:dateUtc="2026-08-25T16:11:00Z">
        <w:r w:rsidRPr="00015210" w:rsidDel="001C3581">
          <w:rPr>
            <w:rFonts w:eastAsia="Times New Roman"/>
            <w:color w:val="000000"/>
            <w:szCs w:val="24"/>
          </w:rPr>
          <w:delText>The AI indicator is non-significant (0.</w:delText>
        </w:r>
        <w:r w:rsidR="000D48EE" w:rsidRPr="00015210" w:rsidDel="001C3581">
          <w:rPr>
            <w:rFonts w:eastAsia="Times New Roman"/>
            <w:color w:val="000000"/>
            <w:szCs w:val="24"/>
          </w:rPr>
          <w:delText>411</w:delText>
        </w:r>
        <w:r w:rsidRPr="00015210" w:rsidDel="001C3581">
          <w:rPr>
            <w:rFonts w:eastAsia="Times New Roman"/>
            <w:color w:val="000000"/>
            <w:szCs w:val="24"/>
          </w:rPr>
          <w:delText xml:space="preserve">, </w:delText>
        </w:r>
        <w:r w:rsidR="00B76B85" w:rsidRPr="00015210" w:rsidDel="001C3581">
          <w:rPr>
            <w:rFonts w:eastAsia="Times New Roman"/>
            <w:color w:val="000000"/>
            <w:szCs w:val="24"/>
          </w:rPr>
          <w:delText>s.e. 0.</w:delText>
        </w:r>
        <w:r w:rsidR="00243D35" w:rsidRPr="00015210" w:rsidDel="001C3581">
          <w:rPr>
            <w:rFonts w:eastAsia="Times New Roman"/>
            <w:color w:val="000000"/>
            <w:szCs w:val="24"/>
          </w:rPr>
          <w:delText>7</w:delText>
        </w:r>
        <w:r w:rsidR="000D48EE" w:rsidRPr="00015210" w:rsidDel="001C3581">
          <w:rPr>
            <w:rFonts w:eastAsia="Times New Roman"/>
            <w:color w:val="000000"/>
            <w:szCs w:val="24"/>
          </w:rPr>
          <w:delText>18</w:delText>
        </w:r>
        <w:r w:rsidRPr="00015210" w:rsidDel="001C3581">
          <w:rPr>
            <w:rFonts w:eastAsia="Times New Roman"/>
            <w:color w:val="000000"/>
            <w:szCs w:val="24"/>
          </w:rPr>
          <w:delText xml:space="preserve">). The sign is </w:delText>
        </w:r>
        <w:r w:rsidR="00B27CC5" w:rsidRPr="00015210" w:rsidDel="001C3581">
          <w:rPr>
            <w:rFonts w:eastAsia="Times New Roman"/>
            <w:color w:val="000000"/>
            <w:szCs w:val="24"/>
          </w:rPr>
          <w:delText xml:space="preserve">different from </w:delText>
        </w:r>
        <w:r w:rsidRPr="00015210" w:rsidDel="001C3581">
          <w:rPr>
            <w:rFonts w:eastAsia="Times New Roman"/>
            <w:color w:val="000000"/>
            <w:szCs w:val="24"/>
          </w:rPr>
          <w:delText>the one H4 predicts: having judged the rival</w:delText>
        </w:r>
      </w:del>
      <w:ins w:id="2835" w:author="Xin Li" w:date="2026-08-22T07:37:00Z" w16du:dateUtc="2026-08-21T23:37:00Z">
        <w:del w:id="2836" w:author="Prof. LIU Ben" w:date="2026-08-26T00:11:00Z" w16du:dateUtc="2026-08-25T16:11:00Z">
          <w:r w:rsidR="004E55FA" w:rsidDel="001C3581">
            <w:rPr>
              <w:rFonts w:eastAsia="Times New Roman"/>
              <w:color w:val="000000"/>
              <w:szCs w:val="24"/>
            </w:rPr>
            <w:delText>competitor</w:delText>
          </w:r>
        </w:del>
      </w:ins>
      <w:del w:id="2837" w:author="Prof. LIU Ben" w:date="2026-08-26T00:11:00Z" w16du:dateUtc="2026-08-25T16:11:00Z">
        <w:r w:rsidRPr="00015210" w:rsidDel="001C3581">
          <w:rPr>
            <w:rFonts w:eastAsia="Times New Roman"/>
            <w:color w:val="000000"/>
            <w:szCs w:val="24"/>
          </w:rPr>
          <w:delText xml:space="preserve"> weak, the answerer supplies only the effort needed to beat it. </w:delText>
        </w:r>
        <w:r w:rsidR="00B76B85" w:rsidRPr="00015210" w:rsidDel="001C3581">
          <w:rPr>
            <w:rFonts w:eastAsia="Times New Roman"/>
            <w:color w:val="000000"/>
            <w:szCs w:val="24"/>
          </w:rPr>
          <w:delText>However, due to the insignificance, w</w:delText>
        </w:r>
        <w:r w:rsidRPr="00015210" w:rsidDel="001C3581">
          <w:rPr>
            <w:rFonts w:eastAsia="Times New Roman"/>
            <w:color w:val="000000"/>
            <w:szCs w:val="24"/>
          </w:rPr>
          <w:delText xml:space="preserve">e report H4 as </w:delText>
        </w:r>
        <w:r w:rsidR="00B27CC5" w:rsidRPr="00015210" w:rsidDel="001C3581">
          <w:rPr>
            <w:rFonts w:eastAsia="Times New Roman"/>
            <w:color w:val="000000"/>
            <w:szCs w:val="24"/>
          </w:rPr>
          <w:delText xml:space="preserve">not supported </w:delText>
        </w:r>
        <w:r w:rsidRPr="00015210" w:rsidDel="001C3581">
          <w:rPr>
            <w:rFonts w:eastAsia="Times New Roman"/>
            <w:color w:val="000000"/>
            <w:szCs w:val="24"/>
          </w:rPr>
          <w:delText xml:space="preserve">rather than </w:delText>
        </w:r>
        <w:r w:rsidR="00B27CC5" w:rsidRPr="00015210" w:rsidDel="001C3581">
          <w:rPr>
            <w:rFonts w:eastAsia="Times New Roman"/>
            <w:color w:val="000000"/>
            <w:szCs w:val="24"/>
          </w:rPr>
          <w:delText xml:space="preserve">a </w:delText>
        </w:r>
        <w:r w:rsidRPr="00015210" w:rsidDel="001C3581">
          <w:rPr>
            <w:rFonts w:eastAsia="Times New Roman"/>
            <w:color w:val="000000"/>
            <w:szCs w:val="24"/>
          </w:rPr>
          <w:delText xml:space="preserve">conclusive </w:delText>
        </w:r>
        <w:r w:rsidR="00B27CC5" w:rsidRPr="00015210" w:rsidDel="001C3581">
          <w:rPr>
            <w:rFonts w:eastAsia="Times New Roman"/>
            <w:color w:val="000000"/>
            <w:szCs w:val="24"/>
          </w:rPr>
          <w:delText>reject</w:delText>
        </w:r>
        <w:r w:rsidRPr="00015210" w:rsidDel="001C3581">
          <w:rPr>
            <w:rFonts w:eastAsia="Times New Roman"/>
            <w:color w:val="000000"/>
            <w:szCs w:val="24"/>
          </w:rPr>
          <w:delText>.</w:delText>
        </w:r>
      </w:del>
    </w:p>
    <w:p w14:paraId="1191BDC0" w14:textId="1681CC7D" w:rsidR="001C3581" w:rsidRPr="001C3581" w:rsidRDefault="00B51AB5">
      <w:pPr>
        <w:pStyle w:val="Paragraph0"/>
        <w:rPr>
          <w:ins w:id="2838" w:author="Prof. LIU Ben" w:date="2026-08-26T00:12:00Z" w16du:dateUtc="2026-08-25T16:12:00Z"/>
          <w:rPrChange w:id="2839" w:author="Prof. LIU Ben" w:date="2026-08-26T00:12:00Z" w16du:dateUtc="2026-08-25T16:12:00Z">
            <w:rPr>
              <w:ins w:id="2840" w:author="Prof. LIU Ben" w:date="2026-08-26T00:12:00Z" w16du:dateUtc="2026-08-25T16:12:00Z"/>
              <w:color w:val="000000"/>
            </w:rPr>
          </w:rPrChange>
        </w:rPr>
        <w:pPrChange w:id="2841" w:author="Prof. LIU Ben" w:date="2026-08-26T00:12:00Z" w16du:dateUtc="2026-08-25T16:12:00Z">
          <w:pPr/>
        </w:pPrChange>
      </w:pPr>
      <w:r w:rsidRPr="00015210">
        <w:rPr>
          <w:b/>
          <w:bCs/>
        </w:rPr>
        <w:t xml:space="preserve">The length </w:t>
      </w:r>
      <w:del w:id="2842" w:author="Xin Li" w:date="2026-08-22T13:43:00Z" w16du:dateUtc="2026-08-22T05:43:00Z">
        <w:r w:rsidRPr="00015210" w:rsidDel="00745A6A">
          <w:rPr>
            <w:b/>
            <w:bCs/>
          </w:rPr>
          <w:delText xml:space="preserve">slope </w:delText>
        </w:r>
      </w:del>
      <w:ins w:id="2843" w:author="Xin Li" w:date="2026-08-22T13:43:00Z" w16du:dateUtc="2026-08-22T05:43:00Z">
        <w:r w:rsidR="00745A6A">
          <w:rPr>
            <w:b/>
            <w:bCs/>
          </w:rPr>
          <w:t>effect</w:t>
        </w:r>
        <w:r w:rsidR="00745A6A" w:rsidRPr="00015210">
          <w:rPr>
            <w:b/>
            <w:bCs/>
          </w:rPr>
          <w:t xml:space="preserve"> </w:t>
        </w:r>
      </w:ins>
      <w:r w:rsidRPr="00015210">
        <w:rPr>
          <w:b/>
          <w:bCs/>
        </w:rPr>
        <w:t>(H5).</w:t>
      </w:r>
      <w:r w:rsidRPr="00015210">
        <w:t xml:space="preserve"> </w:t>
      </w:r>
      <w:ins w:id="2844" w:author="Prof. LIU Ben" w:date="2026-08-26T00:12:00Z" w16du:dateUtc="2026-08-25T16:12:00Z">
        <w:r w:rsidR="001C3581" w:rsidRPr="001C3581">
          <w:rPr>
            <w:rPrChange w:id="2845" w:author="Prof. LIU Ben" w:date="2026-08-26T00:12:00Z" w16du:dateUtc="2026-08-25T16:12:00Z">
              <w:rPr>
                <w:color w:val="000000"/>
              </w:rPr>
            </w:rPrChange>
          </w:rPr>
          <w:t xml:space="preserve">The interaction with AI answer length is negative but not statistically significant (−0.204, </w:t>
        </w:r>
        <w:commentRangeStart w:id="2846"/>
        <w:r w:rsidR="001C3581" w:rsidRPr="001C3581">
          <w:rPr>
            <w:rPrChange w:id="2847" w:author="Prof. LIU Ben" w:date="2026-08-26T00:12:00Z" w16du:dateUtc="2026-08-25T16:12:00Z">
              <w:rPr>
                <w:color w:val="000000"/>
              </w:rPr>
            </w:rPrChange>
          </w:rPr>
          <w:t>s.e. 0.128</w:t>
        </w:r>
      </w:ins>
      <w:commentRangeEnd w:id="2846"/>
      <w:r w:rsidR="001C3581" w:rsidRPr="001C3581">
        <w:rPr>
          <w:rStyle w:val="CommentReference"/>
          <w:sz w:val="24"/>
          <w:rPrChange w:id="2848" w:author="Prof. LIU Ben" w:date="2026-08-26T00:12:00Z" w16du:dateUtc="2026-08-25T16:12:00Z">
            <w:rPr>
              <w:rStyle w:val="CommentReference"/>
              <w:color w:val="000000"/>
              <w:sz w:val="24"/>
            </w:rPr>
          </w:rPrChange>
        </w:rPr>
        <w:commentReference w:id="2846"/>
      </w:r>
      <w:ins w:id="2849" w:author="Prof. LIU Ben" w:date="2026-08-26T00:12:00Z" w16du:dateUtc="2026-08-25T16:12:00Z">
        <w:r w:rsidR="001C3581" w:rsidRPr="001C3581">
          <w:rPr>
            <w:rPrChange w:id="2850" w:author="Prof. LIU Ben" w:date="2026-08-26T00:12:00Z" w16du:dateUtc="2026-08-25T16:12:00Z">
              <w:rPr>
                <w:color w:val="000000"/>
              </w:rPr>
            </w:rPrChange>
          </w:rPr>
          <w:t xml:space="preserve">). How much of the question the AI answer </w:t>
        </w:r>
        <w:r w:rsidR="001C3581">
          <w:rPr>
            <w:rFonts w:hint="eastAsia"/>
          </w:rPr>
          <w:t xml:space="preserve">seems to </w:t>
        </w:r>
        <w:r w:rsidR="001C3581" w:rsidRPr="001C3581">
          <w:rPr>
            <w:rPrChange w:id="2851" w:author="Prof. LIU Ben" w:date="2026-08-26T00:12:00Z" w16du:dateUtc="2026-08-25T16:12:00Z">
              <w:rPr>
                <w:color w:val="000000"/>
              </w:rPr>
            </w:rPrChange>
          </w:rPr>
          <w:lastRenderedPageBreak/>
          <w:t xml:space="preserve">cover does not change how good the human answer is, which is consistent with our theoretical </w:t>
        </w:r>
      </w:ins>
      <w:ins w:id="2852" w:author="Prof. LIU Ben" w:date="2026-08-26T00:13:00Z" w16du:dateUtc="2026-08-25T16:13:00Z">
        <w:r w:rsidR="001C3581">
          <w:rPr>
            <w:rFonts w:hint="eastAsia"/>
          </w:rPr>
          <w:t>prediction</w:t>
        </w:r>
      </w:ins>
      <w:ins w:id="2853" w:author="Prof. LIU Ben" w:date="2026-08-26T00:12:00Z" w16du:dateUtc="2026-08-25T16:12:00Z">
        <w:r w:rsidR="001C3581" w:rsidRPr="001C3581">
          <w:rPr>
            <w:rPrChange w:id="2854" w:author="Prof. LIU Ben" w:date="2026-08-26T00:12:00Z" w16du:dateUtc="2026-08-25T16:12:00Z">
              <w:rPr>
                <w:color w:val="000000"/>
              </w:rPr>
            </w:rPrChange>
          </w:rPr>
          <w:t>. We find no evidence against H5.</w:t>
        </w:r>
      </w:ins>
    </w:p>
    <w:p w14:paraId="3EDA3576" w14:textId="6519B6BD" w:rsidR="00B51AB5" w:rsidRPr="00015210" w:rsidDel="001C3581" w:rsidRDefault="00B51AB5" w:rsidP="00B51AB5">
      <w:pPr>
        <w:pStyle w:val="Paragraph0"/>
        <w:rPr>
          <w:del w:id="2855" w:author="Prof. LIU Ben" w:date="2026-08-26T00:13:00Z" w16du:dateUtc="2026-08-25T16:13:00Z"/>
        </w:rPr>
      </w:pPr>
      <w:del w:id="2856" w:author="Prof. LIU Ben" w:date="2026-08-26T00:13:00Z" w16du:dateUtc="2026-08-25T16:13:00Z">
        <w:r w:rsidRPr="00015210" w:rsidDel="001C3581">
          <w:delText>The interaction with AI answer length is small and insignificant (−0.</w:delText>
        </w:r>
        <w:r w:rsidR="000D48EE" w:rsidRPr="00015210" w:rsidDel="001C3581">
          <w:delText>204</w:delText>
        </w:r>
        <w:r w:rsidRPr="00015210" w:rsidDel="001C3581">
          <w:delText>, s.e. 0.</w:delText>
        </w:r>
        <w:r w:rsidR="007B216C" w:rsidRPr="00015210" w:rsidDel="001C3581">
          <w:delText>1</w:delText>
        </w:r>
        <w:r w:rsidR="00243D35" w:rsidRPr="00015210" w:rsidDel="001C3581">
          <w:delText>28</w:delText>
        </w:r>
        <w:r w:rsidRPr="00015210" w:rsidDel="001C3581">
          <w:delText>). How much of the question the AI answer covers does not change how good the human answer is</w:delText>
        </w:r>
        <w:r w:rsidR="007B216C" w:rsidRPr="00015210" w:rsidDel="001C3581">
          <w:delText>, which is consistent with our theoretical development</w:delText>
        </w:r>
        <w:r w:rsidRPr="00015210" w:rsidDel="001C3581">
          <w:delText xml:space="preserve">. </w:delText>
        </w:r>
        <w:r w:rsidR="007B216C" w:rsidRPr="00015210" w:rsidDel="001C3581">
          <w:delText>We did not find evidence to reject H5.</w:delText>
        </w:r>
      </w:del>
    </w:p>
    <w:p w14:paraId="1905703F" w14:textId="4875589B" w:rsidR="002F3285" w:rsidRPr="00015210" w:rsidRDefault="00B51AB5" w:rsidP="002F3285">
      <w:pPr>
        <w:pStyle w:val="Paragraph0"/>
      </w:pPr>
      <w:r w:rsidRPr="00015210">
        <w:rPr>
          <w:b/>
          <w:bCs/>
        </w:rPr>
        <w:t xml:space="preserve">The quality </w:t>
      </w:r>
      <w:del w:id="2857" w:author="Xin Li" w:date="2026-08-22T13:43:00Z" w16du:dateUtc="2026-08-22T05:43:00Z">
        <w:r w:rsidRPr="00015210" w:rsidDel="00745A6A">
          <w:rPr>
            <w:b/>
            <w:bCs/>
          </w:rPr>
          <w:delText xml:space="preserve">slope </w:delText>
        </w:r>
      </w:del>
      <w:ins w:id="2858" w:author="Xin Li" w:date="2026-08-22T13:43:00Z" w16du:dateUtc="2026-08-22T05:43:00Z">
        <w:r w:rsidR="00745A6A">
          <w:rPr>
            <w:b/>
            <w:bCs/>
          </w:rPr>
          <w:t>effect</w:t>
        </w:r>
        <w:r w:rsidR="00745A6A" w:rsidRPr="00015210">
          <w:rPr>
            <w:b/>
            <w:bCs/>
          </w:rPr>
          <w:t xml:space="preserve"> </w:t>
        </w:r>
      </w:ins>
      <w:r w:rsidRPr="00015210">
        <w:rPr>
          <w:b/>
          <w:bCs/>
        </w:rPr>
        <w:t>(H6).</w:t>
      </w:r>
      <w:r w:rsidRPr="00015210">
        <w:t xml:space="preserve"> The interaction between the AI indicator and AI answer quality is positive and significant (0.</w:t>
      </w:r>
      <w:r w:rsidR="000D48EE" w:rsidRPr="00015210">
        <w:t>114</w:t>
      </w:r>
      <w:r w:rsidRPr="00015210">
        <w:t>, p &lt; 0.0</w:t>
      </w:r>
      <w:r w:rsidR="000D48EE" w:rsidRPr="00015210">
        <w:t>1</w:t>
      </w:r>
      <w:r w:rsidRPr="00015210">
        <w:t xml:space="preserve">). The better the AI answer, the higher the quality of the human answer that follows it. </w:t>
      </w:r>
      <w:r w:rsidR="002F3285" w:rsidRPr="00015210">
        <w:t xml:space="preserve">This is consistent with our </w:t>
      </w:r>
      <w:ins w:id="2859" w:author="Prof. LIU Ben" w:date="2026-08-26T00:13:00Z" w16du:dateUtc="2026-08-25T16:13:00Z">
        <w:r w:rsidR="001C3581">
          <w:rPr>
            <w:rFonts w:hint="eastAsia"/>
          </w:rPr>
          <w:t>account</w:t>
        </w:r>
      </w:ins>
      <w:del w:id="2860" w:author="Prof. LIU Ben" w:date="2026-08-26T00:13:00Z" w16du:dateUtc="2026-08-25T16:13:00Z">
        <w:r w:rsidR="002F3285" w:rsidRPr="00015210" w:rsidDel="001C3581">
          <w:delText>theoretical explanation</w:delText>
        </w:r>
      </w:del>
      <w:r w:rsidR="002F3285" w:rsidRPr="00015210">
        <w:t xml:space="preserve">: when </w:t>
      </w:r>
      <w:ins w:id="2861" w:author="Prof. LIU Ben" w:date="2026-08-26T00:13:00Z" w16du:dateUtc="2026-08-25T16:13:00Z">
        <w:r w:rsidR="001C3581">
          <w:rPr>
            <w:rFonts w:hint="eastAsia"/>
          </w:rPr>
          <w:t xml:space="preserve">the </w:t>
        </w:r>
      </w:ins>
      <w:r w:rsidR="002F3285" w:rsidRPr="00015210">
        <w:t xml:space="preserve">AI sets a higher benchmark in the competition, human contributors respond with higher quality answers. </w:t>
      </w:r>
      <w:del w:id="2862" w:author="Prof. LIU Ben" w:date="2026-08-26T00:14:00Z" w16du:dateUtc="2026-08-25T16:14:00Z">
        <w:r w:rsidRPr="00015210" w:rsidDel="001C3581">
          <w:delText>Over the observed range of AI answer quality</w:delText>
        </w:r>
        <w:r w:rsidR="00B27CC5" w:rsidRPr="00015210" w:rsidDel="001C3581">
          <w:delText>,</w:delText>
        </w:r>
        <w:r w:rsidRPr="00015210" w:rsidDel="001C3581">
          <w:delText xml:space="preserve"> roughly [</w:delText>
        </w:r>
        <w:r w:rsidR="007B216C" w:rsidRPr="00015210" w:rsidDel="001C3581">
          <w:delText>5.359, 8.845</w:delText>
        </w:r>
        <w:r w:rsidRPr="00015210" w:rsidDel="001C3581">
          <w:delText>]</w:delText>
        </w:r>
        <w:r w:rsidR="00B27CC5" w:rsidRPr="00015210" w:rsidDel="001C3581">
          <w:delText xml:space="preserve"> </w:delText>
        </w:r>
        <w:r w:rsidR="007B216C" w:rsidRPr="00015210" w:rsidDel="001C3581">
          <w:delText>(mean ± 1 SD)</w:delText>
        </w:r>
        <w:r w:rsidR="00B27CC5" w:rsidRPr="00015210" w:rsidDel="001C3581">
          <w:delText xml:space="preserve">, </w:delText>
        </w:r>
        <w:r w:rsidRPr="00015210" w:rsidDel="001C3581">
          <w:delText xml:space="preserve">this slope implies </w:delText>
        </w:r>
        <w:r w:rsidR="00B27CC5" w:rsidRPr="00015210" w:rsidDel="001C3581">
          <w:delText>the</w:delText>
        </w:r>
        <w:r w:rsidR="00B67429" w:rsidRPr="00015210" w:rsidDel="001C3581">
          <w:delText xml:space="preserve"> effect of AI with a typical AI quality level on human quality</w:delText>
        </w:r>
        <w:r w:rsidR="00B27CC5" w:rsidRPr="00015210" w:rsidDel="001C3581">
          <w:delText xml:space="preserve"> is approximately</w:delText>
        </w:r>
        <w:r w:rsidR="00B67429" w:rsidRPr="00015210" w:rsidDel="001C3581">
          <w:delText xml:space="preserve"> </w:delText>
        </w:r>
        <w:r w:rsidRPr="00015210" w:rsidDel="001C3581">
          <w:delText>[</w:delText>
        </w:r>
        <w:r w:rsidR="00C07449" w:rsidRPr="00015210" w:rsidDel="001C3581">
          <w:delText>0.611, 1.008</w:delText>
        </w:r>
        <w:r w:rsidRPr="00015210" w:rsidDel="001C3581">
          <w:delText>] in human answer quality</w:delText>
        </w:r>
        <w:r w:rsidR="00C07449" w:rsidRPr="00015210" w:rsidDel="001C3581">
          <w:delText xml:space="preserve"> score</w:delText>
        </w:r>
        <w:r w:rsidRPr="00015210" w:rsidDel="001C3581">
          <w:delText>, or [</w:delText>
        </w:r>
        <w:r w:rsidR="00C07449" w:rsidRPr="00015210" w:rsidDel="001C3581">
          <w:delText xml:space="preserve">0.295, </w:delText>
        </w:r>
        <w:r w:rsidR="002F3285" w:rsidRPr="00015210" w:rsidDel="001C3581">
          <w:delText>0</w:delText>
        </w:r>
        <w:r w:rsidR="00C07449" w:rsidRPr="00015210" w:rsidDel="001C3581">
          <w:delText>.486</w:delText>
        </w:r>
        <w:r w:rsidRPr="00015210" w:rsidDel="001C3581">
          <w:delText xml:space="preserve">] standard deviations of the outcome. </w:delText>
        </w:r>
      </w:del>
      <w:r w:rsidRPr="00015210">
        <w:t>H6 is supported.</w:t>
      </w:r>
    </w:p>
    <w:p w14:paraId="117BB3B4" w14:textId="7B25FDB2" w:rsidR="002F3285" w:rsidRPr="00015210" w:rsidDel="001C3581" w:rsidRDefault="002F3285" w:rsidP="006F368B">
      <w:pPr>
        <w:pStyle w:val="Heading2"/>
        <w:rPr>
          <w:del w:id="2863" w:author="Prof. LIU Ben" w:date="2026-08-26T00:15:00Z" w16du:dateUtc="2026-08-25T16:15:00Z"/>
        </w:rPr>
      </w:pPr>
      <w:r w:rsidRPr="00015210">
        <w:t>The Pattern as a Whole</w:t>
      </w:r>
    </w:p>
    <w:p w14:paraId="67FD3ADC" w14:textId="48D43CE3" w:rsidR="00767B04" w:rsidDel="001C3581" w:rsidRDefault="00767B04">
      <w:pPr>
        <w:pStyle w:val="Heading2"/>
        <w:rPr>
          <w:del w:id="2864" w:author="Xin Li" w:date="2026-08-22T13:46:00Z" w16du:dateUtc="2026-08-22T05:46:00Z"/>
        </w:rPr>
        <w:pPrChange w:id="2865" w:author="Prof. LIU Ben" w:date="2026-08-26T00:15:00Z" w16du:dateUtc="2026-08-25T16:15:00Z">
          <w:pPr>
            <w:pStyle w:val="TableFiguretitle"/>
          </w:pPr>
        </w:pPrChange>
      </w:pPr>
      <w:del w:id="2866" w:author="Xin Li" w:date="2026-08-22T13:46:00Z" w16du:dateUtc="2026-08-22T05:46:00Z">
        <w:r w:rsidRPr="00015210" w:rsidDel="002D1C42">
          <w:delText xml:space="preserve">Table </w:delText>
        </w:r>
      </w:del>
      <w:del w:id="2867" w:author="Xin Li" w:date="2026-08-22T13:40:00Z" w16du:dateUtc="2026-08-22T05:40:00Z">
        <w:r w:rsidRPr="00015210" w:rsidDel="00745A6A">
          <w:delText xml:space="preserve">6 </w:delText>
        </w:r>
      </w:del>
      <w:del w:id="2868" w:author="Xin Li" w:date="2026-08-22T13:46:00Z" w16du:dateUtc="2026-08-22T05:46:00Z">
        <w:r w:rsidRPr="00015210" w:rsidDel="002D1C42">
          <w:delText>sets the six tests against their predictions.</w:delText>
        </w:r>
      </w:del>
    </w:p>
    <w:p w14:paraId="7C63F95A" w14:textId="77777777" w:rsidR="001C3581" w:rsidRDefault="001C3581">
      <w:pPr>
        <w:pStyle w:val="Heading2"/>
        <w:rPr>
          <w:ins w:id="2869" w:author="Prof. LIU Ben" w:date="2026-08-26T00:15:00Z" w16du:dateUtc="2026-08-25T16:15:00Z"/>
          <w:color w:val="000000"/>
          <w:sz w:val="22"/>
        </w:rPr>
        <w:pPrChange w:id="2870" w:author="Prof. LIU Ben" w:date="2026-08-26T00:15:00Z" w16du:dateUtc="2026-08-25T16:15:00Z">
          <w:pPr>
            <w:pStyle w:val="Paragraph0"/>
          </w:pPr>
        </w:pPrChange>
      </w:pPr>
    </w:p>
    <w:p w14:paraId="47A650FC" w14:textId="07CFCF00" w:rsidR="001C3581" w:rsidRPr="001C3581" w:rsidRDefault="001C3581">
      <w:pPr>
        <w:pStyle w:val="Paragraph0"/>
        <w:spacing w:before="100" w:beforeAutospacing="1"/>
        <w:rPr>
          <w:ins w:id="2871" w:author="Prof. LIU Ben" w:date="2026-08-26T00:15:00Z" w16du:dateUtc="2026-08-25T16:15:00Z"/>
          <w:rPrChange w:id="2872" w:author="Prof. LIU Ben" w:date="2026-08-26T00:15:00Z" w16du:dateUtc="2026-08-25T16:15:00Z">
            <w:rPr>
              <w:ins w:id="2873" w:author="Prof. LIU Ben" w:date="2026-08-26T00:15:00Z" w16du:dateUtc="2026-08-25T16:15:00Z"/>
              <w:color w:val="000000"/>
            </w:rPr>
          </w:rPrChange>
        </w:rPr>
        <w:pPrChange w:id="2874" w:author="Prof. LIU Ben" w:date="2026-08-26T00:15:00Z" w16du:dateUtc="2026-08-25T16:15:00Z">
          <w:pPr>
            <w:spacing w:before="100" w:beforeAutospacing="1" w:after="100" w:afterAutospacing="1"/>
          </w:pPr>
        </w:pPrChange>
      </w:pPr>
      <w:ins w:id="2875" w:author="Prof. LIU Ben" w:date="2026-08-26T00:15:00Z" w16du:dateUtc="2026-08-25T16:15:00Z">
        <w:r w:rsidRPr="001C3581">
          <w:rPr>
            <w:rPrChange w:id="2876" w:author="Prof. LIU Ben" w:date="2026-08-26T00:15:00Z" w16du:dateUtc="2026-08-25T16:15:00Z">
              <w:rPr>
                <w:color w:val="000000"/>
              </w:rPr>
            </w:rPrChange>
          </w:rPr>
          <w:t>Table 4 sets the six tests against their predictions, and the estimates trace the pattern predicted by our framework in Section 3. Length reduces supply (H2: −0.046, p &lt; 0.001), and quality raises effort (H6: 0.114, p &lt; 0.01). The two predictions of n</w:t>
        </w:r>
      </w:ins>
      <w:ins w:id="2877" w:author="Prof. LIU Ben" w:date="2026-08-26T00:16:00Z" w16du:dateUtc="2026-08-25T16:16:00Z">
        <w:r>
          <w:rPr>
            <w:rFonts w:hint="eastAsia"/>
          </w:rPr>
          <w:t>ull</w:t>
        </w:r>
      </w:ins>
      <w:ins w:id="2878" w:author="Prof. LIU Ben" w:date="2026-08-26T00:15:00Z" w16du:dateUtc="2026-08-25T16:15:00Z">
        <w:r w:rsidRPr="001C3581">
          <w:rPr>
            <w:rPrChange w:id="2879" w:author="Prof. LIU Ben" w:date="2026-08-26T00:15:00Z" w16du:dateUtc="2026-08-25T16:15:00Z">
              <w:rPr>
                <w:color w:val="000000"/>
              </w:rPr>
            </w:rPrChange>
          </w:rPr>
          <w:t xml:space="preserve"> effect behave as our account requires: we find no evidence that quality shifts supply (H3) or that length shifts effort (H5). We </w:t>
        </w:r>
      </w:ins>
      <w:ins w:id="2880" w:author="Prof. LIU Ben" w:date="2026-08-26T00:16:00Z" w16du:dateUtc="2026-08-25T16:16:00Z">
        <w:r>
          <w:rPr>
            <w:rFonts w:hint="eastAsia"/>
          </w:rPr>
          <w:t>consider</w:t>
        </w:r>
      </w:ins>
      <w:ins w:id="2881" w:author="Prof. LIU Ben" w:date="2026-08-26T00:15:00Z" w16du:dateUtc="2026-08-25T16:15:00Z">
        <w:r w:rsidRPr="001C3581">
          <w:rPr>
            <w:rPrChange w:id="2882" w:author="Prof. LIU Ben" w:date="2026-08-26T00:15:00Z" w16du:dateUtc="2026-08-25T16:15:00Z">
              <w:rPr>
                <w:color w:val="000000"/>
              </w:rPr>
            </w:rPrChange>
          </w:rPr>
          <w:t xml:space="preserve"> these as an absence of evidence for an effect, not as proof that the effect is exactly zero. The label raises answer supply (H1: 0.188, p &lt; 0.05) and, consistent with H4, has no detectable effect on human answer quality. Read together, the cues an answerer registers at a glance</w:t>
        </w:r>
      </w:ins>
      <w:ins w:id="2883" w:author="Prof. LIU Ben" w:date="2026-08-26T00:17:00Z" w16du:dateUtc="2026-08-25T16:17:00Z">
        <w:r>
          <w:rPr>
            <w:rFonts w:hint="eastAsia"/>
          </w:rPr>
          <w:t xml:space="preserve">, including </w:t>
        </w:r>
      </w:ins>
      <w:ins w:id="2884" w:author="Prof. LIU Ben" w:date="2026-08-26T00:15:00Z" w16du:dateUtc="2026-08-25T16:15:00Z">
        <w:r w:rsidRPr="001C3581">
          <w:rPr>
            <w:rPrChange w:id="2885" w:author="Prof. LIU Ben" w:date="2026-08-26T00:15:00Z" w16du:dateUtc="2026-08-25T16:15:00Z">
              <w:rPr>
                <w:color w:val="000000"/>
              </w:rPr>
            </w:rPrChange>
          </w:rPr>
          <w:t>the label and the length</w:t>
        </w:r>
      </w:ins>
      <w:ins w:id="2886" w:author="Prof. LIU Ben" w:date="2026-08-26T00:17:00Z" w16du:dateUtc="2026-08-25T16:17:00Z">
        <w:r>
          <w:rPr>
            <w:rFonts w:hint="eastAsia"/>
          </w:rPr>
          <w:t xml:space="preserve">, </w:t>
        </w:r>
      </w:ins>
      <w:ins w:id="2887" w:author="Prof. LIU Ben" w:date="2026-08-26T00:15:00Z" w16du:dateUtc="2026-08-25T16:15:00Z">
        <w:r w:rsidRPr="001C3581">
          <w:rPr>
            <w:rPrChange w:id="2888" w:author="Prof. LIU Ben" w:date="2026-08-26T00:15:00Z" w16du:dateUtc="2026-08-25T16:15:00Z">
              <w:rPr>
                <w:color w:val="000000"/>
              </w:rPr>
            </w:rPrChange>
          </w:rPr>
          <w:t>govern entry, while the cue that requires reading</w:t>
        </w:r>
      </w:ins>
      <w:ins w:id="2889" w:author="Prof. LIU Ben" w:date="2026-08-26T00:17:00Z" w16du:dateUtc="2026-08-25T16:17:00Z">
        <w:r>
          <w:rPr>
            <w:rFonts w:hint="eastAsia"/>
          </w:rPr>
          <w:t xml:space="preserve">, </w:t>
        </w:r>
      </w:ins>
      <w:ins w:id="2890" w:author="Prof. LIU Ben" w:date="2026-08-26T00:15:00Z" w16du:dateUtc="2026-08-25T16:15:00Z">
        <w:r w:rsidRPr="001C3581">
          <w:rPr>
            <w:rPrChange w:id="2891" w:author="Prof. LIU Ben" w:date="2026-08-26T00:15:00Z" w16du:dateUtc="2026-08-25T16:15:00Z">
              <w:rPr>
                <w:color w:val="000000"/>
              </w:rPr>
            </w:rPrChange>
          </w:rPr>
          <w:t>quality</w:t>
        </w:r>
      </w:ins>
      <w:ins w:id="2892" w:author="Prof. LIU Ben" w:date="2026-08-26T00:17:00Z" w16du:dateUtc="2026-08-25T16:17:00Z">
        <w:r>
          <w:rPr>
            <w:rFonts w:hint="eastAsia"/>
          </w:rPr>
          <w:t xml:space="preserve">, </w:t>
        </w:r>
      </w:ins>
      <w:ins w:id="2893" w:author="Prof. LIU Ben" w:date="2026-08-26T00:15:00Z" w16du:dateUtc="2026-08-25T16:15:00Z">
        <w:r w:rsidRPr="001C3581">
          <w:rPr>
            <w:rPrChange w:id="2894" w:author="Prof. LIU Ben" w:date="2026-08-26T00:15:00Z" w16du:dateUtc="2026-08-25T16:15:00Z">
              <w:rPr>
                <w:color w:val="000000"/>
              </w:rPr>
            </w:rPrChange>
          </w:rPr>
          <w:t xml:space="preserve">governs </w:t>
        </w:r>
      </w:ins>
      <w:ins w:id="2895" w:author="Prof. LIU Ben" w:date="2026-08-26T00:17:00Z" w16du:dateUtc="2026-08-25T16:17:00Z">
        <w:r>
          <w:rPr>
            <w:rFonts w:hint="eastAsia"/>
          </w:rPr>
          <w:t>quality decision</w:t>
        </w:r>
      </w:ins>
      <w:ins w:id="2896" w:author="Prof. LIU Ben" w:date="2026-08-26T00:15:00Z" w16du:dateUtc="2026-08-25T16:15:00Z">
        <w:r w:rsidRPr="001C3581">
          <w:rPr>
            <w:rPrChange w:id="2897" w:author="Prof. LIU Ben" w:date="2026-08-26T00:15:00Z" w16du:dateUtc="2026-08-25T16:15:00Z">
              <w:rPr>
                <w:color w:val="000000"/>
              </w:rPr>
            </w:rPrChange>
          </w:rPr>
          <w:t>.</w:t>
        </w:r>
      </w:ins>
    </w:p>
    <w:p w14:paraId="78C7FE5B" w14:textId="513DFB43" w:rsidR="00767B04" w:rsidRPr="00015210" w:rsidRDefault="00767B04" w:rsidP="004D1041">
      <w:pPr>
        <w:pStyle w:val="TableFiguretitle"/>
      </w:pPr>
      <w:r w:rsidRPr="00015210">
        <w:t xml:space="preserve">Table </w:t>
      </w:r>
      <w:ins w:id="2898" w:author="Xin Li" w:date="2026-08-22T13:40:00Z" w16du:dateUtc="2026-08-22T05:40:00Z">
        <w:r w:rsidR="00745A6A">
          <w:t>4</w:t>
        </w:r>
      </w:ins>
      <w:del w:id="2899" w:author="Xin Li" w:date="2026-08-22T13:40:00Z" w16du:dateUtc="2026-08-22T05:40:00Z">
        <w:r w:rsidRPr="00015210" w:rsidDel="00745A6A">
          <w:delText>6</w:delText>
        </w:r>
      </w:del>
      <w:r w:rsidRPr="00015210">
        <w:t>. Predictions and results</w:t>
      </w:r>
    </w:p>
    <w:tbl>
      <w:tblPr>
        <w:tblStyle w:val="TableGrid"/>
        <w:tblW w:w="0" w:type="auto"/>
        <w:tblLook w:val="04A0" w:firstRow="1" w:lastRow="0" w:firstColumn="1" w:lastColumn="0" w:noHBand="0" w:noVBand="1"/>
      </w:tblPr>
      <w:tblGrid>
        <w:gridCol w:w="990"/>
        <w:gridCol w:w="3581"/>
        <w:gridCol w:w="4779"/>
      </w:tblGrid>
      <w:tr w:rsidR="00767B04" w:rsidRPr="00015210" w14:paraId="6959C7C7" w14:textId="77777777" w:rsidTr="004D1041">
        <w:tc>
          <w:tcPr>
            <w:tcW w:w="0" w:type="auto"/>
            <w:hideMark/>
          </w:tcPr>
          <w:p w14:paraId="2B75F39A" w14:textId="77777777" w:rsidR="00767B04" w:rsidRPr="00015210" w:rsidRDefault="00767B04" w:rsidP="00E83740">
            <w:pPr>
              <w:rPr>
                <w:color w:val="000000"/>
              </w:rPr>
            </w:pPr>
          </w:p>
        </w:tc>
        <w:tc>
          <w:tcPr>
            <w:tcW w:w="0" w:type="auto"/>
            <w:hideMark/>
          </w:tcPr>
          <w:p w14:paraId="670F2F3D" w14:textId="77777777" w:rsidR="00767B04" w:rsidRPr="00015210" w:rsidRDefault="00767B04" w:rsidP="00E83740">
            <w:pPr>
              <w:jc w:val="center"/>
              <w:rPr>
                <w:b/>
                <w:bCs/>
              </w:rPr>
            </w:pPr>
            <w:r w:rsidRPr="00015210">
              <w:rPr>
                <w:b/>
                <w:bCs/>
              </w:rPr>
              <w:t>Answer supply (entry)</w:t>
            </w:r>
          </w:p>
        </w:tc>
        <w:tc>
          <w:tcPr>
            <w:tcW w:w="0" w:type="auto"/>
            <w:hideMark/>
          </w:tcPr>
          <w:p w14:paraId="4C941E43" w14:textId="77777777" w:rsidR="00767B04" w:rsidRPr="00015210" w:rsidRDefault="00767B04" w:rsidP="00E83740">
            <w:pPr>
              <w:jc w:val="center"/>
              <w:rPr>
                <w:b/>
                <w:bCs/>
              </w:rPr>
            </w:pPr>
            <w:r w:rsidRPr="00015210">
              <w:rPr>
                <w:b/>
                <w:bCs/>
              </w:rPr>
              <w:t>Answer quality (effort)</w:t>
            </w:r>
          </w:p>
        </w:tc>
      </w:tr>
      <w:tr w:rsidR="00767B04" w:rsidRPr="00015210" w14:paraId="1B9FF472" w14:textId="77777777" w:rsidTr="004D1041">
        <w:tc>
          <w:tcPr>
            <w:tcW w:w="0" w:type="auto"/>
            <w:hideMark/>
          </w:tcPr>
          <w:p w14:paraId="34521C86" w14:textId="7A6FFD1E" w:rsidR="00767B04" w:rsidRPr="00015210" w:rsidRDefault="00767B04" w:rsidP="00E83740">
            <w:r w:rsidRPr="00015210">
              <w:rPr>
                <w:b/>
                <w:bCs/>
              </w:rPr>
              <w:t>Label</w:t>
            </w:r>
          </w:p>
        </w:tc>
        <w:tc>
          <w:tcPr>
            <w:tcW w:w="0" w:type="auto"/>
            <w:hideMark/>
          </w:tcPr>
          <w:p w14:paraId="4D1D047D" w14:textId="75CF6519" w:rsidR="00767B04" w:rsidRPr="00015210" w:rsidRDefault="00767B04" w:rsidP="00E83740">
            <w:r w:rsidRPr="00015210">
              <w:t>H1</w:t>
            </w:r>
            <w:ins w:id="2900" w:author="Prof. LIU Ben" w:date="2026-08-26T00:20:00Z" w16du:dateUtc="2026-08-25T16:20:00Z">
              <w:r w:rsidR="001C3581">
                <w:rPr>
                  <w:rFonts w:hint="eastAsia"/>
                </w:rPr>
                <w:t xml:space="preserve"> (</w:t>
              </w:r>
            </w:ins>
            <w:del w:id="2901" w:author="Prof. LIU Ben" w:date="2026-08-26T00:20:00Z" w16du:dateUtc="2026-08-25T16:20:00Z">
              <w:r w:rsidRPr="00015210" w:rsidDel="001C3581">
                <w:delText xml:space="preserve">: </w:delText>
              </w:r>
            </w:del>
            <w:r w:rsidRPr="00015210">
              <w:t>positive</w:t>
            </w:r>
            <w:ins w:id="2902" w:author="Prof. LIU Ben" w:date="2026-08-26T00:20:00Z" w16du:dateUtc="2026-08-25T16:20:00Z">
              <w:r w:rsidR="001C3581">
                <w:rPr>
                  <w:rFonts w:hint="eastAsia"/>
                </w:rPr>
                <w:t>):</w:t>
              </w:r>
            </w:ins>
            <w:del w:id="2903" w:author="Prof. LIU Ben" w:date="2026-08-26T00:20:00Z" w16du:dateUtc="2026-08-25T16:20:00Z">
              <w:r w:rsidRPr="00015210" w:rsidDel="001C3581">
                <w:delText>.</w:delText>
              </w:r>
            </w:del>
            <w:r w:rsidRPr="00015210">
              <w:t xml:space="preserve"> 0.</w:t>
            </w:r>
            <w:r w:rsidR="00572CD6" w:rsidRPr="00015210">
              <w:t>188</w:t>
            </w:r>
            <w:ins w:id="2904" w:author="Prof. LIU Ben" w:date="2026-08-26T00:19:00Z" w16du:dateUtc="2026-08-25T16:19:00Z">
              <w:r w:rsidR="001C3581">
                <w:rPr>
                  <w:rFonts w:hint="eastAsia"/>
                </w:rPr>
                <w:t>*</w:t>
              </w:r>
            </w:ins>
            <w:r w:rsidRPr="00015210">
              <w:t xml:space="preserve">, </w:t>
            </w:r>
            <w:ins w:id="2905" w:author="Xin Li" w:date="2026-08-22T13:45:00Z" w16du:dateUtc="2026-08-22T05:45:00Z">
              <w:r w:rsidR="002D1C42" w:rsidRPr="00015210">
                <w:t>Supported</w:t>
              </w:r>
              <w:del w:id="2906" w:author="Prof. LIU Ben" w:date="2026-08-26T00:19:00Z" w16du:dateUtc="2026-08-25T16:19:00Z">
                <w:r w:rsidR="002D1C42" w:rsidRPr="00015210" w:rsidDel="001C3581">
                  <w:delText xml:space="preserve"> </w:delText>
                </w:r>
              </w:del>
            </w:ins>
            <w:del w:id="2907" w:author="Prof. LIU Ben" w:date="2026-08-26T00:19:00Z" w16du:dateUtc="2026-08-25T16:19:00Z">
              <w:r w:rsidRPr="00015210" w:rsidDel="001C3581">
                <w:delText>p &lt; 0.0</w:delText>
              </w:r>
              <w:r w:rsidR="00572CD6" w:rsidRPr="00015210" w:rsidDel="001C3581">
                <w:delText>5</w:delText>
              </w:r>
              <w:r w:rsidRPr="00015210" w:rsidDel="001C3581">
                <w:delText>.</w:delText>
              </w:r>
            </w:del>
            <w:r w:rsidRPr="00015210">
              <w:t xml:space="preserve"> </w:t>
            </w:r>
            <w:del w:id="2908" w:author="Xin Li" w:date="2026-08-22T13:45:00Z" w16du:dateUtc="2026-08-22T05:45:00Z">
              <w:r w:rsidRPr="00015210" w:rsidDel="002D1C42">
                <w:delText>Supported</w:delText>
              </w:r>
            </w:del>
          </w:p>
        </w:tc>
        <w:tc>
          <w:tcPr>
            <w:tcW w:w="0" w:type="auto"/>
            <w:hideMark/>
          </w:tcPr>
          <w:p w14:paraId="22562280" w14:textId="77777777" w:rsidR="001C3581" w:rsidRPr="001C3581" w:rsidRDefault="001C3581" w:rsidP="001C3581">
            <w:pPr>
              <w:rPr>
                <w:ins w:id="2909" w:author="Prof. LIU Ben" w:date="2026-08-26T00:21:00Z" w16du:dateUtc="2026-08-25T16:21:00Z"/>
                <w:rPrChange w:id="2910" w:author="Prof. LIU Ben" w:date="2026-08-26T00:21:00Z" w16du:dateUtc="2026-08-25T16:21:00Z">
                  <w:rPr>
                    <w:ins w:id="2911" w:author="Prof. LIU Ben" w:date="2026-08-26T00:21:00Z" w16du:dateUtc="2026-08-25T16:21:00Z"/>
                    <w:color w:val="000000"/>
                  </w:rPr>
                </w:rPrChange>
              </w:rPr>
            </w:pPr>
            <w:ins w:id="2912" w:author="Prof. LIU Ben" w:date="2026-08-26T00:21:00Z" w16du:dateUtc="2026-08-25T16:21:00Z">
              <w:r w:rsidRPr="001C3581">
                <w:rPr>
                  <w:rPrChange w:id="2913" w:author="Prof. LIU Ben" w:date="2026-08-26T00:21:00Z" w16du:dateUtc="2026-08-25T16:21:00Z">
                    <w:rPr>
                      <w:color w:val="000000"/>
                    </w:rPr>
                  </w:rPrChange>
                </w:rPr>
                <w:t>H4 (no effect predicted): n.s., consistent</w:t>
              </w:r>
            </w:ins>
          </w:p>
          <w:p w14:paraId="14C4F61E" w14:textId="77777777" w:rsidR="00572CD6" w:rsidRPr="00015210" w:rsidDel="002D1C42" w:rsidRDefault="00767B04" w:rsidP="00E83740">
            <w:pPr>
              <w:rPr>
                <w:del w:id="2914" w:author="Xin Li" w:date="2026-08-22T13:45:00Z" w16du:dateUtc="2026-08-22T05:45:00Z"/>
              </w:rPr>
            </w:pPr>
            <w:del w:id="2915" w:author="Prof. LIU Ben" w:date="2026-08-26T00:20:00Z" w16du:dateUtc="2026-08-25T16:20:00Z">
              <w:r w:rsidRPr="00015210" w:rsidDel="001C3581">
                <w:delText xml:space="preserve">H4: negative. </w:delText>
              </w:r>
              <w:r w:rsidR="00572CD6" w:rsidRPr="00015210" w:rsidDel="001C3581">
                <w:delText>n.s.</w:delText>
              </w:r>
            </w:del>
          </w:p>
          <w:p w14:paraId="6D421802" w14:textId="64C5A2F8" w:rsidR="00767B04" w:rsidRPr="00015210" w:rsidRDefault="00572CD6" w:rsidP="00E83740">
            <w:del w:id="2916" w:author="Xin Li" w:date="2026-08-22T13:45:00Z" w16du:dateUtc="2026-08-22T05:45:00Z">
              <w:r w:rsidRPr="00015210" w:rsidDel="002D1C42">
                <w:delText>No evidence of an effect</w:delText>
              </w:r>
            </w:del>
          </w:p>
        </w:tc>
      </w:tr>
      <w:tr w:rsidR="00767B04" w:rsidRPr="00015210" w14:paraId="45C75207" w14:textId="77777777" w:rsidTr="004D1041">
        <w:tc>
          <w:tcPr>
            <w:tcW w:w="0" w:type="auto"/>
            <w:hideMark/>
          </w:tcPr>
          <w:p w14:paraId="62718CA8" w14:textId="77777777" w:rsidR="00767B04" w:rsidRPr="00015210" w:rsidRDefault="00767B04" w:rsidP="00E83740">
            <w:r w:rsidRPr="00015210">
              <w:rPr>
                <w:b/>
                <w:bCs/>
              </w:rPr>
              <w:t>Length</w:t>
            </w:r>
          </w:p>
        </w:tc>
        <w:tc>
          <w:tcPr>
            <w:tcW w:w="0" w:type="auto"/>
            <w:hideMark/>
          </w:tcPr>
          <w:p w14:paraId="392E01AB" w14:textId="5D9246A8" w:rsidR="00767B04" w:rsidRPr="00015210" w:rsidRDefault="00767B04" w:rsidP="00E83740">
            <w:r w:rsidRPr="00015210">
              <w:t>H2</w:t>
            </w:r>
            <w:ins w:id="2917" w:author="Prof. LIU Ben" w:date="2026-08-26T00:20:00Z" w16du:dateUtc="2026-08-25T16:20:00Z">
              <w:r w:rsidR="001C3581">
                <w:rPr>
                  <w:rFonts w:hint="eastAsia"/>
                </w:rPr>
                <w:t xml:space="preserve"> (</w:t>
              </w:r>
            </w:ins>
            <w:del w:id="2918" w:author="Prof. LIU Ben" w:date="2026-08-26T00:20:00Z" w16du:dateUtc="2026-08-25T16:20:00Z">
              <w:r w:rsidRPr="00015210" w:rsidDel="001C3581">
                <w:delText xml:space="preserve">: </w:delText>
              </w:r>
            </w:del>
            <w:r w:rsidRPr="00015210">
              <w:t>negative</w:t>
            </w:r>
            <w:ins w:id="2919" w:author="Prof. LIU Ben" w:date="2026-08-26T00:20:00Z" w16du:dateUtc="2026-08-25T16:20:00Z">
              <w:r w:rsidR="001C3581">
                <w:rPr>
                  <w:rFonts w:hint="eastAsia"/>
                </w:rPr>
                <w:t>):</w:t>
              </w:r>
            </w:ins>
            <w:del w:id="2920" w:author="Prof. LIU Ben" w:date="2026-08-26T00:20:00Z" w16du:dateUtc="2026-08-25T16:20:00Z">
              <w:r w:rsidRPr="00015210" w:rsidDel="001C3581">
                <w:delText>.</w:delText>
              </w:r>
            </w:del>
            <w:r w:rsidRPr="00015210">
              <w:t xml:space="preserve"> −0.04</w:t>
            </w:r>
            <w:r w:rsidR="00572CD6" w:rsidRPr="00015210">
              <w:t>6</w:t>
            </w:r>
            <w:ins w:id="2921" w:author="Prof. LIU Ben" w:date="2026-08-26T00:19:00Z" w16du:dateUtc="2026-08-25T16:19:00Z">
              <w:r w:rsidR="001C3581">
                <w:rPr>
                  <w:rFonts w:hint="eastAsia"/>
                </w:rPr>
                <w:t>***</w:t>
              </w:r>
            </w:ins>
            <w:r w:rsidRPr="00015210">
              <w:t xml:space="preserve">, </w:t>
            </w:r>
            <w:ins w:id="2922" w:author="Xin Li" w:date="2026-08-22T13:45:00Z" w16du:dateUtc="2026-08-22T05:45:00Z">
              <w:r w:rsidR="002D1C42" w:rsidRPr="00015210">
                <w:t>Supported</w:t>
              </w:r>
              <w:del w:id="2923" w:author="Prof. LIU Ben" w:date="2026-08-26T00:19:00Z" w16du:dateUtc="2026-08-25T16:19:00Z">
                <w:r w:rsidR="002D1C42" w:rsidRPr="00015210" w:rsidDel="001C3581">
                  <w:delText xml:space="preserve"> </w:delText>
                </w:r>
              </w:del>
            </w:ins>
            <w:del w:id="2924" w:author="Prof. LIU Ben" w:date="2026-08-26T00:19:00Z" w16du:dateUtc="2026-08-25T16:19:00Z">
              <w:r w:rsidRPr="00015210" w:rsidDel="001C3581">
                <w:delText>p &lt; 0.0</w:delText>
              </w:r>
              <w:r w:rsidR="00572CD6" w:rsidRPr="00015210" w:rsidDel="001C3581">
                <w:delText>0</w:delText>
              </w:r>
              <w:r w:rsidRPr="00015210" w:rsidDel="001C3581">
                <w:delText xml:space="preserve">1. </w:delText>
              </w:r>
            </w:del>
            <w:del w:id="2925" w:author="Xin Li" w:date="2026-08-22T13:45:00Z" w16du:dateUtc="2026-08-22T05:45:00Z">
              <w:r w:rsidRPr="00015210" w:rsidDel="002D1C42">
                <w:delText>Supported</w:delText>
              </w:r>
            </w:del>
          </w:p>
        </w:tc>
        <w:tc>
          <w:tcPr>
            <w:tcW w:w="0" w:type="auto"/>
            <w:hideMark/>
          </w:tcPr>
          <w:p w14:paraId="19BC3D68" w14:textId="77777777" w:rsidR="001C3581" w:rsidRPr="001C3581" w:rsidRDefault="001C3581" w:rsidP="001C3581">
            <w:pPr>
              <w:rPr>
                <w:ins w:id="2926" w:author="Prof. LIU Ben" w:date="2026-08-26T00:21:00Z" w16du:dateUtc="2026-08-25T16:21:00Z"/>
                <w:rPrChange w:id="2927" w:author="Prof. LIU Ben" w:date="2026-08-26T00:22:00Z" w16du:dateUtc="2026-08-25T16:22:00Z">
                  <w:rPr>
                    <w:ins w:id="2928" w:author="Prof. LIU Ben" w:date="2026-08-26T00:21:00Z" w16du:dateUtc="2026-08-25T16:21:00Z"/>
                    <w:color w:val="000000"/>
                  </w:rPr>
                </w:rPrChange>
              </w:rPr>
            </w:pPr>
            <w:ins w:id="2929" w:author="Prof. LIU Ben" w:date="2026-08-26T00:21:00Z" w16du:dateUtc="2026-08-25T16:21:00Z">
              <w:r w:rsidRPr="001C3581">
                <w:rPr>
                  <w:rPrChange w:id="2930" w:author="Prof. LIU Ben" w:date="2026-08-26T00:22:00Z" w16du:dateUtc="2026-08-25T16:22:00Z">
                    <w:rPr>
                      <w:color w:val="000000"/>
                    </w:rPr>
                  </w:rPrChange>
                </w:rPr>
                <w:t>H5 (no effect predicted): n.s., consistent</w:t>
              </w:r>
            </w:ins>
          </w:p>
          <w:p w14:paraId="3B19A516" w14:textId="444B59AE" w:rsidR="00572CD6" w:rsidRPr="00015210" w:rsidDel="002D1C42" w:rsidRDefault="00767B04" w:rsidP="00E83740">
            <w:pPr>
              <w:rPr>
                <w:del w:id="2931" w:author="Xin Li" w:date="2026-08-22T13:45:00Z" w16du:dateUtc="2026-08-22T05:45:00Z"/>
              </w:rPr>
            </w:pPr>
            <w:del w:id="2932" w:author="Prof. LIU Ben" w:date="2026-08-26T00:21:00Z" w16du:dateUtc="2026-08-25T16:21:00Z">
              <w:r w:rsidRPr="00015210" w:rsidDel="001C3581">
                <w:delText xml:space="preserve">H5: no effect predicted. n.s. </w:delText>
              </w:r>
            </w:del>
          </w:p>
          <w:p w14:paraId="3502C188" w14:textId="4DE7EA4C" w:rsidR="00767B04" w:rsidRPr="00015210" w:rsidRDefault="00767B04" w:rsidP="00E83740">
            <w:del w:id="2933" w:author="Xin Li" w:date="2026-08-22T13:45:00Z" w16du:dateUtc="2026-08-22T05:45:00Z">
              <w:r w:rsidRPr="00015210" w:rsidDel="002D1C42">
                <w:delText>No evidence of an effect</w:delText>
              </w:r>
            </w:del>
          </w:p>
        </w:tc>
      </w:tr>
      <w:tr w:rsidR="00767B04" w:rsidRPr="00015210" w14:paraId="35CEDF81" w14:textId="77777777" w:rsidTr="004D1041">
        <w:tc>
          <w:tcPr>
            <w:tcW w:w="0" w:type="auto"/>
            <w:hideMark/>
          </w:tcPr>
          <w:p w14:paraId="0AA2A54C" w14:textId="77777777" w:rsidR="00767B04" w:rsidRPr="00015210" w:rsidRDefault="00767B04" w:rsidP="00E83740">
            <w:r w:rsidRPr="00015210">
              <w:rPr>
                <w:b/>
                <w:bCs/>
              </w:rPr>
              <w:t>Quality</w:t>
            </w:r>
          </w:p>
        </w:tc>
        <w:tc>
          <w:tcPr>
            <w:tcW w:w="0" w:type="auto"/>
            <w:hideMark/>
          </w:tcPr>
          <w:p w14:paraId="4456B3C1" w14:textId="06AFF931" w:rsidR="00572CD6" w:rsidRPr="00015210" w:rsidDel="002D1C42" w:rsidRDefault="00767B04" w:rsidP="00E83740">
            <w:pPr>
              <w:rPr>
                <w:del w:id="2934" w:author="Xin Li" w:date="2026-08-22T13:45:00Z" w16du:dateUtc="2026-08-22T05:45:00Z"/>
              </w:rPr>
            </w:pPr>
            <w:r w:rsidRPr="00015210">
              <w:t xml:space="preserve">H3: </w:t>
            </w:r>
            <w:ins w:id="2935" w:author="Prof. LIU Ben" w:date="2026-08-26T00:20:00Z" w16du:dateUtc="2026-08-25T16:20:00Z">
              <w:r w:rsidR="001C3581">
                <w:rPr>
                  <w:rFonts w:hint="eastAsia"/>
                </w:rPr>
                <w:t>(</w:t>
              </w:r>
            </w:ins>
            <w:r w:rsidRPr="00015210">
              <w:t>no effect predicted</w:t>
            </w:r>
            <w:ins w:id="2936" w:author="Prof. LIU Ben" w:date="2026-08-26T00:20:00Z" w16du:dateUtc="2026-08-25T16:20:00Z">
              <w:r w:rsidR="001C3581">
                <w:rPr>
                  <w:rFonts w:hint="eastAsia"/>
                </w:rPr>
                <w:t>):</w:t>
              </w:r>
            </w:ins>
            <w:del w:id="2937" w:author="Prof. LIU Ben" w:date="2026-08-26T00:20:00Z" w16du:dateUtc="2026-08-25T16:20:00Z">
              <w:r w:rsidRPr="00015210" w:rsidDel="001C3581">
                <w:delText>.</w:delText>
              </w:r>
            </w:del>
            <w:r w:rsidRPr="00015210">
              <w:t xml:space="preserve"> n.s.</w:t>
            </w:r>
            <w:ins w:id="2938" w:author="Prof. LIU Ben" w:date="2026-08-26T00:20:00Z" w16du:dateUtc="2026-08-25T16:20:00Z">
              <w:r w:rsidR="001C3581">
                <w:rPr>
                  <w:rFonts w:hint="eastAsia"/>
                </w:rPr>
                <w:t>, consistent</w:t>
              </w:r>
            </w:ins>
            <w:r w:rsidRPr="00015210">
              <w:t xml:space="preserve"> </w:t>
            </w:r>
          </w:p>
          <w:p w14:paraId="1CAC046B" w14:textId="57CDDED2" w:rsidR="00767B04" w:rsidRPr="00015210" w:rsidRDefault="00767B04" w:rsidP="00E83740">
            <w:del w:id="2939" w:author="Xin Li" w:date="2026-08-22T13:45:00Z" w16du:dateUtc="2026-08-22T05:45:00Z">
              <w:r w:rsidRPr="00015210" w:rsidDel="002D1C42">
                <w:delText>No evidence of an effect</w:delText>
              </w:r>
            </w:del>
          </w:p>
        </w:tc>
        <w:tc>
          <w:tcPr>
            <w:tcW w:w="0" w:type="auto"/>
            <w:hideMark/>
          </w:tcPr>
          <w:p w14:paraId="0E322C01" w14:textId="1D66142B" w:rsidR="00767B04" w:rsidRPr="001C3581" w:rsidRDefault="001C3581" w:rsidP="00E83740">
            <w:ins w:id="2940" w:author="Prof. LIU Ben" w:date="2026-08-26T00:21:00Z" w16du:dateUtc="2026-08-25T16:21:00Z">
              <w:r w:rsidRPr="001C3581">
                <w:rPr>
                  <w:rPrChange w:id="2941" w:author="Prof. LIU Ben" w:date="2026-08-26T00:22:00Z" w16du:dateUtc="2026-08-25T16:22:00Z">
                    <w:rPr>
                      <w:color w:val="000000"/>
                    </w:rPr>
                  </w:rPrChange>
                </w:rPr>
                <w:t>H6 (positive): 0.114**, supported</w:t>
              </w:r>
            </w:ins>
            <w:del w:id="2942" w:author="Prof. LIU Ben" w:date="2026-08-26T00:21:00Z" w16du:dateUtc="2026-08-25T16:21:00Z">
              <w:r w:rsidR="00767B04" w:rsidRPr="00015210" w:rsidDel="001C3581">
                <w:delText xml:space="preserve">H6: positive. </w:delText>
              </w:r>
              <w:r w:rsidR="000D48EE" w:rsidRPr="00015210" w:rsidDel="001C3581">
                <w:delText>0.114</w:delText>
              </w:r>
              <w:r w:rsidR="00767B04" w:rsidRPr="00015210" w:rsidDel="001C3581">
                <w:delText xml:space="preserve">, </w:delText>
              </w:r>
            </w:del>
            <w:ins w:id="2943" w:author="Xin Li" w:date="2026-08-22T13:45:00Z" w16du:dateUtc="2026-08-22T05:45:00Z">
              <w:del w:id="2944" w:author="Prof. LIU Ben" w:date="2026-08-26T00:21:00Z" w16du:dateUtc="2026-08-25T16:21:00Z">
                <w:r w:rsidR="002D1C42" w:rsidRPr="00015210" w:rsidDel="001C3581">
                  <w:delText xml:space="preserve">Supported </w:delText>
                </w:r>
              </w:del>
            </w:ins>
            <w:del w:id="2945" w:author="Prof. LIU Ben" w:date="2026-08-26T00:21:00Z" w16du:dateUtc="2026-08-25T16:21:00Z">
              <w:r w:rsidR="00767B04" w:rsidRPr="00015210" w:rsidDel="001C3581">
                <w:delText>p &lt; 0.</w:delText>
              </w:r>
              <w:r w:rsidR="00572CD6" w:rsidRPr="00015210" w:rsidDel="001C3581">
                <w:delText>0</w:delText>
              </w:r>
              <w:r w:rsidR="000D48EE" w:rsidRPr="00015210" w:rsidDel="001C3581">
                <w:delText>1</w:delText>
              </w:r>
              <w:r w:rsidR="00767B04" w:rsidRPr="00015210" w:rsidDel="001C3581">
                <w:delText xml:space="preserve">. </w:delText>
              </w:r>
            </w:del>
            <w:del w:id="2946" w:author="Xin Li" w:date="2026-08-22T13:45:00Z" w16du:dateUtc="2026-08-22T05:45:00Z">
              <w:r w:rsidR="00767B04" w:rsidRPr="00015210" w:rsidDel="002D1C42">
                <w:delText>Supported</w:delText>
              </w:r>
            </w:del>
          </w:p>
        </w:tc>
      </w:tr>
    </w:tbl>
    <w:p w14:paraId="65ABD832" w14:textId="77777777" w:rsidR="001C3581" w:rsidRPr="001C3581" w:rsidRDefault="001C3581">
      <w:pPr>
        <w:pStyle w:val="Notes"/>
        <w:rPr>
          <w:ins w:id="2947" w:author="Prof. LIU Ben" w:date="2026-08-26T00:22:00Z" w16du:dateUtc="2026-08-25T16:22:00Z"/>
          <w:rPrChange w:id="2948" w:author="Prof. LIU Ben" w:date="2026-08-26T00:22:00Z" w16du:dateUtc="2026-08-25T16:22:00Z">
            <w:rPr>
              <w:ins w:id="2949" w:author="Prof. LIU Ben" w:date="2026-08-26T00:22:00Z" w16du:dateUtc="2026-08-25T16:22:00Z"/>
              <w:color w:val="000000"/>
            </w:rPr>
          </w:rPrChange>
        </w:rPr>
        <w:pPrChange w:id="2950" w:author="Prof. LIU Ben" w:date="2026-08-26T00:22:00Z" w16du:dateUtc="2026-08-25T16:22:00Z">
          <w:pPr>
            <w:spacing w:before="100" w:beforeAutospacing="1" w:after="100" w:afterAutospacing="1"/>
          </w:pPr>
        </w:pPrChange>
      </w:pPr>
      <w:ins w:id="2951" w:author="Prof. LIU Ben" w:date="2026-08-26T00:22:00Z" w16du:dateUtc="2026-08-25T16:22:00Z">
        <w:r w:rsidRPr="001C3581">
          <w:rPr>
            <w:rPrChange w:id="2952" w:author="Prof. LIU Ben" w:date="2026-08-26T00:22:00Z" w16du:dateUtc="2026-08-25T16:22:00Z">
              <w:rPr>
                <w:i/>
                <w:iCs/>
                <w:color w:val="000000"/>
              </w:rPr>
            </w:rPrChange>
          </w:rPr>
          <w:t>Notes.</w:t>
        </w:r>
        <w:r w:rsidRPr="001C3581">
          <w:rPr>
            <w:rPrChange w:id="2953" w:author="Prof. LIU Ben" w:date="2026-08-26T00:22:00Z" w16du:dateUtc="2026-08-25T16:22:00Z">
              <w:rPr>
                <w:color w:val="000000"/>
              </w:rPr>
            </w:rPrChange>
          </w:rPr>
          <w:t xml:space="preserve"> · p&lt;0.1, * p&lt;0.05, ** p&lt;0.01, *** p&lt;0.001.</w:t>
        </w:r>
      </w:ins>
    </w:p>
    <w:p w14:paraId="5C613A18" w14:textId="56A92A77" w:rsidR="00767B04" w:rsidDel="001C3581" w:rsidRDefault="002D1C42">
      <w:pPr>
        <w:pStyle w:val="Paragraph0"/>
        <w:spacing w:before="100" w:beforeAutospacing="1"/>
        <w:ind w:firstLine="0"/>
        <w:rPr>
          <w:del w:id="2954" w:author="Prof. LIU Ben" w:date="2026-08-26T00:17:00Z" w16du:dateUtc="2026-08-25T16:17:00Z"/>
        </w:rPr>
        <w:pPrChange w:id="2955" w:author="Prof. LIU Ben" w:date="2026-08-26T00:22:00Z" w16du:dateUtc="2026-08-25T16:22:00Z">
          <w:pPr>
            <w:pStyle w:val="Paragraph0"/>
            <w:spacing w:before="100" w:beforeAutospacing="1"/>
          </w:pPr>
        </w:pPrChange>
      </w:pPr>
      <w:ins w:id="2956" w:author="Xin Li" w:date="2026-08-22T13:46:00Z" w16du:dateUtc="2026-08-22T05:46:00Z">
        <w:del w:id="2957" w:author="Prof. LIU Ben" w:date="2026-08-26T00:17:00Z" w16du:dateUtc="2026-08-25T16:17:00Z">
          <w:r w:rsidRPr="00015210" w:rsidDel="001C3581">
            <w:delText xml:space="preserve">Table </w:delText>
          </w:r>
          <w:r w:rsidDel="001C3581">
            <w:delText>4</w:delText>
          </w:r>
          <w:r w:rsidRPr="00015210" w:rsidDel="001C3581">
            <w:delText xml:space="preserve"> sets the six tests against their predictions.</w:delText>
          </w:r>
          <w:r w:rsidDel="001C3581">
            <w:delText xml:space="preserve"> </w:delText>
          </w:r>
        </w:del>
      </w:ins>
      <w:del w:id="2958" w:author="Prof. LIU Ben" w:date="2026-08-26T00:17:00Z" w16du:dateUtc="2026-08-25T16:17:00Z">
        <w:r w:rsidR="00767B04" w:rsidRPr="00015210" w:rsidDel="001C3581">
          <w:delText>The estimates trace the predicted pattern of Section 3.6. Length reduces supply (H2: −0.04</w:delText>
        </w:r>
        <w:r w:rsidR="00572CD6" w:rsidRPr="00015210" w:rsidDel="001C3581">
          <w:delText>6</w:delText>
        </w:r>
        <w:r w:rsidR="00767B04" w:rsidRPr="00015210" w:rsidDel="001C3581">
          <w:delText>, p &lt; 0.0</w:delText>
        </w:r>
        <w:r w:rsidR="00572CD6" w:rsidRPr="00015210" w:rsidDel="001C3581">
          <w:delText>0</w:delText>
        </w:r>
        <w:r w:rsidR="00767B04" w:rsidRPr="00015210" w:rsidDel="001C3581">
          <w:delText>1), and quality raises effort (H6: 0.</w:delText>
        </w:r>
        <w:r w:rsidR="000D48EE" w:rsidRPr="00015210" w:rsidDel="001C3581">
          <w:delText>114</w:delText>
        </w:r>
        <w:r w:rsidR="00767B04" w:rsidRPr="00015210" w:rsidDel="001C3581">
          <w:delText>, p &lt; 0.0</w:delText>
        </w:r>
        <w:r w:rsidR="000D48EE" w:rsidRPr="00015210" w:rsidDel="001C3581">
          <w:delText>1</w:delText>
        </w:r>
        <w:r w:rsidR="00767B04" w:rsidRPr="00015210" w:rsidDel="001C3581">
          <w:delText>). The two predictions of no effect behave as our account requires: we do not find evidence that quality shifts supply (H3</w:delText>
        </w:r>
        <w:r w:rsidR="00572CD6" w:rsidRPr="00015210" w:rsidDel="001C3581">
          <w:delText>,</w:delText>
        </w:r>
        <w:r w:rsidR="00767B04" w:rsidRPr="00015210" w:rsidDel="001C3581">
          <w:delText xml:space="preserve"> n.s.) or that length shifts effort (H5</w:delText>
        </w:r>
        <w:r w:rsidR="00572CD6" w:rsidRPr="00015210" w:rsidDel="001C3581">
          <w:delText xml:space="preserve">, </w:delText>
        </w:r>
        <w:r w:rsidR="00767B04" w:rsidRPr="00015210" w:rsidDel="001C3581">
          <w:delText xml:space="preserve">n.s.). We </w:delText>
        </w:r>
        <w:r w:rsidR="00CA6948" w:rsidRPr="00015210" w:rsidDel="001C3581">
          <w:delText>regard</w:delText>
        </w:r>
        <w:r w:rsidR="00767B04" w:rsidRPr="00015210" w:rsidDel="001C3581">
          <w:delText xml:space="preserve"> these as an absence of evidence for an effect, not as proof that the effect is exactly zero. The label component rais</w:delText>
        </w:r>
        <w:r w:rsidR="00CA6948" w:rsidRPr="00015210" w:rsidDel="001C3581">
          <w:delText>es answer</w:delText>
        </w:r>
        <w:r w:rsidR="00767B04" w:rsidRPr="00015210" w:rsidDel="001C3581">
          <w:delText xml:space="preserve"> supply (H1: 0.</w:delText>
        </w:r>
        <w:r w:rsidR="00572CD6" w:rsidRPr="00015210" w:rsidDel="001C3581">
          <w:delText>188</w:delText>
        </w:r>
        <w:r w:rsidR="00767B04" w:rsidRPr="00015210" w:rsidDel="001C3581">
          <w:delText>, p &lt; 0.0</w:delText>
        </w:r>
        <w:r w:rsidR="00572CD6" w:rsidRPr="00015210" w:rsidDel="001C3581">
          <w:delText>5</w:delText>
        </w:r>
        <w:r w:rsidR="00767B04" w:rsidRPr="00015210" w:rsidDel="001C3581">
          <w:delText xml:space="preserve">) and </w:delText>
        </w:r>
        <w:r w:rsidR="00572CD6" w:rsidRPr="00015210" w:rsidDel="001C3581">
          <w:delText>has no impact on human answer</w:delText>
        </w:r>
        <w:r w:rsidR="00767B04" w:rsidRPr="00015210" w:rsidDel="001C3581">
          <w:delText xml:space="preserve"> quality</w:delText>
        </w:r>
        <w:r w:rsidR="00572CD6" w:rsidRPr="00015210" w:rsidDel="001C3581">
          <w:delText xml:space="preserve"> (H4, n.s.)</w:delText>
        </w:r>
        <w:r w:rsidR="00767B04" w:rsidRPr="00015210" w:rsidDel="001C3581">
          <w:delText>. Read together, the cue a</w:delText>
        </w:r>
      </w:del>
      <w:ins w:id="2959" w:author="Xin Li" w:date="2026-08-22T08:33:00Z" w16du:dateUtc="2026-08-22T00:33:00Z">
        <w:del w:id="2960" w:author="Prof. LIU Ben" w:date="2026-08-26T00:17:00Z" w16du:dateUtc="2026-08-25T16:17:00Z">
          <w:r w:rsidR="00270DFC" w:rsidDel="001C3581">
            <w:delText>n</w:delText>
          </w:r>
        </w:del>
      </w:ins>
      <w:del w:id="2961" w:author="Prof. LIU Ben" w:date="2026-08-26T00:17:00Z" w16du:dateUtc="2026-08-25T16:17:00Z">
        <w:r w:rsidR="00767B04" w:rsidRPr="00015210" w:rsidDel="001C3581">
          <w:delText xml:space="preserve"> member</w:delText>
        </w:r>
      </w:del>
      <w:ins w:id="2962" w:author="Xin Li" w:date="2026-08-22T07:42:00Z" w16du:dateUtc="2026-08-21T23:42:00Z">
        <w:del w:id="2963" w:author="Prof. LIU Ben" w:date="2026-08-26T00:17:00Z" w16du:dateUtc="2026-08-25T16:17:00Z">
          <w:r w:rsidR="004E55FA" w:rsidDel="001C3581">
            <w:delText>answerer</w:delText>
          </w:r>
        </w:del>
      </w:ins>
      <w:del w:id="2964" w:author="Prof. LIU Ben" w:date="2026-08-26T00:17:00Z" w16du:dateUtc="2026-08-25T16:17:00Z">
        <w:r w:rsidR="00767B04" w:rsidRPr="00015210" w:rsidDel="001C3581">
          <w:delText xml:space="preserve"> registers at a glance, the label and the length, governs entry, and the cue that requires reading, the quality, governs effort.</w:delText>
        </w:r>
      </w:del>
    </w:p>
    <w:p w14:paraId="2BA64B25" w14:textId="77777777" w:rsidR="00276913" w:rsidRDefault="001C3581" w:rsidP="00276913">
      <w:pPr>
        <w:pStyle w:val="Paragraph0"/>
        <w:spacing w:before="100" w:beforeAutospacing="1"/>
        <w:rPr>
          <w:ins w:id="2965" w:author="Prof. LIU Ben" w:date="2026-08-26T02:35:00Z" w16du:dateUtc="2026-08-25T18:35:00Z"/>
        </w:rPr>
      </w:pPr>
      <w:ins w:id="2966" w:author="Prof. LIU Ben" w:date="2026-08-26T00:18:00Z" w16du:dateUtc="2026-08-25T16:18:00Z">
        <w:r w:rsidRPr="001C3581">
          <w:rPr>
            <w:rPrChange w:id="2967" w:author="Prof. LIU Ben" w:date="2026-08-26T00:18:00Z" w16du:dateUtc="2026-08-25T16:18:00Z">
              <w:rPr>
                <w:color w:val="000000"/>
              </w:rPr>
            </w:rPrChange>
          </w:rPr>
          <w:t>The results show a clear separation between System 1 and System 2 processing in</w:t>
        </w:r>
      </w:ins>
      <w:ins w:id="2968" w:author="Prof. LIU Ben" w:date="2026-08-26T00:19:00Z" w16du:dateUtc="2026-08-25T16:19:00Z">
        <w:r>
          <w:rPr>
            <w:rFonts w:hint="eastAsia"/>
          </w:rPr>
          <w:t xml:space="preserve"> </w:t>
        </w:r>
      </w:ins>
      <w:ins w:id="2969" w:author="Prof. LIU Ben" w:date="2026-08-26T00:18:00Z" w16du:dateUtc="2026-08-25T16:18:00Z">
        <w:r w:rsidRPr="001C3581">
          <w:rPr>
            <w:rPrChange w:id="2970" w:author="Prof. LIU Ben" w:date="2026-08-26T00:18:00Z" w16du:dateUtc="2026-08-25T16:18:00Z">
              <w:rPr>
                <w:color w:val="000000"/>
              </w:rPr>
            </w:rPrChange>
          </w:rPr>
          <w:t xml:space="preserve">entry and </w:t>
        </w:r>
        <w:r>
          <w:rPr>
            <w:rFonts w:hint="eastAsia"/>
          </w:rPr>
          <w:lastRenderedPageBreak/>
          <w:t>quality decisi</w:t>
        </w:r>
      </w:ins>
      <w:ins w:id="2971" w:author="Prof. LIU Ben" w:date="2026-08-26T00:19:00Z" w16du:dateUtc="2026-08-25T16:19:00Z">
        <w:r>
          <w:rPr>
            <w:rFonts w:hint="eastAsia"/>
          </w:rPr>
          <w:t>ons</w:t>
        </w:r>
      </w:ins>
      <w:ins w:id="2972" w:author="Prof. LIU Ben" w:date="2026-08-26T00:18:00Z" w16du:dateUtc="2026-08-25T16:18:00Z">
        <w:r w:rsidRPr="001C3581">
          <w:rPr>
            <w:rPrChange w:id="2973" w:author="Prof. LIU Ben" w:date="2026-08-26T00:18:00Z" w16du:dateUtc="2026-08-25T16:18:00Z">
              <w:rPr>
                <w:color w:val="000000"/>
              </w:rPr>
            </w:rPrChange>
          </w:rPr>
          <w:t>. The insignificant result for H3 rules out the possibility that higher-quality AI answers lower human supply. What remains is that quality can be judged only by reading, and reading follows the decision to enter, so quality shapes how much effort an answerer invests (H6).</w:t>
        </w:r>
      </w:ins>
    </w:p>
    <w:p w14:paraId="3F9A4084" w14:textId="419FD474" w:rsidR="001C3581" w:rsidRPr="001C3581" w:rsidRDefault="001C3581">
      <w:pPr>
        <w:pStyle w:val="Paragraph0"/>
        <w:spacing w:before="100" w:beforeAutospacing="1"/>
        <w:rPr>
          <w:ins w:id="2974" w:author="Prof. LIU Ben" w:date="2026-08-26T00:23:00Z" w16du:dateUtc="2026-08-25T16:23:00Z"/>
          <w:rPrChange w:id="2975" w:author="Prof. LIU Ben" w:date="2026-08-26T00:23:00Z" w16du:dateUtc="2026-08-25T16:23:00Z">
            <w:rPr>
              <w:ins w:id="2976" w:author="Prof. LIU Ben" w:date="2026-08-26T00:23:00Z" w16du:dateUtc="2026-08-25T16:23:00Z"/>
              <w:color w:val="000000"/>
            </w:rPr>
          </w:rPrChange>
        </w:rPr>
        <w:pPrChange w:id="2977" w:author="Prof. LIU Ben" w:date="2026-08-26T02:35:00Z" w16du:dateUtc="2026-08-25T18:35:00Z">
          <w:pPr>
            <w:spacing w:before="100" w:beforeAutospacing="1" w:after="100" w:afterAutospacing="1"/>
          </w:pPr>
        </w:pPrChange>
      </w:pPr>
      <w:ins w:id="2978" w:author="Prof. LIU Ben" w:date="2026-08-26T00:23:00Z" w16du:dateUtc="2026-08-25T16:23:00Z">
        <w:r w:rsidRPr="001C3581">
          <w:rPr>
            <w:rPrChange w:id="2979" w:author="Prof. LIU Ben" w:date="2026-08-26T00:23:00Z" w16du:dateUtc="2026-08-25T16:23:00Z">
              <w:rPr>
                <w:color w:val="000000"/>
              </w:rPr>
            </w:rPrChange>
          </w:rPr>
          <w:t>Figure 4 visualizes these two gradients. Panel (a) plots the effect on answer supply as AI answer length varies, and Panel (b) plots the effect on answer quality as AI answer quality varies. In each panel, the horizontal line at zero is the no-AI-answer baseline, the solid segment covers the range within one standard deviation of the mean of the varying dimension, and the dashed segment extends toward zero content to show the projected label effect. Panel (a) shows a line that falls below the no-AI-answer baseline over most of the observed range, driven mainly by answer length; Panel (b) shows a line that lies above the baseline, rising with AI answer quality.</w:t>
        </w:r>
      </w:ins>
    </w:p>
    <w:p w14:paraId="13D0455E" w14:textId="008A5ABE" w:rsidR="006A4D67" w:rsidRPr="00015210" w:rsidDel="001C3581" w:rsidRDefault="006A4D67" w:rsidP="006A4D67">
      <w:pPr>
        <w:pStyle w:val="Paragraph0"/>
        <w:rPr>
          <w:del w:id="2980" w:author="Prof. LIU Ben" w:date="2026-08-26T00:19:00Z" w16du:dateUtc="2026-08-25T16:19:00Z"/>
        </w:rPr>
      </w:pPr>
      <w:bookmarkStart w:id="2981" w:name="OLE_LINK15"/>
      <w:del w:id="2982" w:author="Prof. LIU Ben" w:date="2026-08-26T00:19:00Z" w16du:dateUtc="2026-08-25T16:19:00Z">
        <w:r w:rsidRPr="00015210" w:rsidDel="001C3581">
          <w:delText xml:space="preserve">One </w:delText>
        </w:r>
      </w:del>
      <w:ins w:id="2983" w:author="Xin Li" w:date="2026-08-22T14:20:00Z" w16du:dateUtc="2026-08-22T06:20:00Z">
        <w:del w:id="2984" w:author="Prof. LIU Ben" w:date="2026-08-26T00:19:00Z" w16du:dateUtc="2026-08-25T16:19:00Z">
          <w:r w:rsidDel="001C3581">
            <w:delText>Our</w:delText>
          </w:r>
          <w:r w:rsidRPr="00015210" w:rsidDel="001C3581">
            <w:delText xml:space="preserve"> </w:delText>
          </w:r>
        </w:del>
      </w:ins>
      <w:del w:id="2985" w:author="Prof. LIU Ben" w:date="2026-08-26T00:19:00Z" w16du:dateUtc="2026-08-25T16:19:00Z">
        <w:r w:rsidRPr="00015210" w:rsidDel="001C3581">
          <w:delText xml:space="preserve">result </w:delText>
        </w:r>
      </w:del>
      <w:ins w:id="2986" w:author="Xin Li" w:date="2026-08-22T14:24:00Z" w16du:dateUtc="2026-08-22T06:24:00Z">
        <w:del w:id="2987" w:author="Prof. LIU Ben" w:date="2026-08-26T00:19:00Z" w16du:dateUtc="2026-08-25T16:19:00Z">
          <w:r w:rsidDel="001C3581">
            <w:delText>shows a clear separation between System 1 and Syst</w:delText>
          </w:r>
        </w:del>
      </w:ins>
      <w:ins w:id="2988" w:author="Xin Li" w:date="2026-08-22T14:25:00Z" w16du:dateUtc="2026-08-22T06:25:00Z">
        <w:del w:id="2989" w:author="Prof. LIU Ben" w:date="2026-08-26T00:19:00Z" w16du:dateUtc="2026-08-25T16:19:00Z">
          <w:r w:rsidDel="001C3581">
            <w:delText xml:space="preserve">em 2 thinkings in determining entry and efforts. The insignificant </w:delText>
          </w:r>
        </w:del>
      </w:ins>
      <w:del w:id="2990" w:author="Prof. LIU Ben" w:date="2026-08-26T00:19:00Z" w16du:dateUtc="2026-08-25T16:19:00Z">
        <w:r w:rsidRPr="00015210" w:rsidDel="001C3581">
          <w:delText xml:space="preserve">does most of the discriminating work: AI answer quality does not move supply </w:delText>
        </w:r>
      </w:del>
      <w:ins w:id="2991" w:author="Xin Li" w:date="2026-08-22T14:25:00Z" w16du:dateUtc="2026-08-22T06:25:00Z">
        <w:del w:id="2992" w:author="Prof. LIU Ben" w:date="2026-08-26T00:19:00Z" w16du:dateUtc="2026-08-25T16:19:00Z">
          <w:r w:rsidDel="001C3581">
            <w:delText xml:space="preserve">result of </w:delText>
          </w:r>
        </w:del>
      </w:ins>
      <w:del w:id="2993" w:author="Prof. LIU Ben" w:date="2026-08-26T00:19:00Z" w16du:dateUtc="2026-08-25T16:19:00Z">
        <w:r w:rsidRPr="00015210" w:rsidDel="001C3581">
          <w:delText>(H3</w:delText>
        </w:r>
      </w:del>
      <w:ins w:id="2994" w:author="Xin Li" w:date="2026-08-22T14:26:00Z" w16du:dateUtc="2026-08-22T06:26:00Z">
        <w:del w:id="2995" w:author="Prof. LIU Ben" w:date="2026-08-26T00:19:00Z" w16du:dateUtc="2026-08-25T16:19:00Z">
          <w:r w:rsidDel="001C3581">
            <w:delText xml:space="preserve"> </w:delText>
          </w:r>
        </w:del>
      </w:ins>
      <w:del w:id="2996" w:author="Prof. LIU Ben" w:date="2026-08-26T00:19:00Z" w16du:dateUtc="2026-08-25T16:19:00Z">
        <w:r w:rsidRPr="00015210" w:rsidDel="001C3581">
          <w:delText xml:space="preserve">). This single null rules out two accounts at once. One predicts </w:delText>
        </w:r>
      </w:del>
      <w:ins w:id="2997" w:author="Xin Li" w:date="2026-08-22T14:25:00Z" w16du:dateUtc="2026-08-22T06:25:00Z">
        <w:del w:id="2998" w:author="Prof. LIU Ben" w:date="2026-08-26T00:19:00Z" w16du:dateUtc="2026-08-25T16:19:00Z">
          <w:r w:rsidDel="001C3581">
            <w:delText xml:space="preserve">high quality </w:delText>
          </w:r>
        </w:del>
      </w:ins>
      <w:del w:id="2999" w:author="Prof. LIU Ben" w:date="2026-08-26T00:19:00Z" w16du:dateUtc="2026-08-25T16:19:00Z">
        <w:r w:rsidRPr="00015210" w:rsidDel="001C3581">
          <w:delText xml:space="preserve">that better AI </w:delText>
        </w:r>
      </w:del>
      <w:ins w:id="3000" w:author="Xin Li" w:date="2026-08-22T14:25:00Z" w16du:dateUtc="2026-08-22T06:25:00Z">
        <w:del w:id="3001" w:author="Prof. LIU Ben" w:date="2026-08-26T00:19:00Z" w16du:dateUtc="2026-08-25T16:19:00Z">
          <w:r w:rsidDel="001C3581">
            <w:delText xml:space="preserve">answers </w:delText>
          </w:r>
        </w:del>
      </w:ins>
      <w:del w:id="3002" w:author="Prof. LIU Ben" w:date="2026-08-26T00:19:00Z" w16du:dateUtc="2026-08-25T16:19:00Z">
        <w:r w:rsidRPr="00015210" w:rsidDel="001C3581">
          <w:delText>lowers human supply</w:delText>
        </w:r>
      </w:del>
      <w:ins w:id="3003" w:author="Xin Li" w:date="2026-08-22T14:27:00Z" w16du:dateUtc="2026-08-22T06:27:00Z">
        <w:del w:id="3004" w:author="Prof. LIU Ben" w:date="2026-08-26T00:19:00Z" w16du:dateUtc="2026-08-25T16:19:00Z">
          <w:r w:rsidDel="001C3581">
            <w:delText xml:space="preserve">. </w:delText>
          </w:r>
        </w:del>
      </w:ins>
      <w:del w:id="3005" w:author="Prof. LIU Ben" w:date="2026-08-26T00:19:00Z" w16du:dateUtc="2026-08-25T16:19:00Z">
        <w:r w:rsidRPr="00015210" w:rsidDel="001C3581">
          <w:delText xml:space="preserve">: under a capability-deterrence account, a stronger AI answer is a stronger rival for acceptance, so members who expect to be outperformed stay out. The other runs the opposite way: under a scaffold account, a stronger AI answer gives members a higher-quality starting point to build on and signals that the question is worth engaging, so better AI raises supply. Both let AI answer quality govern entry; they differ only in direction. The null on H3 is inconsistent with a quality slope of either sign, so it rules out the negative account and the positive one together. What survives is our timing argument: </w:delText>
        </w:r>
      </w:del>
      <w:ins w:id="3006" w:author="Xin Li" w:date="2026-08-22T14:27:00Z" w16du:dateUtc="2026-08-22T06:27:00Z">
        <w:del w:id="3007" w:author="Prof. LIU Ben" w:date="2026-08-26T00:19:00Z" w16du:dateUtc="2026-08-25T16:19:00Z">
          <w:r w:rsidDel="001C3581">
            <w:delText xml:space="preserve">that </w:delText>
          </w:r>
        </w:del>
      </w:ins>
      <w:del w:id="3008" w:author="Prof. LIU Ben" w:date="2026-08-26T00:19:00Z" w16du:dateUtc="2026-08-25T16:19:00Z">
        <w:r w:rsidRPr="00015210" w:rsidDel="001C3581">
          <w:delText>quality can be judged only by reading, and reading follows the decision to enter, so quality shapes how much effort a</w:delText>
        </w:r>
      </w:del>
      <w:ins w:id="3009" w:author="Xin Li" w:date="2026-08-22T08:33:00Z" w16du:dateUtc="2026-08-22T00:33:00Z">
        <w:del w:id="3010" w:author="Prof. LIU Ben" w:date="2026-08-26T00:19:00Z" w16du:dateUtc="2026-08-25T16:19:00Z">
          <w:r w:rsidDel="001C3581">
            <w:delText>n</w:delText>
          </w:r>
        </w:del>
      </w:ins>
      <w:del w:id="3011" w:author="Prof. LIU Ben" w:date="2026-08-26T00:19:00Z" w16du:dateUtc="2026-08-25T16:19:00Z">
        <w:r w:rsidRPr="00015210" w:rsidDel="001C3581">
          <w:delText xml:space="preserve"> member</w:delText>
        </w:r>
      </w:del>
      <w:ins w:id="3012" w:author="Xin Li" w:date="2026-08-22T07:42:00Z" w16du:dateUtc="2026-08-21T23:42:00Z">
        <w:del w:id="3013" w:author="Prof. LIU Ben" w:date="2026-08-26T00:19:00Z" w16du:dateUtc="2026-08-25T16:19:00Z">
          <w:r w:rsidDel="001C3581">
            <w:delText>answerer</w:delText>
          </w:r>
        </w:del>
      </w:ins>
      <w:del w:id="3014" w:author="Prof. LIU Ben" w:date="2026-08-26T00:19:00Z" w16du:dateUtc="2026-08-25T16:19:00Z">
        <w:r w:rsidRPr="00015210" w:rsidDel="001C3581">
          <w:delText xml:space="preserve"> invests once inside (H6) but not whether the member enters at all (H3).</w:delText>
        </w:r>
      </w:del>
    </w:p>
    <w:p w14:paraId="5249109D" w14:textId="77777777" w:rsidR="004429AB" w:rsidRPr="00015210" w:rsidRDefault="004429AB">
      <w:pPr>
        <w:pStyle w:val="Paragraph0"/>
        <w:spacing w:line="360" w:lineRule="auto"/>
        <w:ind w:firstLine="0"/>
        <w:jc w:val="center"/>
        <w:pPrChange w:id="3015" w:author="Xin Li" w:date="2026-08-22T08:26:00Z" w16du:dateUtc="2026-08-22T00:26:00Z">
          <w:pPr>
            <w:pStyle w:val="Paragraph0"/>
            <w:spacing w:line="240" w:lineRule="auto"/>
            <w:ind w:firstLine="0"/>
          </w:pPr>
        </w:pPrChange>
      </w:pPr>
      <w:r w:rsidRPr="00015210">
        <w:rPr>
          <w:noProof/>
        </w:rPr>
        <w:drawing>
          <wp:inline distT="0" distB="0" distL="0" distR="0" wp14:anchorId="5957389B" wp14:editId="2247C7F3">
            <wp:extent cx="4572000" cy="2232269"/>
            <wp:effectExtent l="0" t="0" r="0" b="0"/>
            <wp:docPr id="213429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93563" name=""/>
                    <pic:cNvPicPr/>
                  </pic:nvPicPr>
                  <pic:blipFill rotWithShape="1">
                    <a:blip r:embed="rId24"/>
                    <a:srcRect b="5948"/>
                    <a:stretch>
                      <a:fillRect/>
                    </a:stretch>
                  </pic:blipFill>
                  <pic:spPr bwMode="auto">
                    <a:xfrm>
                      <a:off x="0" y="0"/>
                      <a:ext cx="4572000" cy="2232269"/>
                    </a:xfrm>
                    <a:prstGeom prst="rect">
                      <a:avLst/>
                    </a:prstGeom>
                    <a:ln>
                      <a:noFill/>
                    </a:ln>
                    <a:extLst>
                      <a:ext uri="{53640926-AAD7-44D8-BBD7-CCE9431645EC}">
                        <a14:shadowObscured xmlns:a14="http://schemas.microsoft.com/office/drawing/2010/main"/>
                      </a:ext>
                    </a:extLst>
                  </pic:spPr>
                </pic:pic>
              </a:graphicData>
            </a:graphic>
          </wp:inline>
        </w:drawing>
      </w:r>
    </w:p>
    <w:p w14:paraId="580F2DA7" w14:textId="697A7330" w:rsidR="004429AB" w:rsidRPr="00015210" w:rsidRDefault="004429AB" w:rsidP="004429AB">
      <w:pPr>
        <w:pStyle w:val="TableFiguretitle"/>
      </w:pPr>
      <w:commentRangeStart w:id="3016"/>
      <w:r w:rsidRPr="00015210">
        <w:t xml:space="preserve">Figure </w:t>
      </w:r>
      <w:commentRangeEnd w:id="3016"/>
      <w:r w:rsidR="001C3581" w:rsidRPr="00015210">
        <w:rPr>
          <w:rStyle w:val="CommentReference"/>
          <w:sz w:val="22"/>
        </w:rPr>
        <w:commentReference w:id="3016"/>
      </w:r>
      <w:r w:rsidRPr="00015210">
        <w:t>4. The effect of AI</w:t>
      </w:r>
      <w:del w:id="3017" w:author="Xin Li" w:date="2026-08-22T14:18:00Z" w16du:dateUtc="2026-08-22T06:18:00Z">
        <w:r w:rsidRPr="00015210" w:rsidDel="00A32714">
          <w:delText>-generated</w:delText>
        </w:r>
      </w:del>
      <w:r w:rsidRPr="00015210">
        <w:t xml:space="preserve"> answers depends on </w:t>
      </w:r>
      <w:del w:id="3018" w:author="Xin Li" w:date="2026-08-22T14:18:00Z" w16du:dateUtc="2026-08-22T06:18:00Z">
        <w:r w:rsidRPr="00015210" w:rsidDel="00A32714">
          <w:delText xml:space="preserve">both </w:delText>
        </w:r>
      </w:del>
      <w:r w:rsidRPr="00015210">
        <w:t>the AI label and the AI content.</w:t>
      </w:r>
    </w:p>
    <w:p w14:paraId="14396D14" w14:textId="56A956A7" w:rsidR="00276913" w:rsidRPr="00276913" w:rsidRDefault="00276913">
      <w:pPr>
        <w:pStyle w:val="Paragraph0"/>
        <w:rPr>
          <w:ins w:id="3019" w:author="Prof. LIU Ben" w:date="2026-08-26T02:52:00Z" w16du:dateUtc="2026-08-25T18:52:00Z"/>
          <w:rPrChange w:id="3020" w:author="Prof. LIU Ben" w:date="2026-08-26T02:53:00Z" w16du:dateUtc="2026-08-25T18:53:00Z">
            <w:rPr>
              <w:ins w:id="3021" w:author="Prof. LIU Ben" w:date="2026-08-26T02:52:00Z" w16du:dateUtc="2026-08-25T18:52:00Z"/>
              <w:color w:val="000000"/>
            </w:rPr>
          </w:rPrChange>
        </w:rPr>
        <w:pPrChange w:id="3022" w:author="Prof. LIU Ben" w:date="2026-08-26T02:53:00Z" w16du:dateUtc="2026-08-25T18:53:00Z">
          <w:pPr>
            <w:spacing w:before="100" w:beforeAutospacing="1" w:after="100" w:afterAutospacing="1"/>
          </w:pPr>
        </w:pPrChange>
      </w:pPr>
      <w:ins w:id="3023" w:author="Prof. LIU Ben" w:date="2026-08-26T02:52:00Z" w16du:dateUtc="2026-08-25T18:52:00Z">
        <w:r w:rsidRPr="00276913">
          <w:rPr>
            <w:rPrChange w:id="3024" w:author="Prof. LIU Ben" w:date="2026-08-26T02:53:00Z" w16du:dateUtc="2026-08-25T18:53:00Z">
              <w:rPr>
                <w:color w:val="000000"/>
              </w:rPr>
            </w:rPrChange>
          </w:rPr>
          <w:t>These results also show a platform where its choices matter. Over the range we observe, it is length, not quality, that suppresses entry. The practical implication is that the benefits of quality are realized when the AI system is made better without being made longer.</w:t>
        </w:r>
      </w:ins>
    </w:p>
    <w:p w14:paraId="7A1A564E" w14:textId="275E9FC7" w:rsidR="00276913" w:rsidRPr="00276913" w:rsidRDefault="00276913">
      <w:pPr>
        <w:pStyle w:val="Paragraph0"/>
        <w:rPr>
          <w:ins w:id="3025" w:author="Prof. LIU Ben" w:date="2026-08-26T02:52:00Z" w16du:dateUtc="2026-08-25T18:52:00Z"/>
          <w:rPrChange w:id="3026" w:author="Prof. LIU Ben" w:date="2026-08-26T02:53:00Z" w16du:dateUtc="2026-08-25T18:53:00Z">
            <w:rPr>
              <w:ins w:id="3027" w:author="Prof. LIU Ben" w:date="2026-08-26T02:52:00Z" w16du:dateUtc="2026-08-25T18:52:00Z"/>
              <w:color w:val="000000"/>
            </w:rPr>
          </w:rPrChange>
        </w:rPr>
        <w:pPrChange w:id="3028" w:author="Prof. LIU Ben" w:date="2026-08-26T02:53:00Z" w16du:dateUtc="2026-08-25T18:53:00Z">
          <w:pPr>
            <w:spacing w:before="100" w:beforeAutospacing="1" w:after="100" w:afterAutospacing="1"/>
          </w:pPr>
        </w:pPrChange>
      </w:pPr>
      <w:ins w:id="3029" w:author="Prof. LIU Ben" w:date="2026-08-26T02:52:00Z" w16du:dateUtc="2026-08-25T18:52:00Z">
        <w:r w:rsidRPr="00276913">
          <w:rPr>
            <w:rPrChange w:id="3030" w:author="Prof. LIU Ben" w:date="2026-08-26T02:53:00Z" w16du:dateUtc="2026-08-25T18:53:00Z">
              <w:rPr>
                <w:color w:val="000000"/>
              </w:rPr>
            </w:rPrChange>
          </w:rPr>
          <w:t xml:space="preserve">This distinction </w:t>
        </w:r>
      </w:ins>
      <w:ins w:id="3031" w:author="Prof. LIU Ben" w:date="2026-08-26T02:53:00Z" w16du:dateUtc="2026-08-25T18:53:00Z">
        <w:r>
          <w:rPr>
            <w:rFonts w:hint="eastAsia"/>
          </w:rPr>
          <w:t>is impor</w:t>
        </w:r>
      </w:ins>
      <w:ins w:id="3032" w:author="Prof. LIU Ben" w:date="2026-08-26T02:54:00Z" w16du:dateUtc="2026-08-25T18:54:00Z">
        <w:r>
          <w:rPr>
            <w:rFonts w:hint="eastAsia"/>
          </w:rPr>
          <w:t>tnat</w:t>
        </w:r>
      </w:ins>
      <w:ins w:id="3033" w:author="Prof. LIU Ben" w:date="2026-08-26T02:52:00Z" w16du:dateUtc="2026-08-25T18:52:00Z">
        <w:r w:rsidRPr="00276913">
          <w:rPr>
            <w:rPrChange w:id="3034" w:author="Prof. LIU Ben" w:date="2026-08-26T02:53:00Z" w16du:dateUtc="2026-08-25T18:53:00Z">
              <w:rPr>
                <w:color w:val="000000"/>
              </w:rPr>
            </w:rPrChange>
          </w:rPr>
          <w:t xml:space="preserve"> because length and quality often rise together for the wrong reason. Much AI-generated text is padded rather than substantive: hedging preambles, restated </w:t>
        </w:r>
        <w:r w:rsidRPr="00276913">
          <w:rPr>
            <w:rPrChange w:id="3035" w:author="Prof. LIU Ben" w:date="2026-08-26T02:53:00Z" w16du:dateUtc="2026-08-25T18:53:00Z">
              <w:rPr>
                <w:color w:val="000000"/>
              </w:rPr>
            </w:rPrChange>
          </w:rPr>
          <w:lastRenderedPageBreak/>
          <w:t xml:space="preserve">questions, and formulaic summaries add length without adding correct or novel content, a phenomenon increasingly described as </w:t>
        </w:r>
      </w:ins>
      <w:ins w:id="3036" w:author="Prof. LIU Ben" w:date="2026-08-26T02:54:00Z" w16du:dateUtc="2026-08-25T18:54:00Z">
        <w:r>
          <w:t>“</w:t>
        </w:r>
      </w:ins>
      <w:ins w:id="3037" w:author="Prof. LIU Ben" w:date="2026-08-26T02:52:00Z" w16du:dateUtc="2026-08-25T18:52:00Z">
        <w:r w:rsidRPr="00276913">
          <w:rPr>
            <w:rPrChange w:id="3038" w:author="Prof. LIU Ben" w:date="2026-08-26T02:53:00Z" w16du:dateUtc="2026-08-25T18:53:00Z">
              <w:rPr>
                <w:color w:val="000000"/>
              </w:rPr>
            </w:rPrChange>
          </w:rPr>
          <w:t>AI slop.</w:t>
        </w:r>
      </w:ins>
      <w:ins w:id="3039" w:author="Prof. LIU Ben" w:date="2026-08-26T02:54:00Z" w16du:dateUtc="2026-08-25T18:54:00Z">
        <w:r>
          <w:t>”</w:t>
        </w:r>
      </w:ins>
      <w:ins w:id="3040" w:author="Prof. LIU Ben" w:date="2026-08-26T02:52:00Z" w16du:dateUtc="2026-08-25T18:52:00Z">
        <w:r w:rsidRPr="00276913">
          <w:rPr>
            <w:rPrChange w:id="3041" w:author="Prof. LIU Ben" w:date="2026-08-26T02:53:00Z" w16du:dateUtc="2026-08-25T18:53:00Z">
              <w:rPr>
                <w:color w:val="000000"/>
              </w:rPr>
            </w:rPrChange>
          </w:rPr>
          <w:t xml:space="preserve"> Our two gradients suggest that such padding is the worst of both worlds for a knowledge community. It does not raise the quality that improves human answers (H6), </w:t>
        </w:r>
      </w:ins>
      <w:ins w:id="3042" w:author="Prof. LIU Ben" w:date="2026-08-26T02:54:00Z" w16du:dateUtc="2026-08-25T18:54:00Z">
        <w:r>
          <w:rPr>
            <w:rFonts w:hint="eastAsia"/>
          </w:rPr>
          <w:t>but</w:t>
        </w:r>
      </w:ins>
      <w:ins w:id="3043" w:author="Prof. LIU Ben" w:date="2026-08-26T02:52:00Z" w16du:dateUtc="2026-08-25T18:52:00Z">
        <w:r w:rsidRPr="00276913">
          <w:rPr>
            <w:rPrChange w:id="3044" w:author="Prof. LIU Ben" w:date="2026-08-26T02:53:00Z" w16du:dateUtc="2026-08-25T18:53:00Z">
              <w:rPr>
                <w:color w:val="000000"/>
              </w:rPr>
            </w:rPrChange>
          </w:rPr>
          <w:t xml:space="preserve"> it adds the length that displaces entry (H2/H3), because the question now looks answered. Verbose but empty AI answers thus deter participation while delivering none of the offsetting benefit of quality.</w:t>
        </w:r>
      </w:ins>
    </w:p>
    <w:p w14:paraId="5F6DD775" w14:textId="42963B4A" w:rsidR="00276913" w:rsidRPr="00276913" w:rsidRDefault="00276913">
      <w:pPr>
        <w:pStyle w:val="Paragraph0"/>
        <w:rPr>
          <w:ins w:id="3045" w:author="Prof. LIU Ben" w:date="2026-08-26T02:52:00Z" w16du:dateUtc="2026-08-25T18:52:00Z"/>
          <w:rPrChange w:id="3046" w:author="Prof. LIU Ben" w:date="2026-08-26T02:53:00Z" w16du:dateUtc="2026-08-25T18:53:00Z">
            <w:rPr>
              <w:ins w:id="3047" w:author="Prof. LIU Ben" w:date="2026-08-26T02:52:00Z" w16du:dateUtc="2026-08-25T18:52:00Z"/>
              <w:color w:val="000000"/>
            </w:rPr>
          </w:rPrChange>
        </w:rPr>
        <w:pPrChange w:id="3048" w:author="Prof. LIU Ben" w:date="2026-08-26T02:53:00Z" w16du:dateUtc="2026-08-25T18:53:00Z">
          <w:pPr>
            <w:spacing w:before="100" w:beforeAutospacing="1" w:after="100" w:afterAutospacing="1"/>
          </w:pPr>
        </w:pPrChange>
      </w:pPr>
      <w:ins w:id="3049" w:author="Prof. LIU Ben" w:date="2026-08-26T02:52:00Z" w16du:dateUtc="2026-08-25T18:52:00Z">
        <w:r w:rsidRPr="00276913">
          <w:rPr>
            <w:rPrChange w:id="3050" w:author="Prof. LIU Ben" w:date="2026-08-26T02:53:00Z" w16du:dateUtc="2026-08-25T18:53:00Z">
              <w:rPr>
                <w:color w:val="000000"/>
              </w:rPr>
            </w:rPrChange>
          </w:rPr>
          <w:t xml:space="preserve">The design implication is therefore sharper than </w:t>
        </w:r>
      </w:ins>
      <w:ins w:id="3051" w:author="Prof. LIU Ben" w:date="2026-08-26T02:54:00Z" w16du:dateUtc="2026-08-25T18:54:00Z">
        <w:r>
          <w:t>“</w:t>
        </w:r>
      </w:ins>
      <w:ins w:id="3052" w:author="Prof. LIU Ben" w:date="2026-08-26T02:52:00Z" w16du:dateUtc="2026-08-25T18:52:00Z">
        <w:r w:rsidRPr="00276913">
          <w:rPr>
            <w:rPrChange w:id="3053" w:author="Prof. LIU Ben" w:date="2026-08-26T02:53:00Z" w16du:dateUtc="2026-08-25T18:53:00Z">
              <w:rPr>
                <w:color w:val="000000"/>
              </w:rPr>
            </w:rPrChange>
          </w:rPr>
          <w:t>improve the AI.</w:t>
        </w:r>
      </w:ins>
      <w:ins w:id="3054" w:author="Prof. LIU Ben" w:date="2026-08-26T02:55:00Z" w16du:dateUtc="2026-08-25T18:55:00Z">
        <w:r>
          <w:t>”</w:t>
        </w:r>
      </w:ins>
      <w:ins w:id="3055" w:author="Prof. LIU Ben" w:date="2026-08-26T02:52:00Z" w16du:dateUtc="2026-08-25T18:52:00Z">
        <w:r w:rsidRPr="00276913">
          <w:rPr>
            <w:rPrChange w:id="3056" w:author="Prof. LIU Ben" w:date="2026-08-26T02:53:00Z" w16du:dateUtc="2026-08-25T18:53:00Z">
              <w:rPr>
                <w:color w:val="000000"/>
              </w:rPr>
            </w:rPrChange>
          </w:rPr>
          <w:t xml:space="preserve"> A platform should raise the informational density of the AI answer, its accuracy and coverage per unit of length, rather than its volume, and should be wary of systems whose apparent thoroughness is mostly formulaic bulk. Concise, high-quality answers capture the gains of quality while minimizing displacement.</w:t>
        </w:r>
      </w:ins>
    </w:p>
    <w:p w14:paraId="13EF9DB7" w14:textId="4788386C" w:rsidR="00276913" w:rsidRPr="00276913" w:rsidRDefault="00276913">
      <w:pPr>
        <w:pStyle w:val="Paragraph0"/>
        <w:rPr>
          <w:ins w:id="3057" w:author="Prof. LIU Ben" w:date="2026-08-26T02:52:00Z" w16du:dateUtc="2026-08-25T18:52:00Z"/>
          <w:rPrChange w:id="3058" w:author="Prof. LIU Ben" w:date="2026-08-26T02:53:00Z" w16du:dateUtc="2026-08-25T18:53:00Z">
            <w:rPr>
              <w:ins w:id="3059" w:author="Prof. LIU Ben" w:date="2026-08-26T02:52:00Z" w16du:dateUtc="2026-08-25T18:52:00Z"/>
              <w:color w:val="000000"/>
            </w:rPr>
          </w:rPrChange>
        </w:rPr>
        <w:pPrChange w:id="3060" w:author="Prof. LIU Ben" w:date="2026-08-26T02:53:00Z" w16du:dateUtc="2026-08-25T18:53:00Z">
          <w:pPr>
            <w:spacing w:before="100" w:beforeAutospacing="1" w:after="100" w:afterAutospacing="1"/>
          </w:pPr>
        </w:pPrChange>
      </w:pPr>
      <w:ins w:id="3061" w:author="Prof. LIU Ben" w:date="2026-08-26T02:52:00Z" w16du:dateUtc="2026-08-25T18:52:00Z">
        <w:r w:rsidRPr="00276913">
          <w:rPr>
            <w:rPrChange w:id="3062" w:author="Prof. LIU Ben" w:date="2026-08-26T02:53:00Z" w16du:dateUtc="2026-08-25T18:53:00Z">
              <w:rPr>
                <w:color w:val="000000"/>
              </w:rPr>
            </w:rPrChange>
          </w:rPr>
          <w:t>Finally, a note on how far these results extend. The two slopes describe how contributors respond to features of an AI answer that may change, so a platform considering a different or better internal system can insert that system</w:t>
        </w:r>
      </w:ins>
      <w:ins w:id="3063" w:author="Prof. LIU Ben" w:date="2026-08-26T02:55:00Z" w16du:dateUtc="2026-08-25T18:55:00Z">
        <w:r>
          <w:t>’</w:t>
        </w:r>
      </w:ins>
      <w:ins w:id="3064" w:author="Prof. LIU Ben" w:date="2026-08-26T02:52:00Z" w16du:dateUtc="2026-08-25T18:52:00Z">
        <w:r w:rsidRPr="00276913">
          <w:rPr>
            <w:rPrChange w:id="3065" w:author="Prof. LIU Ben" w:date="2026-08-26T02:53:00Z" w16du:dateUtc="2026-08-25T18:53:00Z">
              <w:rPr>
                <w:color w:val="000000"/>
              </w:rPr>
            </w:rPrChange>
          </w:rPr>
          <w:t>s profile into these gradients to infer how AI would shape human contribution under the same competition mechanism. The label effect is less transferable, because it rests on community beliefs about AI capability. Such beliefs can change, though slowly, as users revise their view of the systems they are offered. In our setting, the positive label effect reflects a weak perception of AI</w:t>
        </w:r>
      </w:ins>
      <w:ins w:id="3066" w:author="Prof. LIU Ben" w:date="2026-08-26T02:56:00Z" w16du:dateUtc="2026-08-25T18:56:00Z">
        <w:r>
          <w:t>’</w:t>
        </w:r>
      </w:ins>
      <w:ins w:id="3067" w:author="Prof. LIU Ben" w:date="2026-08-26T02:52:00Z" w16du:dateUtc="2026-08-25T18:52:00Z">
        <w:r w:rsidRPr="00276913">
          <w:rPr>
            <w:rPrChange w:id="3068" w:author="Prof. LIU Ben" w:date="2026-08-26T02:53:00Z" w16du:dateUtc="2026-08-25T18:53:00Z">
              <w:rPr>
                <w:color w:val="000000"/>
              </w:rPr>
            </w:rPrChange>
          </w:rPr>
          <w:t>s abilities; as those beliefs shift, the label effect should shift with them.</w:t>
        </w:r>
      </w:ins>
    </w:p>
    <w:p w14:paraId="727D3393" w14:textId="7AB5A84D" w:rsidR="004429AB" w:rsidDel="00276913" w:rsidRDefault="004429AB" w:rsidP="001C3581">
      <w:pPr>
        <w:pStyle w:val="Paragraph0"/>
        <w:rPr>
          <w:del w:id="3069" w:author="Prof. LIU Ben" w:date="2026-08-26T00:24:00Z" w16du:dateUtc="2026-08-25T16:24:00Z"/>
        </w:rPr>
      </w:pPr>
      <w:del w:id="3070" w:author="Prof. LIU Ben" w:date="2026-08-26T00:24:00Z" w16du:dateUtc="2026-08-25T16:24:00Z">
        <w:r w:rsidRPr="00015210" w:rsidDel="001C3581">
          <w:delText>Figure 4 traces the two functions. Panel (a) plots the effect on answer supply as AI answer length varies, and Panel (b) plots the effect on answer quality as AI answer quality varies. Each panel varies only the content dimension that moves the outcome in question, because the other dimension does not: AI answer quality does not shift supply (H3), and AI answer length does not shift human answer quality (H5). In each panel the horizontal line at zero is the no-AI-answer baseline, the solid segment covers the range within one standard deviation of the mean of the varying dimension, and the dashed segment extends toward zero content to show the projected label component</w:delText>
        </w:r>
      </w:del>
      <w:ins w:id="3071" w:author="Xin Li" w:date="2026-08-22T14:17:00Z" w16du:dateUtc="2026-08-22T06:17:00Z">
        <w:del w:id="3072" w:author="Prof. LIU Ben" w:date="2026-08-26T00:24:00Z" w16du:dateUtc="2026-08-25T16:24:00Z">
          <w:r w:rsidR="00A32714" w:rsidDel="001C3581">
            <w:delText>effect</w:delText>
          </w:r>
        </w:del>
      </w:ins>
      <w:del w:id="3073" w:author="Prof. LIU Ben" w:date="2026-08-26T00:24:00Z" w16du:dateUtc="2026-08-25T16:24:00Z">
        <w:r w:rsidRPr="00015210" w:rsidDel="001C3581">
          <w:delText xml:space="preserve">. Panel (a) shows a line that </w:delText>
        </w:r>
      </w:del>
      <w:ins w:id="3074" w:author="Xin Li" w:date="2026-08-22T14:17:00Z" w16du:dateUtc="2026-08-22T06:17:00Z">
        <w:del w:id="3075" w:author="Prof. LIU Ben" w:date="2026-08-26T00:24:00Z" w16du:dateUtc="2026-08-25T16:24:00Z">
          <w:r w:rsidR="00A32714" w:rsidDel="001C3581">
            <w:delText xml:space="preserve">belows the no AI answer </w:delText>
          </w:r>
        </w:del>
      </w:ins>
      <w:del w:id="3076" w:author="Prof. LIU Ben" w:date="2026-08-26T00:24:00Z" w16du:dateUtc="2026-08-25T16:24:00Z">
        <w:r w:rsidRPr="00015210" w:rsidDel="001C3581">
          <w:delText>begins above the baseline and crosses it within the observed range</w:delText>
        </w:r>
      </w:del>
      <w:ins w:id="3077" w:author="Xin Li" w:date="2026-08-22T14:18:00Z" w16du:dateUtc="2026-08-22T06:18:00Z">
        <w:del w:id="3078" w:author="Prof. LIU Ben" w:date="2026-08-26T00:24:00Z" w16du:dateUtc="2026-08-25T16:24:00Z">
          <w:r w:rsidR="00A32714" w:rsidDel="001C3581">
            <w:delText>line, largely due to the</w:delText>
          </w:r>
        </w:del>
      </w:ins>
      <w:ins w:id="3079" w:author="Xin Li" w:date="2026-08-22T14:19:00Z" w16du:dateUtc="2026-08-22T06:19:00Z">
        <w:del w:id="3080" w:author="Prof. LIU Ben" w:date="2026-08-26T00:24:00Z" w16du:dateUtc="2026-08-25T16:24:00Z">
          <w:r w:rsidR="00A32714" w:rsidDel="001C3581">
            <w:delText xml:space="preserve"> answer length</w:delText>
          </w:r>
        </w:del>
      </w:ins>
      <w:del w:id="3081" w:author="Prof. LIU Ben" w:date="2026-08-26T00:24:00Z" w16du:dateUtc="2026-08-25T16:24:00Z">
        <w:r w:rsidRPr="00015210" w:rsidDel="001C3581">
          <w:delText>; Panel (b) shows a line that begins at the baseline at zero content and rises across the observed range</w:delText>
        </w:r>
      </w:del>
      <w:ins w:id="3082" w:author="Xin Li" w:date="2026-08-22T14:19:00Z" w16du:dateUtc="2026-08-22T06:19:00Z">
        <w:del w:id="3083" w:author="Prof. LIU Ben" w:date="2026-08-26T00:24:00Z" w16du:dateUtc="2026-08-25T16:24:00Z">
          <w:r w:rsidR="00A32714" w:rsidDel="001C3581">
            <w:delText>above the no AI answer line</w:delText>
          </w:r>
        </w:del>
      </w:ins>
      <w:del w:id="3084" w:author="Prof. LIU Ben" w:date="2026-08-26T00:24:00Z" w16du:dateUtc="2026-08-25T16:24:00Z">
        <w:r w:rsidRPr="00015210" w:rsidDel="001C3581">
          <w:delText>.</w:delText>
        </w:r>
      </w:del>
      <w:ins w:id="3085" w:author="Xin Li" w:date="2026-08-22T14:19:00Z" w16du:dateUtc="2026-08-22T06:19:00Z">
        <w:del w:id="3086" w:author="Prof. LIU Ben" w:date="2026-08-26T00:24:00Z" w16du:dateUtc="2026-08-25T16:24:00Z">
          <w:r w:rsidR="00A32714" w:rsidDel="001C3581">
            <w:delText xml:space="preserve"> </w:delText>
          </w:r>
        </w:del>
      </w:ins>
    </w:p>
    <w:bookmarkEnd w:id="2981"/>
    <w:p w14:paraId="2297BAFE" w14:textId="0650AD3D" w:rsidR="001C3581" w:rsidRPr="00015210" w:rsidDel="001C3581" w:rsidRDefault="00767B04" w:rsidP="00F045BB">
      <w:pPr>
        <w:pStyle w:val="Paragraph0"/>
        <w:rPr>
          <w:del w:id="3087" w:author="Prof. LIU Ben" w:date="2026-08-26T00:30:00Z" w16du:dateUtc="2026-08-25T16:30:00Z"/>
        </w:rPr>
      </w:pPr>
      <w:del w:id="3088" w:author="Prof. LIU Ben" w:date="2026-08-26T02:43:00Z" w16du:dateUtc="2026-08-25T18:43:00Z">
        <w:r w:rsidRPr="00015210" w:rsidDel="00276913">
          <w:delText>The pattern also tells a platform where to intervene, because the two levers are separable. To lift participation on thinly covered questions, a platform should act on what member</w:delText>
        </w:r>
      </w:del>
      <w:ins w:id="3089" w:author="Xin Li" w:date="2026-08-22T07:42:00Z" w16du:dateUtc="2026-08-21T23:42:00Z">
        <w:del w:id="3090" w:author="Prof. LIU Ben" w:date="2026-08-26T02:43:00Z" w16du:dateUtc="2026-08-25T18:43:00Z">
          <w:r w:rsidR="004E55FA" w:rsidDel="00276913">
            <w:delText>answerer</w:delText>
          </w:r>
        </w:del>
      </w:ins>
      <w:del w:id="3091" w:author="Prof. LIU Ben" w:date="2026-08-26T02:43:00Z" w16du:dateUtc="2026-08-25T18:43:00Z">
        <w:r w:rsidRPr="00015210" w:rsidDel="00276913">
          <w:delText>s see before reading, for instance by adjusting whether and how prominently the AI label is shown, or by constraining or shortening the AI answer at the point of entry, since these are the cues that drive entry. To lift answer quality, a platform should instead improve the AI answer itself, since a stronger AI answer raises the effort member</w:delText>
        </w:r>
      </w:del>
      <w:ins w:id="3092" w:author="Xin Li" w:date="2026-08-22T07:42:00Z" w16du:dateUtc="2026-08-21T23:42:00Z">
        <w:del w:id="3093" w:author="Prof. LIU Ben" w:date="2026-08-26T02:43:00Z" w16du:dateUtc="2026-08-25T18:43:00Z">
          <w:r w:rsidR="004E55FA" w:rsidDel="00276913">
            <w:delText>answerer</w:delText>
          </w:r>
        </w:del>
      </w:ins>
      <w:del w:id="3094" w:author="Prof. LIU Ben" w:date="2026-08-26T02:43:00Z" w16du:dateUtc="2026-08-25T18:43:00Z">
        <w:r w:rsidRPr="00015210" w:rsidDel="00276913">
          <w:delText>s put in (H6) without discouraging them from answering (H3). Improving quality need not come at the cost of participation.</w:delText>
        </w:r>
      </w:del>
    </w:p>
    <w:p w14:paraId="4EA73856" w14:textId="78C9E03C" w:rsidR="004F2421" w:rsidRPr="00015210" w:rsidDel="001C3581" w:rsidRDefault="004F2421" w:rsidP="00FF7594">
      <w:pPr>
        <w:pStyle w:val="Paragraph0"/>
        <w:rPr>
          <w:del w:id="3095" w:author="Prof. LIU Ben" w:date="2026-08-26T00:30:00Z" w16du:dateUtc="2026-08-25T16:30:00Z"/>
        </w:rPr>
      </w:pPr>
      <w:del w:id="3096" w:author="Prof. LIU Ben" w:date="2026-08-26T00:30:00Z" w16du:dateUtc="2026-08-25T16:30:00Z">
        <w:r w:rsidRPr="00015210" w:rsidDel="001C3581">
          <w:delText>Finally, a note on the reach of these results. The two slopes are the portable part of what we find, because they describe how contributors respond to features of an AI answer rather than to the AI system we happened to observe</w:delText>
        </w:r>
      </w:del>
      <w:ins w:id="3097" w:author="Xin Li" w:date="2026-08-22T14:29:00Z" w16du:dateUtc="2026-08-22T06:29:00Z">
        <w:del w:id="3098" w:author="Prof. LIU Ben" w:date="2026-08-26T00:30:00Z" w16du:dateUtc="2026-08-25T16:30:00Z">
          <w:r w:rsidR="006A4D67" w:rsidDel="001C3581">
            <w:delText>that may change</w:delText>
          </w:r>
        </w:del>
      </w:ins>
      <w:del w:id="3099" w:author="Prof. LIU Ben" w:date="2026-08-26T00:30:00Z" w16du:dateUtc="2026-08-25T16:30:00Z">
        <w:r w:rsidRPr="00015210" w:rsidDel="001C3581">
          <w:delText>. A platform contemplating a different or a better internal GenAI can substitute that system</w:delText>
        </w:r>
        <w:r w:rsidR="00534D0B" w:rsidRPr="00015210" w:rsidDel="001C3581">
          <w:delText>’</w:delText>
        </w:r>
        <w:r w:rsidRPr="00015210" w:rsidDel="001C3581">
          <w:delText>s profile into these gradients</w:delText>
        </w:r>
        <w:r w:rsidR="00F045BB" w:rsidRPr="00015210" w:rsidDel="001C3581">
          <w:delText>, to infer how AI would shape human contribution under the same competition mechanism</w:delText>
        </w:r>
        <w:r w:rsidRPr="00015210" w:rsidDel="001C3581">
          <w:delText xml:space="preserve">. The label component </w:delText>
        </w:r>
      </w:del>
      <w:ins w:id="3100" w:author="Xin Li" w:date="2026-08-22T14:29:00Z" w16du:dateUtc="2026-08-22T06:29:00Z">
        <w:del w:id="3101" w:author="Prof. LIU Ben" w:date="2026-08-26T00:30:00Z" w16du:dateUtc="2026-08-25T16:30:00Z">
          <w:r w:rsidR="006A4D67" w:rsidDel="001C3581">
            <w:delText>effect</w:delText>
          </w:r>
          <w:r w:rsidR="006A4D67" w:rsidRPr="00015210" w:rsidDel="001C3581">
            <w:delText xml:space="preserve"> </w:delText>
          </w:r>
        </w:del>
      </w:ins>
      <w:del w:id="3102" w:author="Prof. LIU Ben" w:date="2026-08-26T00:30:00Z" w16du:dateUtc="2026-08-25T16:30:00Z">
        <w:r w:rsidRPr="00015210" w:rsidDel="001C3581">
          <w:delText>is less portable, for a reason internal to our own theory:</w:delText>
        </w:r>
      </w:del>
      <w:ins w:id="3103" w:author="Xin Li" w:date="2026-08-22T14:29:00Z" w16du:dateUtc="2026-08-22T06:29:00Z">
        <w:del w:id="3104" w:author="Prof. LIU Ben" w:date="2026-08-26T00:30:00Z" w16du:dateUtc="2026-08-25T16:30:00Z">
          <w:r w:rsidR="006A4D67" w:rsidDel="001C3581">
            <w:delText>since</w:delText>
          </w:r>
        </w:del>
      </w:ins>
      <w:del w:id="3105" w:author="Prof. LIU Ben" w:date="2026-08-26T00:30:00Z" w16du:dateUtc="2026-08-25T16:30:00Z">
        <w:r w:rsidRPr="00015210" w:rsidDel="001C3581">
          <w:delText xml:space="preserve"> it rests on an appraisal grounded in beliefs about AI capability</w:delText>
        </w:r>
      </w:del>
      <w:ins w:id="3106" w:author="Xin Li" w:date="2026-08-22T14:30:00Z" w16du:dateUtc="2026-08-22T06:30:00Z">
        <w:del w:id="3107" w:author="Prof. LIU Ben" w:date="2026-08-26T00:30:00Z" w16du:dateUtc="2026-08-25T16:30:00Z">
          <w:r w:rsidR="006A4D67" w:rsidDel="001C3581">
            <w:delText xml:space="preserve">. The belief can also change along with time. But it takes longer time and up to </w:delText>
          </w:r>
        </w:del>
      </w:ins>
      <w:del w:id="3108" w:author="Prof. LIU Ben" w:date="2026-08-26T00:30:00Z" w16du:dateUtc="2026-08-25T16:30:00Z">
        <w:r w:rsidRPr="00015210" w:rsidDel="001C3581">
          <w:delText xml:space="preserve">, and </w:delText>
        </w:r>
        <w:r w:rsidR="00F045BB" w:rsidRPr="00015210" w:rsidDel="001C3581">
          <w:delText xml:space="preserve">Section </w:delText>
        </w:r>
        <w:r w:rsidRPr="00015210" w:rsidDel="001C3581">
          <w:delText xml:space="preserve">3.4.1 documents that these beliefs were, in our window, specific to a moment before practitioners </w:delText>
        </w:r>
      </w:del>
      <w:ins w:id="3109" w:author="Xin Li" w:date="2026-08-22T14:30:00Z" w16du:dateUtc="2026-08-22T06:30:00Z">
        <w:del w:id="3110" w:author="Prof. LIU Ben" w:date="2026-08-26T00:30:00Z" w16du:dateUtc="2026-08-25T16:30:00Z">
          <w:r w:rsidR="006A4D67" w:rsidDel="001C3581">
            <w:delText xml:space="preserve">how users </w:delText>
          </w:r>
        </w:del>
      </w:ins>
      <w:del w:id="3111" w:author="Prof. LIU Ben" w:date="2026-08-26T00:30:00Z" w16du:dateUtc="2026-08-25T16:30:00Z">
        <w:r w:rsidRPr="00015210" w:rsidDel="001C3581">
          <w:delText xml:space="preserve">had revised their assessment of </w:delText>
        </w:r>
      </w:del>
      <w:ins w:id="3112" w:author="Xin Li" w:date="2026-08-22T14:30:00Z" w16du:dateUtc="2026-08-22T06:30:00Z">
        <w:del w:id="3113" w:author="Prof. LIU Ben" w:date="2026-08-26T00:30:00Z" w16du:dateUtc="2026-08-25T16:30:00Z">
          <w:r w:rsidR="006A4D67" w:rsidDel="001C3581">
            <w:delText>the provided AI systems</w:delText>
          </w:r>
        </w:del>
      </w:ins>
      <w:del w:id="3114" w:author="Prof. LIU Ben" w:date="2026-08-26T00:30:00Z" w16du:dateUtc="2026-08-25T16:30:00Z">
        <w:r w:rsidRPr="00015210" w:rsidDel="001C3581">
          <w:delText xml:space="preserve">large language models. </w:delText>
        </w:r>
      </w:del>
      <w:ins w:id="3115" w:author="Xin Li" w:date="2026-08-22T14:30:00Z" w16du:dateUtc="2026-08-22T06:30:00Z">
        <w:del w:id="3116" w:author="Prof. LIU Ben" w:date="2026-08-26T00:30:00Z" w16du:dateUtc="2026-08-25T16:30:00Z">
          <w:r w:rsidR="006A4D67" w:rsidDel="001C3581">
            <w:delText>In the conte</w:delText>
          </w:r>
        </w:del>
      </w:ins>
      <w:ins w:id="3117" w:author="Xin Li" w:date="2026-08-22T14:31:00Z" w16du:dateUtc="2026-08-22T06:31:00Z">
        <w:del w:id="3118" w:author="Prof. LIU Ben" w:date="2026-08-26T00:30:00Z" w16du:dateUtc="2026-08-25T16:30:00Z">
          <w:r w:rsidR="006A4D67" w:rsidDel="001C3581">
            <w:delText>xt of our empirical study, t</w:delText>
          </w:r>
        </w:del>
      </w:ins>
      <w:ins w:id="3119" w:author="Xin Li" w:date="2026-08-22T14:24:00Z" w16du:dateUtc="2026-08-22T06:24:00Z">
        <w:del w:id="3120" w:author="Prof. LIU Ben" w:date="2026-08-26T00:30:00Z" w16du:dateUtc="2026-08-25T16:30:00Z">
          <w:r w:rsidR="00A32714" w:rsidDel="001C3581">
            <w:delText xml:space="preserve">he AI label </w:delText>
          </w:r>
        </w:del>
      </w:ins>
      <w:ins w:id="3121" w:author="Xin Li" w:date="2026-08-22T14:31:00Z" w16du:dateUtc="2026-08-22T06:31:00Z">
        <w:del w:id="3122" w:author="Prof. LIU Ben" w:date="2026-08-26T00:30:00Z" w16du:dateUtc="2026-08-25T16:30:00Z">
          <w:r w:rsidR="006A4D67" w:rsidDel="001C3581">
            <w:delText xml:space="preserve">effect </w:delText>
          </w:r>
        </w:del>
      </w:ins>
      <w:ins w:id="3123" w:author="Xin Li" w:date="2026-08-22T14:24:00Z" w16du:dateUtc="2026-08-22T06:24:00Z">
        <w:del w:id="3124" w:author="Prof. LIU Ben" w:date="2026-08-26T00:30:00Z" w16du:dateUtc="2026-08-25T16:30:00Z">
          <w:r w:rsidR="00A32714" w:rsidDel="001C3581">
            <w:delText xml:space="preserve">indicates a weak </w:delText>
          </w:r>
        </w:del>
      </w:ins>
      <w:ins w:id="3125" w:author="Xin Li" w:date="2026-08-22T14:31:00Z" w16du:dateUtc="2026-08-22T06:31:00Z">
        <w:del w:id="3126" w:author="Prof. LIU Ben" w:date="2026-08-26T00:30:00Z" w16du:dateUtc="2026-08-25T16:30:00Z">
          <w:r w:rsidR="006A4D67" w:rsidDel="001C3581">
            <w:delText>perceptions of AI’s abilities</w:delText>
          </w:r>
        </w:del>
      </w:ins>
      <w:ins w:id="3127" w:author="Xin Li" w:date="2026-08-22T14:24:00Z" w16du:dateUtc="2026-08-22T06:24:00Z">
        <w:del w:id="3128" w:author="Prof. LIU Ben" w:date="2026-08-26T00:30:00Z" w16du:dateUtc="2026-08-25T16:30:00Z">
          <w:r w:rsidR="00A32714" w:rsidDel="001C3581">
            <w:delText xml:space="preserve">. </w:delText>
          </w:r>
        </w:del>
      </w:ins>
      <w:del w:id="3129" w:author="Prof. LIU Ben" w:date="2026-08-26T00:30:00Z" w16du:dateUtc="2026-08-25T16:30:00Z">
        <w:r w:rsidRPr="00015210" w:rsidDel="001C3581">
          <w:delText xml:space="preserve">As those beliefs change, the label component should be expected to change with them. We develop this in </w:delText>
        </w:r>
        <w:r w:rsidR="00F045BB" w:rsidRPr="00015210" w:rsidDel="001C3581">
          <w:delText xml:space="preserve">Section </w:delText>
        </w:r>
        <w:r w:rsidRPr="00015210" w:rsidDel="001C3581">
          <w:delText>7.</w:delText>
        </w:r>
      </w:del>
    </w:p>
    <w:p w14:paraId="53CBCA04" w14:textId="77777777" w:rsidR="00C816AB" w:rsidRPr="00015210" w:rsidRDefault="00C816AB" w:rsidP="00C816AB">
      <w:pPr>
        <w:pStyle w:val="Heading2"/>
        <w:rPr>
          <w:rFonts w:eastAsiaTheme="minorEastAsia"/>
          <w:lang w:eastAsia="zh-CN"/>
        </w:rPr>
      </w:pPr>
      <w:bookmarkStart w:id="3130" w:name="_Hlk176369668"/>
      <w:bookmarkStart w:id="3131" w:name="OLE_LINK16"/>
      <w:bookmarkEnd w:id="2699"/>
      <w:r w:rsidRPr="00015210">
        <w:rPr>
          <w:rFonts w:eastAsiaTheme="minorEastAsia"/>
        </w:rPr>
        <w:t>Robustness Check</w:t>
      </w:r>
      <w:r w:rsidRPr="00015210">
        <w:rPr>
          <w:rFonts w:eastAsiaTheme="minorEastAsia"/>
          <w:lang w:eastAsia="zh-CN"/>
        </w:rPr>
        <w:t>s</w:t>
      </w:r>
    </w:p>
    <w:p w14:paraId="4C11E194" w14:textId="77489959" w:rsidR="00C816AB" w:rsidRPr="00015210" w:rsidRDefault="00C816AB" w:rsidP="000E4EEB">
      <w:pPr>
        <w:pStyle w:val="Heading3"/>
      </w:pPr>
      <w:r w:rsidRPr="00015210">
        <w:t xml:space="preserve">Alternative Specifications </w:t>
      </w:r>
    </w:p>
    <w:p w14:paraId="13C84099" w14:textId="1EE4D944" w:rsidR="00151A30" w:rsidRPr="00015210" w:rsidRDefault="00C816AB" w:rsidP="00C816AB">
      <w:pPr>
        <w:pStyle w:val="Paragraph0"/>
      </w:pPr>
      <w:r w:rsidRPr="00015210">
        <w:t xml:space="preserve">Our main analysis uses log-transformed count data for the number of answers per question. Recent research has raised concerns about log-transforming non-negative dependent variables </w:t>
      </w:r>
      <w:r w:rsidRPr="00015210">
        <w:lastRenderedPageBreak/>
        <w:fldChar w:fldCharType="begin"/>
      </w:r>
      <w:r w:rsidR="002B3B5F" w:rsidRPr="00015210">
        <w:instrText xml:space="preserve"> ADDIN ZOTERO_ITEM CSL_CITATION {"citationID":"CyYv8e3J","properties":{"unsorted":false,"formattedCitation":"(Chen &amp; Roth 2024)","plainCitation":"(Chen &amp; Roth 2024)","noteIndex":0},"citationItems":[{"id":31825,"uris":["http://zotero.org/users/8905122/items/7G3C4EH2"],"itemData":{"id":31825,"type":"article-journal","abstract":"When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2B3B5F" w:rsidRPr="00015210">
        <w:rPr>
          <w:rFonts w:ascii="Apple Color Emoji" w:hAnsi="Apple Color Emoji" w:cs="Apple Color Emoji"/>
        </w:rPr>
        <w:instrText>📊</w:instrText>
      </w:r>
      <w:r w:rsidR="002B3B5F" w:rsidRPr="00015210">
        <w:instrText>","call-number":"1","container-title":"The Quarterly Journal of Economics","DOI":"10.1093/qje/qjad054","ISSN":"0033-5533","issue":"2","journalAbbreviation":"Q J Econ","language":"en","note":"</w:instrText>
      </w:r>
      <w:r w:rsidR="002B3B5F" w:rsidRPr="00015210">
        <w:rPr>
          <w:rFonts w:ascii="Apple Color Emoji" w:hAnsi="Apple Color Emoji" w:cs="Apple Color Emoji"/>
        </w:rPr>
        <w:instrText>🏷️</w:instrText>
      </w:r>
      <w:r w:rsidR="002B3B5F" w:rsidRPr="00015210">
        <w:instrText xml:space="preserve"> /unread","page":"891-936","source":"12.7 (Q1)","title":"Logs with Zeros? Some Problems and Solutions","title-short":"Logs with Zeros?","URL":"https://academic.oup.com/qje/article/139/2/891/7473710","volume":"139","author":[{"family":"Chen","given":"Jiafeng"},{"family":"Roth","given":"Jonathan"}],"accessed":{"date-parts":[["2025",11,15]]},"issued":{"date-parts":[["2024",3,30]]}}}],"schema":"https://github.com/citation-style-language/schema/raw/master/csl-citation.json"} </w:instrText>
      </w:r>
      <w:r w:rsidRPr="00015210">
        <w:fldChar w:fldCharType="separate"/>
      </w:r>
      <w:r w:rsidR="002B3B5F" w:rsidRPr="00015210">
        <w:t>(Chen &amp; Roth 2024)</w:t>
      </w:r>
      <w:r w:rsidRPr="00015210">
        <w:fldChar w:fldCharType="end"/>
      </w:r>
      <w:r w:rsidRPr="00015210">
        <w:t xml:space="preserve">. </w:t>
      </w:r>
      <w:r w:rsidR="00151A30" w:rsidRPr="00015210">
        <w:t>We therefore re-estimate the two main relationships under models that do not require this transformation.</w:t>
      </w:r>
    </w:p>
    <w:p w14:paraId="0A6AF3A3" w14:textId="19FA51A1" w:rsidR="00C816AB" w:rsidRPr="00015210" w:rsidRDefault="00C816AB" w:rsidP="00C816AB">
      <w:pPr>
        <w:pStyle w:val="Paragraph0"/>
      </w:pPr>
      <w:r w:rsidRPr="00015210">
        <w:rPr>
          <w:b/>
          <w:bCs/>
        </w:rPr>
        <w:t>Answer Supply</w:t>
      </w:r>
      <w:r w:rsidRPr="00015210">
        <w:t xml:space="preserve">. Table </w:t>
      </w:r>
      <w:del w:id="3132" w:author="Xin Li" w:date="2026-08-22T13:41:00Z" w16du:dateUtc="2026-08-22T05:41:00Z">
        <w:r w:rsidR="004D1041" w:rsidRPr="00015210" w:rsidDel="00745A6A">
          <w:delText>7</w:delText>
        </w:r>
        <w:r w:rsidRPr="00015210" w:rsidDel="00745A6A">
          <w:delText xml:space="preserve"> </w:delText>
        </w:r>
      </w:del>
      <w:ins w:id="3133" w:author="Xin Li" w:date="2026-08-22T13:41:00Z" w16du:dateUtc="2026-08-22T05:41:00Z">
        <w:r w:rsidR="00745A6A">
          <w:t>5</w:t>
        </w:r>
        <w:r w:rsidR="00745A6A" w:rsidRPr="00015210">
          <w:t xml:space="preserve"> </w:t>
        </w:r>
      </w:ins>
      <w:r w:rsidRPr="00015210">
        <w:t xml:space="preserve">examines the human answer supply across </w:t>
      </w:r>
      <w:del w:id="3134" w:author="Xin Li" w:date="2026-08-22T14:34:00Z" w16du:dateUtc="2026-08-22T06:34:00Z">
        <w:r w:rsidRPr="00015210" w:rsidDel="00D61EA7">
          <w:delText xml:space="preserve">five </w:delText>
        </w:r>
      </w:del>
      <w:ins w:id="3135" w:author="Xin Li" w:date="2026-08-22T14:34:00Z" w16du:dateUtc="2026-08-22T06:34:00Z">
        <w:r w:rsidR="00D61EA7">
          <w:t>four</w:t>
        </w:r>
      </w:ins>
      <w:ins w:id="3136" w:author="Xin Li" w:date="2026-08-22T14:35:00Z" w16du:dateUtc="2026-08-22T06:35:00Z">
        <w:r w:rsidR="00D61EA7">
          <w:t xml:space="preserve"> additional</w:t>
        </w:r>
      </w:ins>
      <w:ins w:id="3137" w:author="Xin Li" w:date="2026-08-22T14:34:00Z" w16du:dateUtc="2026-08-22T06:34:00Z">
        <w:r w:rsidR="00D61EA7" w:rsidRPr="00015210">
          <w:t xml:space="preserve"> </w:t>
        </w:r>
      </w:ins>
      <w:r w:rsidRPr="00015210">
        <w:t xml:space="preserve">specifications. Column 1 </w:t>
      </w:r>
      <w:del w:id="3138" w:author="Xin Li" w:date="2026-08-22T14:35:00Z" w16du:dateUtc="2026-08-22T06:35:00Z">
        <w:r w:rsidRPr="00015210" w:rsidDel="00D61EA7">
          <w:delText xml:space="preserve">reproduces our preferred OLS specification for comparison. </w:delText>
        </w:r>
        <w:r w:rsidR="00151A30" w:rsidRPr="00015210" w:rsidDel="00D61EA7">
          <w:delText xml:space="preserve">Column 2 </w:delText>
        </w:r>
      </w:del>
      <w:r w:rsidR="00151A30" w:rsidRPr="00015210">
        <w:t xml:space="preserve">adds a questioner random effect. Because treatment is randomized at the question level, the error term is uncorrelated with treatment, so the random effect is an appropriate adjustment for repeated questions from the same questioner. </w:t>
      </w:r>
      <w:r w:rsidRPr="00015210">
        <w:t xml:space="preserve">Columns </w:t>
      </w:r>
      <w:del w:id="3139" w:author="Xin Li" w:date="2026-08-22T14:37:00Z" w16du:dateUtc="2026-08-22T06:37:00Z">
        <w:r w:rsidRPr="00015210" w:rsidDel="003266E4">
          <w:delText>3</w:delText>
        </w:r>
      </w:del>
      <w:ins w:id="3140" w:author="Xin Li" w:date="2026-08-22T14:37:00Z" w16du:dateUtc="2026-08-22T06:37:00Z">
        <w:r w:rsidR="003266E4">
          <w:t>2</w:t>
        </w:r>
      </w:ins>
      <w:r w:rsidRPr="00015210">
        <w:t>-</w:t>
      </w:r>
      <w:del w:id="3141" w:author="Xin Li" w:date="2026-08-22T14:37:00Z" w16du:dateUtc="2026-08-22T06:37:00Z">
        <w:r w:rsidRPr="00015210" w:rsidDel="003266E4">
          <w:delText xml:space="preserve">5 </w:delText>
        </w:r>
      </w:del>
      <w:ins w:id="3142" w:author="Xin Li" w:date="2026-08-22T14:37:00Z" w16du:dateUtc="2026-08-22T06:37:00Z">
        <w:r w:rsidR="003266E4">
          <w:t>4</w:t>
        </w:r>
        <w:r w:rsidR="003266E4" w:rsidRPr="00015210">
          <w:t xml:space="preserve"> </w:t>
        </w:r>
      </w:ins>
      <w:r w:rsidRPr="00015210">
        <w:t xml:space="preserve">employ models specifically designed for count data: Poisson, zero-inflated Poisson (ZIP), and zero-inflated negative binomial (ZINB). </w:t>
      </w:r>
    </w:p>
    <w:p w14:paraId="795E39D3" w14:textId="34553BF3" w:rsidR="00C816AB" w:rsidRPr="00015210" w:rsidRDefault="00151A30" w:rsidP="00C816AB">
      <w:pPr>
        <w:pStyle w:val="Paragraph0"/>
        <w:rPr>
          <w:color w:val="000000"/>
          <w:szCs w:val="24"/>
        </w:rPr>
      </w:pPr>
      <w:r w:rsidRPr="00015210">
        <w:rPr>
          <w:color w:val="000000"/>
        </w:rPr>
        <w:t xml:space="preserve">The three coefficients of interest </w:t>
      </w:r>
      <w:r w:rsidR="00C816AB" w:rsidRPr="00015210">
        <w:rPr>
          <w:color w:val="000000"/>
        </w:rPr>
        <w:t xml:space="preserve">are stable across all specifications. </w:t>
      </w:r>
      <w:r w:rsidRPr="00015210">
        <w:rPr>
          <w:color w:val="000000"/>
        </w:rPr>
        <w:t>The AI label effect is positive and significant throughout. It ranges from 0.168 (p &lt; 0.05) under the random effect model to 0.469 (p &lt; 0.05) under the zero-inflated negative binomial model, and the three count models sit close to 0.468. The interaction with AI answer length is negative and significant in every column, from -0.041 (p &lt; 0.01) under the random effect model to -0.117 (p &lt; 0.01 or better) under the count models. The interaction with AI answer quality is small and never significant, moving only between 0.003 and 0.010. Adding the questioner random effect in Column 2 leaves the OLS estimates almost unchanged. This pattern matches H1, H2, and H3.</w:t>
      </w:r>
    </w:p>
    <w:p w14:paraId="2EDD5F52" w14:textId="6279017B" w:rsidR="00C816AB" w:rsidRPr="00015210" w:rsidRDefault="00C816AB" w:rsidP="004D1041">
      <w:pPr>
        <w:pStyle w:val="TableFiguretitle"/>
      </w:pPr>
      <w:bookmarkStart w:id="3143" w:name="_Ref210225085"/>
      <w:r w:rsidRPr="00015210">
        <w:t xml:space="preserve">Table </w:t>
      </w:r>
      <w:bookmarkEnd w:id="3143"/>
      <w:del w:id="3144" w:author="Xin Li" w:date="2026-08-22T13:41:00Z" w16du:dateUtc="2026-08-22T05:41:00Z">
        <w:r w:rsidR="004D1041" w:rsidRPr="00015210" w:rsidDel="00745A6A">
          <w:delText>7</w:delText>
        </w:r>
      </w:del>
      <w:ins w:id="3145" w:author="Xin Li" w:date="2026-08-22T13:41:00Z" w16du:dateUtc="2026-08-22T05:41:00Z">
        <w:r w:rsidR="00745A6A">
          <w:t>5</w:t>
        </w:r>
      </w:ins>
      <w:r w:rsidRPr="00015210">
        <w:t>. Robustness checks: alternative model specifications for human answer supply</w:t>
      </w:r>
    </w:p>
    <w:tbl>
      <w:tblPr>
        <w:tblW w:w="9540" w:type="dxa"/>
        <w:jc w:val="center"/>
        <w:tblCellMar>
          <w:left w:w="0" w:type="dxa"/>
          <w:right w:w="0" w:type="dxa"/>
        </w:tblCellMar>
        <w:tblLook w:val="04A0" w:firstRow="1" w:lastRow="0" w:firstColumn="1" w:lastColumn="0" w:noHBand="0" w:noVBand="1"/>
      </w:tblPr>
      <w:tblGrid>
        <w:gridCol w:w="2030"/>
        <w:gridCol w:w="2917"/>
        <w:gridCol w:w="847"/>
        <w:gridCol w:w="880"/>
        <w:gridCol w:w="880"/>
        <w:gridCol w:w="1986"/>
      </w:tblGrid>
      <w:tr w:rsidR="00D61EA7" w:rsidRPr="00015210" w14:paraId="346EE0F5" w14:textId="532EE4E3" w:rsidTr="00DF063F">
        <w:trPr>
          <w:jc w:val="center"/>
        </w:trPr>
        <w:tc>
          <w:tcPr>
            <w:tcW w:w="0" w:type="auto"/>
            <w:vMerge w:val="restart"/>
            <w:tcBorders>
              <w:top w:val="single" w:sz="4" w:space="0" w:color="auto"/>
              <w:left w:val="nil"/>
              <w:bottom w:val="nil"/>
              <w:right w:val="nil"/>
            </w:tcBorders>
            <w:noWrap/>
            <w:tcMar>
              <w:top w:w="15" w:type="dxa"/>
              <w:left w:w="15" w:type="dxa"/>
              <w:bottom w:w="0" w:type="dxa"/>
              <w:right w:w="15" w:type="dxa"/>
            </w:tcMar>
            <w:hideMark/>
          </w:tcPr>
          <w:p w14:paraId="2D672D47" w14:textId="77777777" w:rsidR="00D61EA7" w:rsidRDefault="00D61EA7" w:rsidP="00D61EA7">
            <w:pPr>
              <w:jc w:val="center"/>
              <w:rPr>
                <w:color w:val="000000"/>
                <w:sz w:val="20"/>
                <w:szCs w:val="20"/>
              </w:rPr>
            </w:pPr>
          </w:p>
          <w:p w14:paraId="5EEB36B5" w14:textId="77777777" w:rsidR="00D61EA7" w:rsidRDefault="00D61EA7" w:rsidP="00D61EA7">
            <w:pPr>
              <w:jc w:val="center"/>
              <w:rPr>
                <w:color w:val="000000"/>
                <w:sz w:val="20"/>
                <w:szCs w:val="20"/>
              </w:rPr>
            </w:pPr>
          </w:p>
          <w:p w14:paraId="59881A91" w14:textId="4EA58198" w:rsidR="00D61EA7" w:rsidRPr="00015210" w:rsidRDefault="00D61EA7" w:rsidP="00D61EA7">
            <w:pPr>
              <w:jc w:val="center"/>
              <w:rPr>
                <w:color w:val="000000"/>
                <w:sz w:val="20"/>
                <w:szCs w:val="20"/>
              </w:rPr>
            </w:pPr>
            <w:r w:rsidRPr="00015210">
              <w:rPr>
                <w:color w:val="000000"/>
                <w:sz w:val="20"/>
                <w:szCs w:val="20"/>
              </w:rPr>
              <w:t> </w:t>
            </w:r>
          </w:p>
        </w:tc>
        <w:tc>
          <w:tcPr>
            <w:tcW w:w="2917" w:type="dxa"/>
            <w:tcBorders>
              <w:top w:val="single" w:sz="4" w:space="0" w:color="auto"/>
              <w:left w:val="nil"/>
              <w:bottom w:val="nil"/>
              <w:right w:val="nil"/>
            </w:tcBorders>
            <w:noWrap/>
            <w:tcMar>
              <w:top w:w="15" w:type="dxa"/>
              <w:left w:w="15" w:type="dxa"/>
              <w:bottom w:w="0" w:type="dxa"/>
              <w:right w:w="15" w:type="dxa"/>
            </w:tcMar>
            <w:hideMark/>
          </w:tcPr>
          <w:p w14:paraId="557019FF" w14:textId="6D3338DF" w:rsidR="00D61EA7" w:rsidRPr="00015210" w:rsidRDefault="00D61EA7" w:rsidP="00D61EA7">
            <w:pPr>
              <w:jc w:val="center"/>
              <w:rPr>
                <w:color w:val="000000"/>
                <w:sz w:val="20"/>
                <w:szCs w:val="20"/>
              </w:rPr>
            </w:pPr>
            <w:r w:rsidRPr="00015210">
              <w:rPr>
                <w:color w:val="000000"/>
                <w:sz w:val="20"/>
                <w:szCs w:val="20"/>
              </w:rPr>
              <w:t>Random Effect</w:t>
            </w:r>
          </w:p>
        </w:tc>
        <w:tc>
          <w:tcPr>
            <w:tcW w:w="0" w:type="auto"/>
            <w:tcBorders>
              <w:top w:val="single" w:sz="4" w:space="0" w:color="auto"/>
              <w:left w:val="nil"/>
              <w:bottom w:val="nil"/>
              <w:right w:val="nil"/>
            </w:tcBorders>
            <w:noWrap/>
            <w:tcMar>
              <w:top w:w="15" w:type="dxa"/>
              <w:left w:w="15" w:type="dxa"/>
              <w:bottom w:w="0" w:type="dxa"/>
              <w:right w:w="15" w:type="dxa"/>
            </w:tcMar>
            <w:hideMark/>
          </w:tcPr>
          <w:p w14:paraId="0F98AA17" w14:textId="77777777" w:rsidR="00D61EA7" w:rsidRPr="00015210" w:rsidRDefault="00D61EA7" w:rsidP="00D61EA7">
            <w:pPr>
              <w:jc w:val="center"/>
              <w:rPr>
                <w:color w:val="000000"/>
                <w:sz w:val="20"/>
                <w:szCs w:val="20"/>
              </w:rPr>
            </w:pPr>
            <w:r w:rsidRPr="00015210">
              <w:rPr>
                <w:color w:val="000000"/>
                <w:sz w:val="20"/>
                <w:szCs w:val="20"/>
              </w:rPr>
              <w:t>Poisson</w:t>
            </w:r>
          </w:p>
        </w:tc>
        <w:tc>
          <w:tcPr>
            <w:tcW w:w="0" w:type="auto"/>
            <w:tcBorders>
              <w:top w:val="single" w:sz="4" w:space="0" w:color="auto"/>
              <w:left w:val="nil"/>
              <w:bottom w:val="nil"/>
              <w:right w:val="nil"/>
            </w:tcBorders>
            <w:noWrap/>
            <w:tcMar>
              <w:top w:w="15" w:type="dxa"/>
              <w:left w:w="15" w:type="dxa"/>
              <w:bottom w:w="0" w:type="dxa"/>
              <w:right w:w="15" w:type="dxa"/>
            </w:tcMar>
            <w:hideMark/>
          </w:tcPr>
          <w:p w14:paraId="6EC1F0E5" w14:textId="77777777" w:rsidR="00D61EA7" w:rsidRPr="00015210" w:rsidRDefault="00D61EA7" w:rsidP="00D61EA7">
            <w:pPr>
              <w:jc w:val="center"/>
              <w:rPr>
                <w:color w:val="000000"/>
                <w:sz w:val="20"/>
                <w:szCs w:val="20"/>
              </w:rPr>
            </w:pPr>
            <w:r w:rsidRPr="00015210">
              <w:rPr>
                <w:color w:val="000000"/>
                <w:sz w:val="20"/>
                <w:szCs w:val="20"/>
              </w:rPr>
              <w:t>ZIP</w:t>
            </w:r>
          </w:p>
        </w:tc>
        <w:tc>
          <w:tcPr>
            <w:tcW w:w="0" w:type="auto"/>
            <w:tcBorders>
              <w:top w:val="single" w:sz="4" w:space="0" w:color="auto"/>
              <w:left w:val="nil"/>
              <w:bottom w:val="nil"/>
              <w:right w:val="nil"/>
            </w:tcBorders>
            <w:noWrap/>
            <w:tcMar>
              <w:top w:w="15" w:type="dxa"/>
              <w:left w:w="15" w:type="dxa"/>
              <w:bottom w:w="0" w:type="dxa"/>
              <w:right w:w="15" w:type="dxa"/>
            </w:tcMar>
            <w:hideMark/>
          </w:tcPr>
          <w:p w14:paraId="21437868" w14:textId="77777777" w:rsidR="00D61EA7" w:rsidRPr="00015210" w:rsidRDefault="00D61EA7" w:rsidP="00D61EA7">
            <w:pPr>
              <w:jc w:val="center"/>
              <w:rPr>
                <w:color w:val="000000"/>
                <w:sz w:val="20"/>
                <w:szCs w:val="20"/>
              </w:rPr>
            </w:pPr>
            <w:r w:rsidRPr="00015210">
              <w:rPr>
                <w:color w:val="000000"/>
                <w:sz w:val="20"/>
                <w:szCs w:val="20"/>
              </w:rPr>
              <w:t>ZINB</w:t>
            </w:r>
          </w:p>
        </w:tc>
        <w:tc>
          <w:tcPr>
            <w:tcW w:w="1986" w:type="dxa"/>
            <w:tcBorders>
              <w:top w:val="single" w:sz="4" w:space="0" w:color="auto"/>
              <w:left w:val="nil"/>
              <w:bottom w:val="nil"/>
              <w:right w:val="nil"/>
            </w:tcBorders>
          </w:tcPr>
          <w:p w14:paraId="490FCAF4" w14:textId="29158720" w:rsidR="00D61EA7" w:rsidRPr="00015210" w:rsidRDefault="00D61EA7" w:rsidP="00D61EA7">
            <w:pPr>
              <w:jc w:val="center"/>
              <w:rPr>
                <w:color w:val="000000"/>
                <w:sz w:val="20"/>
                <w:szCs w:val="20"/>
              </w:rPr>
            </w:pPr>
            <w:r w:rsidRPr="00015210">
              <w:rPr>
                <w:color w:val="000000"/>
                <w:sz w:val="20"/>
                <w:szCs w:val="20"/>
              </w:rPr>
              <w:t>Random Effect</w:t>
            </w:r>
          </w:p>
        </w:tc>
      </w:tr>
      <w:tr w:rsidR="00D61EA7" w:rsidRPr="00015210" w14:paraId="654D5220" w14:textId="7DE9E175" w:rsidTr="00DF063F">
        <w:trPr>
          <w:jc w:val="center"/>
        </w:trPr>
        <w:tc>
          <w:tcPr>
            <w:tcW w:w="0" w:type="auto"/>
            <w:vMerge/>
            <w:tcBorders>
              <w:top w:val="single" w:sz="4" w:space="0" w:color="auto"/>
              <w:left w:val="nil"/>
              <w:bottom w:val="nil"/>
              <w:right w:val="nil"/>
            </w:tcBorders>
            <w:hideMark/>
          </w:tcPr>
          <w:p w14:paraId="1CB8F32B" w14:textId="77777777" w:rsidR="00D61EA7" w:rsidRPr="00015210" w:rsidRDefault="00D61EA7" w:rsidP="00D61EA7">
            <w:pPr>
              <w:rPr>
                <w:color w:val="000000"/>
                <w:sz w:val="20"/>
                <w:szCs w:val="20"/>
              </w:rPr>
            </w:pPr>
          </w:p>
        </w:tc>
        <w:tc>
          <w:tcPr>
            <w:tcW w:w="2917" w:type="dxa"/>
            <w:tcBorders>
              <w:top w:val="nil"/>
              <w:left w:val="nil"/>
              <w:bottom w:val="nil"/>
            </w:tcBorders>
            <w:noWrap/>
            <w:tcMar>
              <w:top w:w="15" w:type="dxa"/>
              <w:left w:w="15" w:type="dxa"/>
              <w:bottom w:w="0" w:type="dxa"/>
              <w:right w:w="15" w:type="dxa"/>
            </w:tcMar>
            <w:hideMark/>
          </w:tcPr>
          <w:p w14:paraId="7E557C21" w14:textId="77777777" w:rsidR="00D61EA7" w:rsidRPr="00015210" w:rsidRDefault="00D61EA7" w:rsidP="00D61EA7">
            <w:pPr>
              <w:jc w:val="center"/>
              <w:rPr>
                <w:color w:val="000000"/>
                <w:sz w:val="20"/>
                <w:szCs w:val="20"/>
              </w:rPr>
            </w:pPr>
            <w:r w:rsidRPr="00015210">
              <w:rPr>
                <w:color w:val="000000"/>
                <w:sz w:val="20"/>
                <w:szCs w:val="20"/>
              </w:rPr>
              <w:t>(1)</w:t>
            </w:r>
          </w:p>
        </w:tc>
        <w:tc>
          <w:tcPr>
            <w:tcW w:w="0" w:type="auto"/>
            <w:tcBorders>
              <w:top w:val="nil"/>
              <w:left w:val="nil"/>
              <w:bottom w:val="nil"/>
              <w:right w:val="nil"/>
            </w:tcBorders>
            <w:noWrap/>
            <w:tcMar>
              <w:top w:w="15" w:type="dxa"/>
              <w:left w:w="15" w:type="dxa"/>
              <w:bottom w:w="0" w:type="dxa"/>
              <w:right w:w="15" w:type="dxa"/>
            </w:tcMar>
            <w:hideMark/>
          </w:tcPr>
          <w:p w14:paraId="6A38661A" w14:textId="50FB50AD"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2</w:t>
            </w: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0B1EB7C" w14:textId="3B7D78C5"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3</w:t>
            </w: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4A3A713" w14:textId="3DB9F400"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4</w:t>
            </w:r>
            <w:r w:rsidRPr="00015210">
              <w:rPr>
                <w:color w:val="000000"/>
                <w:sz w:val="20"/>
                <w:szCs w:val="20"/>
              </w:rPr>
              <w:t>)</w:t>
            </w:r>
          </w:p>
        </w:tc>
        <w:tc>
          <w:tcPr>
            <w:tcW w:w="1986" w:type="dxa"/>
            <w:tcBorders>
              <w:top w:val="nil"/>
              <w:left w:val="nil"/>
              <w:bottom w:val="nil"/>
              <w:right w:val="nil"/>
            </w:tcBorders>
          </w:tcPr>
          <w:p w14:paraId="107B3826" w14:textId="3A76DD51"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5</w:t>
            </w:r>
            <w:r w:rsidRPr="00015210">
              <w:rPr>
                <w:color w:val="000000"/>
                <w:sz w:val="20"/>
                <w:szCs w:val="20"/>
              </w:rPr>
              <w:t>)</w:t>
            </w:r>
          </w:p>
        </w:tc>
      </w:tr>
      <w:tr w:rsidR="00D61EA7" w:rsidRPr="00015210" w14:paraId="5892E29F" w14:textId="6225B9FB" w:rsidTr="00DF063F">
        <w:trPr>
          <w:jc w:val="center"/>
        </w:trPr>
        <w:tc>
          <w:tcPr>
            <w:tcW w:w="0" w:type="auto"/>
            <w:vMerge/>
            <w:tcBorders>
              <w:top w:val="single" w:sz="4" w:space="0" w:color="auto"/>
              <w:left w:val="nil"/>
              <w:bottom w:val="nil"/>
              <w:right w:val="nil"/>
            </w:tcBorders>
            <w:hideMark/>
          </w:tcPr>
          <w:p w14:paraId="625487BD" w14:textId="77777777" w:rsidR="00D61EA7" w:rsidRPr="00015210" w:rsidRDefault="00D61EA7" w:rsidP="00D61EA7">
            <w:pPr>
              <w:rPr>
                <w:color w:val="000000"/>
                <w:sz w:val="20"/>
                <w:szCs w:val="20"/>
              </w:rPr>
            </w:pPr>
          </w:p>
        </w:tc>
        <w:tc>
          <w:tcPr>
            <w:tcW w:w="2917" w:type="dxa"/>
            <w:tcBorders>
              <w:top w:val="nil"/>
              <w:left w:val="nil"/>
              <w:bottom w:val="single" w:sz="4" w:space="0" w:color="auto"/>
            </w:tcBorders>
            <w:tcMar>
              <w:top w:w="15" w:type="dxa"/>
              <w:left w:w="15" w:type="dxa"/>
              <w:bottom w:w="0" w:type="dxa"/>
              <w:right w:w="15" w:type="dxa"/>
            </w:tcMar>
            <w:hideMark/>
          </w:tcPr>
          <w:p w14:paraId="5FE85000" w14:textId="1345CFD2"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Log(answer number in 7 days)</w:t>
            </w:r>
          </w:p>
        </w:tc>
        <w:tc>
          <w:tcPr>
            <w:tcW w:w="0" w:type="auto"/>
            <w:gridSpan w:val="3"/>
            <w:tcBorders>
              <w:top w:val="nil"/>
              <w:left w:val="nil"/>
              <w:bottom w:val="single" w:sz="4" w:space="0" w:color="auto"/>
              <w:right w:val="nil"/>
            </w:tcBorders>
            <w:tcMar>
              <w:top w:w="15" w:type="dxa"/>
              <w:left w:w="15" w:type="dxa"/>
              <w:bottom w:w="0" w:type="dxa"/>
              <w:right w:w="15" w:type="dxa"/>
            </w:tcMar>
            <w:hideMark/>
          </w:tcPr>
          <w:p w14:paraId="6E51F0E1" w14:textId="6535FC5E"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Pr>
                <w:color w:val="000000"/>
                <w:sz w:val="20"/>
                <w:szCs w:val="20"/>
              </w:rPr>
              <w:t>A</w:t>
            </w:r>
            <w:r w:rsidR="00D61EA7" w:rsidRPr="00015210">
              <w:rPr>
                <w:color w:val="000000"/>
                <w:sz w:val="20"/>
                <w:szCs w:val="20"/>
              </w:rPr>
              <w:t>nswer number in 7 days</w:t>
            </w:r>
          </w:p>
        </w:tc>
        <w:tc>
          <w:tcPr>
            <w:tcW w:w="1986" w:type="dxa"/>
            <w:tcBorders>
              <w:top w:val="nil"/>
              <w:left w:val="nil"/>
              <w:bottom w:val="single" w:sz="4" w:space="0" w:color="auto"/>
              <w:right w:val="nil"/>
            </w:tcBorders>
          </w:tcPr>
          <w:p w14:paraId="0E046517" w14:textId="17175C9F" w:rsidR="00D61EA7"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First answer quality</w:t>
            </w:r>
          </w:p>
        </w:tc>
      </w:tr>
      <w:tr w:rsidR="00D61EA7" w:rsidRPr="00015210" w14:paraId="72289A11" w14:textId="59A6CA3E" w:rsidTr="00DF063F">
        <w:trPr>
          <w:jc w:val="center"/>
        </w:trPr>
        <w:tc>
          <w:tcPr>
            <w:tcW w:w="0" w:type="auto"/>
            <w:vMerge w:val="restart"/>
            <w:tcBorders>
              <w:top w:val="nil"/>
              <w:left w:val="nil"/>
              <w:bottom w:val="nil"/>
              <w:right w:val="nil"/>
            </w:tcBorders>
            <w:noWrap/>
            <w:tcMar>
              <w:top w:w="15" w:type="dxa"/>
              <w:left w:w="15" w:type="dxa"/>
              <w:bottom w:w="0" w:type="dxa"/>
              <w:right w:w="15" w:type="dxa"/>
            </w:tcMar>
            <w:hideMark/>
          </w:tcPr>
          <w:p w14:paraId="160CC368"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917" w:type="dxa"/>
            <w:tcBorders>
              <w:top w:val="nil"/>
              <w:left w:val="nil"/>
              <w:bottom w:val="nil"/>
            </w:tcBorders>
            <w:noWrap/>
            <w:tcMar>
              <w:top w:w="15" w:type="dxa"/>
              <w:left w:w="15" w:type="dxa"/>
              <w:bottom w:w="0" w:type="dxa"/>
              <w:right w:w="15" w:type="dxa"/>
            </w:tcMar>
            <w:hideMark/>
          </w:tcPr>
          <w:p w14:paraId="02B137DD" w14:textId="6E2BE13B" w:rsidR="00D61EA7" w:rsidRPr="00015210" w:rsidRDefault="00D61EA7" w:rsidP="00D61EA7">
            <w:pPr>
              <w:jc w:val="center"/>
              <w:rPr>
                <w:color w:val="000000"/>
                <w:sz w:val="20"/>
                <w:szCs w:val="20"/>
              </w:rPr>
            </w:pPr>
            <w:r w:rsidRPr="00015210">
              <w:rPr>
                <w:color w:val="000000"/>
                <w:sz w:val="20"/>
                <w:szCs w:val="20"/>
              </w:rPr>
              <w:t>0.168*</w:t>
            </w:r>
          </w:p>
        </w:tc>
        <w:tc>
          <w:tcPr>
            <w:tcW w:w="0" w:type="auto"/>
            <w:tcBorders>
              <w:top w:val="nil"/>
              <w:left w:val="nil"/>
              <w:bottom w:val="nil"/>
              <w:right w:val="nil"/>
            </w:tcBorders>
            <w:noWrap/>
            <w:tcMar>
              <w:top w:w="15" w:type="dxa"/>
              <w:left w:w="15" w:type="dxa"/>
              <w:bottom w:w="0" w:type="dxa"/>
              <w:right w:w="15" w:type="dxa"/>
            </w:tcMar>
            <w:hideMark/>
          </w:tcPr>
          <w:p w14:paraId="4399E641" w14:textId="77777777" w:rsidR="00D61EA7" w:rsidRPr="00015210" w:rsidRDefault="00D61EA7" w:rsidP="00D61EA7">
            <w:pPr>
              <w:jc w:val="center"/>
              <w:rPr>
                <w:color w:val="000000"/>
                <w:sz w:val="20"/>
                <w:szCs w:val="20"/>
              </w:rPr>
            </w:pPr>
            <w:r w:rsidRPr="00015210">
              <w:rPr>
                <w:color w:val="000000"/>
                <w:sz w:val="20"/>
                <w:szCs w:val="20"/>
              </w:rPr>
              <w:t>0.468*</w:t>
            </w:r>
          </w:p>
        </w:tc>
        <w:tc>
          <w:tcPr>
            <w:tcW w:w="0" w:type="auto"/>
            <w:tcBorders>
              <w:top w:val="nil"/>
              <w:left w:val="nil"/>
              <w:bottom w:val="nil"/>
              <w:right w:val="nil"/>
            </w:tcBorders>
            <w:noWrap/>
            <w:tcMar>
              <w:top w:w="15" w:type="dxa"/>
              <w:left w:w="15" w:type="dxa"/>
              <w:bottom w:w="0" w:type="dxa"/>
              <w:right w:w="15" w:type="dxa"/>
            </w:tcMar>
            <w:hideMark/>
          </w:tcPr>
          <w:p w14:paraId="022333C5" w14:textId="77777777" w:rsidR="00D61EA7" w:rsidRPr="00015210" w:rsidRDefault="00D61EA7" w:rsidP="00D61EA7">
            <w:pPr>
              <w:jc w:val="center"/>
              <w:rPr>
                <w:color w:val="000000"/>
                <w:sz w:val="20"/>
                <w:szCs w:val="20"/>
              </w:rPr>
            </w:pPr>
            <w:r w:rsidRPr="00015210">
              <w:rPr>
                <w:color w:val="000000"/>
                <w:sz w:val="20"/>
                <w:szCs w:val="20"/>
              </w:rPr>
              <w:t>0.468*</w:t>
            </w:r>
          </w:p>
        </w:tc>
        <w:tc>
          <w:tcPr>
            <w:tcW w:w="0" w:type="auto"/>
            <w:tcBorders>
              <w:top w:val="nil"/>
              <w:left w:val="nil"/>
              <w:bottom w:val="nil"/>
              <w:right w:val="nil"/>
            </w:tcBorders>
            <w:noWrap/>
            <w:tcMar>
              <w:top w:w="15" w:type="dxa"/>
              <w:left w:w="15" w:type="dxa"/>
              <w:bottom w:w="0" w:type="dxa"/>
              <w:right w:w="15" w:type="dxa"/>
            </w:tcMar>
            <w:hideMark/>
          </w:tcPr>
          <w:p w14:paraId="1B85AC1D" w14:textId="77777777" w:rsidR="00D61EA7" w:rsidRPr="00015210" w:rsidRDefault="00D61EA7" w:rsidP="00D61EA7">
            <w:pPr>
              <w:jc w:val="center"/>
              <w:rPr>
                <w:color w:val="000000"/>
                <w:sz w:val="20"/>
                <w:szCs w:val="20"/>
              </w:rPr>
            </w:pPr>
            <w:r w:rsidRPr="00015210">
              <w:rPr>
                <w:color w:val="000000"/>
                <w:sz w:val="20"/>
                <w:szCs w:val="20"/>
              </w:rPr>
              <w:t>0.469*</w:t>
            </w:r>
          </w:p>
        </w:tc>
        <w:tc>
          <w:tcPr>
            <w:tcW w:w="1986" w:type="dxa"/>
            <w:tcBorders>
              <w:top w:val="nil"/>
              <w:left w:val="nil"/>
              <w:bottom w:val="nil"/>
              <w:right w:val="nil"/>
            </w:tcBorders>
            <w:vAlign w:val="center"/>
          </w:tcPr>
          <w:p w14:paraId="6EA990C6" w14:textId="5A3E8B6A" w:rsidR="00D61EA7" w:rsidRPr="00015210" w:rsidRDefault="00D61EA7" w:rsidP="00D61EA7">
            <w:pPr>
              <w:jc w:val="center"/>
              <w:rPr>
                <w:color w:val="000000"/>
                <w:sz w:val="20"/>
                <w:szCs w:val="20"/>
              </w:rPr>
            </w:pPr>
            <w:r w:rsidRPr="00015210">
              <w:rPr>
                <w:color w:val="000000"/>
                <w:sz w:val="20"/>
                <w:szCs w:val="20"/>
              </w:rPr>
              <w:t>0.410</w:t>
            </w:r>
          </w:p>
        </w:tc>
      </w:tr>
      <w:tr w:rsidR="00D61EA7" w:rsidRPr="00015210" w14:paraId="79607C89" w14:textId="7A23FD7A" w:rsidTr="00DF063F">
        <w:trPr>
          <w:jc w:val="center"/>
        </w:trPr>
        <w:tc>
          <w:tcPr>
            <w:tcW w:w="0" w:type="auto"/>
            <w:vMerge/>
            <w:tcBorders>
              <w:top w:val="nil"/>
              <w:left w:val="nil"/>
              <w:bottom w:val="nil"/>
              <w:right w:val="nil"/>
            </w:tcBorders>
            <w:hideMark/>
          </w:tcPr>
          <w:p w14:paraId="1AAB849A" w14:textId="77777777" w:rsidR="00D61EA7" w:rsidRPr="00015210" w:rsidRDefault="00D61EA7" w:rsidP="00D61EA7">
            <w:pPr>
              <w:rPr>
                <w:i/>
                <w:iCs/>
                <w:color w:val="000000"/>
                <w:sz w:val="20"/>
                <w:szCs w:val="20"/>
              </w:rPr>
            </w:pPr>
          </w:p>
        </w:tc>
        <w:tc>
          <w:tcPr>
            <w:tcW w:w="2917" w:type="dxa"/>
            <w:tcBorders>
              <w:top w:val="nil"/>
              <w:left w:val="nil"/>
              <w:bottom w:val="nil"/>
              <w:right w:val="nil"/>
            </w:tcBorders>
            <w:noWrap/>
            <w:tcMar>
              <w:top w:w="15" w:type="dxa"/>
              <w:left w:w="15" w:type="dxa"/>
              <w:bottom w:w="0" w:type="dxa"/>
              <w:right w:w="15" w:type="dxa"/>
            </w:tcMar>
            <w:hideMark/>
          </w:tcPr>
          <w:p w14:paraId="410AB62D" w14:textId="7297F984" w:rsidR="00D61EA7" w:rsidRPr="00015210" w:rsidRDefault="00D61EA7" w:rsidP="00D61EA7">
            <w:pPr>
              <w:jc w:val="center"/>
              <w:rPr>
                <w:color w:val="000000"/>
                <w:sz w:val="20"/>
                <w:szCs w:val="20"/>
              </w:rPr>
            </w:pPr>
            <w:r w:rsidRPr="00015210">
              <w:rPr>
                <w:color w:val="000000"/>
                <w:sz w:val="20"/>
                <w:szCs w:val="20"/>
              </w:rPr>
              <w:t>(0.081)</w:t>
            </w:r>
          </w:p>
        </w:tc>
        <w:tc>
          <w:tcPr>
            <w:tcW w:w="0" w:type="auto"/>
            <w:tcBorders>
              <w:top w:val="nil"/>
              <w:left w:val="nil"/>
              <w:bottom w:val="nil"/>
              <w:right w:val="nil"/>
            </w:tcBorders>
            <w:noWrap/>
            <w:tcMar>
              <w:top w:w="15" w:type="dxa"/>
              <w:left w:w="15" w:type="dxa"/>
              <w:bottom w:w="0" w:type="dxa"/>
              <w:right w:w="15" w:type="dxa"/>
            </w:tcMar>
            <w:hideMark/>
          </w:tcPr>
          <w:p w14:paraId="1DF37C54" w14:textId="77777777" w:rsidR="00D61EA7" w:rsidRPr="00015210" w:rsidRDefault="00D61EA7" w:rsidP="00D61EA7">
            <w:pPr>
              <w:jc w:val="center"/>
              <w:rPr>
                <w:color w:val="000000"/>
                <w:sz w:val="20"/>
                <w:szCs w:val="20"/>
              </w:rPr>
            </w:pPr>
            <w:r w:rsidRPr="00015210">
              <w:rPr>
                <w:color w:val="000000"/>
                <w:sz w:val="20"/>
                <w:szCs w:val="20"/>
              </w:rPr>
              <w:t>(0.199)</w:t>
            </w:r>
          </w:p>
        </w:tc>
        <w:tc>
          <w:tcPr>
            <w:tcW w:w="0" w:type="auto"/>
            <w:tcBorders>
              <w:top w:val="nil"/>
              <w:left w:val="nil"/>
              <w:bottom w:val="nil"/>
              <w:right w:val="nil"/>
            </w:tcBorders>
            <w:noWrap/>
            <w:tcMar>
              <w:top w:w="15" w:type="dxa"/>
              <w:left w:w="15" w:type="dxa"/>
              <w:bottom w:w="0" w:type="dxa"/>
              <w:right w:w="15" w:type="dxa"/>
            </w:tcMar>
            <w:hideMark/>
          </w:tcPr>
          <w:p w14:paraId="20F55685" w14:textId="77777777" w:rsidR="00D61EA7" w:rsidRPr="00015210" w:rsidRDefault="00D61EA7" w:rsidP="00D61EA7">
            <w:pPr>
              <w:jc w:val="center"/>
              <w:rPr>
                <w:color w:val="000000"/>
                <w:sz w:val="20"/>
                <w:szCs w:val="20"/>
              </w:rPr>
            </w:pPr>
            <w:r w:rsidRPr="00015210">
              <w:rPr>
                <w:color w:val="000000"/>
                <w:sz w:val="20"/>
                <w:szCs w:val="20"/>
              </w:rPr>
              <w:t>(0.224)</w:t>
            </w:r>
          </w:p>
        </w:tc>
        <w:tc>
          <w:tcPr>
            <w:tcW w:w="0" w:type="auto"/>
            <w:tcBorders>
              <w:top w:val="nil"/>
              <w:left w:val="nil"/>
              <w:bottom w:val="nil"/>
              <w:right w:val="nil"/>
            </w:tcBorders>
            <w:noWrap/>
            <w:tcMar>
              <w:top w:w="15" w:type="dxa"/>
              <w:left w:w="15" w:type="dxa"/>
              <w:bottom w:w="0" w:type="dxa"/>
              <w:right w:w="15" w:type="dxa"/>
            </w:tcMar>
            <w:hideMark/>
          </w:tcPr>
          <w:p w14:paraId="7F04E209" w14:textId="77777777" w:rsidR="00D61EA7" w:rsidRPr="00015210" w:rsidRDefault="00D61EA7" w:rsidP="00D61EA7">
            <w:pPr>
              <w:jc w:val="center"/>
              <w:rPr>
                <w:color w:val="000000"/>
                <w:sz w:val="20"/>
                <w:szCs w:val="20"/>
              </w:rPr>
            </w:pPr>
            <w:r w:rsidRPr="00015210">
              <w:rPr>
                <w:color w:val="000000"/>
                <w:sz w:val="20"/>
                <w:szCs w:val="20"/>
              </w:rPr>
              <w:t>(0.224)</w:t>
            </w:r>
          </w:p>
        </w:tc>
        <w:tc>
          <w:tcPr>
            <w:tcW w:w="1986" w:type="dxa"/>
            <w:tcBorders>
              <w:top w:val="nil"/>
              <w:left w:val="nil"/>
              <w:bottom w:val="nil"/>
              <w:right w:val="nil"/>
            </w:tcBorders>
            <w:vAlign w:val="center"/>
          </w:tcPr>
          <w:p w14:paraId="51C033C5" w14:textId="2C7755B9" w:rsidR="00D61EA7" w:rsidRPr="00015210" w:rsidRDefault="00D61EA7" w:rsidP="00D61EA7">
            <w:pPr>
              <w:jc w:val="center"/>
              <w:rPr>
                <w:color w:val="000000"/>
                <w:sz w:val="20"/>
                <w:szCs w:val="20"/>
              </w:rPr>
            </w:pPr>
            <w:r w:rsidRPr="00015210">
              <w:rPr>
                <w:color w:val="000000"/>
                <w:sz w:val="20"/>
                <w:szCs w:val="20"/>
              </w:rPr>
              <w:t>(0.603)</w:t>
            </w:r>
          </w:p>
        </w:tc>
      </w:tr>
      <w:tr w:rsidR="00D61EA7" w:rsidRPr="00015210" w14:paraId="611165D3" w14:textId="558EEF8C" w:rsidTr="00DF063F">
        <w:trPr>
          <w:jc w:val="center"/>
        </w:trPr>
        <w:tc>
          <w:tcPr>
            <w:tcW w:w="0" w:type="auto"/>
            <w:vMerge w:val="restart"/>
            <w:tcBorders>
              <w:top w:val="nil"/>
              <w:left w:val="nil"/>
              <w:bottom w:val="nil"/>
              <w:right w:val="nil"/>
            </w:tcBorders>
            <w:noWrap/>
            <w:tcMar>
              <w:top w:w="15" w:type="dxa"/>
              <w:left w:w="15" w:type="dxa"/>
              <w:bottom w:w="0" w:type="dxa"/>
              <w:right w:w="15" w:type="dxa"/>
            </w:tcMar>
            <w:hideMark/>
          </w:tcPr>
          <w:p w14:paraId="05968AFC"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917" w:type="dxa"/>
            <w:tcBorders>
              <w:top w:val="nil"/>
              <w:left w:val="nil"/>
              <w:bottom w:val="nil"/>
              <w:right w:val="nil"/>
            </w:tcBorders>
            <w:noWrap/>
            <w:tcMar>
              <w:top w:w="15" w:type="dxa"/>
              <w:left w:w="15" w:type="dxa"/>
              <w:bottom w:w="0" w:type="dxa"/>
              <w:right w:w="15" w:type="dxa"/>
            </w:tcMar>
            <w:hideMark/>
          </w:tcPr>
          <w:p w14:paraId="7B5E98B8" w14:textId="4599A773" w:rsidR="00D61EA7" w:rsidRPr="00015210" w:rsidRDefault="00D61EA7" w:rsidP="00D61EA7">
            <w:pPr>
              <w:jc w:val="center"/>
              <w:rPr>
                <w:color w:val="000000"/>
                <w:sz w:val="20"/>
                <w:szCs w:val="20"/>
              </w:rPr>
            </w:pPr>
            <w:r w:rsidRPr="00015210">
              <w:rPr>
                <w:color w:val="000000"/>
                <w:sz w:val="20"/>
                <w:szCs w:val="20"/>
              </w:rPr>
              <w:t>-0.041**</w:t>
            </w:r>
          </w:p>
        </w:tc>
        <w:tc>
          <w:tcPr>
            <w:tcW w:w="0" w:type="auto"/>
            <w:tcBorders>
              <w:top w:val="nil"/>
              <w:left w:val="nil"/>
              <w:bottom w:val="nil"/>
              <w:right w:val="nil"/>
            </w:tcBorders>
            <w:noWrap/>
            <w:tcMar>
              <w:top w:w="15" w:type="dxa"/>
              <w:left w:w="15" w:type="dxa"/>
              <w:bottom w:w="0" w:type="dxa"/>
              <w:right w:w="15" w:type="dxa"/>
            </w:tcMar>
            <w:hideMark/>
          </w:tcPr>
          <w:p w14:paraId="1A747906" w14:textId="77777777" w:rsidR="00D61EA7" w:rsidRPr="00015210" w:rsidRDefault="00D61EA7" w:rsidP="00D61EA7">
            <w:pPr>
              <w:jc w:val="center"/>
              <w:rPr>
                <w:color w:val="000000"/>
                <w:sz w:val="20"/>
                <w:szCs w:val="20"/>
              </w:rPr>
            </w:pPr>
            <w:r w:rsidRPr="00015210">
              <w:rPr>
                <w:color w:val="000000"/>
                <w:sz w:val="20"/>
                <w:szCs w:val="20"/>
              </w:rPr>
              <w:t>-0.117***</w:t>
            </w:r>
          </w:p>
        </w:tc>
        <w:tc>
          <w:tcPr>
            <w:tcW w:w="0" w:type="auto"/>
            <w:tcBorders>
              <w:top w:val="nil"/>
              <w:left w:val="nil"/>
              <w:bottom w:val="nil"/>
              <w:right w:val="nil"/>
            </w:tcBorders>
            <w:noWrap/>
            <w:tcMar>
              <w:top w:w="15" w:type="dxa"/>
              <w:left w:w="15" w:type="dxa"/>
              <w:bottom w:w="0" w:type="dxa"/>
              <w:right w:w="15" w:type="dxa"/>
            </w:tcMar>
            <w:hideMark/>
          </w:tcPr>
          <w:p w14:paraId="0153A7FC" w14:textId="77777777" w:rsidR="00D61EA7" w:rsidRPr="00015210" w:rsidRDefault="00D61EA7" w:rsidP="00D61EA7">
            <w:pPr>
              <w:jc w:val="center"/>
              <w:rPr>
                <w:color w:val="000000"/>
                <w:sz w:val="20"/>
                <w:szCs w:val="20"/>
              </w:rPr>
            </w:pPr>
            <w:r w:rsidRPr="00015210">
              <w:rPr>
                <w:color w:val="000000"/>
                <w:sz w:val="20"/>
                <w:szCs w:val="20"/>
              </w:rPr>
              <w:t>-0.117**</w:t>
            </w:r>
          </w:p>
        </w:tc>
        <w:tc>
          <w:tcPr>
            <w:tcW w:w="0" w:type="auto"/>
            <w:tcBorders>
              <w:top w:val="nil"/>
              <w:left w:val="nil"/>
              <w:bottom w:val="nil"/>
              <w:right w:val="nil"/>
            </w:tcBorders>
            <w:noWrap/>
            <w:tcMar>
              <w:top w:w="15" w:type="dxa"/>
              <w:left w:w="15" w:type="dxa"/>
              <w:bottom w:w="0" w:type="dxa"/>
              <w:right w:w="15" w:type="dxa"/>
            </w:tcMar>
            <w:hideMark/>
          </w:tcPr>
          <w:p w14:paraId="016028FF" w14:textId="77777777" w:rsidR="00D61EA7" w:rsidRPr="00015210" w:rsidRDefault="00D61EA7" w:rsidP="00D61EA7">
            <w:pPr>
              <w:jc w:val="center"/>
              <w:rPr>
                <w:color w:val="000000"/>
                <w:sz w:val="20"/>
                <w:szCs w:val="20"/>
              </w:rPr>
            </w:pPr>
            <w:r w:rsidRPr="00015210">
              <w:rPr>
                <w:color w:val="000000"/>
                <w:sz w:val="20"/>
                <w:szCs w:val="20"/>
              </w:rPr>
              <w:t>-0.117**</w:t>
            </w:r>
          </w:p>
        </w:tc>
        <w:tc>
          <w:tcPr>
            <w:tcW w:w="1986" w:type="dxa"/>
            <w:tcBorders>
              <w:top w:val="nil"/>
              <w:left w:val="nil"/>
              <w:bottom w:val="nil"/>
              <w:right w:val="nil"/>
            </w:tcBorders>
            <w:vAlign w:val="center"/>
          </w:tcPr>
          <w:p w14:paraId="6788A5AC" w14:textId="7920697A" w:rsidR="00D61EA7" w:rsidRPr="00015210" w:rsidRDefault="00D61EA7" w:rsidP="00D61EA7">
            <w:pPr>
              <w:jc w:val="center"/>
              <w:rPr>
                <w:color w:val="000000"/>
                <w:sz w:val="20"/>
                <w:szCs w:val="20"/>
              </w:rPr>
            </w:pPr>
            <w:r w:rsidRPr="00015210">
              <w:rPr>
                <w:color w:val="000000"/>
                <w:sz w:val="20"/>
                <w:szCs w:val="20"/>
              </w:rPr>
              <w:t>-0.204·</w:t>
            </w:r>
          </w:p>
        </w:tc>
      </w:tr>
      <w:tr w:rsidR="00D61EA7" w:rsidRPr="00015210" w14:paraId="71D9227B" w14:textId="0048B332" w:rsidTr="00DF063F">
        <w:trPr>
          <w:jc w:val="center"/>
        </w:trPr>
        <w:tc>
          <w:tcPr>
            <w:tcW w:w="0" w:type="auto"/>
            <w:vMerge/>
            <w:tcBorders>
              <w:top w:val="nil"/>
              <w:left w:val="nil"/>
              <w:bottom w:val="nil"/>
              <w:right w:val="nil"/>
            </w:tcBorders>
            <w:hideMark/>
          </w:tcPr>
          <w:p w14:paraId="737C34EA" w14:textId="77777777" w:rsidR="00D61EA7" w:rsidRPr="00015210" w:rsidRDefault="00D61EA7" w:rsidP="00D61EA7">
            <w:pPr>
              <w:rPr>
                <w:i/>
                <w:iCs/>
                <w:color w:val="000000"/>
                <w:sz w:val="20"/>
                <w:szCs w:val="20"/>
              </w:rPr>
            </w:pPr>
          </w:p>
        </w:tc>
        <w:tc>
          <w:tcPr>
            <w:tcW w:w="2917" w:type="dxa"/>
            <w:tcBorders>
              <w:top w:val="nil"/>
              <w:left w:val="nil"/>
              <w:bottom w:val="nil"/>
              <w:right w:val="nil"/>
            </w:tcBorders>
            <w:noWrap/>
            <w:tcMar>
              <w:top w:w="15" w:type="dxa"/>
              <w:left w:w="15" w:type="dxa"/>
              <w:bottom w:w="0" w:type="dxa"/>
              <w:right w:w="15" w:type="dxa"/>
            </w:tcMar>
            <w:hideMark/>
          </w:tcPr>
          <w:p w14:paraId="7F06DDC1" w14:textId="1B785B10"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nil"/>
              <w:right w:val="nil"/>
            </w:tcBorders>
            <w:noWrap/>
            <w:tcMar>
              <w:top w:w="15" w:type="dxa"/>
              <w:left w:w="15" w:type="dxa"/>
              <w:bottom w:w="0" w:type="dxa"/>
              <w:right w:w="15" w:type="dxa"/>
            </w:tcMar>
            <w:hideMark/>
          </w:tcPr>
          <w:p w14:paraId="62867A91" w14:textId="77777777" w:rsidR="00D61EA7" w:rsidRPr="00015210" w:rsidRDefault="00D61EA7" w:rsidP="00D61EA7">
            <w:pPr>
              <w:jc w:val="center"/>
              <w:rPr>
                <w:color w:val="000000"/>
                <w:sz w:val="20"/>
                <w:szCs w:val="20"/>
              </w:rPr>
            </w:pPr>
            <w:r w:rsidRPr="00015210">
              <w:rPr>
                <w:color w:val="000000"/>
                <w:sz w:val="20"/>
                <w:szCs w:val="20"/>
              </w:rPr>
              <w:t>(0.034)</w:t>
            </w:r>
          </w:p>
        </w:tc>
        <w:tc>
          <w:tcPr>
            <w:tcW w:w="0" w:type="auto"/>
            <w:tcBorders>
              <w:top w:val="nil"/>
              <w:left w:val="nil"/>
              <w:bottom w:val="nil"/>
              <w:right w:val="nil"/>
            </w:tcBorders>
            <w:noWrap/>
            <w:tcMar>
              <w:top w:w="15" w:type="dxa"/>
              <w:left w:w="15" w:type="dxa"/>
              <w:bottom w:w="0" w:type="dxa"/>
              <w:right w:w="15" w:type="dxa"/>
            </w:tcMar>
            <w:hideMark/>
          </w:tcPr>
          <w:p w14:paraId="5C19060F" w14:textId="77777777" w:rsidR="00D61EA7" w:rsidRPr="00015210" w:rsidRDefault="00D61EA7" w:rsidP="00D61EA7">
            <w:pPr>
              <w:jc w:val="center"/>
              <w:rPr>
                <w:color w:val="000000"/>
                <w:sz w:val="20"/>
                <w:szCs w:val="20"/>
              </w:rPr>
            </w:pPr>
            <w:r w:rsidRPr="00015210">
              <w:rPr>
                <w:color w:val="000000"/>
                <w:sz w:val="20"/>
                <w:szCs w:val="20"/>
              </w:rPr>
              <w:t>(0.039)</w:t>
            </w:r>
          </w:p>
        </w:tc>
        <w:tc>
          <w:tcPr>
            <w:tcW w:w="0" w:type="auto"/>
            <w:tcBorders>
              <w:top w:val="nil"/>
              <w:left w:val="nil"/>
              <w:bottom w:val="nil"/>
              <w:right w:val="nil"/>
            </w:tcBorders>
            <w:noWrap/>
            <w:tcMar>
              <w:top w:w="15" w:type="dxa"/>
              <w:left w:w="15" w:type="dxa"/>
              <w:bottom w:w="0" w:type="dxa"/>
              <w:right w:w="15" w:type="dxa"/>
            </w:tcMar>
            <w:hideMark/>
          </w:tcPr>
          <w:p w14:paraId="470A512E" w14:textId="77777777" w:rsidR="00D61EA7" w:rsidRPr="00015210" w:rsidRDefault="00D61EA7" w:rsidP="00D61EA7">
            <w:pPr>
              <w:jc w:val="center"/>
              <w:rPr>
                <w:color w:val="000000"/>
                <w:sz w:val="20"/>
                <w:szCs w:val="20"/>
              </w:rPr>
            </w:pPr>
            <w:r w:rsidRPr="00015210">
              <w:rPr>
                <w:color w:val="000000"/>
                <w:sz w:val="20"/>
                <w:szCs w:val="20"/>
              </w:rPr>
              <w:t>(0.039)</w:t>
            </w:r>
          </w:p>
        </w:tc>
        <w:tc>
          <w:tcPr>
            <w:tcW w:w="1986" w:type="dxa"/>
            <w:tcBorders>
              <w:top w:val="nil"/>
              <w:left w:val="nil"/>
              <w:bottom w:val="nil"/>
              <w:right w:val="nil"/>
            </w:tcBorders>
            <w:vAlign w:val="center"/>
          </w:tcPr>
          <w:p w14:paraId="000F3460" w14:textId="6B7B7444" w:rsidR="00D61EA7" w:rsidRPr="00015210" w:rsidRDefault="00D61EA7" w:rsidP="00D61EA7">
            <w:pPr>
              <w:jc w:val="center"/>
              <w:rPr>
                <w:color w:val="000000"/>
                <w:sz w:val="20"/>
                <w:szCs w:val="20"/>
              </w:rPr>
            </w:pPr>
            <w:r w:rsidRPr="00015210">
              <w:rPr>
                <w:color w:val="000000"/>
                <w:sz w:val="20"/>
                <w:szCs w:val="20"/>
              </w:rPr>
              <w:t>(0.106)</w:t>
            </w:r>
          </w:p>
        </w:tc>
      </w:tr>
      <w:tr w:rsidR="00D61EA7" w:rsidRPr="00015210" w14:paraId="5EAECA42" w14:textId="6258E49F" w:rsidTr="00DF063F">
        <w:trPr>
          <w:jc w:val="center"/>
        </w:trPr>
        <w:tc>
          <w:tcPr>
            <w:tcW w:w="0" w:type="auto"/>
            <w:vMerge w:val="restart"/>
            <w:tcBorders>
              <w:top w:val="nil"/>
              <w:left w:val="nil"/>
              <w:bottom w:val="single" w:sz="4" w:space="0" w:color="000000"/>
              <w:right w:val="nil"/>
            </w:tcBorders>
            <w:noWrap/>
            <w:tcMar>
              <w:top w:w="15" w:type="dxa"/>
              <w:left w:w="15" w:type="dxa"/>
              <w:bottom w:w="0" w:type="dxa"/>
              <w:right w:w="15" w:type="dxa"/>
            </w:tcMar>
            <w:hideMark/>
          </w:tcPr>
          <w:p w14:paraId="320CC18B"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917" w:type="dxa"/>
            <w:tcBorders>
              <w:top w:val="nil"/>
              <w:left w:val="nil"/>
              <w:bottom w:val="nil"/>
              <w:right w:val="nil"/>
            </w:tcBorders>
            <w:noWrap/>
            <w:tcMar>
              <w:top w:w="15" w:type="dxa"/>
              <w:left w:w="15" w:type="dxa"/>
              <w:bottom w:w="0" w:type="dxa"/>
              <w:right w:w="15" w:type="dxa"/>
            </w:tcMar>
            <w:hideMark/>
          </w:tcPr>
          <w:p w14:paraId="2E69CAE3" w14:textId="02C124FA" w:rsidR="00D61EA7" w:rsidRPr="00015210" w:rsidRDefault="00D61EA7" w:rsidP="00D61EA7">
            <w:pPr>
              <w:jc w:val="center"/>
              <w:rPr>
                <w:color w:val="000000"/>
                <w:sz w:val="20"/>
                <w:szCs w:val="20"/>
              </w:rPr>
            </w:pPr>
            <w:r w:rsidRPr="00015210">
              <w:rPr>
                <w:color w:val="000000"/>
                <w:sz w:val="20"/>
                <w:szCs w:val="20"/>
              </w:rPr>
              <w:t>0.003</w:t>
            </w:r>
          </w:p>
        </w:tc>
        <w:tc>
          <w:tcPr>
            <w:tcW w:w="0" w:type="auto"/>
            <w:tcBorders>
              <w:top w:val="nil"/>
              <w:left w:val="nil"/>
              <w:bottom w:val="nil"/>
              <w:right w:val="nil"/>
            </w:tcBorders>
            <w:noWrap/>
            <w:tcMar>
              <w:top w:w="15" w:type="dxa"/>
              <w:left w:w="15" w:type="dxa"/>
              <w:bottom w:w="0" w:type="dxa"/>
              <w:right w:w="15" w:type="dxa"/>
            </w:tcMar>
            <w:hideMark/>
          </w:tcPr>
          <w:p w14:paraId="2F87360E" w14:textId="77777777" w:rsidR="00D61EA7" w:rsidRPr="00015210" w:rsidRDefault="00D61EA7" w:rsidP="00D61EA7">
            <w:pPr>
              <w:jc w:val="center"/>
              <w:rPr>
                <w:color w:val="000000"/>
                <w:sz w:val="20"/>
                <w:szCs w:val="20"/>
              </w:rPr>
            </w:pPr>
            <w:r w:rsidRPr="00015210">
              <w:rPr>
                <w:color w:val="000000"/>
                <w:sz w:val="20"/>
                <w:szCs w:val="20"/>
              </w:rPr>
              <w:t>0.010</w:t>
            </w:r>
          </w:p>
        </w:tc>
        <w:tc>
          <w:tcPr>
            <w:tcW w:w="0" w:type="auto"/>
            <w:tcBorders>
              <w:top w:val="nil"/>
              <w:left w:val="nil"/>
              <w:bottom w:val="nil"/>
              <w:right w:val="nil"/>
            </w:tcBorders>
            <w:noWrap/>
            <w:tcMar>
              <w:top w:w="15" w:type="dxa"/>
              <w:left w:w="15" w:type="dxa"/>
              <w:bottom w:w="0" w:type="dxa"/>
              <w:right w:w="15" w:type="dxa"/>
            </w:tcMar>
            <w:hideMark/>
          </w:tcPr>
          <w:p w14:paraId="71318310" w14:textId="77777777" w:rsidR="00D61EA7" w:rsidRPr="00015210" w:rsidRDefault="00D61EA7" w:rsidP="00D61EA7">
            <w:pPr>
              <w:jc w:val="center"/>
              <w:rPr>
                <w:color w:val="000000"/>
                <w:sz w:val="20"/>
                <w:szCs w:val="20"/>
              </w:rPr>
            </w:pPr>
            <w:r w:rsidRPr="00015210">
              <w:rPr>
                <w:color w:val="000000"/>
                <w:sz w:val="20"/>
                <w:szCs w:val="20"/>
              </w:rPr>
              <w:t>0.010</w:t>
            </w:r>
          </w:p>
        </w:tc>
        <w:tc>
          <w:tcPr>
            <w:tcW w:w="0" w:type="auto"/>
            <w:tcBorders>
              <w:top w:val="nil"/>
              <w:left w:val="nil"/>
              <w:bottom w:val="nil"/>
              <w:right w:val="nil"/>
            </w:tcBorders>
            <w:noWrap/>
            <w:tcMar>
              <w:top w:w="15" w:type="dxa"/>
              <w:left w:w="15" w:type="dxa"/>
              <w:bottom w:w="0" w:type="dxa"/>
              <w:right w:w="15" w:type="dxa"/>
            </w:tcMar>
            <w:hideMark/>
          </w:tcPr>
          <w:p w14:paraId="137DDDB3" w14:textId="77777777" w:rsidR="00D61EA7" w:rsidRPr="00015210" w:rsidRDefault="00D61EA7" w:rsidP="00D61EA7">
            <w:pPr>
              <w:jc w:val="center"/>
              <w:rPr>
                <w:color w:val="000000"/>
                <w:sz w:val="20"/>
                <w:szCs w:val="20"/>
              </w:rPr>
            </w:pPr>
            <w:r w:rsidRPr="00015210">
              <w:rPr>
                <w:color w:val="000000"/>
                <w:sz w:val="20"/>
                <w:szCs w:val="20"/>
              </w:rPr>
              <w:t>0.010</w:t>
            </w:r>
          </w:p>
        </w:tc>
        <w:tc>
          <w:tcPr>
            <w:tcW w:w="1986" w:type="dxa"/>
            <w:tcBorders>
              <w:top w:val="nil"/>
              <w:left w:val="nil"/>
              <w:bottom w:val="nil"/>
              <w:right w:val="nil"/>
            </w:tcBorders>
            <w:vAlign w:val="center"/>
          </w:tcPr>
          <w:p w14:paraId="07479440" w14:textId="7A2833C9" w:rsidR="00D61EA7" w:rsidRPr="00015210" w:rsidRDefault="00D61EA7" w:rsidP="00D61EA7">
            <w:pPr>
              <w:jc w:val="center"/>
              <w:rPr>
                <w:color w:val="000000"/>
                <w:sz w:val="20"/>
                <w:szCs w:val="20"/>
              </w:rPr>
            </w:pPr>
            <w:r w:rsidRPr="00015210">
              <w:rPr>
                <w:color w:val="000000"/>
                <w:sz w:val="20"/>
                <w:szCs w:val="20"/>
              </w:rPr>
              <w:t>0.114**</w:t>
            </w:r>
          </w:p>
        </w:tc>
      </w:tr>
      <w:tr w:rsidR="00D61EA7" w:rsidRPr="00015210" w14:paraId="6BBA4AD5" w14:textId="600F08F4" w:rsidTr="00DF063F">
        <w:trPr>
          <w:jc w:val="center"/>
        </w:trPr>
        <w:tc>
          <w:tcPr>
            <w:tcW w:w="0" w:type="auto"/>
            <w:vMerge/>
            <w:tcBorders>
              <w:top w:val="nil"/>
              <w:left w:val="nil"/>
              <w:bottom w:val="single" w:sz="4" w:space="0" w:color="000000"/>
              <w:right w:val="nil"/>
            </w:tcBorders>
            <w:hideMark/>
          </w:tcPr>
          <w:p w14:paraId="72922296" w14:textId="77777777" w:rsidR="00D61EA7" w:rsidRPr="00015210" w:rsidRDefault="00D61EA7" w:rsidP="00D61EA7">
            <w:pPr>
              <w:rPr>
                <w:i/>
                <w:iCs/>
                <w:color w:val="000000"/>
                <w:sz w:val="20"/>
                <w:szCs w:val="20"/>
              </w:rPr>
            </w:pPr>
          </w:p>
        </w:tc>
        <w:tc>
          <w:tcPr>
            <w:tcW w:w="2917" w:type="dxa"/>
            <w:tcBorders>
              <w:top w:val="nil"/>
              <w:left w:val="nil"/>
              <w:bottom w:val="single" w:sz="4" w:space="0" w:color="auto"/>
              <w:right w:val="nil"/>
            </w:tcBorders>
            <w:noWrap/>
            <w:tcMar>
              <w:top w:w="15" w:type="dxa"/>
              <w:left w:w="15" w:type="dxa"/>
              <w:bottom w:w="0" w:type="dxa"/>
              <w:right w:w="15" w:type="dxa"/>
            </w:tcMar>
            <w:hideMark/>
          </w:tcPr>
          <w:p w14:paraId="6B45C1CF" w14:textId="0A904941" w:rsidR="00D61EA7" w:rsidRPr="00015210" w:rsidRDefault="00D61EA7" w:rsidP="00D61EA7">
            <w:pPr>
              <w:jc w:val="center"/>
              <w:rPr>
                <w:color w:val="000000"/>
                <w:sz w:val="20"/>
                <w:szCs w:val="20"/>
              </w:rPr>
            </w:pPr>
            <w:r w:rsidRPr="00015210">
              <w:rPr>
                <w:color w:val="000000"/>
                <w:sz w:val="20"/>
                <w:szCs w:val="20"/>
              </w:rPr>
              <w:t>(0.004)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3B309A21" w14:textId="77777777"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295C9D1" w14:textId="77777777"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76C2AFF" w14:textId="77777777" w:rsidR="00D61EA7" w:rsidRPr="00015210" w:rsidRDefault="00D61EA7" w:rsidP="00D61EA7">
            <w:pPr>
              <w:jc w:val="center"/>
              <w:rPr>
                <w:color w:val="000000"/>
                <w:sz w:val="20"/>
                <w:szCs w:val="20"/>
              </w:rPr>
            </w:pPr>
            <w:r w:rsidRPr="00015210">
              <w:rPr>
                <w:color w:val="000000"/>
                <w:sz w:val="20"/>
                <w:szCs w:val="20"/>
              </w:rPr>
              <w:t>(0.014)</w:t>
            </w:r>
          </w:p>
        </w:tc>
        <w:tc>
          <w:tcPr>
            <w:tcW w:w="1986" w:type="dxa"/>
            <w:tcBorders>
              <w:top w:val="nil"/>
              <w:left w:val="nil"/>
              <w:bottom w:val="single" w:sz="4" w:space="0" w:color="auto"/>
              <w:right w:val="nil"/>
            </w:tcBorders>
            <w:vAlign w:val="center"/>
          </w:tcPr>
          <w:p w14:paraId="3BD77133" w14:textId="73579330" w:rsidR="00D61EA7" w:rsidRPr="00015210" w:rsidRDefault="00D61EA7" w:rsidP="00D61EA7">
            <w:pPr>
              <w:jc w:val="center"/>
              <w:rPr>
                <w:color w:val="000000"/>
                <w:sz w:val="20"/>
                <w:szCs w:val="20"/>
              </w:rPr>
            </w:pPr>
            <w:r w:rsidRPr="00015210">
              <w:rPr>
                <w:color w:val="000000"/>
                <w:sz w:val="20"/>
                <w:szCs w:val="20"/>
              </w:rPr>
              <w:t>(0.036)</w:t>
            </w:r>
          </w:p>
        </w:tc>
      </w:tr>
      <w:tr w:rsidR="00D61EA7" w:rsidRPr="00015210" w14:paraId="0E6DB143" w14:textId="531E9555"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64D5B12E" w14:textId="77777777" w:rsidR="00D61EA7" w:rsidRPr="00015210" w:rsidRDefault="00D61EA7" w:rsidP="00D61EA7">
            <w:pPr>
              <w:rPr>
                <w:color w:val="000000"/>
                <w:sz w:val="20"/>
                <w:szCs w:val="20"/>
              </w:rPr>
            </w:pPr>
            <w:r w:rsidRPr="00015210">
              <w:rPr>
                <w:color w:val="000000"/>
                <w:sz w:val="20"/>
                <w:szCs w:val="20"/>
              </w:rPr>
              <w:t>other controls</w:t>
            </w:r>
          </w:p>
        </w:tc>
        <w:tc>
          <w:tcPr>
            <w:tcW w:w="2917" w:type="dxa"/>
            <w:tcBorders>
              <w:top w:val="nil"/>
              <w:left w:val="nil"/>
              <w:bottom w:val="nil"/>
              <w:right w:val="nil"/>
            </w:tcBorders>
            <w:noWrap/>
            <w:tcMar>
              <w:top w:w="15" w:type="dxa"/>
              <w:left w:w="15" w:type="dxa"/>
              <w:bottom w:w="0" w:type="dxa"/>
              <w:right w:w="15" w:type="dxa"/>
            </w:tcMar>
            <w:hideMark/>
          </w:tcPr>
          <w:p w14:paraId="74FB2FD0" w14:textId="19B78838"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62CAEAA9"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D993F7F"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B25A668" w14:textId="77777777" w:rsidR="00D61EA7" w:rsidRPr="00015210" w:rsidRDefault="00D61EA7" w:rsidP="00D61EA7">
            <w:pPr>
              <w:jc w:val="center"/>
              <w:rPr>
                <w:color w:val="000000"/>
                <w:sz w:val="20"/>
                <w:szCs w:val="20"/>
              </w:rPr>
            </w:pPr>
            <w:r w:rsidRPr="00015210">
              <w:rPr>
                <w:color w:val="000000"/>
                <w:sz w:val="20"/>
                <w:szCs w:val="20"/>
              </w:rPr>
              <w:t>√</w:t>
            </w:r>
          </w:p>
        </w:tc>
        <w:tc>
          <w:tcPr>
            <w:tcW w:w="1986" w:type="dxa"/>
            <w:tcBorders>
              <w:top w:val="nil"/>
              <w:left w:val="nil"/>
              <w:bottom w:val="nil"/>
              <w:right w:val="nil"/>
            </w:tcBorders>
          </w:tcPr>
          <w:p w14:paraId="5753B59E" w14:textId="01B68B4F"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4BDA5823" w14:textId="416B6323"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213603C6" w14:textId="77777777" w:rsidR="00D61EA7" w:rsidRPr="00015210" w:rsidRDefault="00D61EA7" w:rsidP="00D61EA7">
            <w:pPr>
              <w:rPr>
                <w:color w:val="000000"/>
                <w:sz w:val="20"/>
                <w:szCs w:val="20"/>
              </w:rPr>
            </w:pPr>
            <w:r w:rsidRPr="00015210">
              <w:rPr>
                <w:color w:val="000000"/>
                <w:sz w:val="20"/>
                <w:szCs w:val="20"/>
              </w:rPr>
              <w:t>question timing FE</w:t>
            </w:r>
          </w:p>
        </w:tc>
        <w:tc>
          <w:tcPr>
            <w:tcW w:w="2917" w:type="dxa"/>
            <w:tcBorders>
              <w:top w:val="nil"/>
              <w:left w:val="nil"/>
              <w:bottom w:val="nil"/>
              <w:right w:val="nil"/>
            </w:tcBorders>
            <w:noWrap/>
            <w:tcMar>
              <w:top w:w="15" w:type="dxa"/>
              <w:left w:w="15" w:type="dxa"/>
              <w:bottom w:w="0" w:type="dxa"/>
              <w:right w:w="15" w:type="dxa"/>
            </w:tcMar>
            <w:hideMark/>
          </w:tcPr>
          <w:p w14:paraId="303B91C1" w14:textId="3ECC69EA"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34EC46A0"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675E25A4"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21D6E34A" w14:textId="77777777" w:rsidR="00D61EA7" w:rsidRPr="00015210" w:rsidRDefault="00D61EA7" w:rsidP="00D61EA7">
            <w:pPr>
              <w:jc w:val="center"/>
              <w:rPr>
                <w:color w:val="000000"/>
                <w:sz w:val="20"/>
                <w:szCs w:val="20"/>
              </w:rPr>
            </w:pPr>
            <w:r w:rsidRPr="00015210">
              <w:rPr>
                <w:color w:val="000000"/>
                <w:sz w:val="20"/>
                <w:szCs w:val="20"/>
              </w:rPr>
              <w:t>√</w:t>
            </w:r>
          </w:p>
        </w:tc>
        <w:tc>
          <w:tcPr>
            <w:tcW w:w="1986" w:type="dxa"/>
            <w:tcBorders>
              <w:top w:val="nil"/>
              <w:left w:val="nil"/>
              <w:bottom w:val="nil"/>
              <w:right w:val="nil"/>
            </w:tcBorders>
          </w:tcPr>
          <w:p w14:paraId="4FC70F67" w14:textId="530AF458"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7E6B077" w14:textId="22A6CC85" w:rsidTr="00DF063F">
        <w:trPr>
          <w:jc w:val="center"/>
        </w:trPr>
        <w:tc>
          <w:tcPr>
            <w:tcW w:w="0" w:type="auto"/>
            <w:tcBorders>
              <w:top w:val="nil"/>
              <w:left w:val="nil"/>
              <w:bottom w:val="single" w:sz="4" w:space="0" w:color="auto"/>
              <w:right w:val="nil"/>
            </w:tcBorders>
            <w:noWrap/>
            <w:tcMar>
              <w:top w:w="15" w:type="dxa"/>
              <w:left w:w="15" w:type="dxa"/>
              <w:bottom w:w="0" w:type="dxa"/>
              <w:right w:w="15" w:type="dxa"/>
            </w:tcMar>
            <w:hideMark/>
          </w:tcPr>
          <w:p w14:paraId="127410C8" w14:textId="77777777" w:rsidR="00D61EA7" w:rsidRPr="00015210" w:rsidRDefault="00D61EA7" w:rsidP="00D61EA7">
            <w:pPr>
              <w:rPr>
                <w:color w:val="000000"/>
                <w:sz w:val="20"/>
                <w:szCs w:val="20"/>
              </w:rPr>
            </w:pPr>
            <w:r w:rsidRPr="00015210">
              <w:rPr>
                <w:color w:val="000000"/>
                <w:sz w:val="20"/>
                <w:szCs w:val="20"/>
              </w:rPr>
              <w:t>questioner random effect</w:t>
            </w:r>
          </w:p>
        </w:tc>
        <w:tc>
          <w:tcPr>
            <w:tcW w:w="2917" w:type="dxa"/>
            <w:tcBorders>
              <w:top w:val="nil"/>
              <w:left w:val="nil"/>
              <w:bottom w:val="single" w:sz="4" w:space="0" w:color="auto"/>
              <w:right w:val="nil"/>
            </w:tcBorders>
            <w:noWrap/>
            <w:tcMar>
              <w:top w:w="15" w:type="dxa"/>
              <w:left w:w="15" w:type="dxa"/>
              <w:bottom w:w="0" w:type="dxa"/>
              <w:right w:w="15" w:type="dxa"/>
            </w:tcMar>
            <w:hideMark/>
          </w:tcPr>
          <w:p w14:paraId="09B488E0" w14:textId="269FB1A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364F6EFC"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20617AD0"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6B1390E" w14:textId="77777777" w:rsidR="00D61EA7" w:rsidRPr="00015210" w:rsidRDefault="00D61EA7" w:rsidP="00D61EA7">
            <w:pPr>
              <w:jc w:val="center"/>
              <w:rPr>
                <w:color w:val="000000"/>
                <w:sz w:val="20"/>
                <w:szCs w:val="20"/>
              </w:rPr>
            </w:pPr>
            <w:r w:rsidRPr="00015210">
              <w:rPr>
                <w:color w:val="000000"/>
                <w:sz w:val="20"/>
                <w:szCs w:val="20"/>
              </w:rPr>
              <w:t> </w:t>
            </w:r>
          </w:p>
        </w:tc>
        <w:tc>
          <w:tcPr>
            <w:tcW w:w="1986" w:type="dxa"/>
            <w:tcBorders>
              <w:top w:val="nil"/>
              <w:left w:val="nil"/>
              <w:bottom w:val="single" w:sz="4" w:space="0" w:color="auto"/>
              <w:right w:val="nil"/>
            </w:tcBorders>
          </w:tcPr>
          <w:p w14:paraId="7400C595" w14:textId="664CB8F9"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6291827" w14:textId="5CA8D8F7"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180CB207" w14:textId="77777777" w:rsidR="00D61EA7" w:rsidRPr="00015210" w:rsidRDefault="00D61EA7" w:rsidP="00D61EA7">
            <w:pPr>
              <w:rPr>
                <w:color w:val="000000"/>
                <w:sz w:val="20"/>
                <w:szCs w:val="20"/>
              </w:rPr>
            </w:pPr>
            <w:r w:rsidRPr="00015210">
              <w:rPr>
                <w:color w:val="000000"/>
                <w:sz w:val="20"/>
                <w:szCs w:val="20"/>
              </w:rPr>
              <w:t>N</w:t>
            </w:r>
          </w:p>
        </w:tc>
        <w:tc>
          <w:tcPr>
            <w:tcW w:w="2917" w:type="dxa"/>
            <w:tcBorders>
              <w:top w:val="nil"/>
              <w:left w:val="nil"/>
              <w:bottom w:val="nil"/>
              <w:right w:val="nil"/>
            </w:tcBorders>
            <w:noWrap/>
            <w:tcMar>
              <w:top w:w="15" w:type="dxa"/>
              <w:left w:w="15" w:type="dxa"/>
              <w:bottom w:w="0" w:type="dxa"/>
              <w:right w:w="15" w:type="dxa"/>
            </w:tcMar>
            <w:hideMark/>
          </w:tcPr>
          <w:p w14:paraId="3A16867E" w14:textId="06B9F61B" w:rsidR="00D61EA7" w:rsidRPr="00015210" w:rsidRDefault="00D61EA7" w:rsidP="00D61EA7">
            <w:pPr>
              <w:jc w:val="center"/>
              <w:rPr>
                <w:color w:val="000000"/>
                <w:sz w:val="20"/>
                <w:szCs w:val="20"/>
              </w:rPr>
            </w:pPr>
            <w:r w:rsidRPr="00015210">
              <w:rPr>
                <w:color w:val="000000"/>
                <w:sz w:val="20"/>
                <w:szCs w:val="20"/>
              </w:rPr>
              <w:t>3,612</w:t>
            </w:r>
          </w:p>
        </w:tc>
        <w:tc>
          <w:tcPr>
            <w:tcW w:w="0" w:type="auto"/>
            <w:tcBorders>
              <w:top w:val="nil"/>
              <w:left w:val="nil"/>
              <w:bottom w:val="nil"/>
              <w:right w:val="nil"/>
            </w:tcBorders>
            <w:noWrap/>
            <w:tcMar>
              <w:top w:w="15" w:type="dxa"/>
              <w:left w:w="15" w:type="dxa"/>
              <w:bottom w:w="0" w:type="dxa"/>
              <w:right w:w="15" w:type="dxa"/>
            </w:tcMar>
            <w:hideMark/>
          </w:tcPr>
          <w:p w14:paraId="60F3AA40" w14:textId="77777777" w:rsidR="00D61EA7" w:rsidRPr="00015210" w:rsidRDefault="00D61EA7" w:rsidP="00D61EA7">
            <w:pPr>
              <w:jc w:val="center"/>
              <w:rPr>
                <w:color w:val="000000"/>
                <w:sz w:val="20"/>
                <w:szCs w:val="20"/>
              </w:rPr>
            </w:pPr>
            <w:r w:rsidRPr="00015210">
              <w:rPr>
                <w:color w:val="000000"/>
                <w:sz w:val="20"/>
                <w:szCs w:val="20"/>
              </w:rPr>
              <w:t>3,612</w:t>
            </w:r>
          </w:p>
        </w:tc>
        <w:tc>
          <w:tcPr>
            <w:tcW w:w="0" w:type="auto"/>
            <w:tcBorders>
              <w:top w:val="nil"/>
              <w:left w:val="nil"/>
              <w:bottom w:val="nil"/>
              <w:right w:val="nil"/>
            </w:tcBorders>
            <w:noWrap/>
            <w:tcMar>
              <w:top w:w="15" w:type="dxa"/>
              <w:left w:w="15" w:type="dxa"/>
              <w:bottom w:w="0" w:type="dxa"/>
              <w:right w:w="15" w:type="dxa"/>
            </w:tcMar>
            <w:hideMark/>
          </w:tcPr>
          <w:p w14:paraId="7ED742BF" w14:textId="77777777" w:rsidR="00D61EA7" w:rsidRPr="00015210" w:rsidRDefault="00D61EA7" w:rsidP="00D61EA7">
            <w:pPr>
              <w:jc w:val="center"/>
              <w:rPr>
                <w:color w:val="000000"/>
                <w:sz w:val="20"/>
                <w:szCs w:val="20"/>
              </w:rPr>
            </w:pPr>
            <w:r w:rsidRPr="00015210">
              <w:rPr>
                <w:color w:val="000000"/>
                <w:sz w:val="20"/>
                <w:szCs w:val="20"/>
              </w:rPr>
              <w:t>3,612</w:t>
            </w:r>
          </w:p>
        </w:tc>
        <w:tc>
          <w:tcPr>
            <w:tcW w:w="0" w:type="auto"/>
            <w:tcBorders>
              <w:top w:val="nil"/>
              <w:left w:val="nil"/>
              <w:bottom w:val="nil"/>
              <w:right w:val="nil"/>
            </w:tcBorders>
            <w:noWrap/>
            <w:tcMar>
              <w:top w:w="15" w:type="dxa"/>
              <w:left w:w="15" w:type="dxa"/>
              <w:bottom w:w="0" w:type="dxa"/>
              <w:right w:w="15" w:type="dxa"/>
            </w:tcMar>
            <w:hideMark/>
          </w:tcPr>
          <w:p w14:paraId="23289000" w14:textId="77777777" w:rsidR="00D61EA7" w:rsidRPr="00015210" w:rsidRDefault="00D61EA7" w:rsidP="00D61EA7">
            <w:pPr>
              <w:jc w:val="center"/>
              <w:rPr>
                <w:color w:val="000000"/>
                <w:sz w:val="20"/>
                <w:szCs w:val="20"/>
              </w:rPr>
            </w:pPr>
            <w:r w:rsidRPr="00015210">
              <w:rPr>
                <w:color w:val="000000"/>
                <w:sz w:val="20"/>
                <w:szCs w:val="20"/>
              </w:rPr>
              <w:t>3,612</w:t>
            </w:r>
          </w:p>
        </w:tc>
        <w:tc>
          <w:tcPr>
            <w:tcW w:w="1986" w:type="dxa"/>
            <w:tcBorders>
              <w:top w:val="nil"/>
              <w:left w:val="nil"/>
              <w:bottom w:val="nil"/>
              <w:right w:val="nil"/>
            </w:tcBorders>
          </w:tcPr>
          <w:p w14:paraId="5498750A" w14:textId="2861139B" w:rsidR="00D61EA7" w:rsidRPr="00015210" w:rsidRDefault="00D61EA7" w:rsidP="00D61EA7">
            <w:pPr>
              <w:jc w:val="center"/>
              <w:rPr>
                <w:color w:val="000000"/>
                <w:sz w:val="20"/>
                <w:szCs w:val="20"/>
              </w:rPr>
            </w:pPr>
            <w:r w:rsidRPr="00015210">
              <w:rPr>
                <w:color w:val="000000"/>
                <w:sz w:val="20"/>
                <w:szCs w:val="20"/>
              </w:rPr>
              <w:t>2,726</w:t>
            </w:r>
          </w:p>
        </w:tc>
      </w:tr>
      <w:tr w:rsidR="00D61EA7" w:rsidRPr="00015210" w14:paraId="17468B45" w14:textId="77CEDD64"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51908D4C" w14:textId="77777777" w:rsidR="00D61EA7" w:rsidRPr="00015210" w:rsidRDefault="00D61EA7" w:rsidP="00D61EA7">
            <w:pPr>
              <w:rPr>
                <w:color w:val="000000"/>
                <w:sz w:val="20"/>
                <w:szCs w:val="20"/>
              </w:rPr>
            </w:pPr>
            <w:r w:rsidRPr="00015210">
              <w:rPr>
                <w:color w:val="000000"/>
                <w:sz w:val="20"/>
                <w:szCs w:val="20"/>
              </w:rPr>
              <w:t>AIC</w:t>
            </w:r>
          </w:p>
        </w:tc>
        <w:tc>
          <w:tcPr>
            <w:tcW w:w="2917" w:type="dxa"/>
            <w:tcBorders>
              <w:top w:val="nil"/>
              <w:left w:val="nil"/>
              <w:bottom w:val="nil"/>
              <w:right w:val="nil"/>
            </w:tcBorders>
            <w:noWrap/>
            <w:tcMar>
              <w:top w:w="15" w:type="dxa"/>
              <w:left w:w="15" w:type="dxa"/>
              <w:bottom w:w="0" w:type="dxa"/>
              <w:right w:w="15" w:type="dxa"/>
            </w:tcMar>
            <w:hideMark/>
          </w:tcPr>
          <w:p w14:paraId="3189837D" w14:textId="2723259A" w:rsidR="00D61EA7" w:rsidRPr="00015210" w:rsidRDefault="00D61EA7" w:rsidP="00D61EA7">
            <w:pPr>
              <w:jc w:val="center"/>
              <w:rPr>
                <w:color w:val="000000"/>
                <w:sz w:val="20"/>
                <w:szCs w:val="20"/>
              </w:rPr>
            </w:pPr>
            <w:r w:rsidRPr="00015210">
              <w:rPr>
                <w:color w:val="000000"/>
                <w:sz w:val="20"/>
                <w:szCs w:val="20"/>
              </w:rPr>
              <w:t>2741.982</w:t>
            </w:r>
          </w:p>
        </w:tc>
        <w:tc>
          <w:tcPr>
            <w:tcW w:w="0" w:type="auto"/>
            <w:tcBorders>
              <w:top w:val="nil"/>
              <w:left w:val="nil"/>
              <w:bottom w:val="nil"/>
              <w:right w:val="nil"/>
            </w:tcBorders>
            <w:noWrap/>
            <w:tcMar>
              <w:top w:w="15" w:type="dxa"/>
              <w:left w:w="15" w:type="dxa"/>
              <w:bottom w:w="0" w:type="dxa"/>
              <w:right w:w="15" w:type="dxa"/>
            </w:tcMar>
            <w:hideMark/>
          </w:tcPr>
          <w:p w14:paraId="49DE6D24"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0" w:type="auto"/>
            <w:tcBorders>
              <w:top w:val="nil"/>
              <w:left w:val="nil"/>
              <w:bottom w:val="nil"/>
              <w:right w:val="nil"/>
            </w:tcBorders>
            <w:noWrap/>
            <w:tcMar>
              <w:top w:w="15" w:type="dxa"/>
              <w:left w:w="15" w:type="dxa"/>
              <w:bottom w:w="0" w:type="dxa"/>
              <w:right w:w="15" w:type="dxa"/>
            </w:tcMar>
            <w:hideMark/>
          </w:tcPr>
          <w:p w14:paraId="750DE720" w14:textId="77777777" w:rsidR="00D61EA7" w:rsidRPr="00015210" w:rsidRDefault="00D61EA7" w:rsidP="00D61EA7">
            <w:pPr>
              <w:jc w:val="center"/>
              <w:rPr>
                <w:color w:val="000000"/>
                <w:sz w:val="20"/>
                <w:szCs w:val="20"/>
              </w:rPr>
            </w:pPr>
            <w:r w:rsidRPr="00015210">
              <w:rPr>
                <w:color w:val="000000"/>
                <w:sz w:val="20"/>
                <w:szCs w:val="20"/>
              </w:rPr>
              <w:t>10108.205</w:t>
            </w:r>
          </w:p>
        </w:tc>
        <w:tc>
          <w:tcPr>
            <w:tcW w:w="0" w:type="auto"/>
            <w:tcBorders>
              <w:top w:val="nil"/>
              <w:left w:val="nil"/>
              <w:bottom w:val="nil"/>
              <w:right w:val="nil"/>
            </w:tcBorders>
            <w:noWrap/>
            <w:tcMar>
              <w:top w:w="15" w:type="dxa"/>
              <w:left w:w="15" w:type="dxa"/>
              <w:bottom w:w="0" w:type="dxa"/>
              <w:right w:w="15" w:type="dxa"/>
            </w:tcMar>
            <w:hideMark/>
          </w:tcPr>
          <w:p w14:paraId="3168A9CA" w14:textId="77777777" w:rsidR="00D61EA7" w:rsidRPr="00015210" w:rsidRDefault="00D61EA7" w:rsidP="00D61EA7">
            <w:pPr>
              <w:jc w:val="center"/>
              <w:rPr>
                <w:color w:val="000000"/>
                <w:sz w:val="20"/>
                <w:szCs w:val="20"/>
              </w:rPr>
            </w:pPr>
            <w:r w:rsidRPr="00015210">
              <w:rPr>
                <w:color w:val="000000"/>
                <w:sz w:val="20"/>
                <w:szCs w:val="20"/>
              </w:rPr>
              <w:t>10110.206</w:t>
            </w:r>
          </w:p>
        </w:tc>
        <w:tc>
          <w:tcPr>
            <w:tcW w:w="1986" w:type="dxa"/>
            <w:tcBorders>
              <w:top w:val="nil"/>
              <w:left w:val="nil"/>
              <w:bottom w:val="nil"/>
              <w:right w:val="nil"/>
            </w:tcBorders>
          </w:tcPr>
          <w:p w14:paraId="56104096" w14:textId="2F39F169" w:rsidR="00D61EA7" w:rsidRPr="00015210" w:rsidRDefault="00D61EA7" w:rsidP="00D61EA7">
            <w:pPr>
              <w:jc w:val="center"/>
              <w:rPr>
                <w:color w:val="000000"/>
                <w:sz w:val="20"/>
                <w:szCs w:val="20"/>
              </w:rPr>
            </w:pPr>
            <w:r w:rsidRPr="00015210">
              <w:rPr>
                <w:color w:val="000000"/>
                <w:sz w:val="20"/>
                <w:szCs w:val="20"/>
              </w:rPr>
              <w:t>11959.154</w:t>
            </w:r>
          </w:p>
        </w:tc>
      </w:tr>
      <w:tr w:rsidR="00D61EA7" w:rsidRPr="00015210" w14:paraId="52C81BDA" w14:textId="488A8CB0"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0859843A" w14:textId="77777777" w:rsidR="00D61EA7" w:rsidRPr="00015210" w:rsidRDefault="00D61EA7" w:rsidP="00D61EA7">
            <w:pPr>
              <w:rPr>
                <w:color w:val="000000"/>
                <w:sz w:val="20"/>
                <w:szCs w:val="20"/>
              </w:rPr>
            </w:pPr>
            <w:r w:rsidRPr="00015210">
              <w:rPr>
                <w:color w:val="000000"/>
                <w:sz w:val="20"/>
                <w:szCs w:val="20"/>
              </w:rPr>
              <w:t>BIC</w:t>
            </w:r>
          </w:p>
        </w:tc>
        <w:tc>
          <w:tcPr>
            <w:tcW w:w="2917" w:type="dxa"/>
            <w:tcBorders>
              <w:top w:val="nil"/>
              <w:left w:val="nil"/>
              <w:bottom w:val="nil"/>
              <w:right w:val="nil"/>
            </w:tcBorders>
            <w:noWrap/>
            <w:tcMar>
              <w:top w:w="15" w:type="dxa"/>
              <w:left w:w="15" w:type="dxa"/>
              <w:bottom w:w="0" w:type="dxa"/>
              <w:right w:w="15" w:type="dxa"/>
            </w:tcMar>
            <w:hideMark/>
          </w:tcPr>
          <w:p w14:paraId="6D325459" w14:textId="0A665CD7" w:rsidR="00D61EA7" w:rsidRPr="00015210" w:rsidRDefault="00D61EA7" w:rsidP="00D61EA7">
            <w:pPr>
              <w:jc w:val="center"/>
              <w:rPr>
                <w:color w:val="000000"/>
                <w:sz w:val="20"/>
                <w:szCs w:val="20"/>
              </w:rPr>
            </w:pPr>
            <w:r w:rsidRPr="00015210">
              <w:rPr>
                <w:color w:val="000000"/>
                <w:sz w:val="20"/>
                <w:szCs w:val="20"/>
              </w:rPr>
              <w:t>3924.657</w:t>
            </w:r>
          </w:p>
        </w:tc>
        <w:tc>
          <w:tcPr>
            <w:tcW w:w="0" w:type="auto"/>
            <w:tcBorders>
              <w:top w:val="nil"/>
              <w:left w:val="nil"/>
              <w:bottom w:val="nil"/>
              <w:right w:val="nil"/>
            </w:tcBorders>
            <w:noWrap/>
            <w:tcMar>
              <w:top w:w="15" w:type="dxa"/>
              <w:left w:w="15" w:type="dxa"/>
              <w:bottom w:w="0" w:type="dxa"/>
              <w:right w:w="15" w:type="dxa"/>
            </w:tcMar>
            <w:hideMark/>
          </w:tcPr>
          <w:p w14:paraId="6AC844E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0" w:type="auto"/>
            <w:tcBorders>
              <w:top w:val="nil"/>
              <w:left w:val="nil"/>
              <w:bottom w:val="nil"/>
              <w:right w:val="nil"/>
            </w:tcBorders>
            <w:noWrap/>
            <w:tcMar>
              <w:top w:w="15" w:type="dxa"/>
              <w:left w:w="15" w:type="dxa"/>
              <w:bottom w:w="0" w:type="dxa"/>
              <w:right w:w="15" w:type="dxa"/>
            </w:tcMar>
            <w:hideMark/>
          </w:tcPr>
          <w:p w14:paraId="2008CAF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0" w:type="auto"/>
            <w:tcBorders>
              <w:top w:val="nil"/>
              <w:left w:val="nil"/>
              <w:bottom w:val="nil"/>
              <w:right w:val="nil"/>
            </w:tcBorders>
            <w:noWrap/>
            <w:tcMar>
              <w:top w:w="15" w:type="dxa"/>
              <w:left w:w="15" w:type="dxa"/>
              <w:bottom w:w="0" w:type="dxa"/>
              <w:right w:w="15" w:type="dxa"/>
            </w:tcMar>
            <w:hideMark/>
          </w:tcPr>
          <w:p w14:paraId="0C5FD056"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1986" w:type="dxa"/>
            <w:tcBorders>
              <w:top w:val="nil"/>
              <w:left w:val="nil"/>
              <w:bottom w:val="nil"/>
              <w:right w:val="nil"/>
            </w:tcBorders>
          </w:tcPr>
          <w:p w14:paraId="06441FBF" w14:textId="5CEF034A" w:rsidR="00D61EA7" w:rsidRPr="00015210" w:rsidRDefault="00D61EA7" w:rsidP="003266E4">
            <w:pPr>
              <w:jc w:val="center"/>
              <w:rPr>
                <w:rFonts w:ascii="Georgia" w:hAnsi="Georgia"/>
                <w:color w:val="000000"/>
                <w:sz w:val="20"/>
                <w:szCs w:val="20"/>
              </w:rPr>
            </w:pPr>
            <w:r w:rsidRPr="00015210">
              <w:rPr>
                <w:color w:val="000000"/>
                <w:sz w:val="20"/>
                <w:szCs w:val="20"/>
              </w:rPr>
              <w:t>13088.076</w:t>
            </w:r>
          </w:p>
        </w:tc>
      </w:tr>
      <w:tr w:rsidR="00D61EA7" w:rsidRPr="00015210" w14:paraId="38701085" w14:textId="7E8293C3"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61E16544" w14:textId="77777777" w:rsidR="00D61EA7" w:rsidRPr="00015210" w:rsidRDefault="00D61EA7" w:rsidP="00D61EA7">
            <w:pPr>
              <w:rPr>
                <w:color w:val="000000"/>
                <w:sz w:val="20"/>
                <w:szCs w:val="20"/>
              </w:rPr>
            </w:pPr>
            <w:r w:rsidRPr="00015210">
              <w:rPr>
                <w:color w:val="000000"/>
                <w:sz w:val="20"/>
                <w:szCs w:val="20"/>
              </w:rPr>
              <w:lastRenderedPageBreak/>
              <w:t>log likelihood</w:t>
            </w:r>
          </w:p>
        </w:tc>
        <w:tc>
          <w:tcPr>
            <w:tcW w:w="2917" w:type="dxa"/>
            <w:tcBorders>
              <w:top w:val="nil"/>
              <w:left w:val="nil"/>
              <w:bottom w:val="nil"/>
              <w:right w:val="nil"/>
            </w:tcBorders>
            <w:noWrap/>
            <w:tcMar>
              <w:top w:w="15" w:type="dxa"/>
              <w:left w:w="15" w:type="dxa"/>
              <w:bottom w:w="0" w:type="dxa"/>
              <w:right w:w="15" w:type="dxa"/>
            </w:tcMar>
            <w:hideMark/>
          </w:tcPr>
          <w:p w14:paraId="1EF6D133" w14:textId="14045A0F" w:rsidR="00D61EA7" w:rsidRPr="00015210" w:rsidRDefault="00D61EA7" w:rsidP="00D61EA7">
            <w:pPr>
              <w:jc w:val="center"/>
              <w:rPr>
                <w:color w:val="000000"/>
                <w:sz w:val="20"/>
                <w:szCs w:val="20"/>
              </w:rPr>
            </w:pPr>
            <w:r w:rsidRPr="00015210">
              <w:rPr>
                <w:color w:val="000000"/>
                <w:sz w:val="20"/>
                <w:szCs w:val="20"/>
              </w:rPr>
              <w:t>-1179.991</w:t>
            </w:r>
          </w:p>
        </w:tc>
        <w:tc>
          <w:tcPr>
            <w:tcW w:w="0" w:type="auto"/>
            <w:tcBorders>
              <w:top w:val="nil"/>
              <w:left w:val="nil"/>
              <w:bottom w:val="nil"/>
              <w:right w:val="nil"/>
            </w:tcBorders>
            <w:noWrap/>
            <w:tcMar>
              <w:top w:w="15" w:type="dxa"/>
              <w:left w:w="15" w:type="dxa"/>
              <w:bottom w:w="0" w:type="dxa"/>
              <w:right w:w="15" w:type="dxa"/>
            </w:tcMar>
            <w:hideMark/>
          </w:tcPr>
          <w:p w14:paraId="6F35F669" w14:textId="77777777" w:rsidR="00D61EA7" w:rsidRPr="00015210" w:rsidRDefault="00D61EA7" w:rsidP="00D61EA7">
            <w:pPr>
              <w:jc w:val="center"/>
              <w:rPr>
                <w:color w:val="000000"/>
                <w:sz w:val="20"/>
                <w:szCs w:val="20"/>
              </w:rPr>
            </w:pPr>
            <w:r w:rsidRPr="00015210">
              <w:rPr>
                <w:color w:val="000000"/>
                <w:sz w:val="20"/>
                <w:szCs w:val="20"/>
              </w:rPr>
              <w:t>-4864.102</w:t>
            </w:r>
          </w:p>
        </w:tc>
        <w:tc>
          <w:tcPr>
            <w:tcW w:w="0" w:type="auto"/>
            <w:tcBorders>
              <w:top w:val="nil"/>
              <w:left w:val="nil"/>
              <w:bottom w:val="nil"/>
              <w:right w:val="nil"/>
            </w:tcBorders>
            <w:noWrap/>
            <w:tcMar>
              <w:top w:w="15" w:type="dxa"/>
              <w:left w:w="15" w:type="dxa"/>
              <w:bottom w:w="0" w:type="dxa"/>
              <w:right w:w="15" w:type="dxa"/>
            </w:tcMar>
            <w:hideMark/>
          </w:tcPr>
          <w:p w14:paraId="043B07EB" w14:textId="77777777" w:rsidR="00D61EA7" w:rsidRPr="00015210" w:rsidRDefault="00D61EA7" w:rsidP="00D61EA7">
            <w:pPr>
              <w:jc w:val="center"/>
              <w:rPr>
                <w:color w:val="000000"/>
                <w:sz w:val="20"/>
                <w:szCs w:val="20"/>
              </w:rPr>
            </w:pPr>
            <w:r w:rsidRPr="00015210">
              <w:rPr>
                <w:color w:val="000000"/>
                <w:sz w:val="20"/>
                <w:szCs w:val="20"/>
              </w:rPr>
              <w:t>-4864.102</w:t>
            </w:r>
          </w:p>
        </w:tc>
        <w:tc>
          <w:tcPr>
            <w:tcW w:w="0" w:type="auto"/>
            <w:tcBorders>
              <w:top w:val="nil"/>
              <w:left w:val="nil"/>
              <w:bottom w:val="nil"/>
              <w:right w:val="nil"/>
            </w:tcBorders>
            <w:noWrap/>
            <w:tcMar>
              <w:top w:w="15" w:type="dxa"/>
              <w:left w:w="15" w:type="dxa"/>
              <w:bottom w:w="0" w:type="dxa"/>
              <w:right w:w="15" w:type="dxa"/>
            </w:tcMar>
            <w:hideMark/>
          </w:tcPr>
          <w:p w14:paraId="67AB79E4" w14:textId="77777777" w:rsidR="00D61EA7" w:rsidRPr="00015210" w:rsidRDefault="00D61EA7" w:rsidP="00D61EA7">
            <w:pPr>
              <w:jc w:val="center"/>
              <w:rPr>
                <w:color w:val="000000"/>
                <w:sz w:val="20"/>
                <w:szCs w:val="20"/>
              </w:rPr>
            </w:pPr>
            <w:r w:rsidRPr="00015210">
              <w:rPr>
                <w:color w:val="000000"/>
                <w:sz w:val="20"/>
                <w:szCs w:val="20"/>
              </w:rPr>
              <w:t>-4864.103</w:t>
            </w:r>
          </w:p>
        </w:tc>
        <w:tc>
          <w:tcPr>
            <w:tcW w:w="1986" w:type="dxa"/>
            <w:tcBorders>
              <w:top w:val="nil"/>
              <w:left w:val="nil"/>
              <w:bottom w:val="nil"/>
              <w:right w:val="nil"/>
            </w:tcBorders>
          </w:tcPr>
          <w:p w14:paraId="726B9493" w14:textId="585E05EC" w:rsidR="00D61EA7" w:rsidRPr="00015210" w:rsidRDefault="00D61EA7" w:rsidP="00D61EA7">
            <w:pPr>
              <w:jc w:val="center"/>
              <w:rPr>
                <w:color w:val="000000"/>
                <w:sz w:val="20"/>
                <w:szCs w:val="20"/>
              </w:rPr>
            </w:pPr>
            <w:r w:rsidRPr="00015210">
              <w:rPr>
                <w:color w:val="000000"/>
                <w:sz w:val="20"/>
                <w:szCs w:val="20"/>
              </w:rPr>
              <w:t>-5788.577</w:t>
            </w:r>
          </w:p>
        </w:tc>
      </w:tr>
      <w:tr w:rsidR="00D61EA7" w:rsidRPr="00015210" w14:paraId="2F5872FB" w14:textId="242FCB9B"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3E369F59" w14:textId="77777777" w:rsidR="00D61EA7" w:rsidRPr="00015210" w:rsidRDefault="00D61EA7" w:rsidP="00D61EA7">
            <w:pPr>
              <w:rPr>
                <w:color w:val="000000"/>
                <w:sz w:val="20"/>
                <w:szCs w:val="20"/>
              </w:rPr>
            </w:pPr>
            <w:r w:rsidRPr="00015210">
              <w:rPr>
                <w:color w:val="000000"/>
                <w:sz w:val="20"/>
                <w:szCs w:val="20"/>
              </w:rPr>
              <w:t>deviance</w:t>
            </w:r>
          </w:p>
        </w:tc>
        <w:tc>
          <w:tcPr>
            <w:tcW w:w="2917" w:type="dxa"/>
            <w:tcBorders>
              <w:top w:val="nil"/>
              <w:left w:val="nil"/>
              <w:bottom w:val="nil"/>
              <w:right w:val="nil"/>
            </w:tcBorders>
            <w:noWrap/>
            <w:tcMar>
              <w:top w:w="15" w:type="dxa"/>
              <w:left w:w="15" w:type="dxa"/>
              <w:bottom w:w="0" w:type="dxa"/>
              <w:right w:w="15" w:type="dxa"/>
            </w:tcMar>
            <w:hideMark/>
          </w:tcPr>
          <w:p w14:paraId="508BFBCA" w14:textId="77777777" w:rsidR="00D61EA7" w:rsidRPr="00015210" w:rsidRDefault="00D61EA7" w:rsidP="00D61EA7">
            <w:pPr>
              <w:rPr>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
          <w:p w14:paraId="39B387D9" w14:textId="77777777" w:rsidR="00D61EA7" w:rsidRPr="00015210" w:rsidRDefault="00D61EA7" w:rsidP="00D61EA7">
            <w:pPr>
              <w:jc w:val="center"/>
              <w:rPr>
                <w:color w:val="000000"/>
                <w:sz w:val="20"/>
                <w:szCs w:val="20"/>
              </w:rPr>
            </w:pPr>
            <w:r w:rsidRPr="00015210">
              <w:rPr>
                <w:color w:val="000000"/>
                <w:sz w:val="20"/>
                <w:szCs w:val="20"/>
              </w:rPr>
              <w:t>3537.101</w:t>
            </w:r>
          </w:p>
        </w:tc>
        <w:tc>
          <w:tcPr>
            <w:tcW w:w="0" w:type="auto"/>
            <w:tcBorders>
              <w:top w:val="nil"/>
              <w:left w:val="nil"/>
              <w:bottom w:val="nil"/>
              <w:right w:val="nil"/>
            </w:tcBorders>
            <w:noWrap/>
            <w:tcMar>
              <w:top w:w="15" w:type="dxa"/>
              <w:left w:w="15" w:type="dxa"/>
              <w:bottom w:w="0" w:type="dxa"/>
              <w:right w:w="15" w:type="dxa"/>
            </w:tcMar>
            <w:hideMark/>
          </w:tcPr>
          <w:p w14:paraId="376F62C7" w14:textId="77777777" w:rsidR="00D61EA7" w:rsidRPr="00015210" w:rsidRDefault="00D61EA7" w:rsidP="00D61EA7">
            <w:pPr>
              <w:jc w:val="center"/>
              <w:rPr>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
          <w:p w14:paraId="472D490E" w14:textId="77777777" w:rsidR="00D61EA7" w:rsidRPr="00015210" w:rsidRDefault="00D61EA7" w:rsidP="00D61EA7">
            <w:pPr>
              <w:rPr>
                <w:sz w:val="20"/>
                <w:szCs w:val="20"/>
              </w:rPr>
            </w:pPr>
          </w:p>
        </w:tc>
        <w:tc>
          <w:tcPr>
            <w:tcW w:w="1986" w:type="dxa"/>
            <w:tcBorders>
              <w:top w:val="nil"/>
              <w:left w:val="nil"/>
              <w:bottom w:val="nil"/>
              <w:right w:val="nil"/>
            </w:tcBorders>
          </w:tcPr>
          <w:p w14:paraId="58A2CB0E" w14:textId="77777777" w:rsidR="00D61EA7" w:rsidRPr="00015210" w:rsidRDefault="00D61EA7" w:rsidP="00D61EA7">
            <w:pPr>
              <w:rPr>
                <w:sz w:val="20"/>
                <w:szCs w:val="20"/>
              </w:rPr>
            </w:pPr>
          </w:p>
        </w:tc>
      </w:tr>
      <w:tr w:rsidR="00D61EA7" w:rsidRPr="00015210" w14:paraId="12DD2363" w14:textId="7854B871" w:rsidTr="00DF063F">
        <w:trPr>
          <w:jc w:val="center"/>
        </w:trPr>
        <w:tc>
          <w:tcPr>
            <w:tcW w:w="0" w:type="auto"/>
            <w:tcBorders>
              <w:top w:val="nil"/>
              <w:left w:val="nil"/>
              <w:bottom w:val="single" w:sz="4" w:space="0" w:color="auto"/>
              <w:right w:val="nil"/>
            </w:tcBorders>
            <w:noWrap/>
            <w:tcMar>
              <w:top w:w="15" w:type="dxa"/>
              <w:left w:w="15" w:type="dxa"/>
              <w:bottom w:w="0" w:type="dxa"/>
              <w:right w:w="15" w:type="dxa"/>
            </w:tcMar>
            <w:hideMark/>
          </w:tcPr>
          <w:p w14:paraId="6F3FD94D" w14:textId="77777777" w:rsidR="00D61EA7" w:rsidRPr="00015210" w:rsidRDefault="00D61EA7" w:rsidP="00D61EA7">
            <w:pPr>
              <w:rPr>
                <w:color w:val="000000"/>
                <w:sz w:val="20"/>
                <w:szCs w:val="20"/>
              </w:rPr>
            </w:pPr>
            <w:r w:rsidRPr="00015210">
              <w:rPr>
                <w:color w:val="000000"/>
                <w:sz w:val="20"/>
                <w:szCs w:val="20"/>
              </w:rPr>
              <w:t>pseudo R^2</w:t>
            </w:r>
          </w:p>
        </w:tc>
        <w:tc>
          <w:tcPr>
            <w:tcW w:w="2917" w:type="dxa"/>
            <w:tcBorders>
              <w:top w:val="nil"/>
              <w:left w:val="nil"/>
              <w:bottom w:val="single" w:sz="4" w:space="0" w:color="auto"/>
              <w:right w:val="nil"/>
            </w:tcBorders>
            <w:noWrap/>
            <w:tcMar>
              <w:top w:w="15" w:type="dxa"/>
              <w:left w:w="15" w:type="dxa"/>
              <w:bottom w:w="0" w:type="dxa"/>
              <w:right w:w="15" w:type="dxa"/>
            </w:tcMar>
            <w:hideMark/>
          </w:tcPr>
          <w:p w14:paraId="7F80622B"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679EBC7" w14:textId="77777777"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1E57116E"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0D445E2A" w14:textId="77777777" w:rsidR="00D61EA7" w:rsidRPr="00015210" w:rsidRDefault="00D61EA7" w:rsidP="00D61EA7">
            <w:pPr>
              <w:jc w:val="center"/>
              <w:rPr>
                <w:color w:val="000000"/>
                <w:sz w:val="20"/>
                <w:szCs w:val="20"/>
              </w:rPr>
            </w:pPr>
            <w:r w:rsidRPr="00015210">
              <w:rPr>
                <w:color w:val="000000"/>
                <w:sz w:val="20"/>
                <w:szCs w:val="20"/>
              </w:rPr>
              <w:t> </w:t>
            </w:r>
          </w:p>
        </w:tc>
        <w:tc>
          <w:tcPr>
            <w:tcW w:w="1986" w:type="dxa"/>
            <w:tcBorders>
              <w:top w:val="nil"/>
              <w:left w:val="nil"/>
              <w:bottom w:val="single" w:sz="4" w:space="0" w:color="auto"/>
              <w:right w:val="nil"/>
            </w:tcBorders>
          </w:tcPr>
          <w:p w14:paraId="6534B784" w14:textId="2A1618FC" w:rsidR="00D61EA7" w:rsidRPr="00015210" w:rsidRDefault="00D61EA7" w:rsidP="00D61EA7">
            <w:pPr>
              <w:jc w:val="center"/>
              <w:rPr>
                <w:color w:val="000000"/>
                <w:sz w:val="20"/>
                <w:szCs w:val="20"/>
              </w:rPr>
            </w:pPr>
            <w:r w:rsidRPr="00015210">
              <w:rPr>
                <w:color w:val="000000"/>
                <w:sz w:val="20"/>
                <w:szCs w:val="20"/>
              </w:rPr>
              <w:t> </w:t>
            </w:r>
          </w:p>
        </w:tc>
      </w:tr>
    </w:tbl>
    <w:p w14:paraId="61B19D68" w14:textId="62F5DDF7" w:rsidR="0049432D" w:rsidRPr="00015210" w:rsidRDefault="00F045BB" w:rsidP="0049432D">
      <w:pPr>
        <w:pStyle w:val="Notes"/>
      </w:pPr>
      <w:r w:rsidRPr="00015210">
        <w:rPr>
          <w:i/>
          <w:iCs/>
        </w:rPr>
        <w:t xml:space="preserve"> </w:t>
      </w:r>
      <w:r w:rsidR="0049432D" w:rsidRPr="00015210">
        <w:rPr>
          <w:i/>
          <w:iCs/>
        </w:rPr>
        <w:t>Notes.</w:t>
      </w:r>
      <w:r w:rsidR="0049432D" w:rsidRPr="00015210">
        <w:t xml:space="preserve"> Standard errors in parentheses. </w:t>
      </w:r>
      <w:r w:rsidR="0049432D" w:rsidRPr="00015210">
        <w:rPr>
          <w:rFonts w:ascii="Courier New" w:hAnsi="Courier New" w:cs="Courier New"/>
        </w:rPr>
        <w:t>.</w:t>
      </w:r>
      <w:r w:rsidR="0049432D" w:rsidRPr="00015210">
        <w:t xml:space="preserve"> p&lt;0.1, </w:t>
      </w:r>
      <w:r w:rsidR="0049432D" w:rsidRPr="00015210">
        <w:rPr>
          <w:rFonts w:ascii="Courier New" w:hAnsi="Courier New" w:cs="Courier New"/>
        </w:rPr>
        <w:t>*</w:t>
      </w:r>
      <w:r w:rsidR="0049432D" w:rsidRPr="00015210">
        <w:t xml:space="preserve"> p&lt;0.05, </w:t>
      </w:r>
      <w:r w:rsidR="0049432D" w:rsidRPr="00015210">
        <w:rPr>
          <w:rFonts w:ascii="Courier New" w:hAnsi="Courier New" w:cs="Courier New"/>
        </w:rPr>
        <w:t>**</w:t>
      </w:r>
      <w:r w:rsidR="0049432D" w:rsidRPr="00015210">
        <w:t xml:space="preserve"> p&lt;0.01, </w:t>
      </w:r>
      <w:r w:rsidR="0049432D" w:rsidRPr="00015210">
        <w:rPr>
          <w:rFonts w:ascii="Courier New" w:hAnsi="Courier New" w:cs="Courier New"/>
        </w:rPr>
        <w:t>***</w:t>
      </w:r>
      <w:r w:rsidR="0049432D" w:rsidRPr="00015210">
        <w:t xml:space="preserve"> p&lt;0.001. In Column</w:t>
      </w:r>
      <w:del w:id="3146" w:author="Prof. LIU Ben" w:date="2026-08-26T00:38:00Z" w16du:dateUtc="2026-08-25T16:38:00Z">
        <w:r w:rsidR="0049432D" w:rsidRPr="00015210" w:rsidDel="001C3581">
          <w:delText>s</w:delText>
        </w:r>
      </w:del>
      <w:r w:rsidR="0049432D" w:rsidRPr="00015210">
        <w:t xml:space="preserve"> 1</w:t>
      </w:r>
      <w:del w:id="3147" w:author="Prof. LIU Ben" w:date="2026-08-26T00:38:00Z" w16du:dateUtc="2026-08-25T16:38:00Z">
        <w:r w:rsidR="0049432D" w:rsidRPr="00015210" w:rsidDel="001C3581">
          <w:delText xml:space="preserve"> and 2</w:delText>
        </w:r>
      </w:del>
      <w:r w:rsidR="0049432D" w:rsidRPr="00015210">
        <w:t xml:space="preserve"> the dependent variable is the log of the number of human answers provided within 7 days. In Columns </w:t>
      </w:r>
      <w:ins w:id="3148" w:author="Prof. LIU Ben" w:date="2026-08-26T00:38:00Z" w16du:dateUtc="2026-08-25T16:38:00Z">
        <w:r w:rsidR="001C3581">
          <w:rPr>
            <w:rFonts w:hint="eastAsia"/>
          </w:rPr>
          <w:t>2-4</w:t>
        </w:r>
      </w:ins>
      <w:del w:id="3149" w:author="Prof. LIU Ben" w:date="2026-08-26T00:38:00Z" w16du:dateUtc="2026-08-25T16:38:00Z">
        <w:r w:rsidR="0049432D" w:rsidRPr="00015210" w:rsidDel="001C3581">
          <w:delText>3 through 5</w:delText>
        </w:r>
      </w:del>
      <w:r w:rsidR="0049432D" w:rsidRPr="00015210">
        <w:t xml:space="preserve"> the dependent variable is the raw count of human answers provided within 7 days.</w:t>
      </w:r>
      <w:ins w:id="3150" w:author="Prof. LIU Ben" w:date="2026-08-26T00:39:00Z" w16du:dateUtc="2026-08-25T16:39:00Z">
        <w:r w:rsidR="001C3581">
          <w:rPr>
            <w:rFonts w:hint="eastAsia"/>
          </w:rPr>
          <w:t xml:space="preserve"> In Column 5 it is the quality of the first human answer.</w:t>
        </w:r>
      </w:ins>
    </w:p>
    <w:p w14:paraId="14179CD3" w14:textId="124604CB" w:rsidR="00C816AB" w:rsidRPr="00015210" w:rsidRDefault="0049432D" w:rsidP="00151A30">
      <w:pPr>
        <w:pStyle w:val="Paragraph0"/>
      </w:pPr>
      <w:r w:rsidRPr="00015210">
        <w:rPr>
          <w:b/>
          <w:bCs/>
        </w:rPr>
        <w:t>Human Answer Quality</w:t>
      </w:r>
      <w:r w:rsidR="00C816AB" w:rsidRPr="00015210">
        <w:t xml:space="preserve">. </w:t>
      </w:r>
      <w:ins w:id="3151" w:author="Xin Li" w:date="2026-08-22T14:37:00Z" w16du:dateUtc="2026-08-22T06:37:00Z">
        <w:r w:rsidR="00076D85">
          <w:t xml:space="preserve">Column 5 in </w:t>
        </w:r>
      </w:ins>
      <w:r w:rsidRPr="00015210">
        <w:t xml:space="preserve">Table </w:t>
      </w:r>
      <w:ins w:id="3152" w:author="Xin Li" w:date="2026-08-22T14:37:00Z" w16du:dateUtc="2026-08-22T06:37:00Z">
        <w:r w:rsidR="00076D85">
          <w:t>5</w:t>
        </w:r>
      </w:ins>
      <w:del w:id="3153" w:author="Xin Li" w:date="2026-08-22T13:41:00Z" w16du:dateUtc="2026-08-22T05:41:00Z">
        <w:r w:rsidR="004D1041" w:rsidRPr="00015210" w:rsidDel="00745A6A">
          <w:delText>8</w:delText>
        </w:r>
        <w:r w:rsidRPr="00015210" w:rsidDel="00745A6A">
          <w:delText xml:space="preserve"> </w:delText>
        </w:r>
      </w:del>
      <w:ins w:id="3154" w:author="Xin Li" w:date="2026-08-22T13:41:00Z" w16du:dateUtc="2026-08-22T05:41:00Z">
        <w:r w:rsidR="00745A6A" w:rsidRPr="00015210">
          <w:t xml:space="preserve"> </w:t>
        </w:r>
      </w:ins>
      <w:r w:rsidRPr="00015210">
        <w:t xml:space="preserve">reports the OLS estimate and a specification with a questioner random effect. </w:t>
      </w:r>
      <w:r w:rsidR="00151A30" w:rsidRPr="00015210">
        <w:t xml:space="preserve">The interaction between the AI indicator and AI answer quality stays positive and significant in both columns (0.114, p &lt; 0.01), which matches the benchmark relationship in H6. </w:t>
      </w:r>
      <w:r w:rsidRPr="00015210">
        <w:t>The</w:t>
      </w:r>
      <w:r w:rsidR="00151A30" w:rsidRPr="00015210">
        <w:t xml:space="preserve"> questioner</w:t>
      </w:r>
      <w:r w:rsidRPr="00015210">
        <w:t xml:space="preserve"> random effect does not alter the conclusion.</w:t>
      </w:r>
      <w:r w:rsidR="00C816AB" w:rsidRPr="00015210">
        <w:t xml:space="preserve"> </w:t>
      </w:r>
    </w:p>
    <w:p w14:paraId="68E7FBF4" w14:textId="51CCF7BE" w:rsidR="00C816AB" w:rsidRPr="00015210" w:rsidDel="00065266" w:rsidRDefault="00C816AB" w:rsidP="00C816AB">
      <w:pPr>
        <w:pStyle w:val="TableFiguretitle"/>
        <w:rPr>
          <w:del w:id="3155" w:author="Xin Li" w:date="2026-08-22T14:34:00Z" w16du:dateUtc="2026-08-22T06:34:00Z"/>
        </w:rPr>
      </w:pPr>
      <w:bookmarkStart w:id="3156" w:name="_Ref210225098"/>
      <w:del w:id="3157" w:author="Xin Li" w:date="2026-08-22T14:34:00Z" w16du:dateUtc="2026-08-22T06:34:00Z">
        <w:r w:rsidRPr="00015210" w:rsidDel="00065266">
          <w:delText xml:space="preserve">Table </w:delText>
        </w:r>
      </w:del>
      <w:bookmarkEnd w:id="3156"/>
      <w:del w:id="3158" w:author="Xin Li" w:date="2026-08-22T13:41:00Z" w16du:dateUtc="2026-08-22T05:41:00Z">
        <w:r w:rsidR="004D1041" w:rsidRPr="00015210" w:rsidDel="00745A6A">
          <w:delText>8</w:delText>
        </w:r>
      </w:del>
      <w:del w:id="3159" w:author="Xin Li" w:date="2026-08-22T14:34:00Z" w16du:dateUtc="2026-08-22T06:34:00Z">
        <w:r w:rsidRPr="00015210" w:rsidDel="00065266">
          <w:delText xml:space="preserve">. Robustness checks: alternative model specifications for </w:delText>
        </w:r>
        <w:r w:rsidR="0049432D" w:rsidRPr="00015210" w:rsidDel="00065266">
          <w:delText>human answer quality</w:delText>
        </w:r>
      </w:del>
    </w:p>
    <w:tbl>
      <w:tblPr>
        <w:tblW w:w="5000" w:type="pct"/>
        <w:jc w:val="center"/>
        <w:tblCellMar>
          <w:left w:w="0" w:type="dxa"/>
          <w:right w:w="0" w:type="dxa"/>
        </w:tblCellMar>
        <w:tblLook w:val="04A0" w:firstRow="1" w:lastRow="0" w:firstColumn="1" w:lastColumn="0" w:noHBand="0" w:noVBand="1"/>
        <w:tblPrChange w:id="3160" w:author="Xin Li" w:date="2026-08-22T07:59:00Z" w16du:dateUtc="2026-08-21T23:59:00Z">
          <w:tblPr>
            <w:tblW w:w="5000" w:type="pct"/>
            <w:jc w:val="center"/>
            <w:tblCellMar>
              <w:left w:w="0" w:type="dxa"/>
              <w:right w:w="0" w:type="dxa"/>
            </w:tblCellMar>
            <w:tblLook w:val="04A0" w:firstRow="1" w:lastRow="0" w:firstColumn="1" w:lastColumn="0" w:noHBand="0" w:noVBand="1"/>
          </w:tblPr>
        </w:tblPrChange>
      </w:tblPr>
      <w:tblGrid>
        <w:gridCol w:w="4454"/>
        <w:gridCol w:w="2453"/>
        <w:gridCol w:w="2453"/>
        <w:tblGridChange w:id="3161">
          <w:tblGrid>
            <w:gridCol w:w="4454"/>
            <w:gridCol w:w="2453"/>
            <w:gridCol w:w="2453"/>
          </w:tblGrid>
        </w:tblGridChange>
      </w:tblGrid>
      <w:tr w:rsidR="00F045BB" w:rsidRPr="00015210" w:rsidDel="00065266" w14:paraId="2CBC3FFD" w14:textId="132466DE" w:rsidTr="00417957">
        <w:trPr>
          <w:jc w:val="center"/>
          <w:del w:id="3162" w:author="Xin Li" w:date="2026-08-22T14:34:00Z"/>
          <w:trPrChange w:id="3163" w:author="Xin Li" w:date="2026-08-22T07:59:00Z" w16du:dateUtc="2026-08-21T23:59:00Z">
            <w:trPr>
              <w:trHeight w:val="320"/>
              <w:jc w:val="center"/>
            </w:trPr>
          </w:trPrChange>
        </w:trPr>
        <w:tc>
          <w:tcPr>
            <w:tcW w:w="4454" w:type="dxa"/>
            <w:vMerge w:val="restart"/>
            <w:tcBorders>
              <w:top w:val="single" w:sz="4" w:space="0" w:color="auto"/>
              <w:left w:val="nil"/>
              <w:bottom w:val="nil"/>
              <w:right w:val="nil"/>
            </w:tcBorders>
            <w:noWrap/>
            <w:tcMar>
              <w:top w:w="15" w:type="dxa"/>
              <w:left w:w="15" w:type="dxa"/>
              <w:bottom w:w="0" w:type="dxa"/>
              <w:right w:w="15" w:type="dxa"/>
            </w:tcMar>
            <w:hideMark/>
            <w:tcPrChange w:id="3164" w:author="Xin Li" w:date="2026-08-22T07:59:00Z" w16du:dateUtc="2026-08-21T23:59:00Z">
              <w:tcPr>
                <w:tcW w:w="4454" w:type="dxa"/>
                <w:vMerge w:val="restart"/>
                <w:tcBorders>
                  <w:top w:val="single" w:sz="4" w:space="0" w:color="auto"/>
                  <w:left w:val="nil"/>
                  <w:bottom w:val="nil"/>
                  <w:right w:val="nil"/>
                </w:tcBorders>
                <w:noWrap/>
                <w:tcMar>
                  <w:top w:w="15" w:type="dxa"/>
                  <w:left w:w="15" w:type="dxa"/>
                  <w:bottom w:w="0" w:type="dxa"/>
                  <w:right w:w="15" w:type="dxa"/>
                </w:tcMar>
                <w:hideMark/>
              </w:tcPr>
            </w:tcPrChange>
          </w:tcPr>
          <w:p w14:paraId="4475D558" w14:textId="73408AF3" w:rsidR="00F045BB" w:rsidRPr="00015210" w:rsidDel="00065266" w:rsidRDefault="00F045BB">
            <w:pPr>
              <w:jc w:val="center"/>
              <w:rPr>
                <w:del w:id="3165" w:author="Xin Li" w:date="2026-08-22T14:34:00Z" w16du:dateUtc="2026-08-22T06:34:00Z"/>
                <w:color w:val="000000"/>
                <w:sz w:val="20"/>
                <w:szCs w:val="20"/>
              </w:rPr>
            </w:pPr>
            <w:del w:id="3166" w:author="Xin Li" w:date="2026-08-22T14:34:00Z" w16du:dateUtc="2026-08-22T06:34:00Z">
              <w:r w:rsidRPr="00015210" w:rsidDel="00065266">
                <w:rPr>
                  <w:color w:val="000000"/>
                  <w:sz w:val="20"/>
                  <w:szCs w:val="20"/>
                </w:rPr>
                <w:delText> </w:delText>
              </w:r>
            </w:del>
          </w:p>
        </w:tc>
        <w:tc>
          <w:tcPr>
            <w:tcW w:w="2453" w:type="dxa"/>
            <w:tcBorders>
              <w:top w:val="single" w:sz="4" w:space="0" w:color="auto"/>
              <w:left w:val="nil"/>
              <w:bottom w:val="nil"/>
              <w:right w:val="nil"/>
            </w:tcBorders>
            <w:noWrap/>
            <w:tcMar>
              <w:top w:w="15" w:type="dxa"/>
              <w:left w:w="15" w:type="dxa"/>
              <w:bottom w:w="0" w:type="dxa"/>
              <w:right w:w="15" w:type="dxa"/>
            </w:tcMar>
            <w:hideMark/>
            <w:tcPrChange w:id="3167" w:author="Xin Li" w:date="2026-08-22T07:59:00Z" w16du:dateUtc="2026-08-21T23:59:00Z">
              <w:tcPr>
                <w:tcW w:w="2453" w:type="dxa"/>
                <w:tcBorders>
                  <w:top w:val="single" w:sz="4" w:space="0" w:color="auto"/>
                  <w:left w:val="nil"/>
                  <w:bottom w:val="nil"/>
                  <w:right w:val="nil"/>
                </w:tcBorders>
                <w:noWrap/>
                <w:tcMar>
                  <w:top w:w="15" w:type="dxa"/>
                  <w:left w:w="15" w:type="dxa"/>
                  <w:bottom w:w="0" w:type="dxa"/>
                  <w:right w:w="15" w:type="dxa"/>
                </w:tcMar>
                <w:hideMark/>
              </w:tcPr>
            </w:tcPrChange>
          </w:tcPr>
          <w:p w14:paraId="77866449" w14:textId="6BBED808" w:rsidR="00F045BB" w:rsidRPr="00015210" w:rsidDel="00065266" w:rsidRDefault="00F045BB">
            <w:pPr>
              <w:jc w:val="center"/>
              <w:rPr>
                <w:del w:id="3168" w:author="Xin Li" w:date="2026-08-22T14:34:00Z" w16du:dateUtc="2026-08-22T06:34:00Z"/>
                <w:color w:val="000000"/>
                <w:sz w:val="20"/>
                <w:szCs w:val="20"/>
              </w:rPr>
            </w:pPr>
            <w:del w:id="3169" w:author="Xin Li" w:date="2026-08-22T14:34:00Z" w16du:dateUtc="2026-08-22T06:34:00Z">
              <w:r w:rsidRPr="00015210" w:rsidDel="00065266">
                <w:rPr>
                  <w:color w:val="000000"/>
                  <w:sz w:val="20"/>
                  <w:szCs w:val="20"/>
                </w:rPr>
                <w:delText>OLS</w:delText>
              </w:r>
            </w:del>
          </w:p>
        </w:tc>
        <w:tc>
          <w:tcPr>
            <w:tcW w:w="2453" w:type="dxa"/>
            <w:tcBorders>
              <w:top w:val="single" w:sz="4" w:space="0" w:color="auto"/>
              <w:left w:val="nil"/>
              <w:bottom w:val="nil"/>
              <w:right w:val="nil"/>
            </w:tcBorders>
            <w:noWrap/>
            <w:tcMar>
              <w:top w:w="15" w:type="dxa"/>
              <w:left w:w="15" w:type="dxa"/>
              <w:bottom w:w="0" w:type="dxa"/>
              <w:right w:w="15" w:type="dxa"/>
            </w:tcMar>
            <w:hideMark/>
            <w:tcPrChange w:id="3170" w:author="Xin Li" w:date="2026-08-22T07:59:00Z" w16du:dateUtc="2026-08-21T23:59:00Z">
              <w:tcPr>
                <w:tcW w:w="2453" w:type="dxa"/>
                <w:tcBorders>
                  <w:top w:val="single" w:sz="4" w:space="0" w:color="auto"/>
                  <w:left w:val="nil"/>
                  <w:bottom w:val="nil"/>
                  <w:right w:val="nil"/>
                </w:tcBorders>
                <w:noWrap/>
                <w:tcMar>
                  <w:top w:w="15" w:type="dxa"/>
                  <w:left w:w="15" w:type="dxa"/>
                  <w:bottom w:w="0" w:type="dxa"/>
                  <w:right w:w="15" w:type="dxa"/>
                </w:tcMar>
                <w:hideMark/>
              </w:tcPr>
            </w:tcPrChange>
          </w:tcPr>
          <w:p w14:paraId="79C2441F" w14:textId="2E5522CA" w:rsidR="00F045BB" w:rsidRPr="00015210" w:rsidDel="00065266" w:rsidRDefault="00F045BB">
            <w:pPr>
              <w:jc w:val="center"/>
              <w:rPr>
                <w:del w:id="3171" w:author="Xin Li" w:date="2026-08-22T14:34:00Z" w16du:dateUtc="2026-08-22T06:34:00Z"/>
                <w:color w:val="000000"/>
                <w:sz w:val="20"/>
                <w:szCs w:val="20"/>
              </w:rPr>
            </w:pPr>
            <w:del w:id="3172" w:author="Xin Li" w:date="2026-08-22T14:34:00Z" w16du:dateUtc="2026-08-22T06:34:00Z">
              <w:r w:rsidRPr="00015210" w:rsidDel="00065266">
                <w:rPr>
                  <w:color w:val="000000"/>
                  <w:sz w:val="20"/>
                  <w:szCs w:val="20"/>
                </w:rPr>
                <w:delText>Random Effect</w:delText>
              </w:r>
            </w:del>
          </w:p>
        </w:tc>
      </w:tr>
      <w:tr w:rsidR="00F045BB" w:rsidRPr="00015210" w:rsidDel="00065266" w14:paraId="36268098" w14:textId="48A248F8" w:rsidTr="00417957">
        <w:trPr>
          <w:jc w:val="center"/>
          <w:del w:id="3173" w:author="Xin Li" w:date="2026-08-22T14:34:00Z"/>
          <w:trPrChange w:id="3174" w:author="Xin Li" w:date="2026-08-22T07:59:00Z" w16du:dateUtc="2026-08-21T23:59:00Z">
            <w:trPr>
              <w:trHeight w:val="320"/>
              <w:jc w:val="center"/>
            </w:trPr>
          </w:trPrChange>
        </w:trPr>
        <w:tc>
          <w:tcPr>
            <w:tcW w:w="0" w:type="auto"/>
            <w:vMerge/>
            <w:tcBorders>
              <w:top w:val="single" w:sz="4" w:space="0" w:color="auto"/>
              <w:left w:val="nil"/>
              <w:bottom w:val="nil"/>
              <w:right w:val="nil"/>
            </w:tcBorders>
            <w:hideMark/>
            <w:tcPrChange w:id="3175" w:author="Xin Li" w:date="2026-08-22T07:59:00Z" w16du:dateUtc="2026-08-21T23:59:00Z">
              <w:tcPr>
                <w:tcW w:w="0" w:type="auto"/>
                <w:vMerge/>
                <w:tcBorders>
                  <w:top w:val="single" w:sz="4" w:space="0" w:color="auto"/>
                  <w:left w:val="nil"/>
                  <w:bottom w:val="nil"/>
                  <w:right w:val="nil"/>
                </w:tcBorders>
                <w:hideMark/>
              </w:tcPr>
            </w:tcPrChange>
          </w:tcPr>
          <w:p w14:paraId="4CEFA7F3" w14:textId="768B1110" w:rsidR="00F045BB" w:rsidRPr="00015210" w:rsidDel="00065266" w:rsidRDefault="00F045BB">
            <w:pPr>
              <w:rPr>
                <w:del w:id="3176" w:author="Xin Li" w:date="2026-08-22T14:34:00Z" w16du:dateUtc="2026-08-22T06:34:00Z"/>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Change w:id="3177"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210AE35B" w14:textId="228A600A" w:rsidR="00F045BB" w:rsidRPr="00015210" w:rsidDel="00065266" w:rsidRDefault="00F045BB">
            <w:pPr>
              <w:jc w:val="center"/>
              <w:rPr>
                <w:del w:id="3178" w:author="Xin Li" w:date="2026-08-22T14:34:00Z" w16du:dateUtc="2026-08-22T06:34:00Z"/>
                <w:color w:val="000000"/>
                <w:sz w:val="20"/>
                <w:szCs w:val="20"/>
              </w:rPr>
            </w:pPr>
            <w:del w:id="3179" w:author="Xin Li" w:date="2026-08-22T14:34:00Z" w16du:dateUtc="2026-08-22T06:34:00Z">
              <w:r w:rsidRPr="00015210" w:rsidDel="00065266">
                <w:rPr>
                  <w:color w:val="000000"/>
                  <w:sz w:val="20"/>
                  <w:szCs w:val="20"/>
                </w:rPr>
                <w:delText>(1)</w:delText>
              </w:r>
            </w:del>
          </w:p>
        </w:tc>
        <w:tc>
          <w:tcPr>
            <w:tcW w:w="0" w:type="auto"/>
            <w:tcBorders>
              <w:top w:val="nil"/>
              <w:left w:val="nil"/>
              <w:bottom w:val="nil"/>
              <w:right w:val="nil"/>
            </w:tcBorders>
            <w:noWrap/>
            <w:tcMar>
              <w:top w:w="15" w:type="dxa"/>
              <w:left w:w="15" w:type="dxa"/>
              <w:bottom w:w="0" w:type="dxa"/>
              <w:right w:w="15" w:type="dxa"/>
            </w:tcMar>
            <w:hideMark/>
            <w:tcPrChange w:id="3180"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39C0D7E0" w14:textId="730602B2" w:rsidR="00F045BB" w:rsidRPr="00015210" w:rsidDel="00065266" w:rsidRDefault="00F045BB">
            <w:pPr>
              <w:jc w:val="center"/>
              <w:rPr>
                <w:del w:id="3181" w:author="Xin Li" w:date="2026-08-22T14:34:00Z" w16du:dateUtc="2026-08-22T06:34:00Z"/>
                <w:color w:val="000000"/>
                <w:sz w:val="20"/>
                <w:szCs w:val="20"/>
              </w:rPr>
            </w:pPr>
            <w:del w:id="3182" w:author="Xin Li" w:date="2026-08-22T14:34:00Z" w16du:dateUtc="2026-08-22T06:34:00Z">
              <w:r w:rsidRPr="00015210" w:rsidDel="00065266">
                <w:rPr>
                  <w:color w:val="000000"/>
                  <w:sz w:val="20"/>
                  <w:szCs w:val="20"/>
                </w:rPr>
                <w:delText>(2)</w:delText>
              </w:r>
            </w:del>
          </w:p>
        </w:tc>
      </w:tr>
      <w:tr w:rsidR="00F045BB" w:rsidRPr="00015210" w:rsidDel="00065266" w14:paraId="39C25378" w14:textId="0A5DEFCA" w:rsidTr="00417957">
        <w:trPr>
          <w:jc w:val="center"/>
          <w:del w:id="3183" w:author="Xin Li" w:date="2026-08-22T14:34:00Z"/>
          <w:trPrChange w:id="3184" w:author="Xin Li" w:date="2026-08-22T07:59:00Z" w16du:dateUtc="2026-08-21T23:59:00Z">
            <w:trPr>
              <w:trHeight w:val="620"/>
              <w:jc w:val="center"/>
            </w:trPr>
          </w:trPrChange>
        </w:trPr>
        <w:tc>
          <w:tcPr>
            <w:tcW w:w="0" w:type="auto"/>
            <w:vMerge/>
            <w:tcBorders>
              <w:top w:val="single" w:sz="4" w:space="0" w:color="auto"/>
              <w:left w:val="nil"/>
              <w:bottom w:val="nil"/>
              <w:right w:val="nil"/>
            </w:tcBorders>
            <w:hideMark/>
            <w:tcPrChange w:id="3185" w:author="Xin Li" w:date="2026-08-22T07:59:00Z" w16du:dateUtc="2026-08-21T23:59:00Z">
              <w:tcPr>
                <w:tcW w:w="0" w:type="auto"/>
                <w:vMerge/>
                <w:tcBorders>
                  <w:top w:val="single" w:sz="4" w:space="0" w:color="auto"/>
                  <w:left w:val="nil"/>
                  <w:bottom w:val="nil"/>
                  <w:right w:val="nil"/>
                </w:tcBorders>
                <w:hideMark/>
              </w:tcPr>
            </w:tcPrChange>
          </w:tcPr>
          <w:p w14:paraId="7E202759" w14:textId="14D637ED" w:rsidR="00F045BB" w:rsidRPr="00015210" w:rsidDel="00065266" w:rsidRDefault="00F045BB">
            <w:pPr>
              <w:rPr>
                <w:del w:id="3186" w:author="Xin Li" w:date="2026-08-22T14:34:00Z" w16du:dateUtc="2026-08-22T06:34:00Z"/>
                <w:color w:val="000000"/>
                <w:sz w:val="20"/>
                <w:szCs w:val="20"/>
              </w:rPr>
            </w:pPr>
          </w:p>
        </w:tc>
        <w:tc>
          <w:tcPr>
            <w:tcW w:w="4906" w:type="dxa"/>
            <w:gridSpan w:val="2"/>
            <w:tcBorders>
              <w:top w:val="nil"/>
              <w:left w:val="nil"/>
              <w:bottom w:val="single" w:sz="4" w:space="0" w:color="auto"/>
              <w:right w:val="nil"/>
            </w:tcBorders>
            <w:tcMar>
              <w:top w:w="15" w:type="dxa"/>
              <w:left w:w="15" w:type="dxa"/>
              <w:bottom w:w="0" w:type="dxa"/>
              <w:right w:w="15" w:type="dxa"/>
            </w:tcMar>
            <w:hideMark/>
            <w:tcPrChange w:id="3187" w:author="Xin Li" w:date="2026-08-22T07:59:00Z" w16du:dateUtc="2026-08-21T23:59:00Z">
              <w:tcPr>
                <w:tcW w:w="4906" w:type="dxa"/>
                <w:gridSpan w:val="2"/>
                <w:tcBorders>
                  <w:top w:val="nil"/>
                  <w:left w:val="nil"/>
                  <w:bottom w:val="single" w:sz="4" w:space="0" w:color="auto"/>
                  <w:right w:val="nil"/>
                </w:tcBorders>
                <w:tcMar>
                  <w:top w:w="15" w:type="dxa"/>
                  <w:left w:w="15" w:type="dxa"/>
                  <w:bottom w:w="0" w:type="dxa"/>
                  <w:right w:w="15" w:type="dxa"/>
                </w:tcMar>
                <w:hideMark/>
              </w:tcPr>
            </w:tcPrChange>
          </w:tcPr>
          <w:p w14:paraId="32928342" w14:textId="2EBFAD09" w:rsidR="00F045BB" w:rsidRPr="00015210" w:rsidDel="00065266" w:rsidRDefault="00CA6948">
            <w:pPr>
              <w:jc w:val="center"/>
              <w:rPr>
                <w:del w:id="3188" w:author="Xin Li" w:date="2026-08-22T14:34:00Z" w16du:dateUtc="2026-08-22T06:34:00Z"/>
                <w:color w:val="000000"/>
                <w:sz w:val="20"/>
                <w:szCs w:val="20"/>
              </w:rPr>
            </w:pPr>
            <w:del w:id="3189" w:author="Xin Li" w:date="2026-08-22T14:34:00Z" w16du:dateUtc="2026-08-22T06:34:00Z">
              <w:r w:rsidRPr="00015210" w:rsidDel="00065266">
                <w:rPr>
                  <w:color w:val="000000"/>
                  <w:sz w:val="20"/>
                  <w:szCs w:val="20"/>
                </w:rPr>
                <w:delText>DV: First answer quality</w:delText>
              </w:r>
            </w:del>
          </w:p>
        </w:tc>
      </w:tr>
      <w:tr w:rsidR="00243D35" w:rsidRPr="00015210" w:rsidDel="00065266" w14:paraId="1B6F5F8F" w14:textId="714502BB" w:rsidTr="00417957">
        <w:trPr>
          <w:jc w:val="center"/>
          <w:del w:id="3190" w:author="Xin Li" w:date="2026-08-22T14:34:00Z"/>
          <w:trPrChange w:id="3191" w:author="Xin Li" w:date="2026-08-22T07:59:00Z" w16du:dateUtc="2026-08-21T23:59:00Z">
            <w:trPr>
              <w:trHeight w:val="320"/>
              <w:jc w:val="center"/>
            </w:trPr>
          </w:trPrChange>
        </w:trPr>
        <w:tc>
          <w:tcPr>
            <w:tcW w:w="0" w:type="auto"/>
            <w:vMerge w:val="restart"/>
            <w:tcBorders>
              <w:top w:val="nil"/>
              <w:left w:val="nil"/>
              <w:bottom w:val="nil"/>
              <w:right w:val="nil"/>
            </w:tcBorders>
            <w:noWrap/>
            <w:tcMar>
              <w:top w:w="15" w:type="dxa"/>
              <w:left w:w="15" w:type="dxa"/>
              <w:bottom w:w="0" w:type="dxa"/>
              <w:right w:w="15" w:type="dxa"/>
            </w:tcMar>
            <w:hideMark/>
            <w:tcPrChange w:id="3192" w:author="Xin Li" w:date="2026-08-22T07:59:00Z" w16du:dateUtc="2026-08-21T23:59:00Z">
              <w:tcPr>
                <w:tcW w:w="0" w:type="auto"/>
                <w:vMerge w:val="restart"/>
                <w:tcBorders>
                  <w:top w:val="nil"/>
                  <w:left w:val="nil"/>
                  <w:bottom w:val="nil"/>
                  <w:right w:val="nil"/>
                </w:tcBorders>
                <w:noWrap/>
                <w:tcMar>
                  <w:top w:w="15" w:type="dxa"/>
                  <w:left w:w="15" w:type="dxa"/>
                  <w:bottom w:w="0" w:type="dxa"/>
                  <w:right w:w="15" w:type="dxa"/>
                </w:tcMar>
                <w:hideMark/>
              </w:tcPr>
            </w:tcPrChange>
          </w:tcPr>
          <w:p w14:paraId="6F08E9EC" w14:textId="6FDEEB80" w:rsidR="00243D35" w:rsidRPr="00015210" w:rsidDel="00065266" w:rsidRDefault="00243D35" w:rsidP="00243D35">
            <w:pPr>
              <w:rPr>
                <w:del w:id="3193" w:author="Xin Li" w:date="2026-08-22T14:34:00Z" w16du:dateUtc="2026-08-22T06:34:00Z"/>
                <w:i/>
                <w:iCs/>
                <w:color w:val="000000"/>
                <w:sz w:val="20"/>
                <w:szCs w:val="20"/>
              </w:rPr>
            </w:pPr>
            <w:del w:id="3194" w:author="Xin Li" w:date="2026-08-22T14:34:00Z" w16du:dateUtc="2026-08-22T06:34:00Z">
              <w:r w:rsidRPr="00015210" w:rsidDel="00065266">
                <w:rPr>
                  <w:i/>
                  <w:iCs/>
                  <w:color w:val="000000"/>
                  <w:sz w:val="20"/>
                  <w:szCs w:val="20"/>
                </w:rPr>
                <w:delText>AI</w:delText>
              </w:r>
              <w:r w:rsidRPr="00015210" w:rsidDel="00065266">
                <w:rPr>
                  <w:i/>
                  <w:iCs/>
                  <w:color w:val="000000"/>
                  <w:sz w:val="20"/>
                  <w:szCs w:val="20"/>
                  <w:vertAlign w:val="subscript"/>
                </w:rPr>
                <w:delText>i</w:delText>
              </w:r>
            </w:del>
          </w:p>
        </w:tc>
        <w:tc>
          <w:tcPr>
            <w:tcW w:w="2453" w:type="dxa"/>
            <w:tcBorders>
              <w:top w:val="nil"/>
              <w:left w:val="nil"/>
              <w:bottom w:val="nil"/>
              <w:right w:val="nil"/>
            </w:tcBorders>
            <w:tcMar>
              <w:top w:w="15" w:type="dxa"/>
              <w:left w:w="15" w:type="dxa"/>
              <w:bottom w:w="0" w:type="dxa"/>
              <w:right w:w="15" w:type="dxa"/>
            </w:tcMar>
            <w:vAlign w:val="center"/>
            <w:hideMark/>
            <w:tcPrChange w:id="3195" w:author="Xin Li" w:date="2026-08-22T07:59:00Z" w16du:dateUtc="2026-08-21T23:59:00Z">
              <w:tcPr>
                <w:tcW w:w="2453" w:type="dxa"/>
                <w:tcBorders>
                  <w:top w:val="nil"/>
                  <w:left w:val="nil"/>
                  <w:bottom w:val="nil"/>
                  <w:right w:val="nil"/>
                </w:tcBorders>
                <w:tcMar>
                  <w:top w:w="15" w:type="dxa"/>
                  <w:left w:w="15" w:type="dxa"/>
                  <w:bottom w:w="0" w:type="dxa"/>
                  <w:right w:w="15" w:type="dxa"/>
                </w:tcMar>
                <w:vAlign w:val="center"/>
                <w:hideMark/>
              </w:tcPr>
            </w:tcPrChange>
          </w:tcPr>
          <w:p w14:paraId="4402FFF1" w14:textId="775AF05D" w:rsidR="00243D35" w:rsidRPr="00015210" w:rsidDel="00065266" w:rsidRDefault="00243D35" w:rsidP="00243D35">
            <w:pPr>
              <w:jc w:val="center"/>
              <w:rPr>
                <w:del w:id="3196" w:author="Xin Li" w:date="2026-08-22T14:34:00Z" w16du:dateUtc="2026-08-22T06:34:00Z"/>
                <w:color w:val="000000"/>
                <w:sz w:val="20"/>
                <w:szCs w:val="20"/>
              </w:rPr>
            </w:pPr>
            <w:del w:id="3197" w:author="Xin Li" w:date="2026-08-22T14:34:00Z" w16du:dateUtc="2026-08-22T06:34:00Z">
              <w:r w:rsidRPr="00015210" w:rsidDel="00065266">
                <w:rPr>
                  <w:color w:val="000000"/>
                  <w:sz w:val="20"/>
                  <w:szCs w:val="20"/>
                </w:rPr>
                <w:delText>0.411</w:delText>
              </w:r>
            </w:del>
          </w:p>
        </w:tc>
        <w:tc>
          <w:tcPr>
            <w:tcW w:w="2453" w:type="dxa"/>
            <w:tcBorders>
              <w:top w:val="nil"/>
              <w:left w:val="nil"/>
              <w:bottom w:val="nil"/>
              <w:right w:val="nil"/>
            </w:tcBorders>
            <w:tcMar>
              <w:top w:w="15" w:type="dxa"/>
              <w:left w:w="15" w:type="dxa"/>
              <w:bottom w:w="0" w:type="dxa"/>
              <w:right w:w="15" w:type="dxa"/>
            </w:tcMar>
            <w:vAlign w:val="center"/>
            <w:hideMark/>
            <w:tcPrChange w:id="3198" w:author="Xin Li" w:date="2026-08-22T07:59:00Z" w16du:dateUtc="2026-08-21T23:59:00Z">
              <w:tcPr>
                <w:tcW w:w="2453" w:type="dxa"/>
                <w:tcBorders>
                  <w:top w:val="nil"/>
                  <w:left w:val="nil"/>
                  <w:bottom w:val="nil"/>
                  <w:right w:val="nil"/>
                </w:tcBorders>
                <w:tcMar>
                  <w:top w:w="15" w:type="dxa"/>
                  <w:left w:w="15" w:type="dxa"/>
                  <w:bottom w:w="0" w:type="dxa"/>
                  <w:right w:w="15" w:type="dxa"/>
                </w:tcMar>
                <w:vAlign w:val="center"/>
                <w:hideMark/>
              </w:tcPr>
            </w:tcPrChange>
          </w:tcPr>
          <w:p w14:paraId="4221881C" w14:textId="5C84E4A9" w:rsidR="00243D35" w:rsidRPr="00015210" w:rsidDel="00065266" w:rsidRDefault="00243D35" w:rsidP="00243D35">
            <w:pPr>
              <w:jc w:val="center"/>
              <w:rPr>
                <w:del w:id="3199" w:author="Xin Li" w:date="2026-08-22T14:34:00Z" w16du:dateUtc="2026-08-22T06:34:00Z"/>
                <w:color w:val="000000"/>
                <w:sz w:val="20"/>
                <w:szCs w:val="20"/>
              </w:rPr>
            </w:pPr>
            <w:del w:id="3200" w:author="Xin Li" w:date="2026-08-22T14:34:00Z" w16du:dateUtc="2026-08-22T06:34:00Z">
              <w:r w:rsidRPr="00015210" w:rsidDel="00065266">
                <w:rPr>
                  <w:color w:val="000000"/>
                  <w:sz w:val="20"/>
                  <w:szCs w:val="20"/>
                </w:rPr>
                <w:delText>0.410</w:delText>
              </w:r>
            </w:del>
          </w:p>
        </w:tc>
      </w:tr>
      <w:tr w:rsidR="00243D35" w:rsidRPr="00015210" w:rsidDel="00065266" w14:paraId="16598E6A" w14:textId="5D305306" w:rsidTr="00417957">
        <w:trPr>
          <w:jc w:val="center"/>
          <w:del w:id="3201" w:author="Xin Li" w:date="2026-08-22T14:34:00Z"/>
          <w:trPrChange w:id="3202" w:author="Xin Li" w:date="2026-08-22T07:59:00Z" w16du:dateUtc="2026-08-21T23:59:00Z">
            <w:trPr>
              <w:trHeight w:val="320"/>
              <w:jc w:val="center"/>
            </w:trPr>
          </w:trPrChange>
        </w:trPr>
        <w:tc>
          <w:tcPr>
            <w:tcW w:w="0" w:type="auto"/>
            <w:vMerge/>
            <w:tcBorders>
              <w:top w:val="nil"/>
              <w:left w:val="nil"/>
              <w:bottom w:val="nil"/>
              <w:right w:val="nil"/>
            </w:tcBorders>
            <w:hideMark/>
            <w:tcPrChange w:id="3203" w:author="Xin Li" w:date="2026-08-22T07:59:00Z" w16du:dateUtc="2026-08-21T23:59:00Z">
              <w:tcPr>
                <w:tcW w:w="0" w:type="auto"/>
                <w:vMerge/>
                <w:tcBorders>
                  <w:top w:val="nil"/>
                  <w:left w:val="nil"/>
                  <w:bottom w:val="nil"/>
                  <w:right w:val="nil"/>
                </w:tcBorders>
                <w:hideMark/>
              </w:tcPr>
            </w:tcPrChange>
          </w:tcPr>
          <w:p w14:paraId="1AB1AC12" w14:textId="7F86A9E1" w:rsidR="00243D35" w:rsidRPr="00015210" w:rsidDel="00065266" w:rsidRDefault="00243D35" w:rsidP="00243D35">
            <w:pPr>
              <w:rPr>
                <w:del w:id="3204" w:author="Xin Li" w:date="2026-08-22T14:34:00Z" w16du:dateUtc="2026-08-22T06:34:00Z"/>
                <w:i/>
                <w:iCs/>
                <w:color w:val="000000"/>
                <w:sz w:val="20"/>
                <w:szCs w:val="20"/>
              </w:rPr>
            </w:pPr>
          </w:p>
        </w:tc>
        <w:tc>
          <w:tcPr>
            <w:tcW w:w="2453" w:type="dxa"/>
            <w:tcBorders>
              <w:top w:val="nil"/>
              <w:left w:val="nil"/>
              <w:bottom w:val="nil"/>
              <w:right w:val="nil"/>
            </w:tcBorders>
            <w:tcMar>
              <w:top w:w="15" w:type="dxa"/>
              <w:left w:w="15" w:type="dxa"/>
              <w:bottom w:w="0" w:type="dxa"/>
              <w:right w:w="15" w:type="dxa"/>
            </w:tcMar>
            <w:vAlign w:val="center"/>
            <w:hideMark/>
            <w:tcPrChange w:id="3205" w:author="Xin Li" w:date="2026-08-22T07:59:00Z" w16du:dateUtc="2026-08-21T23:59:00Z">
              <w:tcPr>
                <w:tcW w:w="2453" w:type="dxa"/>
                <w:tcBorders>
                  <w:top w:val="nil"/>
                  <w:left w:val="nil"/>
                  <w:bottom w:val="nil"/>
                  <w:right w:val="nil"/>
                </w:tcBorders>
                <w:tcMar>
                  <w:top w:w="15" w:type="dxa"/>
                  <w:left w:w="15" w:type="dxa"/>
                  <w:bottom w:w="0" w:type="dxa"/>
                  <w:right w:w="15" w:type="dxa"/>
                </w:tcMar>
                <w:vAlign w:val="center"/>
                <w:hideMark/>
              </w:tcPr>
            </w:tcPrChange>
          </w:tcPr>
          <w:p w14:paraId="2D22EE14" w14:textId="0BED25A6" w:rsidR="00243D35" w:rsidRPr="00015210" w:rsidDel="00065266" w:rsidRDefault="00243D35" w:rsidP="00243D35">
            <w:pPr>
              <w:jc w:val="center"/>
              <w:rPr>
                <w:del w:id="3206" w:author="Xin Li" w:date="2026-08-22T14:34:00Z" w16du:dateUtc="2026-08-22T06:34:00Z"/>
                <w:color w:val="000000"/>
                <w:sz w:val="20"/>
                <w:szCs w:val="20"/>
              </w:rPr>
            </w:pPr>
            <w:del w:id="3207" w:author="Xin Li" w:date="2026-08-22T14:34:00Z" w16du:dateUtc="2026-08-22T06:34:00Z">
              <w:r w:rsidRPr="00015210" w:rsidDel="00065266">
                <w:rPr>
                  <w:color w:val="000000"/>
                  <w:sz w:val="20"/>
                  <w:szCs w:val="20"/>
                </w:rPr>
                <w:delText>(0.718)</w:delText>
              </w:r>
            </w:del>
          </w:p>
        </w:tc>
        <w:tc>
          <w:tcPr>
            <w:tcW w:w="2453" w:type="dxa"/>
            <w:tcBorders>
              <w:top w:val="nil"/>
              <w:left w:val="nil"/>
              <w:bottom w:val="nil"/>
              <w:right w:val="nil"/>
            </w:tcBorders>
            <w:tcMar>
              <w:top w:w="15" w:type="dxa"/>
              <w:left w:w="15" w:type="dxa"/>
              <w:bottom w:w="0" w:type="dxa"/>
              <w:right w:w="15" w:type="dxa"/>
            </w:tcMar>
            <w:vAlign w:val="center"/>
            <w:hideMark/>
            <w:tcPrChange w:id="3208" w:author="Xin Li" w:date="2026-08-22T07:59:00Z" w16du:dateUtc="2026-08-21T23:59:00Z">
              <w:tcPr>
                <w:tcW w:w="2453" w:type="dxa"/>
                <w:tcBorders>
                  <w:top w:val="nil"/>
                  <w:left w:val="nil"/>
                  <w:bottom w:val="nil"/>
                  <w:right w:val="nil"/>
                </w:tcBorders>
                <w:tcMar>
                  <w:top w:w="15" w:type="dxa"/>
                  <w:left w:w="15" w:type="dxa"/>
                  <w:bottom w:w="0" w:type="dxa"/>
                  <w:right w:w="15" w:type="dxa"/>
                </w:tcMar>
                <w:vAlign w:val="center"/>
                <w:hideMark/>
              </w:tcPr>
            </w:tcPrChange>
          </w:tcPr>
          <w:p w14:paraId="3014504E" w14:textId="16CD4DDA" w:rsidR="00243D35" w:rsidRPr="00015210" w:rsidDel="00065266" w:rsidRDefault="00243D35" w:rsidP="00243D35">
            <w:pPr>
              <w:jc w:val="center"/>
              <w:rPr>
                <w:del w:id="3209" w:author="Xin Li" w:date="2026-08-22T14:34:00Z" w16du:dateUtc="2026-08-22T06:34:00Z"/>
                <w:color w:val="000000"/>
                <w:sz w:val="20"/>
                <w:szCs w:val="20"/>
              </w:rPr>
            </w:pPr>
            <w:del w:id="3210" w:author="Xin Li" w:date="2026-08-22T14:34:00Z" w16du:dateUtc="2026-08-22T06:34:00Z">
              <w:r w:rsidRPr="00015210" w:rsidDel="00065266">
                <w:rPr>
                  <w:color w:val="000000"/>
                  <w:sz w:val="20"/>
                  <w:szCs w:val="20"/>
                </w:rPr>
                <w:delText>(0.603)</w:delText>
              </w:r>
            </w:del>
          </w:p>
        </w:tc>
      </w:tr>
      <w:tr w:rsidR="00243D35" w:rsidRPr="00015210" w:rsidDel="00065266" w14:paraId="6FFF3380" w14:textId="4B671047" w:rsidTr="00417957">
        <w:trPr>
          <w:jc w:val="center"/>
          <w:del w:id="3211" w:author="Xin Li" w:date="2026-08-22T14:34:00Z"/>
          <w:trPrChange w:id="3212" w:author="Xin Li" w:date="2026-08-22T07:59:00Z" w16du:dateUtc="2026-08-21T23:59:00Z">
            <w:trPr>
              <w:trHeight w:val="320"/>
              <w:jc w:val="center"/>
            </w:trPr>
          </w:trPrChange>
        </w:trPr>
        <w:tc>
          <w:tcPr>
            <w:tcW w:w="0" w:type="auto"/>
            <w:vMerge w:val="restart"/>
            <w:tcBorders>
              <w:top w:val="nil"/>
              <w:left w:val="nil"/>
              <w:bottom w:val="nil"/>
              <w:right w:val="nil"/>
            </w:tcBorders>
            <w:noWrap/>
            <w:tcMar>
              <w:top w:w="15" w:type="dxa"/>
              <w:left w:w="15" w:type="dxa"/>
              <w:bottom w:w="0" w:type="dxa"/>
              <w:right w:w="15" w:type="dxa"/>
            </w:tcMar>
            <w:hideMark/>
            <w:tcPrChange w:id="3213" w:author="Xin Li" w:date="2026-08-22T07:59:00Z" w16du:dateUtc="2026-08-21T23:59:00Z">
              <w:tcPr>
                <w:tcW w:w="0" w:type="auto"/>
                <w:vMerge w:val="restart"/>
                <w:tcBorders>
                  <w:top w:val="nil"/>
                  <w:left w:val="nil"/>
                  <w:bottom w:val="nil"/>
                  <w:right w:val="nil"/>
                </w:tcBorders>
                <w:noWrap/>
                <w:tcMar>
                  <w:top w:w="15" w:type="dxa"/>
                  <w:left w:w="15" w:type="dxa"/>
                  <w:bottom w:w="0" w:type="dxa"/>
                  <w:right w:w="15" w:type="dxa"/>
                </w:tcMar>
                <w:hideMark/>
              </w:tcPr>
            </w:tcPrChange>
          </w:tcPr>
          <w:p w14:paraId="04B93654" w14:textId="5DA33B1D" w:rsidR="00243D35" w:rsidRPr="00015210" w:rsidDel="00065266" w:rsidRDefault="00243D35" w:rsidP="00243D35">
            <w:pPr>
              <w:rPr>
                <w:del w:id="3214" w:author="Xin Li" w:date="2026-08-22T14:34:00Z" w16du:dateUtc="2026-08-22T06:34:00Z"/>
                <w:i/>
                <w:iCs/>
                <w:color w:val="000000"/>
                <w:sz w:val="20"/>
                <w:szCs w:val="20"/>
              </w:rPr>
            </w:pPr>
            <w:del w:id="3215" w:author="Xin Li" w:date="2026-08-22T14:34:00Z" w16du:dateUtc="2026-08-22T06:34:00Z">
              <w:r w:rsidRPr="00015210" w:rsidDel="00065266">
                <w:rPr>
                  <w:i/>
                  <w:iCs/>
                  <w:color w:val="000000"/>
                  <w:sz w:val="20"/>
                  <w:szCs w:val="20"/>
                </w:rPr>
                <w:delText>AI</w:delText>
              </w:r>
              <w:r w:rsidRPr="00015210" w:rsidDel="00065266">
                <w:rPr>
                  <w:i/>
                  <w:iCs/>
                  <w:color w:val="000000"/>
                  <w:sz w:val="20"/>
                  <w:szCs w:val="20"/>
                  <w:vertAlign w:val="subscript"/>
                </w:rPr>
                <w:delText>i</w:delText>
              </w:r>
              <w:r w:rsidRPr="00015210" w:rsidDel="00065266">
                <w:rPr>
                  <w:i/>
                  <w:iCs/>
                  <w:color w:val="000000"/>
                  <w:sz w:val="20"/>
                  <w:szCs w:val="20"/>
                </w:rPr>
                <w:delText xml:space="preserve"> * Length</w:delText>
              </w:r>
              <w:r w:rsidRPr="00015210" w:rsidDel="00065266">
                <w:rPr>
                  <w:i/>
                  <w:iCs/>
                  <w:color w:val="000000"/>
                  <w:sz w:val="20"/>
                  <w:szCs w:val="20"/>
                  <w:vertAlign w:val="subscript"/>
                </w:rPr>
                <w:delText>i</w:delText>
              </w:r>
            </w:del>
          </w:p>
        </w:tc>
        <w:tc>
          <w:tcPr>
            <w:tcW w:w="0" w:type="auto"/>
            <w:tcBorders>
              <w:top w:val="nil"/>
              <w:left w:val="nil"/>
              <w:bottom w:val="nil"/>
              <w:right w:val="nil"/>
            </w:tcBorders>
            <w:noWrap/>
            <w:tcMar>
              <w:top w:w="15" w:type="dxa"/>
              <w:left w:w="15" w:type="dxa"/>
              <w:bottom w:w="0" w:type="dxa"/>
              <w:right w:w="15" w:type="dxa"/>
            </w:tcMar>
            <w:vAlign w:val="center"/>
            <w:hideMark/>
            <w:tcPrChange w:id="3216" w:author="Xin Li" w:date="2026-08-22T07:59:00Z" w16du:dateUtc="2026-08-21T23:59:00Z">
              <w:tcPr>
                <w:tcW w:w="0" w:type="auto"/>
                <w:tcBorders>
                  <w:top w:val="nil"/>
                  <w:left w:val="nil"/>
                  <w:bottom w:val="nil"/>
                  <w:right w:val="nil"/>
                </w:tcBorders>
                <w:noWrap/>
                <w:tcMar>
                  <w:top w:w="15" w:type="dxa"/>
                  <w:left w:w="15" w:type="dxa"/>
                  <w:bottom w:w="0" w:type="dxa"/>
                  <w:right w:w="15" w:type="dxa"/>
                </w:tcMar>
                <w:vAlign w:val="center"/>
                <w:hideMark/>
              </w:tcPr>
            </w:tcPrChange>
          </w:tcPr>
          <w:p w14:paraId="5065E25F" w14:textId="0C72DB0C" w:rsidR="00243D35" w:rsidRPr="00015210" w:rsidDel="00065266" w:rsidRDefault="00243D35" w:rsidP="00243D35">
            <w:pPr>
              <w:jc w:val="center"/>
              <w:rPr>
                <w:del w:id="3217" w:author="Xin Li" w:date="2026-08-22T14:34:00Z" w16du:dateUtc="2026-08-22T06:34:00Z"/>
                <w:color w:val="000000"/>
                <w:sz w:val="20"/>
                <w:szCs w:val="20"/>
              </w:rPr>
            </w:pPr>
            <w:del w:id="3218" w:author="Xin Li" w:date="2026-08-22T14:34:00Z" w16du:dateUtc="2026-08-22T06:34:00Z">
              <w:r w:rsidRPr="00015210" w:rsidDel="00065266">
                <w:rPr>
                  <w:color w:val="000000"/>
                  <w:sz w:val="20"/>
                  <w:szCs w:val="20"/>
                </w:rPr>
                <w:delText>-0.204</w:delText>
              </w:r>
            </w:del>
          </w:p>
        </w:tc>
        <w:tc>
          <w:tcPr>
            <w:tcW w:w="0" w:type="auto"/>
            <w:tcBorders>
              <w:top w:val="nil"/>
              <w:left w:val="nil"/>
              <w:bottom w:val="nil"/>
              <w:right w:val="nil"/>
            </w:tcBorders>
            <w:noWrap/>
            <w:tcMar>
              <w:top w:w="15" w:type="dxa"/>
              <w:left w:w="15" w:type="dxa"/>
              <w:bottom w:w="0" w:type="dxa"/>
              <w:right w:w="15" w:type="dxa"/>
            </w:tcMar>
            <w:vAlign w:val="center"/>
            <w:hideMark/>
            <w:tcPrChange w:id="3219" w:author="Xin Li" w:date="2026-08-22T07:59:00Z" w16du:dateUtc="2026-08-21T23:59:00Z">
              <w:tcPr>
                <w:tcW w:w="0" w:type="auto"/>
                <w:tcBorders>
                  <w:top w:val="nil"/>
                  <w:left w:val="nil"/>
                  <w:bottom w:val="nil"/>
                  <w:right w:val="nil"/>
                </w:tcBorders>
                <w:noWrap/>
                <w:tcMar>
                  <w:top w:w="15" w:type="dxa"/>
                  <w:left w:w="15" w:type="dxa"/>
                  <w:bottom w:w="0" w:type="dxa"/>
                  <w:right w:w="15" w:type="dxa"/>
                </w:tcMar>
                <w:vAlign w:val="center"/>
                <w:hideMark/>
              </w:tcPr>
            </w:tcPrChange>
          </w:tcPr>
          <w:p w14:paraId="6FAA36A4" w14:textId="0EDCE5C3" w:rsidR="00243D35" w:rsidRPr="00015210" w:rsidDel="00065266" w:rsidRDefault="00243D35" w:rsidP="00243D35">
            <w:pPr>
              <w:jc w:val="center"/>
              <w:rPr>
                <w:del w:id="3220" w:author="Xin Li" w:date="2026-08-22T14:34:00Z" w16du:dateUtc="2026-08-22T06:34:00Z"/>
                <w:color w:val="000000"/>
                <w:sz w:val="20"/>
                <w:szCs w:val="20"/>
              </w:rPr>
            </w:pPr>
            <w:del w:id="3221" w:author="Xin Li" w:date="2026-08-22T14:34:00Z" w16du:dateUtc="2026-08-22T06:34:00Z">
              <w:r w:rsidRPr="00015210" w:rsidDel="00065266">
                <w:rPr>
                  <w:color w:val="000000"/>
                  <w:sz w:val="20"/>
                  <w:szCs w:val="20"/>
                </w:rPr>
                <w:delText>-0.204·</w:delText>
              </w:r>
            </w:del>
          </w:p>
        </w:tc>
      </w:tr>
      <w:tr w:rsidR="00243D35" w:rsidRPr="00015210" w:rsidDel="00065266" w14:paraId="206D2E5C" w14:textId="6FB11A47" w:rsidTr="00417957">
        <w:trPr>
          <w:jc w:val="center"/>
          <w:del w:id="3222" w:author="Xin Li" w:date="2026-08-22T14:34:00Z"/>
          <w:trPrChange w:id="3223" w:author="Xin Li" w:date="2026-08-22T07:59:00Z" w16du:dateUtc="2026-08-21T23:59:00Z">
            <w:trPr>
              <w:trHeight w:val="320"/>
              <w:jc w:val="center"/>
            </w:trPr>
          </w:trPrChange>
        </w:trPr>
        <w:tc>
          <w:tcPr>
            <w:tcW w:w="0" w:type="auto"/>
            <w:vMerge/>
            <w:tcBorders>
              <w:top w:val="nil"/>
              <w:left w:val="nil"/>
              <w:bottom w:val="nil"/>
              <w:right w:val="nil"/>
            </w:tcBorders>
            <w:hideMark/>
            <w:tcPrChange w:id="3224" w:author="Xin Li" w:date="2026-08-22T07:59:00Z" w16du:dateUtc="2026-08-21T23:59:00Z">
              <w:tcPr>
                <w:tcW w:w="0" w:type="auto"/>
                <w:vMerge/>
                <w:tcBorders>
                  <w:top w:val="nil"/>
                  <w:left w:val="nil"/>
                  <w:bottom w:val="nil"/>
                  <w:right w:val="nil"/>
                </w:tcBorders>
                <w:hideMark/>
              </w:tcPr>
            </w:tcPrChange>
          </w:tcPr>
          <w:p w14:paraId="2C67B45B" w14:textId="4BE8549A" w:rsidR="00243D35" w:rsidRPr="00015210" w:rsidDel="00065266" w:rsidRDefault="00243D35" w:rsidP="00243D35">
            <w:pPr>
              <w:rPr>
                <w:del w:id="3225" w:author="Xin Li" w:date="2026-08-22T14:34:00Z" w16du:dateUtc="2026-08-22T06:34:00Z"/>
                <w:i/>
                <w:iCs/>
                <w:color w:val="000000"/>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Change w:id="3226" w:author="Xin Li" w:date="2026-08-22T07:59:00Z" w16du:dateUtc="2026-08-21T23:59:00Z">
              <w:tcPr>
                <w:tcW w:w="0" w:type="auto"/>
                <w:tcBorders>
                  <w:top w:val="nil"/>
                  <w:left w:val="nil"/>
                  <w:bottom w:val="nil"/>
                  <w:right w:val="nil"/>
                </w:tcBorders>
                <w:noWrap/>
                <w:tcMar>
                  <w:top w:w="15" w:type="dxa"/>
                  <w:left w:w="15" w:type="dxa"/>
                  <w:bottom w:w="0" w:type="dxa"/>
                  <w:right w:w="15" w:type="dxa"/>
                </w:tcMar>
                <w:vAlign w:val="center"/>
                <w:hideMark/>
              </w:tcPr>
            </w:tcPrChange>
          </w:tcPr>
          <w:p w14:paraId="217ECE78" w14:textId="15FC92E7" w:rsidR="00243D35" w:rsidRPr="00015210" w:rsidDel="00065266" w:rsidRDefault="00243D35" w:rsidP="00243D35">
            <w:pPr>
              <w:jc w:val="center"/>
              <w:rPr>
                <w:del w:id="3227" w:author="Xin Li" w:date="2026-08-22T14:34:00Z" w16du:dateUtc="2026-08-22T06:34:00Z"/>
                <w:color w:val="000000"/>
                <w:sz w:val="20"/>
                <w:szCs w:val="20"/>
              </w:rPr>
            </w:pPr>
            <w:del w:id="3228" w:author="Xin Li" w:date="2026-08-22T14:34:00Z" w16du:dateUtc="2026-08-22T06:34:00Z">
              <w:r w:rsidRPr="00015210" w:rsidDel="00065266">
                <w:rPr>
                  <w:color w:val="000000"/>
                  <w:sz w:val="20"/>
                  <w:szCs w:val="20"/>
                </w:rPr>
                <w:delText>(0.128)</w:delText>
              </w:r>
            </w:del>
          </w:p>
        </w:tc>
        <w:tc>
          <w:tcPr>
            <w:tcW w:w="0" w:type="auto"/>
            <w:tcBorders>
              <w:top w:val="nil"/>
              <w:left w:val="nil"/>
              <w:bottom w:val="nil"/>
              <w:right w:val="nil"/>
            </w:tcBorders>
            <w:noWrap/>
            <w:tcMar>
              <w:top w:w="15" w:type="dxa"/>
              <w:left w:w="15" w:type="dxa"/>
              <w:bottom w:w="0" w:type="dxa"/>
              <w:right w:w="15" w:type="dxa"/>
            </w:tcMar>
            <w:vAlign w:val="center"/>
            <w:hideMark/>
            <w:tcPrChange w:id="3229" w:author="Xin Li" w:date="2026-08-22T07:59:00Z" w16du:dateUtc="2026-08-21T23:59:00Z">
              <w:tcPr>
                <w:tcW w:w="0" w:type="auto"/>
                <w:tcBorders>
                  <w:top w:val="nil"/>
                  <w:left w:val="nil"/>
                  <w:bottom w:val="nil"/>
                  <w:right w:val="nil"/>
                </w:tcBorders>
                <w:noWrap/>
                <w:tcMar>
                  <w:top w:w="15" w:type="dxa"/>
                  <w:left w:w="15" w:type="dxa"/>
                  <w:bottom w:w="0" w:type="dxa"/>
                  <w:right w:w="15" w:type="dxa"/>
                </w:tcMar>
                <w:vAlign w:val="center"/>
                <w:hideMark/>
              </w:tcPr>
            </w:tcPrChange>
          </w:tcPr>
          <w:p w14:paraId="18C3890B" w14:textId="2DE61B46" w:rsidR="00243D35" w:rsidRPr="00015210" w:rsidDel="00065266" w:rsidRDefault="00243D35" w:rsidP="00243D35">
            <w:pPr>
              <w:jc w:val="center"/>
              <w:rPr>
                <w:del w:id="3230" w:author="Xin Li" w:date="2026-08-22T14:34:00Z" w16du:dateUtc="2026-08-22T06:34:00Z"/>
                <w:color w:val="000000"/>
                <w:sz w:val="20"/>
                <w:szCs w:val="20"/>
              </w:rPr>
            </w:pPr>
            <w:del w:id="3231" w:author="Xin Li" w:date="2026-08-22T14:34:00Z" w16du:dateUtc="2026-08-22T06:34:00Z">
              <w:r w:rsidRPr="00015210" w:rsidDel="00065266">
                <w:rPr>
                  <w:color w:val="000000"/>
                  <w:sz w:val="20"/>
                  <w:szCs w:val="20"/>
                </w:rPr>
                <w:delText>(0.106)</w:delText>
              </w:r>
            </w:del>
          </w:p>
        </w:tc>
      </w:tr>
      <w:tr w:rsidR="00243D35" w:rsidRPr="00015210" w:rsidDel="00065266" w14:paraId="617F38B5" w14:textId="5B4953AC" w:rsidTr="00417957">
        <w:trPr>
          <w:jc w:val="center"/>
          <w:del w:id="3232" w:author="Xin Li" w:date="2026-08-22T14:34:00Z"/>
          <w:trPrChange w:id="3233" w:author="Xin Li" w:date="2026-08-22T07:59:00Z" w16du:dateUtc="2026-08-21T23:59:00Z">
            <w:trPr>
              <w:trHeight w:val="320"/>
              <w:jc w:val="center"/>
            </w:trPr>
          </w:trPrChange>
        </w:trPr>
        <w:tc>
          <w:tcPr>
            <w:tcW w:w="0" w:type="auto"/>
            <w:vMerge w:val="restart"/>
            <w:tcBorders>
              <w:top w:val="nil"/>
              <w:left w:val="nil"/>
              <w:bottom w:val="single" w:sz="4" w:space="0" w:color="000000"/>
              <w:right w:val="nil"/>
            </w:tcBorders>
            <w:noWrap/>
            <w:tcMar>
              <w:top w:w="15" w:type="dxa"/>
              <w:left w:w="15" w:type="dxa"/>
              <w:bottom w:w="0" w:type="dxa"/>
              <w:right w:w="15" w:type="dxa"/>
            </w:tcMar>
            <w:hideMark/>
            <w:tcPrChange w:id="3234" w:author="Xin Li" w:date="2026-08-22T07:59:00Z" w16du:dateUtc="2026-08-21T23:59:00Z">
              <w:tcPr>
                <w:tcW w:w="0" w:type="auto"/>
                <w:vMerge w:val="restart"/>
                <w:tcBorders>
                  <w:top w:val="nil"/>
                  <w:left w:val="nil"/>
                  <w:bottom w:val="single" w:sz="4" w:space="0" w:color="000000"/>
                  <w:right w:val="nil"/>
                </w:tcBorders>
                <w:noWrap/>
                <w:tcMar>
                  <w:top w:w="15" w:type="dxa"/>
                  <w:left w:w="15" w:type="dxa"/>
                  <w:bottom w:w="0" w:type="dxa"/>
                  <w:right w:w="15" w:type="dxa"/>
                </w:tcMar>
                <w:hideMark/>
              </w:tcPr>
            </w:tcPrChange>
          </w:tcPr>
          <w:p w14:paraId="17983E37" w14:textId="19524827" w:rsidR="00243D35" w:rsidRPr="00015210" w:rsidDel="00065266" w:rsidRDefault="00243D35" w:rsidP="00243D35">
            <w:pPr>
              <w:rPr>
                <w:del w:id="3235" w:author="Xin Li" w:date="2026-08-22T14:34:00Z" w16du:dateUtc="2026-08-22T06:34:00Z"/>
                <w:i/>
                <w:iCs/>
                <w:color w:val="000000"/>
                <w:sz w:val="20"/>
                <w:szCs w:val="20"/>
              </w:rPr>
            </w:pPr>
            <w:del w:id="3236" w:author="Xin Li" w:date="2026-08-22T14:34:00Z" w16du:dateUtc="2026-08-22T06:34:00Z">
              <w:r w:rsidRPr="00015210" w:rsidDel="00065266">
                <w:rPr>
                  <w:i/>
                  <w:iCs/>
                  <w:color w:val="000000"/>
                  <w:sz w:val="20"/>
                  <w:szCs w:val="20"/>
                </w:rPr>
                <w:delText>AI</w:delText>
              </w:r>
              <w:r w:rsidRPr="00015210" w:rsidDel="00065266">
                <w:rPr>
                  <w:i/>
                  <w:iCs/>
                  <w:color w:val="000000"/>
                  <w:sz w:val="20"/>
                  <w:szCs w:val="20"/>
                  <w:vertAlign w:val="subscript"/>
                </w:rPr>
                <w:delText>i</w:delText>
              </w:r>
              <w:r w:rsidRPr="00015210" w:rsidDel="00065266">
                <w:rPr>
                  <w:i/>
                  <w:iCs/>
                  <w:color w:val="000000"/>
                  <w:sz w:val="20"/>
                  <w:szCs w:val="20"/>
                </w:rPr>
                <w:delText xml:space="preserve"> * Quality</w:delText>
              </w:r>
              <w:r w:rsidRPr="00015210" w:rsidDel="00065266">
                <w:rPr>
                  <w:i/>
                  <w:iCs/>
                  <w:color w:val="000000"/>
                  <w:sz w:val="20"/>
                  <w:szCs w:val="20"/>
                  <w:vertAlign w:val="subscript"/>
                </w:rPr>
                <w:delText>i</w:delText>
              </w:r>
            </w:del>
          </w:p>
        </w:tc>
        <w:tc>
          <w:tcPr>
            <w:tcW w:w="0" w:type="auto"/>
            <w:tcBorders>
              <w:top w:val="nil"/>
              <w:left w:val="nil"/>
              <w:bottom w:val="nil"/>
              <w:right w:val="nil"/>
            </w:tcBorders>
            <w:noWrap/>
            <w:tcMar>
              <w:top w:w="15" w:type="dxa"/>
              <w:left w:w="15" w:type="dxa"/>
              <w:bottom w:w="0" w:type="dxa"/>
              <w:right w:w="15" w:type="dxa"/>
            </w:tcMar>
            <w:vAlign w:val="center"/>
            <w:hideMark/>
            <w:tcPrChange w:id="3237" w:author="Xin Li" w:date="2026-08-22T07:59:00Z" w16du:dateUtc="2026-08-21T23:59:00Z">
              <w:tcPr>
                <w:tcW w:w="0" w:type="auto"/>
                <w:tcBorders>
                  <w:top w:val="nil"/>
                  <w:left w:val="nil"/>
                  <w:bottom w:val="nil"/>
                  <w:right w:val="nil"/>
                </w:tcBorders>
                <w:noWrap/>
                <w:tcMar>
                  <w:top w:w="15" w:type="dxa"/>
                  <w:left w:w="15" w:type="dxa"/>
                  <w:bottom w:w="0" w:type="dxa"/>
                  <w:right w:w="15" w:type="dxa"/>
                </w:tcMar>
                <w:vAlign w:val="center"/>
                <w:hideMark/>
              </w:tcPr>
            </w:tcPrChange>
          </w:tcPr>
          <w:p w14:paraId="46977FB3" w14:textId="0B68E58E" w:rsidR="00243D35" w:rsidRPr="00015210" w:rsidDel="00065266" w:rsidRDefault="00243D35" w:rsidP="00243D35">
            <w:pPr>
              <w:jc w:val="center"/>
              <w:rPr>
                <w:del w:id="3238" w:author="Xin Li" w:date="2026-08-22T14:34:00Z" w16du:dateUtc="2026-08-22T06:34:00Z"/>
                <w:color w:val="000000"/>
                <w:sz w:val="20"/>
                <w:szCs w:val="20"/>
              </w:rPr>
            </w:pPr>
            <w:del w:id="3239" w:author="Xin Li" w:date="2026-08-22T14:34:00Z" w16du:dateUtc="2026-08-22T06:34:00Z">
              <w:r w:rsidRPr="00015210" w:rsidDel="00065266">
                <w:rPr>
                  <w:color w:val="000000"/>
                  <w:sz w:val="20"/>
                  <w:szCs w:val="20"/>
                </w:rPr>
                <w:delText>0.114**</w:delText>
              </w:r>
            </w:del>
          </w:p>
        </w:tc>
        <w:tc>
          <w:tcPr>
            <w:tcW w:w="0" w:type="auto"/>
            <w:tcBorders>
              <w:top w:val="nil"/>
              <w:left w:val="nil"/>
              <w:bottom w:val="nil"/>
              <w:right w:val="nil"/>
            </w:tcBorders>
            <w:noWrap/>
            <w:tcMar>
              <w:top w:w="15" w:type="dxa"/>
              <w:left w:w="15" w:type="dxa"/>
              <w:bottom w:w="0" w:type="dxa"/>
              <w:right w:w="15" w:type="dxa"/>
            </w:tcMar>
            <w:vAlign w:val="center"/>
            <w:hideMark/>
            <w:tcPrChange w:id="3240" w:author="Xin Li" w:date="2026-08-22T07:59:00Z" w16du:dateUtc="2026-08-21T23:59:00Z">
              <w:tcPr>
                <w:tcW w:w="0" w:type="auto"/>
                <w:tcBorders>
                  <w:top w:val="nil"/>
                  <w:left w:val="nil"/>
                  <w:bottom w:val="nil"/>
                  <w:right w:val="nil"/>
                </w:tcBorders>
                <w:noWrap/>
                <w:tcMar>
                  <w:top w:w="15" w:type="dxa"/>
                  <w:left w:w="15" w:type="dxa"/>
                  <w:bottom w:w="0" w:type="dxa"/>
                  <w:right w:w="15" w:type="dxa"/>
                </w:tcMar>
                <w:vAlign w:val="center"/>
                <w:hideMark/>
              </w:tcPr>
            </w:tcPrChange>
          </w:tcPr>
          <w:p w14:paraId="3D0AC6F3" w14:textId="43E24A4D" w:rsidR="00243D35" w:rsidRPr="00015210" w:rsidDel="00065266" w:rsidRDefault="00243D35" w:rsidP="00243D35">
            <w:pPr>
              <w:jc w:val="center"/>
              <w:rPr>
                <w:del w:id="3241" w:author="Xin Li" w:date="2026-08-22T14:34:00Z" w16du:dateUtc="2026-08-22T06:34:00Z"/>
                <w:color w:val="000000"/>
                <w:sz w:val="20"/>
                <w:szCs w:val="20"/>
              </w:rPr>
            </w:pPr>
            <w:del w:id="3242" w:author="Xin Li" w:date="2026-08-22T14:34:00Z" w16du:dateUtc="2026-08-22T06:34:00Z">
              <w:r w:rsidRPr="00015210" w:rsidDel="00065266">
                <w:rPr>
                  <w:color w:val="000000"/>
                  <w:sz w:val="20"/>
                  <w:szCs w:val="20"/>
                </w:rPr>
                <w:delText>0.114**</w:delText>
              </w:r>
            </w:del>
          </w:p>
        </w:tc>
      </w:tr>
      <w:tr w:rsidR="00243D35" w:rsidRPr="00015210" w:rsidDel="00065266" w14:paraId="506053A9" w14:textId="04092007" w:rsidTr="00417957">
        <w:trPr>
          <w:jc w:val="center"/>
          <w:del w:id="3243" w:author="Xin Li" w:date="2026-08-22T14:34:00Z"/>
          <w:trPrChange w:id="3244" w:author="Xin Li" w:date="2026-08-22T07:59:00Z" w16du:dateUtc="2026-08-21T23:59:00Z">
            <w:trPr>
              <w:trHeight w:val="320"/>
              <w:jc w:val="center"/>
            </w:trPr>
          </w:trPrChange>
        </w:trPr>
        <w:tc>
          <w:tcPr>
            <w:tcW w:w="0" w:type="auto"/>
            <w:vMerge/>
            <w:tcBorders>
              <w:top w:val="nil"/>
              <w:left w:val="nil"/>
              <w:bottom w:val="single" w:sz="4" w:space="0" w:color="000000"/>
              <w:right w:val="nil"/>
            </w:tcBorders>
            <w:hideMark/>
            <w:tcPrChange w:id="3245" w:author="Xin Li" w:date="2026-08-22T07:59:00Z" w16du:dateUtc="2026-08-21T23:59:00Z">
              <w:tcPr>
                <w:tcW w:w="0" w:type="auto"/>
                <w:vMerge/>
                <w:tcBorders>
                  <w:top w:val="nil"/>
                  <w:left w:val="nil"/>
                  <w:bottom w:val="single" w:sz="4" w:space="0" w:color="000000"/>
                  <w:right w:val="nil"/>
                </w:tcBorders>
                <w:hideMark/>
              </w:tcPr>
            </w:tcPrChange>
          </w:tcPr>
          <w:p w14:paraId="68AF6F30" w14:textId="271BD650" w:rsidR="00243D35" w:rsidRPr="00015210" w:rsidDel="00065266" w:rsidRDefault="00243D35" w:rsidP="00243D35">
            <w:pPr>
              <w:rPr>
                <w:del w:id="3246" w:author="Xin Li" w:date="2026-08-22T14:34:00Z" w16du:dateUtc="2026-08-22T06:34:00Z"/>
                <w:i/>
                <w:iCs/>
                <w:color w:val="000000"/>
                <w:sz w:val="20"/>
                <w:szCs w:val="20"/>
              </w:rPr>
            </w:pP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247" w:author="Xin Li" w:date="2026-08-22T07:59:00Z" w16du:dateUtc="2026-08-21T23:59: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2D4972CF" w14:textId="09BC0E2E" w:rsidR="00243D35" w:rsidRPr="00015210" w:rsidDel="00065266" w:rsidRDefault="00243D35" w:rsidP="00243D35">
            <w:pPr>
              <w:jc w:val="center"/>
              <w:rPr>
                <w:del w:id="3248" w:author="Xin Li" w:date="2026-08-22T14:34:00Z" w16du:dateUtc="2026-08-22T06:34:00Z"/>
                <w:color w:val="000000"/>
                <w:sz w:val="20"/>
                <w:szCs w:val="20"/>
              </w:rPr>
            </w:pPr>
            <w:del w:id="3249" w:author="Xin Li" w:date="2026-08-22T14:34:00Z" w16du:dateUtc="2026-08-22T06:34:00Z">
              <w:r w:rsidRPr="00015210" w:rsidDel="00065266">
                <w:rPr>
                  <w:color w:val="000000"/>
                  <w:sz w:val="20"/>
                  <w:szCs w:val="20"/>
                </w:rPr>
                <w:delText>(0.037)</w:delText>
              </w:r>
            </w:del>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250" w:author="Xin Li" w:date="2026-08-22T07:59:00Z" w16du:dateUtc="2026-08-21T23:59: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75C63807" w14:textId="44BF9021" w:rsidR="00243D35" w:rsidRPr="00015210" w:rsidDel="00065266" w:rsidRDefault="00243D35" w:rsidP="00243D35">
            <w:pPr>
              <w:jc w:val="center"/>
              <w:rPr>
                <w:del w:id="3251" w:author="Xin Li" w:date="2026-08-22T14:34:00Z" w16du:dateUtc="2026-08-22T06:34:00Z"/>
                <w:color w:val="000000"/>
                <w:sz w:val="20"/>
                <w:szCs w:val="20"/>
              </w:rPr>
            </w:pPr>
            <w:del w:id="3252" w:author="Xin Li" w:date="2026-08-22T14:34:00Z" w16du:dateUtc="2026-08-22T06:34:00Z">
              <w:r w:rsidRPr="00015210" w:rsidDel="00065266">
                <w:rPr>
                  <w:color w:val="000000"/>
                  <w:sz w:val="20"/>
                  <w:szCs w:val="20"/>
                </w:rPr>
                <w:delText>(0.036)</w:delText>
              </w:r>
            </w:del>
          </w:p>
        </w:tc>
      </w:tr>
      <w:tr w:rsidR="00F045BB" w:rsidRPr="00015210" w:rsidDel="00065266" w14:paraId="02FBE7B5" w14:textId="4E548CDC" w:rsidTr="00417957">
        <w:trPr>
          <w:jc w:val="center"/>
          <w:del w:id="3253" w:author="Xin Li" w:date="2026-08-22T14:34:00Z"/>
          <w:trPrChange w:id="3254" w:author="Xin Li" w:date="2026-08-22T07:59:00Z" w16du:dateUtc="2026-08-21T23:59:00Z">
            <w:trPr>
              <w:trHeight w:val="320"/>
              <w:jc w:val="center"/>
            </w:trPr>
          </w:trPrChange>
        </w:trPr>
        <w:tc>
          <w:tcPr>
            <w:tcW w:w="0" w:type="auto"/>
            <w:tcBorders>
              <w:top w:val="nil"/>
              <w:left w:val="nil"/>
              <w:bottom w:val="nil"/>
              <w:right w:val="nil"/>
            </w:tcBorders>
            <w:noWrap/>
            <w:tcMar>
              <w:top w:w="15" w:type="dxa"/>
              <w:left w:w="15" w:type="dxa"/>
              <w:bottom w:w="0" w:type="dxa"/>
              <w:right w:w="15" w:type="dxa"/>
            </w:tcMar>
            <w:hideMark/>
            <w:tcPrChange w:id="3255"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1A76629F" w14:textId="411A1434" w:rsidR="00F045BB" w:rsidRPr="00015210" w:rsidDel="00065266" w:rsidRDefault="00F045BB">
            <w:pPr>
              <w:rPr>
                <w:del w:id="3256" w:author="Xin Li" w:date="2026-08-22T14:34:00Z" w16du:dateUtc="2026-08-22T06:34:00Z"/>
                <w:color w:val="000000"/>
                <w:sz w:val="20"/>
                <w:szCs w:val="20"/>
              </w:rPr>
            </w:pPr>
            <w:del w:id="3257" w:author="Xin Li" w:date="2026-08-22T14:34:00Z" w16du:dateUtc="2026-08-22T06:34:00Z">
              <w:r w:rsidRPr="00015210" w:rsidDel="00065266">
                <w:rPr>
                  <w:color w:val="000000"/>
                  <w:sz w:val="20"/>
                  <w:szCs w:val="20"/>
                </w:rPr>
                <w:delText>other controls</w:delText>
              </w:r>
            </w:del>
          </w:p>
        </w:tc>
        <w:tc>
          <w:tcPr>
            <w:tcW w:w="0" w:type="auto"/>
            <w:tcBorders>
              <w:top w:val="nil"/>
              <w:left w:val="nil"/>
              <w:bottom w:val="nil"/>
              <w:right w:val="nil"/>
            </w:tcBorders>
            <w:noWrap/>
            <w:tcMar>
              <w:top w:w="15" w:type="dxa"/>
              <w:left w:w="15" w:type="dxa"/>
              <w:bottom w:w="0" w:type="dxa"/>
              <w:right w:w="15" w:type="dxa"/>
            </w:tcMar>
            <w:hideMark/>
            <w:tcPrChange w:id="3258"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4AB23AA3" w14:textId="4DA84F4F" w:rsidR="00F045BB" w:rsidRPr="00015210" w:rsidDel="00065266" w:rsidRDefault="00F045BB">
            <w:pPr>
              <w:jc w:val="center"/>
              <w:rPr>
                <w:del w:id="3259" w:author="Xin Li" w:date="2026-08-22T14:34:00Z" w16du:dateUtc="2026-08-22T06:34:00Z"/>
                <w:color w:val="000000"/>
                <w:sz w:val="20"/>
                <w:szCs w:val="20"/>
              </w:rPr>
            </w:pPr>
            <w:del w:id="3260" w:author="Xin Li" w:date="2026-08-22T14:34:00Z" w16du:dateUtc="2026-08-22T06:34:00Z">
              <w:r w:rsidRPr="00015210" w:rsidDel="00065266">
                <w:rPr>
                  <w:color w:val="000000"/>
                  <w:sz w:val="20"/>
                  <w:szCs w:val="20"/>
                </w:rPr>
                <w:delText>√</w:delText>
              </w:r>
            </w:del>
          </w:p>
        </w:tc>
        <w:tc>
          <w:tcPr>
            <w:tcW w:w="0" w:type="auto"/>
            <w:tcBorders>
              <w:top w:val="nil"/>
              <w:left w:val="nil"/>
              <w:bottom w:val="nil"/>
              <w:right w:val="nil"/>
            </w:tcBorders>
            <w:noWrap/>
            <w:tcMar>
              <w:top w:w="15" w:type="dxa"/>
              <w:left w:w="15" w:type="dxa"/>
              <w:bottom w:w="0" w:type="dxa"/>
              <w:right w:w="15" w:type="dxa"/>
            </w:tcMar>
            <w:hideMark/>
            <w:tcPrChange w:id="3261"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328066FE" w14:textId="4C4D58CD" w:rsidR="00F045BB" w:rsidRPr="00015210" w:rsidDel="00065266" w:rsidRDefault="00F045BB">
            <w:pPr>
              <w:jc w:val="center"/>
              <w:rPr>
                <w:del w:id="3262" w:author="Xin Li" w:date="2026-08-22T14:34:00Z" w16du:dateUtc="2026-08-22T06:34:00Z"/>
                <w:color w:val="000000"/>
                <w:sz w:val="20"/>
                <w:szCs w:val="20"/>
              </w:rPr>
            </w:pPr>
            <w:del w:id="3263" w:author="Xin Li" w:date="2026-08-22T14:34:00Z" w16du:dateUtc="2026-08-22T06:34:00Z">
              <w:r w:rsidRPr="00015210" w:rsidDel="00065266">
                <w:rPr>
                  <w:color w:val="000000"/>
                  <w:sz w:val="20"/>
                  <w:szCs w:val="20"/>
                </w:rPr>
                <w:delText>√</w:delText>
              </w:r>
            </w:del>
          </w:p>
        </w:tc>
      </w:tr>
      <w:tr w:rsidR="00F045BB" w:rsidRPr="00015210" w:rsidDel="00065266" w14:paraId="12D7C3DD" w14:textId="4DA32D5A" w:rsidTr="00417957">
        <w:trPr>
          <w:jc w:val="center"/>
          <w:del w:id="3264" w:author="Xin Li" w:date="2026-08-22T14:34:00Z"/>
          <w:trPrChange w:id="3265" w:author="Xin Li" w:date="2026-08-22T07:59:00Z" w16du:dateUtc="2026-08-21T23:59:00Z">
            <w:trPr>
              <w:trHeight w:val="320"/>
              <w:jc w:val="center"/>
            </w:trPr>
          </w:trPrChange>
        </w:trPr>
        <w:tc>
          <w:tcPr>
            <w:tcW w:w="0" w:type="auto"/>
            <w:tcBorders>
              <w:top w:val="nil"/>
              <w:left w:val="nil"/>
              <w:bottom w:val="nil"/>
              <w:right w:val="nil"/>
            </w:tcBorders>
            <w:noWrap/>
            <w:tcMar>
              <w:top w:w="15" w:type="dxa"/>
              <w:left w:w="15" w:type="dxa"/>
              <w:bottom w:w="0" w:type="dxa"/>
              <w:right w:w="15" w:type="dxa"/>
            </w:tcMar>
            <w:hideMark/>
            <w:tcPrChange w:id="3266"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14F4BE88" w14:textId="275C45F9" w:rsidR="00F045BB" w:rsidRPr="00015210" w:rsidDel="00065266" w:rsidRDefault="00F045BB">
            <w:pPr>
              <w:rPr>
                <w:del w:id="3267" w:author="Xin Li" w:date="2026-08-22T14:34:00Z" w16du:dateUtc="2026-08-22T06:34:00Z"/>
                <w:color w:val="000000"/>
                <w:sz w:val="20"/>
                <w:szCs w:val="20"/>
              </w:rPr>
            </w:pPr>
            <w:del w:id="3268" w:author="Xin Li" w:date="2026-08-22T14:34:00Z" w16du:dateUtc="2026-08-22T06:34:00Z">
              <w:r w:rsidRPr="00015210" w:rsidDel="00065266">
                <w:rPr>
                  <w:color w:val="000000"/>
                  <w:sz w:val="20"/>
                  <w:szCs w:val="20"/>
                </w:rPr>
                <w:delText>question timing FE</w:delText>
              </w:r>
            </w:del>
          </w:p>
        </w:tc>
        <w:tc>
          <w:tcPr>
            <w:tcW w:w="0" w:type="auto"/>
            <w:tcBorders>
              <w:top w:val="nil"/>
              <w:left w:val="nil"/>
              <w:bottom w:val="nil"/>
              <w:right w:val="nil"/>
            </w:tcBorders>
            <w:noWrap/>
            <w:tcMar>
              <w:top w:w="15" w:type="dxa"/>
              <w:left w:w="15" w:type="dxa"/>
              <w:bottom w:w="0" w:type="dxa"/>
              <w:right w:w="15" w:type="dxa"/>
            </w:tcMar>
            <w:hideMark/>
            <w:tcPrChange w:id="3269"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0C3E2E98" w14:textId="6A5C048E" w:rsidR="00F045BB" w:rsidRPr="00015210" w:rsidDel="00065266" w:rsidRDefault="00F045BB">
            <w:pPr>
              <w:jc w:val="center"/>
              <w:rPr>
                <w:del w:id="3270" w:author="Xin Li" w:date="2026-08-22T14:34:00Z" w16du:dateUtc="2026-08-22T06:34:00Z"/>
                <w:color w:val="000000"/>
                <w:sz w:val="20"/>
                <w:szCs w:val="20"/>
              </w:rPr>
            </w:pPr>
            <w:del w:id="3271" w:author="Xin Li" w:date="2026-08-22T14:34:00Z" w16du:dateUtc="2026-08-22T06:34:00Z">
              <w:r w:rsidRPr="00015210" w:rsidDel="00065266">
                <w:rPr>
                  <w:color w:val="000000"/>
                  <w:sz w:val="20"/>
                  <w:szCs w:val="20"/>
                </w:rPr>
                <w:delText>√</w:delText>
              </w:r>
            </w:del>
          </w:p>
        </w:tc>
        <w:tc>
          <w:tcPr>
            <w:tcW w:w="0" w:type="auto"/>
            <w:tcBorders>
              <w:top w:val="nil"/>
              <w:left w:val="nil"/>
              <w:bottom w:val="nil"/>
              <w:right w:val="nil"/>
            </w:tcBorders>
            <w:noWrap/>
            <w:tcMar>
              <w:top w:w="15" w:type="dxa"/>
              <w:left w:w="15" w:type="dxa"/>
              <w:bottom w:w="0" w:type="dxa"/>
              <w:right w:w="15" w:type="dxa"/>
            </w:tcMar>
            <w:hideMark/>
            <w:tcPrChange w:id="3272"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488E36C3" w14:textId="76C70F4E" w:rsidR="00F045BB" w:rsidRPr="00015210" w:rsidDel="00065266" w:rsidRDefault="00F045BB">
            <w:pPr>
              <w:jc w:val="center"/>
              <w:rPr>
                <w:del w:id="3273" w:author="Xin Li" w:date="2026-08-22T14:34:00Z" w16du:dateUtc="2026-08-22T06:34:00Z"/>
                <w:color w:val="000000"/>
                <w:sz w:val="20"/>
                <w:szCs w:val="20"/>
              </w:rPr>
            </w:pPr>
            <w:del w:id="3274" w:author="Xin Li" w:date="2026-08-22T14:34:00Z" w16du:dateUtc="2026-08-22T06:34:00Z">
              <w:r w:rsidRPr="00015210" w:rsidDel="00065266">
                <w:rPr>
                  <w:color w:val="000000"/>
                  <w:sz w:val="20"/>
                  <w:szCs w:val="20"/>
                </w:rPr>
                <w:delText>√</w:delText>
              </w:r>
            </w:del>
          </w:p>
        </w:tc>
      </w:tr>
      <w:tr w:rsidR="00F045BB" w:rsidRPr="00015210" w:rsidDel="00065266" w14:paraId="281BCD16" w14:textId="4E78AAF6" w:rsidTr="00417957">
        <w:trPr>
          <w:jc w:val="center"/>
          <w:del w:id="3275" w:author="Xin Li" w:date="2026-08-22T14:34:00Z"/>
          <w:trPrChange w:id="3276" w:author="Xin Li" w:date="2026-08-22T07:59:00Z" w16du:dateUtc="2026-08-21T23:59:00Z">
            <w:trPr>
              <w:trHeight w:val="320"/>
              <w:jc w:val="center"/>
            </w:trPr>
          </w:trPrChange>
        </w:trPr>
        <w:tc>
          <w:tcPr>
            <w:tcW w:w="0" w:type="auto"/>
            <w:tcBorders>
              <w:top w:val="nil"/>
              <w:left w:val="nil"/>
              <w:bottom w:val="single" w:sz="4" w:space="0" w:color="auto"/>
              <w:right w:val="nil"/>
            </w:tcBorders>
            <w:noWrap/>
            <w:tcMar>
              <w:top w:w="15" w:type="dxa"/>
              <w:left w:w="15" w:type="dxa"/>
              <w:bottom w:w="0" w:type="dxa"/>
              <w:right w:w="15" w:type="dxa"/>
            </w:tcMar>
            <w:hideMark/>
            <w:tcPrChange w:id="3277" w:author="Xin Li" w:date="2026-08-22T07:59:00Z" w16du:dateUtc="2026-08-21T23:59:00Z">
              <w:tcPr>
                <w:tcW w:w="0" w:type="auto"/>
                <w:tcBorders>
                  <w:top w:val="nil"/>
                  <w:left w:val="nil"/>
                  <w:bottom w:val="single" w:sz="4" w:space="0" w:color="auto"/>
                  <w:right w:val="nil"/>
                </w:tcBorders>
                <w:noWrap/>
                <w:tcMar>
                  <w:top w:w="15" w:type="dxa"/>
                  <w:left w:w="15" w:type="dxa"/>
                  <w:bottom w:w="0" w:type="dxa"/>
                  <w:right w:w="15" w:type="dxa"/>
                </w:tcMar>
                <w:hideMark/>
              </w:tcPr>
            </w:tcPrChange>
          </w:tcPr>
          <w:p w14:paraId="7A81B3C6" w14:textId="602C45A4" w:rsidR="00F045BB" w:rsidRPr="00015210" w:rsidDel="00065266" w:rsidRDefault="00F045BB">
            <w:pPr>
              <w:rPr>
                <w:del w:id="3278" w:author="Xin Li" w:date="2026-08-22T14:34:00Z" w16du:dateUtc="2026-08-22T06:34:00Z"/>
                <w:color w:val="000000"/>
                <w:sz w:val="20"/>
                <w:szCs w:val="20"/>
              </w:rPr>
            </w:pPr>
            <w:del w:id="3279" w:author="Xin Li" w:date="2026-08-22T14:34:00Z" w16du:dateUtc="2026-08-22T06:34:00Z">
              <w:r w:rsidRPr="00015210" w:rsidDel="00065266">
                <w:rPr>
                  <w:color w:val="000000"/>
                  <w:sz w:val="20"/>
                  <w:szCs w:val="20"/>
                </w:rPr>
                <w:delText>questioner random effect</w:delText>
              </w:r>
            </w:del>
          </w:p>
        </w:tc>
        <w:tc>
          <w:tcPr>
            <w:tcW w:w="0" w:type="auto"/>
            <w:tcBorders>
              <w:top w:val="nil"/>
              <w:left w:val="nil"/>
              <w:bottom w:val="single" w:sz="4" w:space="0" w:color="auto"/>
              <w:right w:val="nil"/>
            </w:tcBorders>
            <w:noWrap/>
            <w:tcMar>
              <w:top w:w="15" w:type="dxa"/>
              <w:left w:w="15" w:type="dxa"/>
              <w:bottom w:w="0" w:type="dxa"/>
              <w:right w:w="15" w:type="dxa"/>
            </w:tcMar>
            <w:hideMark/>
            <w:tcPrChange w:id="3280" w:author="Xin Li" w:date="2026-08-22T07:59:00Z" w16du:dateUtc="2026-08-21T23:59:00Z">
              <w:tcPr>
                <w:tcW w:w="0" w:type="auto"/>
                <w:tcBorders>
                  <w:top w:val="nil"/>
                  <w:left w:val="nil"/>
                  <w:bottom w:val="single" w:sz="4" w:space="0" w:color="auto"/>
                  <w:right w:val="nil"/>
                </w:tcBorders>
                <w:noWrap/>
                <w:tcMar>
                  <w:top w:w="15" w:type="dxa"/>
                  <w:left w:w="15" w:type="dxa"/>
                  <w:bottom w:w="0" w:type="dxa"/>
                  <w:right w:w="15" w:type="dxa"/>
                </w:tcMar>
                <w:hideMark/>
              </w:tcPr>
            </w:tcPrChange>
          </w:tcPr>
          <w:p w14:paraId="5CDA9F80" w14:textId="36F7AE1B" w:rsidR="00F045BB" w:rsidRPr="00015210" w:rsidDel="00065266" w:rsidRDefault="00F045BB">
            <w:pPr>
              <w:jc w:val="center"/>
              <w:rPr>
                <w:del w:id="3281" w:author="Xin Li" w:date="2026-08-22T14:34:00Z" w16du:dateUtc="2026-08-22T06:34:00Z"/>
                <w:color w:val="000000"/>
                <w:sz w:val="20"/>
                <w:szCs w:val="20"/>
              </w:rPr>
            </w:pPr>
            <w:del w:id="3282" w:author="Xin Li" w:date="2026-08-22T14:34:00Z" w16du:dateUtc="2026-08-22T06:34:00Z">
              <w:r w:rsidRPr="00015210" w:rsidDel="00065266">
                <w:rPr>
                  <w:color w:val="000000"/>
                  <w:sz w:val="20"/>
                  <w:szCs w:val="20"/>
                </w:rPr>
                <w:delText> </w:delText>
              </w:r>
            </w:del>
          </w:p>
        </w:tc>
        <w:tc>
          <w:tcPr>
            <w:tcW w:w="0" w:type="auto"/>
            <w:tcBorders>
              <w:top w:val="nil"/>
              <w:left w:val="nil"/>
              <w:bottom w:val="single" w:sz="4" w:space="0" w:color="auto"/>
              <w:right w:val="nil"/>
            </w:tcBorders>
            <w:noWrap/>
            <w:tcMar>
              <w:top w:w="15" w:type="dxa"/>
              <w:left w:w="15" w:type="dxa"/>
              <w:bottom w:w="0" w:type="dxa"/>
              <w:right w:w="15" w:type="dxa"/>
            </w:tcMar>
            <w:hideMark/>
            <w:tcPrChange w:id="3283" w:author="Xin Li" w:date="2026-08-22T07:59:00Z" w16du:dateUtc="2026-08-21T23:59:00Z">
              <w:tcPr>
                <w:tcW w:w="0" w:type="auto"/>
                <w:tcBorders>
                  <w:top w:val="nil"/>
                  <w:left w:val="nil"/>
                  <w:bottom w:val="single" w:sz="4" w:space="0" w:color="auto"/>
                  <w:right w:val="nil"/>
                </w:tcBorders>
                <w:noWrap/>
                <w:tcMar>
                  <w:top w:w="15" w:type="dxa"/>
                  <w:left w:w="15" w:type="dxa"/>
                  <w:bottom w:w="0" w:type="dxa"/>
                  <w:right w:w="15" w:type="dxa"/>
                </w:tcMar>
                <w:hideMark/>
              </w:tcPr>
            </w:tcPrChange>
          </w:tcPr>
          <w:p w14:paraId="4A25D2FB" w14:textId="48BE7AC5" w:rsidR="00F045BB" w:rsidRPr="00015210" w:rsidDel="00065266" w:rsidRDefault="00F045BB">
            <w:pPr>
              <w:jc w:val="center"/>
              <w:rPr>
                <w:del w:id="3284" w:author="Xin Li" w:date="2026-08-22T14:34:00Z" w16du:dateUtc="2026-08-22T06:34:00Z"/>
                <w:color w:val="000000"/>
                <w:sz w:val="20"/>
                <w:szCs w:val="20"/>
              </w:rPr>
            </w:pPr>
            <w:del w:id="3285" w:author="Xin Li" w:date="2026-08-22T14:34:00Z" w16du:dateUtc="2026-08-22T06:34:00Z">
              <w:r w:rsidRPr="00015210" w:rsidDel="00065266">
                <w:rPr>
                  <w:color w:val="000000"/>
                  <w:sz w:val="20"/>
                  <w:szCs w:val="20"/>
                </w:rPr>
                <w:delText>√</w:delText>
              </w:r>
            </w:del>
          </w:p>
        </w:tc>
      </w:tr>
      <w:tr w:rsidR="00F045BB" w:rsidRPr="00015210" w:rsidDel="00065266" w14:paraId="688DC101" w14:textId="2D51BB8D" w:rsidTr="00417957">
        <w:trPr>
          <w:jc w:val="center"/>
          <w:del w:id="3286" w:author="Xin Li" w:date="2026-08-22T14:34:00Z"/>
          <w:trPrChange w:id="3287" w:author="Xin Li" w:date="2026-08-22T07:59:00Z" w16du:dateUtc="2026-08-21T23:59:00Z">
            <w:trPr>
              <w:trHeight w:val="320"/>
              <w:jc w:val="center"/>
            </w:trPr>
          </w:trPrChange>
        </w:trPr>
        <w:tc>
          <w:tcPr>
            <w:tcW w:w="0" w:type="auto"/>
            <w:tcBorders>
              <w:top w:val="nil"/>
              <w:left w:val="nil"/>
              <w:bottom w:val="nil"/>
              <w:right w:val="nil"/>
            </w:tcBorders>
            <w:noWrap/>
            <w:tcMar>
              <w:top w:w="15" w:type="dxa"/>
              <w:left w:w="15" w:type="dxa"/>
              <w:bottom w:w="0" w:type="dxa"/>
              <w:right w:w="15" w:type="dxa"/>
            </w:tcMar>
            <w:hideMark/>
            <w:tcPrChange w:id="3288"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4D97A008" w14:textId="66820CEE" w:rsidR="00F045BB" w:rsidRPr="00015210" w:rsidDel="00065266" w:rsidRDefault="00F045BB">
            <w:pPr>
              <w:rPr>
                <w:del w:id="3289" w:author="Xin Li" w:date="2026-08-22T14:34:00Z" w16du:dateUtc="2026-08-22T06:34:00Z"/>
                <w:color w:val="000000"/>
                <w:sz w:val="20"/>
                <w:szCs w:val="20"/>
              </w:rPr>
            </w:pPr>
            <w:del w:id="3290" w:author="Xin Li" w:date="2026-08-22T14:34:00Z" w16du:dateUtc="2026-08-22T06:34:00Z">
              <w:r w:rsidRPr="00015210" w:rsidDel="00065266">
                <w:rPr>
                  <w:color w:val="000000"/>
                  <w:sz w:val="20"/>
                  <w:szCs w:val="20"/>
                </w:rPr>
                <w:delText>N</w:delText>
              </w:r>
            </w:del>
          </w:p>
        </w:tc>
        <w:tc>
          <w:tcPr>
            <w:tcW w:w="0" w:type="auto"/>
            <w:tcBorders>
              <w:top w:val="nil"/>
              <w:left w:val="nil"/>
              <w:bottom w:val="nil"/>
              <w:right w:val="nil"/>
            </w:tcBorders>
            <w:noWrap/>
            <w:tcMar>
              <w:top w:w="15" w:type="dxa"/>
              <w:left w:w="15" w:type="dxa"/>
              <w:bottom w:w="0" w:type="dxa"/>
              <w:right w:w="15" w:type="dxa"/>
            </w:tcMar>
            <w:hideMark/>
            <w:tcPrChange w:id="3291"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4CE320FB" w14:textId="2735A2DF" w:rsidR="00F045BB" w:rsidRPr="00015210" w:rsidDel="00065266" w:rsidRDefault="00F045BB">
            <w:pPr>
              <w:jc w:val="center"/>
              <w:rPr>
                <w:del w:id="3292" w:author="Xin Li" w:date="2026-08-22T14:34:00Z" w16du:dateUtc="2026-08-22T06:34:00Z"/>
                <w:color w:val="000000"/>
                <w:sz w:val="20"/>
                <w:szCs w:val="20"/>
              </w:rPr>
            </w:pPr>
            <w:del w:id="3293" w:author="Xin Li" w:date="2026-08-22T14:34:00Z" w16du:dateUtc="2026-08-22T06:34:00Z">
              <w:r w:rsidRPr="00015210" w:rsidDel="00065266">
                <w:rPr>
                  <w:color w:val="000000"/>
                  <w:sz w:val="20"/>
                  <w:szCs w:val="20"/>
                </w:rPr>
                <w:delText>2,726</w:delText>
              </w:r>
            </w:del>
          </w:p>
        </w:tc>
        <w:tc>
          <w:tcPr>
            <w:tcW w:w="0" w:type="auto"/>
            <w:tcBorders>
              <w:top w:val="nil"/>
              <w:left w:val="nil"/>
              <w:bottom w:val="nil"/>
              <w:right w:val="nil"/>
            </w:tcBorders>
            <w:noWrap/>
            <w:tcMar>
              <w:top w:w="15" w:type="dxa"/>
              <w:left w:w="15" w:type="dxa"/>
              <w:bottom w:w="0" w:type="dxa"/>
              <w:right w:w="15" w:type="dxa"/>
            </w:tcMar>
            <w:hideMark/>
            <w:tcPrChange w:id="3294"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4075215D" w14:textId="17D04E1F" w:rsidR="00F045BB" w:rsidRPr="00015210" w:rsidDel="00065266" w:rsidRDefault="00F045BB">
            <w:pPr>
              <w:jc w:val="center"/>
              <w:rPr>
                <w:del w:id="3295" w:author="Xin Li" w:date="2026-08-22T14:34:00Z" w16du:dateUtc="2026-08-22T06:34:00Z"/>
                <w:color w:val="000000"/>
                <w:sz w:val="20"/>
                <w:szCs w:val="20"/>
              </w:rPr>
            </w:pPr>
            <w:del w:id="3296" w:author="Xin Li" w:date="2026-08-22T14:34:00Z" w16du:dateUtc="2026-08-22T06:34:00Z">
              <w:r w:rsidRPr="00015210" w:rsidDel="00065266">
                <w:rPr>
                  <w:color w:val="000000"/>
                  <w:sz w:val="20"/>
                  <w:szCs w:val="20"/>
                </w:rPr>
                <w:delText>2,726</w:delText>
              </w:r>
            </w:del>
          </w:p>
        </w:tc>
      </w:tr>
      <w:tr w:rsidR="00F045BB" w:rsidRPr="00015210" w:rsidDel="00065266" w14:paraId="39DEBEA6" w14:textId="001A6D02" w:rsidTr="00417957">
        <w:trPr>
          <w:jc w:val="center"/>
          <w:del w:id="3297" w:author="Xin Li" w:date="2026-08-22T14:34:00Z"/>
          <w:trPrChange w:id="3298" w:author="Xin Li" w:date="2026-08-22T07:59:00Z" w16du:dateUtc="2026-08-21T23:59:00Z">
            <w:trPr>
              <w:trHeight w:val="320"/>
              <w:jc w:val="center"/>
            </w:trPr>
          </w:trPrChange>
        </w:trPr>
        <w:tc>
          <w:tcPr>
            <w:tcW w:w="0" w:type="auto"/>
            <w:tcBorders>
              <w:top w:val="nil"/>
              <w:left w:val="nil"/>
              <w:bottom w:val="nil"/>
              <w:right w:val="nil"/>
            </w:tcBorders>
            <w:noWrap/>
            <w:tcMar>
              <w:top w:w="15" w:type="dxa"/>
              <w:left w:w="15" w:type="dxa"/>
              <w:bottom w:w="0" w:type="dxa"/>
              <w:right w:w="15" w:type="dxa"/>
            </w:tcMar>
            <w:hideMark/>
            <w:tcPrChange w:id="3299"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21322380" w14:textId="72040392" w:rsidR="00F045BB" w:rsidRPr="00015210" w:rsidDel="00065266" w:rsidRDefault="00F045BB">
            <w:pPr>
              <w:rPr>
                <w:del w:id="3300" w:author="Xin Li" w:date="2026-08-22T14:34:00Z" w16du:dateUtc="2026-08-22T06:34:00Z"/>
                <w:color w:val="000000"/>
                <w:sz w:val="20"/>
                <w:szCs w:val="20"/>
              </w:rPr>
            </w:pPr>
            <w:del w:id="3301" w:author="Xin Li" w:date="2026-08-22T14:34:00Z" w16du:dateUtc="2026-08-22T06:34:00Z">
              <w:r w:rsidRPr="00015210" w:rsidDel="00065266">
                <w:rPr>
                  <w:color w:val="000000"/>
                  <w:sz w:val="20"/>
                  <w:szCs w:val="20"/>
                </w:rPr>
                <w:delText>AIC</w:delText>
              </w:r>
            </w:del>
          </w:p>
        </w:tc>
        <w:tc>
          <w:tcPr>
            <w:tcW w:w="0" w:type="auto"/>
            <w:tcBorders>
              <w:top w:val="nil"/>
              <w:left w:val="nil"/>
              <w:bottom w:val="nil"/>
              <w:right w:val="nil"/>
            </w:tcBorders>
            <w:noWrap/>
            <w:tcMar>
              <w:top w:w="15" w:type="dxa"/>
              <w:left w:w="15" w:type="dxa"/>
              <w:bottom w:w="0" w:type="dxa"/>
              <w:right w:w="15" w:type="dxa"/>
            </w:tcMar>
            <w:hideMark/>
            <w:tcPrChange w:id="3302"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1B889AB4" w14:textId="1F09DFF8" w:rsidR="00F045BB" w:rsidRPr="00015210" w:rsidDel="00065266" w:rsidRDefault="00F045BB">
            <w:pPr>
              <w:rPr>
                <w:del w:id="3303" w:author="Xin Li" w:date="2026-08-22T14:34:00Z" w16du:dateUtc="2026-08-22T06:34:00Z"/>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Change w:id="3304"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62A39D84" w14:textId="6C1516D9" w:rsidR="00F045BB" w:rsidRPr="00015210" w:rsidDel="00065266" w:rsidRDefault="00F045BB">
            <w:pPr>
              <w:jc w:val="center"/>
              <w:rPr>
                <w:del w:id="3305" w:author="Xin Li" w:date="2026-08-22T14:34:00Z" w16du:dateUtc="2026-08-22T06:34:00Z"/>
                <w:color w:val="000000"/>
                <w:sz w:val="20"/>
                <w:szCs w:val="20"/>
              </w:rPr>
            </w:pPr>
            <w:del w:id="3306" w:author="Xin Li" w:date="2026-08-22T14:34:00Z" w16du:dateUtc="2026-08-22T06:34:00Z">
              <w:r w:rsidRPr="00015210" w:rsidDel="00065266">
                <w:rPr>
                  <w:color w:val="000000"/>
                  <w:sz w:val="20"/>
                  <w:szCs w:val="20"/>
                </w:rPr>
                <w:delText>11959.154</w:delText>
              </w:r>
            </w:del>
          </w:p>
        </w:tc>
      </w:tr>
      <w:tr w:rsidR="00F045BB" w:rsidRPr="00015210" w:rsidDel="00065266" w14:paraId="19345C37" w14:textId="5B1A66F9" w:rsidTr="00417957">
        <w:trPr>
          <w:jc w:val="center"/>
          <w:del w:id="3307" w:author="Xin Li" w:date="2026-08-22T14:34:00Z"/>
          <w:trPrChange w:id="3308" w:author="Xin Li" w:date="2026-08-22T07:59:00Z" w16du:dateUtc="2026-08-21T23:59:00Z">
            <w:trPr>
              <w:trHeight w:val="320"/>
              <w:jc w:val="center"/>
            </w:trPr>
          </w:trPrChange>
        </w:trPr>
        <w:tc>
          <w:tcPr>
            <w:tcW w:w="0" w:type="auto"/>
            <w:tcBorders>
              <w:top w:val="nil"/>
              <w:left w:val="nil"/>
              <w:bottom w:val="nil"/>
              <w:right w:val="nil"/>
            </w:tcBorders>
            <w:noWrap/>
            <w:tcMar>
              <w:top w:w="15" w:type="dxa"/>
              <w:left w:w="15" w:type="dxa"/>
              <w:bottom w:w="0" w:type="dxa"/>
              <w:right w:w="15" w:type="dxa"/>
            </w:tcMar>
            <w:hideMark/>
            <w:tcPrChange w:id="3309"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3144BD26" w14:textId="493F57F5" w:rsidR="00F045BB" w:rsidRPr="00015210" w:rsidDel="00065266" w:rsidRDefault="00F045BB">
            <w:pPr>
              <w:rPr>
                <w:del w:id="3310" w:author="Xin Li" w:date="2026-08-22T14:34:00Z" w16du:dateUtc="2026-08-22T06:34:00Z"/>
                <w:color w:val="000000"/>
                <w:sz w:val="20"/>
                <w:szCs w:val="20"/>
              </w:rPr>
            </w:pPr>
            <w:del w:id="3311" w:author="Xin Li" w:date="2026-08-22T14:34:00Z" w16du:dateUtc="2026-08-22T06:34:00Z">
              <w:r w:rsidRPr="00015210" w:rsidDel="00065266">
                <w:rPr>
                  <w:color w:val="000000"/>
                  <w:sz w:val="20"/>
                  <w:szCs w:val="20"/>
                </w:rPr>
                <w:delText>BIC</w:delText>
              </w:r>
            </w:del>
          </w:p>
        </w:tc>
        <w:tc>
          <w:tcPr>
            <w:tcW w:w="0" w:type="auto"/>
            <w:tcBorders>
              <w:top w:val="nil"/>
              <w:left w:val="nil"/>
              <w:bottom w:val="nil"/>
              <w:right w:val="nil"/>
            </w:tcBorders>
            <w:noWrap/>
            <w:tcMar>
              <w:top w:w="15" w:type="dxa"/>
              <w:left w:w="15" w:type="dxa"/>
              <w:bottom w:w="0" w:type="dxa"/>
              <w:right w:w="15" w:type="dxa"/>
            </w:tcMar>
            <w:hideMark/>
            <w:tcPrChange w:id="3312"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3519224A" w14:textId="1E1E2F6C" w:rsidR="00F045BB" w:rsidRPr="00015210" w:rsidDel="00065266" w:rsidRDefault="00F045BB">
            <w:pPr>
              <w:rPr>
                <w:del w:id="3313" w:author="Xin Li" w:date="2026-08-22T14:34:00Z" w16du:dateUtc="2026-08-22T06:34:00Z"/>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Change w:id="3314"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20452F4D" w14:textId="41AE69B7" w:rsidR="00F045BB" w:rsidRPr="00015210" w:rsidDel="00065266" w:rsidRDefault="00F045BB">
            <w:pPr>
              <w:jc w:val="center"/>
              <w:rPr>
                <w:del w:id="3315" w:author="Xin Li" w:date="2026-08-22T14:34:00Z" w16du:dateUtc="2026-08-22T06:34:00Z"/>
                <w:color w:val="000000"/>
                <w:sz w:val="20"/>
                <w:szCs w:val="20"/>
              </w:rPr>
            </w:pPr>
            <w:del w:id="3316" w:author="Xin Li" w:date="2026-08-22T14:34:00Z" w16du:dateUtc="2026-08-22T06:34:00Z">
              <w:r w:rsidRPr="00015210" w:rsidDel="00065266">
                <w:rPr>
                  <w:color w:val="000000"/>
                  <w:sz w:val="20"/>
                  <w:szCs w:val="20"/>
                </w:rPr>
                <w:delText>13088.076</w:delText>
              </w:r>
            </w:del>
          </w:p>
        </w:tc>
      </w:tr>
      <w:tr w:rsidR="00F045BB" w:rsidRPr="00015210" w:rsidDel="00065266" w14:paraId="60EC5684" w14:textId="43AC1BAB" w:rsidTr="00417957">
        <w:trPr>
          <w:jc w:val="center"/>
          <w:del w:id="3317" w:author="Xin Li" w:date="2026-08-22T14:34:00Z"/>
          <w:trPrChange w:id="3318" w:author="Xin Li" w:date="2026-08-22T07:59:00Z" w16du:dateUtc="2026-08-21T23:59:00Z">
            <w:trPr>
              <w:trHeight w:val="320"/>
              <w:jc w:val="center"/>
            </w:trPr>
          </w:trPrChange>
        </w:trPr>
        <w:tc>
          <w:tcPr>
            <w:tcW w:w="0" w:type="auto"/>
            <w:tcBorders>
              <w:top w:val="nil"/>
              <w:left w:val="nil"/>
              <w:bottom w:val="single" w:sz="4" w:space="0" w:color="auto"/>
              <w:right w:val="nil"/>
            </w:tcBorders>
            <w:noWrap/>
            <w:tcMar>
              <w:top w:w="15" w:type="dxa"/>
              <w:left w:w="15" w:type="dxa"/>
              <w:bottom w:w="0" w:type="dxa"/>
              <w:right w:w="15" w:type="dxa"/>
            </w:tcMar>
            <w:hideMark/>
            <w:tcPrChange w:id="3319" w:author="Xin Li" w:date="2026-08-22T07:59:00Z" w16du:dateUtc="2026-08-21T23:59:00Z">
              <w:tcPr>
                <w:tcW w:w="0" w:type="auto"/>
                <w:tcBorders>
                  <w:top w:val="nil"/>
                  <w:left w:val="nil"/>
                  <w:bottom w:val="single" w:sz="4" w:space="0" w:color="auto"/>
                  <w:right w:val="nil"/>
                </w:tcBorders>
                <w:noWrap/>
                <w:tcMar>
                  <w:top w:w="15" w:type="dxa"/>
                  <w:left w:w="15" w:type="dxa"/>
                  <w:bottom w:w="0" w:type="dxa"/>
                  <w:right w:w="15" w:type="dxa"/>
                </w:tcMar>
                <w:hideMark/>
              </w:tcPr>
            </w:tcPrChange>
          </w:tcPr>
          <w:p w14:paraId="08C26926" w14:textId="0F085C9A" w:rsidR="00F045BB" w:rsidRPr="00015210" w:rsidDel="00065266" w:rsidRDefault="00F045BB">
            <w:pPr>
              <w:rPr>
                <w:del w:id="3320" w:author="Xin Li" w:date="2026-08-22T14:34:00Z" w16du:dateUtc="2026-08-22T06:34:00Z"/>
                <w:color w:val="000000"/>
                <w:sz w:val="20"/>
                <w:szCs w:val="20"/>
              </w:rPr>
            </w:pPr>
            <w:del w:id="3321" w:author="Xin Li" w:date="2026-08-22T14:34:00Z" w16du:dateUtc="2026-08-22T06:34:00Z">
              <w:r w:rsidRPr="00015210" w:rsidDel="00065266">
                <w:rPr>
                  <w:color w:val="000000"/>
                  <w:sz w:val="20"/>
                  <w:szCs w:val="20"/>
                </w:rPr>
                <w:delText>log likelihood</w:delText>
              </w:r>
            </w:del>
          </w:p>
        </w:tc>
        <w:tc>
          <w:tcPr>
            <w:tcW w:w="0" w:type="auto"/>
            <w:tcBorders>
              <w:top w:val="nil"/>
              <w:left w:val="nil"/>
              <w:bottom w:val="single" w:sz="4" w:space="0" w:color="auto"/>
              <w:right w:val="nil"/>
            </w:tcBorders>
            <w:noWrap/>
            <w:tcMar>
              <w:top w:w="15" w:type="dxa"/>
              <w:left w:w="15" w:type="dxa"/>
              <w:bottom w:w="0" w:type="dxa"/>
              <w:right w:w="15" w:type="dxa"/>
            </w:tcMar>
            <w:hideMark/>
            <w:tcPrChange w:id="3322" w:author="Xin Li" w:date="2026-08-22T07:59:00Z" w16du:dateUtc="2026-08-21T23:59:00Z">
              <w:tcPr>
                <w:tcW w:w="0" w:type="auto"/>
                <w:tcBorders>
                  <w:top w:val="nil"/>
                  <w:left w:val="nil"/>
                  <w:bottom w:val="single" w:sz="4" w:space="0" w:color="auto"/>
                  <w:right w:val="nil"/>
                </w:tcBorders>
                <w:noWrap/>
                <w:tcMar>
                  <w:top w:w="15" w:type="dxa"/>
                  <w:left w:w="15" w:type="dxa"/>
                  <w:bottom w:w="0" w:type="dxa"/>
                  <w:right w:w="15" w:type="dxa"/>
                </w:tcMar>
                <w:hideMark/>
              </w:tcPr>
            </w:tcPrChange>
          </w:tcPr>
          <w:p w14:paraId="25488F01" w14:textId="64E31F3D" w:rsidR="00F045BB" w:rsidRPr="00015210" w:rsidDel="00065266" w:rsidRDefault="00F045BB">
            <w:pPr>
              <w:rPr>
                <w:del w:id="3323" w:author="Xin Li" w:date="2026-08-22T14:34:00Z" w16du:dateUtc="2026-08-22T06:34:00Z"/>
                <w:rFonts w:ascii="Georgia" w:hAnsi="Georgia"/>
                <w:color w:val="000000"/>
                <w:sz w:val="20"/>
                <w:szCs w:val="20"/>
              </w:rPr>
            </w:pPr>
            <w:del w:id="3324" w:author="Xin Li" w:date="2026-08-22T14:34:00Z" w16du:dateUtc="2026-08-22T06:34:00Z">
              <w:r w:rsidRPr="00015210" w:rsidDel="00065266">
                <w:rPr>
                  <w:rFonts w:ascii="Georgia" w:hAnsi="Georgia"/>
                  <w:color w:val="000000"/>
                  <w:sz w:val="20"/>
                  <w:szCs w:val="20"/>
                </w:rPr>
                <w:delText> </w:delText>
              </w:r>
            </w:del>
          </w:p>
        </w:tc>
        <w:tc>
          <w:tcPr>
            <w:tcW w:w="0" w:type="auto"/>
            <w:tcBorders>
              <w:top w:val="nil"/>
              <w:left w:val="nil"/>
              <w:bottom w:val="single" w:sz="4" w:space="0" w:color="auto"/>
              <w:right w:val="nil"/>
            </w:tcBorders>
            <w:noWrap/>
            <w:tcMar>
              <w:top w:w="15" w:type="dxa"/>
              <w:left w:w="15" w:type="dxa"/>
              <w:bottom w:w="0" w:type="dxa"/>
              <w:right w:w="15" w:type="dxa"/>
            </w:tcMar>
            <w:hideMark/>
            <w:tcPrChange w:id="3325" w:author="Xin Li" w:date="2026-08-22T07:59:00Z" w16du:dateUtc="2026-08-21T23:59:00Z">
              <w:tcPr>
                <w:tcW w:w="0" w:type="auto"/>
                <w:tcBorders>
                  <w:top w:val="nil"/>
                  <w:left w:val="nil"/>
                  <w:bottom w:val="single" w:sz="4" w:space="0" w:color="auto"/>
                  <w:right w:val="nil"/>
                </w:tcBorders>
                <w:noWrap/>
                <w:tcMar>
                  <w:top w:w="15" w:type="dxa"/>
                  <w:left w:w="15" w:type="dxa"/>
                  <w:bottom w:w="0" w:type="dxa"/>
                  <w:right w:w="15" w:type="dxa"/>
                </w:tcMar>
                <w:hideMark/>
              </w:tcPr>
            </w:tcPrChange>
          </w:tcPr>
          <w:p w14:paraId="6BA2D5AE" w14:textId="3F809A4C" w:rsidR="00F045BB" w:rsidRPr="00015210" w:rsidDel="00065266" w:rsidRDefault="00F045BB">
            <w:pPr>
              <w:jc w:val="center"/>
              <w:rPr>
                <w:del w:id="3326" w:author="Xin Li" w:date="2026-08-22T14:34:00Z" w16du:dateUtc="2026-08-22T06:34:00Z"/>
                <w:color w:val="000000"/>
                <w:sz w:val="20"/>
                <w:szCs w:val="20"/>
              </w:rPr>
            </w:pPr>
            <w:del w:id="3327" w:author="Xin Li" w:date="2026-08-22T14:34:00Z" w16du:dateUtc="2026-08-22T06:34:00Z">
              <w:r w:rsidRPr="00015210" w:rsidDel="00065266">
                <w:rPr>
                  <w:color w:val="000000"/>
                  <w:sz w:val="20"/>
                  <w:szCs w:val="20"/>
                </w:rPr>
                <w:delText>-5788.577</w:delText>
              </w:r>
            </w:del>
          </w:p>
        </w:tc>
      </w:tr>
    </w:tbl>
    <w:p w14:paraId="35F16DD8" w14:textId="390100F0" w:rsidR="00C816AB" w:rsidRPr="00015210" w:rsidDel="00065266" w:rsidRDefault="00F045BB" w:rsidP="00374352">
      <w:pPr>
        <w:pStyle w:val="Notes"/>
        <w:rPr>
          <w:del w:id="3328" w:author="Xin Li" w:date="2026-08-22T14:34:00Z" w16du:dateUtc="2026-08-22T06:34:00Z"/>
        </w:rPr>
      </w:pPr>
      <w:del w:id="3329" w:author="Xin Li" w:date="2026-08-22T14:34:00Z" w16du:dateUtc="2026-08-22T06:34:00Z">
        <w:r w:rsidRPr="00015210" w:rsidDel="00065266">
          <w:rPr>
            <w:i/>
            <w:iCs/>
          </w:rPr>
          <w:delText xml:space="preserve"> </w:delText>
        </w:r>
        <w:r w:rsidR="00374352" w:rsidRPr="00015210" w:rsidDel="00065266">
          <w:rPr>
            <w:i/>
            <w:iCs/>
          </w:rPr>
          <w:delText>Notes.</w:delText>
        </w:r>
        <w:r w:rsidR="00374352" w:rsidRPr="00015210" w:rsidDel="00065266">
          <w:delText xml:space="preserve"> Standard errors in parentheses. </w:delText>
        </w:r>
        <w:r w:rsidR="00374352" w:rsidRPr="00015210" w:rsidDel="00065266">
          <w:rPr>
            <w:rFonts w:ascii="Courier New" w:hAnsi="Courier New" w:cs="Courier New"/>
          </w:rPr>
          <w:delText>.</w:delText>
        </w:r>
        <w:r w:rsidR="00374352" w:rsidRPr="00015210" w:rsidDel="00065266">
          <w:delText xml:space="preserve"> p&lt;0.1, </w:delText>
        </w:r>
        <w:r w:rsidR="00374352" w:rsidRPr="00015210" w:rsidDel="00065266">
          <w:rPr>
            <w:rFonts w:ascii="Courier New" w:hAnsi="Courier New" w:cs="Courier New"/>
          </w:rPr>
          <w:delText>*</w:delText>
        </w:r>
        <w:r w:rsidR="00374352" w:rsidRPr="00015210" w:rsidDel="00065266">
          <w:delText xml:space="preserve"> p&lt;0.05, </w:delText>
        </w:r>
        <w:r w:rsidR="00374352" w:rsidRPr="00015210" w:rsidDel="00065266">
          <w:rPr>
            <w:rFonts w:ascii="Courier New" w:hAnsi="Courier New" w:cs="Courier New"/>
          </w:rPr>
          <w:delText>**</w:delText>
        </w:r>
        <w:r w:rsidR="00374352" w:rsidRPr="00015210" w:rsidDel="00065266">
          <w:delText xml:space="preserve"> p&lt;0.01, </w:delText>
        </w:r>
        <w:r w:rsidR="00374352" w:rsidRPr="00015210" w:rsidDel="00065266">
          <w:rPr>
            <w:rFonts w:ascii="Courier New" w:hAnsi="Courier New" w:cs="Courier New"/>
          </w:rPr>
          <w:delText>***</w:delText>
        </w:r>
        <w:r w:rsidR="00374352" w:rsidRPr="00015210" w:rsidDel="00065266">
          <w:delText xml:space="preserve"> p&lt;0.001.</w:delText>
        </w:r>
      </w:del>
    </w:p>
    <w:p w14:paraId="0A0FD236" w14:textId="372FE850" w:rsidR="00C816AB" w:rsidRPr="00015210" w:rsidRDefault="00C816AB" w:rsidP="000E4EEB">
      <w:pPr>
        <w:pStyle w:val="Heading3"/>
      </w:pPr>
      <w:r w:rsidRPr="00015210">
        <w:t>Alternative Time Frames</w:t>
      </w:r>
    </w:p>
    <w:p w14:paraId="3530F789" w14:textId="19C0A174" w:rsidR="00374352" w:rsidRPr="00015210" w:rsidRDefault="00C816AB" w:rsidP="00374352">
      <w:pPr>
        <w:pStyle w:val="Paragraph0"/>
        <w:rPr>
          <w:color w:val="000000"/>
        </w:rPr>
      </w:pPr>
      <w:r w:rsidRPr="00015210">
        <w:t xml:space="preserve">Table </w:t>
      </w:r>
      <w:del w:id="3330" w:author="Xin Li" w:date="2026-08-22T13:41:00Z" w16du:dateUtc="2026-08-22T05:41:00Z">
        <w:r w:rsidR="004D1041" w:rsidRPr="00015210" w:rsidDel="00745A6A">
          <w:delText>9</w:delText>
        </w:r>
        <w:r w:rsidRPr="00015210" w:rsidDel="00745A6A">
          <w:delText xml:space="preserve"> </w:delText>
        </w:r>
      </w:del>
      <w:r w:rsidR="00144EC0">
        <w:t>6</w:t>
      </w:r>
      <w:ins w:id="3331" w:author="Xin Li" w:date="2026-08-22T13:41:00Z" w16du:dateUtc="2026-08-22T05:41:00Z">
        <w:r w:rsidR="00745A6A" w:rsidRPr="00015210">
          <w:t xml:space="preserve"> </w:t>
        </w:r>
      </w:ins>
      <w:r w:rsidRPr="00015210">
        <w:t>examines robustness to alternative time frames. Columns 1-</w:t>
      </w:r>
      <w:ins w:id="3332" w:author="Xin Li" w:date="2026-08-22T15:59:00Z" w16du:dateUtc="2026-08-22T07:59:00Z">
        <w:r w:rsidR="00DF063F">
          <w:t>3</w:t>
        </w:r>
      </w:ins>
      <w:del w:id="3333" w:author="Xin Li" w:date="2026-08-22T15:59:00Z" w16du:dateUtc="2026-08-22T07:59:00Z">
        <w:r w:rsidRPr="00015210" w:rsidDel="00DF063F">
          <w:delText>4</w:delText>
        </w:r>
      </w:del>
      <w:r w:rsidRPr="00015210">
        <w:t xml:space="preserve"> vary the window for counting human answers from</w:t>
      </w:r>
      <w:r w:rsidR="00DF063F">
        <w:t xml:space="preserve"> </w:t>
      </w:r>
      <w:ins w:id="3334" w:author="Xin Li" w:date="2026-08-22T15:57:00Z" w16du:dateUtc="2026-08-22T07:57:00Z">
        <w:r w:rsidR="00DF063F">
          <w:t>7 days in the main model to 3</w:t>
        </w:r>
      </w:ins>
      <w:ins w:id="3335" w:author="Xin Li" w:date="2026-08-22T15:58:00Z" w16du:dateUtc="2026-08-22T07:58:00Z">
        <w:r w:rsidR="00DF063F">
          <w:t xml:space="preserve"> days</w:t>
        </w:r>
      </w:ins>
      <w:ins w:id="3336" w:author="Xin Li" w:date="2026-08-22T15:57:00Z" w16du:dateUtc="2026-08-22T07:57:00Z">
        <w:r w:rsidR="00DF063F">
          <w:t>, 14</w:t>
        </w:r>
      </w:ins>
      <w:ins w:id="3337" w:author="Xin Li" w:date="2026-08-22T15:58:00Z" w16du:dateUtc="2026-08-22T07:58:00Z">
        <w:r w:rsidR="00DF063F">
          <w:t xml:space="preserve"> days</w:t>
        </w:r>
      </w:ins>
      <w:ins w:id="3338" w:author="Xin Li" w:date="2026-08-22T15:57:00Z" w16du:dateUtc="2026-08-22T07:57:00Z">
        <w:r w:rsidR="00DF063F">
          <w:t xml:space="preserve">, </w:t>
        </w:r>
      </w:ins>
      <w:ins w:id="3339" w:author="Xin Li" w:date="2026-08-22T15:58:00Z" w16du:dateUtc="2026-08-22T07:58:00Z">
        <w:r w:rsidR="00DF063F">
          <w:t>and</w:t>
        </w:r>
      </w:ins>
      <w:r w:rsidRPr="00015210">
        <w:t xml:space="preserve"> the full observation period </w:t>
      </w:r>
      <w:del w:id="3340" w:author="Xin Li" w:date="2026-08-22T15:58:00Z" w16du:dateUtc="2026-08-22T07:58:00Z">
        <w:r w:rsidRPr="00015210" w:rsidDel="00DF063F">
          <w:delText xml:space="preserve">to 3, 7, and 14 days </w:delText>
        </w:r>
      </w:del>
      <w:r w:rsidRPr="00015210">
        <w:t xml:space="preserve">after question posting. </w:t>
      </w:r>
      <w:r w:rsidR="00374352" w:rsidRPr="00015210">
        <w:rPr>
          <w:color w:val="000000"/>
        </w:rPr>
        <w:t xml:space="preserve">The results are consistent across windows. The </w:t>
      </w:r>
      <w:r w:rsidR="008A6F83" w:rsidRPr="00015210">
        <w:rPr>
          <w:color w:val="000000"/>
        </w:rPr>
        <w:t xml:space="preserve">AI label effect </w:t>
      </w:r>
      <w:r w:rsidR="00374352" w:rsidRPr="00015210">
        <w:rPr>
          <w:color w:val="000000"/>
        </w:rPr>
        <w:t xml:space="preserve">is positive and significant, and the interaction with answer length is negative and significant </w:t>
      </w:r>
      <w:r w:rsidR="008A6F83" w:rsidRPr="00015210">
        <w:rPr>
          <w:color w:val="000000"/>
        </w:rPr>
        <w:t>in all columns</w:t>
      </w:r>
      <w:r w:rsidR="00374352" w:rsidRPr="00015210">
        <w:rPr>
          <w:color w:val="000000"/>
        </w:rPr>
        <w:t xml:space="preserve">. The interaction with answer quality is not significant throughout. </w:t>
      </w:r>
    </w:p>
    <w:p w14:paraId="5A517833" w14:textId="0D7AE002" w:rsidR="00D63883" w:rsidRPr="00015210" w:rsidRDefault="00C816AB" w:rsidP="00D63883">
      <w:pPr>
        <w:pStyle w:val="Paragraph0"/>
      </w:pPr>
      <w:bookmarkStart w:id="3341" w:name="OLE_LINK19"/>
      <w:r w:rsidRPr="00015210">
        <w:t xml:space="preserve">Columns </w:t>
      </w:r>
      <w:ins w:id="3342" w:author="Xin Li" w:date="2026-08-22T15:59:00Z" w16du:dateUtc="2026-08-22T07:59:00Z">
        <w:r w:rsidR="00DF063F">
          <w:t>4</w:t>
        </w:r>
      </w:ins>
      <w:del w:id="3343" w:author="Xin Li" w:date="2026-08-22T15:59:00Z" w16du:dateUtc="2026-08-22T07:59:00Z">
        <w:r w:rsidRPr="00015210" w:rsidDel="00DF063F">
          <w:delText>5</w:delText>
        </w:r>
      </w:del>
      <w:r w:rsidRPr="00015210">
        <w:t>-</w:t>
      </w:r>
      <w:ins w:id="3344" w:author="Xin Li" w:date="2026-08-22T15:59:00Z" w16du:dateUtc="2026-08-22T07:59:00Z">
        <w:r w:rsidR="00DF063F">
          <w:t>6</w:t>
        </w:r>
      </w:ins>
      <w:del w:id="3345" w:author="Xin Li" w:date="2026-08-22T15:59:00Z" w16du:dateUtc="2026-08-22T07:59:00Z">
        <w:r w:rsidRPr="00015210" w:rsidDel="00DF063F">
          <w:delText>7</w:delText>
        </w:r>
      </w:del>
      <w:r w:rsidRPr="00015210">
        <w:t xml:space="preserve"> restrict the sample to questions posted within the first 30, 60, and 90 days after the experiment began. Statistical power considerations are critical for interpreting these results. Our main dependent variable (number of human answers</w:t>
      </w:r>
      <w:r w:rsidR="00647569" w:rsidRPr="00015210">
        <w:t xml:space="preserve"> within 7 days</w:t>
      </w:r>
      <w:r w:rsidRPr="00015210">
        <w:t xml:space="preserve">) has a mean of 1.136 (SD: 1.093) in the treatment group and 1.305 (SD: 1.172) in the control group. </w:t>
      </w:r>
      <w:r w:rsidR="00D63883" w:rsidRPr="00015210">
        <w:t>Detecting the observed length slope of -0.040 with 80% power and α = 0.05 requires approximately 14,764 questions for a simple t-test. Even our regression specification includes a rich set of controls that absorb a substantial portion of residual outcome variance, which increases the precision of coefficient estimates, samples that are too small remain insufficient for reliable inference.</w:t>
      </w:r>
    </w:p>
    <w:p w14:paraId="4A052D97" w14:textId="0F36EF17" w:rsidR="00C816AB" w:rsidRPr="00015210" w:rsidRDefault="00C816AB" w:rsidP="00D63883">
      <w:pPr>
        <w:pStyle w:val="Paragraph0"/>
      </w:pPr>
      <w:r w:rsidRPr="00015210">
        <w:t xml:space="preserve">The 30-day window (Column </w:t>
      </w:r>
      <w:ins w:id="3346" w:author="Xin Li" w:date="2026-08-22T16:00:00Z" w16du:dateUtc="2026-08-22T08:00:00Z">
        <w:r w:rsidR="00DF063F">
          <w:t>4</w:t>
        </w:r>
      </w:ins>
      <w:del w:id="3347" w:author="Xin Li" w:date="2026-08-22T16:00:00Z" w16du:dateUtc="2026-08-22T08:00:00Z">
        <w:r w:rsidRPr="00015210" w:rsidDel="00DF063F">
          <w:delText>5</w:delText>
        </w:r>
      </w:del>
      <w:r w:rsidRPr="00015210">
        <w:t>, N=83</w:t>
      </w:r>
      <w:r w:rsidR="00940A64" w:rsidRPr="00015210">
        <w:t>7</w:t>
      </w:r>
      <w:r w:rsidRPr="00015210">
        <w:t>) produces an insignificant coefficient (-0.0</w:t>
      </w:r>
      <w:r w:rsidR="00374352" w:rsidRPr="00015210">
        <w:t>4</w:t>
      </w:r>
      <w:r w:rsidR="00940A64" w:rsidRPr="00015210">
        <w:t>1</w:t>
      </w:r>
      <w:r w:rsidRPr="00015210">
        <w:t xml:space="preserve">, p </w:t>
      </w:r>
      <w:r w:rsidR="00940A64" w:rsidRPr="00015210">
        <w:t>&lt;</w:t>
      </w:r>
      <w:r w:rsidRPr="00015210">
        <w:t xml:space="preserve"> 0.10), which is likely due to insufficient statistical power. The 60-day and 90-day windows (Columns </w:t>
      </w:r>
      <w:ins w:id="3348" w:author="Xin Li" w:date="2026-08-22T16:00:00Z" w16du:dateUtc="2026-08-22T08:00:00Z">
        <w:r w:rsidR="00DF063F">
          <w:t>5-</w:t>
        </w:r>
      </w:ins>
      <w:r w:rsidRPr="00015210">
        <w:t>6</w:t>
      </w:r>
      <w:del w:id="3349" w:author="Xin Li" w:date="2026-08-22T16:00:00Z" w16du:dateUtc="2026-08-22T08:00:00Z">
        <w:r w:rsidRPr="00015210" w:rsidDel="00DF063F">
          <w:delText>-7</w:delText>
        </w:r>
      </w:del>
      <w:r w:rsidRPr="00015210">
        <w:t>, N=1,60</w:t>
      </w:r>
      <w:r w:rsidR="00940A64" w:rsidRPr="00015210">
        <w:t>6</w:t>
      </w:r>
      <w:r w:rsidRPr="00015210">
        <w:t xml:space="preserve"> and 2,41</w:t>
      </w:r>
      <w:r w:rsidR="00940A64" w:rsidRPr="00015210">
        <w:t>2</w:t>
      </w:r>
      <w:r w:rsidRPr="00015210">
        <w:t xml:space="preserve">) provide adequate samples and reveal significant negative </w:t>
      </w:r>
      <w:r w:rsidRPr="00015210">
        <w:lastRenderedPageBreak/>
        <w:t>effects (-0.0</w:t>
      </w:r>
      <w:r w:rsidR="00374352" w:rsidRPr="00015210">
        <w:t>50 and -0.04</w:t>
      </w:r>
      <w:r w:rsidR="00940A64" w:rsidRPr="00015210">
        <w:t>4</w:t>
      </w:r>
      <w:r w:rsidR="00374352" w:rsidRPr="00015210">
        <w:t>,</w:t>
      </w:r>
      <w:r w:rsidRPr="00015210">
        <w:t xml:space="preserve"> p &lt; 0.01).</w:t>
      </w:r>
    </w:p>
    <w:p w14:paraId="75E5356E" w14:textId="38D3EA0E" w:rsidR="00F045BB" w:rsidRPr="00015210" w:rsidRDefault="00C816AB">
      <w:pPr>
        <w:pStyle w:val="TableFiguretitle"/>
        <w:keepNext/>
        <w:pPrChange w:id="3350" w:author="Xin Li" w:date="2026-08-22T15:59:00Z" w16du:dateUtc="2026-08-22T07:59:00Z">
          <w:pPr>
            <w:pStyle w:val="TableFiguretitle"/>
          </w:pPr>
        </w:pPrChange>
      </w:pPr>
      <w:bookmarkStart w:id="3351" w:name="_Ref210248973"/>
      <w:r w:rsidRPr="00015210">
        <w:t xml:space="preserve">Table </w:t>
      </w:r>
      <w:bookmarkEnd w:id="3351"/>
      <w:del w:id="3352" w:author="Xin Li" w:date="2026-08-22T13:42:00Z" w16du:dateUtc="2026-08-22T05:42:00Z">
        <w:r w:rsidR="004D1041" w:rsidRPr="00015210" w:rsidDel="00745A6A">
          <w:delText>9</w:delText>
        </w:r>
      </w:del>
      <w:r w:rsidR="00144EC0">
        <w:t>6</w:t>
      </w:r>
      <w:r w:rsidRPr="00015210">
        <w:t>. Robustness checks: alternative time frame used in analyses</w:t>
      </w:r>
    </w:p>
    <w:tbl>
      <w:tblPr>
        <w:tblW w:w="0" w:type="auto"/>
        <w:jc w:val="center"/>
        <w:tblCellMar>
          <w:left w:w="0" w:type="dxa"/>
          <w:right w:w="0" w:type="dxa"/>
        </w:tblCellMar>
        <w:tblLook w:val="04A0" w:firstRow="1" w:lastRow="0" w:firstColumn="1" w:lastColumn="0" w:noHBand="0" w:noVBand="1"/>
        <w:tblPrChange w:id="3353" w:author="Xin Li" w:date="2026-08-22T15:58:00Z" w16du:dateUtc="2026-08-22T07:58:00Z">
          <w:tblPr>
            <w:tblW w:w="0" w:type="auto"/>
            <w:jc w:val="center"/>
            <w:tblCellMar>
              <w:left w:w="0" w:type="dxa"/>
              <w:right w:w="0" w:type="dxa"/>
            </w:tblCellMar>
            <w:tblLook w:val="04A0" w:firstRow="1" w:lastRow="0" w:firstColumn="1" w:lastColumn="0" w:noHBand="0" w:noVBand="1"/>
          </w:tblPr>
        </w:tblPrChange>
      </w:tblPr>
      <w:tblGrid>
        <w:gridCol w:w="1564"/>
        <w:gridCol w:w="895"/>
        <w:gridCol w:w="1015"/>
        <w:gridCol w:w="1015"/>
        <w:gridCol w:w="1264"/>
        <w:gridCol w:w="1264"/>
        <w:gridCol w:w="1264"/>
        <w:tblGridChange w:id="3354">
          <w:tblGrid>
            <w:gridCol w:w="1564"/>
            <w:gridCol w:w="895"/>
            <w:gridCol w:w="1015"/>
            <w:gridCol w:w="1015"/>
            <w:gridCol w:w="1264"/>
            <w:gridCol w:w="1264"/>
            <w:gridCol w:w="1264"/>
          </w:tblGrid>
        </w:tblGridChange>
      </w:tblGrid>
      <w:tr w:rsidR="00DB0101" w:rsidRPr="00015210" w14:paraId="046CA110" w14:textId="77777777" w:rsidTr="00DF063F">
        <w:trPr>
          <w:cantSplit/>
          <w:jc w:val="center"/>
          <w:trPrChange w:id="3355" w:author="Xin Li" w:date="2026-08-22T15:58:00Z" w16du:dateUtc="2026-08-22T07:58:00Z">
            <w:trPr>
              <w:jc w:val="center"/>
            </w:trPr>
          </w:trPrChange>
        </w:trPr>
        <w:tc>
          <w:tcPr>
            <w:tcW w:w="0" w:type="auto"/>
            <w:vMerge w:val="restart"/>
            <w:tcBorders>
              <w:top w:val="single" w:sz="4" w:space="0" w:color="auto"/>
              <w:left w:val="nil"/>
              <w:bottom w:val="nil"/>
              <w:right w:val="nil"/>
            </w:tcBorders>
            <w:noWrap/>
            <w:tcMar>
              <w:top w:w="15" w:type="dxa"/>
              <w:left w:w="15" w:type="dxa"/>
              <w:bottom w:w="0" w:type="dxa"/>
              <w:right w:w="15" w:type="dxa"/>
            </w:tcMar>
            <w:vAlign w:val="center"/>
            <w:hideMark/>
            <w:tcPrChange w:id="3356" w:author="Xin Li" w:date="2026-08-22T15:58:00Z" w16du:dateUtc="2026-08-22T07:58:00Z">
              <w:tcPr>
                <w:tcW w:w="0" w:type="auto"/>
                <w:vMerge w:val="restart"/>
                <w:tcBorders>
                  <w:top w:val="single" w:sz="4" w:space="0" w:color="auto"/>
                  <w:left w:val="nil"/>
                  <w:bottom w:val="nil"/>
                  <w:right w:val="nil"/>
                </w:tcBorders>
                <w:noWrap/>
                <w:tcMar>
                  <w:top w:w="15" w:type="dxa"/>
                  <w:left w:w="15" w:type="dxa"/>
                  <w:bottom w:w="0" w:type="dxa"/>
                  <w:right w:w="15" w:type="dxa"/>
                </w:tcMar>
                <w:vAlign w:val="center"/>
                <w:hideMark/>
              </w:tcPr>
            </w:tcPrChange>
          </w:tcPr>
          <w:p w14:paraId="13E657B7" w14:textId="77777777" w:rsidR="00DB0101" w:rsidRPr="00015210" w:rsidRDefault="00DB0101">
            <w:pPr>
              <w:jc w:val="center"/>
              <w:rPr>
                <w:color w:val="000000"/>
                <w:sz w:val="20"/>
                <w:szCs w:val="20"/>
              </w:rPr>
            </w:pPr>
            <w:r w:rsidRPr="00015210">
              <w:rPr>
                <w:color w:val="000000"/>
                <w:sz w:val="20"/>
                <w:szCs w:val="20"/>
              </w:rPr>
              <w:t> </w:t>
            </w:r>
          </w:p>
        </w:tc>
        <w:tc>
          <w:tcPr>
            <w:tcW w:w="0" w:type="auto"/>
            <w:tcBorders>
              <w:top w:val="single" w:sz="4" w:space="0" w:color="auto"/>
              <w:left w:val="nil"/>
              <w:right w:val="nil"/>
            </w:tcBorders>
            <w:noWrap/>
            <w:tcMar>
              <w:top w:w="15" w:type="dxa"/>
              <w:left w:w="15" w:type="dxa"/>
              <w:bottom w:w="0" w:type="dxa"/>
              <w:right w:w="15" w:type="dxa"/>
            </w:tcMar>
            <w:vAlign w:val="center"/>
            <w:hideMark/>
            <w:tcPrChange w:id="3357" w:author="Xin Li" w:date="2026-08-22T15:58:00Z" w16du:dateUtc="2026-08-22T07:58:00Z">
              <w:tcPr>
                <w:tcW w:w="0" w:type="auto"/>
                <w:tcBorders>
                  <w:top w:val="single" w:sz="4" w:space="0" w:color="auto"/>
                  <w:left w:val="nil"/>
                  <w:right w:val="nil"/>
                </w:tcBorders>
                <w:noWrap/>
                <w:tcMar>
                  <w:top w:w="15" w:type="dxa"/>
                  <w:left w:w="15" w:type="dxa"/>
                  <w:bottom w:w="0" w:type="dxa"/>
                  <w:right w:w="15" w:type="dxa"/>
                </w:tcMar>
                <w:vAlign w:val="center"/>
                <w:hideMark/>
              </w:tcPr>
            </w:tcPrChange>
          </w:tcPr>
          <w:p w14:paraId="079BD657" w14:textId="5C814BDA" w:rsidR="00DB0101" w:rsidRPr="00015210" w:rsidRDefault="00DB0101">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Change w:id="3358" w:author="Xin Li" w:date="2026-08-22T15:58:00Z" w16du:dateUtc="2026-08-22T07:58:00Z">
              <w:tcPr>
                <w:tcW w:w="0" w:type="auto"/>
                <w:tcBorders>
                  <w:top w:val="single" w:sz="4" w:space="0" w:color="auto"/>
                  <w:left w:val="nil"/>
                  <w:right w:val="nil"/>
                </w:tcBorders>
                <w:noWrap/>
                <w:tcMar>
                  <w:top w:w="15" w:type="dxa"/>
                  <w:left w:w="15" w:type="dxa"/>
                  <w:bottom w:w="0" w:type="dxa"/>
                  <w:right w:w="15" w:type="dxa"/>
                </w:tcMar>
                <w:vAlign w:val="center"/>
                <w:hideMark/>
              </w:tcPr>
            </w:tcPrChange>
          </w:tcPr>
          <w:p w14:paraId="007A7385" w14:textId="0371BEB9" w:rsidR="00DB0101" w:rsidRPr="00015210" w:rsidRDefault="00DB0101">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Change w:id="3359" w:author="Xin Li" w:date="2026-08-22T15:58:00Z" w16du:dateUtc="2026-08-22T07:58:00Z">
              <w:tcPr>
                <w:tcW w:w="0" w:type="auto"/>
                <w:tcBorders>
                  <w:top w:val="single" w:sz="4" w:space="0" w:color="auto"/>
                  <w:left w:val="nil"/>
                  <w:right w:val="nil"/>
                </w:tcBorders>
                <w:noWrap/>
                <w:tcMar>
                  <w:top w:w="15" w:type="dxa"/>
                  <w:left w:w="15" w:type="dxa"/>
                  <w:bottom w:w="0" w:type="dxa"/>
                  <w:right w:w="15" w:type="dxa"/>
                </w:tcMar>
                <w:vAlign w:val="center"/>
                <w:hideMark/>
              </w:tcPr>
            </w:tcPrChange>
          </w:tcPr>
          <w:p w14:paraId="74AE535C" w14:textId="1921DE61"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3</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Change w:id="3360" w:author="Xin Li" w:date="2026-08-22T15:58:00Z" w16du:dateUtc="2026-08-22T07:58:00Z">
              <w:tcPr>
                <w:tcW w:w="0" w:type="auto"/>
                <w:tcBorders>
                  <w:top w:val="single" w:sz="4" w:space="0" w:color="auto"/>
                  <w:left w:val="nil"/>
                  <w:right w:val="nil"/>
                </w:tcBorders>
                <w:noWrap/>
                <w:tcMar>
                  <w:top w:w="15" w:type="dxa"/>
                  <w:left w:w="15" w:type="dxa"/>
                  <w:bottom w:w="0" w:type="dxa"/>
                  <w:right w:w="15" w:type="dxa"/>
                </w:tcMar>
                <w:vAlign w:val="center"/>
                <w:hideMark/>
              </w:tcPr>
            </w:tcPrChange>
          </w:tcPr>
          <w:p w14:paraId="5EC0EA68" w14:textId="433FD588"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4</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Change w:id="3361" w:author="Xin Li" w:date="2026-08-22T15:58:00Z" w16du:dateUtc="2026-08-22T07:58:00Z">
              <w:tcPr>
                <w:tcW w:w="0" w:type="auto"/>
                <w:tcBorders>
                  <w:top w:val="single" w:sz="4" w:space="0" w:color="auto"/>
                  <w:left w:val="nil"/>
                  <w:right w:val="nil"/>
                </w:tcBorders>
                <w:noWrap/>
                <w:tcMar>
                  <w:top w:w="15" w:type="dxa"/>
                  <w:left w:w="15" w:type="dxa"/>
                  <w:bottom w:w="0" w:type="dxa"/>
                  <w:right w:w="15" w:type="dxa"/>
                </w:tcMar>
                <w:vAlign w:val="center"/>
                <w:hideMark/>
              </w:tcPr>
            </w:tcPrChange>
          </w:tcPr>
          <w:p w14:paraId="29ED7212" w14:textId="51C6972B"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5</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Change w:id="3362" w:author="Xin Li" w:date="2026-08-22T15:58:00Z" w16du:dateUtc="2026-08-22T07:58:00Z">
              <w:tcPr>
                <w:tcW w:w="0" w:type="auto"/>
                <w:tcBorders>
                  <w:top w:val="single" w:sz="4" w:space="0" w:color="auto"/>
                  <w:left w:val="nil"/>
                  <w:right w:val="nil"/>
                </w:tcBorders>
                <w:noWrap/>
                <w:tcMar>
                  <w:top w:w="15" w:type="dxa"/>
                  <w:left w:w="15" w:type="dxa"/>
                  <w:bottom w:w="0" w:type="dxa"/>
                  <w:right w:w="15" w:type="dxa"/>
                </w:tcMar>
                <w:vAlign w:val="center"/>
                <w:hideMark/>
              </w:tcPr>
            </w:tcPrChange>
          </w:tcPr>
          <w:p w14:paraId="153DF1A9" w14:textId="3BF6F2D2"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6</w:t>
            </w:r>
            <w:r w:rsidRPr="00015210">
              <w:rPr>
                <w:color w:val="000000"/>
                <w:sz w:val="20"/>
                <w:szCs w:val="20"/>
              </w:rPr>
              <w:t>)</w:t>
            </w:r>
          </w:p>
        </w:tc>
      </w:tr>
      <w:tr w:rsidR="00DB0101" w:rsidRPr="00015210" w14:paraId="19589DFD" w14:textId="77777777" w:rsidTr="00DF063F">
        <w:trPr>
          <w:cantSplit/>
          <w:trHeight w:val="475"/>
          <w:jc w:val="center"/>
          <w:trPrChange w:id="3363" w:author="Xin Li" w:date="2026-08-22T15:58:00Z" w16du:dateUtc="2026-08-22T07:58:00Z">
            <w:trPr>
              <w:trHeight w:val="475"/>
              <w:jc w:val="center"/>
            </w:trPr>
          </w:trPrChange>
        </w:trPr>
        <w:tc>
          <w:tcPr>
            <w:tcW w:w="0" w:type="auto"/>
            <w:vMerge/>
            <w:tcBorders>
              <w:top w:val="single" w:sz="4" w:space="0" w:color="auto"/>
              <w:left w:val="nil"/>
              <w:bottom w:val="nil"/>
              <w:right w:val="nil"/>
            </w:tcBorders>
            <w:vAlign w:val="center"/>
            <w:hideMark/>
            <w:tcPrChange w:id="3364" w:author="Xin Li" w:date="2026-08-22T15:58:00Z" w16du:dateUtc="2026-08-22T07:58:00Z">
              <w:tcPr>
                <w:tcW w:w="0" w:type="auto"/>
                <w:vMerge/>
                <w:tcBorders>
                  <w:top w:val="single" w:sz="4" w:space="0" w:color="auto"/>
                  <w:left w:val="nil"/>
                  <w:bottom w:val="nil"/>
                  <w:right w:val="nil"/>
                </w:tcBorders>
                <w:vAlign w:val="center"/>
                <w:hideMark/>
              </w:tcPr>
            </w:tcPrChange>
          </w:tcPr>
          <w:p w14:paraId="566B8CEC" w14:textId="77777777" w:rsidR="00DB0101" w:rsidRPr="00015210" w:rsidRDefault="00DB0101">
            <w:pPr>
              <w:rPr>
                <w:color w:val="000000"/>
                <w:sz w:val="20"/>
                <w:szCs w:val="20"/>
              </w:rPr>
            </w:pPr>
          </w:p>
        </w:tc>
        <w:tc>
          <w:tcPr>
            <w:tcW w:w="0" w:type="auto"/>
            <w:gridSpan w:val="3"/>
            <w:tcBorders>
              <w:top w:val="nil"/>
              <w:left w:val="nil"/>
              <w:bottom w:val="single" w:sz="4" w:space="0" w:color="auto"/>
              <w:right w:val="nil"/>
            </w:tcBorders>
            <w:tcMar>
              <w:top w:w="15" w:type="dxa"/>
              <w:left w:w="15" w:type="dxa"/>
              <w:bottom w:w="0" w:type="dxa"/>
              <w:right w:w="15" w:type="dxa"/>
            </w:tcMar>
            <w:vAlign w:val="center"/>
            <w:hideMark/>
            <w:tcPrChange w:id="3365" w:author="Xin Li" w:date="2026-08-22T15:58:00Z" w16du:dateUtc="2026-08-22T07:58:00Z">
              <w:tcPr>
                <w:tcW w:w="0" w:type="auto"/>
                <w:gridSpan w:val="3"/>
                <w:tcBorders>
                  <w:top w:val="nil"/>
                  <w:left w:val="nil"/>
                  <w:bottom w:val="single" w:sz="4" w:space="0" w:color="auto"/>
                  <w:right w:val="nil"/>
                </w:tcBorders>
                <w:tcMar>
                  <w:top w:w="15" w:type="dxa"/>
                  <w:left w:w="15" w:type="dxa"/>
                  <w:bottom w:w="0" w:type="dxa"/>
                  <w:right w:w="15" w:type="dxa"/>
                </w:tcMar>
                <w:vAlign w:val="center"/>
                <w:hideMark/>
              </w:tcPr>
            </w:tcPrChange>
          </w:tcPr>
          <w:p w14:paraId="59167AA4" w14:textId="77777777" w:rsidR="00DB0101" w:rsidRPr="00015210" w:rsidRDefault="00DB0101">
            <w:pPr>
              <w:jc w:val="center"/>
              <w:rPr>
                <w:color w:val="000000"/>
                <w:sz w:val="20"/>
                <w:szCs w:val="20"/>
              </w:rPr>
            </w:pPr>
            <w:r w:rsidRPr="00015210">
              <w:rPr>
                <w:color w:val="000000"/>
                <w:sz w:val="20"/>
                <w:szCs w:val="20"/>
              </w:rPr>
              <w:t>DV: Log(answer number in N days)</w:t>
            </w:r>
          </w:p>
        </w:tc>
        <w:tc>
          <w:tcPr>
            <w:tcW w:w="0" w:type="auto"/>
            <w:gridSpan w:val="3"/>
            <w:tcBorders>
              <w:top w:val="nil"/>
              <w:left w:val="nil"/>
              <w:bottom w:val="single" w:sz="4" w:space="0" w:color="auto"/>
              <w:right w:val="nil"/>
            </w:tcBorders>
            <w:tcMar>
              <w:top w:w="15" w:type="dxa"/>
              <w:left w:w="15" w:type="dxa"/>
              <w:bottom w:w="0" w:type="dxa"/>
              <w:right w:w="15" w:type="dxa"/>
            </w:tcMar>
            <w:vAlign w:val="center"/>
            <w:hideMark/>
            <w:tcPrChange w:id="3366" w:author="Xin Li" w:date="2026-08-22T15:58:00Z" w16du:dateUtc="2026-08-22T07:58:00Z">
              <w:tcPr>
                <w:tcW w:w="0" w:type="auto"/>
                <w:gridSpan w:val="3"/>
                <w:tcBorders>
                  <w:top w:val="nil"/>
                  <w:left w:val="nil"/>
                  <w:bottom w:val="single" w:sz="4" w:space="0" w:color="auto"/>
                  <w:right w:val="nil"/>
                </w:tcBorders>
                <w:tcMar>
                  <w:top w:w="15" w:type="dxa"/>
                  <w:left w:w="15" w:type="dxa"/>
                  <w:bottom w:w="0" w:type="dxa"/>
                  <w:right w:w="15" w:type="dxa"/>
                </w:tcMar>
                <w:vAlign w:val="center"/>
                <w:hideMark/>
              </w:tcPr>
            </w:tcPrChange>
          </w:tcPr>
          <w:p w14:paraId="4E6BD1B3" w14:textId="77777777" w:rsidR="00DB0101" w:rsidRPr="00015210" w:rsidRDefault="00DB0101">
            <w:pPr>
              <w:jc w:val="center"/>
              <w:rPr>
                <w:color w:val="000000"/>
                <w:sz w:val="20"/>
                <w:szCs w:val="20"/>
              </w:rPr>
            </w:pPr>
            <w:r w:rsidRPr="00015210">
              <w:rPr>
                <w:color w:val="000000"/>
                <w:sz w:val="20"/>
                <w:szCs w:val="20"/>
              </w:rPr>
              <w:t>DV: Log(answer number in 7 days)</w:t>
            </w:r>
          </w:p>
        </w:tc>
      </w:tr>
      <w:tr w:rsidR="00DB0101" w:rsidRPr="00015210" w14:paraId="69909D5B" w14:textId="77777777" w:rsidTr="00DF063F">
        <w:trPr>
          <w:cantSplit/>
          <w:jc w:val="center"/>
          <w:trPrChange w:id="3367" w:author="Xin Li" w:date="2026-08-22T15:58:00Z" w16du:dateUtc="2026-08-22T07:58:00Z">
            <w:trPr>
              <w:jc w:val="center"/>
            </w:trPr>
          </w:trPrChange>
        </w:trPr>
        <w:tc>
          <w:tcPr>
            <w:tcW w:w="0" w:type="auto"/>
            <w:tcBorders>
              <w:top w:val="nil"/>
              <w:left w:val="nil"/>
              <w:bottom w:val="nil"/>
              <w:right w:val="nil"/>
            </w:tcBorders>
            <w:noWrap/>
            <w:tcMar>
              <w:top w:w="15" w:type="dxa"/>
              <w:left w:w="15" w:type="dxa"/>
              <w:bottom w:w="0" w:type="dxa"/>
              <w:right w:w="15" w:type="dxa"/>
            </w:tcMar>
            <w:vAlign w:val="center"/>
            <w:tcPrChange w:id="3368"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tcPr>
            </w:tcPrChange>
          </w:tcPr>
          <w:p w14:paraId="6263C44D" w14:textId="77777777" w:rsidR="00DB0101" w:rsidRPr="00015210" w:rsidRDefault="00DB0101" w:rsidP="00DB0101">
            <w:pPr>
              <w:rPr>
                <w:i/>
                <w:iCs/>
                <w:color w:val="000000"/>
                <w:sz w:val="20"/>
                <w:szCs w:val="20"/>
              </w:rPr>
            </w:pPr>
          </w:p>
        </w:tc>
        <w:tc>
          <w:tcPr>
            <w:tcW w:w="0" w:type="auto"/>
            <w:tcBorders>
              <w:top w:val="single" w:sz="4" w:space="0" w:color="auto"/>
              <w:left w:val="nil"/>
              <w:bottom w:val="nil"/>
              <w:right w:val="nil"/>
            </w:tcBorders>
            <w:noWrap/>
            <w:tcMar>
              <w:top w:w="15" w:type="dxa"/>
              <w:left w:w="15" w:type="dxa"/>
              <w:bottom w:w="0" w:type="dxa"/>
              <w:right w:w="15" w:type="dxa"/>
            </w:tcMar>
            <w:vAlign w:val="center"/>
            <w:tcPrChange w:id="3369" w:author="Xin Li" w:date="2026-08-22T15:58:00Z" w16du:dateUtc="2026-08-22T07:58:00Z">
              <w:tcPr>
                <w:tcW w:w="0" w:type="auto"/>
                <w:tcBorders>
                  <w:top w:val="single" w:sz="4" w:space="0" w:color="auto"/>
                  <w:left w:val="nil"/>
                  <w:bottom w:val="nil"/>
                  <w:right w:val="nil"/>
                </w:tcBorders>
                <w:noWrap/>
                <w:tcMar>
                  <w:top w:w="15" w:type="dxa"/>
                  <w:left w:w="15" w:type="dxa"/>
                  <w:bottom w:w="0" w:type="dxa"/>
                  <w:right w:w="15" w:type="dxa"/>
                </w:tcMar>
                <w:vAlign w:val="center"/>
              </w:tcPr>
            </w:tcPrChange>
          </w:tcPr>
          <w:p w14:paraId="286EB7BC" w14:textId="4E15550C" w:rsidR="00DB0101" w:rsidRPr="00015210" w:rsidRDefault="00DB0101" w:rsidP="00DB0101">
            <w:pPr>
              <w:jc w:val="center"/>
              <w:rPr>
                <w:color w:val="000000"/>
                <w:sz w:val="20"/>
                <w:szCs w:val="20"/>
              </w:rPr>
            </w:pPr>
            <w:r w:rsidRPr="00015210">
              <w:rPr>
                <w:color w:val="000000"/>
                <w:sz w:val="20"/>
                <w:szCs w:val="20"/>
              </w:rPr>
              <w:t>N=3</w:t>
            </w:r>
          </w:p>
        </w:tc>
        <w:tc>
          <w:tcPr>
            <w:tcW w:w="0" w:type="auto"/>
            <w:tcBorders>
              <w:top w:val="single" w:sz="4" w:space="0" w:color="auto"/>
              <w:left w:val="nil"/>
              <w:bottom w:val="nil"/>
              <w:right w:val="nil"/>
            </w:tcBorders>
            <w:noWrap/>
            <w:tcMar>
              <w:top w:w="15" w:type="dxa"/>
              <w:left w:w="15" w:type="dxa"/>
              <w:bottom w:w="0" w:type="dxa"/>
              <w:right w:w="15" w:type="dxa"/>
            </w:tcMar>
            <w:vAlign w:val="center"/>
            <w:tcPrChange w:id="3370" w:author="Xin Li" w:date="2026-08-22T15:58:00Z" w16du:dateUtc="2026-08-22T07:58:00Z">
              <w:tcPr>
                <w:tcW w:w="0" w:type="auto"/>
                <w:tcBorders>
                  <w:top w:val="single" w:sz="4" w:space="0" w:color="auto"/>
                  <w:left w:val="nil"/>
                  <w:bottom w:val="nil"/>
                  <w:right w:val="nil"/>
                </w:tcBorders>
                <w:noWrap/>
                <w:tcMar>
                  <w:top w:w="15" w:type="dxa"/>
                  <w:left w:w="15" w:type="dxa"/>
                  <w:bottom w:w="0" w:type="dxa"/>
                  <w:right w:w="15" w:type="dxa"/>
                </w:tcMar>
                <w:vAlign w:val="center"/>
              </w:tcPr>
            </w:tcPrChange>
          </w:tcPr>
          <w:p w14:paraId="3A8B6124" w14:textId="236C98E2"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14</w:t>
            </w:r>
          </w:p>
        </w:tc>
        <w:tc>
          <w:tcPr>
            <w:tcW w:w="0" w:type="auto"/>
            <w:tcBorders>
              <w:top w:val="single" w:sz="4" w:space="0" w:color="auto"/>
              <w:left w:val="nil"/>
              <w:bottom w:val="nil"/>
              <w:right w:val="nil"/>
            </w:tcBorders>
            <w:noWrap/>
            <w:tcMar>
              <w:top w:w="15" w:type="dxa"/>
              <w:left w:w="15" w:type="dxa"/>
              <w:bottom w:w="0" w:type="dxa"/>
              <w:right w:w="15" w:type="dxa"/>
            </w:tcMar>
            <w:vAlign w:val="center"/>
            <w:tcPrChange w:id="3371" w:author="Xin Li" w:date="2026-08-22T15:58:00Z" w16du:dateUtc="2026-08-22T07:58:00Z">
              <w:tcPr>
                <w:tcW w:w="0" w:type="auto"/>
                <w:tcBorders>
                  <w:top w:val="single" w:sz="4" w:space="0" w:color="auto"/>
                  <w:left w:val="nil"/>
                  <w:bottom w:val="nil"/>
                  <w:right w:val="nil"/>
                </w:tcBorders>
                <w:noWrap/>
                <w:tcMar>
                  <w:top w:w="15" w:type="dxa"/>
                  <w:left w:w="15" w:type="dxa"/>
                  <w:bottom w:w="0" w:type="dxa"/>
                  <w:right w:w="15" w:type="dxa"/>
                </w:tcMar>
                <w:vAlign w:val="center"/>
              </w:tcPr>
            </w:tcPrChange>
          </w:tcPr>
          <w:p w14:paraId="101A849D" w14:textId="1831E2AE"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All</w:t>
            </w:r>
          </w:p>
        </w:tc>
        <w:tc>
          <w:tcPr>
            <w:tcW w:w="0" w:type="auto"/>
            <w:tcBorders>
              <w:top w:val="single" w:sz="4" w:space="0" w:color="auto"/>
              <w:left w:val="nil"/>
              <w:bottom w:val="nil"/>
              <w:right w:val="nil"/>
            </w:tcBorders>
            <w:noWrap/>
            <w:tcMar>
              <w:top w:w="15" w:type="dxa"/>
              <w:left w:w="15" w:type="dxa"/>
              <w:bottom w:w="0" w:type="dxa"/>
              <w:right w:w="15" w:type="dxa"/>
            </w:tcMar>
            <w:vAlign w:val="center"/>
            <w:tcPrChange w:id="3372" w:author="Xin Li" w:date="2026-08-22T15:58:00Z" w16du:dateUtc="2026-08-22T07:58:00Z">
              <w:tcPr>
                <w:tcW w:w="0" w:type="auto"/>
                <w:tcBorders>
                  <w:top w:val="single" w:sz="4" w:space="0" w:color="auto"/>
                  <w:left w:val="nil"/>
                  <w:bottom w:val="nil"/>
                  <w:right w:val="nil"/>
                </w:tcBorders>
                <w:noWrap/>
                <w:tcMar>
                  <w:top w:w="15" w:type="dxa"/>
                  <w:left w:w="15" w:type="dxa"/>
                  <w:bottom w:w="0" w:type="dxa"/>
                  <w:right w:w="15" w:type="dxa"/>
                </w:tcMar>
                <w:vAlign w:val="center"/>
              </w:tcPr>
            </w:tcPrChange>
          </w:tcPr>
          <w:p w14:paraId="645E290A" w14:textId="24698A88" w:rsidR="00DB0101" w:rsidRPr="00015210" w:rsidRDefault="00DB0101" w:rsidP="00DB0101">
            <w:pPr>
              <w:jc w:val="center"/>
              <w:rPr>
                <w:color w:val="000000"/>
                <w:sz w:val="20"/>
                <w:szCs w:val="20"/>
              </w:rPr>
            </w:pPr>
            <w:r w:rsidRPr="00015210">
              <w:rPr>
                <w:color w:val="000000"/>
                <w:sz w:val="20"/>
                <w:szCs w:val="20"/>
              </w:rPr>
              <w:t>30 days sample</w:t>
            </w:r>
          </w:p>
        </w:tc>
        <w:tc>
          <w:tcPr>
            <w:tcW w:w="0" w:type="auto"/>
            <w:tcBorders>
              <w:top w:val="single" w:sz="4" w:space="0" w:color="auto"/>
              <w:left w:val="nil"/>
              <w:bottom w:val="nil"/>
              <w:right w:val="nil"/>
            </w:tcBorders>
            <w:noWrap/>
            <w:tcMar>
              <w:top w:w="15" w:type="dxa"/>
              <w:left w:w="15" w:type="dxa"/>
              <w:bottom w:w="0" w:type="dxa"/>
              <w:right w:w="15" w:type="dxa"/>
            </w:tcMar>
            <w:vAlign w:val="center"/>
            <w:tcPrChange w:id="3373" w:author="Xin Li" w:date="2026-08-22T15:58:00Z" w16du:dateUtc="2026-08-22T07:58:00Z">
              <w:tcPr>
                <w:tcW w:w="0" w:type="auto"/>
                <w:tcBorders>
                  <w:top w:val="single" w:sz="4" w:space="0" w:color="auto"/>
                  <w:left w:val="nil"/>
                  <w:bottom w:val="nil"/>
                  <w:right w:val="nil"/>
                </w:tcBorders>
                <w:noWrap/>
                <w:tcMar>
                  <w:top w:w="15" w:type="dxa"/>
                  <w:left w:w="15" w:type="dxa"/>
                  <w:bottom w:w="0" w:type="dxa"/>
                  <w:right w:w="15" w:type="dxa"/>
                </w:tcMar>
                <w:vAlign w:val="center"/>
              </w:tcPr>
            </w:tcPrChange>
          </w:tcPr>
          <w:p w14:paraId="0B5952B5" w14:textId="7FF45680" w:rsidR="00DB0101" w:rsidRPr="00015210" w:rsidRDefault="00DB0101" w:rsidP="00DB0101">
            <w:pPr>
              <w:jc w:val="center"/>
              <w:rPr>
                <w:color w:val="000000"/>
                <w:sz w:val="20"/>
                <w:szCs w:val="20"/>
              </w:rPr>
            </w:pPr>
            <w:r w:rsidRPr="00015210">
              <w:rPr>
                <w:color w:val="000000"/>
                <w:sz w:val="20"/>
                <w:szCs w:val="20"/>
              </w:rPr>
              <w:t>60 days sample</w:t>
            </w:r>
          </w:p>
        </w:tc>
        <w:tc>
          <w:tcPr>
            <w:tcW w:w="0" w:type="auto"/>
            <w:tcBorders>
              <w:top w:val="single" w:sz="4" w:space="0" w:color="auto"/>
              <w:left w:val="nil"/>
              <w:bottom w:val="nil"/>
              <w:right w:val="nil"/>
            </w:tcBorders>
            <w:noWrap/>
            <w:tcMar>
              <w:top w:w="15" w:type="dxa"/>
              <w:left w:w="15" w:type="dxa"/>
              <w:bottom w:w="0" w:type="dxa"/>
              <w:right w:w="15" w:type="dxa"/>
            </w:tcMar>
            <w:vAlign w:val="center"/>
            <w:tcPrChange w:id="3374" w:author="Xin Li" w:date="2026-08-22T15:58:00Z" w16du:dateUtc="2026-08-22T07:58:00Z">
              <w:tcPr>
                <w:tcW w:w="0" w:type="auto"/>
                <w:tcBorders>
                  <w:top w:val="single" w:sz="4" w:space="0" w:color="auto"/>
                  <w:left w:val="nil"/>
                  <w:bottom w:val="nil"/>
                  <w:right w:val="nil"/>
                </w:tcBorders>
                <w:noWrap/>
                <w:tcMar>
                  <w:top w:w="15" w:type="dxa"/>
                  <w:left w:w="15" w:type="dxa"/>
                  <w:bottom w:w="0" w:type="dxa"/>
                  <w:right w:w="15" w:type="dxa"/>
                </w:tcMar>
                <w:vAlign w:val="center"/>
              </w:tcPr>
            </w:tcPrChange>
          </w:tcPr>
          <w:p w14:paraId="7CC696B5" w14:textId="5BA75732" w:rsidR="00DB0101" w:rsidRPr="00015210" w:rsidRDefault="00DB0101" w:rsidP="00DB0101">
            <w:pPr>
              <w:jc w:val="center"/>
              <w:rPr>
                <w:color w:val="000000"/>
                <w:sz w:val="20"/>
                <w:szCs w:val="20"/>
              </w:rPr>
            </w:pPr>
            <w:r w:rsidRPr="00015210">
              <w:rPr>
                <w:color w:val="000000"/>
                <w:sz w:val="20"/>
                <w:szCs w:val="20"/>
              </w:rPr>
              <w:t>90 days sample</w:t>
            </w:r>
          </w:p>
        </w:tc>
      </w:tr>
      <w:tr w:rsidR="00DB0101" w:rsidRPr="00015210" w14:paraId="2955F6FC" w14:textId="77777777" w:rsidTr="00DF063F">
        <w:trPr>
          <w:cantSplit/>
          <w:jc w:val="center"/>
          <w:trPrChange w:id="3375" w:author="Xin Li" w:date="2026-08-22T15:58:00Z" w16du:dateUtc="2026-08-22T07:58:00Z">
            <w:trPr>
              <w:jc w:val="center"/>
            </w:trPr>
          </w:trPrChange>
        </w:trPr>
        <w:tc>
          <w:tcPr>
            <w:tcW w:w="0" w:type="auto"/>
            <w:vMerge w:val="restart"/>
            <w:tcBorders>
              <w:top w:val="nil"/>
              <w:left w:val="nil"/>
              <w:bottom w:val="nil"/>
              <w:right w:val="nil"/>
            </w:tcBorders>
            <w:noWrap/>
            <w:tcMar>
              <w:top w:w="15" w:type="dxa"/>
              <w:left w:w="15" w:type="dxa"/>
              <w:bottom w:w="0" w:type="dxa"/>
              <w:right w:w="15" w:type="dxa"/>
            </w:tcMar>
            <w:vAlign w:val="center"/>
            <w:hideMark/>
            <w:tcPrChange w:id="3376" w:author="Xin Li" w:date="2026-08-22T15:58:00Z" w16du:dateUtc="2026-08-22T07:58:00Z">
              <w:tcPr>
                <w:tcW w:w="0" w:type="auto"/>
                <w:vMerge w:val="restart"/>
                <w:tcBorders>
                  <w:top w:val="nil"/>
                  <w:left w:val="nil"/>
                  <w:bottom w:val="nil"/>
                  <w:right w:val="nil"/>
                </w:tcBorders>
                <w:noWrap/>
                <w:tcMar>
                  <w:top w:w="15" w:type="dxa"/>
                  <w:left w:w="15" w:type="dxa"/>
                  <w:bottom w:w="0" w:type="dxa"/>
                  <w:right w:w="15" w:type="dxa"/>
                </w:tcMar>
                <w:vAlign w:val="center"/>
                <w:hideMark/>
              </w:tcPr>
            </w:tcPrChange>
          </w:tcPr>
          <w:p w14:paraId="46A75F7E"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Change w:id="3377"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195B434B" w14:textId="43BBFB50" w:rsidR="00DB0101" w:rsidRPr="00015210" w:rsidRDefault="00DB0101" w:rsidP="00DB0101">
            <w:pPr>
              <w:jc w:val="center"/>
              <w:rPr>
                <w:color w:val="000000"/>
                <w:sz w:val="20"/>
                <w:szCs w:val="20"/>
              </w:rPr>
            </w:pPr>
            <w:r w:rsidRPr="00015210">
              <w:rPr>
                <w:color w:val="000000"/>
                <w:sz w:val="20"/>
                <w:szCs w:val="20"/>
              </w:rPr>
              <w:t>0.167*</w:t>
            </w:r>
          </w:p>
        </w:tc>
        <w:tc>
          <w:tcPr>
            <w:tcW w:w="0" w:type="auto"/>
            <w:tcBorders>
              <w:top w:val="nil"/>
              <w:left w:val="nil"/>
              <w:bottom w:val="nil"/>
              <w:right w:val="nil"/>
            </w:tcBorders>
            <w:noWrap/>
            <w:tcMar>
              <w:top w:w="15" w:type="dxa"/>
              <w:left w:w="15" w:type="dxa"/>
              <w:bottom w:w="0" w:type="dxa"/>
              <w:right w:w="15" w:type="dxa"/>
            </w:tcMar>
            <w:vAlign w:val="center"/>
            <w:hideMark/>
            <w:tcPrChange w:id="3378"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5D314FF6" w14:textId="4345634F" w:rsidR="00DB0101" w:rsidRPr="00015210" w:rsidRDefault="00DB0101" w:rsidP="00DB0101">
            <w:pPr>
              <w:jc w:val="center"/>
              <w:rPr>
                <w:color w:val="000000"/>
                <w:sz w:val="20"/>
                <w:szCs w:val="20"/>
              </w:rPr>
            </w:pPr>
            <w:r w:rsidRPr="00015210">
              <w:rPr>
                <w:color w:val="000000"/>
                <w:sz w:val="20"/>
                <w:szCs w:val="20"/>
              </w:rPr>
              <w:t>0.185*</w:t>
            </w:r>
          </w:p>
        </w:tc>
        <w:tc>
          <w:tcPr>
            <w:tcW w:w="0" w:type="auto"/>
            <w:tcBorders>
              <w:top w:val="nil"/>
              <w:left w:val="nil"/>
              <w:bottom w:val="nil"/>
              <w:right w:val="nil"/>
            </w:tcBorders>
            <w:noWrap/>
            <w:tcMar>
              <w:top w:w="15" w:type="dxa"/>
              <w:left w:w="15" w:type="dxa"/>
              <w:bottom w:w="0" w:type="dxa"/>
              <w:right w:w="15" w:type="dxa"/>
            </w:tcMar>
            <w:vAlign w:val="center"/>
            <w:hideMark/>
            <w:tcPrChange w:id="3379"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47D587A7" w14:textId="7E4135D4" w:rsidR="00DB0101" w:rsidRPr="00015210" w:rsidRDefault="00DB0101" w:rsidP="00DB0101">
            <w:pPr>
              <w:jc w:val="center"/>
              <w:rPr>
                <w:color w:val="000000"/>
                <w:sz w:val="20"/>
                <w:szCs w:val="20"/>
              </w:rPr>
            </w:pPr>
            <w:r w:rsidRPr="00015210">
              <w:rPr>
                <w:color w:val="000000"/>
                <w:sz w:val="20"/>
                <w:szCs w:val="20"/>
              </w:rPr>
              <w:t>0.236*</w:t>
            </w:r>
          </w:p>
        </w:tc>
        <w:tc>
          <w:tcPr>
            <w:tcW w:w="0" w:type="auto"/>
            <w:tcBorders>
              <w:top w:val="nil"/>
              <w:left w:val="nil"/>
              <w:bottom w:val="nil"/>
              <w:right w:val="nil"/>
            </w:tcBorders>
            <w:noWrap/>
            <w:tcMar>
              <w:top w:w="15" w:type="dxa"/>
              <w:left w:w="15" w:type="dxa"/>
              <w:bottom w:w="0" w:type="dxa"/>
              <w:right w:w="15" w:type="dxa"/>
            </w:tcMar>
            <w:vAlign w:val="center"/>
            <w:hideMark/>
            <w:tcPrChange w:id="3380"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65C1F219" w14:textId="54933258" w:rsidR="00DB0101" w:rsidRPr="00015210" w:rsidRDefault="00DB0101" w:rsidP="00DB0101">
            <w:pPr>
              <w:jc w:val="center"/>
              <w:rPr>
                <w:color w:val="000000"/>
                <w:sz w:val="20"/>
                <w:szCs w:val="20"/>
              </w:rPr>
            </w:pPr>
            <w:r w:rsidRPr="00015210">
              <w:rPr>
                <w:color w:val="000000"/>
                <w:sz w:val="20"/>
                <w:szCs w:val="20"/>
              </w:rPr>
              <w:t>0.190</w:t>
            </w:r>
          </w:p>
        </w:tc>
        <w:tc>
          <w:tcPr>
            <w:tcW w:w="0" w:type="auto"/>
            <w:tcBorders>
              <w:top w:val="nil"/>
              <w:left w:val="nil"/>
              <w:bottom w:val="nil"/>
              <w:right w:val="nil"/>
            </w:tcBorders>
            <w:noWrap/>
            <w:tcMar>
              <w:top w:w="15" w:type="dxa"/>
              <w:left w:w="15" w:type="dxa"/>
              <w:bottom w:w="0" w:type="dxa"/>
              <w:right w:w="15" w:type="dxa"/>
            </w:tcMar>
            <w:vAlign w:val="center"/>
            <w:hideMark/>
            <w:tcPrChange w:id="3381"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5C71A084" w14:textId="359839A9" w:rsidR="00DB0101" w:rsidRPr="00015210" w:rsidRDefault="00DB0101" w:rsidP="00DB0101">
            <w:pPr>
              <w:jc w:val="center"/>
              <w:rPr>
                <w:color w:val="000000"/>
                <w:sz w:val="20"/>
                <w:szCs w:val="20"/>
              </w:rPr>
            </w:pPr>
            <w:r w:rsidRPr="00015210">
              <w:rPr>
                <w:color w:val="000000"/>
                <w:sz w:val="20"/>
                <w:szCs w:val="20"/>
              </w:rPr>
              <w:t>0.235*</w:t>
            </w:r>
          </w:p>
        </w:tc>
        <w:tc>
          <w:tcPr>
            <w:tcW w:w="0" w:type="auto"/>
            <w:tcBorders>
              <w:top w:val="nil"/>
              <w:left w:val="nil"/>
              <w:bottom w:val="nil"/>
              <w:right w:val="nil"/>
            </w:tcBorders>
            <w:noWrap/>
            <w:tcMar>
              <w:top w:w="15" w:type="dxa"/>
              <w:left w:w="15" w:type="dxa"/>
              <w:bottom w:w="0" w:type="dxa"/>
              <w:right w:w="15" w:type="dxa"/>
            </w:tcMar>
            <w:vAlign w:val="center"/>
            <w:hideMark/>
            <w:tcPrChange w:id="3382"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0E27D653" w14:textId="1FB7AF6C" w:rsidR="00DB0101" w:rsidRPr="00015210" w:rsidRDefault="00DB0101" w:rsidP="00DB0101">
            <w:pPr>
              <w:jc w:val="center"/>
              <w:rPr>
                <w:color w:val="000000"/>
                <w:sz w:val="20"/>
                <w:szCs w:val="20"/>
              </w:rPr>
            </w:pPr>
            <w:r w:rsidRPr="00015210">
              <w:rPr>
                <w:color w:val="000000"/>
                <w:sz w:val="20"/>
                <w:szCs w:val="20"/>
              </w:rPr>
              <w:t>0.212*</w:t>
            </w:r>
          </w:p>
        </w:tc>
      </w:tr>
      <w:tr w:rsidR="00DB0101" w:rsidRPr="00015210" w14:paraId="5CB62642" w14:textId="77777777" w:rsidTr="00DF063F">
        <w:trPr>
          <w:cantSplit/>
          <w:jc w:val="center"/>
          <w:trPrChange w:id="3383" w:author="Xin Li" w:date="2026-08-22T15:58:00Z" w16du:dateUtc="2026-08-22T07:58:00Z">
            <w:trPr>
              <w:jc w:val="center"/>
            </w:trPr>
          </w:trPrChange>
        </w:trPr>
        <w:tc>
          <w:tcPr>
            <w:tcW w:w="0" w:type="auto"/>
            <w:vMerge/>
            <w:tcBorders>
              <w:top w:val="nil"/>
              <w:left w:val="nil"/>
              <w:bottom w:val="nil"/>
              <w:right w:val="nil"/>
            </w:tcBorders>
            <w:vAlign w:val="center"/>
            <w:hideMark/>
            <w:tcPrChange w:id="3384" w:author="Xin Li" w:date="2026-08-22T15:58:00Z" w16du:dateUtc="2026-08-22T07:58:00Z">
              <w:tcPr>
                <w:tcW w:w="0" w:type="auto"/>
                <w:vMerge/>
                <w:tcBorders>
                  <w:top w:val="nil"/>
                  <w:left w:val="nil"/>
                  <w:bottom w:val="nil"/>
                  <w:right w:val="nil"/>
                </w:tcBorders>
                <w:vAlign w:val="center"/>
                <w:hideMark/>
              </w:tcPr>
            </w:tcPrChange>
          </w:tcPr>
          <w:p w14:paraId="61F0EA4D" w14:textId="77777777" w:rsidR="00DB0101" w:rsidRPr="00015210" w:rsidRDefault="00DB0101" w:rsidP="00DB0101">
            <w:pPr>
              <w:rPr>
                <w:i/>
                <w:iCs/>
                <w:color w:val="000000"/>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Change w:id="3385"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6CC8B588" w14:textId="088170DC" w:rsidR="00DB0101" w:rsidRPr="00015210" w:rsidRDefault="00DB0101" w:rsidP="00DB0101">
            <w:pPr>
              <w:jc w:val="center"/>
              <w:rPr>
                <w:color w:val="000000"/>
                <w:sz w:val="20"/>
                <w:szCs w:val="20"/>
              </w:rPr>
            </w:pPr>
            <w:r w:rsidRPr="00015210">
              <w:rPr>
                <w:color w:val="000000"/>
                <w:sz w:val="20"/>
                <w:szCs w:val="20"/>
              </w:rPr>
              <w:t>(0.080)</w:t>
            </w:r>
          </w:p>
        </w:tc>
        <w:tc>
          <w:tcPr>
            <w:tcW w:w="0" w:type="auto"/>
            <w:tcBorders>
              <w:top w:val="nil"/>
              <w:left w:val="nil"/>
              <w:bottom w:val="nil"/>
              <w:right w:val="nil"/>
            </w:tcBorders>
            <w:noWrap/>
            <w:tcMar>
              <w:top w:w="15" w:type="dxa"/>
              <w:left w:w="15" w:type="dxa"/>
              <w:bottom w:w="0" w:type="dxa"/>
              <w:right w:w="15" w:type="dxa"/>
            </w:tcMar>
            <w:vAlign w:val="center"/>
            <w:hideMark/>
            <w:tcPrChange w:id="3386"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6AE90E60" w14:textId="0812B08E" w:rsidR="00DB0101" w:rsidRPr="00015210" w:rsidRDefault="00DB0101" w:rsidP="00DB0101">
            <w:pPr>
              <w:jc w:val="center"/>
              <w:rPr>
                <w:color w:val="000000"/>
                <w:sz w:val="20"/>
                <w:szCs w:val="20"/>
              </w:rPr>
            </w:pPr>
            <w:r w:rsidRPr="00015210">
              <w:rPr>
                <w:color w:val="000000"/>
                <w:sz w:val="20"/>
                <w:szCs w:val="20"/>
              </w:rPr>
              <w:t>(0.078)</w:t>
            </w:r>
          </w:p>
        </w:tc>
        <w:tc>
          <w:tcPr>
            <w:tcW w:w="0" w:type="auto"/>
            <w:tcBorders>
              <w:top w:val="nil"/>
              <w:left w:val="nil"/>
              <w:bottom w:val="nil"/>
              <w:right w:val="nil"/>
            </w:tcBorders>
            <w:noWrap/>
            <w:tcMar>
              <w:top w:w="15" w:type="dxa"/>
              <w:left w:w="15" w:type="dxa"/>
              <w:bottom w:w="0" w:type="dxa"/>
              <w:right w:w="15" w:type="dxa"/>
            </w:tcMar>
            <w:vAlign w:val="center"/>
            <w:hideMark/>
            <w:tcPrChange w:id="3387"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09D96F57" w14:textId="6D8BDF4D" w:rsidR="00DB0101" w:rsidRPr="00015210" w:rsidRDefault="00DB0101" w:rsidP="00DB0101">
            <w:pPr>
              <w:jc w:val="center"/>
              <w:rPr>
                <w:color w:val="000000"/>
                <w:sz w:val="20"/>
                <w:szCs w:val="20"/>
              </w:rPr>
            </w:pPr>
            <w:r w:rsidRPr="00015210">
              <w:rPr>
                <w:color w:val="000000"/>
                <w:sz w:val="20"/>
                <w:szCs w:val="20"/>
              </w:rPr>
              <w:t>(0.115)</w:t>
            </w:r>
          </w:p>
        </w:tc>
        <w:tc>
          <w:tcPr>
            <w:tcW w:w="0" w:type="auto"/>
            <w:tcBorders>
              <w:top w:val="nil"/>
              <w:left w:val="nil"/>
              <w:bottom w:val="nil"/>
              <w:right w:val="nil"/>
            </w:tcBorders>
            <w:noWrap/>
            <w:tcMar>
              <w:top w:w="15" w:type="dxa"/>
              <w:left w:w="15" w:type="dxa"/>
              <w:bottom w:w="0" w:type="dxa"/>
              <w:right w:w="15" w:type="dxa"/>
            </w:tcMar>
            <w:vAlign w:val="center"/>
            <w:hideMark/>
            <w:tcPrChange w:id="3388"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759116D2" w14:textId="53C968AB" w:rsidR="00DB0101" w:rsidRPr="00015210" w:rsidRDefault="00DB0101" w:rsidP="00DB0101">
            <w:pPr>
              <w:jc w:val="center"/>
              <w:rPr>
                <w:color w:val="000000"/>
                <w:sz w:val="20"/>
                <w:szCs w:val="20"/>
              </w:rPr>
            </w:pPr>
            <w:r w:rsidRPr="00015210">
              <w:rPr>
                <w:color w:val="000000"/>
                <w:sz w:val="20"/>
                <w:szCs w:val="20"/>
              </w:rPr>
              <w:t>(0.127)</w:t>
            </w:r>
          </w:p>
        </w:tc>
        <w:tc>
          <w:tcPr>
            <w:tcW w:w="0" w:type="auto"/>
            <w:tcBorders>
              <w:top w:val="nil"/>
              <w:left w:val="nil"/>
              <w:bottom w:val="nil"/>
              <w:right w:val="nil"/>
            </w:tcBorders>
            <w:noWrap/>
            <w:tcMar>
              <w:top w:w="15" w:type="dxa"/>
              <w:left w:w="15" w:type="dxa"/>
              <w:bottom w:w="0" w:type="dxa"/>
              <w:right w:w="15" w:type="dxa"/>
            </w:tcMar>
            <w:vAlign w:val="center"/>
            <w:hideMark/>
            <w:tcPrChange w:id="3389"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5A257BA9" w14:textId="44A9E265" w:rsidR="00DB0101" w:rsidRPr="00015210" w:rsidRDefault="00DB0101" w:rsidP="00DB0101">
            <w:pPr>
              <w:jc w:val="center"/>
              <w:rPr>
                <w:color w:val="000000"/>
                <w:sz w:val="20"/>
                <w:szCs w:val="20"/>
              </w:rPr>
            </w:pPr>
            <w:r w:rsidRPr="00015210">
              <w:rPr>
                <w:color w:val="000000"/>
                <w:sz w:val="20"/>
                <w:szCs w:val="20"/>
              </w:rPr>
              <w:t>(0.105)</w:t>
            </w:r>
          </w:p>
        </w:tc>
        <w:tc>
          <w:tcPr>
            <w:tcW w:w="0" w:type="auto"/>
            <w:tcBorders>
              <w:top w:val="nil"/>
              <w:left w:val="nil"/>
              <w:bottom w:val="nil"/>
              <w:right w:val="nil"/>
            </w:tcBorders>
            <w:noWrap/>
            <w:tcMar>
              <w:top w:w="15" w:type="dxa"/>
              <w:left w:w="15" w:type="dxa"/>
              <w:bottom w:w="0" w:type="dxa"/>
              <w:right w:w="15" w:type="dxa"/>
            </w:tcMar>
            <w:vAlign w:val="center"/>
            <w:hideMark/>
            <w:tcPrChange w:id="3390"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6B05E885" w14:textId="113A96B3" w:rsidR="00DB0101" w:rsidRPr="00015210" w:rsidRDefault="00DB0101" w:rsidP="00DB0101">
            <w:pPr>
              <w:jc w:val="center"/>
              <w:rPr>
                <w:color w:val="000000"/>
                <w:sz w:val="20"/>
                <w:szCs w:val="20"/>
              </w:rPr>
            </w:pPr>
            <w:r w:rsidRPr="00015210">
              <w:rPr>
                <w:color w:val="000000"/>
                <w:sz w:val="20"/>
                <w:szCs w:val="20"/>
              </w:rPr>
              <w:t>(0.090)</w:t>
            </w:r>
          </w:p>
        </w:tc>
      </w:tr>
      <w:tr w:rsidR="00DB0101" w:rsidRPr="00015210" w14:paraId="4D494540" w14:textId="77777777" w:rsidTr="00DF063F">
        <w:trPr>
          <w:cantSplit/>
          <w:jc w:val="center"/>
          <w:trPrChange w:id="3391" w:author="Xin Li" w:date="2026-08-22T15:58:00Z" w16du:dateUtc="2026-08-22T07:58:00Z">
            <w:trPr>
              <w:jc w:val="center"/>
            </w:trPr>
          </w:trPrChange>
        </w:trPr>
        <w:tc>
          <w:tcPr>
            <w:tcW w:w="0" w:type="auto"/>
            <w:vMerge w:val="restart"/>
            <w:tcBorders>
              <w:top w:val="nil"/>
              <w:left w:val="nil"/>
              <w:bottom w:val="nil"/>
              <w:right w:val="nil"/>
            </w:tcBorders>
            <w:noWrap/>
            <w:tcMar>
              <w:top w:w="15" w:type="dxa"/>
              <w:left w:w="15" w:type="dxa"/>
              <w:bottom w:w="0" w:type="dxa"/>
              <w:right w:w="15" w:type="dxa"/>
            </w:tcMar>
            <w:vAlign w:val="center"/>
            <w:hideMark/>
            <w:tcPrChange w:id="3392" w:author="Xin Li" w:date="2026-08-22T15:58:00Z" w16du:dateUtc="2026-08-22T07:58:00Z">
              <w:tcPr>
                <w:tcW w:w="0" w:type="auto"/>
                <w:vMerge w:val="restart"/>
                <w:tcBorders>
                  <w:top w:val="nil"/>
                  <w:left w:val="nil"/>
                  <w:bottom w:val="nil"/>
                  <w:right w:val="nil"/>
                </w:tcBorders>
                <w:noWrap/>
                <w:tcMar>
                  <w:top w:w="15" w:type="dxa"/>
                  <w:left w:w="15" w:type="dxa"/>
                  <w:bottom w:w="0" w:type="dxa"/>
                  <w:right w:w="15" w:type="dxa"/>
                </w:tcMar>
                <w:vAlign w:val="center"/>
                <w:hideMark/>
              </w:tcPr>
            </w:tcPrChange>
          </w:tcPr>
          <w:p w14:paraId="52E69A0D"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Change w:id="3393"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60433832" w14:textId="07DD01D4" w:rsidR="00DB0101" w:rsidRPr="00015210" w:rsidRDefault="00DB0101" w:rsidP="00DB0101">
            <w:pPr>
              <w:jc w:val="center"/>
              <w:rPr>
                <w:color w:val="000000"/>
                <w:sz w:val="20"/>
                <w:szCs w:val="20"/>
              </w:rPr>
            </w:pPr>
            <w:r w:rsidRPr="00015210">
              <w:rPr>
                <w:color w:val="000000"/>
                <w:sz w:val="20"/>
                <w:szCs w:val="20"/>
              </w:rPr>
              <w:t>-0.040**</w:t>
            </w:r>
          </w:p>
        </w:tc>
        <w:tc>
          <w:tcPr>
            <w:tcW w:w="0" w:type="auto"/>
            <w:tcBorders>
              <w:top w:val="nil"/>
              <w:left w:val="nil"/>
              <w:bottom w:val="nil"/>
              <w:right w:val="nil"/>
            </w:tcBorders>
            <w:noWrap/>
            <w:tcMar>
              <w:top w:w="15" w:type="dxa"/>
              <w:left w:w="15" w:type="dxa"/>
              <w:bottom w:w="0" w:type="dxa"/>
              <w:right w:w="15" w:type="dxa"/>
            </w:tcMar>
            <w:vAlign w:val="center"/>
            <w:hideMark/>
            <w:tcPrChange w:id="3394"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0DCFC549" w14:textId="7550EA74" w:rsidR="00DB0101" w:rsidRPr="00015210" w:rsidRDefault="00DB0101" w:rsidP="00DB0101">
            <w:pPr>
              <w:jc w:val="center"/>
              <w:rPr>
                <w:color w:val="000000"/>
                <w:sz w:val="20"/>
                <w:szCs w:val="20"/>
              </w:rPr>
            </w:pPr>
            <w:r w:rsidRPr="00015210">
              <w:rPr>
                <w:color w:val="000000"/>
                <w:sz w:val="20"/>
                <w:szCs w:val="20"/>
              </w:rPr>
              <w:t>-0.047***</w:t>
            </w:r>
          </w:p>
        </w:tc>
        <w:tc>
          <w:tcPr>
            <w:tcW w:w="0" w:type="auto"/>
            <w:tcBorders>
              <w:top w:val="nil"/>
              <w:left w:val="nil"/>
              <w:bottom w:val="nil"/>
              <w:right w:val="nil"/>
            </w:tcBorders>
            <w:noWrap/>
            <w:tcMar>
              <w:top w:w="15" w:type="dxa"/>
              <w:left w:w="15" w:type="dxa"/>
              <w:bottom w:w="0" w:type="dxa"/>
              <w:right w:w="15" w:type="dxa"/>
            </w:tcMar>
            <w:vAlign w:val="center"/>
            <w:hideMark/>
            <w:tcPrChange w:id="3395"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76D0434E" w14:textId="3CF2000F" w:rsidR="00DB0101" w:rsidRPr="00015210" w:rsidRDefault="00DB0101" w:rsidP="00DB0101">
            <w:pPr>
              <w:jc w:val="center"/>
              <w:rPr>
                <w:color w:val="000000"/>
                <w:sz w:val="20"/>
                <w:szCs w:val="20"/>
              </w:rPr>
            </w:pPr>
            <w:r w:rsidRPr="00015210">
              <w:rPr>
                <w:color w:val="000000"/>
                <w:sz w:val="20"/>
                <w:szCs w:val="20"/>
              </w:rPr>
              <w:t>-0.067***</w:t>
            </w:r>
          </w:p>
        </w:tc>
        <w:tc>
          <w:tcPr>
            <w:tcW w:w="0" w:type="auto"/>
            <w:tcBorders>
              <w:top w:val="nil"/>
              <w:left w:val="nil"/>
              <w:bottom w:val="nil"/>
              <w:right w:val="nil"/>
            </w:tcBorders>
            <w:noWrap/>
            <w:tcMar>
              <w:top w:w="15" w:type="dxa"/>
              <w:left w:w="15" w:type="dxa"/>
              <w:bottom w:w="0" w:type="dxa"/>
              <w:right w:w="15" w:type="dxa"/>
            </w:tcMar>
            <w:vAlign w:val="center"/>
            <w:hideMark/>
            <w:tcPrChange w:id="3396"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2EB2F39C" w14:textId="599C79BA" w:rsidR="00DB0101" w:rsidRPr="00015210" w:rsidRDefault="00DB0101" w:rsidP="00DB0101">
            <w:pPr>
              <w:jc w:val="center"/>
              <w:rPr>
                <w:color w:val="000000"/>
                <w:sz w:val="20"/>
                <w:szCs w:val="20"/>
              </w:rPr>
            </w:pPr>
            <w:r w:rsidRPr="00015210">
              <w:rPr>
                <w:color w:val="000000"/>
                <w:sz w:val="20"/>
                <w:szCs w:val="20"/>
              </w:rPr>
              <w:t>-0.041·</w:t>
            </w:r>
          </w:p>
        </w:tc>
        <w:tc>
          <w:tcPr>
            <w:tcW w:w="0" w:type="auto"/>
            <w:tcBorders>
              <w:top w:val="nil"/>
              <w:left w:val="nil"/>
              <w:bottom w:val="nil"/>
              <w:right w:val="nil"/>
            </w:tcBorders>
            <w:noWrap/>
            <w:tcMar>
              <w:top w:w="15" w:type="dxa"/>
              <w:left w:w="15" w:type="dxa"/>
              <w:bottom w:w="0" w:type="dxa"/>
              <w:right w:w="15" w:type="dxa"/>
            </w:tcMar>
            <w:vAlign w:val="center"/>
            <w:hideMark/>
            <w:tcPrChange w:id="3397"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22386D48" w14:textId="31228F0D" w:rsidR="00DB0101" w:rsidRPr="00015210" w:rsidRDefault="00DB0101" w:rsidP="00DB0101">
            <w:pPr>
              <w:jc w:val="center"/>
              <w:rPr>
                <w:color w:val="000000"/>
                <w:sz w:val="20"/>
                <w:szCs w:val="20"/>
              </w:rPr>
            </w:pPr>
            <w:r w:rsidRPr="00015210">
              <w:rPr>
                <w:color w:val="000000"/>
                <w:sz w:val="20"/>
                <w:szCs w:val="20"/>
              </w:rPr>
              <w:t>-0.050**</w:t>
            </w:r>
          </w:p>
        </w:tc>
        <w:tc>
          <w:tcPr>
            <w:tcW w:w="0" w:type="auto"/>
            <w:tcBorders>
              <w:top w:val="nil"/>
              <w:left w:val="nil"/>
              <w:bottom w:val="nil"/>
              <w:right w:val="nil"/>
            </w:tcBorders>
            <w:noWrap/>
            <w:tcMar>
              <w:top w:w="15" w:type="dxa"/>
              <w:left w:w="15" w:type="dxa"/>
              <w:bottom w:w="0" w:type="dxa"/>
              <w:right w:w="15" w:type="dxa"/>
            </w:tcMar>
            <w:vAlign w:val="center"/>
            <w:hideMark/>
            <w:tcPrChange w:id="3398"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69C5332D" w14:textId="6B6B7E61" w:rsidR="00DB0101" w:rsidRPr="00015210" w:rsidRDefault="00DB0101" w:rsidP="00DB0101">
            <w:pPr>
              <w:jc w:val="center"/>
              <w:rPr>
                <w:color w:val="000000"/>
                <w:sz w:val="20"/>
                <w:szCs w:val="20"/>
              </w:rPr>
            </w:pPr>
            <w:r w:rsidRPr="00015210">
              <w:rPr>
                <w:color w:val="000000"/>
                <w:sz w:val="20"/>
                <w:szCs w:val="20"/>
              </w:rPr>
              <w:t>-0.044**</w:t>
            </w:r>
          </w:p>
        </w:tc>
      </w:tr>
      <w:tr w:rsidR="00DB0101" w:rsidRPr="00015210" w14:paraId="6F31A7FD" w14:textId="77777777" w:rsidTr="00DF063F">
        <w:trPr>
          <w:cantSplit/>
          <w:jc w:val="center"/>
          <w:trPrChange w:id="3399" w:author="Xin Li" w:date="2026-08-22T15:58:00Z" w16du:dateUtc="2026-08-22T07:58:00Z">
            <w:trPr>
              <w:jc w:val="center"/>
            </w:trPr>
          </w:trPrChange>
        </w:trPr>
        <w:tc>
          <w:tcPr>
            <w:tcW w:w="0" w:type="auto"/>
            <w:vMerge/>
            <w:tcBorders>
              <w:top w:val="nil"/>
              <w:left w:val="nil"/>
              <w:bottom w:val="nil"/>
              <w:right w:val="nil"/>
            </w:tcBorders>
            <w:vAlign w:val="center"/>
            <w:hideMark/>
            <w:tcPrChange w:id="3400" w:author="Xin Li" w:date="2026-08-22T15:58:00Z" w16du:dateUtc="2026-08-22T07:58:00Z">
              <w:tcPr>
                <w:tcW w:w="0" w:type="auto"/>
                <w:vMerge/>
                <w:tcBorders>
                  <w:top w:val="nil"/>
                  <w:left w:val="nil"/>
                  <w:bottom w:val="nil"/>
                  <w:right w:val="nil"/>
                </w:tcBorders>
                <w:vAlign w:val="center"/>
                <w:hideMark/>
              </w:tcPr>
            </w:tcPrChange>
          </w:tcPr>
          <w:p w14:paraId="0EF2846A" w14:textId="77777777" w:rsidR="00DB0101" w:rsidRPr="00015210" w:rsidRDefault="00DB0101" w:rsidP="00DB0101">
            <w:pPr>
              <w:rPr>
                <w:i/>
                <w:iCs/>
                <w:color w:val="000000"/>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Change w:id="3401"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78F77E8A" w14:textId="2CC0E58A" w:rsidR="00DB0101" w:rsidRPr="00015210" w:rsidRDefault="00DB0101" w:rsidP="00DB0101">
            <w:pPr>
              <w:jc w:val="center"/>
              <w:rPr>
                <w:color w:val="000000"/>
                <w:sz w:val="20"/>
                <w:szCs w:val="20"/>
              </w:rPr>
            </w:pPr>
            <w:r w:rsidRPr="00015210">
              <w:rPr>
                <w:color w:val="000000"/>
                <w:sz w:val="20"/>
                <w:szCs w:val="20"/>
              </w:rPr>
              <w:t>(0.014)</w:t>
            </w:r>
          </w:p>
        </w:tc>
        <w:tc>
          <w:tcPr>
            <w:tcW w:w="0" w:type="auto"/>
            <w:tcBorders>
              <w:top w:val="nil"/>
              <w:left w:val="nil"/>
              <w:bottom w:val="nil"/>
              <w:right w:val="nil"/>
            </w:tcBorders>
            <w:noWrap/>
            <w:tcMar>
              <w:top w:w="15" w:type="dxa"/>
              <w:left w:w="15" w:type="dxa"/>
              <w:bottom w:w="0" w:type="dxa"/>
              <w:right w:w="15" w:type="dxa"/>
            </w:tcMar>
            <w:vAlign w:val="center"/>
            <w:hideMark/>
            <w:tcPrChange w:id="3402"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49BE7456" w14:textId="66F675EB" w:rsidR="00DB0101" w:rsidRPr="00015210" w:rsidRDefault="00DB0101" w:rsidP="00DB0101">
            <w:pPr>
              <w:jc w:val="center"/>
              <w:rPr>
                <w:color w:val="000000"/>
                <w:sz w:val="20"/>
                <w:szCs w:val="20"/>
              </w:rPr>
            </w:pPr>
            <w:r w:rsidRPr="00015210">
              <w:rPr>
                <w:color w:val="000000"/>
                <w:sz w:val="20"/>
                <w:szCs w:val="20"/>
              </w:rPr>
              <w:t>(0.014)</w:t>
            </w:r>
          </w:p>
        </w:tc>
        <w:tc>
          <w:tcPr>
            <w:tcW w:w="0" w:type="auto"/>
            <w:tcBorders>
              <w:top w:val="nil"/>
              <w:left w:val="nil"/>
              <w:bottom w:val="nil"/>
              <w:right w:val="nil"/>
            </w:tcBorders>
            <w:noWrap/>
            <w:tcMar>
              <w:top w:w="15" w:type="dxa"/>
              <w:left w:w="15" w:type="dxa"/>
              <w:bottom w:w="0" w:type="dxa"/>
              <w:right w:w="15" w:type="dxa"/>
            </w:tcMar>
            <w:vAlign w:val="center"/>
            <w:hideMark/>
            <w:tcPrChange w:id="3403"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2A81D8FE" w14:textId="3365855F" w:rsidR="00DB0101" w:rsidRPr="00015210" w:rsidRDefault="00DB0101" w:rsidP="00DB0101">
            <w:pPr>
              <w:jc w:val="center"/>
              <w:rPr>
                <w:color w:val="000000"/>
                <w:sz w:val="20"/>
                <w:szCs w:val="20"/>
              </w:rPr>
            </w:pPr>
            <w:r w:rsidRPr="00015210">
              <w:rPr>
                <w:color w:val="000000"/>
                <w:sz w:val="20"/>
                <w:szCs w:val="20"/>
              </w:rPr>
              <w:t>(0.020)</w:t>
            </w:r>
          </w:p>
        </w:tc>
        <w:tc>
          <w:tcPr>
            <w:tcW w:w="0" w:type="auto"/>
            <w:tcBorders>
              <w:top w:val="nil"/>
              <w:left w:val="nil"/>
              <w:bottom w:val="nil"/>
              <w:right w:val="nil"/>
            </w:tcBorders>
            <w:noWrap/>
            <w:tcMar>
              <w:top w:w="15" w:type="dxa"/>
              <w:left w:w="15" w:type="dxa"/>
              <w:bottom w:w="0" w:type="dxa"/>
              <w:right w:w="15" w:type="dxa"/>
            </w:tcMar>
            <w:vAlign w:val="center"/>
            <w:hideMark/>
            <w:tcPrChange w:id="3404"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526E4244" w14:textId="1884F52F" w:rsidR="00DB0101" w:rsidRPr="00015210" w:rsidRDefault="00DB0101" w:rsidP="00DB0101">
            <w:pPr>
              <w:jc w:val="center"/>
              <w:rPr>
                <w:color w:val="000000"/>
                <w:sz w:val="20"/>
                <w:szCs w:val="20"/>
              </w:rPr>
            </w:pPr>
            <w:r w:rsidRPr="00015210">
              <w:rPr>
                <w:color w:val="000000"/>
                <w:sz w:val="20"/>
                <w:szCs w:val="20"/>
              </w:rPr>
              <w:t>(0.023)</w:t>
            </w:r>
          </w:p>
        </w:tc>
        <w:tc>
          <w:tcPr>
            <w:tcW w:w="0" w:type="auto"/>
            <w:tcBorders>
              <w:top w:val="nil"/>
              <w:left w:val="nil"/>
              <w:bottom w:val="nil"/>
              <w:right w:val="nil"/>
            </w:tcBorders>
            <w:noWrap/>
            <w:tcMar>
              <w:top w:w="15" w:type="dxa"/>
              <w:left w:w="15" w:type="dxa"/>
              <w:bottom w:w="0" w:type="dxa"/>
              <w:right w:w="15" w:type="dxa"/>
            </w:tcMar>
            <w:vAlign w:val="center"/>
            <w:hideMark/>
            <w:tcPrChange w:id="3405"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6AF11B2B" w14:textId="13E9D458" w:rsidR="00DB0101" w:rsidRPr="00015210" w:rsidRDefault="00DB0101" w:rsidP="00DB0101">
            <w:pPr>
              <w:jc w:val="center"/>
              <w:rPr>
                <w:color w:val="000000"/>
                <w:sz w:val="20"/>
                <w:szCs w:val="20"/>
              </w:rPr>
            </w:pPr>
            <w:r w:rsidRPr="00015210">
              <w:rPr>
                <w:color w:val="000000"/>
                <w:sz w:val="20"/>
                <w:szCs w:val="20"/>
              </w:rPr>
              <w:t>(0.019)</w:t>
            </w:r>
          </w:p>
        </w:tc>
        <w:tc>
          <w:tcPr>
            <w:tcW w:w="0" w:type="auto"/>
            <w:tcBorders>
              <w:top w:val="nil"/>
              <w:left w:val="nil"/>
              <w:bottom w:val="nil"/>
              <w:right w:val="nil"/>
            </w:tcBorders>
            <w:noWrap/>
            <w:tcMar>
              <w:top w:w="15" w:type="dxa"/>
              <w:left w:w="15" w:type="dxa"/>
              <w:bottom w:w="0" w:type="dxa"/>
              <w:right w:w="15" w:type="dxa"/>
            </w:tcMar>
            <w:vAlign w:val="center"/>
            <w:hideMark/>
            <w:tcPrChange w:id="3406"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3EAC331D" w14:textId="3F57E3CA" w:rsidR="00DB0101" w:rsidRPr="00015210" w:rsidRDefault="00DB0101" w:rsidP="00DB0101">
            <w:pPr>
              <w:jc w:val="center"/>
              <w:rPr>
                <w:color w:val="000000"/>
                <w:sz w:val="20"/>
                <w:szCs w:val="20"/>
              </w:rPr>
            </w:pPr>
            <w:r w:rsidRPr="00015210">
              <w:rPr>
                <w:color w:val="000000"/>
                <w:sz w:val="20"/>
                <w:szCs w:val="20"/>
              </w:rPr>
              <w:t>(0.016)</w:t>
            </w:r>
          </w:p>
        </w:tc>
      </w:tr>
      <w:tr w:rsidR="00DB0101" w:rsidRPr="00015210" w14:paraId="5F658A41" w14:textId="77777777" w:rsidTr="00DF063F">
        <w:trPr>
          <w:cantSplit/>
          <w:jc w:val="center"/>
          <w:trPrChange w:id="3407" w:author="Xin Li" w:date="2026-08-22T15:58:00Z" w16du:dateUtc="2026-08-22T07:58:00Z">
            <w:trPr>
              <w:jc w:val="center"/>
            </w:trPr>
          </w:trPrChange>
        </w:trPr>
        <w:tc>
          <w:tcPr>
            <w:tcW w:w="0" w:type="auto"/>
            <w:vMerge w:val="restart"/>
            <w:tcBorders>
              <w:top w:val="nil"/>
              <w:left w:val="nil"/>
              <w:bottom w:val="single" w:sz="4" w:space="0" w:color="000000"/>
              <w:right w:val="nil"/>
            </w:tcBorders>
            <w:noWrap/>
            <w:tcMar>
              <w:top w:w="15" w:type="dxa"/>
              <w:left w:w="15" w:type="dxa"/>
              <w:bottom w:w="0" w:type="dxa"/>
              <w:right w:w="15" w:type="dxa"/>
            </w:tcMar>
            <w:vAlign w:val="center"/>
            <w:hideMark/>
            <w:tcPrChange w:id="3408" w:author="Xin Li" w:date="2026-08-22T15:58:00Z" w16du:dateUtc="2026-08-22T07:58:00Z">
              <w:tcPr>
                <w:tcW w:w="0" w:type="auto"/>
                <w:vMerge w:val="restart"/>
                <w:tcBorders>
                  <w:top w:val="nil"/>
                  <w:left w:val="nil"/>
                  <w:bottom w:val="single" w:sz="4" w:space="0" w:color="000000"/>
                  <w:right w:val="nil"/>
                </w:tcBorders>
                <w:noWrap/>
                <w:tcMar>
                  <w:top w:w="15" w:type="dxa"/>
                  <w:left w:w="15" w:type="dxa"/>
                  <w:bottom w:w="0" w:type="dxa"/>
                  <w:right w:w="15" w:type="dxa"/>
                </w:tcMar>
                <w:vAlign w:val="center"/>
                <w:hideMark/>
              </w:tcPr>
            </w:tcPrChange>
          </w:tcPr>
          <w:p w14:paraId="5F06878D"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Change w:id="3409"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27F02B6F" w14:textId="51EE820C" w:rsidR="00DB0101" w:rsidRPr="00015210" w:rsidRDefault="00DB0101" w:rsidP="00DB0101">
            <w:pPr>
              <w:jc w:val="center"/>
              <w:rPr>
                <w:color w:val="000000"/>
                <w:sz w:val="20"/>
                <w:szCs w:val="20"/>
              </w:rPr>
            </w:pPr>
            <w:r w:rsidRPr="00015210">
              <w:rPr>
                <w:color w:val="000000"/>
                <w:sz w:val="20"/>
                <w:szCs w:val="20"/>
              </w:rPr>
              <w:t>0.002</w:t>
            </w:r>
          </w:p>
        </w:tc>
        <w:tc>
          <w:tcPr>
            <w:tcW w:w="0" w:type="auto"/>
            <w:tcBorders>
              <w:top w:val="nil"/>
              <w:left w:val="nil"/>
              <w:bottom w:val="nil"/>
              <w:right w:val="nil"/>
            </w:tcBorders>
            <w:noWrap/>
            <w:tcMar>
              <w:top w:w="15" w:type="dxa"/>
              <w:left w:w="15" w:type="dxa"/>
              <w:bottom w:w="0" w:type="dxa"/>
              <w:right w:w="15" w:type="dxa"/>
            </w:tcMar>
            <w:vAlign w:val="center"/>
            <w:hideMark/>
            <w:tcPrChange w:id="3410"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43BF1877" w14:textId="379774E6" w:rsidR="00DB0101" w:rsidRPr="00015210" w:rsidRDefault="00DB0101" w:rsidP="00DB0101">
            <w:pPr>
              <w:jc w:val="center"/>
              <w:rPr>
                <w:color w:val="000000"/>
                <w:sz w:val="20"/>
                <w:szCs w:val="20"/>
              </w:rPr>
            </w:pPr>
            <w:r w:rsidRPr="00015210">
              <w:rPr>
                <w:color w:val="000000"/>
                <w:sz w:val="20"/>
                <w:szCs w:val="20"/>
              </w:rPr>
              <w:t>0.004</w:t>
            </w:r>
          </w:p>
        </w:tc>
        <w:tc>
          <w:tcPr>
            <w:tcW w:w="0" w:type="auto"/>
            <w:tcBorders>
              <w:top w:val="nil"/>
              <w:left w:val="nil"/>
              <w:bottom w:val="nil"/>
              <w:right w:val="nil"/>
            </w:tcBorders>
            <w:noWrap/>
            <w:tcMar>
              <w:top w:w="15" w:type="dxa"/>
              <w:left w:w="15" w:type="dxa"/>
              <w:bottom w:w="0" w:type="dxa"/>
              <w:right w:w="15" w:type="dxa"/>
            </w:tcMar>
            <w:vAlign w:val="center"/>
            <w:hideMark/>
            <w:tcPrChange w:id="3411"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151A7097" w14:textId="01891FF8" w:rsidR="00DB0101" w:rsidRPr="00015210" w:rsidRDefault="00DB0101" w:rsidP="00DB0101">
            <w:pPr>
              <w:jc w:val="center"/>
              <w:rPr>
                <w:color w:val="000000"/>
                <w:sz w:val="20"/>
                <w:szCs w:val="20"/>
              </w:rPr>
            </w:pPr>
            <w:r w:rsidRPr="00015210">
              <w:rPr>
                <w:color w:val="000000"/>
                <w:sz w:val="20"/>
                <w:szCs w:val="20"/>
              </w:rPr>
              <w:t>0.011</w:t>
            </w:r>
          </w:p>
        </w:tc>
        <w:tc>
          <w:tcPr>
            <w:tcW w:w="0" w:type="auto"/>
            <w:tcBorders>
              <w:top w:val="nil"/>
              <w:left w:val="nil"/>
              <w:bottom w:val="nil"/>
              <w:right w:val="nil"/>
            </w:tcBorders>
            <w:noWrap/>
            <w:tcMar>
              <w:top w:w="15" w:type="dxa"/>
              <w:left w:w="15" w:type="dxa"/>
              <w:bottom w:w="0" w:type="dxa"/>
              <w:right w:w="15" w:type="dxa"/>
            </w:tcMar>
            <w:vAlign w:val="center"/>
            <w:hideMark/>
            <w:tcPrChange w:id="3412"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325DFECA" w14:textId="115ED46A" w:rsidR="00DB0101" w:rsidRPr="00015210" w:rsidRDefault="00DB0101" w:rsidP="00DB0101">
            <w:pPr>
              <w:jc w:val="center"/>
              <w:rPr>
                <w:color w:val="000000"/>
                <w:sz w:val="20"/>
                <w:szCs w:val="20"/>
              </w:rPr>
            </w:pPr>
            <w:r w:rsidRPr="00015210">
              <w:rPr>
                <w:color w:val="000000"/>
                <w:sz w:val="20"/>
                <w:szCs w:val="20"/>
              </w:rPr>
              <w:t>0.002</w:t>
            </w:r>
          </w:p>
        </w:tc>
        <w:tc>
          <w:tcPr>
            <w:tcW w:w="0" w:type="auto"/>
            <w:tcBorders>
              <w:top w:val="nil"/>
              <w:left w:val="nil"/>
              <w:bottom w:val="nil"/>
              <w:right w:val="nil"/>
            </w:tcBorders>
            <w:noWrap/>
            <w:tcMar>
              <w:top w:w="15" w:type="dxa"/>
              <w:left w:w="15" w:type="dxa"/>
              <w:bottom w:w="0" w:type="dxa"/>
              <w:right w:w="15" w:type="dxa"/>
            </w:tcMar>
            <w:vAlign w:val="center"/>
            <w:hideMark/>
            <w:tcPrChange w:id="3413"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5B044C1F" w14:textId="036EF873" w:rsidR="00DB0101" w:rsidRPr="00015210" w:rsidRDefault="00DB0101" w:rsidP="00DB0101">
            <w:pPr>
              <w:jc w:val="center"/>
              <w:rPr>
                <w:color w:val="000000"/>
                <w:sz w:val="20"/>
                <w:szCs w:val="20"/>
              </w:rPr>
            </w:pPr>
            <w:r w:rsidRPr="00015210">
              <w:rPr>
                <w:color w:val="000000"/>
                <w:sz w:val="20"/>
                <w:szCs w:val="20"/>
              </w:rPr>
              <w:t>0.001</w:t>
            </w:r>
          </w:p>
        </w:tc>
        <w:tc>
          <w:tcPr>
            <w:tcW w:w="0" w:type="auto"/>
            <w:tcBorders>
              <w:top w:val="nil"/>
              <w:left w:val="nil"/>
              <w:bottom w:val="nil"/>
              <w:right w:val="nil"/>
            </w:tcBorders>
            <w:noWrap/>
            <w:tcMar>
              <w:top w:w="15" w:type="dxa"/>
              <w:left w:w="15" w:type="dxa"/>
              <w:bottom w:w="0" w:type="dxa"/>
              <w:right w:w="15" w:type="dxa"/>
            </w:tcMar>
            <w:vAlign w:val="center"/>
            <w:hideMark/>
            <w:tcPrChange w:id="3414"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4EE918B4" w14:textId="0C89A739" w:rsidR="00DB0101" w:rsidRPr="00015210" w:rsidRDefault="00DB0101" w:rsidP="00DB0101">
            <w:pPr>
              <w:jc w:val="center"/>
              <w:rPr>
                <w:color w:val="000000"/>
                <w:sz w:val="20"/>
                <w:szCs w:val="20"/>
              </w:rPr>
            </w:pPr>
            <w:r w:rsidRPr="00015210">
              <w:rPr>
                <w:color w:val="000000"/>
                <w:sz w:val="20"/>
                <w:szCs w:val="20"/>
              </w:rPr>
              <w:t>-0.000</w:t>
            </w:r>
          </w:p>
        </w:tc>
      </w:tr>
      <w:tr w:rsidR="00DB0101" w:rsidRPr="00015210" w14:paraId="45FDF64E" w14:textId="77777777" w:rsidTr="00DF063F">
        <w:trPr>
          <w:cantSplit/>
          <w:jc w:val="center"/>
          <w:trPrChange w:id="3415" w:author="Xin Li" w:date="2026-08-22T15:58:00Z" w16du:dateUtc="2026-08-22T07:58:00Z">
            <w:trPr>
              <w:jc w:val="center"/>
            </w:trPr>
          </w:trPrChange>
        </w:trPr>
        <w:tc>
          <w:tcPr>
            <w:tcW w:w="0" w:type="auto"/>
            <w:vMerge/>
            <w:tcBorders>
              <w:top w:val="nil"/>
              <w:left w:val="nil"/>
              <w:bottom w:val="single" w:sz="4" w:space="0" w:color="000000"/>
              <w:right w:val="nil"/>
            </w:tcBorders>
            <w:vAlign w:val="center"/>
            <w:hideMark/>
            <w:tcPrChange w:id="3416" w:author="Xin Li" w:date="2026-08-22T15:58:00Z" w16du:dateUtc="2026-08-22T07:58:00Z">
              <w:tcPr>
                <w:tcW w:w="0" w:type="auto"/>
                <w:vMerge/>
                <w:tcBorders>
                  <w:top w:val="nil"/>
                  <w:left w:val="nil"/>
                  <w:bottom w:val="single" w:sz="4" w:space="0" w:color="000000"/>
                  <w:right w:val="nil"/>
                </w:tcBorders>
                <w:vAlign w:val="center"/>
                <w:hideMark/>
              </w:tcPr>
            </w:tcPrChange>
          </w:tcPr>
          <w:p w14:paraId="5575C9C9" w14:textId="77777777" w:rsidR="00DB0101" w:rsidRPr="00015210" w:rsidRDefault="00DB0101" w:rsidP="00DB0101">
            <w:pPr>
              <w:rPr>
                <w:i/>
                <w:iCs/>
                <w:color w:val="000000"/>
                <w:sz w:val="20"/>
                <w:szCs w:val="20"/>
              </w:rPr>
            </w:pP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17"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62AFF91D" w14:textId="2258458A" w:rsidR="00DB0101" w:rsidRPr="00015210" w:rsidRDefault="00DB0101" w:rsidP="00DB0101">
            <w:pPr>
              <w:jc w:val="center"/>
              <w:rPr>
                <w:color w:val="000000"/>
                <w:sz w:val="20"/>
                <w:szCs w:val="20"/>
              </w:rPr>
            </w:pPr>
            <w:r w:rsidRPr="00015210">
              <w:rPr>
                <w:color w:val="000000"/>
                <w:sz w:val="20"/>
                <w:szCs w:val="20"/>
              </w:rPr>
              <w:t>(0.004)</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18"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13F4C712" w14:textId="0267E64F" w:rsidR="00DB0101" w:rsidRPr="00015210" w:rsidRDefault="00DB0101" w:rsidP="00DB0101">
            <w:pPr>
              <w:jc w:val="center"/>
              <w:rPr>
                <w:color w:val="000000"/>
                <w:sz w:val="20"/>
                <w:szCs w:val="20"/>
              </w:rPr>
            </w:pPr>
            <w:r w:rsidRPr="00015210">
              <w:rPr>
                <w:color w:val="000000"/>
                <w:sz w:val="20"/>
                <w:szCs w:val="20"/>
              </w:rPr>
              <w:t>(0.004)</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19"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3085C8D8" w14:textId="71899604" w:rsidR="00DB0101" w:rsidRPr="00015210" w:rsidRDefault="00DB0101" w:rsidP="00DB0101">
            <w:pPr>
              <w:jc w:val="center"/>
              <w:rPr>
                <w:color w:val="000000"/>
                <w:sz w:val="20"/>
                <w:szCs w:val="20"/>
              </w:rPr>
            </w:pPr>
            <w:r w:rsidRPr="00015210">
              <w:rPr>
                <w:color w:val="000000"/>
                <w:sz w:val="20"/>
                <w:szCs w:val="20"/>
              </w:rPr>
              <w:t>(0.007)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20"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1776CF01" w14:textId="6C2CDF04" w:rsidR="00DB0101" w:rsidRPr="00015210" w:rsidRDefault="00DB0101" w:rsidP="00DB0101">
            <w:pPr>
              <w:jc w:val="center"/>
              <w:rPr>
                <w:color w:val="000000"/>
                <w:sz w:val="20"/>
                <w:szCs w:val="20"/>
              </w:rPr>
            </w:pPr>
            <w:r w:rsidRPr="00015210">
              <w:rPr>
                <w:color w:val="000000"/>
                <w:sz w:val="20"/>
                <w:szCs w:val="20"/>
              </w:rPr>
              <w:t>(0.009)</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21"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43F0063F" w14:textId="62F5BE6F" w:rsidR="00DB0101" w:rsidRPr="00015210" w:rsidRDefault="00DB0101" w:rsidP="00DB0101">
            <w:pPr>
              <w:jc w:val="center"/>
              <w:rPr>
                <w:color w:val="000000"/>
                <w:sz w:val="20"/>
                <w:szCs w:val="20"/>
              </w:rPr>
            </w:pPr>
            <w:r w:rsidRPr="00015210">
              <w:rPr>
                <w:color w:val="000000"/>
                <w:sz w:val="20"/>
                <w:szCs w:val="20"/>
              </w:rPr>
              <w:t>(0.007)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22"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6A2C7128" w14:textId="3A4655F4" w:rsidR="00DB0101" w:rsidRPr="00015210" w:rsidRDefault="00DB0101" w:rsidP="00DB0101">
            <w:pPr>
              <w:jc w:val="center"/>
              <w:rPr>
                <w:color w:val="000000"/>
                <w:sz w:val="20"/>
                <w:szCs w:val="20"/>
              </w:rPr>
            </w:pPr>
            <w:r w:rsidRPr="00015210">
              <w:rPr>
                <w:color w:val="000000"/>
                <w:sz w:val="20"/>
                <w:szCs w:val="20"/>
              </w:rPr>
              <w:t>(0.006)</w:t>
            </w:r>
          </w:p>
        </w:tc>
      </w:tr>
      <w:tr w:rsidR="00DB0101" w:rsidRPr="00015210" w14:paraId="534816E0" w14:textId="77777777" w:rsidTr="00DF063F">
        <w:trPr>
          <w:cantSplit/>
          <w:jc w:val="center"/>
          <w:trPrChange w:id="3423" w:author="Xin Li" w:date="2026-08-22T15:58:00Z" w16du:dateUtc="2026-08-22T07:58:00Z">
            <w:trPr>
              <w:jc w:val="center"/>
            </w:trPr>
          </w:trPrChange>
        </w:trPr>
        <w:tc>
          <w:tcPr>
            <w:tcW w:w="0" w:type="auto"/>
            <w:tcBorders>
              <w:top w:val="nil"/>
              <w:left w:val="nil"/>
              <w:bottom w:val="nil"/>
              <w:right w:val="nil"/>
            </w:tcBorders>
            <w:noWrap/>
            <w:tcMar>
              <w:top w:w="15" w:type="dxa"/>
              <w:left w:w="15" w:type="dxa"/>
              <w:bottom w:w="0" w:type="dxa"/>
              <w:right w:w="15" w:type="dxa"/>
            </w:tcMar>
            <w:vAlign w:val="center"/>
            <w:hideMark/>
            <w:tcPrChange w:id="3424"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3ADEE1F5" w14:textId="77777777" w:rsidR="00DB0101" w:rsidRPr="00015210" w:rsidRDefault="00DB0101" w:rsidP="00DB0101">
            <w:pPr>
              <w:rPr>
                <w:color w:val="000000"/>
                <w:sz w:val="20"/>
                <w:szCs w:val="20"/>
              </w:rPr>
            </w:pPr>
            <w:r w:rsidRPr="00015210">
              <w:rPr>
                <w:color w:val="000000"/>
                <w:sz w:val="20"/>
                <w:szCs w:val="20"/>
              </w:rPr>
              <w:t>question timing FE</w:t>
            </w:r>
          </w:p>
        </w:tc>
        <w:tc>
          <w:tcPr>
            <w:tcW w:w="0" w:type="auto"/>
            <w:tcBorders>
              <w:top w:val="nil"/>
              <w:left w:val="nil"/>
              <w:bottom w:val="nil"/>
              <w:right w:val="nil"/>
            </w:tcBorders>
            <w:noWrap/>
            <w:tcMar>
              <w:top w:w="15" w:type="dxa"/>
              <w:left w:w="15" w:type="dxa"/>
              <w:bottom w:w="0" w:type="dxa"/>
              <w:right w:w="15" w:type="dxa"/>
            </w:tcMar>
            <w:vAlign w:val="center"/>
            <w:hideMark/>
            <w:tcPrChange w:id="3425"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7A00BC47"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Change w:id="3426"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0943EBA7"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Change w:id="3427"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0DB422E3"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Change w:id="3428"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52AB214D"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Change w:id="3429"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0A2961B7"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Change w:id="3430"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70965BAE"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16F8028F" w14:textId="77777777" w:rsidTr="00DF063F">
        <w:trPr>
          <w:cantSplit/>
          <w:jc w:val="center"/>
          <w:trPrChange w:id="3431" w:author="Xin Li" w:date="2026-08-22T15:58:00Z" w16du:dateUtc="2026-08-22T07:58:00Z">
            <w:trPr>
              <w:jc w:val="center"/>
            </w:trPr>
          </w:trPrChange>
        </w:trPr>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32"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0FA2622D" w14:textId="77777777" w:rsidR="00DB0101" w:rsidRPr="00015210" w:rsidRDefault="00DB0101" w:rsidP="00DB0101">
            <w:pPr>
              <w:rPr>
                <w:color w:val="000000"/>
                <w:sz w:val="20"/>
                <w:szCs w:val="20"/>
              </w:rPr>
            </w:pPr>
            <w:r w:rsidRPr="00015210">
              <w:rPr>
                <w:color w:val="000000"/>
                <w:sz w:val="20"/>
                <w:szCs w:val="20"/>
              </w:rPr>
              <w:t>other controls</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33"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1934E256"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34"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1CDBCE9E"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35"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379240EA"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36"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00D12FB9"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37"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74207018"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38"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1B794926"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498D43DD" w14:textId="77777777" w:rsidTr="00DF063F">
        <w:trPr>
          <w:cantSplit/>
          <w:jc w:val="center"/>
          <w:trPrChange w:id="3439" w:author="Xin Li" w:date="2026-08-22T15:58:00Z" w16du:dateUtc="2026-08-22T07:58:00Z">
            <w:trPr>
              <w:jc w:val="center"/>
            </w:trPr>
          </w:trPrChange>
        </w:trPr>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40"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4386F3ED" w14:textId="77777777" w:rsidR="00DB0101" w:rsidRPr="00015210" w:rsidRDefault="00DB0101" w:rsidP="00DB0101">
            <w:pPr>
              <w:rPr>
                <w:color w:val="000000"/>
                <w:sz w:val="20"/>
                <w:szCs w:val="20"/>
              </w:rPr>
            </w:pPr>
            <w:r w:rsidRPr="00015210">
              <w:rPr>
                <w:color w:val="000000"/>
                <w:sz w:val="20"/>
                <w:szCs w:val="20"/>
              </w:rPr>
              <w:t>N</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41"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1DFA90B5" w14:textId="77777777" w:rsidR="00DB0101" w:rsidRPr="00015210" w:rsidRDefault="00DB0101" w:rsidP="00DB0101">
            <w:pPr>
              <w:jc w:val="center"/>
              <w:rPr>
                <w:color w:val="000000"/>
                <w:sz w:val="20"/>
                <w:szCs w:val="20"/>
              </w:rPr>
            </w:pPr>
            <w:r w:rsidRPr="00015210">
              <w:rPr>
                <w:color w:val="000000"/>
                <w:sz w:val="20"/>
                <w:szCs w:val="20"/>
              </w:rPr>
              <w:t>3,612</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42"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308E1F09" w14:textId="77777777" w:rsidR="00DB0101" w:rsidRPr="00015210" w:rsidRDefault="00DB0101" w:rsidP="00DB0101">
            <w:pPr>
              <w:jc w:val="center"/>
              <w:rPr>
                <w:color w:val="000000"/>
                <w:sz w:val="20"/>
                <w:szCs w:val="20"/>
              </w:rPr>
            </w:pPr>
            <w:r w:rsidRPr="00015210">
              <w:rPr>
                <w:color w:val="000000"/>
                <w:sz w:val="20"/>
                <w:szCs w:val="20"/>
              </w:rPr>
              <w:t>3,612</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43"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57496759" w14:textId="77777777" w:rsidR="00DB0101" w:rsidRPr="00015210" w:rsidRDefault="00DB0101" w:rsidP="00DB0101">
            <w:pPr>
              <w:jc w:val="center"/>
              <w:rPr>
                <w:color w:val="000000"/>
                <w:sz w:val="20"/>
                <w:szCs w:val="20"/>
              </w:rPr>
            </w:pPr>
            <w:r w:rsidRPr="00015210">
              <w:rPr>
                <w:color w:val="000000"/>
                <w:sz w:val="20"/>
                <w:szCs w:val="20"/>
              </w:rPr>
              <w:t>3,612</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44"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360E9B52" w14:textId="77777777" w:rsidR="00DB0101" w:rsidRPr="00015210" w:rsidRDefault="00DB0101" w:rsidP="00DB0101">
            <w:pPr>
              <w:jc w:val="center"/>
              <w:rPr>
                <w:color w:val="000000"/>
                <w:sz w:val="20"/>
                <w:szCs w:val="20"/>
              </w:rPr>
            </w:pPr>
            <w:r w:rsidRPr="00015210">
              <w:rPr>
                <w:color w:val="000000"/>
                <w:sz w:val="20"/>
                <w:szCs w:val="20"/>
              </w:rPr>
              <w:t>837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45"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69697865" w14:textId="77777777" w:rsidR="00DB0101" w:rsidRPr="00015210" w:rsidRDefault="00DB0101" w:rsidP="00DB0101">
            <w:pPr>
              <w:jc w:val="center"/>
              <w:rPr>
                <w:color w:val="000000"/>
                <w:sz w:val="20"/>
                <w:szCs w:val="20"/>
              </w:rPr>
            </w:pPr>
            <w:r w:rsidRPr="00015210">
              <w:rPr>
                <w:color w:val="000000"/>
                <w:sz w:val="20"/>
                <w:szCs w:val="20"/>
              </w:rPr>
              <w:t>1,606</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3446"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0E3CB235" w14:textId="77777777" w:rsidR="00DB0101" w:rsidRPr="00015210" w:rsidRDefault="00DB0101" w:rsidP="00DB0101">
            <w:pPr>
              <w:jc w:val="center"/>
              <w:rPr>
                <w:color w:val="000000"/>
                <w:sz w:val="20"/>
                <w:szCs w:val="20"/>
              </w:rPr>
            </w:pPr>
            <w:r w:rsidRPr="00015210">
              <w:rPr>
                <w:color w:val="000000"/>
                <w:sz w:val="20"/>
                <w:szCs w:val="20"/>
              </w:rPr>
              <w:t>2,412</w:t>
            </w:r>
          </w:p>
        </w:tc>
      </w:tr>
    </w:tbl>
    <w:p w14:paraId="64C3A448" w14:textId="106F89FC" w:rsidR="00C816AB" w:rsidRPr="00015210" w:rsidRDefault="00F045BB" w:rsidP="00C816AB">
      <w:pPr>
        <w:pStyle w:val="Notes"/>
      </w:pPr>
      <w:r w:rsidRPr="00015210">
        <w:t xml:space="preserve"> </w:t>
      </w:r>
      <w:r w:rsidR="00374352" w:rsidRPr="00015210">
        <w:t>Notes. Standard errors in parentheses. . p&lt;0.1, * p&lt;0.05, ** p&lt;0.01, *** p&lt;0.001. In Columns 1</w:t>
      </w:r>
      <w:ins w:id="3447" w:author="Prof. LIU Ben" w:date="2026-08-26T00:37:00Z" w16du:dateUtc="2026-08-25T16:37:00Z">
        <w:r w:rsidR="001C3581">
          <w:rPr>
            <w:rFonts w:hint="eastAsia"/>
          </w:rPr>
          <w:t>-3</w:t>
        </w:r>
      </w:ins>
      <w:del w:id="3448" w:author="Prof. LIU Ben" w:date="2026-08-26T00:37:00Z" w16du:dateUtc="2026-08-25T16:37:00Z">
        <w:r w:rsidR="00374352" w:rsidRPr="00015210" w:rsidDel="001C3581">
          <w:delText xml:space="preserve"> through 4</w:delText>
        </w:r>
      </w:del>
      <w:r w:rsidR="00374352" w:rsidRPr="00015210">
        <w:t xml:space="preserve"> the dependent variable is the log of the number of human answers provided within the indicated window. In Columns </w:t>
      </w:r>
      <w:ins w:id="3449" w:author="Prof. LIU Ben" w:date="2026-08-26T00:38:00Z" w16du:dateUtc="2026-08-25T16:38:00Z">
        <w:r w:rsidR="001C3581">
          <w:rPr>
            <w:rFonts w:hint="eastAsia"/>
          </w:rPr>
          <w:t>4-6</w:t>
        </w:r>
      </w:ins>
      <w:del w:id="3450" w:author="Prof. LIU Ben" w:date="2026-08-26T00:37:00Z" w16du:dateUtc="2026-08-25T16:37:00Z">
        <w:r w:rsidR="00374352" w:rsidRPr="00015210" w:rsidDel="001C3581">
          <w:delText>5 through 7</w:delText>
        </w:r>
      </w:del>
      <w:r w:rsidR="00374352" w:rsidRPr="00015210">
        <w:t xml:space="preserve"> the dependent variable is the log of the number of human answers provided within 7 days, and the sample is restricted to questions observed for 30, 60, and 90 days.</w:t>
      </w:r>
    </w:p>
    <w:bookmarkEnd w:id="3341"/>
    <w:p w14:paraId="6392534E" w14:textId="6E89C74E" w:rsidR="00374352" w:rsidRPr="00015210" w:rsidRDefault="00940A64" w:rsidP="00374352">
      <w:pPr>
        <w:pStyle w:val="Paragraph0"/>
        <w:rPr>
          <w:szCs w:val="24"/>
        </w:rPr>
      </w:pPr>
      <w:r w:rsidRPr="00015210">
        <w:t xml:space="preserve">Table </w:t>
      </w:r>
      <w:del w:id="3451" w:author="Xin Li" w:date="2026-08-22T13:42:00Z" w16du:dateUtc="2026-08-22T05:42:00Z">
        <w:r w:rsidR="004D1041" w:rsidRPr="00015210" w:rsidDel="00745A6A">
          <w:delText>10</w:delText>
        </w:r>
        <w:r w:rsidRPr="00015210" w:rsidDel="00745A6A">
          <w:delText xml:space="preserve"> </w:delText>
        </w:r>
      </w:del>
      <w:ins w:id="3452" w:author="Xin Li" w:date="2026-08-22T16:03:00Z" w16du:dateUtc="2026-08-22T08:03:00Z">
        <w:r w:rsidR="00144EC0">
          <w:t>7</w:t>
        </w:r>
      </w:ins>
      <w:ins w:id="3453" w:author="Xin Li" w:date="2026-08-22T13:42:00Z" w16du:dateUtc="2026-08-22T05:42:00Z">
        <w:r w:rsidR="00745A6A" w:rsidRPr="00015210">
          <w:t xml:space="preserve"> </w:t>
        </w:r>
      </w:ins>
      <w:r w:rsidRPr="00015210">
        <w:t>applies the same subsamples to the quality outcome. The interaction between the AI indicator and AI answer quality is positive in all three subsamples (0.110, 0.106, and 0.149), and its significance rises with the sample size. It is insignificant in the 30-day sample (N = 592), marginally significant in the 60-day sample (0.106, p &lt; 0.1), and significant in the 90-day sample (0.149, p &lt; 0.01). The positive sign is stable across all three, and the increase in significance with sample size follows the same power logic that governs the supply results. The choice of observation window does not overturn the benchmark relationship in H6.</w:t>
      </w:r>
    </w:p>
    <w:p w14:paraId="4E5407A4" w14:textId="424CF688" w:rsidR="00374352" w:rsidRPr="00015210" w:rsidRDefault="00374352" w:rsidP="00374352">
      <w:pPr>
        <w:pStyle w:val="TableFiguretitle"/>
      </w:pPr>
      <w:r w:rsidRPr="00015210">
        <w:t xml:space="preserve">Table </w:t>
      </w:r>
      <w:del w:id="3454" w:author="Xin Li" w:date="2026-08-22T13:42:00Z" w16du:dateUtc="2026-08-22T05:42:00Z">
        <w:r w:rsidR="004D1041" w:rsidRPr="00015210" w:rsidDel="00745A6A">
          <w:delText>10</w:delText>
        </w:r>
      </w:del>
      <w:ins w:id="3455" w:author="Xin Li" w:date="2026-08-22T16:03:00Z" w16du:dateUtc="2026-08-22T08:03:00Z">
        <w:r w:rsidR="00144EC0">
          <w:t>7</w:t>
        </w:r>
      </w:ins>
      <w:r w:rsidRPr="00015210">
        <w:t>. Robustness checks: alternative time frame for human answer quality</w:t>
      </w:r>
    </w:p>
    <w:tbl>
      <w:tblPr>
        <w:tblW w:w="5000" w:type="pct"/>
        <w:jc w:val="center"/>
        <w:tblLayout w:type="fixed"/>
        <w:tblCellMar>
          <w:left w:w="0" w:type="dxa"/>
          <w:right w:w="0" w:type="dxa"/>
        </w:tblCellMar>
        <w:tblLook w:val="04A0" w:firstRow="1" w:lastRow="0" w:firstColumn="1" w:lastColumn="0" w:noHBand="0" w:noVBand="1"/>
      </w:tblPr>
      <w:tblGrid>
        <w:gridCol w:w="3528"/>
        <w:gridCol w:w="1944"/>
        <w:gridCol w:w="1944"/>
        <w:gridCol w:w="1944"/>
        <w:tblGridChange w:id="3456">
          <w:tblGrid>
            <w:gridCol w:w="3528"/>
            <w:gridCol w:w="1944"/>
            <w:gridCol w:w="1944"/>
            <w:gridCol w:w="1944"/>
          </w:tblGrid>
        </w:tblGridChange>
      </w:tblGrid>
      <w:tr w:rsidR="00FB0C54" w:rsidRPr="00015210" w14:paraId="17A2626F" w14:textId="77777777" w:rsidTr="00FB0C54">
        <w:trPr>
          <w:jc w:val="center"/>
        </w:trPr>
        <w:tc>
          <w:tcPr>
            <w:tcW w:w="3528" w:type="dxa"/>
            <w:tcBorders>
              <w:top w:val="single" w:sz="4" w:space="0" w:color="auto"/>
              <w:left w:val="nil"/>
              <w:bottom w:val="nil"/>
              <w:right w:val="nil"/>
            </w:tcBorders>
            <w:vAlign w:val="center"/>
          </w:tcPr>
          <w:p w14:paraId="5A98CBDB" w14:textId="77777777" w:rsidR="00FB0C54" w:rsidRPr="00015210" w:rsidRDefault="00FB0C54" w:rsidP="00FB0C54">
            <w:pPr>
              <w:rPr>
                <w:color w:val="000000"/>
                <w:sz w:val="20"/>
                <w:szCs w:val="20"/>
              </w:rPr>
            </w:pP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2D16B73" w14:textId="579F0E2B" w:rsidR="00FB0C54" w:rsidRPr="00015210" w:rsidRDefault="00FB0C54" w:rsidP="00FB0C54">
            <w:pPr>
              <w:jc w:val="center"/>
              <w:rPr>
                <w:color w:val="000000"/>
                <w:sz w:val="20"/>
                <w:szCs w:val="20"/>
              </w:rPr>
            </w:pPr>
            <w:r w:rsidRPr="00015210">
              <w:rPr>
                <w:color w:val="000000"/>
                <w:sz w:val="20"/>
                <w:szCs w:val="20"/>
              </w:rPr>
              <w:t>(1)</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2713DAEB" w14:textId="0BEF7672" w:rsidR="00FB0C54" w:rsidRPr="00015210" w:rsidRDefault="00FB0C54" w:rsidP="00FB0C54">
            <w:pPr>
              <w:jc w:val="center"/>
              <w:rPr>
                <w:color w:val="000000"/>
                <w:sz w:val="20"/>
                <w:szCs w:val="20"/>
              </w:rPr>
            </w:pPr>
            <w:r w:rsidRPr="00015210">
              <w:rPr>
                <w:color w:val="000000"/>
                <w:sz w:val="20"/>
                <w:szCs w:val="20"/>
              </w:rPr>
              <w:t>(2)</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FC22F6E" w14:textId="7C9F9953" w:rsidR="00FB0C54" w:rsidRPr="00015210" w:rsidRDefault="00FB0C54" w:rsidP="00FB0C54">
            <w:pPr>
              <w:jc w:val="center"/>
              <w:rPr>
                <w:color w:val="000000"/>
                <w:sz w:val="20"/>
                <w:szCs w:val="20"/>
              </w:rPr>
            </w:pPr>
            <w:r w:rsidRPr="00015210">
              <w:rPr>
                <w:color w:val="000000"/>
                <w:sz w:val="20"/>
                <w:szCs w:val="20"/>
              </w:rPr>
              <w:t>(3)</w:t>
            </w:r>
          </w:p>
        </w:tc>
      </w:tr>
      <w:tr w:rsidR="00FB0C54" w:rsidRPr="00015210" w14:paraId="4E0880BC" w14:textId="77777777" w:rsidTr="00FB0C54">
        <w:trPr>
          <w:jc w:val="center"/>
        </w:trPr>
        <w:tc>
          <w:tcPr>
            <w:tcW w:w="3528" w:type="dxa"/>
            <w:tcBorders>
              <w:top w:val="single" w:sz="4" w:space="0" w:color="auto"/>
              <w:left w:val="nil"/>
              <w:bottom w:val="nil"/>
              <w:right w:val="nil"/>
            </w:tcBorders>
            <w:vAlign w:val="center"/>
            <w:hideMark/>
          </w:tcPr>
          <w:p w14:paraId="51C2A6FB" w14:textId="7D21F450" w:rsidR="00FB0C54" w:rsidRPr="00015210" w:rsidRDefault="00FB0C54" w:rsidP="00FB0C54">
            <w:pPr>
              <w:rPr>
                <w:color w:val="000000"/>
                <w:sz w:val="20"/>
                <w:szCs w:val="20"/>
              </w:rPr>
            </w:pPr>
            <w:ins w:id="3457" w:author="Xin Li" w:date="2026-08-22T16:05:00Z" w16du:dateUtc="2026-08-22T08:05:00Z">
              <w:r w:rsidRPr="00015210">
                <w:rPr>
                  <w:color w:val="000000"/>
                  <w:sz w:val="20"/>
                  <w:szCs w:val="20"/>
                </w:rPr>
                <w:t> DV: First answer quality</w:t>
              </w:r>
            </w:ins>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hideMark/>
          </w:tcPr>
          <w:p w14:paraId="338CDB34" w14:textId="77777777" w:rsidR="00FB0C54" w:rsidRPr="00015210" w:rsidRDefault="00FB0C54" w:rsidP="00FB0C54">
            <w:pPr>
              <w:jc w:val="center"/>
              <w:rPr>
                <w:color w:val="000000"/>
                <w:sz w:val="20"/>
                <w:szCs w:val="20"/>
              </w:rPr>
            </w:pPr>
            <w:r w:rsidRPr="00015210">
              <w:rPr>
                <w:color w:val="000000"/>
                <w:sz w:val="20"/>
                <w:szCs w:val="20"/>
              </w:rPr>
              <w:t>30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3DC22292" w14:textId="77777777" w:rsidR="00FB0C54" w:rsidRPr="00015210" w:rsidRDefault="00FB0C54" w:rsidP="00FB0C54">
            <w:pPr>
              <w:jc w:val="center"/>
              <w:rPr>
                <w:color w:val="000000"/>
                <w:sz w:val="20"/>
                <w:szCs w:val="20"/>
              </w:rPr>
            </w:pPr>
            <w:r w:rsidRPr="00015210">
              <w:rPr>
                <w:color w:val="000000"/>
                <w:sz w:val="20"/>
                <w:szCs w:val="20"/>
              </w:rPr>
              <w:t>60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5BB51C38" w14:textId="77777777" w:rsidR="00FB0C54" w:rsidRPr="00015210" w:rsidRDefault="00FB0C54" w:rsidP="00FB0C54">
            <w:pPr>
              <w:jc w:val="center"/>
              <w:rPr>
                <w:color w:val="000000"/>
                <w:sz w:val="20"/>
                <w:szCs w:val="20"/>
              </w:rPr>
            </w:pPr>
            <w:r w:rsidRPr="00015210">
              <w:rPr>
                <w:color w:val="000000"/>
                <w:sz w:val="20"/>
                <w:szCs w:val="20"/>
              </w:rPr>
              <w:t>90 days sample</w:t>
            </w:r>
          </w:p>
        </w:tc>
      </w:tr>
      <w:tr w:rsidR="00FB0C54" w:rsidRPr="00015210" w14:paraId="044F715C" w14:textId="77777777" w:rsidTr="00FB0C54">
        <w:tblPrEx>
          <w:tblW w:w="5000" w:type="pct"/>
          <w:jc w:val="center"/>
          <w:tblLayout w:type="fixed"/>
          <w:tblCellMar>
            <w:left w:w="0" w:type="dxa"/>
            <w:right w:w="0" w:type="dxa"/>
          </w:tblCellMar>
          <w:tblPrExChange w:id="3458" w:author="Xin Li" w:date="2026-08-22T08:00:00Z" w16du:dateUtc="2026-08-22T00:00:00Z">
            <w:tblPrEx>
              <w:tblW w:w="5000" w:type="pct"/>
              <w:jc w:val="center"/>
              <w:tblLayout w:type="fixed"/>
              <w:tblCellMar>
                <w:left w:w="0" w:type="dxa"/>
                <w:right w:w="0" w:type="dxa"/>
              </w:tblCellMar>
            </w:tblPrEx>
          </w:tblPrExChange>
        </w:tblPrEx>
        <w:trPr>
          <w:jc w:val="center"/>
          <w:trPrChange w:id="3459" w:author="Xin Li" w:date="2026-08-22T08:00:00Z" w16du:dateUtc="2026-08-22T00:00:00Z">
            <w:trPr>
              <w:trHeight w:val="320"/>
              <w:jc w:val="center"/>
            </w:trPr>
          </w:trPrChange>
        </w:trPr>
        <w:tc>
          <w:tcPr>
            <w:tcW w:w="3528" w:type="dxa"/>
            <w:vMerge w:val="restart"/>
            <w:tcBorders>
              <w:top w:val="nil"/>
              <w:left w:val="nil"/>
              <w:bottom w:val="nil"/>
              <w:right w:val="nil"/>
            </w:tcBorders>
            <w:noWrap/>
            <w:tcMar>
              <w:top w:w="15" w:type="dxa"/>
              <w:left w:w="15" w:type="dxa"/>
              <w:bottom w:w="0" w:type="dxa"/>
              <w:right w:w="15" w:type="dxa"/>
            </w:tcMar>
            <w:vAlign w:val="center"/>
            <w:hideMark/>
            <w:tcPrChange w:id="3460" w:author="Xin Li" w:date="2026-08-22T08:00:00Z" w16du:dateUtc="2026-08-22T00:00:00Z">
              <w:tcPr>
                <w:tcW w:w="2360" w:type="dxa"/>
                <w:vMerge w:val="restart"/>
                <w:tcBorders>
                  <w:top w:val="nil"/>
                  <w:left w:val="nil"/>
                  <w:bottom w:val="nil"/>
                  <w:right w:val="nil"/>
                </w:tcBorders>
                <w:noWrap/>
                <w:tcMar>
                  <w:top w:w="15" w:type="dxa"/>
                  <w:left w:w="15" w:type="dxa"/>
                  <w:bottom w:w="0" w:type="dxa"/>
                  <w:right w:w="15" w:type="dxa"/>
                </w:tcMar>
                <w:vAlign w:val="center"/>
                <w:hideMark/>
              </w:tcPr>
            </w:tcPrChange>
          </w:tcPr>
          <w:p w14:paraId="373F97D2"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Change w:id="3461"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1DB01FDE" w14:textId="77777777" w:rsidR="00FB0C54" w:rsidRPr="00015210" w:rsidRDefault="00FB0C54" w:rsidP="00FB0C54">
            <w:pPr>
              <w:jc w:val="center"/>
              <w:rPr>
                <w:color w:val="000000"/>
                <w:sz w:val="20"/>
                <w:szCs w:val="20"/>
              </w:rPr>
            </w:pPr>
            <w:r w:rsidRPr="00015210">
              <w:rPr>
                <w:color w:val="000000"/>
                <w:sz w:val="20"/>
                <w:szCs w:val="20"/>
              </w:rPr>
              <w:t>-0.216</w:t>
            </w:r>
          </w:p>
        </w:tc>
        <w:tc>
          <w:tcPr>
            <w:tcW w:w="1944" w:type="dxa"/>
            <w:tcBorders>
              <w:top w:val="nil"/>
              <w:left w:val="nil"/>
              <w:bottom w:val="nil"/>
              <w:right w:val="nil"/>
            </w:tcBorders>
            <w:noWrap/>
            <w:tcMar>
              <w:top w:w="15" w:type="dxa"/>
              <w:left w:w="15" w:type="dxa"/>
              <w:bottom w:w="0" w:type="dxa"/>
              <w:right w:w="15" w:type="dxa"/>
            </w:tcMar>
            <w:vAlign w:val="center"/>
            <w:hideMark/>
            <w:tcPrChange w:id="3462"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08C3538E" w14:textId="77777777" w:rsidR="00FB0C54" w:rsidRPr="00015210" w:rsidRDefault="00FB0C54" w:rsidP="00FB0C54">
            <w:pPr>
              <w:jc w:val="center"/>
              <w:rPr>
                <w:color w:val="000000"/>
                <w:sz w:val="20"/>
                <w:szCs w:val="20"/>
              </w:rPr>
            </w:pPr>
            <w:r w:rsidRPr="00015210">
              <w:rPr>
                <w:color w:val="000000"/>
                <w:sz w:val="20"/>
                <w:szCs w:val="20"/>
              </w:rPr>
              <w:t>0.346</w:t>
            </w:r>
          </w:p>
        </w:tc>
        <w:tc>
          <w:tcPr>
            <w:tcW w:w="1944" w:type="dxa"/>
            <w:tcBorders>
              <w:top w:val="nil"/>
              <w:left w:val="nil"/>
              <w:bottom w:val="nil"/>
              <w:right w:val="nil"/>
            </w:tcBorders>
            <w:noWrap/>
            <w:tcMar>
              <w:top w:w="15" w:type="dxa"/>
              <w:left w:w="15" w:type="dxa"/>
              <w:bottom w:w="0" w:type="dxa"/>
              <w:right w:w="15" w:type="dxa"/>
            </w:tcMar>
            <w:vAlign w:val="center"/>
            <w:hideMark/>
            <w:tcPrChange w:id="3463"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48692223" w14:textId="77777777" w:rsidR="00FB0C54" w:rsidRPr="00015210" w:rsidRDefault="00FB0C54" w:rsidP="00FB0C54">
            <w:pPr>
              <w:jc w:val="center"/>
              <w:rPr>
                <w:color w:val="000000"/>
                <w:sz w:val="20"/>
                <w:szCs w:val="20"/>
              </w:rPr>
            </w:pPr>
            <w:r w:rsidRPr="00015210">
              <w:rPr>
                <w:color w:val="000000"/>
                <w:sz w:val="20"/>
                <w:szCs w:val="20"/>
              </w:rPr>
              <w:t>0.320</w:t>
            </w:r>
          </w:p>
        </w:tc>
      </w:tr>
      <w:tr w:rsidR="00FB0C54" w:rsidRPr="00015210" w14:paraId="056F85DB" w14:textId="77777777" w:rsidTr="00FB0C54">
        <w:tblPrEx>
          <w:tblW w:w="5000" w:type="pct"/>
          <w:jc w:val="center"/>
          <w:tblLayout w:type="fixed"/>
          <w:tblCellMar>
            <w:left w:w="0" w:type="dxa"/>
            <w:right w:w="0" w:type="dxa"/>
          </w:tblCellMar>
          <w:tblPrExChange w:id="3464" w:author="Xin Li" w:date="2026-08-22T08:00:00Z" w16du:dateUtc="2026-08-22T00:00:00Z">
            <w:tblPrEx>
              <w:tblW w:w="5000" w:type="pct"/>
              <w:jc w:val="center"/>
              <w:tblLayout w:type="fixed"/>
              <w:tblCellMar>
                <w:left w:w="0" w:type="dxa"/>
                <w:right w:w="0" w:type="dxa"/>
              </w:tblCellMar>
            </w:tblPrEx>
          </w:tblPrExChange>
        </w:tblPrEx>
        <w:trPr>
          <w:jc w:val="center"/>
          <w:trPrChange w:id="3465" w:author="Xin Li" w:date="2026-08-22T08:00:00Z" w16du:dateUtc="2026-08-22T00:00:00Z">
            <w:trPr>
              <w:trHeight w:val="320"/>
              <w:jc w:val="center"/>
            </w:trPr>
          </w:trPrChange>
        </w:trPr>
        <w:tc>
          <w:tcPr>
            <w:tcW w:w="3528" w:type="dxa"/>
            <w:vMerge/>
            <w:tcBorders>
              <w:top w:val="nil"/>
              <w:left w:val="nil"/>
              <w:bottom w:val="nil"/>
              <w:right w:val="nil"/>
            </w:tcBorders>
            <w:vAlign w:val="center"/>
            <w:hideMark/>
            <w:tcPrChange w:id="3466" w:author="Xin Li" w:date="2026-08-22T08:00:00Z" w16du:dateUtc="2026-08-22T00:00:00Z">
              <w:tcPr>
                <w:tcW w:w="2360" w:type="dxa"/>
                <w:vMerge/>
                <w:tcBorders>
                  <w:top w:val="nil"/>
                  <w:left w:val="nil"/>
                  <w:bottom w:val="nil"/>
                  <w:right w:val="nil"/>
                </w:tcBorders>
                <w:vAlign w:val="center"/>
                <w:hideMark/>
              </w:tcPr>
            </w:tcPrChange>
          </w:tcPr>
          <w:p w14:paraId="76BC8553"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Change w:id="3467"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3953B61E" w14:textId="77777777" w:rsidR="00FB0C54" w:rsidRPr="00015210" w:rsidRDefault="00FB0C54" w:rsidP="00FB0C54">
            <w:pPr>
              <w:jc w:val="center"/>
              <w:rPr>
                <w:color w:val="000000"/>
                <w:sz w:val="20"/>
                <w:szCs w:val="20"/>
              </w:rPr>
            </w:pPr>
            <w:r w:rsidRPr="00015210">
              <w:rPr>
                <w:color w:val="000000"/>
                <w:sz w:val="20"/>
                <w:szCs w:val="20"/>
              </w:rPr>
              <w:t>(1.028)</w:t>
            </w:r>
          </w:p>
        </w:tc>
        <w:tc>
          <w:tcPr>
            <w:tcW w:w="1944" w:type="dxa"/>
            <w:tcBorders>
              <w:top w:val="nil"/>
              <w:left w:val="nil"/>
              <w:bottom w:val="nil"/>
              <w:right w:val="nil"/>
            </w:tcBorders>
            <w:noWrap/>
            <w:tcMar>
              <w:top w:w="15" w:type="dxa"/>
              <w:left w:w="15" w:type="dxa"/>
              <w:bottom w:w="0" w:type="dxa"/>
              <w:right w:w="15" w:type="dxa"/>
            </w:tcMar>
            <w:vAlign w:val="center"/>
            <w:hideMark/>
            <w:tcPrChange w:id="3468"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5B7E6534" w14:textId="77777777" w:rsidR="00FB0C54" w:rsidRPr="00015210" w:rsidRDefault="00FB0C54" w:rsidP="00FB0C54">
            <w:pPr>
              <w:jc w:val="center"/>
              <w:rPr>
                <w:color w:val="000000"/>
                <w:sz w:val="20"/>
                <w:szCs w:val="20"/>
              </w:rPr>
            </w:pPr>
            <w:r w:rsidRPr="00015210">
              <w:rPr>
                <w:color w:val="000000"/>
                <w:sz w:val="20"/>
                <w:szCs w:val="20"/>
              </w:rPr>
              <w:t>(0.861)</w:t>
            </w:r>
          </w:p>
        </w:tc>
        <w:tc>
          <w:tcPr>
            <w:tcW w:w="1944" w:type="dxa"/>
            <w:tcBorders>
              <w:top w:val="nil"/>
              <w:left w:val="nil"/>
              <w:bottom w:val="nil"/>
              <w:right w:val="nil"/>
            </w:tcBorders>
            <w:noWrap/>
            <w:tcMar>
              <w:top w:w="15" w:type="dxa"/>
              <w:left w:w="15" w:type="dxa"/>
              <w:bottom w:w="0" w:type="dxa"/>
              <w:right w:w="15" w:type="dxa"/>
            </w:tcMar>
            <w:vAlign w:val="center"/>
            <w:hideMark/>
            <w:tcPrChange w:id="3469"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1AFD6099" w14:textId="77777777" w:rsidR="00FB0C54" w:rsidRPr="00015210" w:rsidRDefault="00FB0C54" w:rsidP="00FB0C54">
            <w:pPr>
              <w:jc w:val="center"/>
              <w:rPr>
                <w:color w:val="000000"/>
                <w:sz w:val="20"/>
                <w:szCs w:val="20"/>
              </w:rPr>
            </w:pPr>
            <w:r w:rsidRPr="00015210">
              <w:rPr>
                <w:color w:val="000000"/>
                <w:sz w:val="20"/>
                <w:szCs w:val="20"/>
              </w:rPr>
              <w:t>(0.700)</w:t>
            </w:r>
          </w:p>
        </w:tc>
      </w:tr>
      <w:tr w:rsidR="00FB0C54" w:rsidRPr="00015210" w14:paraId="69202DFA" w14:textId="77777777" w:rsidTr="00FB0C54">
        <w:tblPrEx>
          <w:tblW w:w="5000" w:type="pct"/>
          <w:jc w:val="center"/>
          <w:tblLayout w:type="fixed"/>
          <w:tblCellMar>
            <w:left w:w="0" w:type="dxa"/>
            <w:right w:w="0" w:type="dxa"/>
          </w:tblCellMar>
          <w:tblPrExChange w:id="3470" w:author="Xin Li" w:date="2026-08-22T08:00:00Z" w16du:dateUtc="2026-08-22T00:00:00Z">
            <w:tblPrEx>
              <w:tblW w:w="5000" w:type="pct"/>
              <w:jc w:val="center"/>
              <w:tblLayout w:type="fixed"/>
              <w:tblCellMar>
                <w:left w:w="0" w:type="dxa"/>
                <w:right w:w="0" w:type="dxa"/>
              </w:tblCellMar>
            </w:tblPrEx>
          </w:tblPrExChange>
        </w:tblPrEx>
        <w:trPr>
          <w:jc w:val="center"/>
          <w:trPrChange w:id="3471" w:author="Xin Li" w:date="2026-08-22T08:00:00Z" w16du:dateUtc="2026-08-22T00:00:00Z">
            <w:trPr>
              <w:trHeight w:val="320"/>
              <w:jc w:val="center"/>
            </w:trPr>
          </w:trPrChange>
        </w:trPr>
        <w:tc>
          <w:tcPr>
            <w:tcW w:w="3528" w:type="dxa"/>
            <w:vMerge w:val="restart"/>
            <w:tcBorders>
              <w:top w:val="nil"/>
              <w:left w:val="nil"/>
              <w:bottom w:val="nil"/>
              <w:right w:val="nil"/>
            </w:tcBorders>
            <w:noWrap/>
            <w:tcMar>
              <w:top w:w="15" w:type="dxa"/>
              <w:left w:w="15" w:type="dxa"/>
              <w:bottom w:w="0" w:type="dxa"/>
              <w:right w:w="15" w:type="dxa"/>
            </w:tcMar>
            <w:vAlign w:val="center"/>
            <w:hideMark/>
            <w:tcPrChange w:id="3472" w:author="Xin Li" w:date="2026-08-22T08:00:00Z" w16du:dateUtc="2026-08-22T00:00:00Z">
              <w:tcPr>
                <w:tcW w:w="2360" w:type="dxa"/>
                <w:vMerge w:val="restart"/>
                <w:tcBorders>
                  <w:top w:val="nil"/>
                  <w:left w:val="nil"/>
                  <w:bottom w:val="nil"/>
                  <w:right w:val="nil"/>
                </w:tcBorders>
                <w:noWrap/>
                <w:tcMar>
                  <w:top w:w="15" w:type="dxa"/>
                  <w:left w:w="15" w:type="dxa"/>
                  <w:bottom w:w="0" w:type="dxa"/>
                  <w:right w:w="15" w:type="dxa"/>
                </w:tcMar>
                <w:vAlign w:val="center"/>
                <w:hideMark/>
              </w:tcPr>
            </w:tcPrChange>
          </w:tcPr>
          <w:p w14:paraId="226EE5D9"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Change w:id="3473"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13746DA8" w14:textId="77777777" w:rsidR="00FB0C54" w:rsidRPr="00015210" w:rsidRDefault="00FB0C54" w:rsidP="00FB0C54">
            <w:pPr>
              <w:jc w:val="center"/>
              <w:rPr>
                <w:color w:val="000000"/>
                <w:sz w:val="20"/>
                <w:szCs w:val="20"/>
              </w:rPr>
            </w:pPr>
            <w:r w:rsidRPr="00015210">
              <w:rPr>
                <w:color w:val="000000"/>
                <w:sz w:val="20"/>
                <w:szCs w:val="20"/>
              </w:rPr>
              <w:t>-0.059</w:t>
            </w:r>
          </w:p>
        </w:tc>
        <w:tc>
          <w:tcPr>
            <w:tcW w:w="1944" w:type="dxa"/>
            <w:tcBorders>
              <w:top w:val="nil"/>
              <w:left w:val="nil"/>
              <w:bottom w:val="nil"/>
              <w:right w:val="nil"/>
            </w:tcBorders>
            <w:noWrap/>
            <w:tcMar>
              <w:top w:w="15" w:type="dxa"/>
              <w:left w:w="15" w:type="dxa"/>
              <w:bottom w:w="0" w:type="dxa"/>
              <w:right w:w="15" w:type="dxa"/>
            </w:tcMar>
            <w:vAlign w:val="center"/>
            <w:hideMark/>
            <w:tcPrChange w:id="3474"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749F85DE" w14:textId="77777777" w:rsidR="00FB0C54" w:rsidRPr="00015210" w:rsidRDefault="00FB0C54" w:rsidP="00FB0C54">
            <w:pPr>
              <w:jc w:val="center"/>
              <w:rPr>
                <w:color w:val="000000"/>
                <w:sz w:val="20"/>
                <w:szCs w:val="20"/>
              </w:rPr>
            </w:pPr>
            <w:r w:rsidRPr="00015210">
              <w:rPr>
                <w:color w:val="000000"/>
                <w:sz w:val="20"/>
                <w:szCs w:val="20"/>
              </w:rPr>
              <w:t>-0.180</w:t>
            </w:r>
          </w:p>
        </w:tc>
        <w:tc>
          <w:tcPr>
            <w:tcW w:w="1944" w:type="dxa"/>
            <w:tcBorders>
              <w:top w:val="nil"/>
              <w:left w:val="nil"/>
              <w:bottom w:val="nil"/>
              <w:right w:val="nil"/>
            </w:tcBorders>
            <w:noWrap/>
            <w:tcMar>
              <w:top w:w="15" w:type="dxa"/>
              <w:left w:w="15" w:type="dxa"/>
              <w:bottom w:w="0" w:type="dxa"/>
              <w:right w:w="15" w:type="dxa"/>
            </w:tcMar>
            <w:vAlign w:val="center"/>
            <w:hideMark/>
            <w:tcPrChange w:id="3475"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26DF8C90" w14:textId="77777777" w:rsidR="00FB0C54" w:rsidRPr="00015210" w:rsidRDefault="00FB0C54" w:rsidP="00FB0C54">
            <w:pPr>
              <w:jc w:val="center"/>
              <w:rPr>
                <w:color w:val="000000"/>
                <w:sz w:val="20"/>
                <w:szCs w:val="20"/>
              </w:rPr>
            </w:pPr>
            <w:r w:rsidRPr="00015210">
              <w:rPr>
                <w:color w:val="000000"/>
                <w:sz w:val="20"/>
                <w:szCs w:val="20"/>
              </w:rPr>
              <w:t>-0.230·</w:t>
            </w:r>
          </w:p>
        </w:tc>
      </w:tr>
      <w:tr w:rsidR="00FB0C54" w:rsidRPr="00015210" w14:paraId="5E04FA49" w14:textId="77777777" w:rsidTr="00FB0C54">
        <w:tblPrEx>
          <w:tblW w:w="5000" w:type="pct"/>
          <w:jc w:val="center"/>
          <w:tblLayout w:type="fixed"/>
          <w:tblCellMar>
            <w:left w:w="0" w:type="dxa"/>
            <w:right w:w="0" w:type="dxa"/>
          </w:tblCellMar>
          <w:tblPrExChange w:id="3476" w:author="Xin Li" w:date="2026-08-22T08:00:00Z" w16du:dateUtc="2026-08-22T00:00:00Z">
            <w:tblPrEx>
              <w:tblW w:w="5000" w:type="pct"/>
              <w:jc w:val="center"/>
              <w:tblLayout w:type="fixed"/>
              <w:tblCellMar>
                <w:left w:w="0" w:type="dxa"/>
                <w:right w:w="0" w:type="dxa"/>
              </w:tblCellMar>
            </w:tblPrEx>
          </w:tblPrExChange>
        </w:tblPrEx>
        <w:trPr>
          <w:jc w:val="center"/>
          <w:trPrChange w:id="3477" w:author="Xin Li" w:date="2026-08-22T08:00:00Z" w16du:dateUtc="2026-08-22T00:00:00Z">
            <w:trPr>
              <w:trHeight w:val="320"/>
              <w:jc w:val="center"/>
            </w:trPr>
          </w:trPrChange>
        </w:trPr>
        <w:tc>
          <w:tcPr>
            <w:tcW w:w="3528" w:type="dxa"/>
            <w:vMerge/>
            <w:tcBorders>
              <w:top w:val="nil"/>
              <w:left w:val="nil"/>
              <w:bottom w:val="nil"/>
              <w:right w:val="nil"/>
            </w:tcBorders>
            <w:vAlign w:val="center"/>
            <w:hideMark/>
            <w:tcPrChange w:id="3478" w:author="Xin Li" w:date="2026-08-22T08:00:00Z" w16du:dateUtc="2026-08-22T00:00:00Z">
              <w:tcPr>
                <w:tcW w:w="2360" w:type="dxa"/>
                <w:vMerge/>
                <w:tcBorders>
                  <w:top w:val="nil"/>
                  <w:left w:val="nil"/>
                  <w:bottom w:val="nil"/>
                  <w:right w:val="nil"/>
                </w:tcBorders>
                <w:vAlign w:val="center"/>
                <w:hideMark/>
              </w:tcPr>
            </w:tcPrChange>
          </w:tcPr>
          <w:p w14:paraId="1290BC78"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Change w:id="3479"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559B099B" w14:textId="77777777" w:rsidR="00FB0C54" w:rsidRPr="00015210" w:rsidRDefault="00FB0C54" w:rsidP="00FB0C54">
            <w:pPr>
              <w:jc w:val="center"/>
              <w:rPr>
                <w:color w:val="000000"/>
                <w:sz w:val="20"/>
                <w:szCs w:val="20"/>
              </w:rPr>
            </w:pPr>
            <w:r w:rsidRPr="00015210">
              <w:rPr>
                <w:color w:val="000000"/>
                <w:sz w:val="20"/>
                <w:szCs w:val="20"/>
              </w:rPr>
              <w:t>(0.194)</w:t>
            </w:r>
          </w:p>
        </w:tc>
        <w:tc>
          <w:tcPr>
            <w:tcW w:w="1944" w:type="dxa"/>
            <w:tcBorders>
              <w:top w:val="nil"/>
              <w:left w:val="nil"/>
              <w:bottom w:val="nil"/>
              <w:right w:val="nil"/>
            </w:tcBorders>
            <w:noWrap/>
            <w:tcMar>
              <w:top w:w="15" w:type="dxa"/>
              <w:left w:w="15" w:type="dxa"/>
              <w:bottom w:w="0" w:type="dxa"/>
              <w:right w:w="15" w:type="dxa"/>
            </w:tcMar>
            <w:vAlign w:val="center"/>
            <w:hideMark/>
            <w:tcPrChange w:id="3480"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37CC5A1F" w14:textId="77777777" w:rsidR="00FB0C54" w:rsidRPr="00015210" w:rsidRDefault="00FB0C54" w:rsidP="00FB0C54">
            <w:pPr>
              <w:jc w:val="center"/>
              <w:rPr>
                <w:color w:val="000000"/>
                <w:sz w:val="20"/>
                <w:szCs w:val="20"/>
              </w:rPr>
            </w:pPr>
            <w:r w:rsidRPr="00015210">
              <w:rPr>
                <w:color w:val="000000"/>
                <w:sz w:val="20"/>
                <w:szCs w:val="20"/>
              </w:rPr>
              <w:t>(0.155)</w:t>
            </w:r>
          </w:p>
        </w:tc>
        <w:tc>
          <w:tcPr>
            <w:tcW w:w="1944" w:type="dxa"/>
            <w:tcBorders>
              <w:top w:val="nil"/>
              <w:left w:val="nil"/>
              <w:bottom w:val="nil"/>
              <w:right w:val="nil"/>
            </w:tcBorders>
            <w:noWrap/>
            <w:tcMar>
              <w:top w:w="15" w:type="dxa"/>
              <w:left w:w="15" w:type="dxa"/>
              <w:bottom w:w="0" w:type="dxa"/>
              <w:right w:w="15" w:type="dxa"/>
            </w:tcMar>
            <w:vAlign w:val="center"/>
            <w:hideMark/>
            <w:tcPrChange w:id="3481"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35AA36CC" w14:textId="77777777" w:rsidR="00FB0C54" w:rsidRPr="00015210" w:rsidRDefault="00FB0C54" w:rsidP="00FB0C54">
            <w:pPr>
              <w:jc w:val="center"/>
              <w:rPr>
                <w:color w:val="000000"/>
                <w:sz w:val="20"/>
                <w:szCs w:val="20"/>
              </w:rPr>
            </w:pPr>
            <w:r w:rsidRPr="00015210">
              <w:rPr>
                <w:color w:val="000000"/>
                <w:sz w:val="20"/>
                <w:szCs w:val="20"/>
              </w:rPr>
              <w:t>(0.124)</w:t>
            </w:r>
          </w:p>
        </w:tc>
      </w:tr>
      <w:tr w:rsidR="00FB0C54" w:rsidRPr="00015210" w14:paraId="7814B3A5" w14:textId="77777777" w:rsidTr="00FB0C54">
        <w:tblPrEx>
          <w:tblW w:w="5000" w:type="pct"/>
          <w:jc w:val="center"/>
          <w:tblLayout w:type="fixed"/>
          <w:tblCellMar>
            <w:left w:w="0" w:type="dxa"/>
            <w:right w:w="0" w:type="dxa"/>
          </w:tblCellMar>
          <w:tblPrExChange w:id="3482" w:author="Xin Li" w:date="2026-08-22T08:00:00Z" w16du:dateUtc="2026-08-22T00:00:00Z">
            <w:tblPrEx>
              <w:tblW w:w="5000" w:type="pct"/>
              <w:jc w:val="center"/>
              <w:tblLayout w:type="fixed"/>
              <w:tblCellMar>
                <w:left w:w="0" w:type="dxa"/>
                <w:right w:w="0" w:type="dxa"/>
              </w:tblCellMar>
            </w:tblPrEx>
          </w:tblPrExChange>
        </w:tblPrEx>
        <w:trPr>
          <w:jc w:val="center"/>
          <w:trPrChange w:id="3483" w:author="Xin Li" w:date="2026-08-22T08:00:00Z" w16du:dateUtc="2026-08-22T00:00:00Z">
            <w:trPr>
              <w:trHeight w:val="320"/>
              <w:jc w:val="center"/>
            </w:trPr>
          </w:trPrChange>
        </w:trPr>
        <w:tc>
          <w:tcPr>
            <w:tcW w:w="3528" w:type="dxa"/>
            <w:vMerge w:val="restart"/>
            <w:tcBorders>
              <w:top w:val="nil"/>
              <w:left w:val="nil"/>
              <w:bottom w:val="single" w:sz="4" w:space="0" w:color="000000"/>
              <w:right w:val="nil"/>
            </w:tcBorders>
            <w:noWrap/>
            <w:tcMar>
              <w:top w:w="15" w:type="dxa"/>
              <w:left w:w="15" w:type="dxa"/>
              <w:bottom w:w="0" w:type="dxa"/>
              <w:right w:w="15" w:type="dxa"/>
            </w:tcMar>
            <w:vAlign w:val="center"/>
            <w:hideMark/>
            <w:tcPrChange w:id="3484" w:author="Xin Li" w:date="2026-08-22T08:00:00Z" w16du:dateUtc="2026-08-22T00:00:00Z">
              <w:tcPr>
                <w:tcW w:w="2360" w:type="dxa"/>
                <w:vMerge w:val="restart"/>
                <w:tcBorders>
                  <w:top w:val="nil"/>
                  <w:left w:val="nil"/>
                  <w:bottom w:val="single" w:sz="4" w:space="0" w:color="000000"/>
                  <w:right w:val="nil"/>
                </w:tcBorders>
                <w:noWrap/>
                <w:tcMar>
                  <w:top w:w="15" w:type="dxa"/>
                  <w:left w:w="15" w:type="dxa"/>
                  <w:bottom w:w="0" w:type="dxa"/>
                  <w:right w:w="15" w:type="dxa"/>
                </w:tcMar>
                <w:vAlign w:val="center"/>
                <w:hideMark/>
              </w:tcPr>
            </w:tcPrChange>
          </w:tcPr>
          <w:p w14:paraId="0002BBFC"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Change w:id="3485"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03F25086" w14:textId="77777777" w:rsidR="00FB0C54" w:rsidRPr="00015210" w:rsidRDefault="00FB0C54" w:rsidP="00FB0C54">
            <w:pPr>
              <w:jc w:val="center"/>
              <w:rPr>
                <w:color w:val="000000"/>
                <w:sz w:val="20"/>
                <w:szCs w:val="20"/>
              </w:rPr>
            </w:pPr>
            <w:r w:rsidRPr="00015210">
              <w:rPr>
                <w:color w:val="000000"/>
                <w:sz w:val="20"/>
                <w:szCs w:val="20"/>
              </w:rPr>
              <w:t>0.110</w:t>
            </w:r>
          </w:p>
        </w:tc>
        <w:tc>
          <w:tcPr>
            <w:tcW w:w="1944" w:type="dxa"/>
            <w:tcBorders>
              <w:top w:val="nil"/>
              <w:left w:val="nil"/>
              <w:bottom w:val="nil"/>
              <w:right w:val="nil"/>
            </w:tcBorders>
            <w:noWrap/>
            <w:tcMar>
              <w:top w:w="15" w:type="dxa"/>
              <w:left w:w="15" w:type="dxa"/>
              <w:bottom w:w="0" w:type="dxa"/>
              <w:right w:w="15" w:type="dxa"/>
            </w:tcMar>
            <w:vAlign w:val="center"/>
            <w:hideMark/>
            <w:tcPrChange w:id="3486"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0207CAF9" w14:textId="77777777" w:rsidR="00FB0C54" w:rsidRPr="00015210" w:rsidRDefault="00FB0C54" w:rsidP="00FB0C54">
            <w:pPr>
              <w:jc w:val="center"/>
              <w:rPr>
                <w:color w:val="000000"/>
                <w:sz w:val="20"/>
                <w:szCs w:val="20"/>
              </w:rPr>
            </w:pPr>
            <w:r w:rsidRPr="00015210">
              <w:rPr>
                <w:color w:val="000000"/>
                <w:sz w:val="20"/>
                <w:szCs w:val="20"/>
              </w:rPr>
              <w:t>0.106·</w:t>
            </w:r>
          </w:p>
        </w:tc>
        <w:tc>
          <w:tcPr>
            <w:tcW w:w="1944" w:type="dxa"/>
            <w:tcBorders>
              <w:top w:val="nil"/>
              <w:left w:val="nil"/>
              <w:bottom w:val="nil"/>
              <w:right w:val="nil"/>
            </w:tcBorders>
            <w:noWrap/>
            <w:tcMar>
              <w:top w:w="15" w:type="dxa"/>
              <w:left w:w="15" w:type="dxa"/>
              <w:bottom w:w="0" w:type="dxa"/>
              <w:right w:w="15" w:type="dxa"/>
            </w:tcMar>
            <w:vAlign w:val="center"/>
            <w:hideMark/>
            <w:tcPrChange w:id="3487"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00026CCD" w14:textId="77777777" w:rsidR="00FB0C54" w:rsidRPr="00015210" w:rsidRDefault="00FB0C54" w:rsidP="00FB0C54">
            <w:pPr>
              <w:jc w:val="center"/>
              <w:rPr>
                <w:color w:val="000000"/>
                <w:sz w:val="20"/>
                <w:szCs w:val="20"/>
              </w:rPr>
            </w:pPr>
            <w:r w:rsidRPr="00015210">
              <w:rPr>
                <w:color w:val="000000"/>
                <w:sz w:val="20"/>
                <w:szCs w:val="20"/>
              </w:rPr>
              <w:t>0.149**</w:t>
            </w:r>
          </w:p>
        </w:tc>
      </w:tr>
      <w:tr w:rsidR="00FB0C54" w:rsidRPr="00015210" w14:paraId="7C6B99C1" w14:textId="77777777" w:rsidTr="00FB0C54">
        <w:tblPrEx>
          <w:tblW w:w="5000" w:type="pct"/>
          <w:jc w:val="center"/>
          <w:tblLayout w:type="fixed"/>
          <w:tblCellMar>
            <w:left w:w="0" w:type="dxa"/>
            <w:right w:w="0" w:type="dxa"/>
          </w:tblCellMar>
          <w:tblPrExChange w:id="3488" w:author="Xin Li" w:date="2026-08-22T08:00:00Z" w16du:dateUtc="2026-08-22T00:00:00Z">
            <w:tblPrEx>
              <w:tblW w:w="5000" w:type="pct"/>
              <w:jc w:val="center"/>
              <w:tblLayout w:type="fixed"/>
              <w:tblCellMar>
                <w:left w:w="0" w:type="dxa"/>
                <w:right w:w="0" w:type="dxa"/>
              </w:tblCellMar>
            </w:tblPrEx>
          </w:tblPrExChange>
        </w:tblPrEx>
        <w:trPr>
          <w:jc w:val="center"/>
          <w:trPrChange w:id="3489" w:author="Xin Li" w:date="2026-08-22T08:00:00Z" w16du:dateUtc="2026-08-22T00:00:00Z">
            <w:trPr>
              <w:trHeight w:val="320"/>
              <w:jc w:val="center"/>
            </w:trPr>
          </w:trPrChange>
        </w:trPr>
        <w:tc>
          <w:tcPr>
            <w:tcW w:w="3528" w:type="dxa"/>
            <w:vMerge/>
            <w:tcBorders>
              <w:top w:val="nil"/>
              <w:left w:val="nil"/>
              <w:bottom w:val="single" w:sz="4" w:space="0" w:color="000000"/>
              <w:right w:val="nil"/>
            </w:tcBorders>
            <w:vAlign w:val="center"/>
            <w:hideMark/>
            <w:tcPrChange w:id="3490" w:author="Xin Li" w:date="2026-08-22T08:00:00Z" w16du:dateUtc="2026-08-22T00:00:00Z">
              <w:tcPr>
                <w:tcW w:w="2360" w:type="dxa"/>
                <w:vMerge/>
                <w:tcBorders>
                  <w:top w:val="nil"/>
                  <w:left w:val="nil"/>
                  <w:bottom w:val="single" w:sz="4" w:space="0" w:color="000000"/>
                  <w:right w:val="nil"/>
                </w:tcBorders>
                <w:vAlign w:val="center"/>
                <w:hideMark/>
              </w:tcPr>
            </w:tcPrChange>
          </w:tcPr>
          <w:p w14:paraId="4D3CC5C1" w14:textId="77777777" w:rsidR="00FB0C54" w:rsidRPr="00015210" w:rsidRDefault="00FB0C54" w:rsidP="00FB0C54">
            <w:pPr>
              <w:rPr>
                <w:i/>
                <w:iCs/>
                <w:color w:val="000000"/>
                <w:sz w:val="20"/>
                <w:szCs w:val="20"/>
              </w:rPr>
            </w:pP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Change w:id="3491" w:author="Xin Li" w:date="2026-08-22T08:00:00Z" w16du:dateUtc="2026-08-22T00:00:00Z">
              <w:tcPr>
                <w:tcW w:w="130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2F7B66FD" w14:textId="77777777" w:rsidR="00FB0C54" w:rsidRPr="00015210" w:rsidRDefault="00FB0C54" w:rsidP="00FB0C54">
            <w:pPr>
              <w:jc w:val="center"/>
              <w:rPr>
                <w:color w:val="000000"/>
                <w:sz w:val="20"/>
                <w:szCs w:val="20"/>
              </w:rPr>
            </w:pPr>
            <w:r w:rsidRPr="00015210">
              <w:rPr>
                <w:color w:val="000000"/>
                <w:sz w:val="20"/>
                <w:szCs w:val="20"/>
              </w:rPr>
              <w:t>(0.074)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Change w:id="3492" w:author="Xin Li" w:date="2026-08-22T08:00:00Z" w16du:dateUtc="2026-08-22T00:00:00Z">
              <w:tcPr>
                <w:tcW w:w="130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2C2AC4A3" w14:textId="77777777" w:rsidR="00FB0C54" w:rsidRPr="00015210" w:rsidRDefault="00FB0C54" w:rsidP="00FB0C54">
            <w:pPr>
              <w:jc w:val="center"/>
              <w:rPr>
                <w:color w:val="000000"/>
                <w:sz w:val="20"/>
                <w:szCs w:val="20"/>
              </w:rPr>
            </w:pPr>
            <w:r w:rsidRPr="00015210">
              <w:rPr>
                <w:color w:val="000000"/>
                <w:sz w:val="20"/>
                <w:szCs w:val="20"/>
              </w:rPr>
              <w:t>(0.057)</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Change w:id="3493" w:author="Xin Li" w:date="2026-08-22T08:00:00Z" w16du:dateUtc="2026-08-22T00:00:00Z">
              <w:tcPr>
                <w:tcW w:w="130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7FC67B0D" w14:textId="77777777" w:rsidR="00FB0C54" w:rsidRPr="00015210" w:rsidRDefault="00FB0C54" w:rsidP="00FB0C54">
            <w:pPr>
              <w:jc w:val="center"/>
              <w:rPr>
                <w:color w:val="000000"/>
                <w:sz w:val="20"/>
                <w:szCs w:val="20"/>
              </w:rPr>
            </w:pPr>
            <w:r w:rsidRPr="00015210">
              <w:rPr>
                <w:color w:val="000000"/>
                <w:sz w:val="20"/>
                <w:szCs w:val="20"/>
              </w:rPr>
              <w:t>(0.045)</w:t>
            </w:r>
          </w:p>
        </w:tc>
      </w:tr>
      <w:tr w:rsidR="00FB0C54" w:rsidRPr="00015210" w14:paraId="03C2BCD2" w14:textId="77777777" w:rsidTr="00FB0C54">
        <w:tblPrEx>
          <w:tblW w:w="5000" w:type="pct"/>
          <w:jc w:val="center"/>
          <w:tblLayout w:type="fixed"/>
          <w:tblCellMar>
            <w:left w:w="0" w:type="dxa"/>
            <w:right w:w="0" w:type="dxa"/>
          </w:tblCellMar>
          <w:tblPrExChange w:id="3494" w:author="Xin Li" w:date="2026-08-22T08:00:00Z" w16du:dateUtc="2026-08-22T00:00:00Z">
            <w:tblPrEx>
              <w:tblW w:w="5000" w:type="pct"/>
              <w:jc w:val="center"/>
              <w:tblLayout w:type="fixed"/>
              <w:tblCellMar>
                <w:left w:w="0" w:type="dxa"/>
                <w:right w:w="0" w:type="dxa"/>
              </w:tblCellMar>
            </w:tblPrEx>
          </w:tblPrExChange>
        </w:tblPrEx>
        <w:trPr>
          <w:jc w:val="center"/>
          <w:trPrChange w:id="3495" w:author="Xin Li" w:date="2026-08-22T08:00:00Z" w16du:dateUtc="2026-08-22T00:00:00Z">
            <w:trPr>
              <w:trHeight w:val="320"/>
              <w:jc w:val="center"/>
            </w:trPr>
          </w:trPrChange>
        </w:trPr>
        <w:tc>
          <w:tcPr>
            <w:tcW w:w="3528" w:type="dxa"/>
            <w:tcBorders>
              <w:top w:val="nil"/>
              <w:left w:val="nil"/>
              <w:bottom w:val="nil"/>
              <w:right w:val="nil"/>
            </w:tcBorders>
            <w:noWrap/>
            <w:tcMar>
              <w:top w:w="15" w:type="dxa"/>
              <w:left w:w="15" w:type="dxa"/>
              <w:bottom w:w="0" w:type="dxa"/>
              <w:right w:w="15" w:type="dxa"/>
            </w:tcMar>
            <w:vAlign w:val="center"/>
            <w:hideMark/>
            <w:tcPrChange w:id="3496" w:author="Xin Li" w:date="2026-08-22T08:00:00Z" w16du:dateUtc="2026-08-22T00:00:00Z">
              <w:tcPr>
                <w:tcW w:w="2360" w:type="dxa"/>
                <w:tcBorders>
                  <w:top w:val="nil"/>
                  <w:left w:val="nil"/>
                  <w:bottom w:val="nil"/>
                  <w:right w:val="nil"/>
                </w:tcBorders>
                <w:noWrap/>
                <w:tcMar>
                  <w:top w:w="15" w:type="dxa"/>
                  <w:left w:w="15" w:type="dxa"/>
                  <w:bottom w:w="0" w:type="dxa"/>
                  <w:right w:w="15" w:type="dxa"/>
                </w:tcMar>
                <w:vAlign w:val="center"/>
                <w:hideMark/>
              </w:tcPr>
            </w:tcPrChange>
          </w:tcPr>
          <w:p w14:paraId="46F680DE" w14:textId="77777777" w:rsidR="00FB0C54" w:rsidRPr="00015210" w:rsidRDefault="00FB0C54" w:rsidP="00FB0C54">
            <w:pPr>
              <w:rPr>
                <w:color w:val="000000"/>
                <w:sz w:val="20"/>
                <w:szCs w:val="20"/>
              </w:rPr>
            </w:pPr>
            <w:r w:rsidRPr="00015210">
              <w:rPr>
                <w:color w:val="000000"/>
                <w:sz w:val="20"/>
                <w:szCs w:val="20"/>
              </w:rPr>
              <w:t>other controls</w:t>
            </w:r>
          </w:p>
        </w:tc>
        <w:tc>
          <w:tcPr>
            <w:tcW w:w="1944" w:type="dxa"/>
            <w:tcBorders>
              <w:top w:val="nil"/>
              <w:left w:val="nil"/>
              <w:bottom w:val="nil"/>
              <w:right w:val="nil"/>
            </w:tcBorders>
            <w:noWrap/>
            <w:tcMar>
              <w:top w:w="15" w:type="dxa"/>
              <w:left w:w="15" w:type="dxa"/>
              <w:bottom w:w="0" w:type="dxa"/>
              <w:right w:w="15" w:type="dxa"/>
            </w:tcMar>
            <w:vAlign w:val="center"/>
            <w:hideMark/>
            <w:tcPrChange w:id="3497"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79BA92F2"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Change w:id="3498"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05A44701"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Change w:id="3499"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0A4492DC"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6B4AC2D" w14:textId="77777777" w:rsidTr="00FB0C54">
        <w:tblPrEx>
          <w:tblW w:w="5000" w:type="pct"/>
          <w:jc w:val="center"/>
          <w:tblLayout w:type="fixed"/>
          <w:tblCellMar>
            <w:left w:w="0" w:type="dxa"/>
            <w:right w:w="0" w:type="dxa"/>
          </w:tblCellMar>
          <w:tblPrExChange w:id="3500" w:author="Xin Li" w:date="2026-08-22T08:00:00Z" w16du:dateUtc="2026-08-22T00:00:00Z">
            <w:tblPrEx>
              <w:tblW w:w="5000" w:type="pct"/>
              <w:jc w:val="center"/>
              <w:tblLayout w:type="fixed"/>
              <w:tblCellMar>
                <w:left w:w="0" w:type="dxa"/>
                <w:right w:w="0" w:type="dxa"/>
              </w:tblCellMar>
            </w:tblPrEx>
          </w:tblPrExChange>
        </w:tblPrEx>
        <w:trPr>
          <w:jc w:val="center"/>
          <w:trPrChange w:id="3501" w:author="Xin Li" w:date="2026-08-22T08:00:00Z" w16du:dateUtc="2026-08-22T00:00:00Z">
            <w:trPr>
              <w:trHeight w:val="320"/>
              <w:jc w:val="center"/>
            </w:trPr>
          </w:trPrChange>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Change w:id="3502" w:author="Xin Li" w:date="2026-08-22T08:00:00Z" w16du:dateUtc="2026-08-22T00:00:00Z">
              <w:tcPr>
                <w:tcW w:w="236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60D26EEC" w14:textId="77777777" w:rsidR="00FB0C54" w:rsidRPr="00015210" w:rsidRDefault="00FB0C54" w:rsidP="00FB0C54">
            <w:pPr>
              <w:rPr>
                <w:color w:val="000000"/>
                <w:sz w:val="20"/>
                <w:szCs w:val="20"/>
              </w:rPr>
            </w:pPr>
            <w:r w:rsidRPr="00015210">
              <w:rPr>
                <w:color w:val="000000"/>
                <w:sz w:val="20"/>
                <w:szCs w:val="20"/>
              </w:rPr>
              <w:t>question timing FE</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Change w:id="3503" w:author="Xin Li" w:date="2026-08-22T08:00:00Z" w16du:dateUtc="2026-08-22T00:00:00Z">
              <w:tcPr>
                <w:tcW w:w="130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03F63B24"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Change w:id="3504" w:author="Xin Li" w:date="2026-08-22T08:00:00Z" w16du:dateUtc="2026-08-22T00:00:00Z">
              <w:tcPr>
                <w:tcW w:w="130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18477AAB"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Change w:id="3505" w:author="Xin Li" w:date="2026-08-22T08:00:00Z" w16du:dateUtc="2026-08-22T00:00:00Z">
              <w:tcPr>
                <w:tcW w:w="130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0939BA81"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11AEF5C" w14:textId="77777777" w:rsidTr="00FB0C54">
        <w:tblPrEx>
          <w:tblW w:w="5000" w:type="pct"/>
          <w:jc w:val="center"/>
          <w:tblLayout w:type="fixed"/>
          <w:tblCellMar>
            <w:left w:w="0" w:type="dxa"/>
            <w:right w:w="0" w:type="dxa"/>
          </w:tblCellMar>
          <w:tblPrExChange w:id="3506" w:author="Xin Li" w:date="2026-08-22T08:00:00Z" w16du:dateUtc="2026-08-22T00:00:00Z">
            <w:tblPrEx>
              <w:tblW w:w="5000" w:type="pct"/>
              <w:jc w:val="center"/>
              <w:tblLayout w:type="fixed"/>
              <w:tblCellMar>
                <w:left w:w="0" w:type="dxa"/>
                <w:right w:w="0" w:type="dxa"/>
              </w:tblCellMar>
            </w:tblPrEx>
          </w:tblPrExChange>
        </w:tblPrEx>
        <w:trPr>
          <w:jc w:val="center"/>
          <w:trPrChange w:id="3507" w:author="Xin Li" w:date="2026-08-22T08:00:00Z" w16du:dateUtc="2026-08-22T00:00:00Z">
            <w:trPr>
              <w:trHeight w:val="320"/>
              <w:jc w:val="center"/>
            </w:trPr>
          </w:trPrChange>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Change w:id="3508" w:author="Xin Li" w:date="2026-08-22T08:00:00Z" w16du:dateUtc="2026-08-22T00:00:00Z">
              <w:tcPr>
                <w:tcW w:w="236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5C3DEE7F" w14:textId="77777777" w:rsidR="00FB0C54" w:rsidRPr="00015210" w:rsidRDefault="00FB0C54" w:rsidP="00FB0C54">
            <w:pPr>
              <w:rPr>
                <w:color w:val="000000"/>
                <w:sz w:val="20"/>
                <w:szCs w:val="20"/>
              </w:rPr>
            </w:pPr>
            <w:r w:rsidRPr="00015210">
              <w:rPr>
                <w:color w:val="000000"/>
                <w:sz w:val="20"/>
                <w:szCs w:val="20"/>
              </w:rPr>
              <w:t>N</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Change w:id="3509" w:author="Xin Li" w:date="2026-08-22T08:00:00Z" w16du:dateUtc="2026-08-22T00:00:00Z">
              <w:tcPr>
                <w:tcW w:w="130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4EF36829" w14:textId="77777777" w:rsidR="00FB0C54" w:rsidRPr="00015210" w:rsidRDefault="00FB0C54" w:rsidP="00FB0C54">
            <w:pPr>
              <w:jc w:val="center"/>
              <w:rPr>
                <w:color w:val="000000"/>
                <w:sz w:val="20"/>
                <w:szCs w:val="20"/>
              </w:rPr>
            </w:pPr>
            <w:r w:rsidRPr="00015210">
              <w:rPr>
                <w:color w:val="000000"/>
                <w:sz w:val="20"/>
                <w:szCs w:val="20"/>
              </w:rPr>
              <w:t>592</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Change w:id="3510" w:author="Xin Li" w:date="2026-08-22T08:00:00Z" w16du:dateUtc="2026-08-22T00:00:00Z">
              <w:tcPr>
                <w:tcW w:w="130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6AEFC78E" w14:textId="77777777" w:rsidR="00FB0C54" w:rsidRPr="00015210" w:rsidRDefault="00FB0C54" w:rsidP="00FB0C54">
            <w:pPr>
              <w:jc w:val="center"/>
              <w:rPr>
                <w:color w:val="000000"/>
                <w:sz w:val="20"/>
                <w:szCs w:val="20"/>
              </w:rPr>
            </w:pPr>
            <w:r w:rsidRPr="00015210">
              <w:rPr>
                <w:color w:val="000000"/>
                <w:sz w:val="20"/>
                <w:szCs w:val="20"/>
              </w:rPr>
              <w:t>1,214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Change w:id="3511" w:author="Xin Li" w:date="2026-08-22T08:00:00Z" w16du:dateUtc="2026-08-22T00:00:00Z">
              <w:tcPr>
                <w:tcW w:w="130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0BC78A8D" w14:textId="77777777" w:rsidR="00FB0C54" w:rsidRPr="00015210" w:rsidRDefault="00FB0C54" w:rsidP="00FB0C54">
            <w:pPr>
              <w:jc w:val="center"/>
              <w:rPr>
                <w:color w:val="000000"/>
                <w:sz w:val="20"/>
                <w:szCs w:val="20"/>
              </w:rPr>
            </w:pPr>
            <w:r w:rsidRPr="00015210">
              <w:rPr>
                <w:color w:val="000000"/>
                <w:sz w:val="20"/>
                <w:szCs w:val="20"/>
              </w:rPr>
              <w:t>1,833</w:t>
            </w:r>
          </w:p>
        </w:tc>
      </w:tr>
    </w:tbl>
    <w:p w14:paraId="4FEFA537" w14:textId="73BADD21" w:rsidR="00374352" w:rsidRPr="00015210" w:rsidRDefault="00F045BB" w:rsidP="00374352">
      <w:pPr>
        <w:pStyle w:val="Notes"/>
      </w:pPr>
      <w:r w:rsidRPr="00015210">
        <w:rPr>
          <w:i/>
          <w:iCs/>
        </w:rPr>
        <w:t xml:space="preserve"> </w:t>
      </w:r>
      <w:r w:rsidR="00374352" w:rsidRPr="00015210">
        <w:rPr>
          <w:i/>
          <w:iCs/>
        </w:rPr>
        <w:t>Notes.</w:t>
      </w:r>
      <w:r w:rsidR="00374352" w:rsidRPr="00015210">
        <w:t xml:space="preserve"> Standard errors in parentheses. </w:t>
      </w:r>
      <w:r w:rsidR="00374352" w:rsidRPr="00015210">
        <w:rPr>
          <w:rFonts w:ascii="Courier New" w:hAnsi="Courier New" w:cs="Courier New"/>
        </w:rPr>
        <w:t>.</w:t>
      </w:r>
      <w:r w:rsidR="00374352" w:rsidRPr="00015210">
        <w:t xml:space="preserve"> p&lt;0.1, </w:t>
      </w:r>
      <w:r w:rsidR="00374352" w:rsidRPr="00015210">
        <w:rPr>
          <w:rFonts w:ascii="Courier New" w:hAnsi="Courier New" w:cs="Courier New"/>
        </w:rPr>
        <w:t>*</w:t>
      </w:r>
      <w:r w:rsidR="00374352" w:rsidRPr="00015210">
        <w:t xml:space="preserve"> p&lt;0.05, </w:t>
      </w:r>
      <w:r w:rsidR="00374352" w:rsidRPr="00015210">
        <w:rPr>
          <w:rFonts w:ascii="Courier New" w:hAnsi="Courier New" w:cs="Courier New"/>
        </w:rPr>
        <w:t>**</w:t>
      </w:r>
      <w:r w:rsidR="00374352" w:rsidRPr="00015210">
        <w:t xml:space="preserve"> p&lt;0.01, </w:t>
      </w:r>
      <w:r w:rsidR="00374352" w:rsidRPr="00015210">
        <w:rPr>
          <w:rFonts w:ascii="Courier New" w:hAnsi="Courier New" w:cs="Courier New"/>
        </w:rPr>
        <w:t>***</w:t>
      </w:r>
      <w:r w:rsidR="00374352" w:rsidRPr="00015210">
        <w:t xml:space="preserve"> p&lt;0.001. The sample is restricted to questions observed for at least 30, 60, and 90 days.</w:t>
      </w:r>
    </w:p>
    <w:p w14:paraId="40824389" w14:textId="43F01E01" w:rsidR="00C816AB" w:rsidRPr="00015210" w:rsidRDefault="00C816AB" w:rsidP="000E4EEB">
      <w:pPr>
        <w:pStyle w:val="Heading3"/>
      </w:pPr>
      <w:r w:rsidRPr="00015210">
        <w:lastRenderedPageBreak/>
        <w:t xml:space="preserve">Potential Spillover Effects </w:t>
      </w:r>
    </w:p>
    <w:p w14:paraId="6065AF64" w14:textId="0193FEF1" w:rsidR="00C816AB" w:rsidRPr="00015210" w:rsidRDefault="00C816AB" w:rsidP="00C816AB">
      <w:pPr>
        <w:pStyle w:val="Paragraph0"/>
      </w:pPr>
      <w:r w:rsidRPr="00015210">
        <w:t>On SegmentFault, AI-generated answers are visible to all users and could potentially divert attention from questions without AI answers. This contamination might influence outcomes for control questions based on the treatment status of other questions. Such spillover effects would violate the stable unit treatment value assumption (SUTVA), which requires that potential outcomes depend exclusively on a unit</w:t>
      </w:r>
      <w:r w:rsidR="00534D0B" w:rsidRPr="00015210">
        <w:t>’</w:t>
      </w:r>
      <w:r w:rsidRPr="00015210">
        <w:t>s own treatment status—a fundamental condition for valid causal inference in randomized experiments.</w:t>
      </w:r>
    </w:p>
    <w:p w14:paraId="5A642106" w14:textId="01640E01" w:rsidR="00940A64" w:rsidRPr="00015210" w:rsidDel="001C3581" w:rsidRDefault="00C816AB" w:rsidP="00940A64">
      <w:pPr>
        <w:pStyle w:val="Paragraph0"/>
        <w:rPr>
          <w:del w:id="3512" w:author="Prof. LIU Ben" w:date="2026-08-26T00:43:00Z" w16du:dateUtc="2026-08-25T16:43:00Z"/>
        </w:rPr>
      </w:pPr>
      <w:r w:rsidRPr="00015210">
        <w:t>To test for potential spillover effects, we implement a comparative analysis between the five-month data of our control group and historical data from five</w:t>
      </w:r>
      <w:r w:rsidR="008A6F83" w:rsidRPr="00015210">
        <w:t xml:space="preserve"> months</w:t>
      </w:r>
      <w:r w:rsidRPr="00015210">
        <w:t xml:space="preserve"> before the introduction of AI-generated answers (May 2023-September 2023). The two groups are both questions without AI answers and are directly comparable. </w:t>
      </w:r>
      <w:r w:rsidR="008A6F83" w:rsidRPr="00015210">
        <w:t>P</w:t>
      </w:r>
      <w:r w:rsidRPr="00015210">
        <w:t>re-experiment questions have been on the platform longer and have mechanically accumulated more answers over time. Our spillover test addresses this concern through regression controls for a cubic polynomial of question age (to substitute question/answer timing fixed effects in Equation 1, which is not appli</w:t>
      </w:r>
      <w:r w:rsidR="008A6F83" w:rsidRPr="00015210">
        <w:t>c</w:t>
      </w:r>
      <w:r w:rsidRPr="00015210">
        <w:t>able to the two groups on two different time slots).</w:t>
      </w:r>
      <w:r w:rsidR="00940A64" w:rsidRPr="00015210">
        <w:t xml:space="preserve"> </w:t>
      </w:r>
      <w:r w:rsidRPr="00015210">
        <w:t xml:space="preserve">If spillover effects exist, control questions during the experiment period should show different outcomes compared to similar questions from the pre-AI period, as the control questions would be indirectly affected by AI answers to treated questions. </w:t>
      </w:r>
    </w:p>
    <w:p w14:paraId="6B8CCACE" w14:textId="443A308B" w:rsidR="00C816AB" w:rsidRPr="00015210" w:rsidRDefault="00C816AB" w:rsidP="001C3581">
      <w:pPr>
        <w:pStyle w:val="Paragraph0"/>
      </w:pPr>
      <w:r w:rsidRPr="00015210">
        <w:t xml:space="preserve">Table </w:t>
      </w:r>
      <w:del w:id="3513" w:author="Xin Li" w:date="2026-08-22T13:42:00Z" w16du:dateUtc="2026-08-22T05:42:00Z">
        <w:r w:rsidR="004D1041" w:rsidRPr="00015210" w:rsidDel="00745A6A">
          <w:delText>11</w:delText>
        </w:r>
        <w:r w:rsidRPr="00015210" w:rsidDel="00745A6A">
          <w:delText xml:space="preserve"> </w:delText>
        </w:r>
      </w:del>
      <w:ins w:id="3514" w:author="Xin Li" w:date="2026-08-22T16:03:00Z" w16du:dateUtc="2026-08-22T08:03:00Z">
        <w:r w:rsidR="00144EC0">
          <w:t>8</w:t>
        </w:r>
      </w:ins>
      <w:ins w:id="3515" w:author="Xin Li" w:date="2026-08-22T13:42:00Z" w16du:dateUtc="2026-08-22T05:42:00Z">
        <w:r w:rsidR="00745A6A" w:rsidRPr="00015210">
          <w:t xml:space="preserve"> </w:t>
        </w:r>
      </w:ins>
      <w:r w:rsidRPr="00015210">
        <w:t xml:space="preserve">shows no significant differences between our control group and pre-AI data for </w:t>
      </w:r>
      <w:r w:rsidR="008A6F83" w:rsidRPr="00015210">
        <w:t>answer supply</w:t>
      </w:r>
      <w:r w:rsidRPr="00015210">
        <w:t xml:space="preserve">, suggesting spillover is not a concern. </w:t>
      </w:r>
      <w:del w:id="3516" w:author="Prof. LIU Ben" w:date="2026-08-26T00:42:00Z" w16du:dateUtc="2026-08-25T16:42:00Z">
        <w:r w:rsidRPr="00015210" w:rsidDel="001C3581">
          <w:delText>This likely results from the platform</w:delText>
        </w:r>
        <w:r w:rsidR="00534D0B" w:rsidRPr="00015210" w:rsidDel="001C3581">
          <w:delText>’</w:delText>
        </w:r>
        <w:r w:rsidRPr="00015210" w:rsidDel="001C3581">
          <w:delText>s interface design. Users initially see only question titles without any indication that AI-generated answers are present. AI answers are discovered only after selecting a question and viewing its detailed page. This two-step process prevents treatment status from influencing question selection, preserving the independence of potential outcomes required by SUTVA.</w:delText>
        </w:r>
      </w:del>
    </w:p>
    <w:p w14:paraId="134D2DB6" w14:textId="61D4B962" w:rsidR="00C816AB" w:rsidRPr="00015210" w:rsidRDefault="00C816AB" w:rsidP="00C816AB">
      <w:pPr>
        <w:pStyle w:val="TableFiguretitle"/>
      </w:pPr>
      <w:bookmarkStart w:id="3517" w:name="_Ref194764278"/>
      <w:r w:rsidRPr="00015210">
        <w:t xml:space="preserve">Table </w:t>
      </w:r>
      <w:bookmarkEnd w:id="3517"/>
      <w:del w:id="3518" w:author="Xin Li" w:date="2026-08-22T13:42:00Z" w16du:dateUtc="2026-08-22T05:42:00Z">
        <w:r w:rsidR="004D1041" w:rsidRPr="00015210" w:rsidDel="00745A6A">
          <w:delText>11</w:delText>
        </w:r>
      </w:del>
      <w:ins w:id="3519" w:author="Xin Li" w:date="2026-08-22T16:04:00Z" w16du:dateUtc="2026-08-22T08:04:00Z">
        <w:r w:rsidR="00144EC0">
          <w:t>8</w:t>
        </w:r>
      </w:ins>
      <w:r w:rsidRPr="00015210">
        <w:t>. Robustness to potential spillover effects</w:t>
      </w:r>
    </w:p>
    <w:tbl>
      <w:tblPr>
        <w:tblW w:w="5000" w:type="pct"/>
        <w:jc w:val="center"/>
        <w:tblLayout w:type="fixed"/>
        <w:tblCellMar>
          <w:left w:w="0" w:type="dxa"/>
          <w:right w:w="0" w:type="dxa"/>
        </w:tblCellMar>
        <w:tblLook w:val="04A0" w:firstRow="1" w:lastRow="0" w:firstColumn="1" w:lastColumn="0" w:noHBand="0" w:noVBand="1"/>
        <w:tblPrChange w:id="3520" w:author="Xin Li" w:date="2026-08-22T08:00:00Z" w16du:dateUtc="2026-08-22T00:00:00Z">
          <w:tblPr>
            <w:tblW w:w="5000" w:type="pct"/>
            <w:jc w:val="center"/>
            <w:tblLayout w:type="fixed"/>
            <w:tblCellMar>
              <w:left w:w="0" w:type="dxa"/>
              <w:right w:w="0" w:type="dxa"/>
            </w:tblCellMar>
            <w:tblLook w:val="04A0" w:firstRow="1" w:lastRow="0" w:firstColumn="1" w:lastColumn="0" w:noHBand="0" w:noVBand="1"/>
          </w:tblPr>
        </w:tblPrChange>
      </w:tblPr>
      <w:tblGrid>
        <w:gridCol w:w="5789"/>
        <w:gridCol w:w="3571"/>
        <w:tblGridChange w:id="3521">
          <w:tblGrid>
            <w:gridCol w:w="5789"/>
            <w:gridCol w:w="3571"/>
          </w:tblGrid>
        </w:tblGridChange>
      </w:tblGrid>
      <w:tr w:rsidR="00F045BB" w:rsidRPr="00015210" w14:paraId="1FF3879D" w14:textId="77777777" w:rsidTr="00417957">
        <w:trPr>
          <w:jc w:val="center"/>
          <w:trPrChange w:id="3522" w:author="Xin Li" w:date="2026-08-22T08:00:00Z" w16du:dateUtc="2026-08-22T00:00:00Z">
            <w:trPr>
              <w:trHeight w:val="320"/>
              <w:jc w:val="center"/>
            </w:trPr>
          </w:trPrChange>
        </w:trPr>
        <w:tc>
          <w:tcPr>
            <w:tcW w:w="3100" w:type="dxa"/>
            <w:tcBorders>
              <w:top w:val="single" w:sz="4" w:space="0" w:color="auto"/>
              <w:left w:val="nil"/>
              <w:bottom w:val="nil"/>
              <w:right w:val="nil"/>
            </w:tcBorders>
            <w:noWrap/>
            <w:tcMar>
              <w:top w:w="15" w:type="dxa"/>
              <w:left w:w="15" w:type="dxa"/>
              <w:bottom w:w="0" w:type="dxa"/>
              <w:right w:w="15" w:type="dxa"/>
            </w:tcMar>
            <w:vAlign w:val="center"/>
            <w:hideMark/>
            <w:tcPrChange w:id="3523" w:author="Xin Li" w:date="2026-08-22T08:00:00Z" w16du:dateUtc="2026-08-22T00:00:00Z">
              <w:tcPr>
                <w:tcW w:w="3100" w:type="dxa"/>
                <w:tcBorders>
                  <w:top w:val="single" w:sz="4" w:space="0" w:color="auto"/>
                  <w:left w:val="nil"/>
                  <w:bottom w:val="nil"/>
                  <w:right w:val="nil"/>
                </w:tcBorders>
                <w:noWrap/>
                <w:tcMar>
                  <w:top w:w="15" w:type="dxa"/>
                  <w:left w:w="15" w:type="dxa"/>
                  <w:bottom w:w="0" w:type="dxa"/>
                  <w:right w:w="15" w:type="dxa"/>
                </w:tcMar>
                <w:vAlign w:val="center"/>
                <w:hideMark/>
              </w:tcPr>
            </w:tcPrChange>
          </w:tcPr>
          <w:p w14:paraId="40D2F1EE" w14:textId="77777777" w:rsidR="00F045BB" w:rsidRPr="00015210" w:rsidRDefault="00F045BB">
            <w:pPr>
              <w:jc w:val="center"/>
              <w:rPr>
                <w:rFonts w:ascii="DengXian" w:eastAsia="DengXian" w:hAnsi="DengXian"/>
                <w:color w:val="000000"/>
                <w:sz w:val="20"/>
                <w:szCs w:val="20"/>
              </w:rPr>
            </w:pPr>
            <w:r w:rsidRPr="00015210">
              <w:rPr>
                <w:rFonts w:ascii="DengXian" w:eastAsia="DengXian" w:hAnsi="DengXian"/>
                <w:color w:val="000000"/>
                <w:sz w:val="20"/>
                <w:szCs w:val="20"/>
              </w:rPr>
              <w:t> </w:t>
            </w:r>
          </w:p>
        </w:tc>
        <w:tc>
          <w:tcPr>
            <w:tcW w:w="2300" w:type="dxa"/>
            <w:tcBorders>
              <w:top w:val="single" w:sz="4" w:space="0" w:color="auto"/>
              <w:left w:val="nil"/>
              <w:bottom w:val="nil"/>
              <w:right w:val="nil"/>
            </w:tcBorders>
            <w:noWrap/>
            <w:tcMar>
              <w:top w:w="15" w:type="dxa"/>
              <w:left w:w="15" w:type="dxa"/>
              <w:bottom w:w="0" w:type="dxa"/>
              <w:right w:w="15" w:type="dxa"/>
            </w:tcMar>
            <w:vAlign w:val="center"/>
            <w:hideMark/>
            <w:tcPrChange w:id="3524" w:author="Xin Li" w:date="2026-08-22T08:00:00Z" w16du:dateUtc="2026-08-22T00:00:00Z">
              <w:tcPr>
                <w:tcW w:w="2300" w:type="dxa"/>
                <w:tcBorders>
                  <w:top w:val="single" w:sz="4" w:space="0" w:color="auto"/>
                  <w:left w:val="nil"/>
                  <w:bottom w:val="nil"/>
                  <w:right w:val="nil"/>
                </w:tcBorders>
                <w:noWrap/>
                <w:tcMar>
                  <w:top w:w="15" w:type="dxa"/>
                  <w:left w:w="15" w:type="dxa"/>
                  <w:bottom w:w="0" w:type="dxa"/>
                  <w:right w:w="15" w:type="dxa"/>
                </w:tcMar>
                <w:vAlign w:val="center"/>
                <w:hideMark/>
              </w:tcPr>
            </w:tcPrChange>
          </w:tcPr>
          <w:p w14:paraId="779811E5" w14:textId="77777777" w:rsidR="00F045BB" w:rsidRPr="00015210" w:rsidRDefault="00F045BB">
            <w:pPr>
              <w:jc w:val="center"/>
              <w:rPr>
                <w:color w:val="000000"/>
                <w:sz w:val="20"/>
                <w:szCs w:val="20"/>
              </w:rPr>
            </w:pPr>
            <w:r w:rsidRPr="00015210">
              <w:rPr>
                <w:color w:val="000000"/>
                <w:sz w:val="20"/>
                <w:szCs w:val="20"/>
              </w:rPr>
              <w:t>(1)</w:t>
            </w:r>
          </w:p>
        </w:tc>
      </w:tr>
      <w:tr w:rsidR="00F045BB" w:rsidRPr="00015210" w14:paraId="2F972484" w14:textId="77777777" w:rsidTr="00417957">
        <w:trPr>
          <w:jc w:val="center"/>
          <w:trPrChange w:id="3525" w:author="Xin Li" w:date="2026-08-22T08:00:00Z" w16du:dateUtc="2026-08-22T00:00:00Z">
            <w:trPr>
              <w:trHeight w:val="340"/>
              <w:jc w:val="center"/>
            </w:trPr>
          </w:trPrChange>
        </w:trPr>
        <w:tc>
          <w:tcPr>
            <w:tcW w:w="4668" w:type="dxa"/>
            <w:tcBorders>
              <w:top w:val="nil"/>
              <w:left w:val="nil"/>
              <w:bottom w:val="nil"/>
              <w:right w:val="nil"/>
            </w:tcBorders>
            <w:noWrap/>
            <w:tcMar>
              <w:top w:w="15" w:type="dxa"/>
              <w:left w:w="15" w:type="dxa"/>
              <w:bottom w:w="0" w:type="dxa"/>
              <w:right w:w="15" w:type="dxa"/>
            </w:tcMar>
            <w:vAlign w:val="center"/>
            <w:hideMark/>
            <w:tcPrChange w:id="3526" w:author="Xin Li" w:date="2026-08-22T08:00:00Z" w16du:dateUtc="2026-08-22T00:00:00Z">
              <w:tcPr>
                <w:tcW w:w="4668" w:type="dxa"/>
                <w:tcBorders>
                  <w:top w:val="nil"/>
                  <w:left w:val="nil"/>
                  <w:bottom w:val="nil"/>
                  <w:right w:val="nil"/>
                </w:tcBorders>
                <w:noWrap/>
                <w:tcMar>
                  <w:top w:w="15" w:type="dxa"/>
                  <w:left w:w="15" w:type="dxa"/>
                  <w:bottom w:w="0" w:type="dxa"/>
                  <w:right w:w="15" w:type="dxa"/>
                </w:tcMar>
                <w:vAlign w:val="center"/>
                <w:hideMark/>
              </w:tcPr>
            </w:tcPrChange>
          </w:tcPr>
          <w:p w14:paraId="5CA64A74" w14:textId="77777777" w:rsidR="00F045BB" w:rsidRPr="00015210" w:rsidRDefault="00F045BB">
            <w:pPr>
              <w:jc w:val="cente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Change w:id="3527" w:author="Xin Li" w:date="2026-08-22T08:00:00Z" w16du:dateUtc="2026-08-22T00:00:00Z">
              <w:tcPr>
                <w:tcW w:w="288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72833BB9" w14:textId="77777777" w:rsidR="00F045BB" w:rsidRPr="00015210" w:rsidRDefault="00F045BB">
            <w:pPr>
              <w:jc w:val="center"/>
              <w:rPr>
                <w:color w:val="000000"/>
                <w:sz w:val="20"/>
                <w:szCs w:val="20"/>
              </w:rPr>
            </w:pPr>
            <w:r w:rsidRPr="00015210">
              <w:rPr>
                <w:color w:val="000000"/>
                <w:sz w:val="20"/>
                <w:szCs w:val="20"/>
              </w:rPr>
              <w:t>DV: Log(answer number in 7 days)</w:t>
            </w:r>
          </w:p>
        </w:tc>
      </w:tr>
      <w:tr w:rsidR="00F045BB" w:rsidRPr="00015210" w14:paraId="59042CFF" w14:textId="77777777" w:rsidTr="00417957">
        <w:trPr>
          <w:jc w:val="center"/>
          <w:trPrChange w:id="3528" w:author="Xin Li" w:date="2026-08-22T08:00:00Z" w16du:dateUtc="2026-08-22T00:00:00Z">
            <w:trPr>
              <w:trHeight w:val="320"/>
              <w:jc w:val="center"/>
            </w:trPr>
          </w:trPrChange>
        </w:trPr>
        <w:tc>
          <w:tcPr>
            <w:tcW w:w="4668" w:type="dxa"/>
            <w:vMerge w:val="restart"/>
            <w:tcBorders>
              <w:top w:val="nil"/>
              <w:left w:val="nil"/>
              <w:bottom w:val="single" w:sz="4" w:space="0" w:color="000000"/>
              <w:right w:val="nil"/>
            </w:tcBorders>
            <w:noWrap/>
            <w:tcMar>
              <w:top w:w="15" w:type="dxa"/>
              <w:left w:w="15" w:type="dxa"/>
              <w:bottom w:w="0" w:type="dxa"/>
              <w:right w:w="15" w:type="dxa"/>
            </w:tcMar>
            <w:vAlign w:val="center"/>
            <w:hideMark/>
            <w:tcPrChange w:id="3529" w:author="Xin Li" w:date="2026-08-22T08:00:00Z" w16du:dateUtc="2026-08-22T00:00:00Z">
              <w:tcPr>
                <w:tcW w:w="4668" w:type="dxa"/>
                <w:vMerge w:val="restart"/>
                <w:tcBorders>
                  <w:top w:val="nil"/>
                  <w:left w:val="nil"/>
                  <w:bottom w:val="single" w:sz="4" w:space="0" w:color="000000"/>
                  <w:right w:val="nil"/>
                </w:tcBorders>
                <w:noWrap/>
                <w:tcMar>
                  <w:top w:w="15" w:type="dxa"/>
                  <w:left w:w="15" w:type="dxa"/>
                  <w:bottom w:w="0" w:type="dxa"/>
                  <w:right w:w="15" w:type="dxa"/>
                </w:tcMar>
                <w:vAlign w:val="center"/>
                <w:hideMark/>
              </w:tcPr>
            </w:tcPrChange>
          </w:tcPr>
          <w:p w14:paraId="54609C9E" w14:textId="77777777" w:rsidR="00F045BB" w:rsidRPr="00015210" w:rsidRDefault="00F045BB">
            <w:pPr>
              <w:rPr>
                <w:color w:val="000000"/>
                <w:sz w:val="20"/>
                <w:szCs w:val="20"/>
              </w:rPr>
            </w:pPr>
            <w:r w:rsidRPr="00015210">
              <w:rPr>
                <w:color w:val="000000"/>
                <w:sz w:val="20"/>
                <w:szCs w:val="20"/>
              </w:rPr>
              <w:t>post-AI deployment control group indicator</w:t>
            </w:r>
          </w:p>
        </w:tc>
        <w:tc>
          <w:tcPr>
            <w:tcW w:w="2880" w:type="dxa"/>
            <w:tcBorders>
              <w:top w:val="nil"/>
              <w:left w:val="nil"/>
              <w:bottom w:val="nil"/>
              <w:right w:val="nil"/>
            </w:tcBorders>
            <w:noWrap/>
            <w:tcMar>
              <w:top w:w="15" w:type="dxa"/>
              <w:left w:w="15" w:type="dxa"/>
              <w:bottom w:w="0" w:type="dxa"/>
              <w:right w:w="15" w:type="dxa"/>
            </w:tcMar>
            <w:vAlign w:val="center"/>
            <w:hideMark/>
            <w:tcPrChange w:id="3530" w:author="Xin Li" w:date="2026-08-22T08:00:00Z" w16du:dateUtc="2026-08-22T00:00:00Z">
              <w:tcPr>
                <w:tcW w:w="2880" w:type="dxa"/>
                <w:tcBorders>
                  <w:top w:val="nil"/>
                  <w:left w:val="nil"/>
                  <w:bottom w:val="nil"/>
                  <w:right w:val="nil"/>
                </w:tcBorders>
                <w:noWrap/>
                <w:tcMar>
                  <w:top w:w="15" w:type="dxa"/>
                  <w:left w:w="15" w:type="dxa"/>
                  <w:bottom w:w="0" w:type="dxa"/>
                  <w:right w:w="15" w:type="dxa"/>
                </w:tcMar>
                <w:vAlign w:val="center"/>
                <w:hideMark/>
              </w:tcPr>
            </w:tcPrChange>
          </w:tcPr>
          <w:p w14:paraId="196529E0" w14:textId="77777777" w:rsidR="00F045BB" w:rsidRPr="00015210" w:rsidRDefault="00F045BB">
            <w:pPr>
              <w:jc w:val="center"/>
              <w:rPr>
                <w:color w:val="000000"/>
                <w:sz w:val="20"/>
                <w:szCs w:val="20"/>
              </w:rPr>
            </w:pPr>
            <w:r w:rsidRPr="00015210">
              <w:rPr>
                <w:color w:val="000000"/>
                <w:sz w:val="20"/>
                <w:szCs w:val="20"/>
              </w:rPr>
              <w:t>-0.022</w:t>
            </w:r>
          </w:p>
        </w:tc>
      </w:tr>
      <w:tr w:rsidR="00F045BB" w:rsidRPr="00015210" w14:paraId="15278561" w14:textId="77777777" w:rsidTr="00417957">
        <w:trPr>
          <w:jc w:val="center"/>
          <w:trPrChange w:id="3531" w:author="Xin Li" w:date="2026-08-22T08:00:00Z" w16du:dateUtc="2026-08-22T00:00:00Z">
            <w:trPr>
              <w:trHeight w:val="320"/>
              <w:jc w:val="center"/>
            </w:trPr>
          </w:trPrChange>
        </w:trPr>
        <w:tc>
          <w:tcPr>
            <w:tcW w:w="4668" w:type="dxa"/>
            <w:vMerge/>
            <w:tcBorders>
              <w:top w:val="nil"/>
              <w:left w:val="nil"/>
              <w:bottom w:val="single" w:sz="4" w:space="0" w:color="000000"/>
              <w:right w:val="nil"/>
            </w:tcBorders>
            <w:vAlign w:val="center"/>
            <w:hideMark/>
            <w:tcPrChange w:id="3532" w:author="Xin Li" w:date="2026-08-22T08:00:00Z" w16du:dateUtc="2026-08-22T00:00:00Z">
              <w:tcPr>
                <w:tcW w:w="4668" w:type="dxa"/>
                <w:vMerge/>
                <w:tcBorders>
                  <w:top w:val="nil"/>
                  <w:left w:val="nil"/>
                  <w:bottom w:val="single" w:sz="4" w:space="0" w:color="000000"/>
                  <w:right w:val="nil"/>
                </w:tcBorders>
                <w:vAlign w:val="center"/>
                <w:hideMark/>
              </w:tcPr>
            </w:tcPrChange>
          </w:tcPr>
          <w:p w14:paraId="103F1C70" w14:textId="77777777" w:rsidR="00F045BB" w:rsidRPr="00015210" w:rsidRDefault="00F045BB">
            <w:pP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Change w:id="3533" w:author="Xin Li" w:date="2026-08-22T08:00:00Z" w16du:dateUtc="2026-08-22T00:00:00Z">
              <w:tcPr>
                <w:tcW w:w="288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6032BA72" w14:textId="77777777" w:rsidR="00F045BB" w:rsidRPr="00015210" w:rsidRDefault="00F045BB">
            <w:pPr>
              <w:jc w:val="center"/>
              <w:rPr>
                <w:color w:val="000000"/>
                <w:sz w:val="20"/>
                <w:szCs w:val="20"/>
              </w:rPr>
            </w:pPr>
            <w:r w:rsidRPr="00015210">
              <w:rPr>
                <w:color w:val="000000"/>
                <w:sz w:val="20"/>
                <w:szCs w:val="20"/>
              </w:rPr>
              <w:t>(0.015)</w:t>
            </w:r>
          </w:p>
        </w:tc>
      </w:tr>
      <w:tr w:rsidR="00F045BB" w:rsidRPr="00015210" w14:paraId="66E5C505" w14:textId="77777777" w:rsidTr="00417957">
        <w:trPr>
          <w:jc w:val="center"/>
          <w:trPrChange w:id="3534" w:author="Xin Li" w:date="2026-08-22T08:00:00Z" w16du:dateUtc="2026-08-22T00:00:00Z">
            <w:trPr>
              <w:trHeight w:val="320"/>
              <w:jc w:val="center"/>
            </w:trPr>
          </w:trPrChange>
        </w:trPr>
        <w:tc>
          <w:tcPr>
            <w:tcW w:w="4668" w:type="dxa"/>
            <w:tcBorders>
              <w:top w:val="nil"/>
              <w:left w:val="nil"/>
              <w:bottom w:val="nil"/>
              <w:right w:val="nil"/>
            </w:tcBorders>
            <w:noWrap/>
            <w:tcMar>
              <w:top w:w="15" w:type="dxa"/>
              <w:left w:w="15" w:type="dxa"/>
              <w:bottom w:w="0" w:type="dxa"/>
              <w:right w:w="15" w:type="dxa"/>
            </w:tcMar>
            <w:vAlign w:val="center"/>
            <w:hideMark/>
            <w:tcPrChange w:id="3535" w:author="Xin Li" w:date="2026-08-22T08:00:00Z" w16du:dateUtc="2026-08-22T00:00:00Z">
              <w:tcPr>
                <w:tcW w:w="4668" w:type="dxa"/>
                <w:tcBorders>
                  <w:top w:val="nil"/>
                  <w:left w:val="nil"/>
                  <w:bottom w:val="nil"/>
                  <w:right w:val="nil"/>
                </w:tcBorders>
                <w:noWrap/>
                <w:tcMar>
                  <w:top w:w="15" w:type="dxa"/>
                  <w:left w:w="15" w:type="dxa"/>
                  <w:bottom w:w="0" w:type="dxa"/>
                  <w:right w:w="15" w:type="dxa"/>
                </w:tcMar>
                <w:vAlign w:val="center"/>
                <w:hideMark/>
              </w:tcPr>
            </w:tcPrChange>
          </w:tcPr>
          <w:p w14:paraId="2834852D" w14:textId="77777777" w:rsidR="00F045BB" w:rsidRPr="00015210" w:rsidRDefault="00F045BB">
            <w:pPr>
              <w:rPr>
                <w:color w:val="000000"/>
                <w:sz w:val="20"/>
                <w:szCs w:val="20"/>
              </w:rPr>
            </w:pPr>
            <w:r w:rsidRPr="00015210">
              <w:rPr>
                <w:color w:val="000000"/>
                <w:sz w:val="20"/>
                <w:szCs w:val="20"/>
              </w:rPr>
              <w:t>controlling for a cubic polynomial of question/answer age</w:t>
            </w:r>
          </w:p>
        </w:tc>
        <w:tc>
          <w:tcPr>
            <w:tcW w:w="2880" w:type="dxa"/>
            <w:tcBorders>
              <w:top w:val="nil"/>
              <w:left w:val="nil"/>
              <w:bottom w:val="nil"/>
              <w:right w:val="nil"/>
            </w:tcBorders>
            <w:noWrap/>
            <w:tcMar>
              <w:top w:w="15" w:type="dxa"/>
              <w:left w:w="15" w:type="dxa"/>
              <w:bottom w:w="0" w:type="dxa"/>
              <w:right w:w="15" w:type="dxa"/>
            </w:tcMar>
            <w:vAlign w:val="center"/>
            <w:hideMark/>
            <w:tcPrChange w:id="3536" w:author="Xin Li" w:date="2026-08-22T08:00:00Z" w16du:dateUtc="2026-08-22T00:00:00Z">
              <w:tcPr>
                <w:tcW w:w="2880" w:type="dxa"/>
                <w:tcBorders>
                  <w:top w:val="nil"/>
                  <w:left w:val="nil"/>
                  <w:bottom w:val="nil"/>
                  <w:right w:val="nil"/>
                </w:tcBorders>
                <w:noWrap/>
                <w:tcMar>
                  <w:top w:w="15" w:type="dxa"/>
                  <w:left w:w="15" w:type="dxa"/>
                  <w:bottom w:w="0" w:type="dxa"/>
                  <w:right w:w="15" w:type="dxa"/>
                </w:tcMar>
                <w:vAlign w:val="center"/>
                <w:hideMark/>
              </w:tcPr>
            </w:tcPrChange>
          </w:tcPr>
          <w:p w14:paraId="01E5C5E6"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3D603863" w14:textId="77777777" w:rsidTr="00417957">
        <w:trPr>
          <w:jc w:val="center"/>
          <w:trPrChange w:id="3537" w:author="Xin Li" w:date="2026-08-22T08:00:00Z" w16du:dateUtc="2026-08-22T00:00:00Z">
            <w:trPr>
              <w:trHeight w:val="320"/>
              <w:jc w:val="center"/>
            </w:trPr>
          </w:trPrChange>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Change w:id="3538" w:author="Xin Li" w:date="2026-08-22T08:00:00Z" w16du:dateUtc="2026-08-22T00:00:00Z">
              <w:tcPr>
                <w:tcW w:w="4668"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17C44110" w14:textId="77777777" w:rsidR="00F045BB" w:rsidRPr="00015210" w:rsidRDefault="00F045BB">
            <w:pPr>
              <w:rPr>
                <w:color w:val="000000"/>
                <w:sz w:val="20"/>
                <w:szCs w:val="20"/>
              </w:rPr>
            </w:pPr>
            <w:r w:rsidRPr="00015210">
              <w:rPr>
                <w:color w:val="000000"/>
                <w:sz w:val="20"/>
                <w:szCs w:val="20"/>
              </w:rPr>
              <w:t>other controls</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Change w:id="3539" w:author="Xin Li" w:date="2026-08-22T08:00:00Z" w16du:dateUtc="2026-08-22T00:00:00Z">
              <w:tcPr>
                <w:tcW w:w="288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5F00D109"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15CD3DD9" w14:textId="77777777" w:rsidTr="00417957">
        <w:trPr>
          <w:jc w:val="center"/>
          <w:trPrChange w:id="3540" w:author="Xin Li" w:date="2026-08-22T08:00:00Z" w16du:dateUtc="2026-08-22T00:00:00Z">
            <w:trPr>
              <w:trHeight w:val="320"/>
              <w:jc w:val="center"/>
            </w:trPr>
          </w:trPrChange>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Change w:id="3541" w:author="Xin Li" w:date="2026-08-22T08:00:00Z" w16du:dateUtc="2026-08-22T00:00:00Z">
              <w:tcPr>
                <w:tcW w:w="4668"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2F5FF9F2" w14:textId="77777777" w:rsidR="00F045BB" w:rsidRPr="00015210" w:rsidRDefault="00F045BB">
            <w:pPr>
              <w:rPr>
                <w:color w:val="000000"/>
                <w:sz w:val="20"/>
                <w:szCs w:val="20"/>
              </w:rPr>
            </w:pPr>
            <w:r w:rsidRPr="00015210">
              <w:rPr>
                <w:color w:val="000000"/>
                <w:sz w:val="20"/>
                <w:szCs w:val="20"/>
              </w:rPr>
              <w:t>N</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Change w:id="3542" w:author="Xin Li" w:date="2026-08-22T08:00:00Z" w16du:dateUtc="2026-08-22T00:00:00Z">
              <w:tcPr>
                <w:tcW w:w="288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10047370" w14:textId="77777777" w:rsidR="00F045BB" w:rsidRPr="00015210" w:rsidRDefault="00F045BB">
            <w:pPr>
              <w:jc w:val="center"/>
              <w:rPr>
                <w:color w:val="000000"/>
                <w:sz w:val="20"/>
                <w:szCs w:val="20"/>
              </w:rPr>
            </w:pPr>
            <w:r w:rsidRPr="00015210">
              <w:rPr>
                <w:color w:val="000000"/>
                <w:sz w:val="20"/>
                <w:szCs w:val="20"/>
              </w:rPr>
              <w:t>5,984</w:t>
            </w:r>
          </w:p>
        </w:tc>
      </w:tr>
    </w:tbl>
    <w:p w14:paraId="49C56B04" w14:textId="54C51B7D" w:rsidR="00C816AB" w:rsidRPr="00015210" w:rsidRDefault="00F045BB" w:rsidP="00C816AB">
      <w:pPr>
        <w:pStyle w:val="Notes"/>
      </w:pPr>
      <w:r w:rsidRPr="00015210">
        <w:lastRenderedPageBreak/>
        <w:t xml:space="preserve"> </w:t>
      </w:r>
      <w:r w:rsidR="00C816AB" w:rsidRPr="00015210">
        <w:t xml:space="preserve">Note: </w:t>
      </w:r>
      <w:del w:id="3543" w:author="Prof. LIU Ben" w:date="2026-08-26T00:43:00Z" w16du:dateUtc="2026-08-25T16:43:00Z">
        <w:r w:rsidR="00C816AB" w:rsidRPr="00015210" w:rsidDel="001C3581">
          <w:delText xml:space="preserve">1. </w:delText>
        </w:r>
      </w:del>
      <w:r w:rsidR="00C816AB" w:rsidRPr="00015210">
        <w:t>***p&lt;0.001; **p&lt;0.01; *p&lt;0.05.</w:t>
      </w:r>
      <w:ins w:id="3544" w:author="Prof. LIU Ben" w:date="2026-08-26T00:43:00Z" w16du:dateUtc="2026-08-25T16:43:00Z">
        <w:r w:rsidR="001C3581">
          <w:rPr>
            <w:rFonts w:hint="eastAsia"/>
          </w:rPr>
          <w:t xml:space="preserve"> </w:t>
        </w:r>
      </w:ins>
      <w:del w:id="3545" w:author="Prof. LIU Ben" w:date="2026-08-26T00:43:00Z" w16du:dateUtc="2026-08-25T16:43:00Z">
        <w:r w:rsidR="00C816AB" w:rsidRPr="00015210" w:rsidDel="001C3581">
          <w:br/>
          <w:delText xml:space="preserve">2. </w:delText>
        </w:r>
      </w:del>
      <w:r w:rsidR="00C816AB" w:rsidRPr="00015210">
        <w:t>We also applied all robustness checks conducted for the main effects to the spillover tests. All results remain consistent across specifications, showing no significant spillover effects.</w:t>
      </w:r>
    </w:p>
    <w:p w14:paraId="35A74D93" w14:textId="6DBBD724" w:rsidR="00C816AB" w:rsidRPr="00015210" w:rsidRDefault="00C816AB" w:rsidP="000E4EEB">
      <w:pPr>
        <w:pStyle w:val="Heading3"/>
      </w:pPr>
      <w:r w:rsidRPr="00015210">
        <w:t>Quality of Random Assignment</w:t>
      </w:r>
    </w:p>
    <w:p w14:paraId="535E1834" w14:textId="77777777" w:rsidR="00276913" w:rsidRPr="00276913" w:rsidRDefault="00276913">
      <w:pPr>
        <w:pStyle w:val="Paragraph0"/>
        <w:rPr>
          <w:ins w:id="3546" w:author="Prof. LIU Ben" w:date="2026-08-26T03:12:00Z" w16du:dateUtc="2026-08-25T19:12:00Z"/>
          <w:rPrChange w:id="3547" w:author="Prof. LIU Ben" w:date="2026-08-26T03:12:00Z" w16du:dateUtc="2026-08-25T19:12:00Z">
            <w:rPr>
              <w:ins w:id="3548" w:author="Prof. LIU Ben" w:date="2026-08-26T03:12:00Z" w16du:dateUtc="2026-08-25T19:12:00Z"/>
              <w:color w:val="000000"/>
            </w:rPr>
          </w:rPrChange>
        </w:rPr>
        <w:pPrChange w:id="3549" w:author="Prof. LIU Ben" w:date="2026-08-26T03:12:00Z" w16du:dateUtc="2026-08-25T19:12:00Z">
          <w:pPr>
            <w:spacing w:before="100" w:beforeAutospacing="1" w:after="100" w:afterAutospacing="1"/>
          </w:pPr>
        </w:pPrChange>
      </w:pPr>
      <w:ins w:id="3550" w:author="Prof. LIU Ben" w:date="2026-08-26T03:12:00Z" w16du:dateUtc="2026-08-25T19:12:00Z">
        <w:r w:rsidRPr="00276913">
          <w:rPr>
            <w:rPrChange w:id="3551" w:author="Prof. LIU Ben" w:date="2026-08-26T03:12:00Z" w16du:dateUtc="2026-08-25T19:12:00Z">
              <w:rPr>
                <w:color w:val="000000"/>
              </w:rPr>
            </w:rPrChange>
          </w:rPr>
          <w:t>The platform assigns AI answers to questions at random. Our earlier tests are consistent with this, showing no relationship between treatment status and observable question characteristics. To further strengthen confidence in the randomization, we assess whether our estimates could be sensitive to selection on unobservable characteristics, using the method of Oster (2019).</w:t>
        </w:r>
      </w:ins>
    </w:p>
    <w:p w14:paraId="6E57C110" w14:textId="716BBEE1" w:rsidR="00C816AB" w:rsidRPr="00015210" w:rsidDel="00276913" w:rsidRDefault="00C816AB" w:rsidP="00C816AB">
      <w:pPr>
        <w:pStyle w:val="Paragraph0"/>
        <w:rPr>
          <w:del w:id="3552" w:author="Prof. LIU Ben" w:date="2026-08-26T03:13:00Z" w16du:dateUtc="2026-08-25T19:13:00Z"/>
        </w:rPr>
      </w:pPr>
      <w:del w:id="3553" w:author="Prof. LIU Ben" w:date="2026-08-26T03:13:00Z" w16du:dateUtc="2026-08-25T19:13:00Z">
        <w:r w:rsidRPr="00015210" w:rsidDel="00276913">
          <w:delText>Since we did not conduct the experiment ourselves, the platform might have assigned AI answers based on internal metrics unobservable to us. Although our tests show no relationship between treatment status and observable characteristics, selection on unobservables remains a concern.</w:delText>
        </w:r>
      </w:del>
    </w:p>
    <w:p w14:paraId="379679A6" w14:textId="00C562D8" w:rsidR="00C816AB" w:rsidRPr="00015210" w:rsidRDefault="00C816AB" w:rsidP="00C816AB">
      <w:pPr>
        <w:pStyle w:val="Paragraph0"/>
      </w:pPr>
      <w:del w:id="3554" w:author="Prof. LIU Ben" w:date="2026-08-26T03:13:00Z" w16du:dateUtc="2026-08-25T19:13:00Z">
        <w:r w:rsidRPr="00015210" w:rsidDel="00276913">
          <w:delText xml:space="preserve">We employ the Oster (2019) method to assess robustness when random assignment might be compromised by unobservables. </w:delText>
        </w:r>
      </w:del>
      <w:r w:rsidRPr="00015210">
        <w:t xml:space="preserve">This approach examines how the treatment effect changes with observable controls and infers potential changes if unobservables were controlled. The method provides two key parameters: </w:t>
      </w:r>
      <w:r w:rsidRPr="00015210">
        <w:rPr>
          <w:i/>
          <w:iCs/>
        </w:rPr>
        <w:t>δ</w:t>
      </w:r>
      <w:r w:rsidRPr="00015210">
        <w:t xml:space="preserve">, which indicates how important unobservables would need to be relative to observables to nullify the treatment effect (values exceeding 1 suggest robustness), and </w:t>
      </w:r>
      <w:r w:rsidRPr="00015210">
        <w:rPr>
          <w:i/>
          <w:iCs/>
        </w:rPr>
        <w:t>β*</w:t>
      </w:r>
      <w:r w:rsidRPr="00015210">
        <w:t xml:space="preserve">, the bias-adjusted effect assuming selection on unobservables. These parameters require an assumption on </w:t>
      </w:r>
      <w:r w:rsidRPr="00015210">
        <w:rPr>
          <w:i/>
          <w:iCs/>
        </w:rPr>
        <w:t>R²ₘₐₓ</w:t>
      </w:r>
      <w:r w:rsidRPr="00015210">
        <w:t xml:space="preserve">, the maximum possible R-squared value achievable if all unobservables were controlled for. </w:t>
      </w:r>
      <w:r w:rsidRPr="00015210">
        <w:rPr>
          <w:i/>
          <w:iCs/>
        </w:rPr>
        <w:t>R²ₘₐₓ</w:t>
      </w:r>
      <w:r w:rsidRPr="00015210">
        <w:t xml:space="preserve"> is typically set at 1.3 times the </w:t>
      </w:r>
      <w:r w:rsidRPr="00015210">
        <w:rPr>
          <w:i/>
          <w:iCs/>
        </w:rPr>
        <w:t>R²</w:t>
      </w:r>
      <w:r w:rsidRPr="00015210">
        <w:t xml:space="preserve"> from the regression with observable controls only </w:t>
      </w:r>
      <w:r w:rsidRPr="00015210">
        <w:fldChar w:fldCharType="begin" w:fldLock="1"/>
      </w:r>
      <w:r w:rsidR="002B3B5F" w:rsidRPr="00015210">
        <w:instrText xml:space="preserve"> ADDIN ZOTERO_ITEM CSL_CITATION {"citationID":"UG9gftV4","properties":{"unsorted":false,"formattedCitation":"(Oster 2019)","plainCitation":"(Oster 2019)","noteIndex":0},"citationItems":[{"id":2898,"uris":["http://www.mendeley.com/documents/?uuid=9e9826f6-651a-4dcf-b6e2-63ce5204ebea","http://zotero.org/users/8905122/items/APT3Y6IW"],"itemData":{"id":2898,"type":"article-journal","abstract":"A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the economics literature. Supplementary materials for this article are available online.\n\n</w:instrText>
      </w:r>
      <w:r w:rsidR="002B3B5F" w:rsidRPr="00015210">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2B3B5F" w:rsidRPr="00015210">
        <w:instrText>R</w:instrText>
      </w:r>
      <w:r w:rsidR="002B3B5F" w:rsidRPr="00015210">
        <w:instrText>平方运动。我发展了一个形式上的有界论证。我展示了两个验证练习，并讨论了在经济学文献中的应用。本文的补充材料可以在网上找到。</w:instrText>
      </w:r>
      <w:r w:rsidR="002B3B5F" w:rsidRPr="00015210">
        <w:instrText>","call-number":"2","container-title":"Journal of Business &amp; Economic Statistics","DOI":"10.1080/07350015.2016.1227711","ISSN":"0735-0015","issue":"2","journalAbbreviation":"J. Bus. Econom. Statist.","language":"en","note":"</w:instrText>
      </w:r>
      <w:r w:rsidR="002B3B5F" w:rsidRPr="00015210">
        <w:rPr>
          <w:rFonts w:ascii="Apple Color Emoji" w:hAnsi="Apple Color Emoji" w:cs="Apple Color Emoji"/>
        </w:rPr>
        <w:instrText>🏷️</w:instrText>
      </w:r>
      <w:r w:rsidR="002B3B5F" w:rsidRPr="00015210">
        <w:instrText xml:space="preserve"> </w:instrText>
      </w:r>
      <w:r w:rsidR="002B3B5F" w:rsidRPr="00015210">
        <w:rPr>
          <w:rFonts w:ascii="Apple Color Emoji" w:hAnsi="Apple Color Emoji" w:cs="Apple Color Emoji"/>
        </w:rPr>
        <w:instrText>📒</w:instrText>
      </w:r>
      <w:r w:rsidR="002B3B5F" w:rsidRPr="00015210">
        <w:instrText>、</w:instrText>
      </w:r>
      <w:r w:rsidR="002B3B5F" w:rsidRPr="00015210">
        <w:instrText>/reading</w:instrText>
      </w:r>
      <w:r w:rsidR="002B3B5F" w:rsidRPr="00015210">
        <w:instrText>、</w:instrText>
      </w:r>
      <w:r w:rsidR="002B3B5F" w:rsidRPr="00015210">
        <w:instrText>Coefficient stability</w:instrText>
      </w:r>
      <w:r w:rsidR="002B3B5F" w:rsidRPr="00015210">
        <w:instrText>、</w:instrText>
      </w:r>
      <w:r w:rsidR="002B3B5F" w:rsidRPr="00015210">
        <w:instrText>Omitted variable bias</w:instrText>
      </w:r>
      <w:r w:rsidR="002B3B5F" w:rsidRPr="00015210">
        <w:instrText>、</w:instrText>
      </w:r>
      <w:r w:rsidR="002B3B5F" w:rsidRPr="00015210">
        <w:instrText xml:space="preserve">Selection","page":"187-204","source":"3 (Q1)","title":"Unobservable selection and coefficient stability: Theory and evidence","title-short":"Unobservable selection and coefficient stability","URL":"https://www.tandfonline.com/doi/full/10.1080/07350015.2016.1227711","volume":"37","author":[{"family":"Oster","given":"Emily"}],"accessed":{"date-parts":[["2024",3,6]]},"issued":{"date-parts":[["2019",4,3]]}}}],"schema":"https://github.com/citation-style-language/schema/raw/master/csl-citation.json"} </w:instrText>
      </w:r>
      <w:r w:rsidRPr="00015210">
        <w:fldChar w:fldCharType="separate"/>
      </w:r>
      <w:r w:rsidR="002B3B5F" w:rsidRPr="00015210">
        <w:t>(Oster 2019)</w:t>
      </w:r>
      <w:r w:rsidRPr="00015210">
        <w:fldChar w:fldCharType="end"/>
      </w:r>
      <w:r w:rsidRPr="00015210">
        <w:t>.</w:t>
      </w:r>
    </w:p>
    <w:p w14:paraId="22C5B24B" w14:textId="6EC32BA7" w:rsidR="00C816AB" w:rsidRPr="00015210" w:rsidRDefault="00C816AB" w:rsidP="00C816AB">
      <w:pPr>
        <w:pStyle w:val="Paragraph0"/>
      </w:pPr>
      <w:r w:rsidRPr="00015210">
        <w:t xml:space="preserve">Table </w:t>
      </w:r>
      <w:del w:id="3555" w:author="Xin Li" w:date="2026-08-22T16:04:00Z" w16du:dateUtc="2026-08-22T08:04:00Z">
        <w:r w:rsidR="004D1041" w:rsidRPr="00015210" w:rsidDel="00144EC0">
          <w:delText>12</w:delText>
        </w:r>
        <w:r w:rsidRPr="00015210" w:rsidDel="00144EC0">
          <w:delText xml:space="preserve"> </w:delText>
        </w:r>
      </w:del>
      <w:ins w:id="3556" w:author="Xin Li" w:date="2026-08-22T16:04:00Z" w16du:dateUtc="2026-08-22T08:04:00Z">
        <w:r w:rsidR="00144EC0">
          <w:t>9</w:t>
        </w:r>
        <w:r w:rsidR="00144EC0" w:rsidRPr="00015210">
          <w:t xml:space="preserve"> </w:t>
        </w:r>
      </w:ins>
      <w:r w:rsidRPr="00015210">
        <w:t xml:space="preserve">reveals remarkable consistency between original and bias-adjusted coefficients. For answer supply, the original coefficient (-0.046) differs negligibly from the bias-adjusted coefficient (-0.045). The </w:t>
      </w:r>
      <w:r w:rsidRPr="00015210">
        <w:rPr>
          <w:i/>
          <w:iCs/>
        </w:rPr>
        <w:t>δ</w:t>
      </w:r>
      <w:r w:rsidRPr="00015210">
        <w:t xml:space="preserve"> values for </w:t>
      </w:r>
      <w:r w:rsidR="00CA6948" w:rsidRPr="00015210">
        <w:t>the o</w:t>
      </w:r>
      <w:r w:rsidRPr="00015210">
        <w:t>utcomes (39.719) far exceed the recommended threshold of 1, indicating that unobservables would need to be dramatically more important than observables to explain away our findings. These results provide strong evidence for the quality of random assignment and robustness of our main conclusions.</w:t>
      </w:r>
    </w:p>
    <w:p w14:paraId="1555AAAF" w14:textId="6AF45C60" w:rsidR="00C816AB" w:rsidRPr="00015210" w:rsidRDefault="00C816AB" w:rsidP="00C816AB">
      <w:pPr>
        <w:pStyle w:val="TableFiguretitle"/>
      </w:pPr>
      <w:bookmarkStart w:id="3557" w:name="_Ref194135100"/>
      <w:bookmarkStart w:id="3558" w:name="_Ref177392144"/>
      <w:r w:rsidRPr="00015210">
        <w:t xml:space="preserve">Table </w:t>
      </w:r>
      <w:bookmarkEnd w:id="3557"/>
      <w:del w:id="3559" w:author="Xin Li" w:date="2026-08-22T16:04:00Z" w16du:dateUtc="2026-08-22T08:04:00Z">
        <w:r w:rsidR="004D1041" w:rsidRPr="00015210" w:rsidDel="00144EC0">
          <w:delText>12</w:delText>
        </w:r>
      </w:del>
      <w:ins w:id="3560" w:author="Xin Li" w:date="2026-08-22T16:04:00Z" w16du:dateUtc="2026-08-22T08:04:00Z">
        <w:r w:rsidR="00144EC0">
          <w:t>9</w:t>
        </w:r>
      </w:ins>
      <w:r w:rsidRPr="00015210">
        <w:t xml:space="preserve">. </w:t>
      </w:r>
      <w:bookmarkEnd w:id="3558"/>
      <w:r w:rsidRPr="00015210">
        <w:t>Robustness to the quality of random assignment</w:t>
      </w:r>
    </w:p>
    <w:tbl>
      <w:tblPr>
        <w:tblW w:w="5000" w:type="pct"/>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3042"/>
        <w:gridCol w:w="1188"/>
        <w:gridCol w:w="720"/>
        <w:gridCol w:w="720"/>
        <w:gridCol w:w="1710"/>
        <w:gridCol w:w="1980"/>
      </w:tblGrid>
      <w:tr w:rsidR="00C816AB" w:rsidRPr="00015210" w14:paraId="763FD633" w14:textId="77777777" w:rsidTr="00F045BB">
        <w:trPr>
          <w:trHeight w:val="270"/>
          <w:jc w:val="center"/>
        </w:trPr>
        <w:tc>
          <w:tcPr>
            <w:tcW w:w="3042" w:type="dxa"/>
            <w:noWrap/>
            <w:vAlign w:val="center"/>
            <w:hideMark/>
          </w:tcPr>
          <w:p w14:paraId="1281C156" w14:textId="77777777" w:rsidR="00C816AB" w:rsidRPr="00015210" w:rsidRDefault="00C816AB" w:rsidP="00546646">
            <w:pPr>
              <w:jc w:val="center"/>
              <w:rPr>
                <w:rFonts w:eastAsia="DengXian"/>
                <w:sz w:val="22"/>
                <w:szCs w:val="22"/>
              </w:rPr>
            </w:pPr>
            <w:r w:rsidRPr="00015210">
              <w:rPr>
                <w:rFonts w:eastAsia="DengXian"/>
                <w:sz w:val="22"/>
                <w:szCs w:val="22"/>
              </w:rPr>
              <w:t xml:space="preserve">　</w:t>
            </w:r>
          </w:p>
        </w:tc>
        <w:tc>
          <w:tcPr>
            <w:tcW w:w="1188" w:type="dxa"/>
            <w:tcBorders>
              <w:top w:val="single" w:sz="12" w:space="0" w:color="auto"/>
              <w:bottom w:val="single" w:sz="8" w:space="0" w:color="auto"/>
            </w:tcBorders>
            <w:vAlign w:val="center"/>
          </w:tcPr>
          <w:p w14:paraId="16E2B7D8" w14:textId="77777777" w:rsidR="00C816AB" w:rsidRPr="00015210" w:rsidRDefault="00C816AB" w:rsidP="00546646">
            <w:pPr>
              <w:jc w:val="center"/>
              <w:rPr>
                <w:rFonts w:cs="Georgia"/>
                <w:sz w:val="22"/>
                <w:szCs w:val="22"/>
              </w:rPr>
            </w:pPr>
            <w:r w:rsidRPr="00015210">
              <w:rPr>
                <w:rFonts w:eastAsia="DengXian"/>
                <w:sz w:val="22"/>
                <w:szCs w:val="22"/>
              </w:rPr>
              <w:t xml:space="preserve">Original coefficient </w:t>
            </w:r>
            <m:oMath>
              <m:acc>
                <m:accPr>
                  <m:ctrlPr>
                    <w:rPr>
                      <w:rFonts w:ascii="Cambria Math" w:hAnsi="Cambria Math"/>
                      <w:i/>
                      <w:sz w:val="22"/>
                      <w:szCs w:val="22"/>
                    </w:rPr>
                  </m:ctrlPr>
                </m:accPr>
                <m:e>
                  <m:r>
                    <w:rPr>
                      <w:rFonts w:ascii="Cambria Math" w:hAnsi="Cambria Math"/>
                      <w:sz w:val="22"/>
                      <w:szCs w:val="22"/>
                    </w:rPr>
                    <m:t>β</m:t>
                  </m:r>
                </m:e>
              </m:acc>
            </m:oMath>
          </w:p>
        </w:tc>
        <w:tc>
          <w:tcPr>
            <w:tcW w:w="720" w:type="dxa"/>
            <w:tcBorders>
              <w:top w:val="single" w:sz="12" w:space="0" w:color="auto"/>
              <w:bottom w:val="single" w:sz="8" w:space="0" w:color="auto"/>
            </w:tcBorders>
            <w:vAlign w:val="center"/>
          </w:tcPr>
          <w:p w14:paraId="12B38468" w14:textId="77777777" w:rsidR="00C816AB" w:rsidRPr="00015210" w:rsidRDefault="00000000" w:rsidP="00546646">
            <w:pPr>
              <w:jc w:val="center"/>
              <w:rPr>
                <w:rFonts w:cs="Georgia"/>
                <w:sz w:val="22"/>
                <w:szCs w:val="22"/>
              </w:rPr>
            </w:pPr>
            <m:oMathPara>
              <m:oMath>
                <m:sSup>
                  <m:sSupPr>
                    <m:ctrlPr>
                      <w:rPr>
                        <w:rFonts w:ascii="Cambria Math" w:hAnsi="Cambria Math"/>
                        <w:i/>
                        <w:sz w:val="22"/>
                        <w:szCs w:val="22"/>
                      </w:rPr>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720" w:type="dxa"/>
            <w:tcBorders>
              <w:top w:val="single" w:sz="12" w:space="0" w:color="auto"/>
              <w:bottom w:val="single" w:sz="8" w:space="0" w:color="auto"/>
            </w:tcBorders>
            <w:noWrap/>
            <w:vAlign w:val="center"/>
            <w:hideMark/>
          </w:tcPr>
          <w:p w14:paraId="0BEB4055" w14:textId="77777777" w:rsidR="00C816AB" w:rsidRPr="00015210" w:rsidRDefault="00000000" w:rsidP="00546646">
            <w:pPr>
              <w:jc w:val="center"/>
              <w:rPr>
                <w:rFonts w:eastAsia="DengXian"/>
                <w:sz w:val="22"/>
                <w:szCs w:val="22"/>
              </w:rPr>
            </w:pPr>
            <m:oMathPara>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m:oMathPara>
          </w:p>
        </w:tc>
        <w:tc>
          <w:tcPr>
            <w:tcW w:w="1710" w:type="dxa"/>
            <w:tcBorders>
              <w:top w:val="single" w:sz="12" w:space="0" w:color="auto"/>
              <w:bottom w:val="single" w:sz="8" w:space="0" w:color="auto"/>
            </w:tcBorders>
            <w:noWrap/>
            <w:vAlign w:val="center"/>
            <w:hideMark/>
          </w:tcPr>
          <w:p w14:paraId="5B0FB958" w14:textId="77777777" w:rsidR="00C816AB" w:rsidRPr="00015210" w:rsidRDefault="00C816AB" w:rsidP="00546646">
            <w:pPr>
              <w:jc w:val="center"/>
              <w:rPr>
                <w:rFonts w:eastAsia="DengXian"/>
                <w:sz w:val="22"/>
                <w:szCs w:val="22"/>
              </w:rPr>
            </w:pPr>
            <w:r w:rsidRPr="00015210">
              <w:rPr>
                <w:rFonts w:eastAsia="DengXian"/>
                <w:sz w:val="22"/>
                <w:szCs w:val="22"/>
              </w:rPr>
              <w:t xml:space="preserve">Bias-adjusted effect </w:t>
            </w:r>
            <m:oMath>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m:t>
                  </m:r>
                </m:sup>
              </m:sSup>
            </m:oMath>
          </w:p>
        </w:tc>
        <w:tc>
          <w:tcPr>
            <w:tcW w:w="1980" w:type="dxa"/>
            <w:tcBorders>
              <w:top w:val="single" w:sz="12" w:space="0" w:color="auto"/>
              <w:bottom w:val="single" w:sz="8" w:space="0" w:color="auto"/>
            </w:tcBorders>
            <w:noWrap/>
            <w:vAlign w:val="center"/>
            <w:hideMark/>
          </w:tcPr>
          <w:p w14:paraId="05465537" w14:textId="77777777" w:rsidR="00C816AB" w:rsidRPr="00015210" w:rsidRDefault="00C816AB" w:rsidP="00546646">
            <w:pPr>
              <w:jc w:val="center"/>
              <w:rPr>
                <w:rFonts w:eastAsia="DengXian"/>
                <w:sz w:val="22"/>
                <w:szCs w:val="22"/>
              </w:rPr>
            </w:pPr>
            <m:oMath>
              <m:r>
                <w:rPr>
                  <w:rFonts w:ascii="Cambria Math" w:hAnsi="Cambria Math"/>
                  <w:sz w:val="22"/>
                  <w:szCs w:val="22"/>
                </w:rPr>
                <m:t>δ</m:t>
              </m:r>
            </m:oMath>
            <w:r w:rsidRPr="00015210">
              <w:rPr>
                <w:rFonts w:eastAsia="DengXian"/>
                <w:sz w:val="22"/>
                <w:szCs w:val="22"/>
              </w:rPr>
              <w:t xml:space="preserve"> for </w:t>
            </w:r>
            <w:r w:rsidRPr="00015210">
              <w:rPr>
                <w:rFonts w:eastAsia="DengXian"/>
                <w:i/>
                <w:iCs/>
                <w:sz w:val="22"/>
                <w:szCs w:val="22"/>
              </w:rPr>
              <w:t>β</w:t>
            </w:r>
            <w:r w:rsidRPr="00015210">
              <w:rPr>
                <w:rFonts w:eastAsia="DengXian"/>
                <w:sz w:val="22"/>
                <w:szCs w:val="22"/>
              </w:rPr>
              <w:t xml:space="preserve">=0 given </w:t>
            </w:r>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w:p>
        </w:tc>
      </w:tr>
      <w:tr w:rsidR="00C816AB" w:rsidRPr="00015210" w14:paraId="5FAE5228" w14:textId="77777777" w:rsidTr="00F045BB">
        <w:trPr>
          <w:trHeight w:val="270"/>
          <w:jc w:val="center"/>
        </w:trPr>
        <w:tc>
          <w:tcPr>
            <w:tcW w:w="3042" w:type="dxa"/>
            <w:noWrap/>
            <w:vAlign w:val="center"/>
            <w:hideMark/>
          </w:tcPr>
          <w:p w14:paraId="0A095DB7" w14:textId="2D6A71A4" w:rsidR="00C816AB" w:rsidRPr="00015210" w:rsidRDefault="00C816AB" w:rsidP="00546646">
            <w:pPr>
              <w:rPr>
                <w:rFonts w:eastAsia="DengXian"/>
                <w:sz w:val="22"/>
                <w:szCs w:val="22"/>
              </w:rPr>
            </w:pPr>
            <w:r w:rsidRPr="00015210">
              <w:rPr>
                <w:rFonts w:eastAsia="DengXian"/>
                <w:sz w:val="22"/>
                <w:szCs w:val="22"/>
              </w:rPr>
              <w:t xml:space="preserve">DV: </w:t>
            </w:r>
            <w:r w:rsidR="00F045BB" w:rsidRPr="00015210">
              <w:rPr>
                <w:color w:val="000000"/>
                <w:sz w:val="20"/>
                <w:szCs w:val="20"/>
              </w:rPr>
              <w:t>Log(answer number in 7 days)</w:t>
            </w:r>
          </w:p>
        </w:tc>
        <w:tc>
          <w:tcPr>
            <w:tcW w:w="1188" w:type="dxa"/>
            <w:vAlign w:val="center"/>
          </w:tcPr>
          <w:p w14:paraId="245CDA46" w14:textId="77777777" w:rsidR="00C816AB" w:rsidRPr="00015210" w:rsidRDefault="00C816AB" w:rsidP="00546646">
            <w:pPr>
              <w:jc w:val="center"/>
              <w:rPr>
                <w:rFonts w:eastAsia="DengXian"/>
                <w:sz w:val="22"/>
                <w:szCs w:val="22"/>
              </w:rPr>
            </w:pPr>
            <w:r w:rsidRPr="00015210">
              <w:rPr>
                <w:rFonts w:eastAsia="DengXian"/>
                <w:sz w:val="22"/>
                <w:szCs w:val="22"/>
              </w:rPr>
              <w:t xml:space="preserve">-0.046 </w:t>
            </w:r>
          </w:p>
        </w:tc>
        <w:tc>
          <w:tcPr>
            <w:tcW w:w="720" w:type="dxa"/>
            <w:vAlign w:val="center"/>
          </w:tcPr>
          <w:p w14:paraId="192E6A07" w14:textId="77777777" w:rsidR="00C816AB" w:rsidRPr="00015210" w:rsidRDefault="00C816AB" w:rsidP="00546646">
            <w:pPr>
              <w:jc w:val="center"/>
              <w:rPr>
                <w:rFonts w:eastAsia="DengXian"/>
                <w:sz w:val="22"/>
                <w:szCs w:val="22"/>
              </w:rPr>
            </w:pPr>
            <w:r w:rsidRPr="00015210">
              <w:rPr>
                <w:rFonts w:eastAsia="DengXian"/>
                <w:sz w:val="22"/>
                <w:szCs w:val="22"/>
              </w:rPr>
              <w:t xml:space="preserve">0.093 </w:t>
            </w:r>
          </w:p>
        </w:tc>
        <w:tc>
          <w:tcPr>
            <w:tcW w:w="720" w:type="dxa"/>
            <w:noWrap/>
            <w:vAlign w:val="center"/>
            <w:hideMark/>
          </w:tcPr>
          <w:p w14:paraId="24A643AB" w14:textId="77777777" w:rsidR="00C816AB" w:rsidRPr="00015210" w:rsidRDefault="00C816AB" w:rsidP="00546646">
            <w:pPr>
              <w:jc w:val="center"/>
              <w:rPr>
                <w:rFonts w:eastAsia="DengXian"/>
                <w:sz w:val="22"/>
                <w:szCs w:val="22"/>
              </w:rPr>
            </w:pPr>
            <w:r w:rsidRPr="00015210">
              <w:rPr>
                <w:rFonts w:eastAsia="DengXian"/>
                <w:sz w:val="22"/>
                <w:szCs w:val="22"/>
              </w:rPr>
              <w:t xml:space="preserve">0.121 </w:t>
            </w:r>
          </w:p>
        </w:tc>
        <w:tc>
          <w:tcPr>
            <w:tcW w:w="1710" w:type="dxa"/>
            <w:noWrap/>
            <w:vAlign w:val="center"/>
            <w:hideMark/>
          </w:tcPr>
          <w:p w14:paraId="197EC8A5" w14:textId="77777777" w:rsidR="00C816AB" w:rsidRPr="00015210" w:rsidRDefault="00C816AB" w:rsidP="00546646">
            <w:pPr>
              <w:jc w:val="center"/>
              <w:rPr>
                <w:rFonts w:eastAsia="DengXian"/>
                <w:sz w:val="22"/>
                <w:szCs w:val="22"/>
              </w:rPr>
            </w:pPr>
            <w:r w:rsidRPr="00015210">
              <w:rPr>
                <w:rFonts w:eastAsia="DengXian"/>
                <w:sz w:val="22"/>
                <w:szCs w:val="22"/>
              </w:rPr>
              <w:t xml:space="preserve">-0.045 </w:t>
            </w:r>
          </w:p>
        </w:tc>
        <w:tc>
          <w:tcPr>
            <w:tcW w:w="1980" w:type="dxa"/>
            <w:noWrap/>
            <w:vAlign w:val="center"/>
            <w:hideMark/>
          </w:tcPr>
          <w:p w14:paraId="2FE42D65" w14:textId="77777777" w:rsidR="00C816AB" w:rsidRPr="00015210" w:rsidRDefault="00C816AB" w:rsidP="00546646">
            <w:pPr>
              <w:jc w:val="center"/>
              <w:rPr>
                <w:rFonts w:eastAsia="DengXian"/>
                <w:sz w:val="22"/>
                <w:szCs w:val="22"/>
              </w:rPr>
            </w:pPr>
            <w:r w:rsidRPr="00015210">
              <w:rPr>
                <w:rFonts w:eastAsia="DengXian"/>
                <w:sz w:val="22"/>
                <w:szCs w:val="22"/>
              </w:rPr>
              <w:t xml:space="preserve">39.719 </w:t>
            </w:r>
          </w:p>
        </w:tc>
      </w:tr>
    </w:tbl>
    <w:p w14:paraId="4721A3E5" w14:textId="4ACC7262" w:rsidR="00797DC6" w:rsidRPr="00015210" w:rsidRDefault="00C816AB" w:rsidP="00374352">
      <w:pPr>
        <w:pStyle w:val="Notes"/>
      </w:pPr>
      <w:r w:rsidRPr="00015210">
        <w:lastRenderedPageBreak/>
        <w:t xml:space="preserve">Note: </w:t>
      </w:r>
      <m:oMath>
        <m:acc>
          <m:accPr>
            <m:ctrlPr>
              <w:rPr>
                <w:rFonts w:ascii="Cambria Math" w:hAnsi="Cambria Math"/>
                <w:i/>
              </w:rPr>
            </m:ctrlPr>
          </m:accPr>
          <m:e>
            <m:r>
              <w:rPr>
                <w:rFonts w:ascii="Cambria Math" w:hAnsi="Cambria Math"/>
              </w:rPr>
              <m:t>β</m:t>
            </m:r>
          </m:e>
        </m:acc>
      </m:oMath>
      <w:r w:rsidRPr="00015210">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015210">
        <w:t xml:space="preserve"> refer to our OLS coefficients and corresponding R-squared values. </w:t>
      </w:r>
      <m:oMath>
        <m:sSup>
          <m:sSupPr>
            <m:ctrlPr>
              <w:rPr>
                <w:rFonts w:ascii="Cambria Math" w:hAnsi="Cambria Math"/>
                <w:i/>
              </w:rPr>
            </m:ctrlPr>
          </m:sSupPr>
          <m:e>
            <m:r>
              <w:rPr>
                <w:rFonts w:ascii="Cambria Math" w:hAnsi="Cambria Math"/>
              </w:rPr>
              <m:t>β</m:t>
            </m:r>
            <m:ctrlPr>
              <w:rPr>
                <w:rFonts w:ascii="Cambria Math" w:hAnsi="Cambria Math"/>
              </w:rPr>
            </m:ctrlPr>
          </m:e>
          <m:sup>
            <m:r>
              <m:rPr>
                <m:sty m:val="p"/>
              </m:rPr>
              <w:rPr>
                <w:rFonts w:ascii="Cambria Math" w:hAnsi="Cambria Math"/>
              </w:rPr>
              <m:t>*</m:t>
            </m:r>
          </m:sup>
        </m:sSup>
      </m:oMath>
      <w:r w:rsidRPr="00015210">
        <w:t xml:space="preserve"> is the bias-adjusted treatment effect. </w:t>
      </w:r>
      <m:oMath>
        <m:r>
          <w:rPr>
            <w:rFonts w:ascii="Cambria Math" w:hAnsi="Cambria Math"/>
          </w:rPr>
          <m:t>δ</m:t>
        </m:r>
      </m:oMath>
      <w:r w:rsidRPr="00015210">
        <w:t xml:space="preserve"> indicates how important unobservables would need to be, relative to observables, to explain away the estimated treatment effect.</w:t>
      </w:r>
      <w:bookmarkEnd w:id="3130"/>
    </w:p>
    <w:bookmarkEnd w:id="3131"/>
    <w:p w14:paraId="201B9CFE" w14:textId="0CDDA8C0" w:rsidR="0014752F" w:rsidRPr="00015210" w:rsidRDefault="0014752F" w:rsidP="0014752F">
      <w:pPr>
        <w:pStyle w:val="Heading2"/>
      </w:pPr>
      <w:r w:rsidRPr="00015210">
        <w:rPr>
          <w:lang w:eastAsia="zh-CN"/>
        </w:rPr>
        <w:t>Mechanisms</w:t>
      </w:r>
    </w:p>
    <w:p w14:paraId="6566D319" w14:textId="77777777" w:rsidR="00276913" w:rsidRDefault="00276913" w:rsidP="00276913">
      <w:pPr>
        <w:pStyle w:val="Paragraph0"/>
        <w:rPr>
          <w:ins w:id="3561" w:author="Prof. LIU Ben" w:date="2026-08-26T03:48:00Z" w16du:dateUtc="2026-08-25T19:48:00Z"/>
        </w:rPr>
      </w:pPr>
      <w:ins w:id="3562" w:author="Prof. LIU Ben" w:date="2026-08-26T03:46:00Z" w16du:dateUtc="2026-08-25T19:46:00Z">
        <w:r w:rsidRPr="00276913">
          <w:rPr>
            <w:rPrChange w:id="3563" w:author="Prof. LIU Ben" w:date="2026-08-26T03:46:00Z" w16du:dateUtc="2026-08-25T19:46:00Z">
              <w:rPr>
                <w:color w:val="000000"/>
              </w:rPr>
            </w:rPrChange>
          </w:rPr>
          <w:t>In this section, we probe the mechanisms that may underlie our hypotheses. The goal is not to measure the mechanisms directly, since they are not observed, but to test their observable implications. Each mechanism implies patterns that should appear in the data if it is operating, and often patterns that differ from those implied by rival accounts. For each hypothesis, we test for these patterns and use them, where possible, to distinguish our account from competing explanations. These results should be read as support for the plausibility of our arguments, not as estimates of the magnitude of each channel.</w:t>
        </w:r>
      </w:ins>
    </w:p>
    <w:p w14:paraId="0D5AB7AF" w14:textId="6CFA7282" w:rsidR="00276913" w:rsidRPr="00276913" w:rsidRDefault="00276913">
      <w:pPr>
        <w:pStyle w:val="Paragraph0"/>
        <w:rPr>
          <w:ins w:id="3564" w:author="Prof. LIU Ben" w:date="2026-08-26T03:43:00Z" w16du:dateUtc="2026-08-25T19:43:00Z"/>
          <w:rPrChange w:id="3565" w:author="Prof. LIU Ben" w:date="2026-08-26T03:43:00Z" w16du:dateUtc="2026-08-25T19:43:00Z">
            <w:rPr>
              <w:ins w:id="3566" w:author="Prof. LIU Ben" w:date="2026-08-26T03:43:00Z" w16du:dateUtc="2026-08-25T19:43:00Z"/>
              <w:color w:val="000000"/>
            </w:rPr>
          </w:rPrChange>
        </w:rPr>
        <w:pPrChange w:id="3567" w:author="Prof. LIU Ben" w:date="2026-08-26T03:48:00Z" w16du:dateUtc="2026-08-25T19:48:00Z">
          <w:pPr>
            <w:spacing w:before="100" w:beforeAutospacing="1" w:after="100" w:afterAutospacing="1"/>
          </w:pPr>
        </w:pPrChange>
      </w:pPr>
      <w:ins w:id="3568" w:author="Prof. LIU Ben" w:date="2026-08-26T03:48:00Z" w16du:dateUtc="2026-08-25T19:48:00Z">
        <w:r w:rsidRPr="00276913">
          <w:rPr>
            <w:rPrChange w:id="3569" w:author="Prof. LIU Ben" w:date="2026-08-26T03:48:00Z" w16du:dateUtc="2026-08-25T19:48:00Z">
              <w:rPr>
                <w:color w:val="000000"/>
              </w:rPr>
            </w:rPrChange>
          </w:rPr>
          <w:t xml:space="preserve">We focus on the hypotheses that predict a directional effect and set aside those predicting a null. A directional prediction rests on a specific channel, and that channel implies further, testable patterns we can probe or use to rule out alternatives. A prediction of no effect implies no such patterns, so there is nothing further to look for. </w:t>
        </w:r>
      </w:ins>
      <w:ins w:id="3570" w:author="Prof. LIU Ben" w:date="2026-08-26T03:43:00Z" w16du:dateUtc="2026-08-25T19:43:00Z">
        <w:r w:rsidRPr="00276913">
          <w:rPr>
            <w:rPrChange w:id="3571" w:author="Prof. LIU Ben" w:date="2026-08-26T03:43:00Z" w16du:dateUtc="2026-08-25T19:43:00Z">
              <w:rPr>
                <w:color w:val="000000"/>
              </w:rPr>
            </w:rPrChange>
          </w:rPr>
          <w:t>We therefore examine the three supported hypotheses, H1, H2, and H6, in turn: for H1 we test the weak-competitor account, for H2 we test why length reduces contribution, and for H6 we test why higher AI quality raises human contribution quality.</w:t>
        </w:r>
      </w:ins>
    </w:p>
    <w:p w14:paraId="39FAFD4E" w14:textId="5C230ADB" w:rsidR="0083015A" w:rsidRPr="00015210" w:rsidDel="00276913" w:rsidRDefault="00797DC6" w:rsidP="00797DC6">
      <w:pPr>
        <w:pStyle w:val="Paragraph0"/>
        <w:rPr>
          <w:del w:id="3572" w:author="Prof. LIU Ben" w:date="2026-08-26T03:34:00Z" w16du:dateUtc="2026-08-25T19:34:00Z"/>
        </w:rPr>
      </w:pPr>
      <w:del w:id="3573" w:author="Prof. LIU Ben" w:date="2026-08-26T03:34:00Z" w16du:dateUtc="2026-08-25T19:34:00Z">
        <w:r w:rsidRPr="00015210" w:rsidDel="00276913">
          <w:delText xml:space="preserve">We now examine the mechanisms behind the </w:delText>
        </w:r>
        <w:r w:rsidR="00C1485A" w:rsidRPr="00015210" w:rsidDel="00276913">
          <w:delText>three supported</w:delText>
        </w:r>
        <w:r w:rsidRPr="00015210" w:rsidDel="00276913">
          <w:delText xml:space="preserve"> hypotheses</w:delText>
        </w:r>
        <w:r w:rsidR="00C1485A" w:rsidRPr="00015210" w:rsidDel="00276913">
          <w:delText xml:space="preserve"> H1, H2, and H</w:delText>
        </w:r>
        <w:r w:rsidR="00CA6948" w:rsidRPr="00015210" w:rsidDel="00276913">
          <w:delText>6</w:delText>
        </w:r>
        <w:r w:rsidRPr="00015210" w:rsidDel="00276913">
          <w:delText>. The analysis proceeds hypothesis by hypothesis. For H1 we test the weak-competitor account, for H2 we test why length reduces contribution, and for H</w:delText>
        </w:r>
        <w:r w:rsidR="00CA6948" w:rsidRPr="00015210" w:rsidDel="00276913">
          <w:delText>6</w:delText>
        </w:r>
        <w:r w:rsidRPr="00015210" w:rsidDel="00276913">
          <w:delText xml:space="preserve"> we test why higher AI quality raises human quality.</w:delText>
        </w:r>
      </w:del>
    </w:p>
    <w:p w14:paraId="371FDFE5" w14:textId="2C0BD831" w:rsidR="00797DC6" w:rsidRPr="00015210" w:rsidRDefault="00331AAC" w:rsidP="000E4EEB">
      <w:pPr>
        <w:pStyle w:val="Heading3"/>
        <w:rPr>
          <w:lang w:eastAsia="zh-CN"/>
        </w:rPr>
      </w:pPr>
      <w:r w:rsidRPr="00015210">
        <w:t xml:space="preserve">Is the AI </w:t>
      </w:r>
      <w:r w:rsidRPr="00015210">
        <w:rPr>
          <w:lang w:eastAsia="zh-CN"/>
        </w:rPr>
        <w:t>A</w:t>
      </w:r>
      <w:r w:rsidRPr="00015210">
        <w:t xml:space="preserve">ppraised as a </w:t>
      </w:r>
      <w:r w:rsidRPr="00015210">
        <w:rPr>
          <w:lang w:eastAsia="zh-CN"/>
        </w:rPr>
        <w:t>W</w:t>
      </w:r>
      <w:r w:rsidRPr="00015210">
        <w:t xml:space="preserve">eak </w:t>
      </w:r>
      <w:r w:rsidRPr="00015210">
        <w:rPr>
          <w:lang w:eastAsia="zh-CN"/>
        </w:rPr>
        <w:t>C</w:t>
      </w:r>
      <w:r w:rsidRPr="00015210">
        <w:t>ompetitor</w:t>
      </w:r>
      <w:r w:rsidR="00C1485A" w:rsidRPr="00015210">
        <w:rPr>
          <w:lang w:eastAsia="zh-CN"/>
        </w:rPr>
        <w:t xml:space="preserve">? </w:t>
      </w:r>
      <w:r w:rsidR="00797DC6" w:rsidRPr="00015210">
        <w:rPr>
          <w:lang w:eastAsia="zh-CN"/>
        </w:rPr>
        <w:t>(H1)</w:t>
      </w:r>
    </w:p>
    <w:p w14:paraId="080FA2A4" w14:textId="11ED6467" w:rsidR="00B35552" w:rsidRPr="00B35552" w:rsidRDefault="00B35552">
      <w:pPr>
        <w:pStyle w:val="Paragraph0"/>
        <w:rPr>
          <w:ins w:id="3574" w:author="Prof. LIU Ben" w:date="2026-08-26T11:41:00Z" w16du:dateUtc="2026-08-26T03:41:00Z"/>
          <w:rPrChange w:id="3575" w:author="Prof. LIU Ben" w:date="2026-08-26T11:42:00Z" w16du:dateUtc="2026-08-26T03:42:00Z">
            <w:rPr>
              <w:ins w:id="3576" w:author="Prof. LIU Ben" w:date="2026-08-26T11:41:00Z" w16du:dateUtc="2026-08-26T03:41:00Z"/>
              <w:color w:val="000000"/>
            </w:rPr>
          </w:rPrChange>
        </w:rPr>
        <w:pPrChange w:id="3577" w:author="Prof. LIU Ben" w:date="2026-08-26T11:43:00Z" w16du:dateUtc="2026-08-26T03:43:00Z">
          <w:pPr>
            <w:spacing w:before="100" w:beforeAutospacing="1" w:after="100" w:afterAutospacing="1"/>
          </w:pPr>
        </w:pPrChange>
      </w:pPr>
      <w:ins w:id="3578" w:author="Prof. LIU Ben" w:date="2026-08-26T11:42:00Z" w16du:dateUtc="2026-08-26T03:42:00Z">
        <w:r w:rsidRPr="00B35552">
          <w:rPr>
            <w:rPrChange w:id="3579" w:author="Prof. LIU Ben" w:date="2026-08-26T11:42:00Z" w16du:dateUtc="2026-08-26T03:42:00Z">
              <w:rPr>
                <w:color w:val="000000"/>
              </w:rPr>
            </w:rPrChange>
          </w:rPr>
          <w:t xml:space="preserve">Our account for the positive label effect is that users perceive the AI as a weak competitor and are therefore willing to step in and answer. </w:t>
        </w:r>
      </w:ins>
      <w:ins w:id="3580" w:author="Prof. LIU Ben" w:date="2026-08-26T11:43:00Z" w16du:dateUtc="2026-08-26T03:43:00Z">
        <w:r>
          <w:rPr>
            <w:rFonts w:hint="eastAsia"/>
          </w:rPr>
          <w:t>We present a test on the AI as weak competitor account</w:t>
        </w:r>
      </w:ins>
      <w:ins w:id="3581" w:author="Prof. LIU Ben" w:date="2026-08-26T11:42:00Z" w16du:dateUtc="2026-08-26T03:42:00Z">
        <w:r w:rsidRPr="00B35552">
          <w:rPr>
            <w:rPrChange w:id="3582" w:author="Prof. LIU Ben" w:date="2026-08-26T11:42:00Z" w16du:dateUtc="2026-08-26T03:42:00Z">
              <w:rPr>
                <w:color w:val="000000"/>
              </w:rPr>
            </w:rPrChange>
          </w:rPr>
          <w:t>.</w:t>
        </w:r>
      </w:ins>
      <w:ins w:id="3583" w:author="Prof. LIU Ben" w:date="2026-08-26T11:43:00Z" w16du:dateUtc="2026-08-26T03:43:00Z">
        <w:r>
          <w:rPr>
            <w:rFonts w:hint="eastAsia"/>
          </w:rPr>
          <w:t xml:space="preserve"> </w:t>
        </w:r>
      </w:ins>
      <w:ins w:id="3584" w:author="Prof. LIU Ben" w:date="2026-08-26T11:41:00Z" w16du:dateUtc="2026-08-26T03:41:00Z">
        <w:r w:rsidRPr="00B35552">
          <w:rPr>
            <w:rPrChange w:id="3585" w:author="Prof. LIU Ben" w:date="2026-08-26T11:42:00Z" w16du:dateUtc="2026-08-26T03:42:00Z">
              <w:rPr>
                <w:color w:val="000000"/>
              </w:rPr>
            </w:rPrChange>
          </w:rPr>
          <w:t>The key idea behind this test is that the weak-competitor perception is not equally relevant for every question</w:t>
        </w:r>
      </w:ins>
      <w:ins w:id="3586" w:author="Prof. LIU Ben" w:date="2026-08-26T11:43:00Z" w16du:dateUtc="2026-08-26T03:43:00Z">
        <w:r>
          <w:rPr>
            <w:rFonts w:hint="eastAsia"/>
          </w:rPr>
          <w:t>. I</w:t>
        </w:r>
      </w:ins>
      <w:ins w:id="3587" w:author="Prof. LIU Ben" w:date="2026-08-26T11:41:00Z" w16du:dateUtc="2026-08-26T03:41:00Z">
        <w:r w:rsidRPr="00B35552">
          <w:rPr>
            <w:rPrChange w:id="3588" w:author="Prof. LIU Ben" w:date="2026-08-26T11:42:00Z" w16du:dateUtc="2026-08-26T03:42:00Z">
              <w:rPr>
                <w:color w:val="000000"/>
              </w:rPr>
            </w:rPrChange>
          </w:rPr>
          <w:t xml:space="preserve">t becomes salient precisely when a question is hard. Easy questions can be answered well by almost anyone, </w:t>
        </w:r>
      </w:ins>
      <w:ins w:id="3589" w:author="Prof. LIU Ben" w:date="2026-08-26T11:44:00Z" w16du:dateUtc="2026-08-26T03:44:00Z">
        <w:r>
          <w:rPr>
            <w:rFonts w:hint="eastAsia"/>
          </w:rPr>
          <w:t>a Gen</w:t>
        </w:r>
      </w:ins>
      <w:ins w:id="3590" w:author="Prof. LIU Ben" w:date="2026-08-26T11:41:00Z" w16du:dateUtc="2026-08-26T03:41:00Z">
        <w:r w:rsidRPr="00B35552">
          <w:rPr>
            <w:rPrChange w:id="3591" w:author="Prof. LIU Ben" w:date="2026-08-26T11:42:00Z" w16du:dateUtc="2026-08-26T03:42:00Z">
              <w:rPr>
                <w:color w:val="000000"/>
              </w:rPr>
            </w:rPrChange>
          </w:rPr>
          <w:t>AI</w:t>
        </w:r>
      </w:ins>
      <w:ins w:id="3592" w:author="Prof. LIU Ben" w:date="2026-08-26T11:44:00Z" w16du:dateUtc="2026-08-26T03:44:00Z">
        <w:r>
          <w:rPr>
            <w:rFonts w:hint="eastAsia"/>
          </w:rPr>
          <w:t xml:space="preserve"> system</w:t>
        </w:r>
      </w:ins>
      <w:ins w:id="3593" w:author="Prof. LIU Ben" w:date="2026-08-26T11:41:00Z" w16du:dateUtc="2026-08-26T03:41:00Z">
        <w:r w:rsidRPr="00B35552">
          <w:rPr>
            <w:rPrChange w:id="3594" w:author="Prof. LIU Ben" w:date="2026-08-26T11:42:00Z" w16du:dateUtc="2026-08-26T03:42:00Z">
              <w:rPr>
                <w:color w:val="000000"/>
              </w:rPr>
            </w:rPrChange>
          </w:rPr>
          <w:t xml:space="preserve"> included, so whether the first answer comes from a strong or a weak source makes little difference: a competent answer is a competent </w:t>
        </w:r>
        <w:r w:rsidRPr="00B35552">
          <w:rPr>
            <w:rPrChange w:id="3595" w:author="Prof. LIU Ben" w:date="2026-08-26T11:42:00Z" w16du:dateUtc="2026-08-26T03:42:00Z">
              <w:rPr>
                <w:color w:val="000000"/>
              </w:rPr>
            </w:rPrChange>
          </w:rPr>
          <w:lastRenderedPageBreak/>
          <w:t>answer, and there is little for a human to add. Hard questions are different. Answering them well requires the kind of specialized expertise, firsthand experience, or situation-specific context that a general AI is widely believed to lack</w:t>
        </w:r>
      </w:ins>
      <w:ins w:id="3596" w:author="Prof. LIU Ben" w:date="2026-08-26T11:44:00Z" w16du:dateUtc="2026-08-26T03:44:00Z">
        <w:r>
          <w:rPr>
            <w:rFonts w:hint="eastAsia"/>
          </w:rPr>
          <w:t>. F</w:t>
        </w:r>
      </w:ins>
      <w:ins w:id="3597" w:author="Prof. LIU Ben" w:date="2026-08-26T11:41:00Z" w16du:dateUtc="2026-08-26T03:41:00Z">
        <w:r w:rsidRPr="00B35552">
          <w:rPr>
            <w:rPrChange w:id="3598" w:author="Prof. LIU Ben" w:date="2026-08-26T11:42:00Z" w16du:dateUtc="2026-08-26T03:42:00Z">
              <w:rPr>
                <w:color w:val="000000"/>
              </w:rPr>
            </w:rPrChange>
          </w:rPr>
          <w:t xml:space="preserve">or example, questions that turn on professional judgment in an unusual edge case, on hands-on experience with a specific tool or procedure, or on niche, rapidly changing knowledge that a generic model is unlikely to have. On exactly these questions, two things happen at once: the belief that the AI is only a weak competitor is more likely to be </w:t>
        </w:r>
        <w:r w:rsidRPr="00B35552">
          <w:rPr>
            <w:rPrChange w:id="3599" w:author="Prof. LIU Ben" w:date="2026-08-26T11:42:00Z" w16du:dateUtc="2026-08-26T03:42:00Z">
              <w:rPr>
                <w:i/>
                <w:iCs/>
                <w:color w:val="000000"/>
              </w:rPr>
            </w:rPrChange>
          </w:rPr>
          <w:t>true</w:t>
        </w:r>
        <w:r w:rsidRPr="00B35552">
          <w:rPr>
            <w:rPrChange w:id="3600" w:author="Prof. LIU Ben" w:date="2026-08-26T11:42:00Z" w16du:dateUtc="2026-08-26T03:42:00Z">
              <w:rPr>
                <w:color w:val="000000"/>
              </w:rPr>
            </w:rPrChange>
          </w:rPr>
          <w:t xml:space="preserve">, and it is more likely to be </w:t>
        </w:r>
        <w:r w:rsidRPr="00B35552">
          <w:rPr>
            <w:i/>
            <w:iCs/>
            <w:rPrChange w:id="3601" w:author="Prof. LIU Ben" w:date="2026-08-26T11:45:00Z" w16du:dateUtc="2026-08-26T03:45:00Z">
              <w:rPr>
                <w:i/>
                <w:iCs/>
                <w:color w:val="000000"/>
              </w:rPr>
            </w:rPrChange>
          </w:rPr>
          <w:t>top of mind</w:t>
        </w:r>
        <w:r w:rsidRPr="00B35552">
          <w:rPr>
            <w:rPrChange w:id="3602" w:author="Prof. LIU Ben" w:date="2026-08-26T11:42:00Z" w16du:dateUtc="2026-08-26T03:42:00Z">
              <w:rPr>
                <w:color w:val="000000"/>
              </w:rPr>
            </w:rPrChange>
          </w:rPr>
          <w:t xml:space="preserve">. </w:t>
        </w:r>
      </w:ins>
    </w:p>
    <w:p w14:paraId="5ADF307D" w14:textId="5EC0C99E" w:rsidR="00B35552" w:rsidRPr="00B35552" w:rsidRDefault="00B35552">
      <w:pPr>
        <w:pStyle w:val="Paragraph0"/>
        <w:rPr>
          <w:ins w:id="3603" w:author="Prof. LIU Ben" w:date="2026-08-26T11:41:00Z" w16du:dateUtc="2026-08-26T03:41:00Z"/>
          <w:rPrChange w:id="3604" w:author="Prof. LIU Ben" w:date="2026-08-26T11:42:00Z" w16du:dateUtc="2026-08-26T03:42:00Z">
            <w:rPr>
              <w:ins w:id="3605" w:author="Prof. LIU Ben" w:date="2026-08-26T11:41:00Z" w16du:dateUtc="2026-08-26T03:41:00Z"/>
              <w:color w:val="000000"/>
            </w:rPr>
          </w:rPrChange>
        </w:rPr>
        <w:pPrChange w:id="3606" w:author="Prof. LIU Ben" w:date="2026-08-26T11:42:00Z" w16du:dateUtc="2026-08-26T03:42:00Z">
          <w:pPr>
            <w:spacing w:before="100" w:beforeAutospacing="1" w:after="100" w:afterAutospacing="1"/>
          </w:pPr>
        </w:pPrChange>
      </w:pPr>
      <w:ins w:id="3607" w:author="Prof. LIU Ben" w:date="2026-08-26T11:41:00Z" w16du:dateUtc="2026-08-26T03:41:00Z">
        <w:r w:rsidRPr="00B35552">
          <w:rPr>
            <w:rPrChange w:id="3608" w:author="Prof. LIU Ben" w:date="2026-08-26T11:42:00Z" w16du:dateUtc="2026-08-26T03:42:00Z">
              <w:rPr>
                <w:color w:val="000000"/>
              </w:rPr>
            </w:rPrChange>
          </w:rPr>
          <w:t xml:space="preserve">This yields a sharp, testable implication. If the label effect operates through the weak-competitor belief, that effect should concentrate on difficult questions, where the belief is salient and a weak AI answer still leaves ample room to add value. On easy questions the belief carries little force, because even a weak AI answer may already be sufficient, so the label should do little to invite contribution. We measure question difficulty using a </w:t>
        </w:r>
      </w:ins>
      <w:ins w:id="3609" w:author="Prof. LIU Ben" w:date="2026-08-26T11:46:00Z" w16du:dateUtc="2026-08-26T03:46:00Z">
        <w:r>
          <w:rPr>
            <w:rFonts w:hint="eastAsia"/>
          </w:rPr>
          <w:t>LLM</w:t>
        </w:r>
      </w:ins>
      <w:ins w:id="3610" w:author="Prof. LIU Ben" w:date="2026-08-26T11:41:00Z" w16du:dateUtc="2026-08-26T03:41:00Z">
        <w:r w:rsidRPr="00B35552">
          <w:rPr>
            <w:rPrChange w:id="3611" w:author="Prof. LIU Ben" w:date="2026-08-26T11:42:00Z" w16du:dateUtc="2026-08-26T03:42:00Z">
              <w:rPr>
                <w:color w:val="000000"/>
              </w:rPr>
            </w:rPrChange>
          </w:rPr>
          <w:t>–generated score, with details in the Appendix, and we split the sample at the mean difficulty.</w:t>
        </w:r>
      </w:ins>
    </w:p>
    <w:p w14:paraId="3F540D1E" w14:textId="62D5520D" w:rsidR="00B35552" w:rsidRPr="00B35552" w:rsidRDefault="00B35552">
      <w:pPr>
        <w:pStyle w:val="Paragraph0"/>
        <w:rPr>
          <w:ins w:id="3612" w:author="Prof. LIU Ben" w:date="2026-08-26T11:41:00Z" w16du:dateUtc="2026-08-26T03:41:00Z"/>
          <w:rPrChange w:id="3613" w:author="Prof. LIU Ben" w:date="2026-08-26T11:42:00Z" w16du:dateUtc="2026-08-26T03:42:00Z">
            <w:rPr>
              <w:ins w:id="3614" w:author="Prof. LIU Ben" w:date="2026-08-26T11:41:00Z" w16du:dateUtc="2026-08-26T03:41:00Z"/>
              <w:color w:val="000000"/>
            </w:rPr>
          </w:rPrChange>
        </w:rPr>
        <w:pPrChange w:id="3615" w:author="Prof. LIU Ben" w:date="2026-08-26T11:42:00Z" w16du:dateUtc="2026-08-26T03:42:00Z">
          <w:pPr>
            <w:spacing w:before="100" w:beforeAutospacing="1" w:after="100" w:afterAutospacing="1"/>
          </w:pPr>
        </w:pPrChange>
      </w:pPr>
      <w:ins w:id="3616" w:author="Prof. LIU Ben" w:date="2026-08-26T11:41:00Z" w16du:dateUtc="2026-08-26T03:41:00Z">
        <w:r w:rsidRPr="00B35552">
          <w:rPr>
            <w:rPrChange w:id="3617" w:author="Prof. LIU Ben" w:date="2026-08-26T11:42:00Z" w16du:dateUtc="2026-08-26T03:42:00Z">
              <w:rPr>
                <w:color w:val="000000"/>
              </w:rPr>
            </w:rPrChange>
          </w:rPr>
          <w:t xml:space="preserve">Table 103 confirms this prediction. On difficult questions the AI label effect is positive and significant (0.282, p&lt;0.01), and the interaction with answer length is negative and significant (-0.059, p&lt;0.001). On easy questions the AI label effect is not significant. </w:t>
        </w:r>
      </w:ins>
    </w:p>
    <w:p w14:paraId="3906DC31" w14:textId="1A108265" w:rsidR="00797DC6" w:rsidRPr="00015210" w:rsidDel="00B35552" w:rsidRDefault="00797DC6">
      <w:pPr>
        <w:pStyle w:val="Paragraph0"/>
        <w:rPr>
          <w:del w:id="3618" w:author="Prof. LIU Ben" w:date="2026-08-26T11:46:00Z" w16du:dateUtc="2026-08-26T03:46:00Z"/>
        </w:rPr>
      </w:pPr>
      <w:del w:id="3619" w:author="Prof. LIU Ben" w:date="2026-08-26T11:46:00Z" w16du:dateUtc="2026-08-26T03:46:00Z">
        <w:r w:rsidRPr="00015210" w:rsidDel="00B35552">
          <w:delText>Our account for the positive label effect is that users perceive AI as a weak competitor and are therefore willing to answer. We test this account in two ways.</w:delText>
        </w:r>
      </w:del>
    </w:p>
    <w:p w14:paraId="573A1FBD" w14:textId="34070706" w:rsidR="00797DC6" w:rsidRPr="00015210" w:rsidDel="00B35552" w:rsidRDefault="00797DC6" w:rsidP="00FB0C54">
      <w:pPr>
        <w:pStyle w:val="Paragraph0"/>
        <w:rPr>
          <w:del w:id="3620" w:author="Prof. LIU Ben" w:date="2026-08-26T11:46:00Z" w16du:dateUtc="2026-08-26T03:46:00Z"/>
        </w:rPr>
      </w:pPr>
      <w:del w:id="3621" w:author="Prof. LIU Ben" w:date="2026-08-26T11:46:00Z" w16du:dateUtc="2026-08-26T03:46:00Z">
        <w:r w:rsidRPr="00015210" w:rsidDel="00B35552">
          <w:rPr>
            <w:b/>
            <w:bCs/>
          </w:rPr>
          <w:delText>Test 1: question difficulty.</w:delText>
        </w:r>
        <w:r w:rsidRPr="00015210" w:rsidDel="00B35552">
          <w:delText xml:space="preserve"> If the weak-competitor perception is the operative mechanism, the label effect should concentrate on difficult questions. On difficult questions, a weak competitor still leaves room for a human to add value, so the label invites contribution. On easy questions, even a weak AI answer may already be sufficient, so the label should have little additional effect. We measure question difficulty using a large language model</w:delText>
        </w:r>
        <w:r w:rsidR="008A6F83" w:rsidRPr="00015210" w:rsidDel="00B35552">
          <w:delText>-generated</w:delText>
        </w:r>
        <w:r w:rsidRPr="00015210" w:rsidDel="00B35552">
          <w:delText xml:space="preserve"> score, with details in the Appendix, and we split the sample at the </w:delText>
        </w:r>
        <w:r w:rsidR="00331AAC" w:rsidRPr="00015210" w:rsidDel="00B35552">
          <w:delText xml:space="preserve">mean </w:delText>
        </w:r>
        <w:r w:rsidRPr="00015210" w:rsidDel="00B35552">
          <w:delText>difficulty.</w:delText>
        </w:r>
      </w:del>
    </w:p>
    <w:p w14:paraId="46B11DB0" w14:textId="7BF508AB" w:rsidR="00797DC6" w:rsidRPr="00015210" w:rsidDel="00B35552" w:rsidRDefault="00797DC6" w:rsidP="00797DC6">
      <w:pPr>
        <w:pStyle w:val="Paragraph0"/>
        <w:rPr>
          <w:del w:id="3622" w:author="Prof. LIU Ben" w:date="2026-08-26T11:46:00Z" w16du:dateUtc="2026-08-26T03:46:00Z"/>
        </w:rPr>
      </w:pPr>
      <w:del w:id="3623" w:author="Prof. LIU Ben" w:date="2026-08-26T11:46:00Z" w16du:dateUtc="2026-08-26T03:46:00Z">
        <w:r w:rsidRPr="00015210" w:rsidDel="00B35552">
          <w:delText>Table 1</w:delText>
        </w:r>
      </w:del>
      <w:ins w:id="3624" w:author="Xin Li" w:date="2026-08-22T16:13:00Z" w16du:dateUtc="2026-08-22T08:13:00Z">
        <w:del w:id="3625" w:author="Prof. LIU Ben" w:date="2026-08-26T11:46:00Z" w16du:dateUtc="2026-08-26T03:46:00Z">
          <w:r w:rsidR="00717310" w:rsidDel="00B35552">
            <w:delText>0</w:delText>
          </w:r>
        </w:del>
      </w:ins>
      <w:del w:id="3626" w:author="Prof. LIU Ben" w:date="2026-08-26T11:46:00Z" w16du:dateUtc="2026-08-26T03:46:00Z">
        <w:r w:rsidR="004D1041" w:rsidRPr="00015210" w:rsidDel="00B35552">
          <w:delText>3</w:delText>
        </w:r>
        <w:r w:rsidRPr="00015210" w:rsidDel="00B35552">
          <w:delText xml:space="preserve"> confirms this prediction. On difficult questions </w:delText>
        </w:r>
        <w:r w:rsidR="008A6F83" w:rsidRPr="00015210" w:rsidDel="00B35552">
          <w:delText xml:space="preserve">AI label effect </w:delText>
        </w:r>
        <w:r w:rsidRPr="00015210" w:rsidDel="00B35552">
          <w:delText>is positive and significant (0.</w:delText>
        </w:r>
        <w:r w:rsidR="000D6DDF" w:rsidRPr="00015210" w:rsidDel="00B35552">
          <w:delText>282</w:delText>
        </w:r>
        <w:r w:rsidRPr="00015210" w:rsidDel="00B35552">
          <w:delText>, p&lt;0.01), and the interaction with answer length is negative and significant (-0.05</w:delText>
        </w:r>
        <w:r w:rsidR="000D6DDF" w:rsidRPr="00015210" w:rsidDel="00B35552">
          <w:delText>9</w:delText>
        </w:r>
        <w:r w:rsidRPr="00015210" w:rsidDel="00B35552">
          <w:delText xml:space="preserve">, p&lt;0.001). On easy questions </w:delText>
        </w:r>
        <w:r w:rsidR="008A6F83" w:rsidRPr="00015210" w:rsidDel="00B35552">
          <w:delText xml:space="preserve">AI label effect </w:delText>
        </w:r>
        <w:r w:rsidRPr="00015210" w:rsidDel="00B35552">
          <w:delText>is not significant. The label motivates contribution precisely where a weak competitor still leaves a gap to fill.</w:delText>
        </w:r>
      </w:del>
    </w:p>
    <w:p w14:paraId="3D8645DD" w14:textId="6DBA07EA" w:rsidR="00C1485A" w:rsidRPr="00015210" w:rsidRDefault="00C1485A" w:rsidP="00C1485A">
      <w:pPr>
        <w:pStyle w:val="TableFiguretitle"/>
        <w:rPr>
          <w:sz w:val="24"/>
          <w:szCs w:val="24"/>
        </w:rPr>
      </w:pPr>
      <w:r w:rsidRPr="00015210">
        <w:t>Table 1</w:t>
      </w:r>
      <w:ins w:id="3627" w:author="Xin Li" w:date="2026-08-22T16:13:00Z" w16du:dateUtc="2026-08-22T08:13:00Z">
        <w:r w:rsidR="00717310">
          <w:t>0</w:t>
        </w:r>
      </w:ins>
      <w:del w:id="3628" w:author="Xin Li" w:date="2026-08-22T16:13:00Z" w16du:dateUtc="2026-08-22T08:13:00Z">
        <w:r w:rsidR="004D1041" w:rsidRPr="00015210" w:rsidDel="00717310">
          <w:delText>3</w:delText>
        </w:r>
      </w:del>
      <w:r w:rsidRPr="00015210">
        <w:t>. Question difficulty subgroups</w:t>
      </w:r>
      <w:del w:id="3629" w:author="Prof. LIU Ben" w:date="2026-08-26T11:47:00Z" w16du:dateUtc="2026-08-26T03:47:00Z">
        <w:r w:rsidRPr="00015210" w:rsidDel="00B35552">
          <w:delText xml:space="preserve"> (H1 Test 1)</w:delText>
        </w:r>
      </w:del>
    </w:p>
    <w:tbl>
      <w:tblPr>
        <w:tblW w:w="5000" w:type="pct"/>
        <w:jc w:val="center"/>
        <w:tblLayout w:type="fixed"/>
        <w:tblLook w:val="04A0" w:firstRow="1" w:lastRow="0" w:firstColumn="1" w:lastColumn="0" w:noHBand="0" w:noVBand="1"/>
        <w:tblPrChange w:id="3630" w:author="Xin Li" w:date="2026-08-22T08:00:00Z" w16du:dateUtc="2026-08-22T00:00:00Z">
          <w:tblPr>
            <w:tblW w:w="5000" w:type="pct"/>
            <w:jc w:val="center"/>
            <w:tblLayout w:type="fixed"/>
            <w:tblLook w:val="04A0" w:firstRow="1" w:lastRow="0" w:firstColumn="1" w:lastColumn="0" w:noHBand="0" w:noVBand="1"/>
          </w:tblPr>
        </w:tblPrChange>
      </w:tblPr>
      <w:tblGrid>
        <w:gridCol w:w="3595"/>
        <w:gridCol w:w="2785"/>
        <w:gridCol w:w="2980"/>
        <w:tblGridChange w:id="3631">
          <w:tblGrid>
            <w:gridCol w:w="3595"/>
            <w:gridCol w:w="2785"/>
            <w:gridCol w:w="2980"/>
          </w:tblGrid>
        </w:tblGridChange>
      </w:tblGrid>
      <w:tr w:rsidR="000D6DDF" w:rsidRPr="00015210" w14:paraId="1161A0E4" w14:textId="77777777" w:rsidTr="00717310">
        <w:trPr>
          <w:jc w:val="center"/>
          <w:trPrChange w:id="3632" w:author="Xin Li" w:date="2026-08-22T08:00:00Z" w16du:dateUtc="2026-08-22T00:00:00Z">
            <w:trPr>
              <w:trHeight w:val="320"/>
              <w:jc w:val="center"/>
            </w:trPr>
          </w:trPrChange>
        </w:trPr>
        <w:tc>
          <w:tcPr>
            <w:tcW w:w="3595" w:type="dxa"/>
            <w:tcBorders>
              <w:top w:val="single" w:sz="4" w:space="0" w:color="auto"/>
              <w:left w:val="nil"/>
              <w:bottom w:val="nil"/>
              <w:right w:val="nil"/>
            </w:tcBorders>
            <w:noWrap/>
            <w:hideMark/>
            <w:tcPrChange w:id="3633" w:author="Xin Li" w:date="2026-08-22T08:00:00Z" w16du:dateUtc="2026-08-22T00:00:00Z">
              <w:tcPr>
                <w:tcW w:w="2220" w:type="dxa"/>
                <w:tcBorders>
                  <w:top w:val="single" w:sz="4" w:space="0" w:color="auto"/>
                  <w:left w:val="nil"/>
                  <w:bottom w:val="nil"/>
                  <w:right w:val="nil"/>
                </w:tcBorders>
                <w:noWrap/>
                <w:hideMark/>
              </w:tcPr>
            </w:tcPrChange>
          </w:tcPr>
          <w:p w14:paraId="75B7B6DD" w14:textId="77777777" w:rsidR="000D6DDF" w:rsidRPr="00015210" w:rsidRDefault="000D6DDF">
            <w:pPr>
              <w:rPr>
                <w:rFonts w:ascii="Georgia" w:hAnsi="Georgia"/>
                <w:color w:val="000000"/>
                <w:sz w:val="20"/>
                <w:szCs w:val="20"/>
              </w:rPr>
            </w:pPr>
            <w:r w:rsidRPr="00015210">
              <w:rPr>
                <w:rFonts w:ascii="Georgia" w:hAnsi="Georgia"/>
                <w:color w:val="000000"/>
                <w:sz w:val="20"/>
                <w:szCs w:val="20"/>
              </w:rPr>
              <w:t> </w:t>
            </w:r>
          </w:p>
        </w:tc>
        <w:tc>
          <w:tcPr>
            <w:tcW w:w="2785" w:type="dxa"/>
            <w:tcBorders>
              <w:top w:val="single" w:sz="4" w:space="0" w:color="auto"/>
              <w:left w:val="nil"/>
              <w:bottom w:val="nil"/>
              <w:right w:val="nil"/>
            </w:tcBorders>
            <w:noWrap/>
            <w:hideMark/>
            <w:tcPrChange w:id="3634" w:author="Xin Li" w:date="2026-08-22T08:00:00Z" w16du:dateUtc="2026-08-22T00:00:00Z">
              <w:tcPr>
                <w:tcW w:w="1720" w:type="dxa"/>
                <w:tcBorders>
                  <w:top w:val="single" w:sz="4" w:space="0" w:color="auto"/>
                  <w:left w:val="nil"/>
                  <w:bottom w:val="nil"/>
                  <w:right w:val="nil"/>
                </w:tcBorders>
                <w:noWrap/>
                <w:hideMark/>
              </w:tcPr>
            </w:tcPrChange>
          </w:tcPr>
          <w:p w14:paraId="23EF24E4" w14:textId="77777777" w:rsidR="000D6DDF" w:rsidRPr="00015210" w:rsidRDefault="000D6DDF">
            <w:pPr>
              <w:jc w:val="center"/>
              <w:rPr>
                <w:color w:val="000000"/>
                <w:sz w:val="20"/>
                <w:szCs w:val="20"/>
              </w:rPr>
            </w:pPr>
            <w:r w:rsidRPr="00015210">
              <w:rPr>
                <w:color w:val="000000"/>
                <w:sz w:val="20"/>
                <w:szCs w:val="20"/>
              </w:rPr>
              <w:t>(1)</w:t>
            </w:r>
          </w:p>
        </w:tc>
        <w:tc>
          <w:tcPr>
            <w:tcW w:w="2980" w:type="dxa"/>
            <w:tcBorders>
              <w:top w:val="single" w:sz="4" w:space="0" w:color="auto"/>
              <w:left w:val="nil"/>
              <w:bottom w:val="nil"/>
              <w:right w:val="nil"/>
            </w:tcBorders>
            <w:noWrap/>
            <w:hideMark/>
            <w:tcPrChange w:id="3635" w:author="Xin Li" w:date="2026-08-22T08:00:00Z" w16du:dateUtc="2026-08-22T00:00:00Z">
              <w:tcPr>
                <w:tcW w:w="1840" w:type="dxa"/>
                <w:tcBorders>
                  <w:top w:val="single" w:sz="4" w:space="0" w:color="auto"/>
                  <w:left w:val="nil"/>
                  <w:bottom w:val="nil"/>
                  <w:right w:val="nil"/>
                </w:tcBorders>
                <w:noWrap/>
                <w:hideMark/>
              </w:tcPr>
            </w:tcPrChange>
          </w:tcPr>
          <w:p w14:paraId="2866F8C0" w14:textId="77777777" w:rsidR="000D6DDF" w:rsidRPr="00015210" w:rsidRDefault="000D6DDF">
            <w:pPr>
              <w:jc w:val="center"/>
              <w:rPr>
                <w:color w:val="000000"/>
                <w:sz w:val="20"/>
                <w:szCs w:val="20"/>
              </w:rPr>
            </w:pPr>
            <w:r w:rsidRPr="00015210">
              <w:rPr>
                <w:color w:val="000000"/>
                <w:sz w:val="20"/>
                <w:szCs w:val="20"/>
              </w:rPr>
              <w:t>(2)</w:t>
            </w:r>
          </w:p>
        </w:tc>
      </w:tr>
      <w:tr w:rsidR="00717310" w:rsidRPr="00015210" w14:paraId="2FFA092C" w14:textId="77777777" w:rsidTr="00717310">
        <w:trPr>
          <w:jc w:val="center"/>
          <w:trPrChange w:id="3636" w:author="Xin Li" w:date="2026-08-22T08:00:00Z" w16du:dateUtc="2026-08-22T00:00:00Z">
            <w:trPr>
              <w:trHeight w:val="320"/>
              <w:jc w:val="center"/>
            </w:trPr>
          </w:trPrChange>
        </w:trPr>
        <w:tc>
          <w:tcPr>
            <w:tcW w:w="3595" w:type="dxa"/>
            <w:tcBorders>
              <w:top w:val="nil"/>
              <w:left w:val="nil"/>
              <w:bottom w:val="nil"/>
              <w:right w:val="nil"/>
            </w:tcBorders>
            <w:hideMark/>
            <w:tcPrChange w:id="3637" w:author="Xin Li" w:date="2026-08-22T08:00:00Z" w16du:dateUtc="2026-08-22T00:00:00Z">
              <w:tcPr>
                <w:tcW w:w="2220" w:type="dxa"/>
                <w:tcBorders>
                  <w:top w:val="nil"/>
                  <w:left w:val="nil"/>
                  <w:bottom w:val="nil"/>
                  <w:right w:val="nil"/>
                </w:tcBorders>
                <w:hideMark/>
              </w:tcPr>
            </w:tcPrChange>
          </w:tcPr>
          <w:p w14:paraId="6965F4B6" w14:textId="1118ABA2" w:rsidR="00717310" w:rsidRPr="00015210" w:rsidRDefault="00717310" w:rsidP="00717310">
            <w:pPr>
              <w:jc w:val="center"/>
              <w:rPr>
                <w:color w:val="000000"/>
                <w:sz w:val="20"/>
                <w:szCs w:val="20"/>
              </w:rPr>
            </w:pPr>
            <w:ins w:id="3638" w:author="Xin Li" w:date="2026-08-22T16:08:00Z" w16du:dateUtc="2026-08-22T08:08:00Z">
              <w:r>
                <w:rPr>
                  <w:color w:val="000000"/>
                  <w:sz w:val="20"/>
                  <w:szCs w:val="20"/>
                </w:rPr>
                <w:t xml:space="preserve">DV: </w:t>
              </w:r>
              <w:r w:rsidRPr="00015210">
                <w:rPr>
                  <w:color w:val="000000"/>
                  <w:sz w:val="20"/>
                  <w:szCs w:val="20"/>
                </w:rPr>
                <w:t>Log(answer number in 7 days)</w:t>
              </w:r>
            </w:ins>
          </w:p>
        </w:tc>
        <w:tc>
          <w:tcPr>
            <w:tcW w:w="2785" w:type="dxa"/>
            <w:tcBorders>
              <w:top w:val="nil"/>
              <w:left w:val="nil"/>
              <w:bottom w:val="nil"/>
              <w:right w:val="nil"/>
            </w:tcBorders>
            <w:noWrap/>
            <w:hideMark/>
            <w:tcPrChange w:id="3639" w:author="Xin Li" w:date="2026-08-22T08:00:00Z" w16du:dateUtc="2026-08-22T00:00:00Z">
              <w:tcPr>
                <w:tcW w:w="1720" w:type="dxa"/>
                <w:tcBorders>
                  <w:top w:val="nil"/>
                  <w:left w:val="nil"/>
                  <w:bottom w:val="nil"/>
                  <w:right w:val="nil"/>
                </w:tcBorders>
                <w:noWrap/>
                <w:hideMark/>
              </w:tcPr>
            </w:tcPrChange>
          </w:tcPr>
          <w:p w14:paraId="0769D891"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difficult questions</w:t>
            </w:r>
          </w:p>
        </w:tc>
        <w:tc>
          <w:tcPr>
            <w:tcW w:w="2980" w:type="dxa"/>
            <w:tcBorders>
              <w:top w:val="nil"/>
              <w:left w:val="nil"/>
              <w:bottom w:val="nil"/>
              <w:right w:val="nil"/>
            </w:tcBorders>
            <w:noWrap/>
            <w:hideMark/>
            <w:tcPrChange w:id="3640" w:author="Xin Li" w:date="2026-08-22T08:00:00Z" w16du:dateUtc="2026-08-22T00:00:00Z">
              <w:tcPr>
                <w:tcW w:w="1840" w:type="dxa"/>
                <w:tcBorders>
                  <w:top w:val="nil"/>
                  <w:left w:val="nil"/>
                  <w:bottom w:val="nil"/>
                  <w:right w:val="nil"/>
                </w:tcBorders>
                <w:noWrap/>
                <w:hideMark/>
              </w:tcPr>
            </w:tcPrChange>
          </w:tcPr>
          <w:p w14:paraId="02A5DC1D"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easy questions</w:t>
            </w:r>
          </w:p>
        </w:tc>
      </w:tr>
      <w:tr w:rsidR="00717310" w:rsidRPr="00015210" w:rsidDel="00717310" w14:paraId="1500A264" w14:textId="7A07122F" w:rsidTr="00717310">
        <w:trPr>
          <w:jc w:val="center"/>
          <w:del w:id="3641" w:author="Xin Li" w:date="2026-08-22T16:08:00Z"/>
          <w:trPrChange w:id="3642" w:author="Xin Li" w:date="2026-08-22T16:08:00Z" w16du:dateUtc="2026-08-22T08:08:00Z">
            <w:trPr>
              <w:trHeight w:val="320"/>
              <w:jc w:val="center"/>
            </w:trPr>
          </w:trPrChange>
        </w:trPr>
        <w:tc>
          <w:tcPr>
            <w:tcW w:w="3595" w:type="dxa"/>
            <w:tcBorders>
              <w:top w:val="nil"/>
              <w:left w:val="nil"/>
              <w:bottom w:val="nil"/>
              <w:right w:val="nil"/>
            </w:tcBorders>
            <w:noWrap/>
            <w:tcPrChange w:id="3643" w:author="Xin Li" w:date="2026-08-22T16:08:00Z" w16du:dateUtc="2026-08-22T08:08:00Z">
              <w:tcPr>
                <w:tcW w:w="2220" w:type="dxa"/>
                <w:tcBorders>
                  <w:top w:val="nil"/>
                  <w:left w:val="nil"/>
                  <w:bottom w:val="nil"/>
                  <w:right w:val="nil"/>
                </w:tcBorders>
                <w:noWrap/>
              </w:tcPr>
            </w:tcPrChange>
          </w:tcPr>
          <w:p w14:paraId="263E9F26" w14:textId="0D91645B" w:rsidR="00717310" w:rsidRPr="00015210" w:rsidDel="00717310" w:rsidRDefault="00717310" w:rsidP="00717310">
            <w:pPr>
              <w:rPr>
                <w:del w:id="3644" w:author="Xin Li" w:date="2026-08-22T16:08:00Z" w16du:dateUtc="2026-08-22T08:08:00Z"/>
                <w:rFonts w:ascii="Georgia" w:hAnsi="Georgia"/>
                <w:color w:val="000000"/>
                <w:sz w:val="20"/>
                <w:szCs w:val="20"/>
              </w:rPr>
            </w:pPr>
            <w:del w:id="3645" w:author="Xin Li" w:date="2026-08-22T16:08:00Z" w16du:dateUtc="2026-08-22T08:08:00Z">
              <w:r w:rsidRPr="00015210" w:rsidDel="00AA646C">
                <w:rPr>
                  <w:rFonts w:ascii="Georgia" w:hAnsi="Georgia"/>
                  <w:color w:val="000000"/>
                  <w:sz w:val="20"/>
                  <w:szCs w:val="20"/>
                </w:rPr>
                <w:delText>DV</w:delText>
              </w:r>
            </w:del>
          </w:p>
        </w:tc>
        <w:tc>
          <w:tcPr>
            <w:tcW w:w="5765" w:type="dxa"/>
            <w:gridSpan w:val="2"/>
            <w:tcBorders>
              <w:top w:val="nil"/>
              <w:left w:val="nil"/>
              <w:bottom w:val="single" w:sz="4" w:space="0" w:color="auto"/>
              <w:right w:val="nil"/>
            </w:tcBorders>
            <w:tcPrChange w:id="3646" w:author="Xin Li" w:date="2026-08-22T16:08:00Z" w16du:dateUtc="2026-08-22T08:08:00Z">
              <w:tcPr>
                <w:tcW w:w="3560" w:type="dxa"/>
                <w:gridSpan w:val="2"/>
                <w:tcBorders>
                  <w:top w:val="nil"/>
                  <w:left w:val="nil"/>
                  <w:bottom w:val="single" w:sz="4" w:space="0" w:color="auto"/>
                  <w:right w:val="nil"/>
                </w:tcBorders>
              </w:tcPr>
            </w:tcPrChange>
          </w:tcPr>
          <w:p w14:paraId="4B6C4E32" w14:textId="1DC3C270" w:rsidR="00717310" w:rsidRPr="00015210" w:rsidDel="00717310" w:rsidRDefault="00717310" w:rsidP="00717310">
            <w:pPr>
              <w:jc w:val="center"/>
              <w:rPr>
                <w:del w:id="3647" w:author="Xin Li" w:date="2026-08-22T16:08:00Z" w16du:dateUtc="2026-08-22T08:08:00Z"/>
                <w:color w:val="000000"/>
                <w:sz w:val="20"/>
                <w:szCs w:val="20"/>
              </w:rPr>
            </w:pPr>
            <w:del w:id="3648" w:author="Xin Li" w:date="2026-08-22T16:08:00Z" w16du:dateUtc="2026-08-22T08:08:00Z">
              <w:r w:rsidRPr="00015210" w:rsidDel="00717310">
                <w:rPr>
                  <w:color w:val="000000"/>
                  <w:sz w:val="20"/>
                  <w:szCs w:val="20"/>
                </w:rPr>
                <w:delText>Log(answer number in 7 days)</w:delText>
              </w:r>
            </w:del>
          </w:p>
        </w:tc>
      </w:tr>
      <w:tr w:rsidR="00717310" w:rsidRPr="00015210" w14:paraId="61225E51" w14:textId="77777777" w:rsidTr="00717310">
        <w:trPr>
          <w:jc w:val="center"/>
          <w:trPrChange w:id="3649" w:author="Xin Li" w:date="2026-08-22T08:00:00Z" w16du:dateUtc="2026-08-22T00:00:00Z">
            <w:trPr>
              <w:trHeight w:val="320"/>
              <w:jc w:val="center"/>
            </w:trPr>
          </w:trPrChange>
        </w:trPr>
        <w:tc>
          <w:tcPr>
            <w:tcW w:w="3595" w:type="dxa"/>
            <w:vMerge w:val="restart"/>
            <w:tcBorders>
              <w:top w:val="nil"/>
              <w:left w:val="nil"/>
              <w:bottom w:val="nil"/>
              <w:right w:val="nil"/>
            </w:tcBorders>
            <w:noWrap/>
            <w:hideMark/>
            <w:tcPrChange w:id="3650" w:author="Xin Li" w:date="2026-08-22T08:00:00Z" w16du:dateUtc="2026-08-22T00:00:00Z">
              <w:tcPr>
                <w:tcW w:w="2220" w:type="dxa"/>
                <w:vMerge w:val="restart"/>
                <w:tcBorders>
                  <w:top w:val="nil"/>
                  <w:left w:val="nil"/>
                  <w:bottom w:val="nil"/>
                  <w:right w:val="nil"/>
                </w:tcBorders>
                <w:noWrap/>
                <w:hideMark/>
              </w:tcPr>
            </w:tcPrChange>
          </w:tcPr>
          <w:p w14:paraId="5462A214"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785" w:type="dxa"/>
            <w:tcBorders>
              <w:top w:val="nil"/>
              <w:left w:val="nil"/>
              <w:bottom w:val="nil"/>
              <w:right w:val="nil"/>
            </w:tcBorders>
            <w:noWrap/>
            <w:hideMark/>
            <w:tcPrChange w:id="3651" w:author="Xin Li" w:date="2026-08-22T08:00:00Z" w16du:dateUtc="2026-08-22T00:00:00Z">
              <w:tcPr>
                <w:tcW w:w="1720" w:type="dxa"/>
                <w:tcBorders>
                  <w:top w:val="nil"/>
                  <w:left w:val="nil"/>
                  <w:bottom w:val="nil"/>
                  <w:right w:val="nil"/>
                </w:tcBorders>
                <w:noWrap/>
                <w:hideMark/>
              </w:tcPr>
            </w:tcPrChange>
          </w:tcPr>
          <w:p w14:paraId="66F0CB9B" w14:textId="77777777" w:rsidR="00717310" w:rsidRPr="00015210" w:rsidRDefault="00717310" w:rsidP="00717310">
            <w:pPr>
              <w:jc w:val="center"/>
              <w:rPr>
                <w:b/>
                <w:bCs/>
                <w:color w:val="000000"/>
                <w:sz w:val="20"/>
                <w:szCs w:val="20"/>
              </w:rPr>
            </w:pPr>
            <w:r w:rsidRPr="00015210">
              <w:rPr>
                <w:b/>
                <w:bCs/>
                <w:color w:val="000000"/>
                <w:sz w:val="20"/>
                <w:szCs w:val="20"/>
              </w:rPr>
              <w:t>0.282**</w:t>
            </w:r>
          </w:p>
        </w:tc>
        <w:tc>
          <w:tcPr>
            <w:tcW w:w="2980" w:type="dxa"/>
            <w:tcBorders>
              <w:top w:val="nil"/>
              <w:left w:val="nil"/>
              <w:bottom w:val="nil"/>
              <w:right w:val="nil"/>
            </w:tcBorders>
            <w:noWrap/>
            <w:hideMark/>
            <w:tcPrChange w:id="3652" w:author="Xin Li" w:date="2026-08-22T08:00:00Z" w16du:dateUtc="2026-08-22T00:00:00Z">
              <w:tcPr>
                <w:tcW w:w="1840" w:type="dxa"/>
                <w:tcBorders>
                  <w:top w:val="nil"/>
                  <w:left w:val="nil"/>
                  <w:bottom w:val="nil"/>
                  <w:right w:val="nil"/>
                </w:tcBorders>
                <w:noWrap/>
                <w:hideMark/>
              </w:tcPr>
            </w:tcPrChange>
          </w:tcPr>
          <w:p w14:paraId="3EBFDA31" w14:textId="77777777" w:rsidR="00717310" w:rsidRPr="00015210" w:rsidRDefault="00717310" w:rsidP="00717310">
            <w:pPr>
              <w:jc w:val="center"/>
              <w:rPr>
                <w:color w:val="000000"/>
                <w:sz w:val="20"/>
                <w:szCs w:val="20"/>
              </w:rPr>
            </w:pPr>
            <w:r w:rsidRPr="00015210">
              <w:rPr>
                <w:color w:val="000000"/>
                <w:sz w:val="20"/>
                <w:szCs w:val="20"/>
              </w:rPr>
              <w:t>-0.046</w:t>
            </w:r>
          </w:p>
        </w:tc>
      </w:tr>
      <w:tr w:rsidR="00717310" w:rsidRPr="00015210" w14:paraId="1362E878" w14:textId="77777777" w:rsidTr="00717310">
        <w:trPr>
          <w:jc w:val="center"/>
          <w:trPrChange w:id="3653" w:author="Xin Li" w:date="2026-08-22T08:00:00Z" w16du:dateUtc="2026-08-22T00:00:00Z">
            <w:trPr>
              <w:trHeight w:val="320"/>
              <w:jc w:val="center"/>
            </w:trPr>
          </w:trPrChange>
        </w:trPr>
        <w:tc>
          <w:tcPr>
            <w:tcW w:w="3595" w:type="dxa"/>
            <w:vMerge/>
            <w:tcBorders>
              <w:top w:val="nil"/>
              <w:left w:val="nil"/>
              <w:bottom w:val="nil"/>
              <w:right w:val="nil"/>
            </w:tcBorders>
            <w:hideMark/>
            <w:tcPrChange w:id="3654" w:author="Xin Li" w:date="2026-08-22T08:00:00Z" w16du:dateUtc="2026-08-22T00:00:00Z">
              <w:tcPr>
                <w:tcW w:w="2220" w:type="dxa"/>
                <w:vMerge/>
                <w:tcBorders>
                  <w:top w:val="nil"/>
                  <w:left w:val="nil"/>
                  <w:bottom w:val="nil"/>
                  <w:right w:val="nil"/>
                </w:tcBorders>
                <w:hideMark/>
              </w:tcPr>
            </w:tcPrChange>
          </w:tcPr>
          <w:p w14:paraId="7E89456E" w14:textId="77777777" w:rsidR="00717310" w:rsidRPr="00015210" w:rsidRDefault="00717310" w:rsidP="00717310">
            <w:pPr>
              <w:rPr>
                <w:i/>
                <w:iCs/>
                <w:color w:val="000000"/>
                <w:sz w:val="20"/>
                <w:szCs w:val="20"/>
              </w:rPr>
            </w:pPr>
          </w:p>
        </w:tc>
        <w:tc>
          <w:tcPr>
            <w:tcW w:w="2785" w:type="dxa"/>
            <w:tcBorders>
              <w:top w:val="nil"/>
              <w:left w:val="nil"/>
              <w:bottom w:val="nil"/>
              <w:right w:val="nil"/>
            </w:tcBorders>
            <w:noWrap/>
            <w:hideMark/>
            <w:tcPrChange w:id="3655" w:author="Xin Li" w:date="2026-08-22T08:00:00Z" w16du:dateUtc="2026-08-22T00:00:00Z">
              <w:tcPr>
                <w:tcW w:w="1720" w:type="dxa"/>
                <w:tcBorders>
                  <w:top w:val="nil"/>
                  <w:left w:val="nil"/>
                  <w:bottom w:val="nil"/>
                  <w:right w:val="nil"/>
                </w:tcBorders>
                <w:noWrap/>
                <w:hideMark/>
              </w:tcPr>
            </w:tcPrChange>
          </w:tcPr>
          <w:p w14:paraId="73397E66" w14:textId="77777777" w:rsidR="00717310" w:rsidRPr="00015210" w:rsidRDefault="00717310" w:rsidP="00717310">
            <w:pPr>
              <w:jc w:val="center"/>
              <w:rPr>
                <w:b/>
                <w:bCs/>
                <w:color w:val="000000"/>
                <w:sz w:val="20"/>
                <w:szCs w:val="20"/>
              </w:rPr>
            </w:pPr>
            <w:r w:rsidRPr="00015210">
              <w:rPr>
                <w:b/>
                <w:bCs/>
                <w:color w:val="000000"/>
                <w:sz w:val="20"/>
                <w:szCs w:val="20"/>
              </w:rPr>
              <w:t>(0.099)</w:t>
            </w:r>
          </w:p>
        </w:tc>
        <w:tc>
          <w:tcPr>
            <w:tcW w:w="2980" w:type="dxa"/>
            <w:tcBorders>
              <w:top w:val="nil"/>
              <w:left w:val="nil"/>
              <w:bottom w:val="nil"/>
              <w:right w:val="nil"/>
            </w:tcBorders>
            <w:noWrap/>
            <w:hideMark/>
            <w:tcPrChange w:id="3656" w:author="Xin Li" w:date="2026-08-22T08:00:00Z" w16du:dateUtc="2026-08-22T00:00:00Z">
              <w:tcPr>
                <w:tcW w:w="1840" w:type="dxa"/>
                <w:tcBorders>
                  <w:top w:val="nil"/>
                  <w:left w:val="nil"/>
                  <w:bottom w:val="nil"/>
                  <w:right w:val="nil"/>
                </w:tcBorders>
                <w:noWrap/>
                <w:hideMark/>
              </w:tcPr>
            </w:tcPrChange>
          </w:tcPr>
          <w:p w14:paraId="7FB30F67" w14:textId="77777777" w:rsidR="00717310" w:rsidRPr="00015210" w:rsidRDefault="00717310" w:rsidP="00717310">
            <w:pPr>
              <w:jc w:val="center"/>
              <w:rPr>
                <w:color w:val="000000"/>
                <w:sz w:val="20"/>
                <w:szCs w:val="20"/>
              </w:rPr>
            </w:pPr>
            <w:r w:rsidRPr="00015210">
              <w:rPr>
                <w:color w:val="000000"/>
                <w:sz w:val="20"/>
                <w:szCs w:val="20"/>
              </w:rPr>
              <w:t>(0.134)</w:t>
            </w:r>
          </w:p>
        </w:tc>
      </w:tr>
      <w:tr w:rsidR="00717310" w:rsidRPr="00015210" w14:paraId="50EB3A7D" w14:textId="77777777" w:rsidTr="00717310">
        <w:trPr>
          <w:jc w:val="center"/>
          <w:trPrChange w:id="3657" w:author="Xin Li" w:date="2026-08-22T08:00:00Z" w16du:dateUtc="2026-08-22T00:00:00Z">
            <w:trPr>
              <w:trHeight w:val="320"/>
              <w:jc w:val="center"/>
            </w:trPr>
          </w:trPrChange>
        </w:trPr>
        <w:tc>
          <w:tcPr>
            <w:tcW w:w="3595" w:type="dxa"/>
            <w:vMerge w:val="restart"/>
            <w:tcBorders>
              <w:top w:val="nil"/>
              <w:left w:val="nil"/>
              <w:bottom w:val="nil"/>
              <w:right w:val="nil"/>
            </w:tcBorders>
            <w:noWrap/>
            <w:hideMark/>
            <w:tcPrChange w:id="3658" w:author="Xin Li" w:date="2026-08-22T08:00:00Z" w16du:dateUtc="2026-08-22T00:00:00Z">
              <w:tcPr>
                <w:tcW w:w="2220" w:type="dxa"/>
                <w:vMerge w:val="restart"/>
                <w:tcBorders>
                  <w:top w:val="nil"/>
                  <w:left w:val="nil"/>
                  <w:bottom w:val="nil"/>
                  <w:right w:val="nil"/>
                </w:tcBorders>
                <w:noWrap/>
                <w:hideMark/>
              </w:tcPr>
            </w:tcPrChange>
          </w:tcPr>
          <w:p w14:paraId="547CF56C"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785" w:type="dxa"/>
            <w:tcBorders>
              <w:top w:val="nil"/>
              <w:left w:val="nil"/>
              <w:bottom w:val="nil"/>
              <w:right w:val="nil"/>
            </w:tcBorders>
            <w:noWrap/>
            <w:hideMark/>
            <w:tcPrChange w:id="3659" w:author="Xin Li" w:date="2026-08-22T08:00:00Z" w16du:dateUtc="2026-08-22T00:00:00Z">
              <w:tcPr>
                <w:tcW w:w="1720" w:type="dxa"/>
                <w:tcBorders>
                  <w:top w:val="nil"/>
                  <w:left w:val="nil"/>
                  <w:bottom w:val="nil"/>
                  <w:right w:val="nil"/>
                </w:tcBorders>
                <w:noWrap/>
                <w:hideMark/>
              </w:tcPr>
            </w:tcPrChange>
          </w:tcPr>
          <w:p w14:paraId="58E0020E" w14:textId="77777777" w:rsidR="00717310" w:rsidRPr="00015210" w:rsidRDefault="00717310" w:rsidP="00717310">
            <w:pPr>
              <w:jc w:val="center"/>
              <w:rPr>
                <w:b/>
                <w:bCs/>
                <w:color w:val="000000"/>
                <w:sz w:val="20"/>
                <w:szCs w:val="20"/>
              </w:rPr>
            </w:pPr>
            <w:r w:rsidRPr="00015210">
              <w:rPr>
                <w:b/>
                <w:bCs/>
                <w:color w:val="000000"/>
                <w:sz w:val="20"/>
                <w:szCs w:val="20"/>
              </w:rPr>
              <w:t>-0.059***</w:t>
            </w:r>
          </w:p>
        </w:tc>
        <w:tc>
          <w:tcPr>
            <w:tcW w:w="2980" w:type="dxa"/>
            <w:tcBorders>
              <w:top w:val="nil"/>
              <w:left w:val="nil"/>
              <w:bottom w:val="nil"/>
              <w:right w:val="nil"/>
            </w:tcBorders>
            <w:noWrap/>
            <w:hideMark/>
            <w:tcPrChange w:id="3660" w:author="Xin Li" w:date="2026-08-22T08:00:00Z" w16du:dateUtc="2026-08-22T00:00:00Z">
              <w:tcPr>
                <w:tcW w:w="1840" w:type="dxa"/>
                <w:tcBorders>
                  <w:top w:val="nil"/>
                  <w:left w:val="nil"/>
                  <w:bottom w:val="nil"/>
                  <w:right w:val="nil"/>
                </w:tcBorders>
                <w:noWrap/>
                <w:hideMark/>
              </w:tcPr>
            </w:tcPrChange>
          </w:tcPr>
          <w:p w14:paraId="24BBBA6A" w14:textId="77777777" w:rsidR="00717310" w:rsidRPr="00015210" w:rsidRDefault="00717310" w:rsidP="00717310">
            <w:pPr>
              <w:jc w:val="center"/>
              <w:rPr>
                <w:color w:val="000000"/>
                <w:sz w:val="20"/>
                <w:szCs w:val="20"/>
              </w:rPr>
            </w:pPr>
            <w:r w:rsidRPr="00015210">
              <w:rPr>
                <w:color w:val="000000"/>
                <w:sz w:val="20"/>
                <w:szCs w:val="20"/>
              </w:rPr>
              <w:t>-0.017</w:t>
            </w:r>
          </w:p>
        </w:tc>
      </w:tr>
      <w:tr w:rsidR="00717310" w:rsidRPr="00015210" w14:paraId="50162393" w14:textId="77777777" w:rsidTr="00717310">
        <w:trPr>
          <w:jc w:val="center"/>
          <w:trPrChange w:id="3661" w:author="Xin Li" w:date="2026-08-22T08:00:00Z" w16du:dateUtc="2026-08-22T00:00:00Z">
            <w:trPr>
              <w:trHeight w:val="320"/>
              <w:jc w:val="center"/>
            </w:trPr>
          </w:trPrChange>
        </w:trPr>
        <w:tc>
          <w:tcPr>
            <w:tcW w:w="3595" w:type="dxa"/>
            <w:vMerge/>
            <w:tcBorders>
              <w:top w:val="nil"/>
              <w:left w:val="nil"/>
              <w:bottom w:val="nil"/>
              <w:right w:val="nil"/>
            </w:tcBorders>
            <w:hideMark/>
            <w:tcPrChange w:id="3662" w:author="Xin Li" w:date="2026-08-22T08:00:00Z" w16du:dateUtc="2026-08-22T00:00:00Z">
              <w:tcPr>
                <w:tcW w:w="2220" w:type="dxa"/>
                <w:vMerge/>
                <w:tcBorders>
                  <w:top w:val="nil"/>
                  <w:left w:val="nil"/>
                  <w:bottom w:val="nil"/>
                  <w:right w:val="nil"/>
                </w:tcBorders>
                <w:hideMark/>
              </w:tcPr>
            </w:tcPrChange>
          </w:tcPr>
          <w:p w14:paraId="6B2FC046" w14:textId="77777777" w:rsidR="00717310" w:rsidRPr="00015210" w:rsidRDefault="00717310" w:rsidP="00717310">
            <w:pPr>
              <w:rPr>
                <w:i/>
                <w:iCs/>
                <w:color w:val="000000"/>
                <w:sz w:val="20"/>
                <w:szCs w:val="20"/>
              </w:rPr>
            </w:pPr>
          </w:p>
        </w:tc>
        <w:tc>
          <w:tcPr>
            <w:tcW w:w="2785" w:type="dxa"/>
            <w:tcBorders>
              <w:top w:val="nil"/>
              <w:left w:val="nil"/>
              <w:bottom w:val="nil"/>
              <w:right w:val="nil"/>
            </w:tcBorders>
            <w:noWrap/>
            <w:hideMark/>
            <w:tcPrChange w:id="3663" w:author="Xin Li" w:date="2026-08-22T08:00:00Z" w16du:dateUtc="2026-08-22T00:00:00Z">
              <w:tcPr>
                <w:tcW w:w="1720" w:type="dxa"/>
                <w:tcBorders>
                  <w:top w:val="nil"/>
                  <w:left w:val="nil"/>
                  <w:bottom w:val="nil"/>
                  <w:right w:val="nil"/>
                </w:tcBorders>
                <w:noWrap/>
                <w:hideMark/>
              </w:tcPr>
            </w:tcPrChange>
          </w:tcPr>
          <w:p w14:paraId="21F028BB" w14:textId="77777777" w:rsidR="00717310" w:rsidRPr="00015210" w:rsidRDefault="00717310" w:rsidP="00717310">
            <w:pPr>
              <w:jc w:val="center"/>
              <w:rPr>
                <w:b/>
                <w:bCs/>
                <w:color w:val="000000"/>
                <w:sz w:val="20"/>
                <w:szCs w:val="20"/>
              </w:rPr>
            </w:pPr>
            <w:r w:rsidRPr="00015210">
              <w:rPr>
                <w:b/>
                <w:bCs/>
                <w:color w:val="000000"/>
                <w:sz w:val="20"/>
                <w:szCs w:val="20"/>
              </w:rPr>
              <w:t>(0.017)</w:t>
            </w:r>
          </w:p>
        </w:tc>
        <w:tc>
          <w:tcPr>
            <w:tcW w:w="2980" w:type="dxa"/>
            <w:tcBorders>
              <w:top w:val="nil"/>
              <w:left w:val="nil"/>
              <w:bottom w:val="nil"/>
              <w:right w:val="nil"/>
            </w:tcBorders>
            <w:noWrap/>
            <w:hideMark/>
            <w:tcPrChange w:id="3664" w:author="Xin Li" w:date="2026-08-22T08:00:00Z" w16du:dateUtc="2026-08-22T00:00:00Z">
              <w:tcPr>
                <w:tcW w:w="1840" w:type="dxa"/>
                <w:tcBorders>
                  <w:top w:val="nil"/>
                  <w:left w:val="nil"/>
                  <w:bottom w:val="nil"/>
                  <w:right w:val="nil"/>
                </w:tcBorders>
                <w:noWrap/>
                <w:hideMark/>
              </w:tcPr>
            </w:tcPrChange>
          </w:tcPr>
          <w:p w14:paraId="1557459C" w14:textId="77777777" w:rsidR="00717310" w:rsidRPr="00015210" w:rsidRDefault="00717310" w:rsidP="00717310">
            <w:pPr>
              <w:jc w:val="center"/>
              <w:rPr>
                <w:color w:val="000000"/>
                <w:sz w:val="20"/>
                <w:szCs w:val="20"/>
              </w:rPr>
            </w:pPr>
            <w:r w:rsidRPr="00015210">
              <w:rPr>
                <w:color w:val="000000"/>
                <w:sz w:val="20"/>
                <w:szCs w:val="20"/>
              </w:rPr>
              <w:t>(0.024)</w:t>
            </w:r>
          </w:p>
        </w:tc>
      </w:tr>
      <w:tr w:rsidR="00717310" w:rsidRPr="00015210" w14:paraId="27E9420D" w14:textId="77777777" w:rsidTr="00717310">
        <w:trPr>
          <w:jc w:val="center"/>
          <w:trPrChange w:id="3665" w:author="Xin Li" w:date="2026-08-22T08:00:00Z" w16du:dateUtc="2026-08-22T00:00:00Z">
            <w:trPr>
              <w:trHeight w:val="320"/>
              <w:jc w:val="center"/>
            </w:trPr>
          </w:trPrChange>
        </w:trPr>
        <w:tc>
          <w:tcPr>
            <w:tcW w:w="3595" w:type="dxa"/>
            <w:vMerge w:val="restart"/>
            <w:tcBorders>
              <w:top w:val="nil"/>
              <w:left w:val="nil"/>
              <w:bottom w:val="single" w:sz="4" w:space="0" w:color="000000"/>
              <w:right w:val="nil"/>
            </w:tcBorders>
            <w:noWrap/>
            <w:hideMark/>
            <w:tcPrChange w:id="3666" w:author="Xin Li" w:date="2026-08-22T08:00:00Z" w16du:dateUtc="2026-08-22T00:00:00Z">
              <w:tcPr>
                <w:tcW w:w="2220" w:type="dxa"/>
                <w:vMerge w:val="restart"/>
                <w:tcBorders>
                  <w:top w:val="nil"/>
                  <w:left w:val="nil"/>
                  <w:bottom w:val="single" w:sz="4" w:space="0" w:color="000000"/>
                  <w:right w:val="nil"/>
                </w:tcBorders>
                <w:noWrap/>
                <w:hideMark/>
              </w:tcPr>
            </w:tcPrChange>
          </w:tcPr>
          <w:p w14:paraId="7C5F9730"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785" w:type="dxa"/>
            <w:tcBorders>
              <w:top w:val="nil"/>
              <w:left w:val="nil"/>
              <w:bottom w:val="nil"/>
              <w:right w:val="nil"/>
            </w:tcBorders>
            <w:noWrap/>
            <w:hideMark/>
            <w:tcPrChange w:id="3667" w:author="Xin Li" w:date="2026-08-22T08:00:00Z" w16du:dateUtc="2026-08-22T00:00:00Z">
              <w:tcPr>
                <w:tcW w:w="1720" w:type="dxa"/>
                <w:tcBorders>
                  <w:top w:val="nil"/>
                  <w:left w:val="nil"/>
                  <w:bottom w:val="nil"/>
                  <w:right w:val="nil"/>
                </w:tcBorders>
                <w:noWrap/>
                <w:hideMark/>
              </w:tcPr>
            </w:tcPrChange>
          </w:tcPr>
          <w:p w14:paraId="7A381601" w14:textId="77777777" w:rsidR="00717310" w:rsidRPr="00015210" w:rsidRDefault="00717310" w:rsidP="00717310">
            <w:pPr>
              <w:jc w:val="center"/>
              <w:rPr>
                <w:color w:val="000000"/>
                <w:sz w:val="20"/>
                <w:szCs w:val="20"/>
              </w:rPr>
            </w:pPr>
            <w:r w:rsidRPr="00015210">
              <w:rPr>
                <w:color w:val="000000"/>
                <w:sz w:val="20"/>
                <w:szCs w:val="20"/>
              </w:rPr>
              <w:t>0.002</w:t>
            </w:r>
          </w:p>
        </w:tc>
        <w:tc>
          <w:tcPr>
            <w:tcW w:w="2980" w:type="dxa"/>
            <w:tcBorders>
              <w:top w:val="nil"/>
              <w:left w:val="nil"/>
              <w:bottom w:val="nil"/>
              <w:right w:val="nil"/>
            </w:tcBorders>
            <w:noWrap/>
            <w:hideMark/>
            <w:tcPrChange w:id="3668" w:author="Xin Li" w:date="2026-08-22T08:00:00Z" w16du:dateUtc="2026-08-22T00:00:00Z">
              <w:tcPr>
                <w:tcW w:w="1840" w:type="dxa"/>
                <w:tcBorders>
                  <w:top w:val="nil"/>
                  <w:left w:val="nil"/>
                  <w:bottom w:val="nil"/>
                  <w:right w:val="nil"/>
                </w:tcBorders>
                <w:noWrap/>
                <w:hideMark/>
              </w:tcPr>
            </w:tcPrChange>
          </w:tcPr>
          <w:p w14:paraId="54B11115" w14:textId="77777777" w:rsidR="00717310" w:rsidRPr="00015210" w:rsidRDefault="00717310" w:rsidP="00717310">
            <w:pPr>
              <w:jc w:val="center"/>
              <w:rPr>
                <w:color w:val="000000"/>
                <w:sz w:val="20"/>
                <w:szCs w:val="20"/>
              </w:rPr>
            </w:pPr>
            <w:r w:rsidRPr="00015210">
              <w:rPr>
                <w:color w:val="000000"/>
                <w:sz w:val="20"/>
                <w:szCs w:val="20"/>
              </w:rPr>
              <w:t>0.012</w:t>
            </w:r>
          </w:p>
        </w:tc>
      </w:tr>
      <w:tr w:rsidR="00717310" w:rsidRPr="00015210" w14:paraId="06882EF1" w14:textId="77777777" w:rsidTr="00717310">
        <w:trPr>
          <w:jc w:val="center"/>
          <w:trPrChange w:id="3669" w:author="Xin Li" w:date="2026-08-22T08:00:00Z" w16du:dateUtc="2026-08-22T00:00:00Z">
            <w:trPr>
              <w:trHeight w:val="320"/>
              <w:jc w:val="center"/>
            </w:trPr>
          </w:trPrChange>
        </w:trPr>
        <w:tc>
          <w:tcPr>
            <w:tcW w:w="3595" w:type="dxa"/>
            <w:vMerge/>
            <w:tcBorders>
              <w:top w:val="nil"/>
              <w:left w:val="nil"/>
              <w:bottom w:val="single" w:sz="4" w:space="0" w:color="000000"/>
              <w:right w:val="nil"/>
            </w:tcBorders>
            <w:hideMark/>
            <w:tcPrChange w:id="3670" w:author="Xin Li" w:date="2026-08-22T08:00:00Z" w16du:dateUtc="2026-08-22T00:00:00Z">
              <w:tcPr>
                <w:tcW w:w="2220" w:type="dxa"/>
                <w:vMerge/>
                <w:tcBorders>
                  <w:top w:val="nil"/>
                  <w:left w:val="nil"/>
                  <w:bottom w:val="single" w:sz="4" w:space="0" w:color="000000"/>
                  <w:right w:val="nil"/>
                </w:tcBorders>
                <w:hideMark/>
              </w:tcPr>
            </w:tcPrChange>
          </w:tcPr>
          <w:p w14:paraId="3A97A405" w14:textId="77777777" w:rsidR="00717310" w:rsidRPr="00015210" w:rsidRDefault="00717310" w:rsidP="00717310">
            <w:pPr>
              <w:rPr>
                <w:i/>
                <w:iCs/>
                <w:color w:val="000000"/>
                <w:sz w:val="20"/>
                <w:szCs w:val="20"/>
              </w:rPr>
            </w:pPr>
          </w:p>
        </w:tc>
        <w:tc>
          <w:tcPr>
            <w:tcW w:w="2785" w:type="dxa"/>
            <w:tcBorders>
              <w:top w:val="nil"/>
              <w:left w:val="nil"/>
              <w:bottom w:val="single" w:sz="4" w:space="0" w:color="auto"/>
              <w:right w:val="nil"/>
            </w:tcBorders>
            <w:noWrap/>
            <w:hideMark/>
            <w:tcPrChange w:id="3671" w:author="Xin Li" w:date="2026-08-22T08:00:00Z" w16du:dateUtc="2026-08-22T00:00:00Z">
              <w:tcPr>
                <w:tcW w:w="1720" w:type="dxa"/>
                <w:tcBorders>
                  <w:top w:val="nil"/>
                  <w:left w:val="nil"/>
                  <w:bottom w:val="single" w:sz="4" w:space="0" w:color="auto"/>
                  <w:right w:val="nil"/>
                </w:tcBorders>
                <w:noWrap/>
                <w:hideMark/>
              </w:tcPr>
            </w:tcPrChange>
          </w:tcPr>
          <w:p w14:paraId="667C2F9A" w14:textId="77777777" w:rsidR="00717310" w:rsidRPr="00015210" w:rsidRDefault="00717310" w:rsidP="00717310">
            <w:pPr>
              <w:jc w:val="center"/>
              <w:rPr>
                <w:color w:val="000000"/>
                <w:sz w:val="20"/>
                <w:szCs w:val="20"/>
              </w:rPr>
            </w:pPr>
            <w:r w:rsidRPr="00015210">
              <w:rPr>
                <w:color w:val="000000"/>
                <w:sz w:val="20"/>
                <w:szCs w:val="20"/>
              </w:rPr>
              <w:t>(0.005)</w:t>
            </w:r>
          </w:p>
        </w:tc>
        <w:tc>
          <w:tcPr>
            <w:tcW w:w="2980" w:type="dxa"/>
            <w:tcBorders>
              <w:top w:val="nil"/>
              <w:left w:val="nil"/>
              <w:bottom w:val="single" w:sz="4" w:space="0" w:color="auto"/>
              <w:right w:val="nil"/>
            </w:tcBorders>
            <w:noWrap/>
            <w:hideMark/>
            <w:tcPrChange w:id="3672" w:author="Xin Li" w:date="2026-08-22T08:00:00Z" w16du:dateUtc="2026-08-22T00:00:00Z">
              <w:tcPr>
                <w:tcW w:w="1840" w:type="dxa"/>
                <w:tcBorders>
                  <w:top w:val="nil"/>
                  <w:left w:val="nil"/>
                  <w:bottom w:val="single" w:sz="4" w:space="0" w:color="auto"/>
                  <w:right w:val="nil"/>
                </w:tcBorders>
                <w:noWrap/>
                <w:hideMark/>
              </w:tcPr>
            </w:tcPrChange>
          </w:tcPr>
          <w:p w14:paraId="453B1457" w14:textId="77777777" w:rsidR="00717310" w:rsidRPr="00015210" w:rsidRDefault="00717310" w:rsidP="00717310">
            <w:pPr>
              <w:jc w:val="center"/>
              <w:rPr>
                <w:color w:val="000000"/>
                <w:sz w:val="20"/>
                <w:szCs w:val="20"/>
              </w:rPr>
            </w:pPr>
            <w:r w:rsidRPr="00015210">
              <w:rPr>
                <w:color w:val="000000"/>
                <w:sz w:val="20"/>
                <w:szCs w:val="20"/>
              </w:rPr>
              <w:t>(0.008)</w:t>
            </w:r>
          </w:p>
        </w:tc>
      </w:tr>
      <w:tr w:rsidR="00717310" w:rsidRPr="00015210" w14:paraId="2B6F81AB" w14:textId="77777777" w:rsidTr="00717310">
        <w:trPr>
          <w:jc w:val="center"/>
          <w:trPrChange w:id="3673" w:author="Xin Li" w:date="2026-08-22T08:00:00Z" w16du:dateUtc="2026-08-22T00:00:00Z">
            <w:trPr>
              <w:trHeight w:val="320"/>
              <w:jc w:val="center"/>
            </w:trPr>
          </w:trPrChange>
        </w:trPr>
        <w:tc>
          <w:tcPr>
            <w:tcW w:w="3595" w:type="dxa"/>
            <w:tcBorders>
              <w:top w:val="nil"/>
              <w:left w:val="nil"/>
              <w:bottom w:val="nil"/>
              <w:right w:val="nil"/>
            </w:tcBorders>
            <w:noWrap/>
            <w:hideMark/>
            <w:tcPrChange w:id="3674" w:author="Xin Li" w:date="2026-08-22T08:00:00Z" w16du:dateUtc="2026-08-22T00:00:00Z">
              <w:tcPr>
                <w:tcW w:w="2220" w:type="dxa"/>
                <w:tcBorders>
                  <w:top w:val="nil"/>
                  <w:left w:val="nil"/>
                  <w:bottom w:val="nil"/>
                  <w:right w:val="nil"/>
                </w:tcBorders>
                <w:noWrap/>
                <w:hideMark/>
              </w:tcPr>
            </w:tcPrChange>
          </w:tcPr>
          <w:p w14:paraId="317D8528" w14:textId="77777777" w:rsidR="00717310" w:rsidRPr="00015210" w:rsidRDefault="00717310" w:rsidP="00717310">
            <w:pPr>
              <w:rPr>
                <w:color w:val="000000"/>
                <w:sz w:val="20"/>
                <w:szCs w:val="20"/>
              </w:rPr>
            </w:pPr>
            <w:r w:rsidRPr="00015210">
              <w:rPr>
                <w:color w:val="000000"/>
                <w:sz w:val="20"/>
                <w:szCs w:val="20"/>
              </w:rPr>
              <w:t>question controls</w:t>
            </w:r>
          </w:p>
        </w:tc>
        <w:tc>
          <w:tcPr>
            <w:tcW w:w="2785" w:type="dxa"/>
            <w:tcBorders>
              <w:top w:val="nil"/>
              <w:left w:val="nil"/>
              <w:bottom w:val="nil"/>
              <w:right w:val="nil"/>
            </w:tcBorders>
            <w:noWrap/>
            <w:hideMark/>
            <w:tcPrChange w:id="3675" w:author="Xin Li" w:date="2026-08-22T08:00:00Z" w16du:dateUtc="2026-08-22T00:00:00Z">
              <w:tcPr>
                <w:tcW w:w="1720" w:type="dxa"/>
                <w:tcBorders>
                  <w:top w:val="nil"/>
                  <w:left w:val="nil"/>
                  <w:bottom w:val="nil"/>
                  <w:right w:val="nil"/>
                </w:tcBorders>
                <w:noWrap/>
                <w:hideMark/>
              </w:tcPr>
            </w:tcPrChange>
          </w:tcPr>
          <w:p w14:paraId="376A0C73"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Change w:id="3676" w:author="Xin Li" w:date="2026-08-22T08:00:00Z" w16du:dateUtc="2026-08-22T00:00:00Z">
              <w:tcPr>
                <w:tcW w:w="1840" w:type="dxa"/>
                <w:tcBorders>
                  <w:top w:val="nil"/>
                  <w:left w:val="nil"/>
                  <w:bottom w:val="nil"/>
                  <w:right w:val="nil"/>
                </w:tcBorders>
                <w:noWrap/>
                <w:hideMark/>
              </w:tcPr>
            </w:tcPrChange>
          </w:tcPr>
          <w:p w14:paraId="7A6C651A"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72BD71A" w14:textId="77777777" w:rsidTr="00717310">
        <w:trPr>
          <w:jc w:val="center"/>
          <w:trPrChange w:id="3677" w:author="Xin Li" w:date="2026-08-22T08:00:00Z" w16du:dateUtc="2026-08-22T00:00:00Z">
            <w:trPr>
              <w:trHeight w:val="320"/>
              <w:jc w:val="center"/>
            </w:trPr>
          </w:trPrChange>
        </w:trPr>
        <w:tc>
          <w:tcPr>
            <w:tcW w:w="3595" w:type="dxa"/>
            <w:tcBorders>
              <w:top w:val="nil"/>
              <w:left w:val="nil"/>
              <w:bottom w:val="nil"/>
              <w:right w:val="nil"/>
            </w:tcBorders>
            <w:noWrap/>
            <w:hideMark/>
            <w:tcPrChange w:id="3678" w:author="Xin Li" w:date="2026-08-22T08:00:00Z" w16du:dateUtc="2026-08-22T00:00:00Z">
              <w:tcPr>
                <w:tcW w:w="2220" w:type="dxa"/>
                <w:tcBorders>
                  <w:top w:val="nil"/>
                  <w:left w:val="nil"/>
                  <w:bottom w:val="nil"/>
                  <w:right w:val="nil"/>
                </w:tcBorders>
                <w:noWrap/>
                <w:hideMark/>
              </w:tcPr>
            </w:tcPrChange>
          </w:tcPr>
          <w:p w14:paraId="6FCE5443" w14:textId="77777777" w:rsidR="00717310" w:rsidRPr="00015210" w:rsidRDefault="00717310" w:rsidP="00717310">
            <w:pPr>
              <w:rPr>
                <w:color w:val="000000"/>
                <w:sz w:val="20"/>
                <w:szCs w:val="20"/>
              </w:rPr>
            </w:pPr>
            <w:r w:rsidRPr="00015210">
              <w:rPr>
                <w:color w:val="000000"/>
                <w:sz w:val="20"/>
                <w:szCs w:val="20"/>
              </w:rPr>
              <w:t>questioner controls</w:t>
            </w:r>
          </w:p>
        </w:tc>
        <w:tc>
          <w:tcPr>
            <w:tcW w:w="2785" w:type="dxa"/>
            <w:tcBorders>
              <w:top w:val="nil"/>
              <w:left w:val="nil"/>
              <w:bottom w:val="nil"/>
              <w:right w:val="nil"/>
            </w:tcBorders>
            <w:noWrap/>
            <w:hideMark/>
            <w:tcPrChange w:id="3679" w:author="Xin Li" w:date="2026-08-22T08:00:00Z" w16du:dateUtc="2026-08-22T00:00:00Z">
              <w:tcPr>
                <w:tcW w:w="1720" w:type="dxa"/>
                <w:tcBorders>
                  <w:top w:val="nil"/>
                  <w:left w:val="nil"/>
                  <w:bottom w:val="nil"/>
                  <w:right w:val="nil"/>
                </w:tcBorders>
                <w:noWrap/>
                <w:hideMark/>
              </w:tcPr>
            </w:tcPrChange>
          </w:tcPr>
          <w:p w14:paraId="598371B2"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Change w:id="3680" w:author="Xin Li" w:date="2026-08-22T08:00:00Z" w16du:dateUtc="2026-08-22T00:00:00Z">
              <w:tcPr>
                <w:tcW w:w="1840" w:type="dxa"/>
                <w:tcBorders>
                  <w:top w:val="nil"/>
                  <w:left w:val="nil"/>
                  <w:bottom w:val="nil"/>
                  <w:right w:val="nil"/>
                </w:tcBorders>
                <w:noWrap/>
                <w:hideMark/>
              </w:tcPr>
            </w:tcPrChange>
          </w:tcPr>
          <w:p w14:paraId="22AD8DF6"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3C5523E" w14:textId="77777777" w:rsidTr="00717310">
        <w:trPr>
          <w:jc w:val="center"/>
          <w:trPrChange w:id="3681" w:author="Xin Li" w:date="2026-08-22T08:00:00Z" w16du:dateUtc="2026-08-22T00:00:00Z">
            <w:trPr>
              <w:trHeight w:val="320"/>
              <w:jc w:val="center"/>
            </w:trPr>
          </w:trPrChange>
        </w:trPr>
        <w:tc>
          <w:tcPr>
            <w:tcW w:w="3595" w:type="dxa"/>
            <w:tcBorders>
              <w:top w:val="nil"/>
              <w:left w:val="nil"/>
              <w:bottom w:val="nil"/>
              <w:right w:val="nil"/>
            </w:tcBorders>
            <w:noWrap/>
            <w:hideMark/>
            <w:tcPrChange w:id="3682" w:author="Xin Li" w:date="2026-08-22T08:00:00Z" w16du:dateUtc="2026-08-22T00:00:00Z">
              <w:tcPr>
                <w:tcW w:w="2220" w:type="dxa"/>
                <w:tcBorders>
                  <w:top w:val="nil"/>
                  <w:left w:val="nil"/>
                  <w:bottom w:val="nil"/>
                  <w:right w:val="nil"/>
                </w:tcBorders>
                <w:noWrap/>
                <w:hideMark/>
              </w:tcPr>
            </w:tcPrChange>
          </w:tcPr>
          <w:p w14:paraId="67E7FE3F" w14:textId="77777777" w:rsidR="00717310" w:rsidRPr="00015210" w:rsidRDefault="00717310" w:rsidP="00717310">
            <w:pPr>
              <w:rPr>
                <w:color w:val="000000"/>
                <w:sz w:val="20"/>
                <w:szCs w:val="20"/>
              </w:rPr>
            </w:pPr>
            <w:r w:rsidRPr="00015210">
              <w:rPr>
                <w:color w:val="000000"/>
                <w:sz w:val="20"/>
                <w:szCs w:val="20"/>
              </w:rPr>
              <w:t>question timing FE</w:t>
            </w:r>
          </w:p>
        </w:tc>
        <w:tc>
          <w:tcPr>
            <w:tcW w:w="2785" w:type="dxa"/>
            <w:tcBorders>
              <w:top w:val="nil"/>
              <w:left w:val="nil"/>
              <w:bottom w:val="nil"/>
              <w:right w:val="nil"/>
            </w:tcBorders>
            <w:noWrap/>
            <w:hideMark/>
            <w:tcPrChange w:id="3683" w:author="Xin Li" w:date="2026-08-22T08:00:00Z" w16du:dateUtc="2026-08-22T00:00:00Z">
              <w:tcPr>
                <w:tcW w:w="1720" w:type="dxa"/>
                <w:tcBorders>
                  <w:top w:val="nil"/>
                  <w:left w:val="nil"/>
                  <w:bottom w:val="nil"/>
                  <w:right w:val="nil"/>
                </w:tcBorders>
                <w:noWrap/>
                <w:hideMark/>
              </w:tcPr>
            </w:tcPrChange>
          </w:tcPr>
          <w:p w14:paraId="4A11B631"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Change w:id="3684" w:author="Xin Li" w:date="2026-08-22T08:00:00Z" w16du:dateUtc="2026-08-22T00:00:00Z">
              <w:tcPr>
                <w:tcW w:w="1840" w:type="dxa"/>
                <w:tcBorders>
                  <w:top w:val="nil"/>
                  <w:left w:val="nil"/>
                  <w:bottom w:val="nil"/>
                  <w:right w:val="nil"/>
                </w:tcBorders>
                <w:noWrap/>
                <w:hideMark/>
              </w:tcPr>
            </w:tcPrChange>
          </w:tcPr>
          <w:p w14:paraId="24874095"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A4D7782" w14:textId="77777777" w:rsidTr="00717310">
        <w:trPr>
          <w:jc w:val="center"/>
          <w:trPrChange w:id="3685" w:author="Xin Li" w:date="2026-08-22T08:00:00Z" w16du:dateUtc="2026-08-22T00:00:00Z">
            <w:trPr>
              <w:trHeight w:val="320"/>
              <w:jc w:val="center"/>
            </w:trPr>
          </w:trPrChange>
        </w:trPr>
        <w:tc>
          <w:tcPr>
            <w:tcW w:w="3595" w:type="dxa"/>
            <w:tcBorders>
              <w:top w:val="nil"/>
              <w:left w:val="nil"/>
              <w:bottom w:val="single" w:sz="4" w:space="0" w:color="auto"/>
              <w:right w:val="nil"/>
            </w:tcBorders>
            <w:noWrap/>
            <w:hideMark/>
            <w:tcPrChange w:id="3686" w:author="Xin Li" w:date="2026-08-22T08:00:00Z" w16du:dateUtc="2026-08-22T00:00:00Z">
              <w:tcPr>
                <w:tcW w:w="2220" w:type="dxa"/>
                <w:tcBorders>
                  <w:top w:val="nil"/>
                  <w:left w:val="nil"/>
                  <w:bottom w:val="single" w:sz="4" w:space="0" w:color="auto"/>
                  <w:right w:val="nil"/>
                </w:tcBorders>
                <w:noWrap/>
                <w:hideMark/>
              </w:tcPr>
            </w:tcPrChange>
          </w:tcPr>
          <w:p w14:paraId="73F1049D" w14:textId="77777777" w:rsidR="00717310" w:rsidRPr="00015210" w:rsidRDefault="00717310" w:rsidP="00717310">
            <w:pPr>
              <w:rPr>
                <w:color w:val="000000"/>
                <w:sz w:val="20"/>
                <w:szCs w:val="20"/>
              </w:rPr>
            </w:pPr>
            <w:r w:rsidRPr="00015210">
              <w:rPr>
                <w:color w:val="000000"/>
                <w:sz w:val="20"/>
                <w:szCs w:val="20"/>
              </w:rPr>
              <w:t>N</w:t>
            </w:r>
          </w:p>
        </w:tc>
        <w:tc>
          <w:tcPr>
            <w:tcW w:w="2785" w:type="dxa"/>
            <w:tcBorders>
              <w:top w:val="nil"/>
              <w:left w:val="nil"/>
              <w:bottom w:val="single" w:sz="4" w:space="0" w:color="auto"/>
              <w:right w:val="nil"/>
            </w:tcBorders>
            <w:noWrap/>
            <w:hideMark/>
            <w:tcPrChange w:id="3687" w:author="Xin Li" w:date="2026-08-22T08:00:00Z" w16du:dateUtc="2026-08-22T00:00:00Z">
              <w:tcPr>
                <w:tcW w:w="1720" w:type="dxa"/>
                <w:tcBorders>
                  <w:top w:val="nil"/>
                  <w:left w:val="nil"/>
                  <w:bottom w:val="single" w:sz="4" w:space="0" w:color="auto"/>
                  <w:right w:val="nil"/>
                </w:tcBorders>
                <w:noWrap/>
                <w:hideMark/>
              </w:tcPr>
            </w:tcPrChange>
          </w:tcPr>
          <w:p w14:paraId="004AF10D" w14:textId="77777777" w:rsidR="00717310" w:rsidRPr="00015210" w:rsidRDefault="00717310" w:rsidP="00717310">
            <w:pPr>
              <w:jc w:val="center"/>
              <w:rPr>
                <w:color w:val="000000"/>
                <w:sz w:val="20"/>
                <w:szCs w:val="20"/>
              </w:rPr>
            </w:pPr>
            <w:r w:rsidRPr="00015210">
              <w:rPr>
                <w:color w:val="000000"/>
                <w:sz w:val="20"/>
                <w:szCs w:val="20"/>
              </w:rPr>
              <w:t>2,377</w:t>
            </w:r>
          </w:p>
        </w:tc>
        <w:tc>
          <w:tcPr>
            <w:tcW w:w="2980" w:type="dxa"/>
            <w:tcBorders>
              <w:top w:val="nil"/>
              <w:left w:val="nil"/>
              <w:bottom w:val="single" w:sz="4" w:space="0" w:color="auto"/>
              <w:right w:val="nil"/>
            </w:tcBorders>
            <w:noWrap/>
            <w:hideMark/>
            <w:tcPrChange w:id="3688" w:author="Xin Li" w:date="2026-08-22T08:00:00Z" w16du:dateUtc="2026-08-22T00:00:00Z">
              <w:tcPr>
                <w:tcW w:w="1840" w:type="dxa"/>
                <w:tcBorders>
                  <w:top w:val="nil"/>
                  <w:left w:val="nil"/>
                  <w:bottom w:val="single" w:sz="4" w:space="0" w:color="auto"/>
                  <w:right w:val="nil"/>
                </w:tcBorders>
                <w:noWrap/>
                <w:hideMark/>
              </w:tcPr>
            </w:tcPrChange>
          </w:tcPr>
          <w:p w14:paraId="560E367F" w14:textId="77777777" w:rsidR="00717310" w:rsidRPr="00015210" w:rsidRDefault="00717310" w:rsidP="00717310">
            <w:pPr>
              <w:jc w:val="center"/>
              <w:rPr>
                <w:color w:val="000000"/>
                <w:sz w:val="20"/>
                <w:szCs w:val="20"/>
              </w:rPr>
            </w:pPr>
            <w:r w:rsidRPr="00015210">
              <w:rPr>
                <w:color w:val="000000"/>
                <w:sz w:val="20"/>
                <w:szCs w:val="20"/>
              </w:rPr>
              <w:t>1,235</w:t>
            </w:r>
          </w:p>
        </w:tc>
      </w:tr>
    </w:tbl>
    <w:p w14:paraId="59F24999" w14:textId="227792F0" w:rsidR="00C1485A" w:rsidRPr="00015210" w:rsidRDefault="00C1485A" w:rsidP="00C1485A">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Questions are split at the </w:t>
      </w:r>
      <w:r w:rsidR="00CA6948" w:rsidRPr="00015210">
        <w:t>mean</w:t>
      </w:r>
      <w:r w:rsidRPr="00015210">
        <w:t xml:space="preserve"> of the difficulty score. Splitting at the </w:t>
      </w:r>
      <w:r w:rsidR="00CA6948" w:rsidRPr="00015210">
        <w:t>median</w:t>
      </w:r>
      <w:r w:rsidRPr="00015210">
        <w:t xml:space="preserve"> produces similar results.</w:t>
      </w:r>
    </w:p>
    <w:p w14:paraId="566562FE" w14:textId="6639A357" w:rsidR="000D6DDF" w:rsidRPr="00015210" w:rsidDel="00FB0C54" w:rsidRDefault="00621432" w:rsidP="000A2973">
      <w:pPr>
        <w:pStyle w:val="Paragraph0"/>
        <w:rPr>
          <w:del w:id="3689" w:author="Xin Li" w:date="2026-08-22T16:08:00Z" w16du:dateUtc="2026-08-22T08:08:00Z"/>
        </w:rPr>
      </w:pPr>
      <w:del w:id="3690" w:author="Xin Li" w:date="2026-08-22T16:08:00Z" w16du:dateUtc="2026-08-22T08:08:00Z">
        <w:r w:rsidRPr="00015210" w:rsidDel="00FB0C54">
          <w:rPr>
            <w:b/>
            <w:bCs/>
          </w:rPr>
          <w:delText>Test 2: speed of the subsequent answer.</w:delText>
        </w:r>
        <w:r w:rsidRPr="00015210" w:rsidDel="00FB0C54">
          <w:delText xml:space="preserve"> </w:delText>
        </w:r>
        <w:r w:rsidR="000A2973" w:rsidRPr="00015210" w:rsidDel="00FB0C54">
          <w:delText xml:space="preserve">A second implication of the weak-competitor account concerns timing. If a labeled AI first answer is appraised as a weak </w:delText>
        </w:r>
      </w:del>
      <w:del w:id="3691" w:author="Xin Li" w:date="2026-08-22T07:37:00Z" w16du:dateUtc="2026-08-21T23:37:00Z">
        <w:r w:rsidR="000A2973" w:rsidRPr="00015210" w:rsidDel="004E55FA">
          <w:delText>rival</w:delText>
        </w:r>
      </w:del>
      <w:del w:id="3692" w:author="Xin Li" w:date="2026-08-22T16:08:00Z" w16du:dateUtc="2026-08-22T08:08:00Z">
        <w:r w:rsidR="000A2973" w:rsidRPr="00015210" w:rsidDel="00FB0C54">
          <w:delText xml:space="preserve"> that invites a response, then the contribution that follows it should arrive faster when the first answer is AI than when it is human. We test this through the hazard of the answer that follows the first answer in the thread.</w:delText>
        </w:r>
      </w:del>
    </w:p>
    <w:p w14:paraId="00D0532B" w14:textId="6983A434" w:rsidR="000D6DDF" w:rsidRPr="00015210" w:rsidDel="00FB0C54" w:rsidRDefault="000D6DDF" w:rsidP="00621432">
      <w:pPr>
        <w:pStyle w:val="Paragraph0"/>
        <w:rPr>
          <w:del w:id="3693" w:author="Xin Li" w:date="2026-08-22T16:08:00Z" w16du:dateUtc="2026-08-22T08:08:00Z"/>
        </w:rPr>
      </w:pPr>
      <w:del w:id="3694" w:author="Xin Li" w:date="2026-08-22T16:08:00Z" w16du:dateUtc="2026-08-22T08:08:00Z">
        <w:r w:rsidRPr="00015210" w:rsidDel="00FB0C54">
          <w:delText>The test requires an event that is comparable across groups. In the treated group the first answer is the AI answer, so the contribution that follows it is the first human answer; in the control group the first answer is human, so the contribution that follows it is the second human answer. We define the event as the arrival of the contribution following the first answer in the thread, whatever its source, and we measure waiting time from the first answer rather than from the moment of posting. The clock therefore starts at the same point in both groups, and the hazard captures how quickly the next contribution arrives given that a first answer is already in place. What varies between groups is only whether that first answer was AI or human.</w:delText>
        </w:r>
      </w:del>
    </w:p>
    <w:p w14:paraId="64C25E2D" w14:textId="3ACA47E1" w:rsidR="000A2973" w:rsidRPr="00015210" w:rsidDel="00FB0C54" w:rsidRDefault="000A2973" w:rsidP="00621432">
      <w:pPr>
        <w:pStyle w:val="Paragraph0"/>
        <w:rPr>
          <w:del w:id="3695" w:author="Xin Li" w:date="2026-08-22T16:08:00Z" w16du:dateUtc="2026-08-22T08:08:00Z"/>
        </w:rPr>
      </w:pPr>
      <w:del w:id="3696" w:author="Xin Li" w:date="2026-08-22T16:08:00Z" w16du:dateUtc="2026-08-22T08:08:00Z">
        <w:r w:rsidRPr="00015210" w:rsidDel="00FB0C54">
          <w:delText>The waiting time is defined by a censoring rule that follows directly from how we observe each thread. For a thread in which the subsequent answer does arrive, the waiting time is the observed interval from the first answer to that subsequent answer. For a thread in which no subsequent answer has arrived, the waiting time is not observed, but the thread still carries information: we know that no subsequent answer appeared between the first answer and the point at which we crawled the data. Such a thread is right-censored, and its censoring time is the interval from the first answer to the crawl time. In both cases the quantity is measured in hours. This rule uses every thread. A thread contributes an exact waiting time when the event occurs, and it contributes a lower bound on the waiting time when the event has not yet occurred by the time of observation.</w:delText>
        </w:r>
      </w:del>
    </w:p>
    <w:p w14:paraId="3A939421" w14:textId="58678684" w:rsidR="00621432" w:rsidRPr="00015210" w:rsidDel="00FB0C54" w:rsidRDefault="00621432" w:rsidP="000D6DDF">
      <w:pPr>
        <w:pStyle w:val="Paragraph0"/>
        <w:rPr>
          <w:del w:id="3697" w:author="Xin Li" w:date="2026-08-22T16:08:00Z" w16du:dateUtc="2026-08-22T08:08:00Z"/>
        </w:rPr>
      </w:pPr>
      <w:del w:id="3698" w:author="Xin Li" w:date="2026-08-22T16:08:00Z" w16du:dateUtc="2026-08-22T08:08:00Z">
        <w:r w:rsidRPr="00015210" w:rsidDel="00FB0C54">
          <w:delText>Table 1</w:delText>
        </w:r>
        <w:r w:rsidR="004D1041" w:rsidRPr="00015210" w:rsidDel="00FB0C54">
          <w:delText>4</w:delText>
        </w:r>
        <w:r w:rsidRPr="00015210" w:rsidDel="00FB0C54">
          <w:delText xml:space="preserve"> supports the prediction. </w:delText>
        </w:r>
        <w:r w:rsidR="000D6DDF" w:rsidRPr="00015210" w:rsidDel="00FB0C54">
          <w:delText xml:space="preserve">The coefficient on the AI indicator is positive and highly significant (1.012, p &lt; 0.001), so an AI first answer raises the rate at which the next contribution arrives relative to a human first answer. </w:delText>
        </w:r>
        <w:r w:rsidR="000A2973" w:rsidRPr="00015210" w:rsidDel="00FB0C54">
          <w:delText>Because the model is a Cox proportional hazards model, this coefficient is a log hazard ratio, so the implied hazard ratio is exp(1.012) = 2.75. The rate at which the next contribution arrives is therefore about 2.75 times as high when the first answer is AI as when it is human, an increase of roughly 175 percent in the instantaneous arrival rate. The effect is large. It says that an AI first answer does not merely change whether a further contribution appears but pulls it forward in time, which is what the weak-competitor account predicts.</w:delText>
        </w:r>
      </w:del>
    </w:p>
    <w:p w14:paraId="4AA68A35" w14:textId="0A96C825" w:rsidR="00621432" w:rsidRPr="00015210" w:rsidDel="00FB0C54" w:rsidRDefault="00621432" w:rsidP="00621432">
      <w:pPr>
        <w:pStyle w:val="TableFiguretitle"/>
        <w:rPr>
          <w:del w:id="3699" w:author="Xin Li" w:date="2026-08-22T16:08:00Z" w16du:dateUtc="2026-08-22T08:08:00Z"/>
        </w:rPr>
      </w:pPr>
      <w:del w:id="3700" w:author="Xin Li" w:date="2026-08-22T16:08:00Z" w16du:dateUtc="2026-08-22T08:08:00Z">
        <w:r w:rsidRPr="00015210" w:rsidDel="00FB0C54">
          <w:delText>Table 1</w:delText>
        </w:r>
        <w:r w:rsidR="004D1041" w:rsidRPr="00015210" w:rsidDel="00FB0C54">
          <w:delText>4</w:delText>
        </w:r>
        <w:r w:rsidRPr="00015210" w:rsidDel="00FB0C54">
          <w:delText>. Effect on the speed of the subsequent answer (H1 Test 2)</w:delText>
        </w:r>
      </w:del>
    </w:p>
    <w:tbl>
      <w:tblPr>
        <w:tblW w:w="5000" w:type="pct"/>
        <w:jc w:val="center"/>
        <w:tblLayout w:type="fixed"/>
        <w:tblCellMar>
          <w:left w:w="0" w:type="dxa"/>
          <w:right w:w="0" w:type="dxa"/>
        </w:tblCellMar>
        <w:tblLook w:val="04A0" w:firstRow="1" w:lastRow="0" w:firstColumn="1" w:lastColumn="0" w:noHBand="0" w:noVBand="1"/>
        <w:tblPrChange w:id="3701" w:author="Xin Li" w:date="2026-08-22T08:00:00Z" w16du:dateUtc="2026-08-22T00:00:00Z">
          <w:tblPr>
            <w:tblW w:w="5000" w:type="pct"/>
            <w:jc w:val="center"/>
            <w:tblLayout w:type="fixed"/>
            <w:tblCellMar>
              <w:left w:w="0" w:type="dxa"/>
              <w:right w:w="0" w:type="dxa"/>
            </w:tblCellMar>
            <w:tblLook w:val="04A0" w:firstRow="1" w:lastRow="0" w:firstColumn="1" w:lastColumn="0" w:noHBand="0" w:noVBand="1"/>
          </w:tblPr>
        </w:tblPrChange>
      </w:tblPr>
      <w:tblGrid>
        <w:gridCol w:w="3039"/>
        <w:gridCol w:w="6321"/>
        <w:tblGridChange w:id="3702">
          <w:tblGrid>
            <w:gridCol w:w="3039"/>
            <w:gridCol w:w="6321"/>
          </w:tblGrid>
        </w:tblGridChange>
      </w:tblGrid>
      <w:tr w:rsidR="00621432" w:rsidRPr="00015210" w:rsidDel="00FB0C54" w14:paraId="702C2B88" w14:textId="7DF84437" w:rsidTr="00417957">
        <w:trPr>
          <w:jc w:val="center"/>
          <w:del w:id="3703" w:author="Xin Li" w:date="2026-08-22T16:08:00Z"/>
          <w:trPrChange w:id="3704" w:author="Xin Li" w:date="2026-08-22T08:00:00Z" w16du:dateUtc="2026-08-22T00:00:00Z">
            <w:trPr>
              <w:trHeight w:val="320"/>
              <w:jc w:val="center"/>
            </w:trPr>
          </w:trPrChange>
        </w:trPr>
        <w:tc>
          <w:tcPr>
            <w:tcW w:w="1760" w:type="dxa"/>
            <w:tcBorders>
              <w:top w:val="single" w:sz="4" w:space="0" w:color="auto"/>
              <w:left w:val="nil"/>
              <w:bottom w:val="nil"/>
              <w:right w:val="nil"/>
            </w:tcBorders>
            <w:noWrap/>
            <w:tcMar>
              <w:top w:w="15" w:type="dxa"/>
              <w:left w:w="15" w:type="dxa"/>
              <w:bottom w:w="0" w:type="dxa"/>
              <w:right w:w="15" w:type="dxa"/>
            </w:tcMar>
            <w:hideMark/>
            <w:tcPrChange w:id="3705" w:author="Xin Li" w:date="2026-08-22T08:00:00Z" w16du:dateUtc="2026-08-22T00:00:00Z">
              <w:tcPr>
                <w:tcW w:w="1760" w:type="dxa"/>
                <w:tcBorders>
                  <w:top w:val="single" w:sz="4" w:space="0" w:color="auto"/>
                  <w:left w:val="nil"/>
                  <w:bottom w:val="nil"/>
                  <w:right w:val="nil"/>
                </w:tcBorders>
                <w:noWrap/>
                <w:tcMar>
                  <w:top w:w="15" w:type="dxa"/>
                  <w:left w:w="15" w:type="dxa"/>
                  <w:bottom w:w="0" w:type="dxa"/>
                  <w:right w:w="15" w:type="dxa"/>
                </w:tcMar>
                <w:hideMark/>
              </w:tcPr>
            </w:tcPrChange>
          </w:tcPr>
          <w:p w14:paraId="7210F362" w14:textId="027F71FA" w:rsidR="00621432" w:rsidRPr="00015210" w:rsidDel="00FB0C54" w:rsidRDefault="00621432" w:rsidP="00A37FCE">
            <w:pPr>
              <w:rPr>
                <w:del w:id="3706" w:author="Xin Li" w:date="2026-08-22T16:08:00Z" w16du:dateUtc="2026-08-22T08:08:00Z"/>
                <w:rFonts w:ascii="Georgia" w:hAnsi="Georgia"/>
                <w:color w:val="000000"/>
                <w:sz w:val="20"/>
                <w:szCs w:val="20"/>
              </w:rPr>
            </w:pPr>
            <w:del w:id="3707" w:author="Xin Li" w:date="2026-08-22T16:08:00Z" w16du:dateUtc="2026-08-22T08:08:00Z">
              <w:r w:rsidRPr="00015210" w:rsidDel="00FB0C54">
                <w:rPr>
                  <w:rFonts w:ascii="Georgia" w:hAnsi="Georgia"/>
                  <w:color w:val="000000"/>
                  <w:sz w:val="20"/>
                  <w:szCs w:val="20"/>
                </w:rPr>
                <w:delText> </w:delText>
              </w:r>
            </w:del>
          </w:p>
        </w:tc>
        <w:tc>
          <w:tcPr>
            <w:tcW w:w="3660" w:type="dxa"/>
            <w:tcBorders>
              <w:top w:val="single" w:sz="4" w:space="0" w:color="auto"/>
              <w:left w:val="nil"/>
              <w:bottom w:val="nil"/>
              <w:right w:val="nil"/>
            </w:tcBorders>
            <w:noWrap/>
            <w:tcMar>
              <w:top w:w="15" w:type="dxa"/>
              <w:left w:w="15" w:type="dxa"/>
              <w:bottom w:w="0" w:type="dxa"/>
              <w:right w:w="15" w:type="dxa"/>
            </w:tcMar>
            <w:hideMark/>
            <w:tcPrChange w:id="3708" w:author="Xin Li" w:date="2026-08-22T08:00:00Z" w16du:dateUtc="2026-08-22T00:00:00Z">
              <w:tcPr>
                <w:tcW w:w="3660" w:type="dxa"/>
                <w:tcBorders>
                  <w:top w:val="single" w:sz="4" w:space="0" w:color="auto"/>
                  <w:left w:val="nil"/>
                  <w:bottom w:val="nil"/>
                  <w:right w:val="nil"/>
                </w:tcBorders>
                <w:noWrap/>
                <w:tcMar>
                  <w:top w:w="15" w:type="dxa"/>
                  <w:left w:w="15" w:type="dxa"/>
                  <w:bottom w:w="0" w:type="dxa"/>
                  <w:right w:w="15" w:type="dxa"/>
                </w:tcMar>
                <w:hideMark/>
              </w:tcPr>
            </w:tcPrChange>
          </w:tcPr>
          <w:p w14:paraId="0F55F888" w14:textId="4A496D70" w:rsidR="00621432" w:rsidRPr="00015210" w:rsidDel="00FB0C54" w:rsidRDefault="00621432" w:rsidP="00A37FCE">
            <w:pPr>
              <w:jc w:val="center"/>
              <w:rPr>
                <w:del w:id="3709" w:author="Xin Li" w:date="2026-08-22T16:08:00Z" w16du:dateUtc="2026-08-22T08:08:00Z"/>
                <w:color w:val="000000"/>
                <w:sz w:val="20"/>
                <w:szCs w:val="20"/>
              </w:rPr>
            </w:pPr>
            <w:del w:id="3710" w:author="Xin Li" w:date="2026-08-22T16:08:00Z" w16du:dateUtc="2026-08-22T08:08:00Z">
              <w:r w:rsidRPr="00015210" w:rsidDel="00FB0C54">
                <w:rPr>
                  <w:color w:val="000000"/>
                  <w:sz w:val="20"/>
                  <w:szCs w:val="20"/>
                </w:rPr>
                <w:delText>(1)</w:delText>
              </w:r>
            </w:del>
          </w:p>
        </w:tc>
      </w:tr>
      <w:tr w:rsidR="00621432" w:rsidRPr="00015210" w:rsidDel="00FB0C54" w14:paraId="6503085D" w14:textId="51A7CE4C" w:rsidTr="00417957">
        <w:trPr>
          <w:jc w:val="center"/>
          <w:del w:id="3711" w:author="Xin Li" w:date="2026-08-22T16:08:00Z"/>
          <w:trPrChange w:id="3712" w:author="Xin Li" w:date="2026-08-22T08:00:00Z" w16du:dateUtc="2026-08-22T00:00:00Z">
            <w:trPr>
              <w:trHeight w:val="320"/>
              <w:jc w:val="center"/>
            </w:trPr>
          </w:trPrChange>
        </w:trPr>
        <w:tc>
          <w:tcPr>
            <w:tcW w:w="1760" w:type="dxa"/>
            <w:tcBorders>
              <w:top w:val="nil"/>
              <w:left w:val="nil"/>
              <w:bottom w:val="nil"/>
              <w:right w:val="nil"/>
            </w:tcBorders>
            <w:noWrap/>
            <w:tcMar>
              <w:top w:w="15" w:type="dxa"/>
              <w:left w:w="15" w:type="dxa"/>
              <w:bottom w:w="0" w:type="dxa"/>
              <w:right w:w="15" w:type="dxa"/>
            </w:tcMar>
            <w:hideMark/>
            <w:tcPrChange w:id="3713" w:author="Xin Li" w:date="2026-08-22T08:00:00Z" w16du:dateUtc="2026-08-22T00:00:00Z">
              <w:tcPr>
                <w:tcW w:w="1760" w:type="dxa"/>
                <w:tcBorders>
                  <w:top w:val="nil"/>
                  <w:left w:val="nil"/>
                  <w:bottom w:val="nil"/>
                  <w:right w:val="nil"/>
                </w:tcBorders>
                <w:noWrap/>
                <w:tcMar>
                  <w:top w:w="15" w:type="dxa"/>
                  <w:left w:w="15" w:type="dxa"/>
                  <w:bottom w:w="0" w:type="dxa"/>
                  <w:right w:w="15" w:type="dxa"/>
                </w:tcMar>
                <w:hideMark/>
              </w:tcPr>
            </w:tcPrChange>
          </w:tcPr>
          <w:p w14:paraId="698EEE19" w14:textId="064EF057" w:rsidR="00621432" w:rsidRPr="00015210" w:rsidDel="00FB0C54" w:rsidRDefault="00621432" w:rsidP="00A37FCE">
            <w:pPr>
              <w:rPr>
                <w:del w:id="3714" w:author="Xin Li" w:date="2026-08-22T16:08:00Z" w16du:dateUtc="2026-08-22T08:08:00Z"/>
                <w:rFonts w:ascii="Georgia" w:hAnsi="Georgia"/>
                <w:color w:val="000000"/>
                <w:sz w:val="20"/>
                <w:szCs w:val="20"/>
              </w:rPr>
            </w:pPr>
            <w:del w:id="3715" w:author="Xin Li" w:date="2026-08-22T16:08:00Z" w16du:dateUtc="2026-08-22T08:08:00Z">
              <w:r w:rsidRPr="00015210" w:rsidDel="00FB0C54">
                <w:rPr>
                  <w:rFonts w:ascii="Georgia" w:hAnsi="Georgia"/>
                  <w:color w:val="000000"/>
                  <w:sz w:val="20"/>
                  <w:szCs w:val="20"/>
                </w:rPr>
                <w:delText>DV</w:delText>
              </w:r>
            </w:del>
          </w:p>
        </w:tc>
        <w:tc>
          <w:tcPr>
            <w:tcW w:w="3660" w:type="dxa"/>
            <w:tcBorders>
              <w:top w:val="nil"/>
              <w:left w:val="nil"/>
              <w:bottom w:val="single" w:sz="4" w:space="0" w:color="auto"/>
              <w:right w:val="nil"/>
            </w:tcBorders>
            <w:tcMar>
              <w:top w:w="15" w:type="dxa"/>
              <w:left w:w="15" w:type="dxa"/>
              <w:bottom w:w="0" w:type="dxa"/>
              <w:right w:w="15" w:type="dxa"/>
            </w:tcMar>
            <w:hideMark/>
            <w:tcPrChange w:id="3716" w:author="Xin Li" w:date="2026-08-22T08:00:00Z" w16du:dateUtc="2026-08-22T00:00:00Z">
              <w:tcPr>
                <w:tcW w:w="3660" w:type="dxa"/>
                <w:tcBorders>
                  <w:top w:val="nil"/>
                  <w:left w:val="nil"/>
                  <w:bottom w:val="single" w:sz="4" w:space="0" w:color="auto"/>
                  <w:right w:val="nil"/>
                </w:tcBorders>
                <w:tcMar>
                  <w:top w:w="15" w:type="dxa"/>
                  <w:left w:w="15" w:type="dxa"/>
                  <w:bottom w:w="0" w:type="dxa"/>
                  <w:right w:w="15" w:type="dxa"/>
                </w:tcMar>
                <w:hideMark/>
              </w:tcPr>
            </w:tcPrChange>
          </w:tcPr>
          <w:p w14:paraId="2B51324A" w14:textId="2C764E55" w:rsidR="00621432" w:rsidRPr="00015210" w:rsidDel="00FB0C54" w:rsidRDefault="00621432" w:rsidP="00A37FCE">
            <w:pPr>
              <w:jc w:val="center"/>
              <w:rPr>
                <w:del w:id="3717" w:author="Xin Li" w:date="2026-08-22T16:08:00Z" w16du:dateUtc="2026-08-22T08:08:00Z"/>
                <w:color w:val="000000"/>
                <w:sz w:val="20"/>
                <w:szCs w:val="20"/>
              </w:rPr>
            </w:pPr>
            <w:del w:id="3718" w:author="Xin Li" w:date="2026-08-22T16:08:00Z" w16du:dateUtc="2026-08-22T08:08:00Z">
              <w:r w:rsidRPr="00015210" w:rsidDel="00FB0C54">
                <w:rPr>
                  <w:color w:val="000000"/>
                  <w:sz w:val="20"/>
                  <w:szCs w:val="20"/>
                </w:rPr>
                <w:delText>Hazard of the Second Answer</w:delText>
              </w:r>
            </w:del>
          </w:p>
        </w:tc>
      </w:tr>
      <w:tr w:rsidR="00621432" w:rsidRPr="00015210" w:rsidDel="00FB0C54" w14:paraId="468F8789" w14:textId="27E721B9" w:rsidTr="00417957">
        <w:trPr>
          <w:jc w:val="center"/>
          <w:del w:id="3719" w:author="Xin Li" w:date="2026-08-22T16:08:00Z"/>
          <w:trPrChange w:id="3720" w:author="Xin Li" w:date="2026-08-22T08:00:00Z" w16du:dateUtc="2026-08-22T00:00:00Z">
            <w:trPr>
              <w:trHeight w:val="320"/>
              <w:jc w:val="center"/>
            </w:trPr>
          </w:trPrChange>
        </w:trPr>
        <w:tc>
          <w:tcPr>
            <w:tcW w:w="1760" w:type="dxa"/>
            <w:vMerge w:val="restart"/>
            <w:tcBorders>
              <w:top w:val="nil"/>
              <w:left w:val="nil"/>
              <w:bottom w:val="nil"/>
              <w:right w:val="nil"/>
            </w:tcBorders>
            <w:noWrap/>
            <w:tcMar>
              <w:top w:w="15" w:type="dxa"/>
              <w:left w:w="15" w:type="dxa"/>
              <w:bottom w:w="0" w:type="dxa"/>
              <w:right w:w="15" w:type="dxa"/>
            </w:tcMar>
            <w:hideMark/>
            <w:tcPrChange w:id="3721" w:author="Xin Li" w:date="2026-08-22T08:00:00Z" w16du:dateUtc="2026-08-22T00:00:00Z">
              <w:tcPr>
                <w:tcW w:w="1760" w:type="dxa"/>
                <w:vMerge w:val="restart"/>
                <w:tcBorders>
                  <w:top w:val="nil"/>
                  <w:left w:val="nil"/>
                  <w:bottom w:val="nil"/>
                  <w:right w:val="nil"/>
                </w:tcBorders>
                <w:noWrap/>
                <w:tcMar>
                  <w:top w:w="15" w:type="dxa"/>
                  <w:left w:w="15" w:type="dxa"/>
                  <w:bottom w:w="0" w:type="dxa"/>
                  <w:right w:w="15" w:type="dxa"/>
                </w:tcMar>
                <w:hideMark/>
              </w:tcPr>
            </w:tcPrChange>
          </w:tcPr>
          <w:p w14:paraId="4064BC90" w14:textId="200568DF" w:rsidR="00621432" w:rsidRPr="00015210" w:rsidDel="00FB0C54" w:rsidRDefault="00621432" w:rsidP="00A37FCE">
            <w:pPr>
              <w:rPr>
                <w:del w:id="3722" w:author="Xin Li" w:date="2026-08-22T16:08:00Z" w16du:dateUtc="2026-08-22T08:08:00Z"/>
                <w:i/>
                <w:iCs/>
                <w:color w:val="000000"/>
                <w:sz w:val="20"/>
                <w:szCs w:val="20"/>
              </w:rPr>
            </w:pPr>
            <w:del w:id="3723" w:author="Xin Li" w:date="2026-08-22T16:08:00Z" w16du:dateUtc="2026-08-22T08:08:00Z">
              <w:r w:rsidRPr="00015210" w:rsidDel="00FB0C54">
                <w:rPr>
                  <w:i/>
                  <w:iCs/>
                  <w:color w:val="000000"/>
                  <w:sz w:val="20"/>
                  <w:szCs w:val="20"/>
                </w:rPr>
                <w:delText>AI</w:delText>
              </w:r>
              <w:r w:rsidRPr="00015210" w:rsidDel="00FB0C54">
                <w:rPr>
                  <w:i/>
                  <w:iCs/>
                  <w:color w:val="000000"/>
                  <w:sz w:val="20"/>
                  <w:szCs w:val="20"/>
                  <w:vertAlign w:val="subscript"/>
                </w:rPr>
                <w:delText>i</w:delText>
              </w:r>
            </w:del>
          </w:p>
        </w:tc>
        <w:tc>
          <w:tcPr>
            <w:tcW w:w="3660" w:type="dxa"/>
            <w:tcBorders>
              <w:top w:val="nil"/>
              <w:left w:val="nil"/>
              <w:bottom w:val="nil"/>
              <w:right w:val="nil"/>
            </w:tcBorders>
            <w:noWrap/>
            <w:tcMar>
              <w:top w:w="15" w:type="dxa"/>
              <w:left w:w="15" w:type="dxa"/>
              <w:bottom w:w="0" w:type="dxa"/>
              <w:right w:w="15" w:type="dxa"/>
            </w:tcMar>
            <w:hideMark/>
            <w:tcPrChange w:id="3724" w:author="Xin Li" w:date="2026-08-22T08:00:00Z" w16du:dateUtc="2026-08-22T00:00:00Z">
              <w:tcPr>
                <w:tcW w:w="3660" w:type="dxa"/>
                <w:tcBorders>
                  <w:top w:val="nil"/>
                  <w:left w:val="nil"/>
                  <w:bottom w:val="nil"/>
                  <w:right w:val="nil"/>
                </w:tcBorders>
                <w:noWrap/>
                <w:tcMar>
                  <w:top w:w="15" w:type="dxa"/>
                  <w:left w:w="15" w:type="dxa"/>
                  <w:bottom w:w="0" w:type="dxa"/>
                  <w:right w:w="15" w:type="dxa"/>
                </w:tcMar>
                <w:hideMark/>
              </w:tcPr>
            </w:tcPrChange>
          </w:tcPr>
          <w:p w14:paraId="73A2C5EA" w14:textId="7E3DE780" w:rsidR="00621432" w:rsidRPr="00015210" w:rsidDel="00FB0C54" w:rsidRDefault="00621432" w:rsidP="00A37FCE">
            <w:pPr>
              <w:jc w:val="center"/>
              <w:rPr>
                <w:del w:id="3725" w:author="Xin Li" w:date="2026-08-22T16:08:00Z" w16du:dateUtc="2026-08-22T08:08:00Z"/>
                <w:color w:val="000000"/>
                <w:sz w:val="20"/>
                <w:szCs w:val="20"/>
              </w:rPr>
            </w:pPr>
            <w:del w:id="3726" w:author="Xin Li" w:date="2026-08-22T16:08:00Z" w16du:dateUtc="2026-08-22T08:08:00Z">
              <w:r w:rsidRPr="00015210" w:rsidDel="00FB0C54">
                <w:rPr>
                  <w:color w:val="000000"/>
                  <w:sz w:val="20"/>
                  <w:szCs w:val="20"/>
                </w:rPr>
                <w:delText>1.012 ***</w:delText>
              </w:r>
            </w:del>
          </w:p>
        </w:tc>
      </w:tr>
      <w:tr w:rsidR="00621432" w:rsidRPr="00015210" w:rsidDel="00FB0C54" w14:paraId="005E785D" w14:textId="6BAA5B89" w:rsidTr="00417957">
        <w:trPr>
          <w:jc w:val="center"/>
          <w:del w:id="3727" w:author="Xin Li" w:date="2026-08-22T16:08:00Z"/>
          <w:trPrChange w:id="3728" w:author="Xin Li" w:date="2026-08-22T08:00:00Z" w16du:dateUtc="2026-08-22T00:00:00Z">
            <w:trPr>
              <w:trHeight w:val="320"/>
              <w:jc w:val="center"/>
            </w:trPr>
          </w:trPrChange>
        </w:trPr>
        <w:tc>
          <w:tcPr>
            <w:tcW w:w="1760" w:type="dxa"/>
            <w:vMerge/>
            <w:tcBorders>
              <w:top w:val="nil"/>
              <w:left w:val="nil"/>
              <w:bottom w:val="nil"/>
              <w:right w:val="nil"/>
            </w:tcBorders>
            <w:hideMark/>
            <w:tcPrChange w:id="3729" w:author="Xin Li" w:date="2026-08-22T08:00:00Z" w16du:dateUtc="2026-08-22T00:00:00Z">
              <w:tcPr>
                <w:tcW w:w="1760" w:type="dxa"/>
                <w:vMerge/>
                <w:tcBorders>
                  <w:top w:val="nil"/>
                  <w:left w:val="nil"/>
                  <w:bottom w:val="nil"/>
                  <w:right w:val="nil"/>
                </w:tcBorders>
                <w:hideMark/>
              </w:tcPr>
            </w:tcPrChange>
          </w:tcPr>
          <w:p w14:paraId="0B4F7168" w14:textId="6905725F" w:rsidR="00621432" w:rsidRPr="00015210" w:rsidDel="00FB0C54" w:rsidRDefault="00621432" w:rsidP="00A37FCE">
            <w:pPr>
              <w:rPr>
                <w:del w:id="3730" w:author="Xin Li" w:date="2026-08-22T16:08:00Z" w16du:dateUtc="2026-08-22T08:08:00Z"/>
                <w:i/>
                <w:iCs/>
                <w:color w:val="000000"/>
                <w:sz w:val="20"/>
                <w:szCs w:val="20"/>
              </w:rPr>
            </w:pPr>
          </w:p>
        </w:tc>
        <w:tc>
          <w:tcPr>
            <w:tcW w:w="3660" w:type="dxa"/>
            <w:tcBorders>
              <w:top w:val="nil"/>
              <w:left w:val="nil"/>
              <w:bottom w:val="nil"/>
              <w:right w:val="nil"/>
            </w:tcBorders>
            <w:noWrap/>
            <w:tcMar>
              <w:top w:w="15" w:type="dxa"/>
              <w:left w:w="15" w:type="dxa"/>
              <w:bottom w:w="0" w:type="dxa"/>
              <w:right w:w="15" w:type="dxa"/>
            </w:tcMar>
            <w:hideMark/>
            <w:tcPrChange w:id="3731" w:author="Xin Li" w:date="2026-08-22T08:00:00Z" w16du:dateUtc="2026-08-22T00:00:00Z">
              <w:tcPr>
                <w:tcW w:w="3660" w:type="dxa"/>
                <w:tcBorders>
                  <w:top w:val="nil"/>
                  <w:left w:val="nil"/>
                  <w:bottom w:val="nil"/>
                  <w:right w:val="nil"/>
                </w:tcBorders>
                <w:noWrap/>
                <w:tcMar>
                  <w:top w:w="15" w:type="dxa"/>
                  <w:left w:w="15" w:type="dxa"/>
                  <w:bottom w:w="0" w:type="dxa"/>
                  <w:right w:w="15" w:type="dxa"/>
                </w:tcMar>
                <w:hideMark/>
              </w:tcPr>
            </w:tcPrChange>
          </w:tcPr>
          <w:p w14:paraId="01BE6612" w14:textId="0693B599" w:rsidR="00621432" w:rsidRPr="00015210" w:rsidDel="00FB0C54" w:rsidRDefault="00621432" w:rsidP="00A37FCE">
            <w:pPr>
              <w:jc w:val="center"/>
              <w:rPr>
                <w:del w:id="3732" w:author="Xin Li" w:date="2026-08-22T16:08:00Z" w16du:dateUtc="2026-08-22T08:08:00Z"/>
                <w:color w:val="000000"/>
                <w:sz w:val="20"/>
                <w:szCs w:val="20"/>
              </w:rPr>
            </w:pPr>
            <w:del w:id="3733" w:author="Xin Li" w:date="2026-08-22T16:08:00Z" w16du:dateUtc="2026-08-22T08:08:00Z">
              <w:r w:rsidRPr="00015210" w:rsidDel="00FB0C54">
                <w:rPr>
                  <w:color w:val="000000"/>
                  <w:sz w:val="20"/>
                  <w:szCs w:val="20"/>
                </w:rPr>
                <w:delText>(0.077)</w:delText>
              </w:r>
            </w:del>
          </w:p>
        </w:tc>
      </w:tr>
      <w:tr w:rsidR="00621432" w:rsidRPr="00015210" w:rsidDel="00FB0C54" w14:paraId="34B10D1D" w14:textId="09929080" w:rsidTr="00417957">
        <w:trPr>
          <w:jc w:val="center"/>
          <w:del w:id="3734" w:author="Xin Li" w:date="2026-08-22T16:08:00Z"/>
          <w:trPrChange w:id="3735" w:author="Xin Li" w:date="2026-08-22T08:00:00Z" w16du:dateUtc="2026-08-22T00:00:00Z">
            <w:trPr>
              <w:trHeight w:val="320"/>
              <w:jc w:val="center"/>
            </w:trPr>
          </w:trPrChange>
        </w:trPr>
        <w:tc>
          <w:tcPr>
            <w:tcW w:w="1760" w:type="dxa"/>
            <w:tcBorders>
              <w:top w:val="nil"/>
              <w:left w:val="nil"/>
              <w:bottom w:val="nil"/>
              <w:right w:val="nil"/>
            </w:tcBorders>
            <w:noWrap/>
            <w:tcMar>
              <w:top w:w="15" w:type="dxa"/>
              <w:left w:w="15" w:type="dxa"/>
              <w:bottom w:w="0" w:type="dxa"/>
              <w:right w:w="15" w:type="dxa"/>
            </w:tcMar>
            <w:hideMark/>
            <w:tcPrChange w:id="3736" w:author="Xin Li" w:date="2026-08-22T08:00:00Z" w16du:dateUtc="2026-08-22T00:00:00Z">
              <w:tcPr>
                <w:tcW w:w="1760" w:type="dxa"/>
                <w:tcBorders>
                  <w:top w:val="nil"/>
                  <w:left w:val="nil"/>
                  <w:bottom w:val="nil"/>
                  <w:right w:val="nil"/>
                </w:tcBorders>
                <w:noWrap/>
                <w:tcMar>
                  <w:top w:w="15" w:type="dxa"/>
                  <w:left w:w="15" w:type="dxa"/>
                  <w:bottom w:w="0" w:type="dxa"/>
                  <w:right w:w="15" w:type="dxa"/>
                </w:tcMar>
                <w:hideMark/>
              </w:tcPr>
            </w:tcPrChange>
          </w:tcPr>
          <w:p w14:paraId="433C47A0" w14:textId="2343A13E" w:rsidR="00621432" w:rsidRPr="00015210" w:rsidDel="00FB0C54" w:rsidRDefault="00621432" w:rsidP="00A37FCE">
            <w:pPr>
              <w:rPr>
                <w:del w:id="3737" w:author="Xin Li" w:date="2026-08-22T16:08:00Z" w16du:dateUtc="2026-08-22T08:08:00Z"/>
                <w:color w:val="000000"/>
                <w:sz w:val="20"/>
                <w:szCs w:val="20"/>
              </w:rPr>
            </w:pPr>
            <w:del w:id="3738" w:author="Xin Li" w:date="2026-08-22T16:08:00Z" w16du:dateUtc="2026-08-22T08:08:00Z">
              <w:r w:rsidRPr="00015210" w:rsidDel="00FB0C54">
                <w:rPr>
                  <w:color w:val="000000"/>
                  <w:sz w:val="20"/>
                  <w:szCs w:val="20"/>
                </w:rPr>
                <w:delText>question controls</w:delText>
              </w:r>
            </w:del>
          </w:p>
        </w:tc>
        <w:tc>
          <w:tcPr>
            <w:tcW w:w="3660" w:type="dxa"/>
            <w:tcBorders>
              <w:top w:val="nil"/>
              <w:left w:val="nil"/>
              <w:bottom w:val="nil"/>
              <w:right w:val="nil"/>
            </w:tcBorders>
            <w:noWrap/>
            <w:tcMar>
              <w:top w:w="15" w:type="dxa"/>
              <w:left w:w="15" w:type="dxa"/>
              <w:bottom w:w="0" w:type="dxa"/>
              <w:right w:w="15" w:type="dxa"/>
            </w:tcMar>
            <w:hideMark/>
            <w:tcPrChange w:id="3739" w:author="Xin Li" w:date="2026-08-22T08:00:00Z" w16du:dateUtc="2026-08-22T00:00:00Z">
              <w:tcPr>
                <w:tcW w:w="3660" w:type="dxa"/>
                <w:tcBorders>
                  <w:top w:val="nil"/>
                  <w:left w:val="nil"/>
                  <w:bottom w:val="nil"/>
                  <w:right w:val="nil"/>
                </w:tcBorders>
                <w:noWrap/>
                <w:tcMar>
                  <w:top w:w="15" w:type="dxa"/>
                  <w:left w:w="15" w:type="dxa"/>
                  <w:bottom w:w="0" w:type="dxa"/>
                  <w:right w:w="15" w:type="dxa"/>
                </w:tcMar>
                <w:hideMark/>
              </w:tcPr>
            </w:tcPrChange>
          </w:tcPr>
          <w:p w14:paraId="7A94ACAB" w14:textId="72DFAA3B" w:rsidR="00621432" w:rsidRPr="00015210" w:rsidDel="00FB0C54" w:rsidRDefault="00621432" w:rsidP="00A37FCE">
            <w:pPr>
              <w:jc w:val="center"/>
              <w:rPr>
                <w:del w:id="3740" w:author="Xin Li" w:date="2026-08-22T16:08:00Z" w16du:dateUtc="2026-08-22T08:08:00Z"/>
                <w:color w:val="000000"/>
                <w:sz w:val="20"/>
                <w:szCs w:val="20"/>
              </w:rPr>
            </w:pPr>
            <w:del w:id="3741" w:author="Xin Li" w:date="2026-08-22T16:08:00Z" w16du:dateUtc="2026-08-22T08:08:00Z">
              <w:r w:rsidRPr="00015210" w:rsidDel="00FB0C54">
                <w:rPr>
                  <w:color w:val="000000"/>
                  <w:sz w:val="20"/>
                  <w:szCs w:val="20"/>
                </w:rPr>
                <w:delText>√</w:delText>
              </w:r>
            </w:del>
          </w:p>
        </w:tc>
      </w:tr>
      <w:tr w:rsidR="00621432" w:rsidRPr="00015210" w:rsidDel="00FB0C54" w14:paraId="5AA9080F" w14:textId="3896D9B1" w:rsidTr="00417957">
        <w:trPr>
          <w:jc w:val="center"/>
          <w:del w:id="3742" w:author="Xin Li" w:date="2026-08-22T16:08:00Z"/>
          <w:trPrChange w:id="3743" w:author="Xin Li" w:date="2026-08-22T08:00:00Z" w16du:dateUtc="2026-08-22T00:00:00Z">
            <w:trPr>
              <w:trHeight w:val="320"/>
              <w:jc w:val="center"/>
            </w:trPr>
          </w:trPrChange>
        </w:trPr>
        <w:tc>
          <w:tcPr>
            <w:tcW w:w="1760" w:type="dxa"/>
            <w:tcBorders>
              <w:top w:val="nil"/>
              <w:left w:val="nil"/>
              <w:bottom w:val="nil"/>
              <w:right w:val="nil"/>
            </w:tcBorders>
            <w:noWrap/>
            <w:tcMar>
              <w:top w:w="15" w:type="dxa"/>
              <w:left w:w="15" w:type="dxa"/>
              <w:bottom w:w="0" w:type="dxa"/>
              <w:right w:w="15" w:type="dxa"/>
            </w:tcMar>
            <w:hideMark/>
            <w:tcPrChange w:id="3744" w:author="Xin Li" w:date="2026-08-22T08:00:00Z" w16du:dateUtc="2026-08-22T00:00:00Z">
              <w:tcPr>
                <w:tcW w:w="1760" w:type="dxa"/>
                <w:tcBorders>
                  <w:top w:val="nil"/>
                  <w:left w:val="nil"/>
                  <w:bottom w:val="nil"/>
                  <w:right w:val="nil"/>
                </w:tcBorders>
                <w:noWrap/>
                <w:tcMar>
                  <w:top w:w="15" w:type="dxa"/>
                  <w:left w:w="15" w:type="dxa"/>
                  <w:bottom w:w="0" w:type="dxa"/>
                  <w:right w:w="15" w:type="dxa"/>
                </w:tcMar>
                <w:hideMark/>
              </w:tcPr>
            </w:tcPrChange>
          </w:tcPr>
          <w:p w14:paraId="0750E815" w14:textId="576DEE10" w:rsidR="00621432" w:rsidRPr="00015210" w:rsidDel="00FB0C54" w:rsidRDefault="00621432" w:rsidP="00A37FCE">
            <w:pPr>
              <w:rPr>
                <w:del w:id="3745" w:author="Xin Li" w:date="2026-08-22T16:08:00Z" w16du:dateUtc="2026-08-22T08:08:00Z"/>
                <w:color w:val="000000"/>
                <w:sz w:val="20"/>
                <w:szCs w:val="20"/>
              </w:rPr>
            </w:pPr>
            <w:del w:id="3746" w:author="Xin Li" w:date="2026-08-22T16:08:00Z" w16du:dateUtc="2026-08-22T08:08:00Z">
              <w:r w:rsidRPr="00015210" w:rsidDel="00FB0C54">
                <w:rPr>
                  <w:color w:val="000000"/>
                  <w:sz w:val="20"/>
                  <w:szCs w:val="20"/>
                </w:rPr>
                <w:delText>questioner controls</w:delText>
              </w:r>
            </w:del>
          </w:p>
        </w:tc>
        <w:tc>
          <w:tcPr>
            <w:tcW w:w="3660" w:type="dxa"/>
            <w:tcBorders>
              <w:top w:val="nil"/>
              <w:left w:val="nil"/>
              <w:bottom w:val="nil"/>
              <w:right w:val="nil"/>
            </w:tcBorders>
            <w:noWrap/>
            <w:tcMar>
              <w:top w:w="15" w:type="dxa"/>
              <w:left w:w="15" w:type="dxa"/>
              <w:bottom w:w="0" w:type="dxa"/>
              <w:right w:w="15" w:type="dxa"/>
            </w:tcMar>
            <w:hideMark/>
            <w:tcPrChange w:id="3747" w:author="Xin Li" w:date="2026-08-22T08:00:00Z" w16du:dateUtc="2026-08-22T00:00:00Z">
              <w:tcPr>
                <w:tcW w:w="3660" w:type="dxa"/>
                <w:tcBorders>
                  <w:top w:val="nil"/>
                  <w:left w:val="nil"/>
                  <w:bottom w:val="nil"/>
                  <w:right w:val="nil"/>
                </w:tcBorders>
                <w:noWrap/>
                <w:tcMar>
                  <w:top w:w="15" w:type="dxa"/>
                  <w:left w:w="15" w:type="dxa"/>
                  <w:bottom w:w="0" w:type="dxa"/>
                  <w:right w:w="15" w:type="dxa"/>
                </w:tcMar>
                <w:hideMark/>
              </w:tcPr>
            </w:tcPrChange>
          </w:tcPr>
          <w:p w14:paraId="45E4193D" w14:textId="1559FEF6" w:rsidR="00621432" w:rsidRPr="00015210" w:rsidDel="00FB0C54" w:rsidRDefault="00621432" w:rsidP="00A37FCE">
            <w:pPr>
              <w:jc w:val="center"/>
              <w:rPr>
                <w:del w:id="3748" w:author="Xin Li" w:date="2026-08-22T16:08:00Z" w16du:dateUtc="2026-08-22T08:08:00Z"/>
                <w:color w:val="000000"/>
                <w:sz w:val="20"/>
                <w:szCs w:val="20"/>
              </w:rPr>
            </w:pPr>
            <w:del w:id="3749" w:author="Xin Li" w:date="2026-08-22T16:08:00Z" w16du:dateUtc="2026-08-22T08:08:00Z">
              <w:r w:rsidRPr="00015210" w:rsidDel="00FB0C54">
                <w:rPr>
                  <w:color w:val="000000"/>
                  <w:sz w:val="20"/>
                  <w:szCs w:val="20"/>
                </w:rPr>
                <w:delText>√</w:delText>
              </w:r>
            </w:del>
          </w:p>
        </w:tc>
      </w:tr>
      <w:tr w:rsidR="00621432" w:rsidRPr="00015210" w:rsidDel="00FB0C54" w14:paraId="79CCDCFE" w14:textId="24C5806C" w:rsidTr="00417957">
        <w:trPr>
          <w:jc w:val="center"/>
          <w:del w:id="3750" w:author="Xin Li" w:date="2026-08-22T16:08:00Z"/>
          <w:trPrChange w:id="3751" w:author="Xin Li" w:date="2026-08-22T08:00:00Z" w16du:dateUtc="2026-08-22T00:00:00Z">
            <w:trPr>
              <w:trHeight w:val="320"/>
              <w:jc w:val="center"/>
            </w:trPr>
          </w:trPrChange>
        </w:trPr>
        <w:tc>
          <w:tcPr>
            <w:tcW w:w="1760" w:type="dxa"/>
            <w:tcBorders>
              <w:top w:val="nil"/>
              <w:left w:val="nil"/>
              <w:bottom w:val="nil"/>
              <w:right w:val="nil"/>
            </w:tcBorders>
            <w:noWrap/>
            <w:tcMar>
              <w:top w:w="15" w:type="dxa"/>
              <w:left w:w="15" w:type="dxa"/>
              <w:bottom w:w="0" w:type="dxa"/>
              <w:right w:w="15" w:type="dxa"/>
            </w:tcMar>
            <w:hideMark/>
            <w:tcPrChange w:id="3752" w:author="Xin Li" w:date="2026-08-22T08:00:00Z" w16du:dateUtc="2026-08-22T00:00:00Z">
              <w:tcPr>
                <w:tcW w:w="1760" w:type="dxa"/>
                <w:tcBorders>
                  <w:top w:val="nil"/>
                  <w:left w:val="nil"/>
                  <w:bottom w:val="nil"/>
                  <w:right w:val="nil"/>
                </w:tcBorders>
                <w:noWrap/>
                <w:tcMar>
                  <w:top w:w="15" w:type="dxa"/>
                  <w:left w:w="15" w:type="dxa"/>
                  <w:bottom w:w="0" w:type="dxa"/>
                  <w:right w:w="15" w:type="dxa"/>
                </w:tcMar>
                <w:hideMark/>
              </w:tcPr>
            </w:tcPrChange>
          </w:tcPr>
          <w:p w14:paraId="21A70B8E" w14:textId="027C6C51" w:rsidR="00621432" w:rsidRPr="00015210" w:rsidDel="00FB0C54" w:rsidRDefault="00621432" w:rsidP="00A37FCE">
            <w:pPr>
              <w:rPr>
                <w:del w:id="3753" w:author="Xin Li" w:date="2026-08-22T16:08:00Z" w16du:dateUtc="2026-08-22T08:08:00Z"/>
                <w:color w:val="000000"/>
                <w:sz w:val="20"/>
                <w:szCs w:val="20"/>
              </w:rPr>
            </w:pPr>
            <w:del w:id="3754" w:author="Xin Li" w:date="2026-08-22T16:08:00Z" w16du:dateUtc="2026-08-22T08:08:00Z">
              <w:r w:rsidRPr="00015210" w:rsidDel="00FB0C54">
                <w:rPr>
                  <w:color w:val="000000"/>
                  <w:sz w:val="20"/>
                  <w:szCs w:val="20"/>
                </w:rPr>
                <w:delText>question timing FE</w:delText>
              </w:r>
            </w:del>
          </w:p>
        </w:tc>
        <w:tc>
          <w:tcPr>
            <w:tcW w:w="3660" w:type="dxa"/>
            <w:tcBorders>
              <w:top w:val="nil"/>
              <w:left w:val="nil"/>
              <w:bottom w:val="nil"/>
              <w:right w:val="nil"/>
            </w:tcBorders>
            <w:noWrap/>
            <w:tcMar>
              <w:top w:w="15" w:type="dxa"/>
              <w:left w:w="15" w:type="dxa"/>
              <w:bottom w:w="0" w:type="dxa"/>
              <w:right w:w="15" w:type="dxa"/>
            </w:tcMar>
            <w:hideMark/>
            <w:tcPrChange w:id="3755" w:author="Xin Li" w:date="2026-08-22T08:00:00Z" w16du:dateUtc="2026-08-22T00:00:00Z">
              <w:tcPr>
                <w:tcW w:w="3660" w:type="dxa"/>
                <w:tcBorders>
                  <w:top w:val="nil"/>
                  <w:left w:val="nil"/>
                  <w:bottom w:val="nil"/>
                  <w:right w:val="nil"/>
                </w:tcBorders>
                <w:noWrap/>
                <w:tcMar>
                  <w:top w:w="15" w:type="dxa"/>
                  <w:left w:w="15" w:type="dxa"/>
                  <w:bottom w:w="0" w:type="dxa"/>
                  <w:right w:w="15" w:type="dxa"/>
                </w:tcMar>
                <w:hideMark/>
              </w:tcPr>
            </w:tcPrChange>
          </w:tcPr>
          <w:p w14:paraId="207313D7" w14:textId="06CA9512" w:rsidR="00621432" w:rsidRPr="00015210" w:rsidDel="00FB0C54" w:rsidRDefault="00621432" w:rsidP="00A37FCE">
            <w:pPr>
              <w:jc w:val="center"/>
              <w:rPr>
                <w:del w:id="3756" w:author="Xin Li" w:date="2026-08-22T16:08:00Z" w16du:dateUtc="2026-08-22T08:08:00Z"/>
                <w:color w:val="000000"/>
                <w:sz w:val="20"/>
                <w:szCs w:val="20"/>
              </w:rPr>
            </w:pPr>
            <w:del w:id="3757" w:author="Xin Li" w:date="2026-08-22T16:08:00Z" w16du:dateUtc="2026-08-22T08:08:00Z">
              <w:r w:rsidRPr="00015210" w:rsidDel="00FB0C54">
                <w:rPr>
                  <w:color w:val="000000"/>
                  <w:sz w:val="20"/>
                  <w:szCs w:val="20"/>
                </w:rPr>
                <w:delText>√</w:delText>
              </w:r>
            </w:del>
          </w:p>
        </w:tc>
      </w:tr>
      <w:tr w:rsidR="00621432" w:rsidRPr="00015210" w:rsidDel="00FB0C54" w14:paraId="12F32C92" w14:textId="2B6B0B81" w:rsidTr="00417957">
        <w:trPr>
          <w:jc w:val="center"/>
          <w:del w:id="3758" w:author="Xin Li" w:date="2026-08-22T16:08:00Z"/>
          <w:trPrChange w:id="3759" w:author="Xin Li" w:date="2026-08-22T08:00:00Z" w16du:dateUtc="2026-08-22T00:00:00Z">
            <w:trPr>
              <w:trHeight w:val="320"/>
              <w:jc w:val="center"/>
            </w:trPr>
          </w:trPrChange>
        </w:trPr>
        <w:tc>
          <w:tcPr>
            <w:tcW w:w="1760" w:type="dxa"/>
            <w:tcBorders>
              <w:top w:val="nil"/>
              <w:left w:val="nil"/>
              <w:bottom w:val="single" w:sz="4" w:space="0" w:color="auto"/>
              <w:right w:val="nil"/>
            </w:tcBorders>
            <w:noWrap/>
            <w:tcMar>
              <w:top w:w="15" w:type="dxa"/>
              <w:left w:w="15" w:type="dxa"/>
              <w:bottom w:w="0" w:type="dxa"/>
              <w:right w:w="15" w:type="dxa"/>
            </w:tcMar>
            <w:hideMark/>
            <w:tcPrChange w:id="3760" w:author="Xin Li" w:date="2026-08-22T08:00:00Z" w16du:dateUtc="2026-08-22T00:00:00Z">
              <w:tcPr>
                <w:tcW w:w="1760" w:type="dxa"/>
                <w:tcBorders>
                  <w:top w:val="nil"/>
                  <w:left w:val="nil"/>
                  <w:bottom w:val="single" w:sz="4" w:space="0" w:color="auto"/>
                  <w:right w:val="nil"/>
                </w:tcBorders>
                <w:noWrap/>
                <w:tcMar>
                  <w:top w:w="15" w:type="dxa"/>
                  <w:left w:w="15" w:type="dxa"/>
                  <w:bottom w:w="0" w:type="dxa"/>
                  <w:right w:w="15" w:type="dxa"/>
                </w:tcMar>
                <w:hideMark/>
              </w:tcPr>
            </w:tcPrChange>
          </w:tcPr>
          <w:p w14:paraId="4346FDD3" w14:textId="71611CA2" w:rsidR="00621432" w:rsidRPr="00015210" w:rsidDel="00FB0C54" w:rsidRDefault="00621432" w:rsidP="00A37FCE">
            <w:pPr>
              <w:rPr>
                <w:del w:id="3761" w:author="Xin Li" w:date="2026-08-22T16:08:00Z" w16du:dateUtc="2026-08-22T08:08:00Z"/>
                <w:color w:val="000000"/>
                <w:sz w:val="20"/>
                <w:szCs w:val="20"/>
              </w:rPr>
            </w:pPr>
            <w:del w:id="3762" w:author="Xin Li" w:date="2026-08-22T16:08:00Z" w16du:dateUtc="2026-08-22T08:08:00Z">
              <w:r w:rsidRPr="00015210" w:rsidDel="00FB0C54">
                <w:rPr>
                  <w:color w:val="000000"/>
                  <w:sz w:val="20"/>
                  <w:szCs w:val="20"/>
                </w:rPr>
                <w:delText>N</w:delText>
              </w:r>
            </w:del>
          </w:p>
        </w:tc>
        <w:tc>
          <w:tcPr>
            <w:tcW w:w="3660" w:type="dxa"/>
            <w:tcBorders>
              <w:top w:val="nil"/>
              <w:left w:val="nil"/>
              <w:bottom w:val="single" w:sz="4" w:space="0" w:color="auto"/>
              <w:right w:val="nil"/>
            </w:tcBorders>
            <w:noWrap/>
            <w:tcMar>
              <w:top w:w="15" w:type="dxa"/>
              <w:left w:w="15" w:type="dxa"/>
              <w:bottom w:w="0" w:type="dxa"/>
              <w:right w:w="15" w:type="dxa"/>
            </w:tcMar>
            <w:hideMark/>
            <w:tcPrChange w:id="3763" w:author="Xin Li" w:date="2026-08-22T08:00:00Z" w16du:dateUtc="2026-08-22T00:00:00Z">
              <w:tcPr>
                <w:tcW w:w="3660" w:type="dxa"/>
                <w:tcBorders>
                  <w:top w:val="nil"/>
                  <w:left w:val="nil"/>
                  <w:bottom w:val="single" w:sz="4" w:space="0" w:color="auto"/>
                  <w:right w:val="nil"/>
                </w:tcBorders>
                <w:noWrap/>
                <w:tcMar>
                  <w:top w:w="15" w:type="dxa"/>
                  <w:left w:w="15" w:type="dxa"/>
                  <w:bottom w:w="0" w:type="dxa"/>
                  <w:right w:w="15" w:type="dxa"/>
                </w:tcMar>
                <w:hideMark/>
              </w:tcPr>
            </w:tcPrChange>
          </w:tcPr>
          <w:p w14:paraId="158463BE" w14:textId="46C26A0B" w:rsidR="00621432" w:rsidRPr="00015210" w:rsidDel="00FB0C54" w:rsidRDefault="00621432" w:rsidP="00A37FCE">
            <w:pPr>
              <w:jc w:val="center"/>
              <w:rPr>
                <w:del w:id="3764" w:author="Xin Li" w:date="2026-08-22T16:08:00Z" w16du:dateUtc="2026-08-22T08:08:00Z"/>
                <w:color w:val="000000"/>
                <w:sz w:val="20"/>
                <w:szCs w:val="20"/>
              </w:rPr>
            </w:pPr>
            <w:del w:id="3765" w:author="Xin Li" w:date="2026-08-22T16:08:00Z" w16du:dateUtc="2026-08-22T08:08:00Z">
              <w:r w:rsidRPr="00015210" w:rsidDel="00FB0C54">
                <w:rPr>
                  <w:color w:val="000000"/>
                  <w:sz w:val="20"/>
                  <w:szCs w:val="20"/>
                </w:rPr>
                <w:delText>2,748</w:delText>
              </w:r>
            </w:del>
          </w:p>
        </w:tc>
      </w:tr>
    </w:tbl>
    <w:p w14:paraId="16018787" w14:textId="5D69D335" w:rsidR="00621432" w:rsidRPr="00015210" w:rsidDel="00FB0C54" w:rsidRDefault="00621432" w:rsidP="00621432">
      <w:pPr>
        <w:pStyle w:val="Notes"/>
        <w:rPr>
          <w:del w:id="3766" w:author="Xin Li" w:date="2026-08-22T16:08:00Z" w16du:dateUtc="2026-08-22T08:08:00Z"/>
        </w:rPr>
      </w:pPr>
      <w:del w:id="3767" w:author="Xin Li" w:date="2026-08-22T16:08:00Z" w16du:dateUtc="2026-08-22T08:08:00Z">
        <w:r w:rsidRPr="00015210" w:rsidDel="00FB0C54">
          <w:rPr>
            <w:i/>
            <w:iCs/>
          </w:rPr>
          <w:delText xml:space="preserve"> Notes.</w:delText>
        </w:r>
        <w:r w:rsidRPr="00015210" w:rsidDel="00FB0C54">
          <w:delText xml:space="preserve"> Standard errors in parentheses. </w:delText>
        </w:r>
        <w:r w:rsidRPr="00015210" w:rsidDel="00FB0C54">
          <w:rPr>
            <w:rFonts w:ascii="Courier New" w:hAnsi="Courier New" w:cs="Courier New"/>
          </w:rPr>
          <w:delText>.</w:delText>
        </w:r>
        <w:r w:rsidRPr="00015210" w:rsidDel="00FB0C54">
          <w:delText xml:space="preserve"> p&lt;0.1, </w:delText>
        </w:r>
        <w:r w:rsidRPr="00015210" w:rsidDel="00FB0C54">
          <w:rPr>
            <w:rFonts w:ascii="Courier New" w:hAnsi="Courier New" w:cs="Courier New"/>
          </w:rPr>
          <w:delText>*</w:delText>
        </w:r>
        <w:r w:rsidRPr="00015210" w:rsidDel="00FB0C54">
          <w:delText xml:space="preserve"> p&lt;0.05, </w:delText>
        </w:r>
        <w:r w:rsidRPr="00015210" w:rsidDel="00FB0C54">
          <w:rPr>
            <w:rFonts w:ascii="Courier New" w:hAnsi="Courier New" w:cs="Courier New"/>
          </w:rPr>
          <w:delText>**</w:delText>
        </w:r>
        <w:r w:rsidRPr="00015210" w:rsidDel="00FB0C54">
          <w:delText xml:space="preserve"> p&lt;0.01, </w:delText>
        </w:r>
        <w:r w:rsidRPr="00015210" w:rsidDel="00FB0C54">
          <w:rPr>
            <w:rFonts w:ascii="Courier New" w:hAnsi="Courier New" w:cs="Courier New"/>
          </w:rPr>
          <w:delText>***</w:delText>
        </w:r>
        <w:r w:rsidRPr="00015210" w:rsidDel="00FB0C54">
          <w:delText xml:space="preserve"> p&lt;0.001. The sample includes questions with at least one answer.</w:delText>
        </w:r>
      </w:del>
    </w:p>
    <w:p w14:paraId="59FAC45B" w14:textId="0383E192" w:rsidR="00C1485A" w:rsidRPr="00015210" w:rsidRDefault="00C1485A" w:rsidP="000E4EEB">
      <w:pPr>
        <w:pStyle w:val="Heading3"/>
      </w:pPr>
      <w:bookmarkStart w:id="3768" w:name="OLE_LINK17"/>
      <w:r w:rsidRPr="00015210">
        <w:rPr>
          <w:lang w:eastAsia="zh-CN"/>
        </w:rPr>
        <w:t>W</w:t>
      </w:r>
      <w:r w:rsidRPr="00015210">
        <w:t xml:space="preserve">hy </w:t>
      </w:r>
      <w:r w:rsidRPr="00015210">
        <w:rPr>
          <w:lang w:eastAsia="zh-CN"/>
        </w:rPr>
        <w:t>L</w:t>
      </w:r>
      <w:r w:rsidRPr="00015210">
        <w:t xml:space="preserve">ength </w:t>
      </w:r>
      <w:r w:rsidRPr="00015210">
        <w:rPr>
          <w:lang w:eastAsia="zh-CN"/>
        </w:rPr>
        <w:t>R</w:t>
      </w:r>
      <w:r w:rsidRPr="00015210">
        <w:t xml:space="preserve">educes </w:t>
      </w:r>
      <w:r w:rsidRPr="00015210">
        <w:rPr>
          <w:lang w:eastAsia="zh-CN"/>
        </w:rPr>
        <w:t>C</w:t>
      </w:r>
      <w:r w:rsidRPr="00015210">
        <w:t>ontribution</w:t>
      </w:r>
      <w:r w:rsidRPr="00015210">
        <w:rPr>
          <w:lang w:eastAsia="zh-CN"/>
        </w:rPr>
        <w:t xml:space="preserve"> (H2)</w:t>
      </w:r>
    </w:p>
    <w:p w14:paraId="32F3D53C" w14:textId="32CEDDED" w:rsidR="00B35552" w:rsidRPr="00B35552" w:rsidRDefault="00B35552">
      <w:pPr>
        <w:pStyle w:val="Paragraph0"/>
        <w:rPr>
          <w:ins w:id="3769" w:author="Prof. LIU Ben" w:date="2026-08-26T12:42:00Z" w16du:dateUtc="2026-08-26T04:42:00Z"/>
          <w:rPrChange w:id="3770" w:author="Prof. LIU Ben" w:date="2026-08-26T12:43:00Z" w16du:dateUtc="2026-08-26T04:43:00Z">
            <w:rPr>
              <w:ins w:id="3771" w:author="Prof. LIU Ben" w:date="2026-08-26T12:42:00Z" w16du:dateUtc="2026-08-26T04:42:00Z"/>
              <w:color w:val="000000"/>
            </w:rPr>
          </w:rPrChange>
        </w:rPr>
        <w:pPrChange w:id="3772" w:author="Prof. LIU Ben" w:date="2026-08-26T12:43:00Z" w16du:dateUtc="2026-08-26T04:43:00Z">
          <w:pPr>
            <w:spacing w:before="100" w:beforeAutospacing="1" w:after="100" w:afterAutospacing="1"/>
          </w:pPr>
        </w:pPrChange>
      </w:pPr>
      <w:ins w:id="3773" w:author="Prof. LIU Ben" w:date="2026-08-26T12:42:00Z" w16du:dateUtc="2026-08-26T04:42:00Z">
        <w:r w:rsidRPr="00B35552">
          <w:rPr>
            <w:rPrChange w:id="3774" w:author="Prof. LIU Ben" w:date="2026-08-26T12:43:00Z" w16du:dateUtc="2026-08-26T04:43:00Z">
              <w:rPr>
                <w:color w:val="000000"/>
              </w:rPr>
            </w:rPrChange>
          </w:rPr>
          <w:lastRenderedPageBreak/>
          <w:t xml:space="preserve">The length slope shows that as the AI answer gets longer, its presence under the question becomes more of a deterrent to human contribution. In our theoretical development we argued that entry is a fast, System 1 decision, shaped by cues that can be taken in at a glance, such as the AI label and the length of the answer. </w:t>
        </w:r>
      </w:ins>
      <w:ins w:id="3775" w:author="Prof. LIU Ben" w:date="2026-08-26T12:43:00Z" w16du:dateUtc="2026-08-26T04:43:00Z">
        <w:r>
          <w:t>I</w:t>
        </w:r>
      </w:ins>
      <w:ins w:id="3776" w:author="Prof. LIU Ben" w:date="2026-08-26T12:42:00Z" w16du:dateUtc="2026-08-26T04:42:00Z">
        <w:r w:rsidRPr="00B35552">
          <w:rPr>
            <w:rPrChange w:id="3777" w:author="Prof. LIU Ben" w:date="2026-08-26T12:43:00Z" w16du:dateUtc="2026-08-26T04:43:00Z">
              <w:rPr>
                <w:color w:val="000000"/>
              </w:rPr>
            </w:rPrChange>
          </w:rPr>
          <w:t>n this account, length deters through a coverage signal: because the answerer does not carefully read and evaluate the AI answer before deciding, they read its length as a cue for coverage, that is, how much ground the answer already addresses, and stay out when little untouched ground appears to be left. This section probes that account against the most natural alternative.</w:t>
        </w:r>
      </w:ins>
    </w:p>
    <w:p w14:paraId="4F48283A" w14:textId="24B60287" w:rsidR="00B35552" w:rsidRPr="00B35552" w:rsidRDefault="00B35552">
      <w:pPr>
        <w:pStyle w:val="Paragraph0"/>
        <w:rPr>
          <w:ins w:id="3778" w:author="Prof. LIU Ben" w:date="2026-08-26T12:42:00Z" w16du:dateUtc="2026-08-26T04:42:00Z"/>
          <w:rPrChange w:id="3779" w:author="Prof. LIU Ben" w:date="2026-08-26T12:43:00Z" w16du:dateUtc="2026-08-26T04:43:00Z">
            <w:rPr>
              <w:ins w:id="3780" w:author="Prof. LIU Ben" w:date="2026-08-26T12:42:00Z" w16du:dateUtc="2026-08-26T04:42:00Z"/>
              <w:color w:val="000000"/>
            </w:rPr>
          </w:rPrChange>
        </w:rPr>
        <w:pPrChange w:id="3781" w:author="Prof. LIU Ben" w:date="2026-08-26T12:43:00Z" w16du:dateUtc="2026-08-26T04:43:00Z">
          <w:pPr>
            <w:spacing w:before="100" w:beforeAutospacing="1" w:after="100" w:afterAutospacing="1"/>
          </w:pPr>
        </w:pPrChange>
      </w:pPr>
      <w:ins w:id="3782" w:author="Prof. LIU Ben" w:date="2026-08-26T12:42:00Z" w16du:dateUtc="2026-08-26T04:42:00Z">
        <w:r w:rsidRPr="00B35552">
          <w:rPr>
            <w:rPrChange w:id="3783" w:author="Prof. LIU Ben" w:date="2026-08-26T12:43:00Z" w16du:dateUtc="2026-08-26T04:43:00Z">
              <w:rPr>
                <w:color w:val="000000"/>
              </w:rPr>
            </w:rPrChange>
          </w:rPr>
          <w:t>That alternative is a quality signal. Rather than reading length as a proxy for coverage, the answerer might read it as a proxy for how good the AI answer is</w:t>
        </w:r>
      </w:ins>
      <w:ins w:id="3784" w:author="Prof. LIU Ben" w:date="2026-08-26T12:44:00Z" w16du:dateUtc="2026-08-26T04:44:00Z">
        <w:r>
          <w:t>.</w:t>
        </w:r>
      </w:ins>
      <w:ins w:id="3785" w:author="Prof. LIU Ben" w:date="2026-08-26T12:42:00Z" w16du:dateUtc="2026-08-26T04:42:00Z">
        <w:r w:rsidRPr="00B35552">
          <w:rPr>
            <w:rPrChange w:id="3786" w:author="Prof. LIU Ben" w:date="2026-08-26T12:43:00Z" w16du:dateUtc="2026-08-26T04:43:00Z">
              <w:rPr>
                <w:color w:val="000000"/>
              </w:rPr>
            </w:rPrChange>
          </w:rPr>
          <w:t xml:space="preserve"> </w:t>
        </w:r>
      </w:ins>
      <w:ins w:id="3787" w:author="Prof. LIU Ben" w:date="2026-08-26T12:44:00Z" w16du:dateUtc="2026-08-26T04:44:00Z">
        <w:r>
          <w:t>A</w:t>
        </w:r>
      </w:ins>
      <w:ins w:id="3788" w:author="Prof. LIU Ben" w:date="2026-08-26T12:42:00Z" w16du:dateUtc="2026-08-26T04:42:00Z">
        <w:r w:rsidRPr="00B35552">
          <w:rPr>
            <w:rPrChange w:id="3789" w:author="Prof. LIU Ben" w:date="2026-08-26T12:43:00Z" w16du:dateUtc="2026-08-26T04:43:00Z">
              <w:rPr>
                <w:color w:val="000000"/>
              </w:rPr>
            </w:rPrChange>
          </w:rPr>
          <w:t xml:space="preserve"> longer answer seems more thorough and authoritative, </w:t>
        </w:r>
      </w:ins>
      <w:ins w:id="3790" w:author="Prof. LIU Ben" w:date="2026-08-26T12:44:00Z" w16du:dateUtc="2026-08-26T04:44:00Z">
        <w:r>
          <w:t>which signals</w:t>
        </w:r>
      </w:ins>
      <w:ins w:id="3791" w:author="Prof. LIU Ben" w:date="2026-08-26T12:42:00Z" w16du:dateUtc="2026-08-26T04:42:00Z">
        <w:r w:rsidRPr="00B35552">
          <w:rPr>
            <w:rPrChange w:id="3792" w:author="Prof. LIU Ben" w:date="2026-08-26T12:43:00Z" w16du:dateUtc="2026-08-26T04:43:00Z">
              <w:rPr>
                <w:color w:val="000000"/>
              </w:rPr>
            </w:rPrChange>
          </w:rPr>
          <w:t xml:space="preserve"> a high bar that would be hard to outperform. Both accounts are consistent with the competition lens and both work through length. </w:t>
        </w:r>
      </w:ins>
      <w:ins w:id="3793" w:author="Prof. LIU Ben" w:date="2026-08-26T12:45:00Z" w16du:dateUtc="2026-08-26T04:45:00Z">
        <w:r>
          <w:t>Here, w</w:t>
        </w:r>
      </w:ins>
      <w:ins w:id="3794" w:author="Prof. LIU Ben" w:date="2026-08-26T12:42:00Z" w16du:dateUtc="2026-08-26T04:42:00Z">
        <w:r w:rsidRPr="00B35552">
          <w:rPr>
            <w:rPrChange w:id="3795" w:author="Prof. LIU Ben" w:date="2026-08-26T12:43:00Z" w16du:dateUtc="2026-08-26T04:43:00Z">
              <w:rPr>
                <w:color w:val="000000"/>
              </w:rPr>
            </w:rPrChange>
          </w:rPr>
          <w:t>e look past length to the two features it might be standing in for.</w:t>
        </w:r>
      </w:ins>
    </w:p>
    <w:p w14:paraId="1E3C1336" w14:textId="33EFC1BA" w:rsidR="00B35552" w:rsidRPr="00B35552" w:rsidRDefault="00B35552">
      <w:pPr>
        <w:pStyle w:val="Paragraph0"/>
        <w:rPr>
          <w:ins w:id="3796" w:author="Prof. LIU Ben" w:date="2026-08-26T12:42:00Z" w16du:dateUtc="2026-08-26T04:42:00Z"/>
          <w:rPrChange w:id="3797" w:author="Prof. LIU Ben" w:date="2026-08-26T12:43:00Z" w16du:dateUtc="2026-08-26T04:43:00Z">
            <w:rPr>
              <w:ins w:id="3798" w:author="Prof. LIU Ben" w:date="2026-08-26T12:42:00Z" w16du:dateUtc="2026-08-26T04:42:00Z"/>
              <w:color w:val="000000"/>
            </w:rPr>
          </w:rPrChange>
        </w:rPr>
        <w:pPrChange w:id="3799" w:author="Prof. LIU Ben" w:date="2026-08-26T12:43:00Z" w16du:dateUtc="2026-08-26T04:43:00Z">
          <w:pPr>
            <w:spacing w:before="100" w:beforeAutospacing="1" w:after="100" w:afterAutospacing="1"/>
          </w:pPr>
        </w:pPrChange>
      </w:pPr>
      <w:ins w:id="3800" w:author="Prof. LIU Ben" w:date="2026-08-26T12:42:00Z" w16du:dateUtc="2026-08-26T04:42:00Z">
        <w:r w:rsidRPr="00B35552">
          <w:rPr>
            <w:rPrChange w:id="3801" w:author="Prof. LIU Ben" w:date="2026-08-26T12:43:00Z" w16du:dateUtc="2026-08-26T04:43:00Z">
              <w:rPr>
                <w:color w:val="000000"/>
              </w:rPr>
            </w:rPrChange>
          </w:rPr>
          <w:t xml:space="preserve">The distinction that </w:t>
        </w:r>
      </w:ins>
      <w:ins w:id="3802" w:author="Prof. LIU Ben" w:date="2026-08-26T12:45:00Z" w16du:dateUtc="2026-08-26T04:45:00Z">
        <w:r>
          <w:t>allows</w:t>
        </w:r>
      </w:ins>
      <w:ins w:id="3803" w:author="Prof. LIU Ben" w:date="2026-08-26T12:42:00Z" w16du:dateUtc="2026-08-26T04:42:00Z">
        <w:r w:rsidRPr="00B35552">
          <w:rPr>
            <w:rPrChange w:id="3804" w:author="Prof. LIU Ben" w:date="2026-08-26T12:43:00Z" w16du:dateUtc="2026-08-26T04:43:00Z">
              <w:rPr>
                <w:color w:val="000000"/>
              </w:rPr>
            </w:rPrChange>
          </w:rPr>
          <w:t xml:space="preserve"> us </w:t>
        </w:r>
      </w:ins>
      <w:ins w:id="3805" w:author="Prof. LIU Ben" w:date="2026-08-26T12:45:00Z" w16du:dateUtc="2026-08-26T04:45:00Z">
        <w:r>
          <w:t xml:space="preserve">to </w:t>
        </w:r>
      </w:ins>
      <w:ins w:id="3806" w:author="Prof. LIU Ben" w:date="2026-08-26T12:42:00Z" w16du:dateUtc="2026-08-26T04:42:00Z">
        <w:r w:rsidRPr="00B35552">
          <w:rPr>
            <w:rPrChange w:id="3807" w:author="Prof. LIU Ben" w:date="2026-08-26T12:43:00Z" w16du:dateUtc="2026-08-26T04:43:00Z">
              <w:rPr>
                <w:color w:val="000000"/>
              </w:rPr>
            </w:rPrChange>
          </w:rPr>
          <w:t>separate the accounts is whether each underlying feature is itself available at a glance. Coverage is.</w:t>
        </w:r>
      </w:ins>
      <w:ins w:id="3808" w:author="Prof. LIU Ben" w:date="2026-08-26T12:45:00Z" w16du:dateUtc="2026-08-26T04:45:00Z">
        <w:r>
          <w:t xml:space="preserve"> </w:t>
        </w:r>
      </w:ins>
      <w:ins w:id="3809" w:author="Prof. LIU Ben" w:date="2026-08-26T12:42:00Z" w16du:dateUtc="2026-08-26T04:42:00Z">
        <w:r w:rsidRPr="00B35552">
          <w:rPr>
            <w:rPrChange w:id="3810" w:author="Prof. LIU Ben" w:date="2026-08-26T12:43:00Z" w16du:dateUtc="2026-08-26T04:43:00Z">
              <w:rPr>
                <w:color w:val="000000"/>
              </w:rPr>
            </w:rPrChange>
          </w:rPr>
          <w:t xml:space="preserve">An answerer can gauge roughly how much ground an answer spans by scanning its surface, such as its structure, its headers, or the number of distinct points it lays out, without reading it closely or judging whether it is correct. This is made easier still by the way AI answers are typically formatted: they are well-structured, with each distinct point or topic set out as its own bullet point or separate paragraph, so the breadth of what is covered is legible at a glance, almost countable, without any close reading. In this sense coverage is a glance-level cue, much like length, and a sharper one, because it tracks breadth directly. Quality is different. Deciding whether an answer is actually good requires the kind of careful, deliberate reading that a fast entry decision does not involve. This yields distinct predictions. If </w:t>
        </w:r>
        <w:r w:rsidRPr="00B35552">
          <w:rPr>
            <w:rPrChange w:id="3811" w:author="Prof. LIU Ben" w:date="2026-08-26T12:43:00Z" w16du:dateUtc="2026-08-26T04:43:00Z">
              <w:rPr>
                <w:color w:val="000000"/>
              </w:rPr>
            </w:rPrChange>
          </w:rPr>
          <w:lastRenderedPageBreak/>
          <w:t>the deterrence runs through coverage, then a feature that is visible at a glance, the actual coverage of the answer should be associated with less entry. If instead it runs through quality, then actual quality should be, even though it is not something the answerer can assess at a glance.</w:t>
        </w:r>
      </w:ins>
    </w:p>
    <w:p w14:paraId="01B9C5CE" w14:textId="0527C17E" w:rsidR="00B35552" w:rsidRPr="00B35552" w:rsidRDefault="00B35552">
      <w:pPr>
        <w:pStyle w:val="Paragraph0"/>
        <w:rPr>
          <w:ins w:id="3812" w:author="Prof. LIU Ben" w:date="2026-08-26T12:42:00Z" w16du:dateUtc="2026-08-26T04:42:00Z"/>
          <w:rPrChange w:id="3813" w:author="Prof. LIU Ben" w:date="2026-08-26T12:43:00Z" w16du:dateUtc="2026-08-26T04:43:00Z">
            <w:rPr>
              <w:ins w:id="3814" w:author="Prof. LIU Ben" w:date="2026-08-26T12:42:00Z" w16du:dateUtc="2026-08-26T04:42:00Z"/>
              <w:color w:val="000000"/>
            </w:rPr>
          </w:rPrChange>
        </w:rPr>
        <w:pPrChange w:id="3815" w:author="Prof. LIU Ben" w:date="2026-08-26T12:43:00Z" w16du:dateUtc="2026-08-26T04:43:00Z">
          <w:pPr>
            <w:spacing w:before="100" w:beforeAutospacing="1" w:after="100" w:afterAutospacing="1"/>
          </w:pPr>
        </w:pPrChange>
      </w:pPr>
      <w:ins w:id="3816" w:author="Prof. LIU Ben" w:date="2026-08-26T12:42:00Z" w16du:dateUtc="2026-08-26T04:42:00Z">
        <w:r w:rsidRPr="00B35552">
          <w:rPr>
            <w:rPrChange w:id="3817" w:author="Prof. LIU Ben" w:date="2026-08-26T12:43:00Z" w16du:dateUtc="2026-08-26T04:43:00Z">
              <w:rPr>
                <w:color w:val="000000"/>
              </w:rPr>
            </w:rPrChange>
          </w:rPr>
          <w:t xml:space="preserve">Our main results already provide the first piece of evidence, and it points away from the quality account. The actual quality of the AI answer is not associated with the entry decision. If answerers were deterred by how good the answer is, higher actual quality should be linked to less entry, and it is not. We then test the coverage account directly by adding to the model the interaction between the AI indicator and coverage, measured as the </w:t>
        </w:r>
      </w:ins>
      <w:ins w:id="3818" w:author="Prof. LIU Ben" w:date="2026-08-26T12:48:00Z" w16du:dateUtc="2026-08-26T04:48:00Z">
        <w:r>
          <w:t>count</w:t>
        </w:r>
      </w:ins>
      <w:ins w:id="3819" w:author="Prof. LIU Ben" w:date="2026-08-26T12:42:00Z" w16du:dateUtc="2026-08-26T04:42:00Z">
        <w:r w:rsidRPr="00B35552">
          <w:rPr>
            <w:rPrChange w:id="3820" w:author="Prof. LIU Ben" w:date="2026-08-26T12:43:00Z" w16du:dateUtc="2026-08-26T04:43:00Z">
              <w:rPr>
                <w:color w:val="000000"/>
              </w:rPr>
            </w:rPrChange>
          </w:rPr>
          <w:t xml:space="preserve"> of distinct topics the AI answer covers. Two results follow. First, this coverage interaction is negative and significant, so answers that cover more ground are associated with less entry. Second, once coverage enters the model, the AI × length interaction shrinks in magnitude and falls to marginal significance. Length carried explanatory weight largely because it stood in for coverage. Once coverage is measured directly, coverage does the explanatory work and length adds little on its own.</w:t>
        </w:r>
      </w:ins>
    </w:p>
    <w:p w14:paraId="4EE61261" w14:textId="77777777" w:rsidR="00B35552" w:rsidRPr="00B35552" w:rsidRDefault="00B35552">
      <w:pPr>
        <w:pStyle w:val="Paragraph0"/>
        <w:rPr>
          <w:ins w:id="3821" w:author="Prof. LIU Ben" w:date="2026-08-26T12:42:00Z" w16du:dateUtc="2026-08-26T04:42:00Z"/>
          <w:rPrChange w:id="3822" w:author="Prof. LIU Ben" w:date="2026-08-26T12:43:00Z" w16du:dateUtc="2026-08-26T04:43:00Z">
            <w:rPr>
              <w:ins w:id="3823" w:author="Prof. LIU Ben" w:date="2026-08-26T12:42:00Z" w16du:dateUtc="2026-08-26T04:42:00Z"/>
              <w:color w:val="000000"/>
            </w:rPr>
          </w:rPrChange>
        </w:rPr>
        <w:pPrChange w:id="3824" w:author="Prof. LIU Ben" w:date="2026-08-26T12:43:00Z" w16du:dateUtc="2026-08-26T04:43:00Z">
          <w:pPr>
            <w:spacing w:before="100" w:beforeAutospacing="1" w:after="100" w:afterAutospacing="1"/>
          </w:pPr>
        </w:pPrChange>
      </w:pPr>
      <w:ins w:id="3825" w:author="Prof. LIU Ben" w:date="2026-08-26T12:42:00Z" w16du:dateUtc="2026-08-26T04:42:00Z">
        <w:r w:rsidRPr="00B35552">
          <w:rPr>
            <w:rPrChange w:id="3826" w:author="Prof. LIU Ben" w:date="2026-08-26T12:43:00Z" w16du:dateUtc="2026-08-26T04:43:00Z">
              <w:rPr>
                <w:color w:val="000000"/>
              </w:rPr>
            </w:rPrChange>
          </w:rPr>
          <w:t>One might worry that length and coverage are simply the same thing measured twice, in which case separating them would be meaningless. They are not. The correlation between length and coverage is only moderate (</w:t>
        </w:r>
        <w:commentRangeStart w:id="3827"/>
        <w:r w:rsidRPr="00B35552">
          <w:rPr>
            <w:rPrChange w:id="3828" w:author="Prof. LIU Ben" w:date="2026-08-26T12:43:00Z" w16du:dateUtc="2026-08-26T04:43:00Z">
              <w:rPr>
                <w:color w:val="000000"/>
              </w:rPr>
            </w:rPrChange>
          </w:rPr>
          <w:t>report the exact value here, [X]</w:t>
        </w:r>
      </w:ins>
      <w:commentRangeEnd w:id="3827"/>
      <w:r w:rsidRPr="00B35552">
        <w:rPr>
          <w:rStyle w:val="CommentReference"/>
          <w:sz w:val="24"/>
          <w:rPrChange w:id="3829" w:author="Prof. LIU Ben" w:date="2026-08-26T12:43:00Z" w16du:dateUtc="2026-08-26T04:43:00Z">
            <w:rPr>
              <w:rStyle w:val="CommentReference"/>
              <w:color w:val="000000"/>
              <w:sz w:val="24"/>
            </w:rPr>
          </w:rPrChange>
        </w:rPr>
        <w:commentReference w:id="3827"/>
      </w:r>
      <w:ins w:id="3830" w:author="Prof. LIU Ben" w:date="2026-08-26T12:42:00Z" w16du:dateUtc="2026-08-26T04:42:00Z">
        <w:r w:rsidRPr="00B35552">
          <w:rPr>
            <w:rPrChange w:id="3831" w:author="Prof. LIU Ben" w:date="2026-08-26T12:43:00Z" w16du:dateUtc="2026-08-26T04:43:00Z">
              <w:rPr>
                <w:color w:val="000000"/>
              </w:rPr>
            </w:rPrChange>
          </w:rPr>
          <w:t xml:space="preserve">). </w:t>
        </w:r>
        <w:r w:rsidRPr="000F64C3">
          <w:rPr>
            <w:highlight w:val="yellow"/>
            <w:rPrChange w:id="3832" w:author="Dylan CHEN" w:date="2026-08-26T14:57:00Z" w16du:dateUtc="2026-08-26T06:57:00Z">
              <w:rPr>
                <w:color w:val="000000"/>
              </w:rPr>
            </w:rPrChange>
          </w:rPr>
          <w:t>This is understandable, given that AI-generated content can be padded with extra words, filler sentences, or repetitive explanations that make the text longer without covering more ground.</w:t>
        </w:r>
        <w:r w:rsidRPr="00B35552">
          <w:rPr>
            <w:rPrChange w:id="3833" w:author="Prof. LIU Ben" w:date="2026-08-26T12:43:00Z" w16du:dateUtc="2026-08-26T04:43:00Z">
              <w:rPr>
                <w:color w:val="000000"/>
              </w:rPr>
            </w:rPrChange>
          </w:rPr>
          <w:t xml:space="preserve"> This moderate correlation is what makes the test informative. Length and coverage move together closely enough that length can serve as a readable cue for coverage, but they diverge enough that we can ask which of the two is more closely tied to the deterrence. The answer is coverage.</w:t>
        </w:r>
      </w:ins>
    </w:p>
    <w:p w14:paraId="6B5BE2F6" w14:textId="45CD5220" w:rsidR="00B35552" w:rsidRPr="00B35552" w:rsidRDefault="00B35552">
      <w:pPr>
        <w:pStyle w:val="Paragraph0"/>
        <w:rPr>
          <w:ins w:id="3834" w:author="Prof. LIU Ben" w:date="2026-08-26T12:42:00Z" w16du:dateUtc="2026-08-26T04:42:00Z"/>
          <w:rPrChange w:id="3835" w:author="Prof. LIU Ben" w:date="2026-08-26T12:43:00Z" w16du:dateUtc="2026-08-26T04:43:00Z">
            <w:rPr>
              <w:ins w:id="3836" w:author="Prof. LIU Ben" w:date="2026-08-26T12:42:00Z" w16du:dateUtc="2026-08-26T04:42:00Z"/>
              <w:color w:val="000000"/>
            </w:rPr>
          </w:rPrChange>
        </w:rPr>
        <w:pPrChange w:id="3837" w:author="Prof. LIU Ben" w:date="2026-08-26T12:43:00Z" w16du:dateUtc="2026-08-26T04:43:00Z">
          <w:pPr>
            <w:spacing w:before="100" w:beforeAutospacing="1" w:after="100" w:afterAutospacing="1"/>
          </w:pPr>
        </w:pPrChange>
      </w:pPr>
      <w:ins w:id="3838" w:author="Prof. LIU Ben" w:date="2026-08-26T12:42:00Z" w16du:dateUtc="2026-08-26T04:42:00Z">
        <w:r w:rsidRPr="00B35552">
          <w:rPr>
            <w:rPrChange w:id="3839" w:author="Prof. LIU Ben" w:date="2026-08-26T12:43:00Z" w16du:dateUtc="2026-08-26T04:43:00Z">
              <w:rPr>
                <w:color w:val="000000"/>
              </w:rPr>
            </w:rPrChange>
          </w:rPr>
          <w:t xml:space="preserve">Table 11 lays out this logic across three columns. Columns 1 and 2 reproduce our main </w:t>
        </w:r>
        <w:r w:rsidRPr="00B35552">
          <w:rPr>
            <w:rPrChange w:id="3840" w:author="Prof. LIU Ben" w:date="2026-08-26T12:43:00Z" w16du:dateUtc="2026-08-26T04:43:00Z">
              <w:rPr>
                <w:color w:val="000000"/>
              </w:rPr>
            </w:rPrChange>
          </w:rPr>
          <w:lastRenderedPageBreak/>
          <w:t>results. Column 1 includes only the interaction with answer length, which is negative and significant (-0.044, p&lt;0.01). Column 2 adds the interaction with answer quality. If the deterrence worked through the actual quality of the answer, then including quality should absorb the length effect. Instead the length interaction is essentially unchanged (-0.046, p&lt;0.001) and the quality interaction is insignificant, which does not support the quality</w:t>
        </w:r>
      </w:ins>
      <w:ins w:id="3841" w:author="Prof. LIU Ben" w:date="2026-08-26T12:51:00Z" w16du:dateUtc="2026-08-26T04:51:00Z">
        <w:r>
          <w:t>-signal</w:t>
        </w:r>
      </w:ins>
      <w:ins w:id="3842" w:author="Prof. LIU Ben" w:date="2026-08-26T12:42:00Z" w16du:dateUtc="2026-08-26T04:42:00Z">
        <w:r w:rsidRPr="00B35552">
          <w:rPr>
            <w:rPrChange w:id="3843" w:author="Prof. LIU Ben" w:date="2026-08-26T12:43:00Z" w16du:dateUtc="2026-08-26T04:43:00Z">
              <w:rPr>
                <w:color w:val="000000"/>
              </w:rPr>
            </w:rPrChange>
          </w:rPr>
          <w:t xml:space="preserve"> account. Column 3 replaces the quality interaction with the interaction with coverage. The coverage interaction is negative and significant (-0.007, p&lt;0.05), while the length interaction falls in magnitude and drops to marginal significance (-0.028, p&lt;0.1). Coverage absorbs much of the length effect</w:t>
        </w:r>
      </w:ins>
      <w:ins w:id="3844" w:author="Prof. LIU Ben" w:date="2026-08-26T12:50:00Z" w16du:dateUtc="2026-08-26T04:50:00Z">
        <w:r>
          <w:t>. This supports</w:t>
        </w:r>
      </w:ins>
      <w:ins w:id="3845" w:author="Prof. LIU Ben" w:date="2026-08-26T12:42:00Z" w16du:dateUtc="2026-08-26T04:42:00Z">
        <w:r w:rsidRPr="00B35552">
          <w:rPr>
            <w:rPrChange w:id="3846" w:author="Prof. LIU Ben" w:date="2026-08-26T12:43:00Z" w16du:dateUtc="2026-08-26T04:43:00Z">
              <w:rPr>
                <w:color w:val="000000"/>
              </w:rPr>
            </w:rPrChange>
          </w:rPr>
          <w:t xml:space="preserve"> the </w:t>
        </w:r>
      </w:ins>
      <w:ins w:id="3847" w:author="Prof. LIU Ben" w:date="2026-08-26T12:50:00Z" w16du:dateUtc="2026-08-26T04:50:00Z">
        <w:r>
          <w:t>c</w:t>
        </w:r>
      </w:ins>
      <w:ins w:id="3848" w:author="Prof. LIU Ben" w:date="2026-08-26T12:51:00Z" w16du:dateUtc="2026-08-26T04:51:00Z">
        <w:r>
          <w:t xml:space="preserve">overage-signal </w:t>
        </w:r>
      </w:ins>
      <w:ins w:id="3849" w:author="Prof. LIU Ben" w:date="2026-08-26T12:42:00Z" w16du:dateUtc="2026-08-26T04:42:00Z">
        <w:r w:rsidRPr="00B35552">
          <w:rPr>
            <w:rPrChange w:id="3850" w:author="Prof. LIU Ben" w:date="2026-08-26T12:43:00Z" w16du:dateUtc="2026-08-26T04:43:00Z">
              <w:rPr>
                <w:color w:val="000000"/>
              </w:rPr>
            </w:rPrChange>
          </w:rPr>
          <w:t>account.</w:t>
        </w:r>
      </w:ins>
    </w:p>
    <w:p w14:paraId="30DB9B75" w14:textId="3FD14D52" w:rsidR="00C1485A" w:rsidRPr="00015210" w:rsidDel="00B35552" w:rsidRDefault="00BF0DF5" w:rsidP="00BF0DF5">
      <w:pPr>
        <w:pStyle w:val="Paragraph0"/>
        <w:rPr>
          <w:del w:id="3851" w:author="Prof. LIU Ben" w:date="2026-08-26T12:11:00Z" w16du:dateUtc="2026-08-26T04:11:00Z"/>
        </w:rPr>
      </w:pPr>
      <w:del w:id="3852" w:author="Prof. LIU Ben" w:date="2026-08-26T12:11:00Z" w16du:dateUtc="2026-08-26T04:11:00Z">
        <w:r w:rsidRPr="00015210" w:rsidDel="00B35552">
          <w:delText>The length slope shows that as the AI answer gets longer, the consequence of having it under the question becomes more deterrent to human contribution. Our coverage account attributes this to breadth: a longer answer signals broader coverage and leaves less new ground for a human to cover. An alternative explanation attributes it to quality: greater length may signal a better answer that is harder to outperform. As Section 3.</w:delText>
        </w:r>
        <w:r w:rsidR="00647569" w:rsidRPr="00015210" w:rsidDel="00B35552">
          <w:delText>4</w:delText>
        </w:r>
        <w:r w:rsidRPr="00015210" w:rsidDel="00B35552">
          <w:delText xml:space="preserve">.2 argues, the answerer can </w:delText>
        </w:r>
        <w:r w:rsidR="00647569" w:rsidRPr="00015210" w:rsidDel="00B35552">
          <w:delText xml:space="preserve">not </w:delText>
        </w:r>
        <w:r w:rsidRPr="00015210" w:rsidDel="00B35552">
          <w:delText>assess quality at a glance and instead reads length as a cue for coverage, so we expect the length slope to reflect coverage rather than perceived quality. We test these against each other in Table 1</w:delText>
        </w:r>
      </w:del>
      <w:ins w:id="3853" w:author="Xin Li" w:date="2026-08-22T16:13:00Z" w16du:dateUtc="2026-08-22T08:13:00Z">
        <w:del w:id="3854" w:author="Prof. LIU Ben" w:date="2026-08-26T12:11:00Z" w16du:dateUtc="2026-08-26T04:11:00Z">
          <w:r w:rsidR="00717310" w:rsidDel="00B35552">
            <w:delText>1</w:delText>
          </w:r>
        </w:del>
      </w:ins>
      <w:del w:id="3855" w:author="Prof. LIU Ben" w:date="2026-08-26T12:11:00Z" w16du:dateUtc="2026-08-26T04:11:00Z">
        <w:r w:rsidR="004D1041" w:rsidRPr="00015210" w:rsidDel="00B35552">
          <w:delText>5</w:delText>
        </w:r>
        <w:r w:rsidRPr="00015210" w:rsidDel="00B35552">
          <w:delText>.</w:delText>
        </w:r>
      </w:del>
    </w:p>
    <w:p w14:paraId="0A3946D3" w14:textId="71B4C3E8" w:rsidR="00717310" w:rsidDel="00B35552" w:rsidRDefault="00C1485A" w:rsidP="00C1485A">
      <w:pPr>
        <w:pStyle w:val="Paragraph0"/>
        <w:rPr>
          <w:ins w:id="3856" w:author="Xin Li" w:date="2026-08-22T16:09:00Z" w16du:dateUtc="2026-08-22T08:09:00Z"/>
          <w:del w:id="3857" w:author="Prof. LIU Ben" w:date="2026-08-26T12:11:00Z" w16du:dateUtc="2026-08-26T04:11:00Z"/>
        </w:rPr>
      </w:pPr>
      <w:del w:id="3858" w:author="Prof. LIU Ben" w:date="2026-08-26T12:11:00Z" w16du:dateUtc="2026-08-26T04:11:00Z">
        <w:r w:rsidRPr="00015210" w:rsidDel="00B35552">
          <w:delText>Column 1 includes only the interaction with answer length, and this interaction is negative and significant (-0.044, p&lt;0.0</w:delText>
        </w:r>
        <w:r w:rsidR="00721D51" w:rsidRPr="00015210" w:rsidDel="00B35552">
          <w:delText>1</w:delText>
        </w:r>
        <w:r w:rsidRPr="00015210" w:rsidDel="00B35552">
          <w:delText>). Column 2 adds the interaction with answer quality. If the length effect operated through perceived quality, controlling for quality should absorb it. The length interaction is unchanged (-0.04</w:delText>
        </w:r>
        <w:r w:rsidR="00BF0DF5" w:rsidRPr="00015210" w:rsidDel="00B35552">
          <w:delText>6</w:delText>
        </w:r>
        <w:r w:rsidRPr="00015210" w:rsidDel="00B35552">
          <w:delText>, p&lt;0.</w:delText>
        </w:r>
        <w:r w:rsidR="00BF0DF5" w:rsidRPr="00015210" w:rsidDel="00B35552">
          <w:delText>0</w:delText>
        </w:r>
        <w:r w:rsidRPr="00015210" w:rsidDel="00B35552">
          <w:delText>0</w:delText>
        </w:r>
        <w:r w:rsidR="00721D51" w:rsidRPr="00015210" w:rsidDel="00B35552">
          <w:delText>1</w:delText>
        </w:r>
        <w:r w:rsidRPr="00015210" w:rsidDel="00B35552">
          <w:delText xml:space="preserve">), which does not support the perceived-quality explanation. </w:delText>
        </w:r>
      </w:del>
    </w:p>
    <w:p w14:paraId="06C37B76" w14:textId="52CF0599" w:rsidR="00797DC6" w:rsidRPr="00015210" w:rsidDel="00B35552" w:rsidRDefault="00C1485A" w:rsidP="00C1485A">
      <w:pPr>
        <w:pStyle w:val="Paragraph0"/>
        <w:rPr>
          <w:del w:id="3859" w:author="Prof. LIU Ben" w:date="2026-08-26T12:11:00Z" w16du:dateUtc="2026-08-26T04:11:00Z"/>
          <w:rFonts w:eastAsia="Times New Roman"/>
          <w:color w:val="000000"/>
          <w:szCs w:val="24"/>
        </w:rPr>
      </w:pPr>
      <w:del w:id="3860" w:author="Prof. LIU Ben" w:date="2026-08-26T12:11:00Z" w16du:dateUtc="2026-08-26T04:11:00Z">
        <w:r w:rsidRPr="00015210" w:rsidDel="00B35552">
          <w:delText xml:space="preserve">Column 3 </w:delText>
        </w:r>
      </w:del>
      <w:ins w:id="3861" w:author="Xin Li" w:date="2026-08-22T16:10:00Z" w16du:dateUtc="2026-08-22T08:10:00Z">
        <w:del w:id="3862" w:author="Prof. LIU Ben" w:date="2026-08-26T12:11:00Z" w16du:dateUtc="2026-08-26T04:11:00Z">
          <w:r w:rsidR="00717310" w:rsidDel="00B35552">
            <w:delText xml:space="preserve">conducts the mediation via </w:delText>
          </w:r>
        </w:del>
      </w:ins>
      <w:del w:id="3863" w:author="Prof. LIU Ben" w:date="2026-08-26T12:11:00Z" w16du:dateUtc="2026-08-26T04:11:00Z">
        <w:r w:rsidRPr="00015210" w:rsidDel="00B35552">
          <w:delText xml:space="preserve">instead adds the interaction with answer coverage. </w:delText>
        </w:r>
        <w:r w:rsidRPr="00015210" w:rsidDel="00B35552">
          <w:rPr>
            <w:rFonts w:eastAsia="Times New Roman"/>
            <w:color w:val="000000"/>
            <w:szCs w:val="24"/>
          </w:rPr>
          <w:delText xml:space="preserve">We measure </w:delText>
        </w:r>
      </w:del>
      <m:oMath>
        <m:r>
          <w:del w:id="3864" w:author="Prof. LIU Ben" w:date="2026-08-26T12:11:00Z" w16du:dateUtc="2026-08-26T04:11:00Z">
            <w:rPr>
              <w:rFonts w:ascii="Cambria Math" w:eastAsia="Times New Roman" w:hAnsi="Cambria Math"/>
              <w:szCs w:val="24"/>
            </w:rPr>
            <m:t>AnswerCoverag</m:t>
          </w:del>
        </m:r>
        <m:sSub>
          <m:sSubPr>
            <m:ctrlPr>
              <w:del w:id="3865" w:author="Prof. LIU Ben" w:date="2026-08-26T12:11:00Z" w16du:dateUtc="2026-08-26T04:11:00Z">
                <w:rPr>
                  <w:rFonts w:ascii="Cambria Math" w:eastAsia="Times New Roman" w:hAnsi="Cambria Math"/>
                  <w:szCs w:val="24"/>
                </w:rPr>
              </w:del>
            </m:ctrlPr>
          </m:sSubPr>
          <m:e>
            <m:r>
              <w:del w:id="3866" w:author="Prof. LIU Ben" w:date="2026-08-26T12:11:00Z" w16du:dateUtc="2026-08-26T04:11:00Z">
                <w:rPr>
                  <w:rFonts w:ascii="Cambria Math" w:eastAsia="Times New Roman" w:hAnsi="Cambria Math"/>
                  <w:szCs w:val="24"/>
                </w:rPr>
                <m:t>e</m:t>
              </w:del>
            </m:r>
          </m:e>
          <m:sub>
            <m:r>
              <w:del w:id="3867" w:author="Prof. LIU Ben" w:date="2026-08-26T12:11:00Z" w16du:dateUtc="2026-08-26T04:11:00Z">
                <w:rPr>
                  <w:rFonts w:ascii="Cambria Math" w:eastAsia="Times New Roman" w:hAnsi="Cambria Math"/>
                  <w:szCs w:val="24"/>
                </w:rPr>
                <m:t>i</m:t>
              </w:del>
            </m:r>
          </m:sub>
        </m:sSub>
      </m:oMath>
      <w:del w:id="3868" w:author="Prof. LIU Ben" w:date="2026-08-26T12:11:00Z" w16du:dateUtc="2026-08-26T04:11:00Z">
        <w:r w:rsidR="00827D2F" w:rsidRPr="00015210" w:rsidDel="00B35552">
          <w:rPr>
            <w:rFonts w:eastAsia="Times New Roman"/>
            <w:szCs w:val="24"/>
          </w:rPr>
          <w:delText xml:space="preserve"> </w:delText>
        </w:r>
        <w:r w:rsidRPr="00015210" w:rsidDel="00B35552">
          <w:rPr>
            <w:rFonts w:eastAsia="Times New Roman"/>
            <w:color w:val="000000"/>
            <w:szCs w:val="24"/>
          </w:rPr>
          <w:delText xml:space="preserve">as the number of bullet points in the </w:delText>
        </w:r>
        <w:r w:rsidR="007E01FF" w:rsidRPr="00015210" w:rsidDel="00B35552">
          <w:rPr>
            <w:rFonts w:eastAsia="Times New Roman"/>
            <w:color w:val="000000"/>
            <w:szCs w:val="24"/>
          </w:rPr>
          <w:delText>AI</w:delText>
        </w:r>
        <w:r w:rsidRPr="00015210" w:rsidDel="00B35552">
          <w:rPr>
            <w:rFonts w:eastAsia="Times New Roman"/>
            <w:color w:val="000000"/>
            <w:szCs w:val="24"/>
          </w:rPr>
          <w:delText xml:space="preserve"> answer. This count reflects the comprehensiveness and breadth of the content presented to potential contributors. </w:delText>
        </w:r>
        <w:r w:rsidRPr="00015210" w:rsidDel="00B35552">
          <w:delText>The interaction with coverage is negative and significant (-0.007, p&lt;0.05), and the length interaction falls in magnitude and drops to marginal significance (-0.028, p&lt;0.1). Coverage absorbs much of the length effect, which supports the explanation that longer answers deter contribution because they leave less room to add something new.</w:delText>
        </w:r>
      </w:del>
    </w:p>
    <w:p w14:paraId="4DE7AF78" w14:textId="301C6FBC" w:rsidR="00C1485A" w:rsidRPr="00015210" w:rsidRDefault="00C1485A" w:rsidP="00C1485A">
      <w:pPr>
        <w:pStyle w:val="TableFiguretitle"/>
      </w:pPr>
      <w:r w:rsidRPr="00015210">
        <w:t>Table 1</w:t>
      </w:r>
      <w:ins w:id="3869" w:author="Xin Li" w:date="2026-08-22T16:13:00Z" w16du:dateUtc="2026-08-22T08:13:00Z">
        <w:r w:rsidR="00717310">
          <w:t>1</w:t>
        </w:r>
      </w:ins>
      <w:del w:id="3870" w:author="Xin Li" w:date="2026-08-22T16:13:00Z" w16du:dateUtc="2026-08-22T08:13:00Z">
        <w:r w:rsidR="004D1041" w:rsidRPr="00015210" w:rsidDel="00717310">
          <w:delText>5</w:delText>
        </w:r>
      </w:del>
      <w:r w:rsidRPr="00015210">
        <w:t>. The role of answer coverage (H2)</w:t>
      </w:r>
    </w:p>
    <w:tbl>
      <w:tblPr>
        <w:tblW w:w="5000" w:type="pct"/>
        <w:jc w:val="center"/>
        <w:tblLayout w:type="fixed"/>
        <w:tblLook w:val="04A0" w:firstRow="1" w:lastRow="0" w:firstColumn="1" w:lastColumn="0" w:noHBand="0" w:noVBand="1"/>
        <w:tblPrChange w:id="3871" w:author="Xin Li" w:date="2026-08-22T08:00:00Z" w16du:dateUtc="2026-08-22T00:00:00Z">
          <w:tblPr>
            <w:tblW w:w="5000" w:type="pct"/>
            <w:jc w:val="center"/>
            <w:tblLayout w:type="fixed"/>
            <w:tblLook w:val="04A0" w:firstRow="1" w:lastRow="0" w:firstColumn="1" w:lastColumn="0" w:noHBand="0" w:noVBand="1"/>
          </w:tblPr>
        </w:tblPrChange>
      </w:tblPr>
      <w:tblGrid>
        <w:gridCol w:w="1780"/>
        <w:gridCol w:w="1391"/>
        <w:gridCol w:w="3489"/>
        <w:gridCol w:w="2700"/>
        <w:tblGridChange w:id="3872">
          <w:tblGrid>
            <w:gridCol w:w="1780"/>
            <w:gridCol w:w="1391"/>
            <w:gridCol w:w="3489"/>
            <w:gridCol w:w="2700"/>
          </w:tblGrid>
        </w:tblGridChange>
      </w:tblGrid>
      <w:tr w:rsidR="000A2973" w:rsidRPr="00015210" w14:paraId="0FF4284C" w14:textId="77777777" w:rsidTr="00417957">
        <w:trPr>
          <w:jc w:val="center"/>
          <w:trPrChange w:id="3873" w:author="Xin Li" w:date="2026-08-22T08:00:00Z" w16du:dateUtc="2026-08-22T00:00:00Z">
            <w:trPr>
              <w:trHeight w:val="320"/>
              <w:jc w:val="center"/>
            </w:trPr>
          </w:trPrChange>
        </w:trPr>
        <w:tc>
          <w:tcPr>
            <w:tcW w:w="1780" w:type="dxa"/>
            <w:tcBorders>
              <w:top w:val="single" w:sz="4" w:space="0" w:color="auto"/>
              <w:left w:val="nil"/>
              <w:bottom w:val="nil"/>
              <w:right w:val="nil"/>
            </w:tcBorders>
            <w:noWrap/>
            <w:hideMark/>
            <w:tcPrChange w:id="3874" w:author="Xin Li" w:date="2026-08-22T08:00:00Z" w16du:dateUtc="2026-08-22T00:00:00Z">
              <w:tcPr>
                <w:tcW w:w="1780" w:type="dxa"/>
                <w:tcBorders>
                  <w:top w:val="single" w:sz="4" w:space="0" w:color="auto"/>
                  <w:left w:val="nil"/>
                  <w:bottom w:val="nil"/>
                  <w:right w:val="nil"/>
                </w:tcBorders>
                <w:noWrap/>
                <w:hideMark/>
              </w:tcPr>
            </w:tcPrChange>
          </w:tcPr>
          <w:p w14:paraId="49A62107"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 </w:t>
            </w:r>
          </w:p>
        </w:tc>
        <w:tc>
          <w:tcPr>
            <w:tcW w:w="1391" w:type="dxa"/>
            <w:tcBorders>
              <w:top w:val="single" w:sz="4" w:space="0" w:color="auto"/>
              <w:left w:val="nil"/>
              <w:bottom w:val="nil"/>
              <w:right w:val="nil"/>
            </w:tcBorders>
            <w:noWrap/>
            <w:hideMark/>
            <w:tcPrChange w:id="3875" w:author="Xin Li" w:date="2026-08-22T08:00:00Z" w16du:dateUtc="2026-08-22T00:00:00Z">
              <w:tcPr>
                <w:tcW w:w="1391" w:type="dxa"/>
                <w:tcBorders>
                  <w:top w:val="single" w:sz="4" w:space="0" w:color="auto"/>
                  <w:left w:val="nil"/>
                  <w:bottom w:val="nil"/>
                  <w:right w:val="nil"/>
                </w:tcBorders>
                <w:noWrap/>
                <w:hideMark/>
              </w:tcPr>
            </w:tcPrChange>
          </w:tcPr>
          <w:p w14:paraId="054DEDA7" w14:textId="77777777" w:rsidR="000A2973" w:rsidRPr="00015210" w:rsidRDefault="000A2973">
            <w:pPr>
              <w:jc w:val="center"/>
              <w:rPr>
                <w:color w:val="000000"/>
                <w:sz w:val="20"/>
                <w:szCs w:val="20"/>
              </w:rPr>
            </w:pPr>
            <w:r w:rsidRPr="00015210">
              <w:rPr>
                <w:color w:val="000000"/>
                <w:sz w:val="20"/>
                <w:szCs w:val="20"/>
              </w:rPr>
              <w:t>(1)</w:t>
            </w:r>
          </w:p>
        </w:tc>
        <w:tc>
          <w:tcPr>
            <w:tcW w:w="3489" w:type="dxa"/>
            <w:tcBorders>
              <w:top w:val="single" w:sz="4" w:space="0" w:color="auto"/>
              <w:left w:val="nil"/>
              <w:bottom w:val="nil"/>
              <w:right w:val="nil"/>
            </w:tcBorders>
            <w:noWrap/>
            <w:hideMark/>
            <w:tcPrChange w:id="3876" w:author="Xin Li" w:date="2026-08-22T08:00:00Z" w16du:dateUtc="2026-08-22T00:00:00Z">
              <w:tcPr>
                <w:tcW w:w="3489" w:type="dxa"/>
                <w:tcBorders>
                  <w:top w:val="single" w:sz="4" w:space="0" w:color="auto"/>
                  <w:left w:val="nil"/>
                  <w:bottom w:val="nil"/>
                  <w:right w:val="nil"/>
                </w:tcBorders>
                <w:noWrap/>
                <w:hideMark/>
              </w:tcPr>
            </w:tcPrChange>
          </w:tcPr>
          <w:p w14:paraId="19A2C68F" w14:textId="77777777" w:rsidR="000A2973" w:rsidRPr="00015210" w:rsidRDefault="000A2973">
            <w:pPr>
              <w:jc w:val="center"/>
              <w:rPr>
                <w:color w:val="000000"/>
                <w:sz w:val="20"/>
                <w:szCs w:val="20"/>
              </w:rPr>
            </w:pPr>
            <w:r w:rsidRPr="00015210">
              <w:rPr>
                <w:color w:val="000000"/>
                <w:sz w:val="20"/>
                <w:szCs w:val="20"/>
              </w:rPr>
              <w:t>(2)</w:t>
            </w:r>
          </w:p>
        </w:tc>
        <w:tc>
          <w:tcPr>
            <w:tcW w:w="2700" w:type="dxa"/>
            <w:tcBorders>
              <w:top w:val="single" w:sz="4" w:space="0" w:color="auto"/>
              <w:left w:val="nil"/>
              <w:bottom w:val="nil"/>
              <w:right w:val="nil"/>
            </w:tcBorders>
            <w:noWrap/>
            <w:hideMark/>
            <w:tcPrChange w:id="3877" w:author="Xin Li" w:date="2026-08-22T08:00:00Z" w16du:dateUtc="2026-08-22T00:00:00Z">
              <w:tcPr>
                <w:tcW w:w="2700" w:type="dxa"/>
                <w:tcBorders>
                  <w:top w:val="single" w:sz="4" w:space="0" w:color="auto"/>
                  <w:left w:val="nil"/>
                  <w:bottom w:val="nil"/>
                  <w:right w:val="nil"/>
                </w:tcBorders>
                <w:noWrap/>
                <w:hideMark/>
              </w:tcPr>
            </w:tcPrChange>
          </w:tcPr>
          <w:p w14:paraId="14A819D8" w14:textId="77777777" w:rsidR="000A2973" w:rsidRPr="00015210" w:rsidRDefault="000A2973">
            <w:pPr>
              <w:jc w:val="center"/>
              <w:rPr>
                <w:color w:val="000000"/>
                <w:sz w:val="20"/>
                <w:szCs w:val="20"/>
              </w:rPr>
            </w:pPr>
            <w:r w:rsidRPr="00015210">
              <w:rPr>
                <w:color w:val="000000"/>
                <w:sz w:val="20"/>
                <w:szCs w:val="20"/>
              </w:rPr>
              <w:t>(3)</w:t>
            </w:r>
          </w:p>
        </w:tc>
      </w:tr>
      <w:tr w:rsidR="000A2973" w:rsidRPr="00015210" w14:paraId="1132B1FB" w14:textId="77777777" w:rsidTr="00417957">
        <w:trPr>
          <w:jc w:val="center"/>
          <w:trPrChange w:id="3878" w:author="Xin Li" w:date="2026-08-22T08:00:00Z" w16du:dateUtc="2026-08-22T00:00:00Z">
            <w:trPr>
              <w:trHeight w:val="320"/>
              <w:jc w:val="center"/>
            </w:trPr>
          </w:trPrChange>
        </w:trPr>
        <w:tc>
          <w:tcPr>
            <w:tcW w:w="1780" w:type="dxa"/>
            <w:tcBorders>
              <w:top w:val="nil"/>
              <w:left w:val="nil"/>
              <w:bottom w:val="nil"/>
              <w:right w:val="nil"/>
            </w:tcBorders>
            <w:noWrap/>
            <w:hideMark/>
            <w:tcPrChange w:id="3879" w:author="Xin Li" w:date="2026-08-22T08:00:00Z" w16du:dateUtc="2026-08-22T00:00:00Z">
              <w:tcPr>
                <w:tcW w:w="1780" w:type="dxa"/>
                <w:tcBorders>
                  <w:top w:val="nil"/>
                  <w:left w:val="nil"/>
                  <w:bottom w:val="nil"/>
                  <w:right w:val="nil"/>
                </w:tcBorders>
                <w:noWrap/>
                <w:hideMark/>
              </w:tcPr>
            </w:tcPrChange>
          </w:tcPr>
          <w:p w14:paraId="24BAA143"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DV</w:t>
            </w:r>
          </w:p>
        </w:tc>
        <w:tc>
          <w:tcPr>
            <w:tcW w:w="7580" w:type="dxa"/>
            <w:gridSpan w:val="3"/>
            <w:tcBorders>
              <w:top w:val="nil"/>
              <w:left w:val="nil"/>
              <w:bottom w:val="single" w:sz="4" w:space="0" w:color="auto"/>
              <w:right w:val="nil"/>
            </w:tcBorders>
            <w:hideMark/>
            <w:tcPrChange w:id="3880" w:author="Xin Li" w:date="2026-08-22T08:00:00Z" w16du:dateUtc="2026-08-22T00:00:00Z">
              <w:tcPr>
                <w:tcW w:w="7580" w:type="dxa"/>
                <w:gridSpan w:val="3"/>
                <w:tcBorders>
                  <w:top w:val="nil"/>
                  <w:left w:val="nil"/>
                  <w:bottom w:val="single" w:sz="4" w:space="0" w:color="auto"/>
                  <w:right w:val="nil"/>
                </w:tcBorders>
                <w:hideMark/>
              </w:tcPr>
            </w:tcPrChange>
          </w:tcPr>
          <w:p w14:paraId="26C93CEA" w14:textId="77777777" w:rsidR="000A2973" w:rsidRPr="00015210" w:rsidRDefault="000A2973">
            <w:pPr>
              <w:jc w:val="center"/>
              <w:rPr>
                <w:color w:val="000000"/>
                <w:sz w:val="20"/>
                <w:szCs w:val="20"/>
              </w:rPr>
            </w:pPr>
            <w:r w:rsidRPr="00015210">
              <w:rPr>
                <w:color w:val="000000"/>
                <w:sz w:val="20"/>
                <w:szCs w:val="20"/>
              </w:rPr>
              <w:t>Log(answer number in 7 days)</w:t>
            </w:r>
          </w:p>
        </w:tc>
      </w:tr>
      <w:tr w:rsidR="000A2973" w:rsidRPr="00015210" w14:paraId="06207ADB" w14:textId="77777777" w:rsidTr="00417957">
        <w:trPr>
          <w:jc w:val="center"/>
          <w:trPrChange w:id="3881" w:author="Xin Li" w:date="2026-08-22T08:00:00Z" w16du:dateUtc="2026-08-22T00:00:00Z">
            <w:trPr>
              <w:trHeight w:val="320"/>
              <w:jc w:val="center"/>
            </w:trPr>
          </w:trPrChange>
        </w:trPr>
        <w:tc>
          <w:tcPr>
            <w:tcW w:w="1780" w:type="dxa"/>
            <w:vMerge w:val="restart"/>
            <w:tcBorders>
              <w:top w:val="nil"/>
              <w:left w:val="nil"/>
              <w:bottom w:val="nil"/>
              <w:right w:val="nil"/>
            </w:tcBorders>
            <w:noWrap/>
            <w:hideMark/>
            <w:tcPrChange w:id="3882" w:author="Xin Li" w:date="2026-08-22T08:00:00Z" w16du:dateUtc="2026-08-22T00:00:00Z">
              <w:tcPr>
                <w:tcW w:w="1780" w:type="dxa"/>
                <w:vMerge w:val="restart"/>
                <w:tcBorders>
                  <w:top w:val="nil"/>
                  <w:left w:val="nil"/>
                  <w:bottom w:val="nil"/>
                  <w:right w:val="nil"/>
                </w:tcBorders>
                <w:noWrap/>
                <w:hideMark/>
              </w:tcPr>
            </w:tcPrChange>
          </w:tcPr>
          <w:p w14:paraId="60E29CE9"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91" w:type="dxa"/>
            <w:tcBorders>
              <w:top w:val="nil"/>
              <w:left w:val="nil"/>
              <w:bottom w:val="nil"/>
              <w:right w:val="nil"/>
            </w:tcBorders>
            <w:noWrap/>
            <w:hideMark/>
            <w:tcPrChange w:id="3883" w:author="Xin Li" w:date="2026-08-22T08:00:00Z" w16du:dateUtc="2026-08-22T00:00:00Z">
              <w:tcPr>
                <w:tcW w:w="1391" w:type="dxa"/>
                <w:tcBorders>
                  <w:top w:val="nil"/>
                  <w:left w:val="nil"/>
                  <w:bottom w:val="nil"/>
                  <w:right w:val="nil"/>
                </w:tcBorders>
                <w:noWrap/>
                <w:hideMark/>
              </w:tcPr>
            </w:tcPrChange>
          </w:tcPr>
          <w:p w14:paraId="70AA6F5B" w14:textId="77777777" w:rsidR="000A2973" w:rsidRPr="00015210" w:rsidRDefault="000A2973">
            <w:pPr>
              <w:jc w:val="center"/>
              <w:rPr>
                <w:color w:val="000000"/>
                <w:sz w:val="20"/>
                <w:szCs w:val="20"/>
              </w:rPr>
            </w:pPr>
            <w:r w:rsidRPr="00015210">
              <w:rPr>
                <w:color w:val="000000"/>
                <w:sz w:val="20"/>
                <w:szCs w:val="20"/>
              </w:rPr>
              <w:t>0.202**</w:t>
            </w:r>
          </w:p>
        </w:tc>
        <w:tc>
          <w:tcPr>
            <w:tcW w:w="3489" w:type="dxa"/>
            <w:tcBorders>
              <w:top w:val="nil"/>
              <w:left w:val="nil"/>
              <w:bottom w:val="nil"/>
              <w:right w:val="nil"/>
            </w:tcBorders>
            <w:noWrap/>
            <w:hideMark/>
            <w:tcPrChange w:id="3884" w:author="Xin Li" w:date="2026-08-22T08:00:00Z" w16du:dateUtc="2026-08-22T00:00:00Z">
              <w:tcPr>
                <w:tcW w:w="3489" w:type="dxa"/>
                <w:tcBorders>
                  <w:top w:val="nil"/>
                  <w:left w:val="nil"/>
                  <w:bottom w:val="nil"/>
                  <w:right w:val="nil"/>
                </w:tcBorders>
                <w:noWrap/>
                <w:hideMark/>
              </w:tcPr>
            </w:tcPrChange>
          </w:tcPr>
          <w:p w14:paraId="557EF8A8" w14:textId="77777777" w:rsidR="000A2973" w:rsidRPr="00015210" w:rsidRDefault="000A2973">
            <w:pPr>
              <w:jc w:val="center"/>
              <w:rPr>
                <w:color w:val="000000"/>
                <w:sz w:val="20"/>
                <w:szCs w:val="20"/>
              </w:rPr>
            </w:pPr>
            <w:r w:rsidRPr="00015210">
              <w:rPr>
                <w:color w:val="000000"/>
                <w:sz w:val="20"/>
                <w:szCs w:val="20"/>
              </w:rPr>
              <w:t>0.188*</w:t>
            </w:r>
          </w:p>
        </w:tc>
        <w:tc>
          <w:tcPr>
            <w:tcW w:w="2700" w:type="dxa"/>
            <w:tcBorders>
              <w:top w:val="nil"/>
              <w:left w:val="nil"/>
              <w:bottom w:val="nil"/>
              <w:right w:val="nil"/>
            </w:tcBorders>
            <w:noWrap/>
            <w:hideMark/>
            <w:tcPrChange w:id="3885" w:author="Xin Li" w:date="2026-08-22T08:00:00Z" w16du:dateUtc="2026-08-22T00:00:00Z">
              <w:tcPr>
                <w:tcW w:w="2700" w:type="dxa"/>
                <w:tcBorders>
                  <w:top w:val="nil"/>
                  <w:left w:val="nil"/>
                  <w:bottom w:val="nil"/>
                  <w:right w:val="nil"/>
                </w:tcBorders>
                <w:noWrap/>
                <w:hideMark/>
              </w:tcPr>
            </w:tcPrChange>
          </w:tcPr>
          <w:p w14:paraId="031635F4" w14:textId="77777777" w:rsidR="000A2973" w:rsidRPr="00015210" w:rsidRDefault="000A2973">
            <w:pPr>
              <w:jc w:val="center"/>
              <w:rPr>
                <w:color w:val="000000"/>
                <w:sz w:val="20"/>
                <w:szCs w:val="20"/>
              </w:rPr>
            </w:pPr>
            <w:r w:rsidRPr="00015210">
              <w:rPr>
                <w:color w:val="000000"/>
                <w:sz w:val="20"/>
                <w:szCs w:val="20"/>
              </w:rPr>
              <w:t>0.129</w:t>
            </w:r>
          </w:p>
        </w:tc>
      </w:tr>
      <w:tr w:rsidR="000A2973" w:rsidRPr="00015210" w14:paraId="3C85A0FA" w14:textId="77777777" w:rsidTr="00417957">
        <w:trPr>
          <w:jc w:val="center"/>
          <w:trPrChange w:id="3886" w:author="Xin Li" w:date="2026-08-22T08:00:00Z" w16du:dateUtc="2026-08-22T00:00:00Z">
            <w:trPr>
              <w:trHeight w:val="320"/>
              <w:jc w:val="center"/>
            </w:trPr>
          </w:trPrChange>
        </w:trPr>
        <w:tc>
          <w:tcPr>
            <w:tcW w:w="1780" w:type="dxa"/>
            <w:vMerge/>
            <w:tcBorders>
              <w:top w:val="nil"/>
              <w:left w:val="nil"/>
              <w:bottom w:val="nil"/>
              <w:right w:val="nil"/>
            </w:tcBorders>
            <w:hideMark/>
            <w:tcPrChange w:id="3887" w:author="Xin Li" w:date="2026-08-22T08:00:00Z" w16du:dateUtc="2026-08-22T00:00:00Z">
              <w:tcPr>
                <w:tcW w:w="1780" w:type="dxa"/>
                <w:vMerge/>
                <w:tcBorders>
                  <w:top w:val="nil"/>
                  <w:left w:val="nil"/>
                  <w:bottom w:val="nil"/>
                  <w:right w:val="nil"/>
                </w:tcBorders>
                <w:hideMark/>
              </w:tcPr>
            </w:tcPrChange>
          </w:tcPr>
          <w:p w14:paraId="2715D34B"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Change w:id="3888" w:author="Xin Li" w:date="2026-08-22T08:00:00Z" w16du:dateUtc="2026-08-22T00:00:00Z">
              <w:tcPr>
                <w:tcW w:w="1391" w:type="dxa"/>
                <w:tcBorders>
                  <w:top w:val="nil"/>
                  <w:left w:val="nil"/>
                  <w:bottom w:val="nil"/>
                  <w:right w:val="nil"/>
                </w:tcBorders>
                <w:noWrap/>
                <w:hideMark/>
              </w:tcPr>
            </w:tcPrChange>
          </w:tcPr>
          <w:p w14:paraId="0B57A369" w14:textId="77777777" w:rsidR="000A2973" w:rsidRPr="00015210" w:rsidRDefault="000A2973">
            <w:pPr>
              <w:jc w:val="center"/>
              <w:rPr>
                <w:color w:val="000000"/>
                <w:sz w:val="20"/>
                <w:szCs w:val="20"/>
              </w:rPr>
            </w:pPr>
            <w:r w:rsidRPr="00015210">
              <w:rPr>
                <w:color w:val="000000"/>
                <w:sz w:val="20"/>
                <w:szCs w:val="20"/>
              </w:rPr>
              <w:t>(0.078)</w:t>
            </w:r>
          </w:p>
        </w:tc>
        <w:tc>
          <w:tcPr>
            <w:tcW w:w="3489" w:type="dxa"/>
            <w:tcBorders>
              <w:top w:val="nil"/>
              <w:left w:val="nil"/>
              <w:bottom w:val="nil"/>
              <w:right w:val="nil"/>
            </w:tcBorders>
            <w:noWrap/>
            <w:hideMark/>
            <w:tcPrChange w:id="3889" w:author="Xin Li" w:date="2026-08-22T08:00:00Z" w16du:dateUtc="2026-08-22T00:00:00Z">
              <w:tcPr>
                <w:tcW w:w="3489" w:type="dxa"/>
                <w:tcBorders>
                  <w:top w:val="nil"/>
                  <w:left w:val="nil"/>
                  <w:bottom w:val="nil"/>
                  <w:right w:val="nil"/>
                </w:tcBorders>
                <w:noWrap/>
                <w:hideMark/>
              </w:tcPr>
            </w:tcPrChange>
          </w:tcPr>
          <w:p w14:paraId="3C24A3B3" w14:textId="77777777" w:rsidR="000A2973" w:rsidRPr="00015210" w:rsidRDefault="000A2973">
            <w:pPr>
              <w:jc w:val="center"/>
              <w:rPr>
                <w:color w:val="000000"/>
                <w:sz w:val="20"/>
                <w:szCs w:val="20"/>
              </w:rPr>
            </w:pPr>
            <w:r w:rsidRPr="00015210">
              <w:rPr>
                <w:color w:val="000000"/>
                <w:sz w:val="20"/>
                <w:szCs w:val="20"/>
              </w:rPr>
              <w:t>(0.080)</w:t>
            </w:r>
          </w:p>
        </w:tc>
        <w:tc>
          <w:tcPr>
            <w:tcW w:w="2700" w:type="dxa"/>
            <w:tcBorders>
              <w:top w:val="nil"/>
              <w:left w:val="nil"/>
              <w:bottom w:val="nil"/>
              <w:right w:val="nil"/>
            </w:tcBorders>
            <w:noWrap/>
            <w:hideMark/>
            <w:tcPrChange w:id="3890" w:author="Xin Li" w:date="2026-08-22T08:00:00Z" w16du:dateUtc="2026-08-22T00:00:00Z">
              <w:tcPr>
                <w:tcW w:w="2700" w:type="dxa"/>
                <w:tcBorders>
                  <w:top w:val="nil"/>
                  <w:left w:val="nil"/>
                  <w:bottom w:val="nil"/>
                  <w:right w:val="nil"/>
                </w:tcBorders>
                <w:noWrap/>
                <w:hideMark/>
              </w:tcPr>
            </w:tcPrChange>
          </w:tcPr>
          <w:p w14:paraId="64A8D87A" w14:textId="77777777" w:rsidR="000A2973" w:rsidRPr="00015210" w:rsidRDefault="000A2973">
            <w:pPr>
              <w:jc w:val="center"/>
              <w:rPr>
                <w:color w:val="000000"/>
                <w:sz w:val="20"/>
                <w:szCs w:val="20"/>
              </w:rPr>
            </w:pPr>
            <w:r w:rsidRPr="00015210">
              <w:rPr>
                <w:color w:val="000000"/>
                <w:sz w:val="20"/>
                <w:szCs w:val="20"/>
              </w:rPr>
              <w:t>(0.087)</w:t>
            </w:r>
          </w:p>
        </w:tc>
      </w:tr>
      <w:tr w:rsidR="000A2973" w:rsidRPr="00015210" w14:paraId="6F79A870" w14:textId="77777777" w:rsidTr="00417957">
        <w:trPr>
          <w:jc w:val="center"/>
          <w:trPrChange w:id="3891" w:author="Xin Li" w:date="2026-08-22T08:00:00Z" w16du:dateUtc="2026-08-22T00:00:00Z">
            <w:trPr>
              <w:trHeight w:val="320"/>
              <w:jc w:val="center"/>
            </w:trPr>
          </w:trPrChange>
        </w:trPr>
        <w:tc>
          <w:tcPr>
            <w:tcW w:w="1780" w:type="dxa"/>
            <w:vMerge w:val="restart"/>
            <w:tcBorders>
              <w:top w:val="nil"/>
              <w:left w:val="nil"/>
              <w:bottom w:val="nil"/>
              <w:right w:val="nil"/>
            </w:tcBorders>
            <w:noWrap/>
            <w:hideMark/>
            <w:tcPrChange w:id="3892" w:author="Xin Li" w:date="2026-08-22T08:00:00Z" w16du:dateUtc="2026-08-22T00:00:00Z">
              <w:tcPr>
                <w:tcW w:w="1780" w:type="dxa"/>
                <w:vMerge w:val="restart"/>
                <w:tcBorders>
                  <w:top w:val="nil"/>
                  <w:left w:val="nil"/>
                  <w:bottom w:val="nil"/>
                  <w:right w:val="nil"/>
                </w:tcBorders>
                <w:noWrap/>
                <w:hideMark/>
              </w:tcPr>
            </w:tcPrChange>
          </w:tcPr>
          <w:p w14:paraId="6D7D7CCC"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391" w:type="dxa"/>
            <w:tcBorders>
              <w:top w:val="nil"/>
              <w:left w:val="nil"/>
              <w:bottom w:val="nil"/>
              <w:right w:val="nil"/>
            </w:tcBorders>
            <w:noWrap/>
            <w:hideMark/>
            <w:tcPrChange w:id="3893" w:author="Xin Li" w:date="2026-08-22T08:00:00Z" w16du:dateUtc="2026-08-22T00:00:00Z">
              <w:tcPr>
                <w:tcW w:w="1391" w:type="dxa"/>
                <w:tcBorders>
                  <w:top w:val="nil"/>
                  <w:left w:val="nil"/>
                  <w:bottom w:val="nil"/>
                  <w:right w:val="nil"/>
                </w:tcBorders>
                <w:noWrap/>
                <w:hideMark/>
              </w:tcPr>
            </w:tcPrChange>
          </w:tcPr>
          <w:p w14:paraId="0229801F" w14:textId="77777777" w:rsidR="000A2973" w:rsidRPr="00015210" w:rsidRDefault="000A2973">
            <w:pPr>
              <w:jc w:val="center"/>
              <w:rPr>
                <w:color w:val="000000"/>
                <w:sz w:val="20"/>
                <w:szCs w:val="20"/>
              </w:rPr>
            </w:pPr>
            <w:r w:rsidRPr="00015210">
              <w:rPr>
                <w:color w:val="000000"/>
                <w:sz w:val="20"/>
                <w:szCs w:val="20"/>
              </w:rPr>
              <w:t>-0.044**</w:t>
            </w:r>
          </w:p>
        </w:tc>
        <w:tc>
          <w:tcPr>
            <w:tcW w:w="3489" w:type="dxa"/>
            <w:tcBorders>
              <w:top w:val="nil"/>
              <w:left w:val="nil"/>
              <w:bottom w:val="nil"/>
              <w:right w:val="nil"/>
            </w:tcBorders>
            <w:noWrap/>
            <w:hideMark/>
            <w:tcPrChange w:id="3894" w:author="Xin Li" w:date="2026-08-22T08:00:00Z" w16du:dateUtc="2026-08-22T00:00:00Z">
              <w:tcPr>
                <w:tcW w:w="3489" w:type="dxa"/>
                <w:tcBorders>
                  <w:top w:val="nil"/>
                  <w:left w:val="nil"/>
                  <w:bottom w:val="nil"/>
                  <w:right w:val="nil"/>
                </w:tcBorders>
                <w:noWrap/>
                <w:hideMark/>
              </w:tcPr>
            </w:tcPrChange>
          </w:tcPr>
          <w:p w14:paraId="0D24C8DB" w14:textId="77777777" w:rsidR="000A2973" w:rsidRPr="00015210" w:rsidRDefault="000A2973">
            <w:pPr>
              <w:jc w:val="center"/>
              <w:rPr>
                <w:color w:val="000000"/>
                <w:sz w:val="20"/>
                <w:szCs w:val="20"/>
              </w:rPr>
            </w:pPr>
            <w:r w:rsidRPr="00015210">
              <w:rPr>
                <w:color w:val="000000"/>
                <w:sz w:val="20"/>
                <w:szCs w:val="20"/>
              </w:rPr>
              <w:t>-0.046***</w:t>
            </w:r>
          </w:p>
        </w:tc>
        <w:tc>
          <w:tcPr>
            <w:tcW w:w="2700" w:type="dxa"/>
            <w:tcBorders>
              <w:top w:val="nil"/>
              <w:left w:val="nil"/>
              <w:bottom w:val="nil"/>
              <w:right w:val="nil"/>
            </w:tcBorders>
            <w:noWrap/>
            <w:hideMark/>
            <w:tcPrChange w:id="3895" w:author="Xin Li" w:date="2026-08-22T08:00:00Z" w16du:dateUtc="2026-08-22T00:00:00Z">
              <w:tcPr>
                <w:tcW w:w="2700" w:type="dxa"/>
                <w:tcBorders>
                  <w:top w:val="nil"/>
                  <w:left w:val="nil"/>
                  <w:bottom w:val="nil"/>
                  <w:right w:val="nil"/>
                </w:tcBorders>
                <w:noWrap/>
                <w:hideMark/>
              </w:tcPr>
            </w:tcPrChange>
          </w:tcPr>
          <w:p w14:paraId="573A37C0" w14:textId="7D078C73" w:rsidR="000A2973" w:rsidRPr="00015210" w:rsidRDefault="000A2973">
            <w:pPr>
              <w:jc w:val="center"/>
              <w:rPr>
                <w:rFonts w:ascii="Heiti TC" w:eastAsia="Heiti TC" w:hAnsi="Heiti TC" w:cs="Heiti TC"/>
                <w:color w:val="000000"/>
                <w:sz w:val="20"/>
                <w:szCs w:val="20"/>
              </w:rPr>
            </w:pPr>
            <w:r w:rsidRPr="00015210">
              <w:rPr>
                <w:color w:val="000000"/>
                <w:sz w:val="20"/>
                <w:szCs w:val="20"/>
              </w:rPr>
              <w:t>-0.028</w:t>
            </w:r>
            <w:r w:rsidR="00BF0DF5" w:rsidRPr="00015210">
              <w:rPr>
                <w:rFonts w:ascii="Heiti TC" w:eastAsia="Heiti TC" w:hAnsi="Heiti TC" w:cs="Heiti TC"/>
                <w:color w:val="000000"/>
                <w:sz w:val="20"/>
                <w:szCs w:val="20"/>
              </w:rPr>
              <w:t>.</w:t>
            </w:r>
          </w:p>
        </w:tc>
      </w:tr>
      <w:tr w:rsidR="000A2973" w:rsidRPr="00015210" w14:paraId="51C287A4" w14:textId="77777777" w:rsidTr="00417957">
        <w:trPr>
          <w:jc w:val="center"/>
          <w:trPrChange w:id="3896" w:author="Xin Li" w:date="2026-08-22T08:00:00Z" w16du:dateUtc="2026-08-22T00:00:00Z">
            <w:trPr>
              <w:trHeight w:val="320"/>
              <w:jc w:val="center"/>
            </w:trPr>
          </w:trPrChange>
        </w:trPr>
        <w:tc>
          <w:tcPr>
            <w:tcW w:w="1780" w:type="dxa"/>
            <w:vMerge/>
            <w:tcBorders>
              <w:top w:val="nil"/>
              <w:left w:val="nil"/>
              <w:bottom w:val="nil"/>
              <w:right w:val="nil"/>
            </w:tcBorders>
            <w:hideMark/>
            <w:tcPrChange w:id="3897" w:author="Xin Li" w:date="2026-08-22T08:00:00Z" w16du:dateUtc="2026-08-22T00:00:00Z">
              <w:tcPr>
                <w:tcW w:w="1780" w:type="dxa"/>
                <w:vMerge/>
                <w:tcBorders>
                  <w:top w:val="nil"/>
                  <w:left w:val="nil"/>
                  <w:bottom w:val="nil"/>
                  <w:right w:val="nil"/>
                </w:tcBorders>
                <w:hideMark/>
              </w:tcPr>
            </w:tcPrChange>
          </w:tcPr>
          <w:p w14:paraId="293FD098"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Change w:id="3898" w:author="Xin Li" w:date="2026-08-22T08:00:00Z" w16du:dateUtc="2026-08-22T00:00:00Z">
              <w:tcPr>
                <w:tcW w:w="1391" w:type="dxa"/>
                <w:tcBorders>
                  <w:top w:val="nil"/>
                  <w:left w:val="nil"/>
                  <w:bottom w:val="nil"/>
                  <w:right w:val="nil"/>
                </w:tcBorders>
                <w:noWrap/>
                <w:hideMark/>
              </w:tcPr>
            </w:tcPrChange>
          </w:tcPr>
          <w:p w14:paraId="10320D18" w14:textId="77777777" w:rsidR="000A2973" w:rsidRPr="00015210" w:rsidRDefault="000A2973">
            <w:pPr>
              <w:jc w:val="center"/>
              <w:rPr>
                <w:color w:val="000000"/>
                <w:sz w:val="20"/>
                <w:szCs w:val="20"/>
              </w:rPr>
            </w:pPr>
            <w:r w:rsidRPr="00015210">
              <w:rPr>
                <w:color w:val="000000"/>
                <w:sz w:val="20"/>
                <w:szCs w:val="20"/>
              </w:rPr>
              <w:t>(0.014)</w:t>
            </w:r>
          </w:p>
        </w:tc>
        <w:tc>
          <w:tcPr>
            <w:tcW w:w="3489" w:type="dxa"/>
            <w:tcBorders>
              <w:top w:val="nil"/>
              <w:left w:val="nil"/>
              <w:bottom w:val="nil"/>
              <w:right w:val="nil"/>
            </w:tcBorders>
            <w:noWrap/>
            <w:hideMark/>
            <w:tcPrChange w:id="3899" w:author="Xin Li" w:date="2026-08-22T08:00:00Z" w16du:dateUtc="2026-08-22T00:00:00Z">
              <w:tcPr>
                <w:tcW w:w="3489" w:type="dxa"/>
                <w:tcBorders>
                  <w:top w:val="nil"/>
                  <w:left w:val="nil"/>
                  <w:bottom w:val="nil"/>
                  <w:right w:val="nil"/>
                </w:tcBorders>
                <w:noWrap/>
                <w:hideMark/>
              </w:tcPr>
            </w:tcPrChange>
          </w:tcPr>
          <w:p w14:paraId="6B2D1C32" w14:textId="77777777" w:rsidR="000A2973" w:rsidRPr="00015210" w:rsidRDefault="000A2973">
            <w:pPr>
              <w:jc w:val="center"/>
              <w:rPr>
                <w:color w:val="000000"/>
                <w:sz w:val="20"/>
                <w:szCs w:val="20"/>
              </w:rPr>
            </w:pPr>
            <w:r w:rsidRPr="00015210">
              <w:rPr>
                <w:color w:val="000000"/>
                <w:sz w:val="20"/>
                <w:szCs w:val="20"/>
              </w:rPr>
              <w:t>(0.014)</w:t>
            </w:r>
          </w:p>
        </w:tc>
        <w:tc>
          <w:tcPr>
            <w:tcW w:w="2700" w:type="dxa"/>
            <w:tcBorders>
              <w:top w:val="nil"/>
              <w:left w:val="nil"/>
              <w:bottom w:val="nil"/>
              <w:right w:val="nil"/>
            </w:tcBorders>
            <w:noWrap/>
            <w:hideMark/>
            <w:tcPrChange w:id="3900" w:author="Xin Li" w:date="2026-08-22T08:00:00Z" w16du:dateUtc="2026-08-22T00:00:00Z">
              <w:tcPr>
                <w:tcW w:w="2700" w:type="dxa"/>
                <w:tcBorders>
                  <w:top w:val="nil"/>
                  <w:left w:val="nil"/>
                  <w:bottom w:val="nil"/>
                  <w:right w:val="nil"/>
                </w:tcBorders>
                <w:noWrap/>
                <w:hideMark/>
              </w:tcPr>
            </w:tcPrChange>
          </w:tcPr>
          <w:p w14:paraId="3C9F9922" w14:textId="77777777" w:rsidR="000A2973" w:rsidRPr="00015210" w:rsidRDefault="000A2973">
            <w:pPr>
              <w:jc w:val="center"/>
              <w:rPr>
                <w:color w:val="000000"/>
                <w:sz w:val="20"/>
                <w:szCs w:val="20"/>
              </w:rPr>
            </w:pPr>
            <w:r w:rsidRPr="00015210">
              <w:rPr>
                <w:color w:val="000000"/>
                <w:sz w:val="20"/>
                <w:szCs w:val="20"/>
              </w:rPr>
              <w:t>(0.016)</w:t>
            </w:r>
          </w:p>
        </w:tc>
      </w:tr>
      <w:tr w:rsidR="000A2973" w:rsidRPr="00015210" w14:paraId="706EAACE" w14:textId="77777777" w:rsidTr="00417957">
        <w:trPr>
          <w:jc w:val="center"/>
          <w:trPrChange w:id="3901" w:author="Xin Li" w:date="2026-08-22T08:00:00Z" w16du:dateUtc="2026-08-22T00:00:00Z">
            <w:trPr>
              <w:trHeight w:val="320"/>
              <w:jc w:val="center"/>
            </w:trPr>
          </w:trPrChange>
        </w:trPr>
        <w:tc>
          <w:tcPr>
            <w:tcW w:w="1780" w:type="dxa"/>
            <w:vMerge w:val="restart"/>
            <w:tcBorders>
              <w:top w:val="nil"/>
              <w:left w:val="nil"/>
              <w:bottom w:val="nil"/>
              <w:right w:val="nil"/>
            </w:tcBorders>
            <w:noWrap/>
            <w:hideMark/>
            <w:tcPrChange w:id="3902" w:author="Xin Li" w:date="2026-08-22T08:00:00Z" w16du:dateUtc="2026-08-22T00:00:00Z">
              <w:tcPr>
                <w:tcW w:w="1780" w:type="dxa"/>
                <w:vMerge w:val="restart"/>
                <w:tcBorders>
                  <w:top w:val="nil"/>
                  <w:left w:val="nil"/>
                  <w:bottom w:val="nil"/>
                  <w:right w:val="nil"/>
                </w:tcBorders>
                <w:noWrap/>
                <w:hideMark/>
              </w:tcPr>
            </w:tcPrChange>
          </w:tcPr>
          <w:p w14:paraId="2EDA73B3"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391" w:type="dxa"/>
            <w:tcBorders>
              <w:top w:val="nil"/>
              <w:left w:val="nil"/>
              <w:bottom w:val="nil"/>
              <w:right w:val="nil"/>
            </w:tcBorders>
            <w:noWrap/>
            <w:hideMark/>
            <w:tcPrChange w:id="3903" w:author="Xin Li" w:date="2026-08-22T08:00:00Z" w16du:dateUtc="2026-08-22T00:00:00Z">
              <w:tcPr>
                <w:tcW w:w="1391" w:type="dxa"/>
                <w:tcBorders>
                  <w:top w:val="nil"/>
                  <w:left w:val="nil"/>
                  <w:bottom w:val="nil"/>
                  <w:right w:val="nil"/>
                </w:tcBorders>
                <w:noWrap/>
                <w:hideMark/>
              </w:tcPr>
            </w:tcPrChange>
          </w:tcPr>
          <w:p w14:paraId="0D955AB2"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Change w:id="3904" w:author="Xin Li" w:date="2026-08-22T08:00:00Z" w16du:dateUtc="2026-08-22T00:00:00Z">
              <w:tcPr>
                <w:tcW w:w="3489" w:type="dxa"/>
                <w:tcBorders>
                  <w:top w:val="nil"/>
                  <w:left w:val="nil"/>
                  <w:bottom w:val="nil"/>
                  <w:right w:val="nil"/>
                </w:tcBorders>
                <w:noWrap/>
                <w:hideMark/>
              </w:tcPr>
            </w:tcPrChange>
          </w:tcPr>
          <w:p w14:paraId="35C508C6"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Change w:id="3905" w:author="Xin Li" w:date="2026-08-22T08:00:00Z" w16du:dateUtc="2026-08-22T00:00:00Z">
              <w:tcPr>
                <w:tcW w:w="2700" w:type="dxa"/>
                <w:tcBorders>
                  <w:top w:val="nil"/>
                  <w:left w:val="nil"/>
                  <w:bottom w:val="nil"/>
                  <w:right w:val="nil"/>
                </w:tcBorders>
                <w:noWrap/>
                <w:hideMark/>
              </w:tcPr>
            </w:tcPrChange>
          </w:tcPr>
          <w:p w14:paraId="62EE70E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4658A740" w14:textId="77777777" w:rsidTr="00417957">
        <w:trPr>
          <w:jc w:val="center"/>
          <w:trPrChange w:id="3906" w:author="Xin Li" w:date="2026-08-22T08:00:00Z" w16du:dateUtc="2026-08-22T00:00:00Z">
            <w:trPr>
              <w:trHeight w:val="320"/>
              <w:jc w:val="center"/>
            </w:trPr>
          </w:trPrChange>
        </w:trPr>
        <w:tc>
          <w:tcPr>
            <w:tcW w:w="1780" w:type="dxa"/>
            <w:vMerge/>
            <w:tcBorders>
              <w:top w:val="nil"/>
              <w:left w:val="nil"/>
              <w:bottom w:val="nil"/>
              <w:right w:val="nil"/>
            </w:tcBorders>
            <w:hideMark/>
            <w:tcPrChange w:id="3907" w:author="Xin Li" w:date="2026-08-22T08:00:00Z" w16du:dateUtc="2026-08-22T00:00:00Z">
              <w:tcPr>
                <w:tcW w:w="1780" w:type="dxa"/>
                <w:vMerge/>
                <w:tcBorders>
                  <w:top w:val="nil"/>
                  <w:left w:val="nil"/>
                  <w:bottom w:val="nil"/>
                  <w:right w:val="nil"/>
                </w:tcBorders>
                <w:hideMark/>
              </w:tcPr>
            </w:tcPrChange>
          </w:tcPr>
          <w:p w14:paraId="609B8CF5"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Change w:id="3908" w:author="Xin Li" w:date="2026-08-22T08:00:00Z" w16du:dateUtc="2026-08-22T00:00:00Z">
              <w:tcPr>
                <w:tcW w:w="1391" w:type="dxa"/>
                <w:tcBorders>
                  <w:top w:val="nil"/>
                  <w:left w:val="nil"/>
                  <w:bottom w:val="nil"/>
                  <w:right w:val="nil"/>
                </w:tcBorders>
                <w:noWrap/>
                <w:hideMark/>
              </w:tcPr>
            </w:tcPrChange>
          </w:tcPr>
          <w:p w14:paraId="4A7B710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Change w:id="3909" w:author="Xin Li" w:date="2026-08-22T08:00:00Z" w16du:dateUtc="2026-08-22T00:00:00Z">
              <w:tcPr>
                <w:tcW w:w="3489" w:type="dxa"/>
                <w:tcBorders>
                  <w:top w:val="nil"/>
                  <w:left w:val="nil"/>
                  <w:bottom w:val="nil"/>
                  <w:right w:val="nil"/>
                </w:tcBorders>
                <w:noWrap/>
                <w:hideMark/>
              </w:tcPr>
            </w:tcPrChange>
          </w:tcPr>
          <w:p w14:paraId="7CAC64E5"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Change w:id="3910" w:author="Xin Li" w:date="2026-08-22T08:00:00Z" w16du:dateUtc="2026-08-22T00:00:00Z">
              <w:tcPr>
                <w:tcW w:w="2700" w:type="dxa"/>
                <w:tcBorders>
                  <w:top w:val="nil"/>
                  <w:left w:val="nil"/>
                  <w:bottom w:val="nil"/>
                  <w:right w:val="nil"/>
                </w:tcBorders>
                <w:noWrap/>
                <w:hideMark/>
              </w:tcPr>
            </w:tcPrChange>
          </w:tcPr>
          <w:p w14:paraId="7CA7A457"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0BF1D73A" w14:textId="77777777" w:rsidTr="00417957">
        <w:trPr>
          <w:jc w:val="center"/>
          <w:trPrChange w:id="3911" w:author="Xin Li" w:date="2026-08-22T08:00:00Z" w16du:dateUtc="2026-08-22T00:00:00Z">
            <w:trPr>
              <w:trHeight w:val="320"/>
              <w:jc w:val="center"/>
            </w:trPr>
          </w:trPrChange>
        </w:trPr>
        <w:tc>
          <w:tcPr>
            <w:tcW w:w="1780" w:type="dxa"/>
            <w:vMerge w:val="restart"/>
            <w:tcBorders>
              <w:top w:val="nil"/>
              <w:left w:val="nil"/>
              <w:bottom w:val="single" w:sz="4" w:space="0" w:color="000000"/>
              <w:right w:val="nil"/>
            </w:tcBorders>
            <w:noWrap/>
            <w:hideMark/>
            <w:tcPrChange w:id="3912" w:author="Xin Li" w:date="2026-08-22T08:00:00Z" w16du:dateUtc="2026-08-22T00:00:00Z">
              <w:tcPr>
                <w:tcW w:w="1780" w:type="dxa"/>
                <w:vMerge w:val="restart"/>
                <w:tcBorders>
                  <w:top w:val="nil"/>
                  <w:left w:val="nil"/>
                  <w:bottom w:val="single" w:sz="4" w:space="0" w:color="000000"/>
                  <w:right w:val="nil"/>
                </w:tcBorders>
                <w:noWrap/>
                <w:hideMark/>
              </w:tcPr>
            </w:tcPrChange>
          </w:tcPr>
          <w:p w14:paraId="52150FA6"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Coverage</w:t>
            </w:r>
            <w:r w:rsidRPr="00015210">
              <w:rPr>
                <w:i/>
                <w:iCs/>
                <w:color w:val="000000"/>
                <w:sz w:val="20"/>
                <w:szCs w:val="20"/>
                <w:vertAlign w:val="subscript"/>
              </w:rPr>
              <w:t>i</w:t>
            </w:r>
          </w:p>
        </w:tc>
        <w:tc>
          <w:tcPr>
            <w:tcW w:w="1391" w:type="dxa"/>
            <w:tcBorders>
              <w:top w:val="nil"/>
              <w:left w:val="nil"/>
              <w:bottom w:val="nil"/>
              <w:right w:val="nil"/>
            </w:tcBorders>
            <w:noWrap/>
            <w:hideMark/>
            <w:tcPrChange w:id="3913" w:author="Xin Li" w:date="2026-08-22T08:00:00Z" w16du:dateUtc="2026-08-22T00:00:00Z">
              <w:tcPr>
                <w:tcW w:w="1391" w:type="dxa"/>
                <w:tcBorders>
                  <w:top w:val="nil"/>
                  <w:left w:val="nil"/>
                  <w:bottom w:val="nil"/>
                  <w:right w:val="nil"/>
                </w:tcBorders>
                <w:noWrap/>
                <w:hideMark/>
              </w:tcPr>
            </w:tcPrChange>
          </w:tcPr>
          <w:p w14:paraId="0D064580"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nil"/>
              <w:right w:val="nil"/>
            </w:tcBorders>
            <w:noWrap/>
            <w:hideMark/>
            <w:tcPrChange w:id="3914" w:author="Xin Li" w:date="2026-08-22T08:00:00Z" w16du:dateUtc="2026-08-22T00:00:00Z">
              <w:tcPr>
                <w:tcW w:w="3489" w:type="dxa"/>
                <w:tcBorders>
                  <w:top w:val="nil"/>
                  <w:left w:val="nil"/>
                  <w:bottom w:val="nil"/>
                  <w:right w:val="nil"/>
                </w:tcBorders>
                <w:noWrap/>
                <w:hideMark/>
              </w:tcPr>
            </w:tcPrChange>
          </w:tcPr>
          <w:p w14:paraId="44A4EC15"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nil"/>
              <w:right w:val="nil"/>
            </w:tcBorders>
            <w:noWrap/>
            <w:hideMark/>
            <w:tcPrChange w:id="3915" w:author="Xin Li" w:date="2026-08-22T08:00:00Z" w16du:dateUtc="2026-08-22T00:00:00Z">
              <w:tcPr>
                <w:tcW w:w="2700" w:type="dxa"/>
                <w:tcBorders>
                  <w:top w:val="nil"/>
                  <w:left w:val="nil"/>
                  <w:bottom w:val="nil"/>
                  <w:right w:val="nil"/>
                </w:tcBorders>
                <w:noWrap/>
                <w:hideMark/>
              </w:tcPr>
            </w:tcPrChange>
          </w:tcPr>
          <w:p w14:paraId="0601BE65" w14:textId="77777777" w:rsidR="000A2973" w:rsidRPr="00015210" w:rsidRDefault="000A2973">
            <w:pPr>
              <w:jc w:val="center"/>
              <w:rPr>
                <w:b/>
                <w:bCs/>
                <w:color w:val="000000"/>
                <w:sz w:val="20"/>
                <w:szCs w:val="20"/>
              </w:rPr>
            </w:pPr>
            <w:r w:rsidRPr="00015210">
              <w:rPr>
                <w:b/>
                <w:bCs/>
                <w:color w:val="000000"/>
                <w:sz w:val="20"/>
                <w:szCs w:val="20"/>
              </w:rPr>
              <w:t>-0.007*</w:t>
            </w:r>
          </w:p>
        </w:tc>
      </w:tr>
      <w:tr w:rsidR="000A2973" w:rsidRPr="00015210" w14:paraId="6FD11CFC" w14:textId="77777777" w:rsidTr="00417957">
        <w:trPr>
          <w:jc w:val="center"/>
          <w:trPrChange w:id="3916" w:author="Xin Li" w:date="2026-08-22T08:00:00Z" w16du:dateUtc="2026-08-22T00:00:00Z">
            <w:trPr>
              <w:trHeight w:val="320"/>
              <w:jc w:val="center"/>
            </w:trPr>
          </w:trPrChange>
        </w:trPr>
        <w:tc>
          <w:tcPr>
            <w:tcW w:w="1780" w:type="dxa"/>
            <w:vMerge/>
            <w:tcBorders>
              <w:top w:val="nil"/>
              <w:left w:val="nil"/>
              <w:bottom w:val="single" w:sz="4" w:space="0" w:color="000000"/>
              <w:right w:val="nil"/>
            </w:tcBorders>
            <w:hideMark/>
            <w:tcPrChange w:id="3917" w:author="Xin Li" w:date="2026-08-22T08:00:00Z" w16du:dateUtc="2026-08-22T00:00:00Z">
              <w:tcPr>
                <w:tcW w:w="1780" w:type="dxa"/>
                <w:vMerge/>
                <w:tcBorders>
                  <w:top w:val="nil"/>
                  <w:left w:val="nil"/>
                  <w:bottom w:val="single" w:sz="4" w:space="0" w:color="000000"/>
                  <w:right w:val="nil"/>
                </w:tcBorders>
                <w:hideMark/>
              </w:tcPr>
            </w:tcPrChange>
          </w:tcPr>
          <w:p w14:paraId="57DA77D4" w14:textId="77777777" w:rsidR="000A2973" w:rsidRPr="00015210" w:rsidRDefault="000A2973">
            <w:pPr>
              <w:rPr>
                <w:i/>
                <w:iCs/>
                <w:color w:val="000000"/>
                <w:sz w:val="20"/>
                <w:szCs w:val="20"/>
              </w:rPr>
            </w:pPr>
          </w:p>
        </w:tc>
        <w:tc>
          <w:tcPr>
            <w:tcW w:w="1391" w:type="dxa"/>
            <w:tcBorders>
              <w:top w:val="nil"/>
              <w:left w:val="nil"/>
              <w:bottom w:val="single" w:sz="4" w:space="0" w:color="auto"/>
              <w:right w:val="nil"/>
            </w:tcBorders>
            <w:noWrap/>
            <w:hideMark/>
            <w:tcPrChange w:id="3918" w:author="Xin Li" w:date="2026-08-22T08:00:00Z" w16du:dateUtc="2026-08-22T00:00:00Z">
              <w:tcPr>
                <w:tcW w:w="1391" w:type="dxa"/>
                <w:tcBorders>
                  <w:top w:val="nil"/>
                  <w:left w:val="nil"/>
                  <w:bottom w:val="single" w:sz="4" w:space="0" w:color="auto"/>
                  <w:right w:val="nil"/>
                </w:tcBorders>
                <w:noWrap/>
                <w:hideMark/>
              </w:tcPr>
            </w:tcPrChange>
          </w:tcPr>
          <w:p w14:paraId="7333DCD9"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single" w:sz="4" w:space="0" w:color="auto"/>
              <w:right w:val="nil"/>
            </w:tcBorders>
            <w:noWrap/>
            <w:hideMark/>
            <w:tcPrChange w:id="3919" w:author="Xin Li" w:date="2026-08-22T08:00:00Z" w16du:dateUtc="2026-08-22T00:00:00Z">
              <w:tcPr>
                <w:tcW w:w="3489" w:type="dxa"/>
                <w:tcBorders>
                  <w:top w:val="nil"/>
                  <w:left w:val="nil"/>
                  <w:bottom w:val="single" w:sz="4" w:space="0" w:color="auto"/>
                  <w:right w:val="nil"/>
                </w:tcBorders>
                <w:noWrap/>
                <w:hideMark/>
              </w:tcPr>
            </w:tcPrChange>
          </w:tcPr>
          <w:p w14:paraId="27AC730F"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single" w:sz="4" w:space="0" w:color="auto"/>
              <w:right w:val="nil"/>
            </w:tcBorders>
            <w:noWrap/>
            <w:hideMark/>
            <w:tcPrChange w:id="3920" w:author="Xin Li" w:date="2026-08-22T08:00:00Z" w16du:dateUtc="2026-08-22T00:00:00Z">
              <w:tcPr>
                <w:tcW w:w="2700" w:type="dxa"/>
                <w:tcBorders>
                  <w:top w:val="nil"/>
                  <w:left w:val="nil"/>
                  <w:bottom w:val="single" w:sz="4" w:space="0" w:color="auto"/>
                  <w:right w:val="nil"/>
                </w:tcBorders>
                <w:noWrap/>
                <w:hideMark/>
              </w:tcPr>
            </w:tcPrChange>
          </w:tcPr>
          <w:p w14:paraId="1DC6D474" w14:textId="77777777" w:rsidR="000A2973" w:rsidRPr="00015210" w:rsidRDefault="000A2973">
            <w:pPr>
              <w:jc w:val="center"/>
              <w:rPr>
                <w:b/>
                <w:bCs/>
                <w:color w:val="000000"/>
                <w:sz w:val="20"/>
                <w:szCs w:val="20"/>
              </w:rPr>
            </w:pPr>
            <w:r w:rsidRPr="00015210">
              <w:rPr>
                <w:b/>
                <w:bCs/>
                <w:color w:val="000000"/>
                <w:sz w:val="20"/>
                <w:szCs w:val="20"/>
              </w:rPr>
              <w:t>(0.003)</w:t>
            </w:r>
          </w:p>
        </w:tc>
      </w:tr>
      <w:tr w:rsidR="000A2973" w:rsidRPr="00015210" w14:paraId="356AC759" w14:textId="77777777" w:rsidTr="00417957">
        <w:trPr>
          <w:jc w:val="center"/>
          <w:trPrChange w:id="3921" w:author="Xin Li" w:date="2026-08-22T08:00:00Z" w16du:dateUtc="2026-08-22T00:00:00Z">
            <w:trPr>
              <w:trHeight w:val="320"/>
              <w:jc w:val="center"/>
            </w:trPr>
          </w:trPrChange>
        </w:trPr>
        <w:tc>
          <w:tcPr>
            <w:tcW w:w="1780" w:type="dxa"/>
            <w:tcBorders>
              <w:top w:val="nil"/>
              <w:left w:val="nil"/>
              <w:bottom w:val="nil"/>
              <w:right w:val="nil"/>
            </w:tcBorders>
            <w:noWrap/>
            <w:hideMark/>
            <w:tcPrChange w:id="3922" w:author="Xin Li" w:date="2026-08-22T08:00:00Z" w16du:dateUtc="2026-08-22T00:00:00Z">
              <w:tcPr>
                <w:tcW w:w="1780" w:type="dxa"/>
                <w:tcBorders>
                  <w:top w:val="nil"/>
                  <w:left w:val="nil"/>
                  <w:bottom w:val="nil"/>
                  <w:right w:val="nil"/>
                </w:tcBorders>
                <w:noWrap/>
                <w:hideMark/>
              </w:tcPr>
            </w:tcPrChange>
          </w:tcPr>
          <w:p w14:paraId="4451EE40" w14:textId="77777777" w:rsidR="000A2973" w:rsidRPr="00015210" w:rsidRDefault="000A2973">
            <w:pPr>
              <w:rPr>
                <w:color w:val="000000"/>
                <w:sz w:val="20"/>
                <w:szCs w:val="20"/>
              </w:rPr>
            </w:pPr>
            <w:r w:rsidRPr="00015210">
              <w:rPr>
                <w:color w:val="000000"/>
                <w:sz w:val="20"/>
                <w:szCs w:val="20"/>
              </w:rPr>
              <w:t>question controls</w:t>
            </w:r>
          </w:p>
        </w:tc>
        <w:tc>
          <w:tcPr>
            <w:tcW w:w="1391" w:type="dxa"/>
            <w:tcBorders>
              <w:top w:val="nil"/>
              <w:left w:val="nil"/>
              <w:bottom w:val="nil"/>
              <w:right w:val="nil"/>
            </w:tcBorders>
            <w:noWrap/>
            <w:hideMark/>
            <w:tcPrChange w:id="3923" w:author="Xin Li" w:date="2026-08-22T08:00:00Z" w16du:dateUtc="2026-08-22T00:00:00Z">
              <w:tcPr>
                <w:tcW w:w="1391" w:type="dxa"/>
                <w:tcBorders>
                  <w:top w:val="nil"/>
                  <w:left w:val="nil"/>
                  <w:bottom w:val="nil"/>
                  <w:right w:val="nil"/>
                </w:tcBorders>
                <w:noWrap/>
                <w:hideMark/>
              </w:tcPr>
            </w:tcPrChange>
          </w:tcPr>
          <w:p w14:paraId="162DED16"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Change w:id="3924" w:author="Xin Li" w:date="2026-08-22T08:00:00Z" w16du:dateUtc="2026-08-22T00:00:00Z">
              <w:tcPr>
                <w:tcW w:w="3489" w:type="dxa"/>
                <w:tcBorders>
                  <w:top w:val="nil"/>
                  <w:left w:val="nil"/>
                  <w:bottom w:val="nil"/>
                  <w:right w:val="nil"/>
                </w:tcBorders>
                <w:noWrap/>
                <w:hideMark/>
              </w:tcPr>
            </w:tcPrChange>
          </w:tcPr>
          <w:p w14:paraId="7AED24AE"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Change w:id="3925" w:author="Xin Li" w:date="2026-08-22T08:00:00Z" w16du:dateUtc="2026-08-22T00:00:00Z">
              <w:tcPr>
                <w:tcW w:w="2700" w:type="dxa"/>
                <w:tcBorders>
                  <w:top w:val="nil"/>
                  <w:left w:val="nil"/>
                  <w:bottom w:val="nil"/>
                  <w:right w:val="nil"/>
                </w:tcBorders>
                <w:noWrap/>
                <w:hideMark/>
              </w:tcPr>
            </w:tcPrChange>
          </w:tcPr>
          <w:p w14:paraId="76A5102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27F26BFE" w14:textId="77777777" w:rsidTr="00417957">
        <w:trPr>
          <w:jc w:val="center"/>
          <w:trPrChange w:id="3926" w:author="Xin Li" w:date="2026-08-22T08:00:00Z" w16du:dateUtc="2026-08-22T00:00:00Z">
            <w:trPr>
              <w:trHeight w:val="320"/>
              <w:jc w:val="center"/>
            </w:trPr>
          </w:trPrChange>
        </w:trPr>
        <w:tc>
          <w:tcPr>
            <w:tcW w:w="1780" w:type="dxa"/>
            <w:tcBorders>
              <w:top w:val="nil"/>
              <w:left w:val="nil"/>
              <w:bottom w:val="nil"/>
              <w:right w:val="nil"/>
            </w:tcBorders>
            <w:noWrap/>
            <w:hideMark/>
            <w:tcPrChange w:id="3927" w:author="Xin Li" w:date="2026-08-22T08:00:00Z" w16du:dateUtc="2026-08-22T00:00:00Z">
              <w:tcPr>
                <w:tcW w:w="1780" w:type="dxa"/>
                <w:tcBorders>
                  <w:top w:val="nil"/>
                  <w:left w:val="nil"/>
                  <w:bottom w:val="nil"/>
                  <w:right w:val="nil"/>
                </w:tcBorders>
                <w:noWrap/>
                <w:hideMark/>
              </w:tcPr>
            </w:tcPrChange>
          </w:tcPr>
          <w:p w14:paraId="5C6E66F0" w14:textId="77777777" w:rsidR="000A2973" w:rsidRPr="00015210" w:rsidRDefault="000A2973">
            <w:pPr>
              <w:rPr>
                <w:color w:val="000000"/>
                <w:sz w:val="20"/>
                <w:szCs w:val="20"/>
              </w:rPr>
            </w:pPr>
            <w:r w:rsidRPr="00015210">
              <w:rPr>
                <w:color w:val="000000"/>
                <w:sz w:val="20"/>
                <w:szCs w:val="20"/>
              </w:rPr>
              <w:t>questioner controls</w:t>
            </w:r>
          </w:p>
        </w:tc>
        <w:tc>
          <w:tcPr>
            <w:tcW w:w="1391" w:type="dxa"/>
            <w:tcBorders>
              <w:top w:val="nil"/>
              <w:left w:val="nil"/>
              <w:bottom w:val="nil"/>
              <w:right w:val="nil"/>
            </w:tcBorders>
            <w:noWrap/>
            <w:hideMark/>
            <w:tcPrChange w:id="3928" w:author="Xin Li" w:date="2026-08-22T08:00:00Z" w16du:dateUtc="2026-08-22T00:00:00Z">
              <w:tcPr>
                <w:tcW w:w="1391" w:type="dxa"/>
                <w:tcBorders>
                  <w:top w:val="nil"/>
                  <w:left w:val="nil"/>
                  <w:bottom w:val="nil"/>
                  <w:right w:val="nil"/>
                </w:tcBorders>
                <w:noWrap/>
                <w:hideMark/>
              </w:tcPr>
            </w:tcPrChange>
          </w:tcPr>
          <w:p w14:paraId="126FFB94"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Change w:id="3929" w:author="Xin Li" w:date="2026-08-22T08:00:00Z" w16du:dateUtc="2026-08-22T00:00:00Z">
              <w:tcPr>
                <w:tcW w:w="3489" w:type="dxa"/>
                <w:tcBorders>
                  <w:top w:val="nil"/>
                  <w:left w:val="nil"/>
                  <w:bottom w:val="nil"/>
                  <w:right w:val="nil"/>
                </w:tcBorders>
                <w:noWrap/>
                <w:hideMark/>
              </w:tcPr>
            </w:tcPrChange>
          </w:tcPr>
          <w:p w14:paraId="6D130FF0"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Change w:id="3930" w:author="Xin Li" w:date="2026-08-22T08:00:00Z" w16du:dateUtc="2026-08-22T00:00:00Z">
              <w:tcPr>
                <w:tcW w:w="2700" w:type="dxa"/>
                <w:tcBorders>
                  <w:top w:val="nil"/>
                  <w:left w:val="nil"/>
                  <w:bottom w:val="nil"/>
                  <w:right w:val="nil"/>
                </w:tcBorders>
                <w:noWrap/>
                <w:hideMark/>
              </w:tcPr>
            </w:tcPrChange>
          </w:tcPr>
          <w:p w14:paraId="0F576CB7"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0F44F0E1" w14:textId="77777777" w:rsidTr="00417957">
        <w:trPr>
          <w:jc w:val="center"/>
          <w:trPrChange w:id="3931" w:author="Xin Li" w:date="2026-08-22T08:00:00Z" w16du:dateUtc="2026-08-22T00:00:00Z">
            <w:trPr>
              <w:trHeight w:val="320"/>
              <w:jc w:val="center"/>
            </w:trPr>
          </w:trPrChange>
        </w:trPr>
        <w:tc>
          <w:tcPr>
            <w:tcW w:w="1780" w:type="dxa"/>
            <w:tcBorders>
              <w:top w:val="nil"/>
              <w:left w:val="nil"/>
              <w:bottom w:val="nil"/>
              <w:right w:val="nil"/>
            </w:tcBorders>
            <w:noWrap/>
            <w:hideMark/>
            <w:tcPrChange w:id="3932" w:author="Xin Li" w:date="2026-08-22T08:00:00Z" w16du:dateUtc="2026-08-22T00:00:00Z">
              <w:tcPr>
                <w:tcW w:w="1780" w:type="dxa"/>
                <w:tcBorders>
                  <w:top w:val="nil"/>
                  <w:left w:val="nil"/>
                  <w:bottom w:val="nil"/>
                  <w:right w:val="nil"/>
                </w:tcBorders>
                <w:noWrap/>
                <w:hideMark/>
              </w:tcPr>
            </w:tcPrChange>
          </w:tcPr>
          <w:p w14:paraId="1A25BC01" w14:textId="77777777" w:rsidR="000A2973" w:rsidRPr="00015210" w:rsidRDefault="000A2973">
            <w:pPr>
              <w:rPr>
                <w:color w:val="000000"/>
                <w:sz w:val="20"/>
                <w:szCs w:val="20"/>
              </w:rPr>
            </w:pPr>
            <w:r w:rsidRPr="00015210">
              <w:rPr>
                <w:color w:val="000000"/>
                <w:sz w:val="20"/>
                <w:szCs w:val="20"/>
              </w:rPr>
              <w:t>question timing FE</w:t>
            </w:r>
          </w:p>
        </w:tc>
        <w:tc>
          <w:tcPr>
            <w:tcW w:w="1391" w:type="dxa"/>
            <w:tcBorders>
              <w:top w:val="nil"/>
              <w:left w:val="nil"/>
              <w:bottom w:val="nil"/>
              <w:right w:val="nil"/>
            </w:tcBorders>
            <w:noWrap/>
            <w:hideMark/>
            <w:tcPrChange w:id="3933" w:author="Xin Li" w:date="2026-08-22T08:00:00Z" w16du:dateUtc="2026-08-22T00:00:00Z">
              <w:tcPr>
                <w:tcW w:w="1391" w:type="dxa"/>
                <w:tcBorders>
                  <w:top w:val="nil"/>
                  <w:left w:val="nil"/>
                  <w:bottom w:val="nil"/>
                  <w:right w:val="nil"/>
                </w:tcBorders>
                <w:noWrap/>
                <w:hideMark/>
              </w:tcPr>
            </w:tcPrChange>
          </w:tcPr>
          <w:p w14:paraId="34AA25D7"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Change w:id="3934" w:author="Xin Li" w:date="2026-08-22T08:00:00Z" w16du:dateUtc="2026-08-22T00:00:00Z">
              <w:tcPr>
                <w:tcW w:w="3489" w:type="dxa"/>
                <w:tcBorders>
                  <w:top w:val="nil"/>
                  <w:left w:val="nil"/>
                  <w:bottom w:val="nil"/>
                  <w:right w:val="nil"/>
                </w:tcBorders>
                <w:noWrap/>
                <w:hideMark/>
              </w:tcPr>
            </w:tcPrChange>
          </w:tcPr>
          <w:p w14:paraId="7E7A7AC6"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Change w:id="3935" w:author="Xin Li" w:date="2026-08-22T08:00:00Z" w16du:dateUtc="2026-08-22T00:00:00Z">
              <w:tcPr>
                <w:tcW w:w="2700" w:type="dxa"/>
                <w:tcBorders>
                  <w:top w:val="nil"/>
                  <w:left w:val="nil"/>
                  <w:bottom w:val="nil"/>
                  <w:right w:val="nil"/>
                </w:tcBorders>
                <w:noWrap/>
                <w:hideMark/>
              </w:tcPr>
            </w:tcPrChange>
          </w:tcPr>
          <w:p w14:paraId="3BC4FDA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161F3B8C" w14:textId="77777777" w:rsidTr="00417957">
        <w:trPr>
          <w:jc w:val="center"/>
          <w:trPrChange w:id="3936" w:author="Xin Li" w:date="2026-08-22T08:00:00Z" w16du:dateUtc="2026-08-22T00:00:00Z">
            <w:trPr>
              <w:trHeight w:val="320"/>
              <w:jc w:val="center"/>
            </w:trPr>
          </w:trPrChange>
        </w:trPr>
        <w:tc>
          <w:tcPr>
            <w:tcW w:w="1780" w:type="dxa"/>
            <w:tcBorders>
              <w:top w:val="nil"/>
              <w:left w:val="nil"/>
              <w:bottom w:val="single" w:sz="4" w:space="0" w:color="auto"/>
              <w:right w:val="nil"/>
            </w:tcBorders>
            <w:noWrap/>
            <w:hideMark/>
            <w:tcPrChange w:id="3937" w:author="Xin Li" w:date="2026-08-22T08:00:00Z" w16du:dateUtc="2026-08-22T00:00:00Z">
              <w:tcPr>
                <w:tcW w:w="1780" w:type="dxa"/>
                <w:tcBorders>
                  <w:top w:val="nil"/>
                  <w:left w:val="nil"/>
                  <w:bottom w:val="single" w:sz="4" w:space="0" w:color="auto"/>
                  <w:right w:val="nil"/>
                </w:tcBorders>
                <w:noWrap/>
                <w:hideMark/>
              </w:tcPr>
            </w:tcPrChange>
          </w:tcPr>
          <w:p w14:paraId="62D99418" w14:textId="77777777" w:rsidR="000A2973" w:rsidRPr="00015210" w:rsidRDefault="000A2973">
            <w:pPr>
              <w:rPr>
                <w:color w:val="000000"/>
                <w:sz w:val="20"/>
                <w:szCs w:val="20"/>
              </w:rPr>
            </w:pPr>
            <w:r w:rsidRPr="00015210">
              <w:rPr>
                <w:color w:val="000000"/>
                <w:sz w:val="20"/>
                <w:szCs w:val="20"/>
              </w:rPr>
              <w:t>N</w:t>
            </w:r>
          </w:p>
        </w:tc>
        <w:tc>
          <w:tcPr>
            <w:tcW w:w="1391" w:type="dxa"/>
            <w:tcBorders>
              <w:top w:val="nil"/>
              <w:left w:val="nil"/>
              <w:bottom w:val="single" w:sz="4" w:space="0" w:color="auto"/>
              <w:right w:val="nil"/>
            </w:tcBorders>
            <w:noWrap/>
            <w:hideMark/>
            <w:tcPrChange w:id="3938" w:author="Xin Li" w:date="2026-08-22T08:00:00Z" w16du:dateUtc="2026-08-22T00:00:00Z">
              <w:tcPr>
                <w:tcW w:w="1391" w:type="dxa"/>
                <w:tcBorders>
                  <w:top w:val="nil"/>
                  <w:left w:val="nil"/>
                  <w:bottom w:val="single" w:sz="4" w:space="0" w:color="auto"/>
                  <w:right w:val="nil"/>
                </w:tcBorders>
                <w:noWrap/>
                <w:hideMark/>
              </w:tcPr>
            </w:tcPrChange>
          </w:tcPr>
          <w:p w14:paraId="50134AF0" w14:textId="77777777" w:rsidR="000A2973" w:rsidRPr="00015210" w:rsidRDefault="000A2973">
            <w:pPr>
              <w:jc w:val="center"/>
              <w:rPr>
                <w:color w:val="000000"/>
                <w:sz w:val="20"/>
                <w:szCs w:val="20"/>
              </w:rPr>
            </w:pPr>
            <w:r w:rsidRPr="00015210">
              <w:rPr>
                <w:color w:val="000000"/>
                <w:sz w:val="20"/>
                <w:szCs w:val="20"/>
              </w:rPr>
              <w:t>3,613</w:t>
            </w:r>
          </w:p>
        </w:tc>
        <w:tc>
          <w:tcPr>
            <w:tcW w:w="3489" w:type="dxa"/>
            <w:tcBorders>
              <w:top w:val="nil"/>
              <w:left w:val="nil"/>
              <w:bottom w:val="single" w:sz="4" w:space="0" w:color="auto"/>
              <w:right w:val="nil"/>
            </w:tcBorders>
            <w:noWrap/>
            <w:hideMark/>
            <w:tcPrChange w:id="3939" w:author="Xin Li" w:date="2026-08-22T08:00:00Z" w16du:dateUtc="2026-08-22T00:00:00Z">
              <w:tcPr>
                <w:tcW w:w="3489" w:type="dxa"/>
                <w:tcBorders>
                  <w:top w:val="nil"/>
                  <w:left w:val="nil"/>
                  <w:bottom w:val="single" w:sz="4" w:space="0" w:color="auto"/>
                  <w:right w:val="nil"/>
                </w:tcBorders>
                <w:noWrap/>
                <w:hideMark/>
              </w:tcPr>
            </w:tcPrChange>
          </w:tcPr>
          <w:p w14:paraId="0F2EBA73" w14:textId="77777777" w:rsidR="000A2973" w:rsidRPr="00015210" w:rsidRDefault="000A2973">
            <w:pPr>
              <w:jc w:val="center"/>
              <w:rPr>
                <w:color w:val="000000"/>
                <w:sz w:val="20"/>
                <w:szCs w:val="20"/>
              </w:rPr>
            </w:pPr>
            <w:r w:rsidRPr="00015210">
              <w:rPr>
                <w:color w:val="000000"/>
                <w:sz w:val="20"/>
                <w:szCs w:val="20"/>
              </w:rPr>
              <w:t>3,612</w:t>
            </w:r>
          </w:p>
        </w:tc>
        <w:tc>
          <w:tcPr>
            <w:tcW w:w="2700" w:type="dxa"/>
            <w:tcBorders>
              <w:top w:val="nil"/>
              <w:left w:val="nil"/>
              <w:bottom w:val="single" w:sz="4" w:space="0" w:color="auto"/>
              <w:right w:val="nil"/>
            </w:tcBorders>
            <w:noWrap/>
            <w:hideMark/>
            <w:tcPrChange w:id="3940" w:author="Xin Li" w:date="2026-08-22T08:00:00Z" w16du:dateUtc="2026-08-22T00:00:00Z">
              <w:tcPr>
                <w:tcW w:w="2700" w:type="dxa"/>
                <w:tcBorders>
                  <w:top w:val="nil"/>
                  <w:left w:val="nil"/>
                  <w:bottom w:val="single" w:sz="4" w:space="0" w:color="auto"/>
                  <w:right w:val="nil"/>
                </w:tcBorders>
                <w:noWrap/>
                <w:hideMark/>
              </w:tcPr>
            </w:tcPrChange>
          </w:tcPr>
          <w:p w14:paraId="0EB3786A" w14:textId="77777777" w:rsidR="000A2973" w:rsidRPr="00015210" w:rsidRDefault="000A2973">
            <w:pPr>
              <w:jc w:val="center"/>
              <w:rPr>
                <w:color w:val="000000"/>
                <w:sz w:val="20"/>
                <w:szCs w:val="20"/>
              </w:rPr>
            </w:pPr>
            <w:r w:rsidRPr="00015210">
              <w:rPr>
                <w:color w:val="000000"/>
                <w:sz w:val="20"/>
                <w:szCs w:val="20"/>
              </w:rPr>
              <w:t>3,613</w:t>
            </w:r>
          </w:p>
        </w:tc>
      </w:tr>
    </w:tbl>
    <w:p w14:paraId="6472773C" w14:textId="00F84919" w:rsidR="00C1485A" w:rsidRPr="00015210" w:rsidRDefault="00C1485A" w:rsidP="00C1485A">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Column 2 has fewer observations because computing quality is not possible for a small number of questions affected by connection issues.</w:t>
      </w:r>
    </w:p>
    <w:bookmarkEnd w:id="3768"/>
    <w:p w14:paraId="5BC72538" w14:textId="77777777" w:rsidR="00797DC6" w:rsidRPr="00015210" w:rsidRDefault="00797DC6" w:rsidP="00797DC6"/>
    <w:p w14:paraId="4BDA0CD9" w14:textId="20F3E05A" w:rsidR="00C1485A" w:rsidRPr="00015210" w:rsidRDefault="008A6F83" w:rsidP="000E4EEB">
      <w:pPr>
        <w:pStyle w:val="Heading3"/>
      </w:pPr>
      <w:r w:rsidRPr="00015210">
        <w:rPr>
          <w:lang w:eastAsia="zh-CN"/>
        </w:rPr>
        <w:t>W</w:t>
      </w:r>
      <w:r w:rsidR="00C1485A" w:rsidRPr="00015210">
        <w:rPr>
          <w:lang w:eastAsia="zh-CN"/>
        </w:rPr>
        <w:t>h</w:t>
      </w:r>
      <w:r w:rsidR="00C1485A" w:rsidRPr="00015210">
        <w:t xml:space="preserve">y </w:t>
      </w:r>
      <w:r w:rsidRPr="00015210">
        <w:rPr>
          <w:lang w:eastAsia="zh-CN"/>
        </w:rPr>
        <w:t>H</w:t>
      </w:r>
      <w:r w:rsidR="00C1485A" w:rsidRPr="00015210">
        <w:t xml:space="preserve">igher AI </w:t>
      </w:r>
      <w:r w:rsidRPr="00015210">
        <w:rPr>
          <w:lang w:eastAsia="zh-CN"/>
        </w:rPr>
        <w:t>Q</w:t>
      </w:r>
      <w:r w:rsidR="00C1485A" w:rsidRPr="00015210">
        <w:t xml:space="preserve">uality </w:t>
      </w:r>
      <w:r w:rsidR="00827D2F" w:rsidRPr="00015210">
        <w:rPr>
          <w:lang w:eastAsia="zh-CN"/>
        </w:rPr>
        <w:t>R</w:t>
      </w:r>
      <w:r w:rsidR="00C1485A" w:rsidRPr="00015210">
        <w:t xml:space="preserve">aises </w:t>
      </w:r>
      <w:r w:rsidRPr="00015210">
        <w:rPr>
          <w:lang w:eastAsia="zh-CN"/>
        </w:rPr>
        <w:t>C</w:t>
      </w:r>
      <w:r w:rsidR="00C1485A" w:rsidRPr="00015210">
        <w:t xml:space="preserve">ontribution </w:t>
      </w:r>
      <w:r w:rsidRPr="00015210">
        <w:rPr>
          <w:lang w:eastAsia="zh-CN"/>
        </w:rPr>
        <w:t>Q</w:t>
      </w:r>
      <w:r w:rsidR="00C1485A" w:rsidRPr="00015210">
        <w:t>uality</w:t>
      </w:r>
      <w:r w:rsidR="00C1485A" w:rsidRPr="00015210">
        <w:rPr>
          <w:lang w:eastAsia="zh-CN"/>
        </w:rPr>
        <w:t xml:space="preserve"> (H</w:t>
      </w:r>
      <w:r w:rsidR="0046130B" w:rsidRPr="00015210">
        <w:rPr>
          <w:lang w:eastAsia="zh-CN"/>
        </w:rPr>
        <w:t>6</w:t>
      </w:r>
      <w:r w:rsidR="00C1485A" w:rsidRPr="00015210">
        <w:rPr>
          <w:lang w:eastAsia="zh-CN"/>
        </w:rPr>
        <w:t>)</w:t>
      </w:r>
    </w:p>
    <w:p w14:paraId="32A2BD54" w14:textId="2EC9A132" w:rsidR="00A00064" w:rsidRPr="00A00064" w:rsidRDefault="00A00064">
      <w:pPr>
        <w:pStyle w:val="Paragraph0"/>
        <w:rPr>
          <w:ins w:id="3941" w:author="Prof. LIU Ben" w:date="2026-08-26T13:24:00Z" w16du:dateUtc="2026-08-26T05:24:00Z"/>
          <w:rPrChange w:id="3942" w:author="Prof. LIU Ben" w:date="2026-08-26T13:25:00Z" w16du:dateUtc="2026-08-26T05:25:00Z">
            <w:rPr>
              <w:ins w:id="3943" w:author="Prof. LIU Ben" w:date="2026-08-26T13:24:00Z" w16du:dateUtc="2026-08-26T05:24:00Z"/>
              <w:color w:val="000000"/>
            </w:rPr>
          </w:rPrChange>
        </w:rPr>
        <w:pPrChange w:id="3944" w:author="Prof. LIU Ben" w:date="2026-08-26T13:25:00Z" w16du:dateUtc="2026-08-26T05:25:00Z">
          <w:pPr>
            <w:spacing w:before="100" w:beforeAutospacing="1" w:after="100" w:afterAutospacing="1"/>
          </w:pPr>
        </w:pPrChange>
      </w:pPr>
      <w:ins w:id="3945" w:author="Prof. LIU Ben" w:date="2026-08-26T13:24:00Z" w16du:dateUtc="2026-08-26T05:24:00Z">
        <w:r w:rsidRPr="00A00064">
          <w:rPr>
            <w:rPrChange w:id="3946" w:author="Prof. LIU Ben" w:date="2026-08-26T13:25:00Z" w16du:dateUtc="2026-08-26T05:25:00Z">
              <w:rPr>
                <w:color w:val="000000"/>
              </w:rPr>
            </w:rPrChange>
          </w:rPr>
          <w:t xml:space="preserve">The main results show that a higher-quality AI answer is followed by a higher-quality human answer. Our account is </w:t>
        </w:r>
        <w:r w:rsidRPr="00A00064">
          <w:rPr>
            <w:rPrChange w:id="3947" w:author="Prof. LIU Ben" w:date="2026-08-26T13:25:00Z" w16du:dateUtc="2026-08-26T05:25:00Z">
              <w:rPr>
                <w:i/>
                <w:iCs/>
                <w:color w:val="000000"/>
              </w:rPr>
            </w:rPrChange>
          </w:rPr>
          <w:t>standard-setting</w:t>
        </w:r>
        <w:r w:rsidRPr="00A00064">
          <w:rPr>
            <w:rPrChange w:id="3948" w:author="Prof. LIU Ben" w:date="2026-08-26T13:25:00Z" w16du:dateUtc="2026-08-26T05:25:00Z">
              <w:rPr>
                <w:color w:val="000000"/>
              </w:rPr>
            </w:rPrChange>
          </w:rPr>
          <w:t xml:space="preserve">: the AI answer establishes a standard for the competition, and the human answerer clears it by investing effort that scales with the level the AI demonstrates. </w:t>
        </w:r>
      </w:ins>
    </w:p>
    <w:p w14:paraId="28461D2E" w14:textId="790A863D" w:rsidR="00A00064" w:rsidRPr="00A00064" w:rsidRDefault="00A00064">
      <w:pPr>
        <w:pStyle w:val="Paragraph0"/>
        <w:rPr>
          <w:ins w:id="3949" w:author="Prof. LIU Ben" w:date="2026-08-26T13:24:00Z" w16du:dateUtc="2026-08-26T05:24:00Z"/>
          <w:rPrChange w:id="3950" w:author="Prof. LIU Ben" w:date="2026-08-26T13:25:00Z" w16du:dateUtc="2026-08-26T05:25:00Z">
            <w:rPr>
              <w:ins w:id="3951" w:author="Prof. LIU Ben" w:date="2026-08-26T13:24:00Z" w16du:dateUtc="2026-08-26T05:24:00Z"/>
              <w:color w:val="000000"/>
            </w:rPr>
          </w:rPrChange>
        </w:rPr>
        <w:pPrChange w:id="3952" w:author="Prof. LIU Ben" w:date="2026-08-26T13:25:00Z" w16du:dateUtc="2026-08-26T05:25:00Z">
          <w:pPr>
            <w:spacing w:before="100" w:beforeAutospacing="1" w:after="100" w:afterAutospacing="1"/>
          </w:pPr>
        </w:pPrChange>
      </w:pPr>
      <w:ins w:id="3953" w:author="Prof. LIU Ben" w:date="2026-08-26T13:24:00Z" w16du:dateUtc="2026-08-26T05:24:00Z">
        <w:r w:rsidRPr="00A00064">
          <w:rPr>
            <w:rPrChange w:id="3954" w:author="Prof. LIU Ben" w:date="2026-08-26T13:25:00Z" w16du:dateUtc="2026-08-26T05:25:00Z">
              <w:rPr>
                <w:color w:val="000000"/>
              </w:rPr>
            </w:rPrChange>
          </w:rPr>
          <w:t xml:space="preserve">Standard-setting is not the only way to read the main result. Two alternatives could produce </w:t>
        </w:r>
        <w:r w:rsidRPr="00A00064">
          <w:rPr>
            <w:rPrChange w:id="3955" w:author="Prof. LIU Ben" w:date="2026-08-26T13:25:00Z" w16du:dateUtc="2026-08-26T05:25:00Z">
              <w:rPr>
                <w:color w:val="000000"/>
              </w:rPr>
            </w:rPrChange>
          </w:rPr>
          <w:lastRenderedPageBreak/>
          <w:t xml:space="preserve">the same aggregate pattern. The first is </w:t>
        </w:r>
        <w:r w:rsidRPr="00A00064">
          <w:rPr>
            <w:i/>
            <w:iCs/>
            <w:rPrChange w:id="3956" w:author="Prof. LIU Ben" w:date="2026-08-26T13:25:00Z" w16du:dateUtc="2026-08-26T05:25:00Z">
              <w:rPr>
                <w:i/>
                <w:iCs/>
                <w:color w:val="000000"/>
              </w:rPr>
            </w:rPrChange>
          </w:rPr>
          <w:t>selection</w:t>
        </w:r>
        <w:r w:rsidRPr="00A00064">
          <w:rPr>
            <w:rPrChange w:id="3957" w:author="Prof. LIU Ben" w:date="2026-08-26T13:25:00Z" w16du:dateUtc="2026-08-26T05:25:00Z">
              <w:rPr>
                <w:color w:val="000000"/>
              </w:rPr>
            </w:rPrChange>
          </w:rPr>
          <w:t xml:space="preserve">: a higher-quality AI answer may draw contributions from more expert users, so the observed rise reflects who shows up rather than how any given person writes. The second is </w:t>
        </w:r>
        <w:r w:rsidRPr="00A00064">
          <w:rPr>
            <w:i/>
            <w:iCs/>
            <w:rPrChange w:id="3958" w:author="Prof. LIU Ben" w:date="2026-08-26T13:25:00Z" w16du:dateUtc="2026-08-26T05:25:00Z">
              <w:rPr>
                <w:i/>
                <w:iCs/>
                <w:color w:val="000000"/>
              </w:rPr>
            </w:rPrChange>
          </w:rPr>
          <w:t>differentiation</w:t>
        </w:r>
        <w:r w:rsidRPr="00A00064">
          <w:rPr>
            <w:rPrChange w:id="3959" w:author="Prof. LIU Ben" w:date="2026-08-26T13:25:00Z" w16du:dateUtc="2026-08-26T05:25:00Z">
              <w:rPr>
                <w:color w:val="000000"/>
              </w:rPr>
            </w:rPrChange>
          </w:rPr>
          <w:t xml:space="preserve">: rather than meeting the AI on its own terms, humans may steer away from it, competing by </w:t>
        </w:r>
      </w:ins>
      <w:ins w:id="3960" w:author="Prof. LIU Ben" w:date="2026-08-26T13:26:00Z" w16du:dateUtc="2026-08-26T05:26:00Z">
        <w:r>
          <w:t>providing</w:t>
        </w:r>
      </w:ins>
      <w:ins w:id="3961" w:author="Prof. LIU Ben" w:date="2026-08-26T13:24:00Z" w16du:dateUtc="2026-08-26T05:24:00Z">
        <w:r w:rsidRPr="00A00064">
          <w:rPr>
            <w:rPrChange w:id="3962" w:author="Prof. LIU Ben" w:date="2026-08-26T13:25:00Z" w16du:dateUtc="2026-08-26T05:25:00Z">
              <w:rPr>
                <w:color w:val="000000"/>
              </w:rPr>
            </w:rPrChange>
          </w:rPr>
          <w:t xml:space="preserve"> what the AI does not, such as personal experience or a novel angle. The three accounts make different, testable predictions, and we use three pieces of evidence to separate them: which dimension of the human answer rises with AI quality, whether more expert contributors appear, and whether human answers move toward or away from the AI.</w:t>
        </w:r>
      </w:ins>
    </w:p>
    <w:p w14:paraId="24DA2323" w14:textId="74C0F58F" w:rsidR="00A00064" w:rsidRDefault="00A00064" w:rsidP="00A00064">
      <w:pPr>
        <w:pStyle w:val="Paragraph0"/>
        <w:rPr>
          <w:ins w:id="3963" w:author="Prof. LIU Ben" w:date="2026-08-26T13:32:00Z" w16du:dateUtc="2026-08-26T05:32:00Z"/>
        </w:rPr>
      </w:pPr>
      <w:ins w:id="3964" w:author="Prof. LIU Ben" w:date="2026-08-26T13:24:00Z" w16du:dateUtc="2026-08-26T05:24:00Z">
        <w:r w:rsidRPr="00A00064">
          <w:rPr>
            <w:b/>
            <w:bCs/>
            <w:rPrChange w:id="3965" w:author="Prof. LIU Ben" w:date="2026-08-26T13:26:00Z" w16du:dateUtc="2026-08-26T05:26:00Z">
              <w:rPr>
                <w:b/>
                <w:bCs/>
                <w:color w:val="000000"/>
              </w:rPr>
            </w:rPrChange>
          </w:rPr>
          <w:t>Which dimension rises pins down the mechanism</w:t>
        </w:r>
        <w:r w:rsidRPr="00A00064">
          <w:rPr>
            <w:rPrChange w:id="3966" w:author="Prof. LIU Ben" w:date="2026-08-26T13:26:00Z" w16du:dateUtc="2026-08-26T05:26:00Z">
              <w:rPr>
                <w:b/>
                <w:bCs/>
                <w:color w:val="000000"/>
              </w:rPr>
            </w:rPrChange>
          </w:rPr>
          <w:t>.</w:t>
        </w:r>
        <w:r w:rsidRPr="00A00064">
          <w:rPr>
            <w:rPrChange w:id="3967" w:author="Prof. LIU Ben" w:date="2026-08-26T13:26:00Z" w16du:dateUtc="2026-08-26T05:26:00Z">
              <w:rPr>
                <w:color w:val="000000"/>
              </w:rPr>
            </w:rPrChange>
          </w:rPr>
          <w:t xml:space="preserve"> Standard-setting and differentiation disagree about </w:t>
        </w:r>
        <w:r w:rsidRPr="00A00064">
          <w:rPr>
            <w:rPrChange w:id="3968" w:author="Prof. LIU Ben" w:date="2026-08-26T13:26:00Z" w16du:dateUtc="2026-08-26T05:26:00Z">
              <w:rPr>
                <w:i/>
                <w:iCs/>
                <w:color w:val="000000"/>
              </w:rPr>
            </w:rPrChange>
          </w:rPr>
          <w:t>where</w:t>
        </w:r>
        <w:r w:rsidRPr="00A00064">
          <w:rPr>
            <w:rPrChange w:id="3969" w:author="Prof. LIU Ben" w:date="2026-08-26T13:26:00Z" w16du:dateUtc="2026-08-26T05:26:00Z">
              <w:rPr>
                <w:color w:val="000000"/>
              </w:rPr>
            </w:rPrChange>
          </w:rPr>
          <w:t xml:space="preserve"> in the human answer the gain should appear. Standard-setting predicts the gain </w:t>
        </w:r>
      </w:ins>
      <w:ins w:id="3970" w:author="Prof. LIU Ben" w:date="2026-08-26T13:27:00Z" w16du:dateUtc="2026-08-26T05:27:00Z">
        <w:r>
          <w:t xml:space="preserve">may </w:t>
        </w:r>
      </w:ins>
      <w:ins w:id="3971" w:author="Prof. LIU Ben" w:date="2026-08-26T13:24:00Z" w16du:dateUtc="2026-08-26T05:24:00Z">
        <w:r w:rsidRPr="00A00064">
          <w:rPr>
            <w:rPrChange w:id="3972" w:author="Prof. LIU Ben" w:date="2026-08-26T13:26:00Z" w16du:dateUtc="2026-08-26T05:26:00Z">
              <w:rPr>
                <w:color w:val="000000"/>
              </w:rPr>
            </w:rPrChange>
          </w:rPr>
          <w:t xml:space="preserve">concentrate on accuracy, </w:t>
        </w:r>
      </w:ins>
      <w:ins w:id="3973" w:author="Prof. LIU Ben" w:date="2026-08-26T13:27:00Z" w16du:dateUtc="2026-08-26T05:27:00Z">
        <w:r w:rsidRPr="00A00064">
          <w:rPr>
            <w:rPrChange w:id="3974" w:author="Prof. LIU Ben" w:date="2026-08-26T13:27:00Z" w16du:dateUtc="2026-08-26T05:27:00Z">
              <w:rPr>
                <w:color w:val="000000"/>
              </w:rPr>
            </w:rPrChange>
          </w:rPr>
          <w:t>because accuracy is fundamental to what such a platform is for: a question is posted to resolve a concrete problem, and an answer do</w:t>
        </w:r>
      </w:ins>
      <w:ins w:id="3975" w:author="Prof. LIU Ben" w:date="2026-08-26T13:28:00Z" w16du:dateUtc="2026-08-26T05:28:00Z">
        <w:r>
          <w:t>es</w:t>
        </w:r>
      </w:ins>
      <w:ins w:id="3976" w:author="Prof. LIU Ben" w:date="2026-08-26T13:27:00Z" w16du:dateUtc="2026-08-26T05:27:00Z">
        <w:r w:rsidRPr="00A00064">
          <w:rPr>
            <w:rPrChange w:id="3977" w:author="Prof. LIU Ben" w:date="2026-08-26T13:27:00Z" w16du:dateUtc="2026-08-26T05:27:00Z">
              <w:rPr>
                <w:color w:val="000000"/>
              </w:rPr>
            </w:rPrChange>
          </w:rPr>
          <w:t xml:space="preserve"> not hold or whose code does not run fails at the one thing that matters most. </w:t>
        </w:r>
      </w:ins>
      <w:ins w:id="3978" w:author="Prof. LIU Ben" w:date="2026-08-26T13:24:00Z" w16du:dateUtc="2026-08-26T05:24:00Z">
        <w:r w:rsidRPr="00A00064">
          <w:rPr>
            <w:rPrChange w:id="3979" w:author="Prof. LIU Ben" w:date="2026-08-26T13:26:00Z" w16du:dateUtc="2026-08-26T05:26:00Z">
              <w:rPr>
                <w:color w:val="000000"/>
              </w:rPr>
            </w:rPrChange>
          </w:rPr>
          <w:t xml:space="preserve">Differentiation predicts the opposite: if humans compete by distinguishing themselves from a strong AI answer, the gains should land on dimensions where humans hold a distinctive edge over AI, such as personal experience or engaging storytelling. To separate the two, we use an LLM to score ten quality dimensions of the first human answer: clarity, readability, accuracy, relevance, detail level, and the presence of personal experience, insight, innovative approaches, alternative solutions, and engaging storytelling (see Online Appendix B for definitions and validation). We regress each dimension on AI quality. Only one dimension responds. As Column 1 of Table 12 shows, the interaction between </w:t>
        </w:r>
      </w:ins>
      <m:oMath>
        <m:r>
          <w:ins w:id="3980" w:author="Prof. LIU Ben" w:date="2026-08-26T13:24:00Z" w16du:dateUtc="2026-08-26T05:24:00Z">
            <w:rPr>
              <w:rFonts w:ascii="Cambria Math" w:hAnsi="Cambria Math"/>
            </w:rPr>
            <m:t>A</m:t>
          </w:ins>
        </m:r>
        <m:sSub>
          <m:sSubPr>
            <m:ctrlPr>
              <w:ins w:id="3981" w:author="Prof. LIU Ben" w:date="2026-08-26T13:24:00Z" w16du:dateUtc="2026-08-26T05:24:00Z">
                <w:rPr>
                  <w:rFonts w:ascii="Cambria Math" w:hAnsi="Cambria Math"/>
                </w:rPr>
              </w:ins>
            </m:ctrlPr>
          </m:sSubPr>
          <m:e>
            <m:r>
              <w:ins w:id="3982" w:author="Prof. LIU Ben" w:date="2026-08-26T13:24:00Z" w16du:dateUtc="2026-08-26T05:24:00Z">
                <w:rPr>
                  <w:rFonts w:ascii="Cambria Math" w:hAnsi="Cambria Math"/>
                </w:rPr>
                <m:t>I</m:t>
              </w:ins>
            </m:r>
          </m:e>
          <m:sub>
            <m:r>
              <w:ins w:id="3983" w:author="Prof. LIU Ben" w:date="2026-08-26T13:24:00Z" w16du:dateUtc="2026-08-26T05:24:00Z">
                <w:rPr>
                  <w:rFonts w:ascii="Cambria Math" w:hAnsi="Cambria Math"/>
                </w:rPr>
                <m:t>i</m:t>
              </w:ins>
            </m:r>
          </m:sub>
        </m:sSub>
      </m:oMath>
      <w:ins w:id="3984" w:author="Prof. LIU Ben" w:date="2026-08-26T13:24:00Z" w16du:dateUtc="2026-08-26T05:24:00Z">
        <w:r w:rsidRPr="00A00064">
          <w:rPr>
            <w:rPrChange w:id="3985" w:author="Prof. LIU Ben" w:date="2026-08-26T13:26:00Z" w16du:dateUtc="2026-08-26T05:26:00Z">
              <w:rPr>
                <w:color w:val="000000"/>
              </w:rPr>
            </w:rPrChange>
          </w:rPr>
          <w:t xml:space="preserve">and answer quality is positive and significant on accuracy (0.083, p &lt; 0.05), while for the other nine dimensions AI quality has no significant effect. A higher-quality AI answer is followed by a more accurate human answer, and by nothing else. This is precisely the signature </w:t>
        </w:r>
        <w:r w:rsidRPr="00A00064">
          <w:rPr>
            <w:rPrChange w:id="3986" w:author="Prof. LIU Ben" w:date="2026-08-26T13:26:00Z" w16du:dateUtc="2026-08-26T05:26:00Z">
              <w:rPr>
                <w:color w:val="000000"/>
              </w:rPr>
            </w:rPrChange>
          </w:rPr>
          <w:lastRenderedPageBreak/>
          <w:t>standard-setting predicts, and it weighs directly against differentiation: the human-edge dimensions, including personal experience and storytelling, do not move, so contributors are not competing by playing to those strengths.</w:t>
        </w:r>
      </w:ins>
    </w:p>
    <w:p w14:paraId="76EE9976" w14:textId="77777777" w:rsidR="00A00064" w:rsidRPr="00325599" w:rsidRDefault="00A00064" w:rsidP="00A00064">
      <w:pPr>
        <w:pStyle w:val="Paragraph0"/>
        <w:rPr>
          <w:ins w:id="3987" w:author="Prof. LIU Ben" w:date="2026-08-26T13:32:00Z" w16du:dateUtc="2026-08-26T05:32:00Z"/>
        </w:rPr>
      </w:pPr>
      <w:ins w:id="3988" w:author="Prof. LIU Ben" w:date="2026-08-26T13:32:00Z" w16du:dateUtc="2026-08-26T05:32:00Z">
        <w:r w:rsidRPr="00325599">
          <w:rPr>
            <w:b/>
            <w:bCs/>
          </w:rPr>
          <w:t>Ruling out selection</w:t>
        </w:r>
        <w:r w:rsidRPr="00325599">
          <w:t xml:space="preserve">. If selection drove the result, a higher-quality AI answer should attract more expert first contributors, and the quality gain would follow from their expertise rather than from any change in behavior. We measure the expertise of the first human contributor by the number of previously accepted answers within the relevant tag and regress it on AI quality. Column 2 of Table 12 shows no such relationship: the interaction between </w:t>
        </w:r>
      </w:ins>
      <m:oMath>
        <m:r>
          <w:ins w:id="3989" w:author="Prof. LIU Ben" w:date="2026-08-26T13:32:00Z" w16du:dateUtc="2026-08-26T05:32:00Z">
            <w:rPr>
              <w:rFonts w:ascii="Cambria Math" w:hAnsi="Cambria Math"/>
            </w:rPr>
            <m:t>A</m:t>
          </w:ins>
        </m:r>
        <m:sSub>
          <m:sSubPr>
            <m:ctrlPr>
              <w:ins w:id="3990" w:author="Prof. LIU Ben" w:date="2026-08-26T13:32:00Z" w16du:dateUtc="2026-08-26T05:32:00Z">
                <w:rPr>
                  <w:rFonts w:ascii="Cambria Math" w:hAnsi="Cambria Math"/>
                </w:rPr>
              </w:ins>
            </m:ctrlPr>
          </m:sSubPr>
          <m:e>
            <m:r>
              <w:ins w:id="3991" w:author="Prof. LIU Ben" w:date="2026-08-26T13:32:00Z" w16du:dateUtc="2026-08-26T05:32:00Z">
                <w:rPr>
                  <w:rFonts w:ascii="Cambria Math" w:hAnsi="Cambria Math"/>
                </w:rPr>
                <m:t>I</m:t>
              </w:ins>
            </m:r>
          </m:e>
          <m:sub>
            <m:r>
              <w:ins w:id="3992" w:author="Prof. LIU Ben" w:date="2026-08-26T13:32:00Z" w16du:dateUtc="2026-08-26T05:32:00Z">
                <w:rPr>
                  <w:rFonts w:ascii="Cambria Math" w:hAnsi="Cambria Math"/>
                </w:rPr>
                <m:t>i</m:t>
              </w:ins>
            </m:r>
          </m:sub>
        </m:sSub>
      </m:oMath>
      <w:ins w:id="3993" w:author="Prof. LIU Ben" w:date="2026-08-26T13:32:00Z" w16du:dateUtc="2026-08-26T05:32:00Z">
        <w:r w:rsidRPr="00325599">
          <w:t>and answer quality is insignificant (-0.005), as are the other coefficients. Higher AI quality does not pull in more expert contributors, so the accuracy gain in Column 1 reflects how a given contributor responds to the AI, not a change in who responds. Selection is ruled out.</w:t>
        </w:r>
      </w:ins>
    </w:p>
    <w:p w14:paraId="237B533A" w14:textId="2167F583" w:rsidR="002B58E3" w:rsidDel="00A00064" w:rsidRDefault="0039081F">
      <w:pPr>
        <w:pStyle w:val="Paragraph0"/>
        <w:rPr>
          <w:del w:id="3994" w:author="Prof. LIU Ben" w:date="2026-08-26T13:31:00Z" w16du:dateUtc="2026-08-26T05:31:00Z"/>
        </w:rPr>
      </w:pPr>
      <w:del w:id="3995" w:author="Prof. LIU Ben" w:date="2026-08-26T13:31:00Z" w16du:dateUtc="2026-08-26T05:31:00Z">
        <w:r w:rsidRPr="00015210" w:rsidDel="00A00064">
          <w:delText xml:space="preserve">The main results show that higher AI quality raises human contribution quality. Because AI quality is a benchmark in the competition, two processes within our account could produce this pattern. The first </w:delText>
        </w:r>
        <w:r w:rsidR="00A04922" w:rsidRPr="00015210" w:rsidDel="00A00064">
          <w:delText xml:space="preserve">is improving, in which humans take the AI answer as a starting point and refine it, correcting what is weak so that the final answer is better. </w:delText>
        </w:r>
      </w:del>
    </w:p>
    <w:p w14:paraId="61644EEB" w14:textId="147DB4E7" w:rsidR="002B58E3" w:rsidDel="00A00064" w:rsidRDefault="002B58E3" w:rsidP="002B58E3">
      <w:pPr>
        <w:pStyle w:val="Paragraph0"/>
        <w:rPr>
          <w:ins w:id="3996" w:author="Xin Li" w:date="2026-08-22T16:12:00Z" w16du:dateUtc="2026-08-22T08:12:00Z"/>
          <w:del w:id="3997" w:author="Prof. LIU Ben" w:date="2026-08-26T13:31:00Z" w16du:dateUtc="2026-08-26T05:31:00Z"/>
          <w:color w:val="000000"/>
        </w:rPr>
      </w:pPr>
      <w:del w:id="3998" w:author="Prof. LIU Ben" w:date="2026-08-26T13:31:00Z" w16du:dateUtc="2026-08-26T05:31:00Z">
        <w:r w:rsidRPr="00015210" w:rsidDel="00A00064">
          <w:rPr>
            <w:b/>
            <w:bCs/>
          </w:rPr>
          <w:delText xml:space="preserve">Evidence from quality dimensions. </w:delText>
        </w:r>
        <w:r w:rsidRPr="00015210" w:rsidDel="00A00064">
          <w:delText>Improving and differentiation predict gains on different dimensions of the human answer, so examining where higher AI quality raises human scores lets us tell them apart. If improving drives the result, humans build on the AI answer and correct what is weak, so the gain should appear on accuracy. If differentiation drives the result, humans play to their distinctive strengths, so the gain should appear on dimensions where humans hold an edge over AI, such as personal experience. We therefore examine which dimensions of the human answer rise with AI quality. We use an LLM to score ten quality dimensions: clarity, readability, accuracy, relevance, detail level, and presence of personal experiences, insights, innovative approaches, alternative solutions, and engaging storytelling (see Online Appendix B for detailed definitions and validation).</w:delText>
        </w:r>
        <w:r w:rsidRPr="00015210" w:rsidDel="00A00064">
          <w:rPr>
            <w:color w:val="000000"/>
          </w:rPr>
          <w:delText xml:space="preserve"> We regress each dimension of the first human answer on AI quality and report the one significant result in Column </w:delText>
        </w:r>
      </w:del>
      <w:ins w:id="3999" w:author="Xin Li" w:date="2026-08-22T16:20:00Z" w16du:dateUtc="2026-08-22T08:20:00Z">
        <w:del w:id="4000" w:author="Prof. LIU Ben" w:date="2026-08-26T13:31:00Z" w16du:dateUtc="2026-08-26T05:31:00Z">
          <w:r w:rsidDel="00A00064">
            <w:rPr>
              <w:color w:val="000000"/>
            </w:rPr>
            <w:delText>1</w:delText>
          </w:r>
        </w:del>
      </w:ins>
      <w:del w:id="4001" w:author="Prof. LIU Ben" w:date="2026-08-26T13:31:00Z" w16du:dateUtc="2026-08-26T05:31:00Z">
        <w:r w:rsidRPr="00015210" w:rsidDel="00A00064">
          <w:rPr>
            <w:color w:val="000000"/>
          </w:rPr>
          <w:delText>2 of Table 1</w:delText>
        </w:r>
      </w:del>
      <w:ins w:id="4002" w:author="Xin Li" w:date="2026-08-22T16:21:00Z" w16du:dateUtc="2026-08-22T08:21:00Z">
        <w:del w:id="4003" w:author="Prof. LIU Ben" w:date="2026-08-26T13:31:00Z" w16du:dateUtc="2026-08-26T05:31:00Z">
          <w:r w:rsidDel="00A00064">
            <w:rPr>
              <w:color w:val="000000"/>
            </w:rPr>
            <w:delText>2</w:delText>
          </w:r>
        </w:del>
      </w:ins>
      <w:del w:id="4004" w:author="Prof. LIU Ben" w:date="2026-08-26T13:31:00Z" w16du:dateUtc="2026-08-26T05:31:00Z">
        <w:r w:rsidRPr="00015210" w:rsidDel="00A00064">
          <w:rPr>
            <w:color w:val="000000"/>
          </w:rPr>
          <w:delText xml:space="preserve">6; for the other nine dimensions AI quality has no significant effect. The interaction between </w:delText>
        </w:r>
        <w:r w:rsidRPr="00015210" w:rsidDel="00A00064">
          <w:rPr>
            <w:i/>
            <w:iCs/>
            <w:color w:val="000000"/>
          </w:rPr>
          <w:delText>AI</w:delText>
        </w:r>
        <w:r w:rsidRPr="00015210" w:rsidDel="00A00064">
          <w:rPr>
            <w:i/>
            <w:iCs/>
            <w:color w:val="000000"/>
            <w:vertAlign w:val="subscript"/>
          </w:rPr>
          <w:delText>i</w:delText>
        </w:r>
        <w:r w:rsidRPr="00015210" w:rsidDel="00A00064">
          <w:rPr>
            <w:color w:val="000000"/>
          </w:rPr>
          <w:delText xml:space="preserve"> and answer quality is positive and significant on accuracy (0.083, p &lt; 0.05): a higher-quality AI answer is followed by a more accurate human answer. This pattern is what improving predicts, that contributors examine the AI answer, locate where it is less accurate, and repair it. It also weighs against differentiation. If humans were distinguishing themselves from a strong AI answer, the gains should appear on the dimensions where humans hold a distinctive edge, such as personal experience, but AI quality has no effect on those dimensions.</w:delText>
        </w:r>
      </w:del>
    </w:p>
    <w:p w14:paraId="4EF7D29E" w14:textId="733DE329" w:rsidR="0039081F" w:rsidRPr="00015210" w:rsidDel="00A00064" w:rsidRDefault="0039081F" w:rsidP="00C1485A">
      <w:pPr>
        <w:pStyle w:val="Paragraph0"/>
        <w:rPr>
          <w:del w:id="4005" w:author="Prof. LIU Ben" w:date="2026-08-26T13:31:00Z" w16du:dateUtc="2026-08-26T05:31:00Z"/>
        </w:rPr>
      </w:pPr>
      <w:moveFromRangeStart w:id="4006" w:author="Xin Li" w:date="2026-08-22T16:21:00Z" w:name="move238308129"/>
      <w:moveFrom w:id="4007" w:author="Xin Li" w:date="2026-08-22T16:21:00Z" w16du:dateUtc="2026-08-22T08:21:00Z">
        <w:del w:id="4008" w:author="Prof. LIU Ben" w:date="2026-08-26T13:31:00Z" w16du:dateUtc="2026-08-26T05:31:00Z">
          <w:r w:rsidRPr="00015210" w:rsidDel="00A00064">
            <w:delText xml:space="preserve">The second is differentiation, in which humans deliberately distinguish their answers from the AI answer. </w:delText>
          </w:r>
        </w:del>
      </w:moveFrom>
      <w:moveFromRangeEnd w:id="4006"/>
      <w:del w:id="4009" w:author="Prof. LIU Ben" w:date="2026-08-26T13:31:00Z" w16du:dateUtc="2026-08-26T05:31:00Z">
        <w:r w:rsidRPr="00015210" w:rsidDel="00A00064">
          <w:delText>Before testing these two processes</w:delText>
        </w:r>
      </w:del>
      <w:ins w:id="4010" w:author="Xin Li" w:date="2026-08-22T16:21:00Z" w16du:dateUtc="2026-08-22T08:21:00Z">
        <w:del w:id="4011" w:author="Prof. LIU Ben" w:date="2026-08-26T13:31:00Z" w16du:dateUtc="2026-08-26T05:31:00Z">
          <w:r w:rsidR="002B58E3" w:rsidDel="00A00064">
            <w:delText>Besides improving from AI answer</w:delText>
          </w:r>
        </w:del>
      </w:ins>
      <w:del w:id="4012" w:author="Prof. LIU Ben" w:date="2026-08-26T13:31:00Z" w16du:dateUtc="2026-08-26T05:31:00Z">
        <w:r w:rsidRPr="00015210" w:rsidDel="00A00064">
          <w:delText xml:space="preserve">, we first rule out </w:delText>
        </w:r>
      </w:del>
      <w:ins w:id="4013" w:author="Xin Li" w:date="2026-08-22T16:21:00Z" w16du:dateUtc="2026-08-22T08:21:00Z">
        <w:del w:id="4014" w:author="Prof. LIU Ben" w:date="2026-08-26T13:31:00Z" w16du:dateUtc="2026-08-26T05:31:00Z">
          <w:r w:rsidR="002B58E3" w:rsidDel="00A00064">
            <w:delText xml:space="preserve">two </w:delText>
          </w:r>
        </w:del>
      </w:ins>
      <w:del w:id="4015" w:author="Prof. LIU Ben" w:date="2026-08-26T13:31:00Z" w16du:dateUtc="2026-08-26T05:31:00Z">
        <w:r w:rsidRPr="00015210" w:rsidDel="00A00064">
          <w:delText>an alternative explanation. Th</w:delText>
        </w:r>
      </w:del>
      <w:ins w:id="4016" w:author="Xin Li" w:date="2026-08-22T16:21:00Z" w16du:dateUtc="2026-08-22T08:21:00Z">
        <w:del w:id="4017" w:author="Prof. LIU Ben" w:date="2026-08-26T13:31:00Z" w16du:dateUtc="2026-08-26T05:31:00Z">
          <w:r w:rsidR="002B58E3" w:rsidDel="00A00064">
            <w:delText>e firs</w:delText>
          </w:r>
        </w:del>
      </w:ins>
      <w:del w:id="4018" w:author="Prof. LIU Ben" w:date="2026-08-26T13:31:00Z" w16du:dateUtc="2026-08-26T05:31:00Z">
        <w:r w:rsidRPr="00015210" w:rsidDel="00A00064">
          <w:delText xml:space="preserve">is alternative is selection, in which higher AI quality draws contributions from higher-quality users rather than changing how any given contributor writes. </w:delText>
        </w:r>
      </w:del>
      <w:moveToRangeStart w:id="4019" w:author="Xin Li" w:date="2026-08-22T16:21:00Z" w:name="move238308129"/>
      <w:moveTo w:id="4020" w:author="Xin Li" w:date="2026-08-22T16:21:00Z" w16du:dateUtc="2026-08-22T08:21:00Z">
        <w:del w:id="4021" w:author="Prof. LIU Ben" w:date="2026-08-26T13:31:00Z" w16du:dateUtc="2026-08-26T05:31:00Z">
          <w:r w:rsidR="002B58E3" w:rsidRPr="00015210" w:rsidDel="00A00064">
            <w:delText xml:space="preserve">The second is differentiation, in which humans deliberately distinguish their answers from the AI answer. </w:delText>
          </w:r>
        </w:del>
      </w:moveTo>
      <w:moveToRangeEnd w:id="4019"/>
      <w:del w:id="4022" w:author="Prof. LIU Ben" w:date="2026-08-26T13:31:00Z" w16du:dateUtc="2026-08-26T05:31:00Z">
        <w:r w:rsidRPr="00015210" w:rsidDel="00A00064">
          <w:delText>We test each in turn.</w:delText>
        </w:r>
      </w:del>
    </w:p>
    <w:p w14:paraId="1960E65D" w14:textId="77777777" w:rsidR="002B58E3" w:rsidRPr="00015210" w:rsidRDefault="002B58E3" w:rsidP="002B58E3">
      <w:pPr>
        <w:pStyle w:val="TableFiguretitle"/>
      </w:pPr>
      <w:r w:rsidRPr="00015210">
        <w:t>Table 1</w:t>
      </w:r>
      <w:ins w:id="4023" w:author="Xin Li" w:date="2026-08-22T16:13:00Z" w16du:dateUtc="2026-08-22T08:13:00Z">
        <w:r>
          <w:t>2</w:t>
        </w:r>
      </w:ins>
      <w:del w:id="4024" w:author="Xin Li" w:date="2026-08-22T16:13:00Z" w16du:dateUtc="2026-08-22T08:13:00Z">
        <w:r w:rsidRPr="00015210" w:rsidDel="00717310">
          <w:delText>6</w:delText>
        </w:r>
      </w:del>
      <w:r w:rsidRPr="00015210">
        <w:t>. First human answer expertise and accuracy (H6, selection test and evidence from quality dimension)</w:t>
      </w:r>
    </w:p>
    <w:tbl>
      <w:tblPr>
        <w:tblW w:w="4896" w:type="pct"/>
        <w:jc w:val="center"/>
        <w:tblLayout w:type="fixed"/>
        <w:tblLook w:val="04A0" w:firstRow="1" w:lastRow="0" w:firstColumn="1" w:lastColumn="0" w:noHBand="0" w:noVBand="1"/>
      </w:tblPr>
      <w:tblGrid>
        <w:gridCol w:w="3595"/>
        <w:gridCol w:w="2785"/>
        <w:gridCol w:w="2785"/>
      </w:tblGrid>
      <w:tr w:rsidR="002B58E3" w:rsidRPr="00015210" w14:paraId="0F6F4D2D" w14:textId="77777777" w:rsidTr="009A4D13">
        <w:trPr>
          <w:jc w:val="center"/>
        </w:trPr>
        <w:tc>
          <w:tcPr>
            <w:tcW w:w="3595" w:type="dxa"/>
            <w:tcBorders>
              <w:top w:val="single" w:sz="4" w:space="0" w:color="auto"/>
              <w:left w:val="nil"/>
              <w:bottom w:val="nil"/>
              <w:right w:val="nil"/>
            </w:tcBorders>
            <w:noWrap/>
            <w:hideMark/>
          </w:tcPr>
          <w:p w14:paraId="35723861"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 </w:t>
            </w:r>
          </w:p>
        </w:tc>
        <w:tc>
          <w:tcPr>
            <w:tcW w:w="2785" w:type="dxa"/>
            <w:tcBorders>
              <w:top w:val="single" w:sz="4" w:space="0" w:color="auto"/>
              <w:left w:val="nil"/>
              <w:bottom w:val="nil"/>
              <w:right w:val="nil"/>
            </w:tcBorders>
          </w:tcPr>
          <w:p w14:paraId="79E9BCB9" w14:textId="77777777" w:rsidR="002B58E3" w:rsidRPr="00015210" w:rsidRDefault="002B58E3" w:rsidP="009A4D13">
            <w:pPr>
              <w:jc w:val="center"/>
              <w:rPr>
                <w:color w:val="000000"/>
                <w:sz w:val="20"/>
                <w:szCs w:val="20"/>
              </w:rPr>
            </w:pPr>
            <w:r w:rsidRPr="00015210">
              <w:rPr>
                <w:color w:val="000000"/>
                <w:sz w:val="20"/>
                <w:szCs w:val="20"/>
              </w:rPr>
              <w:t>(</w:t>
            </w:r>
            <w:del w:id="4025" w:author="Xin Li" w:date="2026-08-22T16:20:00Z" w16du:dateUtc="2026-08-22T08:20:00Z">
              <w:r w:rsidRPr="00015210" w:rsidDel="002B58E3">
                <w:rPr>
                  <w:color w:val="000000"/>
                  <w:sz w:val="20"/>
                  <w:szCs w:val="20"/>
                </w:rPr>
                <w:delText>2</w:delText>
              </w:r>
            </w:del>
            <w:ins w:id="4026" w:author="Xin Li" w:date="2026-08-22T16:20:00Z" w16du:dateUtc="2026-08-22T08:20:00Z">
              <w:r>
                <w:rPr>
                  <w:color w:val="000000"/>
                  <w:sz w:val="20"/>
                  <w:szCs w:val="20"/>
                </w:rPr>
                <w:t>1</w:t>
              </w:r>
            </w:ins>
            <w:r w:rsidRPr="00015210">
              <w:rPr>
                <w:color w:val="000000"/>
                <w:sz w:val="20"/>
                <w:szCs w:val="20"/>
              </w:rPr>
              <w:t>)</w:t>
            </w:r>
          </w:p>
        </w:tc>
        <w:tc>
          <w:tcPr>
            <w:tcW w:w="2785" w:type="dxa"/>
            <w:tcBorders>
              <w:top w:val="single" w:sz="4" w:space="0" w:color="auto"/>
              <w:left w:val="nil"/>
              <w:bottom w:val="nil"/>
              <w:right w:val="nil"/>
            </w:tcBorders>
            <w:noWrap/>
            <w:hideMark/>
          </w:tcPr>
          <w:p w14:paraId="16F9FD18" w14:textId="77777777" w:rsidR="002B58E3" w:rsidRPr="00015210" w:rsidRDefault="002B58E3" w:rsidP="009A4D13">
            <w:pPr>
              <w:jc w:val="center"/>
              <w:rPr>
                <w:color w:val="000000"/>
                <w:sz w:val="20"/>
                <w:szCs w:val="20"/>
              </w:rPr>
            </w:pPr>
            <w:r w:rsidRPr="00015210">
              <w:rPr>
                <w:color w:val="000000"/>
                <w:sz w:val="20"/>
                <w:szCs w:val="20"/>
              </w:rPr>
              <w:t>(</w:t>
            </w:r>
            <w:del w:id="4027" w:author="Xin Li" w:date="2026-08-22T16:20:00Z" w16du:dateUtc="2026-08-22T08:20:00Z">
              <w:r w:rsidRPr="00015210" w:rsidDel="002B58E3">
                <w:rPr>
                  <w:color w:val="000000"/>
                  <w:sz w:val="20"/>
                  <w:szCs w:val="20"/>
                </w:rPr>
                <w:delText>1</w:delText>
              </w:r>
            </w:del>
            <w:ins w:id="4028" w:author="Xin Li" w:date="2026-08-22T16:20:00Z" w16du:dateUtc="2026-08-22T08:20:00Z">
              <w:r>
                <w:rPr>
                  <w:color w:val="000000"/>
                  <w:sz w:val="20"/>
                  <w:szCs w:val="20"/>
                </w:rPr>
                <w:t>2</w:t>
              </w:r>
            </w:ins>
            <w:r w:rsidRPr="00015210">
              <w:rPr>
                <w:color w:val="000000"/>
                <w:sz w:val="20"/>
                <w:szCs w:val="20"/>
              </w:rPr>
              <w:t>)</w:t>
            </w:r>
          </w:p>
        </w:tc>
      </w:tr>
      <w:tr w:rsidR="002B58E3" w:rsidRPr="00015210" w14:paraId="30D31099" w14:textId="77777777" w:rsidTr="009A4D13">
        <w:trPr>
          <w:jc w:val="center"/>
        </w:trPr>
        <w:tc>
          <w:tcPr>
            <w:tcW w:w="3595" w:type="dxa"/>
            <w:tcBorders>
              <w:top w:val="nil"/>
              <w:left w:val="nil"/>
              <w:bottom w:val="nil"/>
              <w:right w:val="nil"/>
            </w:tcBorders>
            <w:noWrap/>
            <w:hideMark/>
          </w:tcPr>
          <w:p w14:paraId="3BF06774"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DV</w:t>
            </w:r>
          </w:p>
        </w:tc>
        <w:tc>
          <w:tcPr>
            <w:tcW w:w="2785" w:type="dxa"/>
            <w:tcBorders>
              <w:top w:val="nil"/>
              <w:left w:val="nil"/>
              <w:bottom w:val="single" w:sz="4" w:space="0" w:color="auto"/>
              <w:right w:val="nil"/>
            </w:tcBorders>
            <w:vAlign w:val="center"/>
          </w:tcPr>
          <w:p w14:paraId="10BD9826" w14:textId="77777777" w:rsidR="002B58E3" w:rsidRPr="00015210" w:rsidRDefault="002B58E3" w:rsidP="009A4D13">
            <w:pPr>
              <w:jc w:val="center"/>
              <w:rPr>
                <w:color w:val="000000"/>
                <w:sz w:val="20"/>
                <w:szCs w:val="20"/>
              </w:rPr>
            </w:pPr>
            <w:r w:rsidRPr="00015210">
              <w:rPr>
                <w:color w:val="000000"/>
                <w:sz w:val="20"/>
                <w:szCs w:val="20"/>
              </w:rPr>
              <w:t>Human 1 Accuracy</w:t>
            </w:r>
          </w:p>
        </w:tc>
        <w:tc>
          <w:tcPr>
            <w:tcW w:w="2785" w:type="dxa"/>
            <w:tcBorders>
              <w:top w:val="nil"/>
              <w:left w:val="nil"/>
              <w:bottom w:val="single" w:sz="4" w:space="0" w:color="auto"/>
              <w:right w:val="nil"/>
            </w:tcBorders>
            <w:vAlign w:val="center"/>
            <w:hideMark/>
          </w:tcPr>
          <w:p w14:paraId="54829676" w14:textId="77777777" w:rsidR="002B58E3" w:rsidRPr="00015210" w:rsidRDefault="002B58E3" w:rsidP="009A4D13">
            <w:pPr>
              <w:jc w:val="center"/>
              <w:rPr>
                <w:color w:val="000000"/>
                <w:sz w:val="20"/>
                <w:szCs w:val="20"/>
              </w:rPr>
            </w:pPr>
            <w:r w:rsidRPr="00015210">
              <w:rPr>
                <w:color w:val="000000"/>
                <w:sz w:val="20"/>
                <w:szCs w:val="20"/>
              </w:rPr>
              <w:t>Human 1 Expertise</w:t>
            </w:r>
          </w:p>
        </w:tc>
      </w:tr>
      <w:tr w:rsidR="002B58E3" w:rsidRPr="00015210" w14:paraId="785EA82C" w14:textId="77777777" w:rsidTr="009A4D13">
        <w:trPr>
          <w:jc w:val="center"/>
        </w:trPr>
        <w:tc>
          <w:tcPr>
            <w:tcW w:w="3595" w:type="dxa"/>
            <w:vMerge w:val="restart"/>
            <w:tcBorders>
              <w:top w:val="nil"/>
              <w:left w:val="nil"/>
              <w:bottom w:val="nil"/>
              <w:right w:val="nil"/>
            </w:tcBorders>
            <w:noWrap/>
            <w:hideMark/>
          </w:tcPr>
          <w:p w14:paraId="2C308E5B"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785" w:type="dxa"/>
            <w:tcBorders>
              <w:top w:val="nil"/>
              <w:left w:val="nil"/>
              <w:bottom w:val="nil"/>
              <w:right w:val="nil"/>
            </w:tcBorders>
          </w:tcPr>
          <w:p w14:paraId="5DD20B8E" w14:textId="77777777" w:rsidR="002B58E3" w:rsidRPr="00015210" w:rsidRDefault="002B58E3" w:rsidP="009A4D13">
            <w:pPr>
              <w:jc w:val="center"/>
              <w:rPr>
                <w:color w:val="000000"/>
                <w:sz w:val="20"/>
                <w:szCs w:val="20"/>
              </w:rPr>
            </w:pPr>
            <w:r w:rsidRPr="00015210">
              <w:rPr>
                <w:color w:val="000000"/>
                <w:sz w:val="20"/>
                <w:szCs w:val="20"/>
              </w:rPr>
              <w:t>0.852</w:t>
            </w:r>
          </w:p>
        </w:tc>
        <w:tc>
          <w:tcPr>
            <w:tcW w:w="2785" w:type="dxa"/>
            <w:tcBorders>
              <w:top w:val="nil"/>
              <w:left w:val="nil"/>
              <w:bottom w:val="nil"/>
              <w:right w:val="nil"/>
            </w:tcBorders>
            <w:noWrap/>
            <w:hideMark/>
          </w:tcPr>
          <w:p w14:paraId="5E121FE6" w14:textId="77777777" w:rsidR="002B58E3" w:rsidRPr="00015210" w:rsidRDefault="002B58E3" w:rsidP="009A4D13">
            <w:pPr>
              <w:jc w:val="center"/>
              <w:rPr>
                <w:color w:val="000000"/>
                <w:sz w:val="20"/>
                <w:szCs w:val="20"/>
              </w:rPr>
            </w:pPr>
            <w:r w:rsidRPr="00015210">
              <w:rPr>
                <w:color w:val="000000"/>
                <w:sz w:val="20"/>
                <w:szCs w:val="20"/>
              </w:rPr>
              <w:t>0.048</w:t>
            </w:r>
          </w:p>
        </w:tc>
      </w:tr>
      <w:tr w:rsidR="002B58E3" w:rsidRPr="00015210" w14:paraId="5CCB0559" w14:textId="77777777" w:rsidTr="009A4D13">
        <w:trPr>
          <w:jc w:val="center"/>
        </w:trPr>
        <w:tc>
          <w:tcPr>
            <w:tcW w:w="3595" w:type="dxa"/>
            <w:vMerge/>
            <w:tcBorders>
              <w:top w:val="nil"/>
              <w:left w:val="nil"/>
              <w:bottom w:val="nil"/>
              <w:right w:val="nil"/>
            </w:tcBorders>
            <w:hideMark/>
          </w:tcPr>
          <w:p w14:paraId="62669638"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149DD476" w14:textId="77777777" w:rsidR="002B58E3" w:rsidRPr="00015210" w:rsidRDefault="002B58E3" w:rsidP="009A4D13">
            <w:pPr>
              <w:jc w:val="center"/>
              <w:rPr>
                <w:color w:val="000000"/>
                <w:sz w:val="20"/>
                <w:szCs w:val="20"/>
              </w:rPr>
            </w:pPr>
            <w:r w:rsidRPr="00015210">
              <w:rPr>
                <w:color w:val="000000"/>
                <w:sz w:val="20"/>
                <w:szCs w:val="20"/>
              </w:rPr>
              <w:t>(0.726)</w:t>
            </w:r>
          </w:p>
        </w:tc>
        <w:tc>
          <w:tcPr>
            <w:tcW w:w="2785" w:type="dxa"/>
            <w:tcBorders>
              <w:top w:val="nil"/>
              <w:left w:val="nil"/>
              <w:bottom w:val="nil"/>
              <w:right w:val="nil"/>
            </w:tcBorders>
            <w:noWrap/>
            <w:hideMark/>
          </w:tcPr>
          <w:p w14:paraId="05EC7ED9" w14:textId="77777777" w:rsidR="002B58E3" w:rsidRPr="00015210" w:rsidRDefault="002B58E3" w:rsidP="009A4D13">
            <w:pPr>
              <w:jc w:val="center"/>
              <w:rPr>
                <w:color w:val="000000"/>
                <w:sz w:val="20"/>
                <w:szCs w:val="20"/>
              </w:rPr>
            </w:pPr>
            <w:r w:rsidRPr="00015210">
              <w:rPr>
                <w:color w:val="000000"/>
                <w:sz w:val="20"/>
                <w:szCs w:val="20"/>
              </w:rPr>
              <w:t>(0.519)</w:t>
            </w:r>
          </w:p>
        </w:tc>
      </w:tr>
      <w:tr w:rsidR="002B58E3" w:rsidRPr="00015210" w14:paraId="56D1AAC0" w14:textId="77777777" w:rsidTr="009A4D13">
        <w:trPr>
          <w:jc w:val="center"/>
        </w:trPr>
        <w:tc>
          <w:tcPr>
            <w:tcW w:w="3595" w:type="dxa"/>
            <w:vMerge w:val="restart"/>
            <w:tcBorders>
              <w:top w:val="nil"/>
              <w:left w:val="nil"/>
              <w:bottom w:val="nil"/>
              <w:right w:val="nil"/>
            </w:tcBorders>
            <w:noWrap/>
            <w:hideMark/>
          </w:tcPr>
          <w:p w14:paraId="73992236"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785" w:type="dxa"/>
            <w:tcBorders>
              <w:top w:val="nil"/>
              <w:left w:val="nil"/>
              <w:bottom w:val="nil"/>
              <w:right w:val="nil"/>
            </w:tcBorders>
          </w:tcPr>
          <w:p w14:paraId="54C26D9F" w14:textId="77777777" w:rsidR="002B58E3" w:rsidRPr="00015210" w:rsidRDefault="002B58E3" w:rsidP="009A4D13">
            <w:pPr>
              <w:jc w:val="center"/>
              <w:rPr>
                <w:color w:val="000000"/>
                <w:sz w:val="20"/>
                <w:szCs w:val="20"/>
              </w:rPr>
            </w:pPr>
            <w:r w:rsidRPr="00015210">
              <w:rPr>
                <w:color w:val="000000"/>
                <w:sz w:val="20"/>
                <w:szCs w:val="20"/>
              </w:rPr>
              <w:t>-0.239·</w:t>
            </w:r>
          </w:p>
        </w:tc>
        <w:tc>
          <w:tcPr>
            <w:tcW w:w="2785" w:type="dxa"/>
            <w:tcBorders>
              <w:top w:val="nil"/>
              <w:left w:val="nil"/>
              <w:bottom w:val="nil"/>
              <w:right w:val="nil"/>
            </w:tcBorders>
            <w:noWrap/>
            <w:hideMark/>
          </w:tcPr>
          <w:p w14:paraId="41F45E47" w14:textId="77777777" w:rsidR="002B58E3" w:rsidRPr="00015210" w:rsidRDefault="002B58E3" w:rsidP="009A4D13">
            <w:pPr>
              <w:jc w:val="center"/>
              <w:rPr>
                <w:color w:val="000000"/>
                <w:sz w:val="20"/>
                <w:szCs w:val="20"/>
              </w:rPr>
            </w:pPr>
            <w:r w:rsidRPr="00015210">
              <w:rPr>
                <w:color w:val="000000"/>
                <w:sz w:val="20"/>
                <w:szCs w:val="20"/>
              </w:rPr>
              <w:t>0.011</w:t>
            </w:r>
          </w:p>
        </w:tc>
      </w:tr>
      <w:tr w:rsidR="002B58E3" w:rsidRPr="00015210" w14:paraId="45410016" w14:textId="77777777" w:rsidTr="009A4D13">
        <w:trPr>
          <w:jc w:val="center"/>
        </w:trPr>
        <w:tc>
          <w:tcPr>
            <w:tcW w:w="3595" w:type="dxa"/>
            <w:vMerge/>
            <w:tcBorders>
              <w:top w:val="nil"/>
              <w:left w:val="nil"/>
              <w:bottom w:val="nil"/>
              <w:right w:val="nil"/>
            </w:tcBorders>
            <w:hideMark/>
          </w:tcPr>
          <w:p w14:paraId="4490633D"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723BECAE" w14:textId="77777777" w:rsidR="002B58E3" w:rsidRPr="00015210" w:rsidRDefault="002B58E3" w:rsidP="009A4D13">
            <w:pPr>
              <w:jc w:val="center"/>
              <w:rPr>
                <w:color w:val="000000"/>
                <w:sz w:val="20"/>
                <w:szCs w:val="20"/>
              </w:rPr>
            </w:pPr>
            <w:r w:rsidRPr="00015210">
              <w:rPr>
                <w:color w:val="000000"/>
                <w:sz w:val="20"/>
                <w:szCs w:val="20"/>
              </w:rPr>
              <w:t>(0.129)</w:t>
            </w:r>
          </w:p>
        </w:tc>
        <w:tc>
          <w:tcPr>
            <w:tcW w:w="2785" w:type="dxa"/>
            <w:tcBorders>
              <w:top w:val="nil"/>
              <w:left w:val="nil"/>
              <w:bottom w:val="nil"/>
              <w:right w:val="nil"/>
            </w:tcBorders>
            <w:noWrap/>
            <w:hideMark/>
          </w:tcPr>
          <w:p w14:paraId="7FF3C106" w14:textId="77777777" w:rsidR="002B58E3" w:rsidRPr="00015210" w:rsidRDefault="002B58E3" w:rsidP="009A4D13">
            <w:pPr>
              <w:jc w:val="center"/>
              <w:rPr>
                <w:color w:val="000000"/>
                <w:sz w:val="20"/>
                <w:szCs w:val="20"/>
              </w:rPr>
            </w:pPr>
            <w:r w:rsidRPr="00015210">
              <w:rPr>
                <w:color w:val="000000"/>
                <w:sz w:val="20"/>
                <w:szCs w:val="20"/>
              </w:rPr>
              <w:t>(0.091)</w:t>
            </w:r>
          </w:p>
        </w:tc>
      </w:tr>
      <w:tr w:rsidR="002B58E3" w:rsidRPr="00015210" w14:paraId="7FABCBAB" w14:textId="77777777" w:rsidTr="009A4D13">
        <w:trPr>
          <w:jc w:val="center"/>
        </w:trPr>
        <w:tc>
          <w:tcPr>
            <w:tcW w:w="3595" w:type="dxa"/>
            <w:vMerge w:val="restart"/>
            <w:tcBorders>
              <w:top w:val="nil"/>
              <w:left w:val="nil"/>
              <w:bottom w:val="single" w:sz="4" w:space="0" w:color="000000"/>
              <w:right w:val="nil"/>
            </w:tcBorders>
            <w:noWrap/>
            <w:hideMark/>
          </w:tcPr>
          <w:p w14:paraId="69AD1E09"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785" w:type="dxa"/>
            <w:tcBorders>
              <w:top w:val="nil"/>
              <w:left w:val="nil"/>
              <w:bottom w:val="nil"/>
              <w:right w:val="nil"/>
            </w:tcBorders>
          </w:tcPr>
          <w:p w14:paraId="31663B80" w14:textId="77777777" w:rsidR="002B58E3" w:rsidRPr="00015210" w:rsidRDefault="002B58E3" w:rsidP="009A4D13">
            <w:pPr>
              <w:jc w:val="center"/>
              <w:rPr>
                <w:color w:val="000000"/>
                <w:sz w:val="20"/>
                <w:szCs w:val="20"/>
              </w:rPr>
            </w:pPr>
            <w:r w:rsidRPr="00015210">
              <w:rPr>
                <w:color w:val="000000"/>
                <w:sz w:val="20"/>
                <w:szCs w:val="20"/>
              </w:rPr>
              <w:t>0.083*</w:t>
            </w:r>
          </w:p>
        </w:tc>
        <w:tc>
          <w:tcPr>
            <w:tcW w:w="2785" w:type="dxa"/>
            <w:tcBorders>
              <w:top w:val="nil"/>
              <w:left w:val="nil"/>
              <w:bottom w:val="nil"/>
              <w:right w:val="nil"/>
            </w:tcBorders>
            <w:noWrap/>
            <w:hideMark/>
          </w:tcPr>
          <w:p w14:paraId="3A057D7C" w14:textId="77777777" w:rsidR="002B58E3" w:rsidRPr="00015210" w:rsidRDefault="002B58E3" w:rsidP="009A4D13">
            <w:pPr>
              <w:jc w:val="center"/>
              <w:rPr>
                <w:color w:val="000000"/>
                <w:sz w:val="20"/>
                <w:szCs w:val="20"/>
              </w:rPr>
            </w:pPr>
            <w:r w:rsidRPr="00015210">
              <w:rPr>
                <w:color w:val="000000"/>
                <w:sz w:val="20"/>
                <w:szCs w:val="20"/>
              </w:rPr>
              <w:t>-0.005</w:t>
            </w:r>
          </w:p>
        </w:tc>
      </w:tr>
      <w:tr w:rsidR="002B58E3" w:rsidRPr="00015210" w14:paraId="6B3C0CA3" w14:textId="77777777" w:rsidTr="009A4D13">
        <w:trPr>
          <w:jc w:val="center"/>
        </w:trPr>
        <w:tc>
          <w:tcPr>
            <w:tcW w:w="3595" w:type="dxa"/>
            <w:vMerge/>
            <w:tcBorders>
              <w:top w:val="nil"/>
              <w:left w:val="nil"/>
              <w:bottom w:val="single" w:sz="4" w:space="0" w:color="000000"/>
              <w:right w:val="nil"/>
            </w:tcBorders>
            <w:hideMark/>
          </w:tcPr>
          <w:p w14:paraId="7CB16637" w14:textId="77777777" w:rsidR="002B58E3" w:rsidRPr="00015210" w:rsidRDefault="002B58E3" w:rsidP="009A4D13">
            <w:pPr>
              <w:rPr>
                <w:i/>
                <w:iCs/>
                <w:color w:val="000000"/>
                <w:sz w:val="20"/>
                <w:szCs w:val="20"/>
              </w:rPr>
            </w:pPr>
          </w:p>
        </w:tc>
        <w:tc>
          <w:tcPr>
            <w:tcW w:w="2785" w:type="dxa"/>
            <w:tcBorders>
              <w:top w:val="nil"/>
              <w:left w:val="nil"/>
              <w:bottom w:val="single" w:sz="4" w:space="0" w:color="auto"/>
              <w:right w:val="nil"/>
            </w:tcBorders>
          </w:tcPr>
          <w:p w14:paraId="3CAB3900" w14:textId="77777777" w:rsidR="002B58E3" w:rsidRPr="00015210" w:rsidRDefault="002B58E3" w:rsidP="009A4D13">
            <w:pPr>
              <w:jc w:val="center"/>
              <w:rPr>
                <w:color w:val="000000"/>
                <w:sz w:val="20"/>
                <w:szCs w:val="20"/>
              </w:rPr>
            </w:pPr>
            <w:r w:rsidRPr="00015210">
              <w:rPr>
                <w:color w:val="000000"/>
                <w:sz w:val="20"/>
                <w:szCs w:val="20"/>
              </w:rPr>
              <w:t>(0.041)</w:t>
            </w:r>
          </w:p>
        </w:tc>
        <w:tc>
          <w:tcPr>
            <w:tcW w:w="2785" w:type="dxa"/>
            <w:tcBorders>
              <w:top w:val="nil"/>
              <w:left w:val="nil"/>
              <w:bottom w:val="single" w:sz="4" w:space="0" w:color="auto"/>
              <w:right w:val="nil"/>
            </w:tcBorders>
            <w:noWrap/>
            <w:hideMark/>
          </w:tcPr>
          <w:p w14:paraId="0FB699EF" w14:textId="77777777" w:rsidR="002B58E3" w:rsidRPr="00015210" w:rsidRDefault="002B58E3" w:rsidP="009A4D13">
            <w:pPr>
              <w:jc w:val="center"/>
              <w:rPr>
                <w:color w:val="000000"/>
                <w:sz w:val="20"/>
                <w:szCs w:val="20"/>
              </w:rPr>
            </w:pPr>
            <w:r w:rsidRPr="00015210">
              <w:rPr>
                <w:color w:val="000000"/>
                <w:sz w:val="20"/>
                <w:szCs w:val="20"/>
              </w:rPr>
              <w:t>(0.032)</w:t>
            </w:r>
          </w:p>
        </w:tc>
      </w:tr>
      <w:tr w:rsidR="002B58E3" w:rsidRPr="00015210" w14:paraId="70CE0E09" w14:textId="77777777" w:rsidTr="009A4D13">
        <w:trPr>
          <w:jc w:val="center"/>
        </w:trPr>
        <w:tc>
          <w:tcPr>
            <w:tcW w:w="3595" w:type="dxa"/>
            <w:tcBorders>
              <w:top w:val="nil"/>
              <w:left w:val="nil"/>
              <w:bottom w:val="nil"/>
              <w:right w:val="nil"/>
            </w:tcBorders>
            <w:noWrap/>
            <w:hideMark/>
          </w:tcPr>
          <w:p w14:paraId="79BDA67F" w14:textId="77777777" w:rsidR="002B58E3" w:rsidRPr="00015210" w:rsidRDefault="002B58E3" w:rsidP="009A4D13">
            <w:pPr>
              <w:rPr>
                <w:color w:val="000000"/>
                <w:sz w:val="20"/>
                <w:szCs w:val="20"/>
              </w:rPr>
            </w:pPr>
            <w:r w:rsidRPr="00015210">
              <w:rPr>
                <w:color w:val="000000"/>
                <w:sz w:val="20"/>
                <w:szCs w:val="20"/>
              </w:rPr>
              <w:t>question controls</w:t>
            </w:r>
          </w:p>
        </w:tc>
        <w:tc>
          <w:tcPr>
            <w:tcW w:w="2785" w:type="dxa"/>
            <w:tcBorders>
              <w:top w:val="nil"/>
              <w:left w:val="nil"/>
              <w:bottom w:val="nil"/>
              <w:right w:val="nil"/>
            </w:tcBorders>
          </w:tcPr>
          <w:p w14:paraId="7BA95BE1"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B36CFC9"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7BCCC72" w14:textId="77777777" w:rsidTr="009A4D13">
        <w:trPr>
          <w:jc w:val="center"/>
        </w:trPr>
        <w:tc>
          <w:tcPr>
            <w:tcW w:w="3595" w:type="dxa"/>
            <w:tcBorders>
              <w:top w:val="nil"/>
              <w:left w:val="nil"/>
              <w:bottom w:val="nil"/>
              <w:right w:val="nil"/>
            </w:tcBorders>
            <w:noWrap/>
            <w:hideMark/>
          </w:tcPr>
          <w:p w14:paraId="2BFD5C11" w14:textId="77777777" w:rsidR="002B58E3" w:rsidRPr="00015210" w:rsidRDefault="002B58E3" w:rsidP="009A4D13">
            <w:pPr>
              <w:rPr>
                <w:color w:val="000000"/>
                <w:sz w:val="20"/>
                <w:szCs w:val="20"/>
              </w:rPr>
            </w:pPr>
            <w:r w:rsidRPr="00015210">
              <w:rPr>
                <w:color w:val="000000"/>
                <w:sz w:val="20"/>
                <w:szCs w:val="20"/>
              </w:rPr>
              <w:t>questioner controls</w:t>
            </w:r>
          </w:p>
        </w:tc>
        <w:tc>
          <w:tcPr>
            <w:tcW w:w="2785" w:type="dxa"/>
            <w:tcBorders>
              <w:top w:val="nil"/>
              <w:left w:val="nil"/>
              <w:bottom w:val="nil"/>
              <w:right w:val="nil"/>
            </w:tcBorders>
          </w:tcPr>
          <w:p w14:paraId="31C1C8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72274631"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5B110686" w14:textId="77777777" w:rsidTr="009A4D13">
        <w:trPr>
          <w:jc w:val="center"/>
        </w:trPr>
        <w:tc>
          <w:tcPr>
            <w:tcW w:w="3595" w:type="dxa"/>
            <w:tcBorders>
              <w:top w:val="nil"/>
              <w:left w:val="nil"/>
              <w:bottom w:val="nil"/>
              <w:right w:val="nil"/>
            </w:tcBorders>
            <w:noWrap/>
            <w:hideMark/>
          </w:tcPr>
          <w:p w14:paraId="50FC1AFD" w14:textId="77777777" w:rsidR="002B58E3" w:rsidRPr="00015210" w:rsidRDefault="002B58E3" w:rsidP="009A4D13">
            <w:pPr>
              <w:rPr>
                <w:color w:val="000000"/>
                <w:sz w:val="20"/>
                <w:szCs w:val="20"/>
              </w:rPr>
            </w:pPr>
            <w:r w:rsidRPr="00015210">
              <w:rPr>
                <w:color w:val="000000"/>
                <w:sz w:val="20"/>
                <w:szCs w:val="20"/>
              </w:rPr>
              <w:t>question timing FE</w:t>
            </w:r>
          </w:p>
        </w:tc>
        <w:tc>
          <w:tcPr>
            <w:tcW w:w="2785" w:type="dxa"/>
            <w:tcBorders>
              <w:top w:val="nil"/>
              <w:left w:val="nil"/>
              <w:bottom w:val="nil"/>
              <w:right w:val="nil"/>
            </w:tcBorders>
          </w:tcPr>
          <w:p w14:paraId="72A433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04A3CF3"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912D9F5" w14:textId="77777777" w:rsidTr="009A4D13">
        <w:trPr>
          <w:jc w:val="center"/>
        </w:trPr>
        <w:tc>
          <w:tcPr>
            <w:tcW w:w="3595" w:type="dxa"/>
            <w:tcBorders>
              <w:top w:val="nil"/>
              <w:left w:val="nil"/>
              <w:bottom w:val="single" w:sz="4" w:space="0" w:color="auto"/>
              <w:right w:val="nil"/>
            </w:tcBorders>
            <w:noWrap/>
            <w:hideMark/>
          </w:tcPr>
          <w:p w14:paraId="37343120" w14:textId="77777777" w:rsidR="002B58E3" w:rsidRPr="00015210" w:rsidRDefault="002B58E3" w:rsidP="009A4D13">
            <w:pPr>
              <w:rPr>
                <w:color w:val="000000"/>
                <w:sz w:val="20"/>
                <w:szCs w:val="20"/>
              </w:rPr>
            </w:pPr>
            <w:r w:rsidRPr="00015210">
              <w:rPr>
                <w:color w:val="000000"/>
                <w:sz w:val="20"/>
                <w:szCs w:val="20"/>
              </w:rPr>
              <w:t>N</w:t>
            </w:r>
          </w:p>
        </w:tc>
        <w:tc>
          <w:tcPr>
            <w:tcW w:w="2785" w:type="dxa"/>
            <w:tcBorders>
              <w:top w:val="nil"/>
              <w:left w:val="nil"/>
              <w:bottom w:val="single" w:sz="4" w:space="0" w:color="auto"/>
              <w:right w:val="nil"/>
            </w:tcBorders>
          </w:tcPr>
          <w:p w14:paraId="684D686C" w14:textId="77777777" w:rsidR="002B58E3" w:rsidRPr="00015210" w:rsidRDefault="002B58E3" w:rsidP="009A4D13">
            <w:pPr>
              <w:jc w:val="center"/>
              <w:rPr>
                <w:color w:val="000000"/>
                <w:sz w:val="20"/>
                <w:szCs w:val="20"/>
              </w:rPr>
            </w:pPr>
            <w:r w:rsidRPr="00015210">
              <w:rPr>
                <w:color w:val="000000"/>
                <w:sz w:val="20"/>
                <w:szCs w:val="20"/>
              </w:rPr>
              <w:t>2,728</w:t>
            </w:r>
          </w:p>
        </w:tc>
        <w:tc>
          <w:tcPr>
            <w:tcW w:w="2785" w:type="dxa"/>
            <w:tcBorders>
              <w:top w:val="nil"/>
              <w:left w:val="nil"/>
              <w:bottom w:val="single" w:sz="4" w:space="0" w:color="auto"/>
              <w:right w:val="nil"/>
            </w:tcBorders>
            <w:noWrap/>
            <w:hideMark/>
          </w:tcPr>
          <w:p w14:paraId="7CABE23B" w14:textId="77777777" w:rsidR="002B58E3" w:rsidRPr="00015210" w:rsidRDefault="002B58E3" w:rsidP="009A4D13">
            <w:pPr>
              <w:jc w:val="center"/>
              <w:rPr>
                <w:color w:val="000000"/>
                <w:sz w:val="20"/>
                <w:szCs w:val="20"/>
              </w:rPr>
            </w:pPr>
            <w:r w:rsidRPr="00015210">
              <w:rPr>
                <w:color w:val="000000"/>
                <w:sz w:val="20"/>
                <w:szCs w:val="20"/>
              </w:rPr>
              <w:t>2,747</w:t>
            </w:r>
          </w:p>
        </w:tc>
      </w:tr>
    </w:tbl>
    <w:p w14:paraId="134074D5" w14:textId="77777777" w:rsidR="002B58E3" w:rsidRPr="00015210" w:rsidRDefault="002B58E3" w:rsidP="002B58E3">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The sample includes questions with a first human answer.</w:t>
      </w:r>
    </w:p>
    <w:p w14:paraId="218032A0" w14:textId="7C70D794" w:rsidR="00A00064" w:rsidRPr="00A00064" w:rsidRDefault="00A00064">
      <w:pPr>
        <w:pStyle w:val="Paragraph0"/>
        <w:rPr>
          <w:ins w:id="4029" w:author="Prof. LIU Ben" w:date="2026-08-26T13:31:00Z" w16du:dateUtc="2026-08-26T05:31:00Z"/>
          <w:rPrChange w:id="4030" w:author="Prof. LIU Ben" w:date="2026-08-26T13:33:00Z" w16du:dateUtc="2026-08-26T05:33:00Z">
            <w:rPr>
              <w:ins w:id="4031" w:author="Prof. LIU Ben" w:date="2026-08-26T13:31:00Z" w16du:dateUtc="2026-08-26T05:31:00Z"/>
              <w:color w:val="000000"/>
            </w:rPr>
          </w:rPrChange>
        </w:rPr>
        <w:pPrChange w:id="4032" w:author="Prof. LIU Ben" w:date="2026-08-26T13:33:00Z" w16du:dateUtc="2026-08-26T05:33:00Z">
          <w:pPr>
            <w:spacing w:before="100" w:beforeAutospacing="1" w:after="100" w:afterAutospacing="1"/>
          </w:pPr>
        </w:pPrChange>
      </w:pPr>
      <w:ins w:id="4033" w:author="Prof. LIU Ben" w:date="2026-08-26T13:31:00Z" w16du:dateUtc="2026-08-26T05:31:00Z">
        <w:r w:rsidRPr="00A00064">
          <w:rPr>
            <w:b/>
            <w:bCs/>
            <w:rPrChange w:id="4034" w:author="Prof. LIU Ben" w:date="2026-08-26T13:33:00Z" w16du:dateUtc="2026-08-26T05:33:00Z">
              <w:rPr>
                <w:b/>
                <w:bCs/>
                <w:color w:val="000000"/>
              </w:rPr>
            </w:rPrChange>
          </w:rPr>
          <w:t>Ruling out differentiation</w:t>
        </w:r>
        <w:r w:rsidRPr="00A00064">
          <w:rPr>
            <w:rPrChange w:id="4035" w:author="Prof. LIU Ben" w:date="2026-08-26T13:33:00Z" w16du:dateUtc="2026-08-26T05:33:00Z">
              <w:rPr>
                <w:b/>
                <w:bCs/>
                <w:color w:val="000000"/>
              </w:rPr>
            </w:rPrChange>
          </w:rPr>
          <w:t>.</w:t>
        </w:r>
        <w:r w:rsidRPr="00A00064">
          <w:rPr>
            <w:rPrChange w:id="4036" w:author="Prof. LIU Ben" w:date="2026-08-26T13:33:00Z" w16du:dateUtc="2026-08-26T05:33:00Z">
              <w:rPr>
                <w:color w:val="000000"/>
              </w:rPr>
            </w:rPrChange>
          </w:rPr>
          <w:t xml:space="preserve"> The dimension evidence already points away from differentiation; a second test confirms it from a different angle, by examining how similar the human answer is to the AI answer. The differentiation account makes a clear prediction here: if humans compete by carving out separate territory, they deliberately avoid overlapping with the AI, so a higher-quality AI answer should push the human answer </w:t>
        </w:r>
        <w:r w:rsidRPr="00A00064">
          <w:rPr>
            <w:i/>
            <w:iCs/>
            <w:rPrChange w:id="4037" w:author="Prof. LIU Ben" w:date="2026-08-26T13:34:00Z" w16du:dateUtc="2026-08-26T05:34:00Z">
              <w:rPr>
                <w:i/>
                <w:iCs/>
                <w:color w:val="000000"/>
              </w:rPr>
            </w:rPrChange>
          </w:rPr>
          <w:t>away</w:t>
        </w:r>
        <w:r w:rsidRPr="00A00064">
          <w:rPr>
            <w:rPrChange w:id="4038" w:author="Prof. LIU Ben" w:date="2026-08-26T13:33:00Z" w16du:dateUtc="2026-08-26T05:33:00Z">
              <w:rPr>
                <w:color w:val="000000"/>
              </w:rPr>
            </w:rPrChange>
          </w:rPr>
          <w:t xml:space="preserve"> from it and similarity </w:t>
        </w:r>
        <w:r w:rsidRPr="00A00064">
          <w:rPr>
            <w:rPrChange w:id="4039" w:author="Prof. LIU Ben" w:date="2026-08-26T13:33:00Z" w16du:dateUtc="2026-08-26T05:33:00Z">
              <w:rPr>
                <w:color w:val="000000"/>
              </w:rPr>
            </w:rPrChange>
          </w:rPr>
          <w:lastRenderedPageBreak/>
          <w:t xml:space="preserve">should </w:t>
        </w:r>
        <w:r w:rsidRPr="00A00064">
          <w:rPr>
            <w:i/>
            <w:iCs/>
            <w:rPrChange w:id="4040" w:author="Prof. LIU Ben" w:date="2026-08-26T13:34:00Z" w16du:dateUtc="2026-08-26T05:34:00Z">
              <w:rPr>
                <w:i/>
                <w:iCs/>
                <w:color w:val="000000"/>
              </w:rPr>
            </w:rPrChange>
          </w:rPr>
          <w:t>fall</w:t>
        </w:r>
        <w:r w:rsidRPr="00A00064">
          <w:rPr>
            <w:rPrChange w:id="4041" w:author="Prof. LIU Ben" w:date="2026-08-26T13:33:00Z" w16du:dateUtc="2026-08-26T05:33:00Z">
              <w:rPr>
                <w:color w:val="000000"/>
              </w:rPr>
            </w:rPrChange>
          </w:rPr>
          <w:t xml:space="preserve">. Standard-setting predicts no such retreat. </w:t>
        </w:r>
      </w:ins>
      <w:ins w:id="4042" w:author="Prof. LIU Ben" w:date="2026-08-26T13:34:00Z" w16du:dateUtc="2026-08-26T05:34:00Z">
        <w:r w:rsidR="00FC2E19">
          <w:t>M</w:t>
        </w:r>
      </w:ins>
      <w:ins w:id="4043" w:author="Prof. LIU Ben" w:date="2026-08-26T13:31:00Z" w16du:dateUtc="2026-08-26T05:31:00Z">
        <w:r w:rsidRPr="00A00064">
          <w:rPr>
            <w:rPrChange w:id="4044" w:author="Prof. LIU Ben" w:date="2026-08-26T13:33:00Z" w16du:dateUtc="2026-08-26T05:33:00Z">
              <w:rPr>
                <w:color w:val="000000"/>
              </w:rPr>
            </w:rPrChange>
          </w:rPr>
          <w:t>eeting the standard</w:t>
        </w:r>
      </w:ins>
      <w:ins w:id="4045" w:author="Prof. LIU Ben" w:date="2026-08-26T13:35:00Z" w16du:dateUtc="2026-08-26T05:35:00Z">
        <w:r w:rsidR="00FC2E19">
          <w:t xml:space="preserve"> demonstrated by the AI answer</w:t>
        </w:r>
      </w:ins>
      <w:ins w:id="4046" w:author="Prof. LIU Ben" w:date="2026-08-26T13:31:00Z" w16du:dateUtc="2026-08-26T05:31:00Z">
        <w:r w:rsidRPr="00A00064">
          <w:rPr>
            <w:rPrChange w:id="4047" w:author="Prof. LIU Ben" w:date="2026-08-26T13:33:00Z" w16du:dateUtc="2026-08-26T05:33:00Z">
              <w:rPr>
                <w:color w:val="000000"/>
              </w:rPr>
            </w:rPrChange>
          </w:rPr>
          <w:t xml:space="preserve"> does not require staying close to the AI, but it does tend to produce convergence: on a well-defined technical question the correct content is relatively narrow, so a human answer that clears a higher bar tends to arrive at the same correct solution the AI reached, and similarity </w:t>
        </w:r>
      </w:ins>
      <w:ins w:id="4048" w:author="Prof. LIU Ben" w:date="2026-08-26T13:35:00Z" w16du:dateUtc="2026-08-26T05:35:00Z">
        <w:r w:rsidR="00FC2E19">
          <w:t>may actually rise</w:t>
        </w:r>
      </w:ins>
      <w:ins w:id="4049" w:author="Prof. LIU Ben" w:date="2026-08-26T13:31:00Z" w16du:dateUtc="2026-08-26T05:31:00Z">
        <w:r w:rsidRPr="00A00064">
          <w:rPr>
            <w:rPrChange w:id="4050" w:author="Prof. LIU Ben" w:date="2026-08-26T13:33:00Z" w16du:dateUtc="2026-08-26T05:33:00Z">
              <w:rPr>
                <w:color w:val="000000"/>
              </w:rPr>
            </w:rPrChange>
          </w:rPr>
          <w:t xml:space="preserve">. We measure the semantic similarity between the AI answer and the first human answer using Sentence-BERT. Table 13 supports standard-setting. The coefficient on </w:t>
        </w:r>
      </w:ins>
      <w:ins w:id="4051" w:author="Prof. LIU Ben" w:date="2026-08-26T13:35:00Z" w16du:dateUtc="2026-08-26T05:35:00Z">
        <w:r w:rsidR="00FC2E19" w:rsidRPr="00FC2E19">
          <w:rPr>
            <w:i/>
            <w:iCs/>
            <w:rPrChange w:id="4052" w:author="Prof. LIU Ben" w:date="2026-08-26T13:36:00Z" w16du:dateUtc="2026-08-26T05:36:00Z">
              <w:rPr/>
            </w:rPrChange>
          </w:rPr>
          <w:t>AI</w:t>
        </w:r>
      </w:ins>
      <w:ins w:id="4053" w:author="Prof. LIU Ben" w:date="2026-08-26T13:36:00Z" w16du:dateUtc="2026-08-26T05:36:00Z">
        <w:r w:rsidR="00FC2E19" w:rsidRPr="00FC2E19">
          <w:rPr>
            <w:i/>
            <w:iCs/>
            <w:rPrChange w:id="4054" w:author="Prof. LIU Ben" w:date="2026-08-26T13:36:00Z" w16du:dateUtc="2026-08-26T05:36:00Z">
              <w:rPr/>
            </w:rPrChange>
          </w:rPr>
          <w:t>AnswerQuality</w:t>
        </w:r>
        <w:r w:rsidR="00FC2E19">
          <w:rPr>
            <w:i/>
            <w:iCs/>
            <w:vertAlign w:val="subscript"/>
          </w:rPr>
          <w:t>i</w:t>
        </w:r>
        <w:r w:rsidR="00FC2E19">
          <w:rPr>
            <w:i/>
            <w:iCs/>
          </w:rPr>
          <w:t xml:space="preserve"> </w:t>
        </w:r>
      </w:ins>
      <w:ins w:id="4055" w:author="Prof. LIU Ben" w:date="2026-08-26T13:31:00Z" w16du:dateUtc="2026-08-26T05:31:00Z">
        <w:r w:rsidRPr="00A00064">
          <w:rPr>
            <w:rPrChange w:id="4056" w:author="Prof. LIU Ben" w:date="2026-08-26T13:33:00Z" w16du:dateUtc="2026-08-26T05:33:00Z">
              <w:rPr>
                <w:color w:val="000000"/>
              </w:rPr>
            </w:rPrChange>
          </w:rPr>
          <w:t>is positive and significant (0.011, p &lt; 0.001): as the AI answer improves, the human answer grows closer to it, not farther. This is the direct opposite of what differentiation predicts. Humans do not walk away from a strong AI answer to stake out separate ground; writing on their own, they converge on the same correct solution the standard demands.</w:t>
        </w:r>
      </w:ins>
    </w:p>
    <w:p w14:paraId="3839B370" w14:textId="3AF769B4" w:rsidR="00C1485A" w:rsidRPr="00015210" w:rsidDel="00FC2E19" w:rsidRDefault="00C1485A" w:rsidP="00C1485A">
      <w:pPr>
        <w:pStyle w:val="Paragraph0"/>
        <w:rPr>
          <w:del w:id="4057" w:author="Prof. LIU Ben" w:date="2026-08-26T13:36:00Z" w16du:dateUtc="2026-08-26T05:36:00Z"/>
        </w:rPr>
      </w:pPr>
      <w:del w:id="4058" w:author="Prof. LIU Ben" w:date="2026-08-26T13:36:00Z" w16du:dateUtc="2026-08-26T05:36:00Z">
        <w:r w:rsidRPr="00015210" w:rsidDel="00FC2E19">
          <w:rPr>
            <w:b/>
            <w:bCs/>
          </w:rPr>
          <w:delText>Selection</w:delText>
        </w:r>
      </w:del>
      <w:ins w:id="4059" w:author="Xin Li" w:date="2026-08-22T16:23:00Z" w16du:dateUtc="2026-08-22T08:23:00Z">
        <w:del w:id="4060" w:author="Prof. LIU Ben" w:date="2026-08-26T13:36:00Z" w16du:dateUtc="2026-08-26T05:36:00Z">
          <w:r w:rsidR="002B58E3" w:rsidDel="00FC2E19">
            <w:rPr>
              <w:b/>
              <w:bCs/>
            </w:rPr>
            <w:delText xml:space="preserve"> by Experts</w:delText>
          </w:r>
        </w:del>
      </w:ins>
      <w:del w:id="4061" w:author="Prof. LIU Ben" w:date="2026-08-26T13:36:00Z" w16du:dateUtc="2026-08-26T05:36:00Z">
        <w:r w:rsidRPr="00015210" w:rsidDel="00FC2E19">
          <w:rPr>
            <w:b/>
            <w:bCs/>
          </w:rPr>
          <w:delText>.</w:delText>
        </w:r>
        <w:r w:rsidR="0039081F" w:rsidRPr="00015210" w:rsidDel="00FC2E19">
          <w:rPr>
            <w:b/>
            <w:bCs/>
          </w:rPr>
          <w:delText xml:space="preserve"> </w:delText>
        </w:r>
        <w:r w:rsidR="0039081F" w:rsidRPr="00015210" w:rsidDel="00FC2E19">
          <w:delText>We first address the alternative explanation of selection.</w:delText>
        </w:r>
        <w:r w:rsidRPr="00015210" w:rsidDel="00FC2E19">
          <w:delText xml:space="preserve"> If selection drives the result, higher AI quality should attract more expert first human contributors. We measure the expertise of the first human contributor using the number of previously accepted answers within the relevant tag. Table 1</w:delText>
        </w:r>
      </w:del>
      <w:ins w:id="4062" w:author="Xin Li" w:date="2026-08-22T16:13:00Z" w16du:dateUtc="2026-08-22T08:13:00Z">
        <w:del w:id="4063" w:author="Prof. LIU Ben" w:date="2026-08-26T13:36:00Z" w16du:dateUtc="2026-08-26T05:36:00Z">
          <w:r w:rsidR="00717310" w:rsidDel="00FC2E19">
            <w:delText>2</w:delText>
          </w:r>
        </w:del>
      </w:ins>
      <w:del w:id="4064" w:author="Prof. LIU Ben" w:date="2026-08-26T13:36:00Z" w16du:dateUtc="2026-08-26T05:36:00Z">
        <w:r w:rsidR="004D1041" w:rsidRPr="00015210" w:rsidDel="00FC2E19">
          <w:delText>6</w:delText>
        </w:r>
        <w:r w:rsidR="00041146" w:rsidRPr="00015210" w:rsidDel="00FC2E19">
          <w:delText xml:space="preserve"> </w:delText>
        </w:r>
        <w:r w:rsidRPr="00015210" w:rsidDel="00FC2E19">
          <w:delText xml:space="preserve">shows no such relationship. The interaction between </w:delText>
        </w:r>
      </w:del>
      <m:oMath>
        <m:r>
          <w:del w:id="4065" w:author="Prof. LIU Ben" w:date="2026-08-26T13:36:00Z" w16du:dateUtc="2026-08-26T05:36:00Z">
            <w:rPr>
              <w:rFonts w:ascii="Cambria Math" w:hAnsi="Cambria Math"/>
            </w:rPr>
            <m:t>A</m:t>
          </w:del>
        </m:r>
        <m:sSub>
          <m:sSubPr>
            <m:ctrlPr>
              <w:del w:id="4066" w:author="Prof. LIU Ben" w:date="2026-08-26T13:36:00Z" w16du:dateUtc="2026-08-26T05:36:00Z">
                <w:rPr>
                  <w:rFonts w:ascii="Cambria Math" w:hAnsi="Cambria Math"/>
                </w:rPr>
              </w:del>
            </m:ctrlPr>
          </m:sSubPr>
          <m:e>
            <m:r>
              <w:del w:id="4067" w:author="Prof. LIU Ben" w:date="2026-08-26T13:36:00Z" w16du:dateUtc="2026-08-26T05:36:00Z">
                <w:rPr>
                  <w:rFonts w:ascii="Cambria Math" w:hAnsi="Cambria Math"/>
                </w:rPr>
                <m:t>I</m:t>
              </w:del>
            </m:r>
          </m:e>
          <m:sub>
            <m:r>
              <w:del w:id="4068" w:author="Prof. LIU Ben" w:date="2026-08-26T13:36:00Z" w16du:dateUtc="2026-08-26T05:36:00Z">
                <w:rPr>
                  <w:rFonts w:ascii="Cambria Math" w:hAnsi="Cambria Math"/>
                </w:rPr>
                <m:t>i</m:t>
              </w:del>
            </m:r>
          </m:sub>
        </m:sSub>
      </m:oMath>
      <w:del w:id="4069" w:author="Prof. LIU Ben" w:date="2026-08-26T13:36:00Z" w16du:dateUtc="2026-08-26T05:36:00Z">
        <w:r w:rsidR="00721D51" w:rsidRPr="00015210" w:rsidDel="00FC2E19">
          <w:delText xml:space="preserve"> </w:delText>
        </w:r>
        <w:r w:rsidRPr="00015210" w:rsidDel="00FC2E19">
          <w:delText>and answer quality is not significant (</w:delText>
        </w:r>
        <w:r w:rsidR="00CA6948" w:rsidRPr="00015210" w:rsidDel="00FC2E19">
          <w:delText>-0.005</w:delText>
        </w:r>
        <w:r w:rsidRPr="00015210" w:rsidDel="00FC2E19">
          <w:delText xml:space="preserve">), and the other coefficients are also insignificant. </w:delText>
        </w:r>
        <w:r w:rsidR="0039081F" w:rsidRPr="00015210" w:rsidDel="00FC2E19">
          <w:delText>We therefore rule out selection as an explanation and turn to the two processes within our account.</w:delText>
        </w:r>
      </w:del>
    </w:p>
    <w:p w14:paraId="7F2F4961" w14:textId="06675A3A" w:rsidR="00717310" w:rsidRPr="00015210" w:rsidDel="00904A3D" w:rsidRDefault="00717310" w:rsidP="007423EE">
      <w:pPr>
        <w:pStyle w:val="Paragraph0"/>
        <w:rPr>
          <w:del w:id="4070" w:author="Prof. LIU Ben" w:date="2026-08-25T23:13:00Z" w16du:dateUtc="2026-08-25T15:13:00Z"/>
          <w:color w:val="000000"/>
        </w:rPr>
      </w:pPr>
    </w:p>
    <w:p w14:paraId="1D131CC4" w14:textId="21042C44" w:rsidR="007423EE" w:rsidRPr="00015210" w:rsidDel="00FC2E19" w:rsidRDefault="007423EE" w:rsidP="007423EE">
      <w:pPr>
        <w:pStyle w:val="Paragraph0"/>
        <w:rPr>
          <w:del w:id="4071" w:author="Prof. LIU Ben" w:date="2026-08-26T13:36:00Z" w16du:dateUtc="2026-08-26T05:36:00Z"/>
          <w:szCs w:val="24"/>
        </w:rPr>
      </w:pPr>
      <w:del w:id="4072" w:author="Prof. LIU Ben" w:date="2026-08-26T13:36:00Z" w16du:dateUtc="2026-08-26T05:36:00Z">
        <w:r w:rsidRPr="00015210" w:rsidDel="00FC2E19">
          <w:rPr>
            <w:rStyle w:val="Strong"/>
            <w:color w:val="000000"/>
          </w:rPr>
          <w:delText>Similarity between the</w:delText>
        </w:r>
      </w:del>
      <w:ins w:id="4073" w:author="Xin Li" w:date="2026-08-22T16:22:00Z" w16du:dateUtc="2026-08-22T08:22:00Z">
        <w:del w:id="4074" w:author="Prof. LIU Ben" w:date="2026-08-26T13:36:00Z" w16du:dateUtc="2026-08-26T05:36:00Z">
          <w:r w:rsidR="002B58E3" w:rsidDel="00FC2E19">
            <w:rPr>
              <w:rStyle w:val="Strong"/>
              <w:color w:val="000000"/>
            </w:rPr>
            <w:delText>Differentiation from</w:delText>
          </w:r>
        </w:del>
      </w:ins>
      <w:del w:id="4075" w:author="Prof. LIU Ben" w:date="2026-08-26T13:36:00Z" w16du:dateUtc="2026-08-26T05:36:00Z">
        <w:r w:rsidRPr="00015210" w:rsidDel="00FC2E19">
          <w:rPr>
            <w:rStyle w:val="Strong"/>
            <w:color w:val="000000"/>
          </w:rPr>
          <w:delText xml:space="preserve"> AI and human answers.</w:delText>
        </w:r>
        <w:r w:rsidRPr="00015210" w:rsidDel="00FC2E19">
          <w:delText xml:space="preserve"> Improving and </w:delText>
        </w:r>
      </w:del>
      <w:ins w:id="4076" w:author="Xin Li" w:date="2026-08-22T16:22:00Z" w16du:dateUtc="2026-08-22T08:22:00Z">
        <w:del w:id="4077" w:author="Prof. LIU Ben" w:date="2026-08-26T13:36:00Z" w16du:dateUtc="2026-08-26T05:36:00Z">
          <w:r w:rsidR="002B58E3" w:rsidDel="00FC2E19">
            <w:delText xml:space="preserve">To rule out the </w:delText>
          </w:r>
        </w:del>
      </w:ins>
      <w:del w:id="4078" w:author="Prof. LIU Ben" w:date="2026-08-26T13:36:00Z" w16du:dateUtc="2026-08-26T05:36:00Z">
        <w:r w:rsidRPr="00015210" w:rsidDel="00FC2E19">
          <w:delText xml:space="preserve">differentiation also make opposite predictions about how similar the human answer is to the AI </w:delText>
        </w:r>
      </w:del>
      <w:ins w:id="4079" w:author="Xin Li" w:date="2026-08-22T16:22:00Z" w16du:dateUtc="2026-08-22T08:22:00Z">
        <w:del w:id="4080" w:author="Prof. LIU Ben" w:date="2026-08-26T13:36:00Z" w16du:dateUtc="2026-08-26T05:36:00Z">
          <w:r w:rsidR="002B58E3" w:rsidDel="00FC2E19">
            <w:delText>argument, we check</w:delText>
          </w:r>
        </w:del>
      </w:ins>
      <w:del w:id="4081" w:author="Prof. LIU Ben" w:date="2026-08-26T13:36:00Z" w16du:dateUtc="2026-08-26T05:36:00Z">
        <w:r w:rsidRPr="00015210" w:rsidDel="00FC2E19">
          <w:delText>answer. Within the treatment group, we ask whether a higher-quality AI answer is associated with greater or lower similarity to the human answer. Under improving, humans build on the AI answer, so a higher-quality AI answer should raise similarity. Under differentiation, humans move away from it, so a higher-quality AI answer should lower similarity. We measure the semantic similarity between the AI answer and the human answer using Sentence-BERT. Table 1</w:delText>
        </w:r>
        <w:r w:rsidR="004D1041" w:rsidRPr="00015210" w:rsidDel="00FC2E19">
          <w:delText>7</w:delText>
        </w:r>
        <w:r w:rsidRPr="00015210" w:rsidDel="00FC2E19">
          <w:delText xml:space="preserve"> </w:delText>
        </w:r>
      </w:del>
      <w:ins w:id="4082" w:author="Xin Li" w:date="2026-08-22T16:24:00Z" w16du:dateUtc="2026-08-22T08:24:00Z">
        <w:del w:id="4083" w:author="Prof. LIU Ben" w:date="2026-08-26T13:36:00Z" w16du:dateUtc="2026-08-26T05:36:00Z">
          <w:r w:rsidR="004B4800" w:rsidRPr="00015210" w:rsidDel="00FC2E19">
            <w:delText>1</w:delText>
          </w:r>
          <w:r w:rsidR="004B4800" w:rsidDel="00FC2E19">
            <w:delText>3</w:delText>
          </w:r>
          <w:r w:rsidR="004B4800" w:rsidRPr="00015210" w:rsidDel="00FC2E19">
            <w:delText xml:space="preserve"> </w:delText>
          </w:r>
        </w:del>
      </w:ins>
      <w:del w:id="4084" w:author="Prof. LIU Ben" w:date="2026-08-26T13:36:00Z" w16du:dateUtc="2026-08-26T05:36:00Z">
        <w:r w:rsidRPr="00015210" w:rsidDel="00FC2E19">
          <w:delText>supports</w:delText>
        </w:r>
        <w:r w:rsidR="004D1041" w:rsidRPr="00015210" w:rsidDel="00FC2E19">
          <w:delText xml:space="preserve"> the</w:delText>
        </w:r>
        <w:r w:rsidRPr="00015210" w:rsidDel="00FC2E19">
          <w:delText xml:space="preserve"> improving</w:delText>
        </w:r>
        <w:r w:rsidR="004D1041" w:rsidRPr="00015210" w:rsidDel="00FC2E19">
          <w:delText xml:space="preserve"> explanation</w:delText>
        </w:r>
        <w:r w:rsidRPr="00015210" w:rsidDel="00FC2E19">
          <w:delText xml:space="preserve">. The coefficient on </w:delText>
        </w:r>
        <w:r w:rsidRPr="00015210" w:rsidDel="00FC2E19">
          <w:rPr>
            <w:i/>
            <w:iCs/>
          </w:rPr>
          <w:delText>AIAnswerQuality</w:delText>
        </w:r>
        <w:r w:rsidRPr="00015210" w:rsidDel="00FC2E19">
          <w:rPr>
            <w:i/>
            <w:iCs/>
            <w:vertAlign w:val="subscript"/>
          </w:rPr>
          <w:delText>i</w:delText>
        </w:r>
        <w:r w:rsidRPr="00015210" w:rsidDel="00FC2E19">
          <w:delText xml:space="preserve"> is positive and significant (0.011, p &lt; 0.001): as the AI answer improves in quality, the human answer becomes more similar to it, not less. This is the opposite of what differentiation predicts and confirms that the mechanism is improving. Humans do not walk away from a strong AI answer; they take it up and make it better.</w:delText>
        </w:r>
      </w:del>
    </w:p>
    <w:p w14:paraId="0A6316AC" w14:textId="30F9847A" w:rsidR="00D25B8E" w:rsidRPr="00015210" w:rsidRDefault="00D25B8E" w:rsidP="00D25B8E">
      <w:pPr>
        <w:pStyle w:val="TableFiguretitle"/>
      </w:pPr>
      <w:r w:rsidRPr="00015210">
        <w:t xml:space="preserve">Table </w:t>
      </w:r>
      <w:del w:id="4085" w:author="Xin Li" w:date="2026-08-22T16:24:00Z" w16du:dateUtc="2026-08-22T08:24:00Z">
        <w:r w:rsidRPr="00015210" w:rsidDel="004B4800">
          <w:delText>1</w:delText>
        </w:r>
        <w:r w:rsidR="004D1041" w:rsidRPr="00015210" w:rsidDel="004B4800">
          <w:delText>7</w:delText>
        </w:r>
      </w:del>
      <w:ins w:id="4086" w:author="Xin Li" w:date="2026-08-22T16:24:00Z" w16du:dateUtc="2026-08-22T08:24:00Z">
        <w:r w:rsidR="004B4800" w:rsidRPr="00015210">
          <w:t>1</w:t>
        </w:r>
        <w:r w:rsidR="004B4800">
          <w:t>3</w:t>
        </w:r>
      </w:ins>
      <w:r w:rsidRPr="00015210">
        <w:t>. Similarity between the first and second answers (H</w:t>
      </w:r>
      <w:r w:rsidR="00143D3A" w:rsidRPr="00015210">
        <w:t>6</w:t>
      </w:r>
      <w:r w:rsidRPr="00015210">
        <w:t xml:space="preserve">, </w:t>
      </w:r>
      <w:r w:rsidR="00A04922" w:rsidRPr="00015210">
        <w:t>improving</w:t>
      </w:r>
      <w:r w:rsidRPr="00015210">
        <w:t xml:space="preserve"> versus differentiation)</w:t>
      </w:r>
    </w:p>
    <w:tbl>
      <w:tblPr>
        <w:tblW w:w="5000" w:type="pct"/>
        <w:jc w:val="center"/>
        <w:tblLook w:val="04A0" w:firstRow="1" w:lastRow="0" w:firstColumn="1" w:lastColumn="0" w:noHBand="0" w:noVBand="1"/>
        <w:tblPrChange w:id="4087" w:author="Xin Li" w:date="2026-08-22T08:01:00Z" w16du:dateUtc="2026-08-22T00:01:00Z">
          <w:tblPr>
            <w:tblW w:w="5000" w:type="pct"/>
            <w:jc w:val="center"/>
            <w:tblLook w:val="04A0" w:firstRow="1" w:lastRow="0" w:firstColumn="1" w:lastColumn="0" w:noHBand="0" w:noVBand="1"/>
          </w:tblPr>
        </w:tblPrChange>
      </w:tblPr>
      <w:tblGrid>
        <w:gridCol w:w="4792"/>
        <w:gridCol w:w="4568"/>
        <w:tblGridChange w:id="4088">
          <w:tblGrid>
            <w:gridCol w:w="4792"/>
            <w:gridCol w:w="4568"/>
          </w:tblGrid>
        </w:tblGridChange>
      </w:tblGrid>
      <w:tr w:rsidR="00A04922" w:rsidRPr="00015210" w14:paraId="2C99FEF5" w14:textId="1C05F2F0" w:rsidTr="00417957">
        <w:trPr>
          <w:jc w:val="center"/>
          <w:trPrChange w:id="4089" w:author="Xin Li" w:date="2026-08-22T08:01:00Z" w16du:dateUtc="2026-08-22T00:01:00Z">
            <w:trPr>
              <w:trHeight w:val="320"/>
              <w:jc w:val="center"/>
            </w:trPr>
          </w:trPrChange>
        </w:trPr>
        <w:tc>
          <w:tcPr>
            <w:tcW w:w="3840" w:type="dxa"/>
            <w:tcBorders>
              <w:top w:val="single" w:sz="4" w:space="0" w:color="auto"/>
              <w:left w:val="nil"/>
              <w:bottom w:val="nil"/>
              <w:right w:val="nil"/>
            </w:tcBorders>
            <w:noWrap/>
            <w:hideMark/>
            <w:tcPrChange w:id="4090" w:author="Xin Li" w:date="2026-08-22T08:01:00Z" w16du:dateUtc="2026-08-22T00:01:00Z">
              <w:tcPr>
                <w:tcW w:w="3840" w:type="dxa"/>
                <w:tcBorders>
                  <w:top w:val="single" w:sz="4" w:space="0" w:color="auto"/>
                  <w:left w:val="nil"/>
                  <w:bottom w:val="nil"/>
                  <w:right w:val="nil"/>
                </w:tcBorders>
                <w:noWrap/>
                <w:hideMark/>
              </w:tcPr>
            </w:tcPrChange>
          </w:tcPr>
          <w:p w14:paraId="65D903F1" w14:textId="058F50E0" w:rsidR="00A04922" w:rsidRPr="00015210" w:rsidRDefault="00A04922">
            <w:pPr>
              <w:rPr>
                <w:rFonts w:ascii="Georgia" w:hAnsi="Georgia"/>
                <w:color w:val="000000"/>
                <w:sz w:val="20"/>
                <w:szCs w:val="20"/>
              </w:rPr>
            </w:pPr>
            <w:r w:rsidRPr="00015210">
              <w:rPr>
                <w:rFonts w:ascii="Georgia" w:hAnsi="Georgia"/>
                <w:color w:val="000000"/>
                <w:sz w:val="20"/>
                <w:szCs w:val="20"/>
              </w:rPr>
              <w:t> </w:t>
            </w:r>
          </w:p>
        </w:tc>
        <w:tc>
          <w:tcPr>
            <w:tcW w:w="3660" w:type="dxa"/>
            <w:tcBorders>
              <w:top w:val="single" w:sz="4" w:space="0" w:color="auto"/>
              <w:left w:val="nil"/>
              <w:bottom w:val="nil"/>
              <w:right w:val="nil"/>
            </w:tcBorders>
            <w:noWrap/>
            <w:hideMark/>
            <w:tcPrChange w:id="4091" w:author="Xin Li" w:date="2026-08-22T08:01:00Z" w16du:dateUtc="2026-08-22T00:01:00Z">
              <w:tcPr>
                <w:tcW w:w="3660" w:type="dxa"/>
                <w:tcBorders>
                  <w:top w:val="single" w:sz="4" w:space="0" w:color="auto"/>
                  <w:left w:val="nil"/>
                  <w:bottom w:val="nil"/>
                  <w:right w:val="nil"/>
                </w:tcBorders>
                <w:noWrap/>
                <w:hideMark/>
              </w:tcPr>
            </w:tcPrChange>
          </w:tcPr>
          <w:p w14:paraId="51791150" w14:textId="36D4C7E8" w:rsidR="00A04922" w:rsidRPr="00015210" w:rsidRDefault="00A04922">
            <w:pPr>
              <w:jc w:val="center"/>
              <w:rPr>
                <w:color w:val="000000"/>
                <w:sz w:val="20"/>
                <w:szCs w:val="20"/>
              </w:rPr>
            </w:pPr>
            <w:r w:rsidRPr="00015210">
              <w:rPr>
                <w:color w:val="000000"/>
                <w:sz w:val="20"/>
                <w:szCs w:val="20"/>
              </w:rPr>
              <w:t>(1)</w:t>
            </w:r>
          </w:p>
        </w:tc>
      </w:tr>
      <w:tr w:rsidR="00A04922" w:rsidRPr="00015210" w14:paraId="39F419BB" w14:textId="046DC774" w:rsidTr="00417957">
        <w:trPr>
          <w:jc w:val="center"/>
          <w:trPrChange w:id="4092" w:author="Xin Li" w:date="2026-08-22T08:01:00Z" w16du:dateUtc="2026-08-22T00:01:00Z">
            <w:trPr>
              <w:trHeight w:val="320"/>
              <w:jc w:val="center"/>
            </w:trPr>
          </w:trPrChange>
        </w:trPr>
        <w:tc>
          <w:tcPr>
            <w:tcW w:w="3840" w:type="dxa"/>
            <w:tcBorders>
              <w:top w:val="nil"/>
              <w:left w:val="nil"/>
              <w:bottom w:val="nil"/>
              <w:right w:val="nil"/>
            </w:tcBorders>
            <w:noWrap/>
            <w:hideMark/>
            <w:tcPrChange w:id="4093" w:author="Xin Li" w:date="2026-08-22T08:01:00Z" w16du:dateUtc="2026-08-22T00:01:00Z">
              <w:tcPr>
                <w:tcW w:w="3840" w:type="dxa"/>
                <w:tcBorders>
                  <w:top w:val="nil"/>
                  <w:left w:val="nil"/>
                  <w:bottom w:val="nil"/>
                  <w:right w:val="nil"/>
                </w:tcBorders>
                <w:noWrap/>
                <w:hideMark/>
              </w:tcPr>
            </w:tcPrChange>
          </w:tcPr>
          <w:p w14:paraId="2AD6CF20" w14:textId="2ABDA8E4" w:rsidR="00A04922" w:rsidRPr="00015210" w:rsidRDefault="00A04922">
            <w:pPr>
              <w:rPr>
                <w:rFonts w:ascii="Georgia" w:hAnsi="Georgia"/>
                <w:color w:val="000000"/>
                <w:sz w:val="20"/>
                <w:szCs w:val="20"/>
              </w:rPr>
            </w:pPr>
            <w:r w:rsidRPr="00015210">
              <w:rPr>
                <w:rFonts w:ascii="Georgia" w:hAnsi="Georgia"/>
                <w:color w:val="000000"/>
                <w:sz w:val="20"/>
                <w:szCs w:val="20"/>
              </w:rPr>
              <w:t>DV</w:t>
            </w:r>
          </w:p>
        </w:tc>
        <w:tc>
          <w:tcPr>
            <w:tcW w:w="3660" w:type="dxa"/>
            <w:tcBorders>
              <w:top w:val="nil"/>
              <w:left w:val="nil"/>
              <w:bottom w:val="single" w:sz="4" w:space="0" w:color="auto"/>
              <w:right w:val="nil"/>
            </w:tcBorders>
            <w:hideMark/>
            <w:tcPrChange w:id="4094" w:author="Xin Li" w:date="2026-08-22T08:01:00Z" w16du:dateUtc="2026-08-22T00:01:00Z">
              <w:tcPr>
                <w:tcW w:w="3660" w:type="dxa"/>
                <w:tcBorders>
                  <w:top w:val="nil"/>
                  <w:left w:val="nil"/>
                  <w:bottom w:val="single" w:sz="4" w:space="0" w:color="auto"/>
                  <w:right w:val="nil"/>
                </w:tcBorders>
                <w:hideMark/>
              </w:tcPr>
            </w:tcPrChange>
          </w:tcPr>
          <w:p w14:paraId="0DD4DB77" w14:textId="61A14F58" w:rsidR="00A04922" w:rsidRPr="00015210" w:rsidRDefault="00A04922">
            <w:pPr>
              <w:jc w:val="center"/>
              <w:rPr>
                <w:color w:val="000000"/>
                <w:sz w:val="20"/>
                <w:szCs w:val="20"/>
              </w:rPr>
            </w:pPr>
            <w:r w:rsidRPr="00015210">
              <w:rPr>
                <w:color w:val="000000"/>
                <w:sz w:val="20"/>
                <w:szCs w:val="20"/>
              </w:rPr>
              <w:t>Similarity (AI Answer, Human Answer)</w:t>
            </w:r>
          </w:p>
        </w:tc>
      </w:tr>
      <w:tr w:rsidR="00A04922" w:rsidRPr="00015210" w14:paraId="09B28F9D" w14:textId="53713AE7" w:rsidTr="00417957">
        <w:trPr>
          <w:jc w:val="center"/>
          <w:trPrChange w:id="4095" w:author="Xin Li" w:date="2026-08-22T08:01:00Z" w16du:dateUtc="2026-08-22T00:01:00Z">
            <w:trPr>
              <w:trHeight w:val="320"/>
              <w:jc w:val="center"/>
            </w:trPr>
          </w:trPrChange>
        </w:trPr>
        <w:tc>
          <w:tcPr>
            <w:tcW w:w="3840" w:type="dxa"/>
            <w:vMerge w:val="restart"/>
            <w:tcBorders>
              <w:top w:val="nil"/>
              <w:left w:val="nil"/>
              <w:bottom w:val="nil"/>
              <w:right w:val="nil"/>
            </w:tcBorders>
            <w:noWrap/>
            <w:hideMark/>
            <w:tcPrChange w:id="4096" w:author="Xin Li" w:date="2026-08-22T08:01:00Z" w16du:dateUtc="2026-08-22T00:01:00Z">
              <w:tcPr>
                <w:tcW w:w="3840" w:type="dxa"/>
                <w:vMerge w:val="restart"/>
                <w:tcBorders>
                  <w:top w:val="nil"/>
                  <w:left w:val="nil"/>
                  <w:bottom w:val="nil"/>
                  <w:right w:val="nil"/>
                </w:tcBorders>
                <w:noWrap/>
                <w:hideMark/>
              </w:tcPr>
            </w:tcPrChange>
          </w:tcPr>
          <w:p w14:paraId="648BE8EF" w14:textId="4EC52070" w:rsidR="00A04922" w:rsidRPr="00015210" w:rsidRDefault="00A04922">
            <w:pPr>
              <w:rPr>
                <w:i/>
                <w:iCs/>
                <w:color w:val="000000"/>
                <w:sz w:val="20"/>
                <w:szCs w:val="20"/>
              </w:rPr>
            </w:pPr>
            <w:r w:rsidRPr="00015210">
              <w:rPr>
                <w:i/>
                <w:iCs/>
                <w:color w:val="000000"/>
                <w:sz w:val="20"/>
                <w:szCs w:val="20"/>
              </w:rPr>
              <w:t>AIAnswerLength</w:t>
            </w:r>
            <w:r w:rsidRPr="00015210">
              <w:rPr>
                <w:i/>
                <w:iCs/>
                <w:color w:val="000000"/>
                <w:sz w:val="20"/>
                <w:szCs w:val="20"/>
                <w:vertAlign w:val="subscript"/>
              </w:rPr>
              <w:t>i</w:t>
            </w:r>
          </w:p>
        </w:tc>
        <w:tc>
          <w:tcPr>
            <w:tcW w:w="3660" w:type="dxa"/>
            <w:tcBorders>
              <w:top w:val="nil"/>
              <w:left w:val="nil"/>
              <w:bottom w:val="nil"/>
              <w:right w:val="nil"/>
            </w:tcBorders>
            <w:noWrap/>
            <w:hideMark/>
            <w:tcPrChange w:id="4097" w:author="Xin Li" w:date="2026-08-22T08:01:00Z" w16du:dateUtc="2026-08-22T00:01:00Z">
              <w:tcPr>
                <w:tcW w:w="3660" w:type="dxa"/>
                <w:tcBorders>
                  <w:top w:val="nil"/>
                  <w:left w:val="nil"/>
                  <w:bottom w:val="nil"/>
                  <w:right w:val="nil"/>
                </w:tcBorders>
                <w:noWrap/>
                <w:hideMark/>
              </w:tcPr>
            </w:tcPrChange>
          </w:tcPr>
          <w:p w14:paraId="6673F608" w14:textId="1D7959A8" w:rsidR="00A04922" w:rsidRPr="00015210" w:rsidRDefault="00A04922">
            <w:pPr>
              <w:jc w:val="center"/>
              <w:rPr>
                <w:color w:val="000000"/>
                <w:sz w:val="20"/>
                <w:szCs w:val="20"/>
              </w:rPr>
            </w:pPr>
            <w:r w:rsidRPr="00015210">
              <w:rPr>
                <w:color w:val="000000"/>
                <w:sz w:val="20"/>
                <w:szCs w:val="20"/>
              </w:rPr>
              <w:t>0.005</w:t>
            </w:r>
          </w:p>
        </w:tc>
      </w:tr>
      <w:tr w:rsidR="00A04922" w:rsidRPr="00015210" w14:paraId="3025AD18" w14:textId="4FBAED10" w:rsidTr="00417957">
        <w:trPr>
          <w:jc w:val="center"/>
          <w:trPrChange w:id="4098" w:author="Xin Li" w:date="2026-08-22T08:01:00Z" w16du:dateUtc="2026-08-22T00:01:00Z">
            <w:trPr>
              <w:trHeight w:val="320"/>
              <w:jc w:val="center"/>
            </w:trPr>
          </w:trPrChange>
        </w:trPr>
        <w:tc>
          <w:tcPr>
            <w:tcW w:w="3840" w:type="dxa"/>
            <w:vMerge/>
            <w:tcBorders>
              <w:top w:val="nil"/>
              <w:left w:val="nil"/>
              <w:bottom w:val="nil"/>
              <w:right w:val="nil"/>
            </w:tcBorders>
            <w:hideMark/>
            <w:tcPrChange w:id="4099" w:author="Xin Li" w:date="2026-08-22T08:01:00Z" w16du:dateUtc="2026-08-22T00:01:00Z">
              <w:tcPr>
                <w:tcW w:w="3840" w:type="dxa"/>
                <w:vMerge/>
                <w:tcBorders>
                  <w:top w:val="nil"/>
                  <w:left w:val="nil"/>
                  <w:bottom w:val="nil"/>
                  <w:right w:val="nil"/>
                </w:tcBorders>
                <w:hideMark/>
              </w:tcPr>
            </w:tcPrChange>
          </w:tcPr>
          <w:p w14:paraId="223C336F" w14:textId="39ED8496" w:rsidR="00A04922" w:rsidRPr="00015210" w:rsidRDefault="00A04922">
            <w:pPr>
              <w:rPr>
                <w:i/>
                <w:iCs/>
                <w:color w:val="000000"/>
                <w:sz w:val="20"/>
                <w:szCs w:val="20"/>
              </w:rPr>
            </w:pPr>
          </w:p>
        </w:tc>
        <w:tc>
          <w:tcPr>
            <w:tcW w:w="3660" w:type="dxa"/>
            <w:tcBorders>
              <w:top w:val="nil"/>
              <w:left w:val="nil"/>
              <w:bottom w:val="nil"/>
              <w:right w:val="nil"/>
            </w:tcBorders>
            <w:noWrap/>
            <w:hideMark/>
            <w:tcPrChange w:id="4100" w:author="Xin Li" w:date="2026-08-22T08:01:00Z" w16du:dateUtc="2026-08-22T00:01:00Z">
              <w:tcPr>
                <w:tcW w:w="3660" w:type="dxa"/>
                <w:tcBorders>
                  <w:top w:val="nil"/>
                  <w:left w:val="nil"/>
                  <w:bottom w:val="nil"/>
                  <w:right w:val="nil"/>
                </w:tcBorders>
                <w:noWrap/>
                <w:hideMark/>
              </w:tcPr>
            </w:tcPrChange>
          </w:tcPr>
          <w:p w14:paraId="7A8DE20B" w14:textId="7D94C79E" w:rsidR="00A04922" w:rsidRPr="00015210" w:rsidRDefault="00A04922">
            <w:pPr>
              <w:jc w:val="center"/>
              <w:rPr>
                <w:color w:val="000000"/>
                <w:sz w:val="20"/>
                <w:szCs w:val="20"/>
              </w:rPr>
            </w:pPr>
            <w:r w:rsidRPr="00015210">
              <w:rPr>
                <w:color w:val="000000"/>
                <w:sz w:val="20"/>
                <w:szCs w:val="20"/>
              </w:rPr>
              <w:t>(0.011)</w:t>
            </w:r>
          </w:p>
        </w:tc>
      </w:tr>
      <w:tr w:rsidR="00A04922" w:rsidRPr="00015210" w14:paraId="4A16F0E4" w14:textId="7CFF1A67" w:rsidTr="00417957">
        <w:trPr>
          <w:jc w:val="center"/>
          <w:trPrChange w:id="4101" w:author="Xin Li" w:date="2026-08-22T08:01:00Z" w16du:dateUtc="2026-08-22T00:01:00Z">
            <w:trPr>
              <w:trHeight w:val="320"/>
              <w:jc w:val="center"/>
            </w:trPr>
          </w:trPrChange>
        </w:trPr>
        <w:tc>
          <w:tcPr>
            <w:tcW w:w="3840" w:type="dxa"/>
            <w:vMerge w:val="restart"/>
            <w:tcBorders>
              <w:top w:val="nil"/>
              <w:left w:val="nil"/>
              <w:bottom w:val="single" w:sz="4" w:space="0" w:color="000000"/>
              <w:right w:val="nil"/>
            </w:tcBorders>
            <w:noWrap/>
            <w:hideMark/>
            <w:tcPrChange w:id="4102" w:author="Xin Li" w:date="2026-08-22T08:01:00Z" w16du:dateUtc="2026-08-22T00:01:00Z">
              <w:tcPr>
                <w:tcW w:w="3840" w:type="dxa"/>
                <w:vMerge w:val="restart"/>
                <w:tcBorders>
                  <w:top w:val="nil"/>
                  <w:left w:val="nil"/>
                  <w:bottom w:val="single" w:sz="4" w:space="0" w:color="000000"/>
                  <w:right w:val="nil"/>
                </w:tcBorders>
                <w:noWrap/>
                <w:hideMark/>
              </w:tcPr>
            </w:tcPrChange>
          </w:tcPr>
          <w:p w14:paraId="306E372E" w14:textId="08589147" w:rsidR="00A04922" w:rsidRPr="00015210" w:rsidRDefault="00A04922">
            <w:pPr>
              <w:rPr>
                <w:i/>
                <w:iCs/>
                <w:color w:val="000000"/>
                <w:sz w:val="20"/>
                <w:szCs w:val="20"/>
              </w:rPr>
            </w:pPr>
            <w:r w:rsidRPr="00015210">
              <w:rPr>
                <w:i/>
                <w:iCs/>
                <w:color w:val="000000"/>
                <w:sz w:val="20"/>
                <w:szCs w:val="20"/>
              </w:rPr>
              <w:t>AIAnswerQuality</w:t>
            </w:r>
            <w:r w:rsidRPr="00015210">
              <w:rPr>
                <w:i/>
                <w:iCs/>
                <w:color w:val="000000"/>
                <w:sz w:val="20"/>
                <w:szCs w:val="20"/>
                <w:vertAlign w:val="subscript"/>
              </w:rPr>
              <w:t>i</w:t>
            </w:r>
          </w:p>
        </w:tc>
        <w:tc>
          <w:tcPr>
            <w:tcW w:w="3660" w:type="dxa"/>
            <w:tcBorders>
              <w:top w:val="nil"/>
              <w:left w:val="nil"/>
              <w:bottom w:val="nil"/>
              <w:right w:val="nil"/>
            </w:tcBorders>
            <w:noWrap/>
            <w:hideMark/>
            <w:tcPrChange w:id="4103" w:author="Xin Li" w:date="2026-08-22T08:01:00Z" w16du:dateUtc="2026-08-22T00:01:00Z">
              <w:tcPr>
                <w:tcW w:w="3660" w:type="dxa"/>
                <w:tcBorders>
                  <w:top w:val="nil"/>
                  <w:left w:val="nil"/>
                  <w:bottom w:val="nil"/>
                  <w:right w:val="nil"/>
                </w:tcBorders>
                <w:noWrap/>
                <w:hideMark/>
              </w:tcPr>
            </w:tcPrChange>
          </w:tcPr>
          <w:p w14:paraId="0F47A1CD" w14:textId="07CDCB5B" w:rsidR="00A04922" w:rsidRPr="00015210" w:rsidRDefault="00A04922">
            <w:pPr>
              <w:jc w:val="center"/>
              <w:rPr>
                <w:b/>
                <w:bCs/>
                <w:color w:val="000000"/>
                <w:sz w:val="20"/>
                <w:szCs w:val="20"/>
              </w:rPr>
            </w:pPr>
            <w:r w:rsidRPr="00015210">
              <w:rPr>
                <w:b/>
                <w:bCs/>
                <w:color w:val="000000"/>
                <w:sz w:val="20"/>
                <w:szCs w:val="20"/>
              </w:rPr>
              <w:t>0.011***</w:t>
            </w:r>
          </w:p>
        </w:tc>
      </w:tr>
      <w:tr w:rsidR="00A04922" w:rsidRPr="00015210" w14:paraId="707FD5E9" w14:textId="38FC1B6C" w:rsidTr="00417957">
        <w:trPr>
          <w:jc w:val="center"/>
          <w:trPrChange w:id="4104" w:author="Xin Li" w:date="2026-08-22T08:01:00Z" w16du:dateUtc="2026-08-22T00:01:00Z">
            <w:trPr>
              <w:trHeight w:val="320"/>
              <w:jc w:val="center"/>
            </w:trPr>
          </w:trPrChange>
        </w:trPr>
        <w:tc>
          <w:tcPr>
            <w:tcW w:w="3840" w:type="dxa"/>
            <w:vMerge/>
            <w:tcBorders>
              <w:top w:val="nil"/>
              <w:left w:val="nil"/>
              <w:bottom w:val="single" w:sz="4" w:space="0" w:color="000000"/>
              <w:right w:val="nil"/>
            </w:tcBorders>
            <w:hideMark/>
            <w:tcPrChange w:id="4105" w:author="Xin Li" w:date="2026-08-22T08:01:00Z" w16du:dateUtc="2026-08-22T00:01:00Z">
              <w:tcPr>
                <w:tcW w:w="3840" w:type="dxa"/>
                <w:vMerge/>
                <w:tcBorders>
                  <w:top w:val="nil"/>
                  <w:left w:val="nil"/>
                  <w:bottom w:val="single" w:sz="4" w:space="0" w:color="000000"/>
                  <w:right w:val="nil"/>
                </w:tcBorders>
                <w:hideMark/>
              </w:tcPr>
            </w:tcPrChange>
          </w:tcPr>
          <w:p w14:paraId="6D24363D" w14:textId="61A4D209" w:rsidR="00A04922" w:rsidRPr="00015210" w:rsidRDefault="00A04922">
            <w:pPr>
              <w:rPr>
                <w:i/>
                <w:iCs/>
                <w:color w:val="000000"/>
                <w:sz w:val="20"/>
                <w:szCs w:val="20"/>
              </w:rPr>
            </w:pPr>
          </w:p>
        </w:tc>
        <w:tc>
          <w:tcPr>
            <w:tcW w:w="3660" w:type="dxa"/>
            <w:tcBorders>
              <w:top w:val="nil"/>
              <w:left w:val="nil"/>
              <w:bottom w:val="single" w:sz="4" w:space="0" w:color="auto"/>
              <w:right w:val="nil"/>
            </w:tcBorders>
            <w:noWrap/>
            <w:hideMark/>
            <w:tcPrChange w:id="4106" w:author="Xin Li" w:date="2026-08-22T08:01:00Z" w16du:dateUtc="2026-08-22T00:01:00Z">
              <w:tcPr>
                <w:tcW w:w="3660" w:type="dxa"/>
                <w:tcBorders>
                  <w:top w:val="nil"/>
                  <w:left w:val="nil"/>
                  <w:bottom w:val="single" w:sz="4" w:space="0" w:color="auto"/>
                  <w:right w:val="nil"/>
                </w:tcBorders>
                <w:noWrap/>
                <w:hideMark/>
              </w:tcPr>
            </w:tcPrChange>
          </w:tcPr>
          <w:p w14:paraId="2141B314" w14:textId="1249EC54" w:rsidR="00A04922" w:rsidRPr="00015210" w:rsidRDefault="00A04922">
            <w:pPr>
              <w:jc w:val="center"/>
              <w:rPr>
                <w:b/>
                <w:bCs/>
                <w:color w:val="000000"/>
                <w:sz w:val="20"/>
                <w:szCs w:val="20"/>
              </w:rPr>
            </w:pPr>
            <w:r w:rsidRPr="00015210">
              <w:rPr>
                <w:b/>
                <w:bCs/>
                <w:color w:val="000000"/>
                <w:sz w:val="20"/>
                <w:szCs w:val="20"/>
              </w:rPr>
              <w:t>(0.003)</w:t>
            </w:r>
          </w:p>
        </w:tc>
      </w:tr>
      <w:tr w:rsidR="00A04922" w:rsidRPr="00015210" w14:paraId="297818A1" w14:textId="25F6C866" w:rsidTr="00417957">
        <w:trPr>
          <w:jc w:val="center"/>
          <w:trPrChange w:id="4107" w:author="Xin Li" w:date="2026-08-22T08:01:00Z" w16du:dateUtc="2026-08-22T00:01:00Z">
            <w:trPr>
              <w:trHeight w:val="320"/>
              <w:jc w:val="center"/>
            </w:trPr>
          </w:trPrChange>
        </w:trPr>
        <w:tc>
          <w:tcPr>
            <w:tcW w:w="3840" w:type="dxa"/>
            <w:tcBorders>
              <w:top w:val="nil"/>
              <w:left w:val="nil"/>
              <w:bottom w:val="nil"/>
              <w:right w:val="nil"/>
            </w:tcBorders>
            <w:noWrap/>
            <w:hideMark/>
            <w:tcPrChange w:id="4108" w:author="Xin Li" w:date="2026-08-22T08:01:00Z" w16du:dateUtc="2026-08-22T00:01:00Z">
              <w:tcPr>
                <w:tcW w:w="3840" w:type="dxa"/>
                <w:tcBorders>
                  <w:top w:val="nil"/>
                  <w:left w:val="nil"/>
                  <w:bottom w:val="nil"/>
                  <w:right w:val="nil"/>
                </w:tcBorders>
                <w:noWrap/>
                <w:hideMark/>
              </w:tcPr>
            </w:tcPrChange>
          </w:tcPr>
          <w:p w14:paraId="733E4F11" w14:textId="454E1408" w:rsidR="00A04922" w:rsidRPr="00015210" w:rsidRDefault="00A04922">
            <w:pPr>
              <w:rPr>
                <w:color w:val="000000"/>
                <w:sz w:val="20"/>
                <w:szCs w:val="20"/>
              </w:rPr>
            </w:pPr>
            <w:r w:rsidRPr="00015210">
              <w:rPr>
                <w:color w:val="000000"/>
                <w:sz w:val="20"/>
                <w:szCs w:val="20"/>
              </w:rPr>
              <w:t>question controls</w:t>
            </w:r>
          </w:p>
        </w:tc>
        <w:tc>
          <w:tcPr>
            <w:tcW w:w="3660" w:type="dxa"/>
            <w:tcBorders>
              <w:top w:val="nil"/>
              <w:left w:val="nil"/>
              <w:bottom w:val="nil"/>
              <w:right w:val="nil"/>
            </w:tcBorders>
            <w:noWrap/>
            <w:hideMark/>
            <w:tcPrChange w:id="4109" w:author="Xin Li" w:date="2026-08-22T08:01:00Z" w16du:dateUtc="2026-08-22T00:01:00Z">
              <w:tcPr>
                <w:tcW w:w="3660" w:type="dxa"/>
                <w:tcBorders>
                  <w:top w:val="nil"/>
                  <w:left w:val="nil"/>
                  <w:bottom w:val="nil"/>
                  <w:right w:val="nil"/>
                </w:tcBorders>
                <w:noWrap/>
                <w:hideMark/>
              </w:tcPr>
            </w:tcPrChange>
          </w:tcPr>
          <w:p w14:paraId="386C2FF2" w14:textId="02EF009A" w:rsidR="00A04922" w:rsidRPr="00015210" w:rsidRDefault="00A04922">
            <w:pPr>
              <w:jc w:val="center"/>
              <w:rPr>
                <w:color w:val="000000"/>
                <w:sz w:val="20"/>
                <w:szCs w:val="20"/>
              </w:rPr>
            </w:pPr>
            <w:r w:rsidRPr="00015210">
              <w:rPr>
                <w:color w:val="000000"/>
                <w:sz w:val="20"/>
                <w:szCs w:val="20"/>
              </w:rPr>
              <w:t>√</w:t>
            </w:r>
          </w:p>
        </w:tc>
      </w:tr>
      <w:tr w:rsidR="00A04922" w:rsidRPr="00015210" w14:paraId="20B31628" w14:textId="56637819" w:rsidTr="00417957">
        <w:trPr>
          <w:jc w:val="center"/>
          <w:trPrChange w:id="4110" w:author="Xin Li" w:date="2026-08-22T08:01:00Z" w16du:dateUtc="2026-08-22T00:01:00Z">
            <w:trPr>
              <w:trHeight w:val="320"/>
              <w:jc w:val="center"/>
            </w:trPr>
          </w:trPrChange>
        </w:trPr>
        <w:tc>
          <w:tcPr>
            <w:tcW w:w="3840" w:type="dxa"/>
            <w:tcBorders>
              <w:top w:val="nil"/>
              <w:left w:val="nil"/>
              <w:bottom w:val="nil"/>
              <w:right w:val="nil"/>
            </w:tcBorders>
            <w:noWrap/>
            <w:hideMark/>
            <w:tcPrChange w:id="4111" w:author="Xin Li" w:date="2026-08-22T08:01:00Z" w16du:dateUtc="2026-08-22T00:01:00Z">
              <w:tcPr>
                <w:tcW w:w="3840" w:type="dxa"/>
                <w:tcBorders>
                  <w:top w:val="nil"/>
                  <w:left w:val="nil"/>
                  <w:bottom w:val="nil"/>
                  <w:right w:val="nil"/>
                </w:tcBorders>
                <w:noWrap/>
                <w:hideMark/>
              </w:tcPr>
            </w:tcPrChange>
          </w:tcPr>
          <w:p w14:paraId="7F55976D" w14:textId="54F95440" w:rsidR="00A04922" w:rsidRPr="00015210" w:rsidRDefault="00A04922">
            <w:pPr>
              <w:rPr>
                <w:color w:val="000000"/>
                <w:sz w:val="20"/>
                <w:szCs w:val="20"/>
              </w:rPr>
            </w:pPr>
            <w:r w:rsidRPr="00015210">
              <w:rPr>
                <w:color w:val="000000"/>
                <w:sz w:val="20"/>
                <w:szCs w:val="20"/>
              </w:rPr>
              <w:t>questioner controls</w:t>
            </w:r>
          </w:p>
        </w:tc>
        <w:tc>
          <w:tcPr>
            <w:tcW w:w="3660" w:type="dxa"/>
            <w:tcBorders>
              <w:top w:val="nil"/>
              <w:left w:val="nil"/>
              <w:bottom w:val="nil"/>
              <w:right w:val="nil"/>
            </w:tcBorders>
            <w:noWrap/>
            <w:hideMark/>
            <w:tcPrChange w:id="4112" w:author="Xin Li" w:date="2026-08-22T08:01:00Z" w16du:dateUtc="2026-08-22T00:01:00Z">
              <w:tcPr>
                <w:tcW w:w="3660" w:type="dxa"/>
                <w:tcBorders>
                  <w:top w:val="nil"/>
                  <w:left w:val="nil"/>
                  <w:bottom w:val="nil"/>
                  <w:right w:val="nil"/>
                </w:tcBorders>
                <w:noWrap/>
                <w:hideMark/>
              </w:tcPr>
            </w:tcPrChange>
          </w:tcPr>
          <w:p w14:paraId="119F209E" w14:textId="41257E1A" w:rsidR="00A04922" w:rsidRPr="00015210" w:rsidRDefault="00A04922">
            <w:pPr>
              <w:jc w:val="center"/>
              <w:rPr>
                <w:color w:val="000000"/>
                <w:sz w:val="20"/>
                <w:szCs w:val="20"/>
              </w:rPr>
            </w:pPr>
            <w:r w:rsidRPr="00015210">
              <w:rPr>
                <w:color w:val="000000"/>
                <w:sz w:val="20"/>
                <w:szCs w:val="20"/>
              </w:rPr>
              <w:t>√</w:t>
            </w:r>
          </w:p>
        </w:tc>
      </w:tr>
      <w:tr w:rsidR="00A04922" w:rsidRPr="00015210" w14:paraId="33A43990" w14:textId="47AFF60E" w:rsidTr="00417957">
        <w:trPr>
          <w:jc w:val="center"/>
          <w:trPrChange w:id="4113" w:author="Xin Li" w:date="2026-08-22T08:01:00Z" w16du:dateUtc="2026-08-22T00:01:00Z">
            <w:trPr>
              <w:trHeight w:val="320"/>
              <w:jc w:val="center"/>
            </w:trPr>
          </w:trPrChange>
        </w:trPr>
        <w:tc>
          <w:tcPr>
            <w:tcW w:w="3840" w:type="dxa"/>
            <w:tcBorders>
              <w:top w:val="nil"/>
              <w:left w:val="nil"/>
              <w:bottom w:val="nil"/>
              <w:right w:val="nil"/>
            </w:tcBorders>
            <w:noWrap/>
            <w:hideMark/>
            <w:tcPrChange w:id="4114" w:author="Xin Li" w:date="2026-08-22T08:01:00Z" w16du:dateUtc="2026-08-22T00:01:00Z">
              <w:tcPr>
                <w:tcW w:w="3840" w:type="dxa"/>
                <w:tcBorders>
                  <w:top w:val="nil"/>
                  <w:left w:val="nil"/>
                  <w:bottom w:val="nil"/>
                  <w:right w:val="nil"/>
                </w:tcBorders>
                <w:noWrap/>
                <w:hideMark/>
              </w:tcPr>
            </w:tcPrChange>
          </w:tcPr>
          <w:p w14:paraId="1165BE52" w14:textId="316D4B6F" w:rsidR="00A04922" w:rsidRPr="00015210" w:rsidRDefault="00A04922">
            <w:pPr>
              <w:rPr>
                <w:color w:val="000000"/>
                <w:sz w:val="20"/>
                <w:szCs w:val="20"/>
              </w:rPr>
            </w:pPr>
            <w:r w:rsidRPr="00015210">
              <w:rPr>
                <w:color w:val="000000"/>
                <w:sz w:val="20"/>
                <w:szCs w:val="20"/>
              </w:rPr>
              <w:t>question timing FE</w:t>
            </w:r>
          </w:p>
        </w:tc>
        <w:tc>
          <w:tcPr>
            <w:tcW w:w="3660" w:type="dxa"/>
            <w:tcBorders>
              <w:top w:val="nil"/>
              <w:left w:val="nil"/>
              <w:bottom w:val="nil"/>
              <w:right w:val="nil"/>
            </w:tcBorders>
            <w:noWrap/>
            <w:hideMark/>
            <w:tcPrChange w:id="4115" w:author="Xin Li" w:date="2026-08-22T08:01:00Z" w16du:dateUtc="2026-08-22T00:01:00Z">
              <w:tcPr>
                <w:tcW w:w="3660" w:type="dxa"/>
                <w:tcBorders>
                  <w:top w:val="nil"/>
                  <w:left w:val="nil"/>
                  <w:bottom w:val="nil"/>
                  <w:right w:val="nil"/>
                </w:tcBorders>
                <w:noWrap/>
                <w:hideMark/>
              </w:tcPr>
            </w:tcPrChange>
          </w:tcPr>
          <w:p w14:paraId="074315B3" w14:textId="49406D5A" w:rsidR="00A04922" w:rsidRPr="00015210" w:rsidRDefault="00A04922">
            <w:pPr>
              <w:jc w:val="center"/>
              <w:rPr>
                <w:color w:val="000000"/>
                <w:sz w:val="20"/>
                <w:szCs w:val="20"/>
              </w:rPr>
            </w:pPr>
            <w:r w:rsidRPr="00015210">
              <w:rPr>
                <w:color w:val="000000"/>
                <w:sz w:val="20"/>
                <w:szCs w:val="20"/>
              </w:rPr>
              <w:t>√</w:t>
            </w:r>
          </w:p>
        </w:tc>
      </w:tr>
      <w:tr w:rsidR="00A04922" w:rsidRPr="00015210" w14:paraId="4D6949FC" w14:textId="22040FB3" w:rsidTr="00417957">
        <w:trPr>
          <w:jc w:val="center"/>
          <w:trPrChange w:id="4116" w:author="Xin Li" w:date="2026-08-22T08:01:00Z" w16du:dateUtc="2026-08-22T00:01:00Z">
            <w:trPr>
              <w:trHeight w:val="320"/>
              <w:jc w:val="center"/>
            </w:trPr>
          </w:trPrChange>
        </w:trPr>
        <w:tc>
          <w:tcPr>
            <w:tcW w:w="3840" w:type="dxa"/>
            <w:tcBorders>
              <w:top w:val="nil"/>
              <w:left w:val="nil"/>
              <w:bottom w:val="single" w:sz="4" w:space="0" w:color="auto"/>
              <w:right w:val="nil"/>
            </w:tcBorders>
            <w:noWrap/>
            <w:hideMark/>
            <w:tcPrChange w:id="4117" w:author="Xin Li" w:date="2026-08-22T08:01:00Z" w16du:dateUtc="2026-08-22T00:01:00Z">
              <w:tcPr>
                <w:tcW w:w="3840" w:type="dxa"/>
                <w:tcBorders>
                  <w:top w:val="nil"/>
                  <w:left w:val="nil"/>
                  <w:bottom w:val="single" w:sz="4" w:space="0" w:color="auto"/>
                  <w:right w:val="nil"/>
                </w:tcBorders>
                <w:noWrap/>
                <w:hideMark/>
              </w:tcPr>
            </w:tcPrChange>
          </w:tcPr>
          <w:p w14:paraId="3E41125E" w14:textId="60F4C0ED" w:rsidR="00A04922" w:rsidRPr="00015210" w:rsidRDefault="00A04922">
            <w:pPr>
              <w:rPr>
                <w:color w:val="000000"/>
                <w:sz w:val="20"/>
                <w:szCs w:val="20"/>
              </w:rPr>
            </w:pPr>
            <w:r w:rsidRPr="00015210">
              <w:rPr>
                <w:color w:val="000000"/>
                <w:sz w:val="20"/>
                <w:szCs w:val="20"/>
              </w:rPr>
              <w:t>N</w:t>
            </w:r>
          </w:p>
        </w:tc>
        <w:tc>
          <w:tcPr>
            <w:tcW w:w="3660" w:type="dxa"/>
            <w:tcBorders>
              <w:top w:val="nil"/>
              <w:left w:val="nil"/>
              <w:bottom w:val="single" w:sz="4" w:space="0" w:color="auto"/>
              <w:right w:val="nil"/>
            </w:tcBorders>
            <w:noWrap/>
            <w:hideMark/>
            <w:tcPrChange w:id="4118" w:author="Xin Li" w:date="2026-08-22T08:01:00Z" w16du:dateUtc="2026-08-22T00:01:00Z">
              <w:tcPr>
                <w:tcW w:w="3660" w:type="dxa"/>
                <w:tcBorders>
                  <w:top w:val="nil"/>
                  <w:left w:val="nil"/>
                  <w:bottom w:val="single" w:sz="4" w:space="0" w:color="auto"/>
                  <w:right w:val="nil"/>
                </w:tcBorders>
                <w:noWrap/>
                <w:hideMark/>
              </w:tcPr>
            </w:tcPrChange>
          </w:tcPr>
          <w:p w14:paraId="616A7DCF" w14:textId="3EA02DA6" w:rsidR="00A04922" w:rsidRPr="00015210" w:rsidRDefault="00A04922">
            <w:pPr>
              <w:jc w:val="center"/>
              <w:rPr>
                <w:color w:val="000000"/>
                <w:sz w:val="20"/>
                <w:szCs w:val="20"/>
              </w:rPr>
            </w:pPr>
            <w:r w:rsidRPr="00015210">
              <w:rPr>
                <w:color w:val="000000"/>
                <w:sz w:val="20"/>
                <w:szCs w:val="20"/>
              </w:rPr>
              <w:t>1,277</w:t>
            </w:r>
          </w:p>
        </w:tc>
      </w:tr>
    </w:tbl>
    <w:p w14:paraId="5DE31550" w14:textId="5434EA1A" w:rsidR="00C1485A" w:rsidRDefault="00D25B8E" w:rsidP="007423EE">
      <w:pPr>
        <w:pStyle w:val="Notes"/>
        <w:rPr>
          <w:ins w:id="4119" w:author="Prof. LIU Ben" w:date="2026-08-26T13:37:00Z" w16du:dateUtc="2026-08-26T05:37:00Z"/>
        </w:rPr>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Similarity is computed with Sentence-BERT. The sample includes questions with at least two answers.</w:t>
      </w:r>
    </w:p>
    <w:p w14:paraId="1C677F31" w14:textId="77777777" w:rsidR="00FC2E19" w:rsidRDefault="00FC2E19" w:rsidP="007423EE">
      <w:pPr>
        <w:pStyle w:val="Notes"/>
        <w:rPr>
          <w:ins w:id="4120" w:author="Prof. LIU Ben" w:date="2026-08-26T13:37:00Z" w16du:dateUtc="2026-08-26T05:37:00Z"/>
        </w:rPr>
      </w:pPr>
    </w:p>
    <w:p w14:paraId="798C55F2" w14:textId="6D2DF190" w:rsidR="00FC2E19" w:rsidRPr="00015210" w:rsidDel="00AE3EBF" w:rsidRDefault="00FC2E19">
      <w:pPr>
        <w:pStyle w:val="Paragraph0"/>
        <w:rPr>
          <w:del w:id="4121" w:author="Prof. LIU Ben" w:date="2026-08-26T13:38:00Z" w16du:dateUtc="2026-08-26T05:38:00Z"/>
        </w:rPr>
        <w:pPrChange w:id="4122" w:author="Prof. LIU Ben" w:date="2026-08-26T13:38:00Z" w16du:dateUtc="2026-08-26T05:38:00Z">
          <w:pPr>
            <w:pStyle w:val="Notes"/>
          </w:pPr>
        </w:pPrChange>
      </w:pPr>
      <w:ins w:id="4123" w:author="Prof. LIU Ben" w:date="2026-08-26T13:37:00Z" w16du:dateUtc="2026-08-26T05:37:00Z">
        <w:r w:rsidRPr="00FC2E19">
          <w:rPr>
            <w:rPrChange w:id="4124" w:author="Prof. LIU Ben" w:date="2026-08-26T13:37:00Z" w16du:dateUtc="2026-08-26T05:37:00Z">
              <w:rPr>
                <w:color w:val="000000"/>
              </w:rPr>
            </w:rPrChange>
          </w:rPr>
          <w:t xml:space="preserve">Taken together, the three tests converge on standard-setting. The gain from higher AI quality lands on accuracy, the dimension that is fundamental on a technical platform, and not on the human-edge dimensions differentiation would predict; it does not come from more expert contributors arriving, which rules out selection; and human answers grow more similar to stronger AI answers rather than diverging from them, which rules out differentiation. </w:t>
        </w:r>
      </w:ins>
    </w:p>
    <w:p w14:paraId="35B0529F" w14:textId="0D05D944" w:rsidR="00C1485A" w:rsidRPr="00015210" w:rsidRDefault="00C1485A">
      <w:pPr>
        <w:pStyle w:val="Paragraph0"/>
        <w:pPrChange w:id="4125" w:author="Prof. LIU Ben" w:date="2026-08-26T13:38:00Z" w16du:dateUtc="2026-08-26T05:38:00Z">
          <w:pPr/>
        </w:pPrChange>
      </w:pPr>
    </w:p>
    <w:p w14:paraId="6E60D1F3" w14:textId="358597D3" w:rsidR="003961B0" w:rsidRPr="00015210" w:rsidDel="00712333" w:rsidRDefault="003961B0" w:rsidP="00D66C4E">
      <w:pPr>
        <w:pStyle w:val="Heading1"/>
        <w:rPr>
          <w:del w:id="4126" w:author="Xin Li" w:date="2026-08-22T16:27:00Z" w16du:dateUtc="2026-08-22T08:27:00Z"/>
        </w:rPr>
      </w:pPr>
      <w:del w:id="4127" w:author="Xin Li" w:date="2026-08-22T16:27:00Z" w16du:dateUtc="2026-08-22T08:27:00Z">
        <w:r w:rsidRPr="00015210" w:rsidDel="00712333">
          <w:delText>Discussion</w:delText>
        </w:r>
      </w:del>
    </w:p>
    <w:p w14:paraId="0CCC0AFB" w14:textId="33AB9B25" w:rsidR="00984445" w:rsidRPr="00015210" w:rsidRDefault="00625399" w:rsidP="00D66C4E">
      <w:pPr>
        <w:pStyle w:val="Heading1"/>
      </w:pPr>
      <w:ins w:id="4128" w:author="Xin Li" w:date="2026-08-22T16:25:00Z" w16du:dateUtc="2026-08-22T08:25:00Z">
        <w:r>
          <w:t xml:space="preserve">Discussion and </w:t>
        </w:r>
      </w:ins>
      <w:r w:rsidR="00D66C4E" w:rsidRPr="00015210">
        <w:t>Conclusions</w:t>
      </w:r>
    </w:p>
    <w:p w14:paraId="0CEE67F6" w14:textId="77777777" w:rsidR="00981D68" w:rsidRDefault="00981D68" w:rsidP="00441D07">
      <w:pPr>
        <w:pStyle w:val="Paragraph0"/>
        <w:rPr>
          <w:ins w:id="4129" w:author="Prof. LIU Ben" w:date="2026-08-26T14:06:00Z" w16du:dateUtc="2026-08-26T06:06:00Z"/>
          <w:rStyle w:val="Strong"/>
          <w:color w:val="000000"/>
        </w:rPr>
      </w:pPr>
    </w:p>
    <w:p w14:paraId="585B4F90" w14:textId="77777777" w:rsidR="00981D68" w:rsidRDefault="00981D68" w:rsidP="00441D07">
      <w:pPr>
        <w:pStyle w:val="Paragraph0"/>
        <w:rPr>
          <w:ins w:id="4130" w:author="Prof. LIU Ben" w:date="2026-08-26T14:06:00Z" w16du:dateUtc="2026-08-26T06:06:00Z"/>
          <w:rStyle w:val="Strong"/>
          <w:color w:val="000000"/>
        </w:rPr>
      </w:pPr>
    </w:p>
    <w:p w14:paraId="74CA9552" w14:textId="34515020" w:rsidR="00981D68" w:rsidRPr="00981D68" w:rsidRDefault="00981D68">
      <w:pPr>
        <w:pStyle w:val="Paragraph0"/>
        <w:rPr>
          <w:ins w:id="4131" w:author="Prof. LIU Ben" w:date="2026-08-26T14:06:00Z" w16du:dateUtc="2026-08-26T06:06:00Z"/>
          <w:rPrChange w:id="4132" w:author="Prof. LIU Ben" w:date="2026-08-26T14:06:00Z" w16du:dateUtc="2026-08-26T06:06:00Z">
            <w:rPr>
              <w:ins w:id="4133" w:author="Prof. LIU Ben" w:date="2026-08-26T14:06:00Z" w16du:dateUtc="2026-08-26T06:06:00Z"/>
              <w:color w:val="000000"/>
            </w:rPr>
          </w:rPrChange>
        </w:rPr>
        <w:pPrChange w:id="4134" w:author="Prof. LIU Ben" w:date="2026-08-26T14:06:00Z" w16du:dateUtc="2026-08-26T06:06:00Z">
          <w:pPr>
            <w:spacing w:before="100" w:beforeAutospacing="1" w:after="100" w:afterAutospacing="1"/>
          </w:pPr>
        </w:pPrChange>
      </w:pPr>
      <w:ins w:id="4135" w:author="Prof. LIU Ben" w:date="2026-08-26T14:06:00Z" w16du:dateUtc="2026-08-26T06:06:00Z">
        <w:r w:rsidRPr="00981D68">
          <w:rPr>
            <w:b/>
            <w:bCs/>
            <w:rPrChange w:id="4136" w:author="Prof. LIU Ben" w:date="2026-08-26T14:07:00Z" w16du:dateUtc="2026-08-26T06:07:00Z">
              <w:rPr>
                <w:b/>
                <w:bCs/>
                <w:color w:val="000000"/>
              </w:rPr>
            </w:rPrChange>
          </w:rPr>
          <w:t>Main results</w:t>
        </w:r>
        <w:r w:rsidRPr="00981D68">
          <w:rPr>
            <w:rPrChange w:id="4137" w:author="Prof. LIU Ben" w:date="2026-08-26T14:06:00Z" w16du:dateUtc="2026-08-26T06:06:00Z">
              <w:rPr>
                <w:b/>
                <w:bCs/>
                <w:color w:val="000000"/>
              </w:rPr>
            </w:rPrChange>
          </w:rPr>
          <w:t>.</w:t>
        </w:r>
        <w:r w:rsidRPr="00981D68">
          <w:rPr>
            <w:rPrChange w:id="4138" w:author="Prof. LIU Ben" w:date="2026-08-26T14:06:00Z" w16du:dateUtc="2026-08-26T06:06:00Z">
              <w:rPr>
                <w:color w:val="000000"/>
              </w:rPr>
            </w:rPrChange>
          </w:rPr>
          <w:t xml:space="preserve"> Using a randomized field experiment at a leading technical Q&amp;A community, we examine how a labeled, platform-provided internal GenAI answer affects human contribution when external GenAI remains available. We find that the total AI effect decomposes into a fast AI label effect and a slower AI content effect. For answer supply, the AI label raises human contribution, consistent with a skeptical community appraising the machine as a weak competitor whose presence invites participation, while longer AI content signals coverage and suppresses contribution. Because typical AI answers in our setting </w:t>
        </w:r>
      </w:ins>
      <w:ins w:id="4139" w:author="Prof. LIU Ben" w:date="2026-08-26T14:07:00Z" w16du:dateUtc="2026-08-26T06:07:00Z">
        <w:r w:rsidR="00D503A6">
          <w:t>have</w:t>
        </w:r>
      </w:ins>
      <w:ins w:id="4140" w:author="Prof. LIU Ben" w:date="2026-08-26T14:06:00Z" w16du:dateUtc="2026-08-26T06:06:00Z">
        <w:r w:rsidRPr="00981D68">
          <w:rPr>
            <w:rPrChange w:id="4141" w:author="Prof. LIU Ben" w:date="2026-08-26T14:06:00Z" w16du:dateUtc="2026-08-26T06:06:00Z">
              <w:rPr>
                <w:color w:val="000000"/>
              </w:rPr>
            </w:rPrChange>
          </w:rPr>
          <w:t xml:space="preserve"> substantial content, the length effect dominates the label effect on supply and the average effect is negative. For contribution quality, the label alone does not change quality, but a higher-quality AI answer raises the quality of the first human answer by setting a higher standard to which contributors respond with greater effort. Our mechanism tests support this account: the label effect concentrates on difficult questions, where a weak competitor still leaves room to add value; coverage rather than perceived quality drives the length effect; and higher AI quality raises human answer quality through standard-setting rather than through the selection of stronger contributors or through differentiation from the AI answer. In particular, the gain from a stronger AI answer concentrates on accuracy, the dimension that is fundamental on a technical platform, which is the signature standard-setting predicts.</w:t>
        </w:r>
      </w:ins>
    </w:p>
    <w:p w14:paraId="1ACF54AA" w14:textId="7BA788B9" w:rsidR="00981D68" w:rsidRPr="00D503A6" w:rsidRDefault="00981D68">
      <w:pPr>
        <w:pStyle w:val="Paragraph0"/>
        <w:rPr>
          <w:ins w:id="4142" w:author="Prof. LIU Ben" w:date="2026-08-26T14:06:00Z" w16du:dateUtc="2026-08-26T06:06:00Z"/>
          <w:rPrChange w:id="4143" w:author="Prof. LIU Ben" w:date="2026-08-26T14:08:00Z" w16du:dateUtc="2026-08-26T06:08:00Z">
            <w:rPr>
              <w:ins w:id="4144" w:author="Prof. LIU Ben" w:date="2026-08-26T14:06:00Z" w16du:dateUtc="2026-08-26T06:06:00Z"/>
              <w:color w:val="000000"/>
            </w:rPr>
          </w:rPrChange>
        </w:rPr>
        <w:pPrChange w:id="4145" w:author="Prof. LIU Ben" w:date="2026-08-26T14:08:00Z" w16du:dateUtc="2026-08-26T06:08:00Z">
          <w:pPr>
            <w:spacing w:before="100" w:beforeAutospacing="1" w:after="100" w:afterAutospacing="1"/>
          </w:pPr>
        </w:pPrChange>
      </w:pPr>
      <w:ins w:id="4146" w:author="Prof. LIU Ben" w:date="2026-08-26T14:06:00Z" w16du:dateUtc="2026-08-26T06:06:00Z">
        <w:r w:rsidRPr="00D503A6">
          <w:rPr>
            <w:b/>
            <w:bCs/>
            <w:rPrChange w:id="4147" w:author="Prof. LIU Ben" w:date="2026-08-26T14:09:00Z" w16du:dateUtc="2026-08-26T06:09:00Z">
              <w:rPr>
                <w:b/>
                <w:bCs/>
                <w:color w:val="000000"/>
              </w:rPr>
            </w:rPrChange>
          </w:rPr>
          <w:t>Theoretical contribution</w:t>
        </w:r>
        <w:r w:rsidRPr="00D503A6">
          <w:rPr>
            <w:rPrChange w:id="4148" w:author="Prof. LIU Ben" w:date="2026-08-26T14:08:00Z" w16du:dateUtc="2026-08-26T06:08:00Z">
              <w:rPr>
                <w:b/>
                <w:bCs/>
                <w:color w:val="000000"/>
              </w:rPr>
            </w:rPrChange>
          </w:rPr>
          <w:t>.</w:t>
        </w:r>
        <w:r w:rsidRPr="00D503A6">
          <w:rPr>
            <w:rPrChange w:id="4149" w:author="Prof. LIU Ben" w:date="2026-08-26T14:08:00Z" w16du:dateUtc="2026-08-26T06:08:00Z">
              <w:rPr>
                <w:color w:val="000000"/>
              </w:rPr>
            </w:rPrChange>
          </w:rPr>
          <w:t xml:space="preserve"> We contribute to the emerging literature on </w:t>
        </w:r>
      </w:ins>
      <w:ins w:id="4150" w:author="Prof. LIU Ben" w:date="2026-08-26T14:09:00Z" w16du:dateUtc="2026-08-26T06:09:00Z">
        <w:r w:rsidR="00D503A6">
          <w:t>Gen</w:t>
        </w:r>
      </w:ins>
      <w:ins w:id="4151" w:author="Prof. LIU Ben" w:date="2026-08-26T14:06:00Z" w16du:dateUtc="2026-08-26T06:06:00Z">
        <w:r w:rsidRPr="00D503A6">
          <w:rPr>
            <w:rPrChange w:id="4152" w:author="Prof. LIU Ben" w:date="2026-08-26T14:08:00Z" w16du:dateUtc="2026-08-26T06:08:00Z">
              <w:rPr>
                <w:color w:val="000000"/>
              </w:rPr>
            </w:rPrChange>
          </w:rPr>
          <w:t>AI in online communities by studying platform-provided internal GenAI as a governance arrangement distinct from external GenAI, and by examining its consequences for human contributors in a competitive setting where external GenAI remains available.</w:t>
        </w:r>
      </w:ins>
    </w:p>
    <w:p w14:paraId="1EEFCA90" w14:textId="64EF3AFF" w:rsidR="00981D68" w:rsidRPr="00D503A6" w:rsidRDefault="00981D68">
      <w:pPr>
        <w:pStyle w:val="Paragraph0"/>
        <w:rPr>
          <w:ins w:id="4153" w:author="Prof. LIU Ben" w:date="2026-08-26T14:06:00Z" w16du:dateUtc="2026-08-26T06:06:00Z"/>
          <w:rPrChange w:id="4154" w:author="Prof. LIU Ben" w:date="2026-08-26T14:08:00Z" w16du:dateUtc="2026-08-26T06:08:00Z">
            <w:rPr>
              <w:ins w:id="4155" w:author="Prof. LIU Ben" w:date="2026-08-26T14:06:00Z" w16du:dateUtc="2026-08-26T06:06:00Z"/>
              <w:color w:val="000000"/>
            </w:rPr>
          </w:rPrChange>
        </w:rPr>
        <w:pPrChange w:id="4156" w:author="Prof. LIU Ben" w:date="2026-08-26T14:08:00Z" w16du:dateUtc="2026-08-26T06:08:00Z">
          <w:pPr>
            <w:spacing w:before="100" w:beforeAutospacing="1" w:after="100" w:afterAutospacing="1"/>
          </w:pPr>
        </w:pPrChange>
      </w:pPr>
      <w:ins w:id="4157" w:author="Prof. LIU Ben" w:date="2026-08-26T14:06:00Z" w16du:dateUtc="2026-08-26T06:06:00Z">
        <w:r w:rsidRPr="00D503A6">
          <w:rPr>
            <w:rPrChange w:id="4158" w:author="Prof. LIU Ben" w:date="2026-08-26T14:08:00Z" w16du:dateUtc="2026-08-26T06:08:00Z">
              <w:rPr>
                <w:color w:val="000000"/>
              </w:rPr>
            </w:rPrChange>
          </w:rPr>
          <w:t>Wh</w:t>
        </w:r>
      </w:ins>
      <w:ins w:id="4159" w:author="Prof. LIU Ben" w:date="2026-08-26T14:09:00Z" w16du:dateUtc="2026-08-26T06:09:00Z">
        <w:r w:rsidR="00D503A6">
          <w:t>ile</w:t>
        </w:r>
      </w:ins>
      <w:ins w:id="4160" w:author="Prof. LIU Ben" w:date="2026-08-26T14:06:00Z" w16du:dateUtc="2026-08-26T06:06:00Z">
        <w:r w:rsidRPr="00D503A6">
          <w:rPr>
            <w:rPrChange w:id="4161" w:author="Prof. LIU Ben" w:date="2026-08-26T14:08:00Z" w16du:dateUtc="2026-08-26T06:08:00Z">
              <w:rPr>
                <w:color w:val="000000"/>
              </w:rPr>
            </w:rPrChange>
          </w:rPr>
          <w:t xml:space="preserve"> prior work often bundles the effect of AI content with the effect of the AI label, our </w:t>
        </w:r>
        <w:r w:rsidRPr="00D503A6">
          <w:rPr>
            <w:rPrChange w:id="4162" w:author="Prof. LIU Ben" w:date="2026-08-26T14:08:00Z" w16du:dateUtc="2026-08-26T06:08:00Z">
              <w:rPr>
                <w:color w:val="000000"/>
              </w:rPr>
            </w:rPrChange>
          </w:rPr>
          <w:lastRenderedPageBreak/>
          <w:t xml:space="preserve">setting makes both the source and the content of the AI contribution visible and allows us to estimate the AI label effect separately from the AI content effect and to test the distinct decision processes through which each operates. Grounding this decomposition </w:t>
        </w:r>
      </w:ins>
      <w:ins w:id="4163" w:author="Prof. LIU Ben" w:date="2026-08-26T14:10:00Z" w16du:dateUtc="2026-08-26T06:10:00Z">
        <w:r w:rsidR="00D503A6">
          <w:t>from a competition lens and two systems of thinking framework</w:t>
        </w:r>
      </w:ins>
      <w:ins w:id="4164" w:author="Prof. LIU Ben" w:date="2026-08-26T14:06:00Z" w16du:dateUtc="2026-08-26T06:06:00Z">
        <w:r w:rsidRPr="00D503A6">
          <w:rPr>
            <w:rPrChange w:id="4165" w:author="Prof. LIU Ben" w:date="2026-08-26T14:08:00Z" w16du:dateUtc="2026-08-26T06:08:00Z">
              <w:rPr>
                <w:color w:val="000000"/>
              </w:rPr>
            </w:rPrChange>
          </w:rPr>
          <w:t>, we show that a community</w:t>
        </w:r>
      </w:ins>
      <w:ins w:id="4166" w:author="Prof. LIU Ben" w:date="2026-08-26T14:10:00Z" w16du:dateUtc="2026-08-26T06:10:00Z">
        <w:r w:rsidR="00D503A6">
          <w:t>’</w:t>
        </w:r>
      </w:ins>
      <w:ins w:id="4167" w:author="Prof. LIU Ben" w:date="2026-08-26T14:06:00Z" w16du:dateUtc="2026-08-26T06:06:00Z">
        <w:r w:rsidRPr="00D503A6">
          <w:rPr>
            <w:rPrChange w:id="4168" w:author="Prof. LIU Ben" w:date="2026-08-26T14:08:00Z" w16du:dateUtc="2026-08-26T06:08:00Z">
              <w:rPr>
                <w:color w:val="000000"/>
              </w:rPr>
            </w:rPrChange>
          </w:rPr>
          <w:t>s response to an AI competitor is not a single quantity but depends on identifiable features of the AI answer. This also extends research on how prior contributions shape subsequent contribution. That literature establishes how the presence, volume, quality, and source of existing content affect a newcomer</w:t>
        </w:r>
      </w:ins>
      <w:ins w:id="4169" w:author="Prof. LIU Ben" w:date="2026-08-26T14:10:00Z" w16du:dateUtc="2026-08-26T06:10:00Z">
        <w:r w:rsidR="00D503A6">
          <w:t>’</w:t>
        </w:r>
      </w:ins>
      <w:ins w:id="4170" w:author="Prof. LIU Ben" w:date="2026-08-26T14:06:00Z" w16du:dateUtc="2026-08-26T06:06:00Z">
        <w:r w:rsidRPr="00D503A6">
          <w:rPr>
            <w:rPrChange w:id="4171" w:author="Prof. LIU Ben" w:date="2026-08-26T14:08:00Z" w16du:dateUtc="2026-08-26T06:08:00Z">
              <w:rPr>
                <w:color w:val="000000"/>
              </w:rPr>
            </w:rPrChange>
          </w:rPr>
          <w:t>s decision, but it was developed almost entirely on human prior contributors. Our setting shows that these features do not carry the same meaning when the prior contributor is an identified machine: the source cue (the label) invites entry rather than foreclosing it, and the same length and quality that would be read one way from a trusted human are read differently when the community regards the author as a weak competitor. Isolating the label from the content is what makes this point demonstrable, and it is not available to designs in which the AI is an invisible drafting aid or a private substitute.</w:t>
        </w:r>
      </w:ins>
    </w:p>
    <w:p w14:paraId="703AB0C1" w14:textId="52ECB245" w:rsidR="00981D68" w:rsidRPr="00D503A6" w:rsidRDefault="00981D68">
      <w:pPr>
        <w:pStyle w:val="Paragraph0"/>
        <w:rPr>
          <w:ins w:id="4172" w:author="Prof. LIU Ben" w:date="2026-08-26T14:06:00Z" w16du:dateUtc="2026-08-26T06:06:00Z"/>
          <w:rPrChange w:id="4173" w:author="Prof. LIU Ben" w:date="2026-08-26T14:08:00Z" w16du:dateUtc="2026-08-26T06:08:00Z">
            <w:rPr>
              <w:ins w:id="4174" w:author="Prof. LIU Ben" w:date="2026-08-26T14:06:00Z" w16du:dateUtc="2026-08-26T06:06:00Z"/>
              <w:color w:val="000000"/>
            </w:rPr>
          </w:rPrChange>
        </w:rPr>
        <w:pPrChange w:id="4175" w:author="Prof. LIU Ben" w:date="2026-08-26T14:08:00Z" w16du:dateUtc="2026-08-26T06:08:00Z">
          <w:pPr>
            <w:spacing w:before="100" w:beforeAutospacing="1" w:after="100" w:afterAutospacing="1"/>
          </w:pPr>
        </w:pPrChange>
      </w:pPr>
      <w:ins w:id="4176" w:author="Prof. LIU Ben" w:date="2026-08-26T14:06:00Z" w16du:dateUtc="2026-08-26T06:06:00Z">
        <w:r w:rsidRPr="00D503A6">
          <w:rPr>
            <w:rPrChange w:id="4177" w:author="Prof. LIU Ben" w:date="2026-08-26T14:08:00Z" w16du:dateUtc="2026-08-26T06:08:00Z">
              <w:rPr>
                <w:color w:val="000000"/>
              </w:rPr>
            </w:rPrChange>
          </w:rPr>
          <w:t>The decomposition also carries a forward-looking benefit. Because our results tie the total AI effect to the content characteristics of the AI answer rather than to a fixed average, they provide a basis for reasoning about settings we do not yet observe. As AI capabilities advance and the length, quality, and other properties of AI answers shift, one can combine the AI label effect with the corresponding AI content effect to anticipate how AI will reshape human contribution under the same competition mechanism, while recognizing that the label</w:t>
        </w:r>
      </w:ins>
      <w:ins w:id="4178" w:author="Prof. LIU Ben" w:date="2026-08-26T14:11:00Z" w16du:dateUtc="2026-08-26T06:11:00Z">
        <w:r w:rsidR="00D503A6">
          <w:t>’</w:t>
        </w:r>
      </w:ins>
      <w:ins w:id="4179" w:author="Prof. LIU Ben" w:date="2026-08-26T14:06:00Z" w16du:dateUtc="2026-08-26T06:06:00Z">
        <w:r w:rsidRPr="00D503A6">
          <w:rPr>
            <w:rPrChange w:id="4180" w:author="Prof. LIU Ben" w:date="2026-08-26T14:08:00Z" w16du:dateUtc="2026-08-26T06:08:00Z">
              <w:rPr>
                <w:color w:val="000000"/>
              </w:rPr>
            </w:rPrChange>
          </w:rPr>
          <w:t>s role is contingent on community beliefs that may themselves change.</w:t>
        </w:r>
      </w:ins>
    </w:p>
    <w:p w14:paraId="169BD008" w14:textId="7A6465E9" w:rsidR="00981D68" w:rsidRPr="00D503A6" w:rsidRDefault="00981D68">
      <w:pPr>
        <w:pStyle w:val="Paragraph0"/>
        <w:rPr>
          <w:ins w:id="4181" w:author="Prof. LIU Ben" w:date="2026-08-26T14:06:00Z" w16du:dateUtc="2026-08-26T06:06:00Z"/>
          <w:rPrChange w:id="4182" w:author="Prof. LIU Ben" w:date="2026-08-26T14:08:00Z" w16du:dateUtc="2026-08-26T06:08:00Z">
            <w:rPr>
              <w:ins w:id="4183" w:author="Prof. LIU Ben" w:date="2026-08-26T14:06:00Z" w16du:dateUtc="2026-08-26T06:06:00Z"/>
              <w:color w:val="000000"/>
            </w:rPr>
          </w:rPrChange>
        </w:rPr>
        <w:pPrChange w:id="4184" w:author="Prof. LIU Ben" w:date="2026-08-26T14:08:00Z" w16du:dateUtc="2026-08-26T06:08:00Z">
          <w:pPr>
            <w:spacing w:before="100" w:beforeAutospacing="1" w:after="100" w:afterAutospacing="1"/>
          </w:pPr>
        </w:pPrChange>
      </w:pPr>
      <w:ins w:id="4185" w:author="Prof. LIU Ben" w:date="2026-08-26T14:06:00Z" w16du:dateUtc="2026-08-26T06:06:00Z">
        <w:r w:rsidRPr="00D503A6">
          <w:rPr>
            <w:rPrChange w:id="4186" w:author="Prof. LIU Ben" w:date="2026-08-26T14:08:00Z" w16du:dateUtc="2026-08-26T06:08:00Z">
              <w:rPr>
                <w:color w:val="000000"/>
              </w:rPr>
            </w:rPrChange>
          </w:rPr>
          <w:t>The most direct point of comparison is Su et al. (2025), who study Quora</w:t>
        </w:r>
      </w:ins>
      <w:ins w:id="4187" w:author="Prof. LIU Ben" w:date="2026-08-26T14:11:00Z" w16du:dateUtc="2026-08-26T06:11:00Z">
        <w:r w:rsidR="00D503A6">
          <w:t>’</w:t>
        </w:r>
      </w:ins>
      <w:ins w:id="4188" w:author="Prof. LIU Ben" w:date="2026-08-26T14:06:00Z" w16du:dateUtc="2026-08-26T06:06:00Z">
        <w:r w:rsidRPr="00D503A6">
          <w:rPr>
            <w:rPrChange w:id="4189" w:author="Prof. LIU Ben" w:date="2026-08-26T14:08:00Z" w16du:dateUtc="2026-08-26T06:08:00Z">
              <w:rPr>
                <w:color w:val="000000"/>
              </w:rPr>
            </w:rPrChange>
          </w:rPr>
          <w:t xml:space="preserve">s internal GenAI and report positive effects on both the quantity and the length of human contribution, whereas we </w:t>
        </w:r>
        <w:r w:rsidRPr="00D503A6">
          <w:rPr>
            <w:rPrChange w:id="4190" w:author="Prof. LIU Ben" w:date="2026-08-26T14:08:00Z" w16du:dateUtc="2026-08-26T06:08:00Z">
              <w:rPr>
                <w:color w:val="000000"/>
              </w:rPr>
            </w:rPrChange>
          </w:rPr>
          <w:lastRenderedPageBreak/>
          <w:t>find that a longer AI answer deters human contribution and that the average effect on supply is negative. The two sets of results look contradictory on the surface, but our framework shows that they are two readings of the same underlying mechanism operating under different conditions. The core of the divergence is that the AI label effect dominates in Su et al.</w:t>
        </w:r>
      </w:ins>
      <w:ins w:id="4191" w:author="Prof. LIU Ben" w:date="2026-08-26T14:12:00Z" w16du:dateUtc="2026-08-26T06:12:00Z">
        <w:r w:rsidR="00D503A6">
          <w:t>’</w:t>
        </w:r>
      </w:ins>
      <w:ins w:id="4192" w:author="Prof. LIU Ben" w:date="2026-08-26T14:06:00Z" w16du:dateUtc="2026-08-26T06:06:00Z">
        <w:r w:rsidRPr="00D503A6">
          <w:rPr>
            <w:rPrChange w:id="4193" w:author="Prof. LIU Ben" w:date="2026-08-26T14:08:00Z" w16du:dateUtc="2026-08-26T06:08:00Z">
              <w:rPr>
                <w:color w:val="000000"/>
              </w:rPr>
            </w:rPrChange>
          </w:rPr>
          <w:t>s (2025) setting, while the deterrent role of length does not materialize there.</w:t>
        </w:r>
      </w:ins>
    </w:p>
    <w:p w14:paraId="72887661" w14:textId="4AF348EA" w:rsidR="00981D68" w:rsidRPr="00D503A6" w:rsidRDefault="00981D68">
      <w:pPr>
        <w:pStyle w:val="Paragraph0"/>
        <w:rPr>
          <w:ins w:id="4194" w:author="Prof. LIU Ben" w:date="2026-08-26T14:06:00Z" w16du:dateUtc="2026-08-26T06:06:00Z"/>
          <w:rPrChange w:id="4195" w:author="Prof. LIU Ben" w:date="2026-08-26T14:08:00Z" w16du:dateUtc="2026-08-26T06:08:00Z">
            <w:rPr>
              <w:ins w:id="4196" w:author="Prof. LIU Ben" w:date="2026-08-26T14:06:00Z" w16du:dateUtc="2026-08-26T06:06:00Z"/>
              <w:color w:val="000000"/>
            </w:rPr>
          </w:rPrChange>
        </w:rPr>
        <w:pPrChange w:id="4197" w:author="Prof. LIU Ben" w:date="2026-08-26T14:08:00Z" w16du:dateUtc="2026-08-26T06:08:00Z">
          <w:pPr>
            <w:spacing w:before="100" w:beforeAutospacing="1" w:after="100" w:afterAutospacing="1"/>
          </w:pPr>
        </w:pPrChange>
      </w:pPr>
      <w:ins w:id="4198" w:author="Prof. LIU Ben" w:date="2026-08-26T14:06:00Z" w16du:dateUtc="2026-08-26T06:06:00Z">
        <w:r w:rsidRPr="00D503A6">
          <w:rPr>
            <w:rPrChange w:id="4199" w:author="Prof. LIU Ben" w:date="2026-08-26T14:08:00Z" w16du:dateUtc="2026-08-26T06:08:00Z">
              <w:rPr>
                <w:color w:val="000000"/>
              </w:rPr>
            </w:rPrChange>
          </w:rPr>
          <w:t xml:space="preserve">The reason lies in whether contributors read the length of the AI answer as a signal of coverage at the moment they decide whether to enter. In our technical setting, </w:t>
        </w:r>
      </w:ins>
      <w:ins w:id="4200" w:author="Prof. LIU Ben" w:date="2026-08-26T14:12:00Z" w16du:dateUtc="2026-08-26T06:12:00Z">
        <w:r w:rsidR="00D503A6">
          <w:t>w</w:t>
        </w:r>
      </w:ins>
      <w:ins w:id="4201" w:author="Prof. LIU Ben" w:date="2026-08-26T14:06:00Z" w16du:dateUtc="2026-08-26T06:06:00Z">
        <w:r w:rsidRPr="00D503A6">
          <w:rPr>
            <w:rPrChange w:id="4202" w:author="Prof. LIU Ben" w:date="2026-08-26T14:08:00Z" w16du:dateUtc="2026-08-26T06:08:00Z">
              <w:rPr>
                <w:color w:val="000000"/>
              </w:rPr>
            </w:rPrChange>
          </w:rPr>
          <w:t>hen contributors glance at an AI answer before reading it closely, they draw on the length of the answer as a fast, surface cue for how much of the question has already been addressed, and a question that appears substantially addressed offers less perceived room for a new contribution. Length</w:t>
        </w:r>
      </w:ins>
      <w:ins w:id="4203" w:author="Prof. LIU Ben" w:date="2026-08-26T14:13:00Z" w16du:dateUtc="2026-08-26T06:13:00Z">
        <w:r w:rsidR="00D503A6">
          <w:t xml:space="preserve"> </w:t>
        </w:r>
      </w:ins>
      <w:ins w:id="4204" w:author="Prof. LIU Ben" w:date="2026-08-26T14:06:00Z" w16du:dateUtc="2026-08-26T06:06:00Z">
        <w:r w:rsidRPr="00D503A6">
          <w:rPr>
            <w:rPrChange w:id="4205" w:author="Prof. LIU Ben" w:date="2026-08-26T14:08:00Z" w16du:dateUtc="2026-08-26T06:08:00Z">
              <w:rPr>
                <w:color w:val="000000"/>
              </w:rPr>
            </w:rPrChange>
          </w:rPr>
          <w:t xml:space="preserve">operates as a coverage cue that suppresses entry. Quora, by contrast, is a general-interest platform whose content is largely experiential, interpretive, and open-ended, and where many distinct answers can coexist and be valued at once. In such a setting a longer AI answer does not reduce the perceived room to contribute, because the value of a human contribution rests on personal experience and perspective that additional length from the AI </w:t>
        </w:r>
      </w:ins>
      <w:ins w:id="4206" w:author="Prof. LIU Ben" w:date="2026-08-26T14:13:00Z" w16du:dateUtc="2026-08-26T06:13:00Z">
        <w:r w:rsidR="00D503A6">
          <w:t>may</w:t>
        </w:r>
      </w:ins>
      <w:ins w:id="4207" w:author="Prof. LIU Ben" w:date="2026-08-26T14:06:00Z" w16du:dateUtc="2026-08-26T06:06:00Z">
        <w:r w:rsidRPr="00D503A6">
          <w:rPr>
            <w:rPrChange w:id="4208" w:author="Prof. LIU Ben" w:date="2026-08-26T14:08:00Z" w16du:dateUtc="2026-08-26T06:08:00Z">
              <w:rPr>
                <w:color w:val="000000"/>
              </w:rPr>
            </w:rPrChange>
          </w:rPr>
          <w:t xml:space="preserve"> not foreclose. Length is thus not read as a coverage cue that crowds out entry, so the deterrent channel that dominates our setting is muted, and the positive label effect prevails.</w:t>
        </w:r>
      </w:ins>
    </w:p>
    <w:p w14:paraId="78325F45" w14:textId="77777777" w:rsidR="00981D68" w:rsidRPr="00D503A6" w:rsidRDefault="00981D68">
      <w:pPr>
        <w:pStyle w:val="Paragraph0"/>
        <w:rPr>
          <w:ins w:id="4209" w:author="Prof. LIU Ben" w:date="2026-08-26T14:06:00Z" w16du:dateUtc="2026-08-26T06:06:00Z"/>
          <w:rPrChange w:id="4210" w:author="Prof. LIU Ben" w:date="2026-08-26T14:08:00Z" w16du:dateUtc="2026-08-26T06:08:00Z">
            <w:rPr>
              <w:ins w:id="4211" w:author="Prof. LIU Ben" w:date="2026-08-26T14:06:00Z" w16du:dateUtc="2026-08-26T06:06:00Z"/>
              <w:color w:val="000000"/>
            </w:rPr>
          </w:rPrChange>
        </w:rPr>
        <w:pPrChange w:id="4212" w:author="Prof. LIU Ben" w:date="2026-08-26T14:08:00Z" w16du:dateUtc="2026-08-26T06:08:00Z">
          <w:pPr>
            <w:spacing w:before="100" w:beforeAutospacing="1" w:after="100" w:afterAutospacing="1"/>
          </w:pPr>
        </w:pPrChange>
      </w:pPr>
      <w:ins w:id="4213" w:author="Prof. LIU Ben" w:date="2026-08-26T14:06:00Z" w16du:dateUtc="2026-08-26T06:06:00Z">
        <w:r w:rsidRPr="00D503A6">
          <w:rPr>
            <w:rPrChange w:id="4214" w:author="Prof. LIU Ben" w:date="2026-08-26T14:08:00Z" w16du:dateUtc="2026-08-26T06:08:00Z">
              <w:rPr>
                <w:color w:val="000000"/>
              </w:rPr>
            </w:rPrChange>
          </w:rPr>
          <w:t xml:space="preserve">Timing compounds this contrast. In Su et al. (2025) the AI answer is added roughly three months after posting, once human answers have already accumulated, so the AI enters as a retrospective supplement to an established discussion rather than as the competitor a contributor confronts on arrival. In our setting the AI answer is generated within minutes and occupies the first position before any human contributor arrives, so it is the rival that a contributor evaluates at the moment of the entry decision. This is precisely the configuration in which the fast entry </w:t>
        </w:r>
        <w:r w:rsidRPr="00D503A6">
          <w:rPr>
            <w:rPrChange w:id="4215" w:author="Prof. LIU Ben" w:date="2026-08-26T14:08:00Z" w16du:dateUtc="2026-08-26T06:08:00Z">
              <w:rPr>
                <w:color w:val="000000"/>
              </w:rPr>
            </w:rPrChange>
          </w:rPr>
          <w:lastRenderedPageBreak/>
          <w:t>decision and the slower quality decision we theorize become operative; in a retrospective supplement they largely do not.</w:t>
        </w:r>
      </w:ins>
    </w:p>
    <w:p w14:paraId="3F7DD9D2" w14:textId="77777777" w:rsidR="00981D68" w:rsidRPr="00D503A6" w:rsidRDefault="00981D68">
      <w:pPr>
        <w:pStyle w:val="Paragraph0"/>
        <w:rPr>
          <w:ins w:id="4216" w:author="Prof. LIU Ben" w:date="2026-08-26T14:06:00Z" w16du:dateUtc="2026-08-26T06:06:00Z"/>
          <w:rPrChange w:id="4217" w:author="Prof. LIU Ben" w:date="2026-08-26T14:08:00Z" w16du:dateUtc="2026-08-26T06:08:00Z">
            <w:rPr>
              <w:ins w:id="4218" w:author="Prof. LIU Ben" w:date="2026-08-26T14:06:00Z" w16du:dateUtc="2026-08-26T06:06:00Z"/>
              <w:color w:val="000000"/>
            </w:rPr>
          </w:rPrChange>
        </w:rPr>
        <w:pPrChange w:id="4219" w:author="Prof. LIU Ben" w:date="2026-08-26T14:08:00Z" w16du:dateUtc="2026-08-26T06:08:00Z">
          <w:pPr>
            <w:spacing w:before="100" w:beforeAutospacing="1" w:after="100" w:afterAutospacing="1"/>
          </w:pPr>
        </w:pPrChange>
      </w:pPr>
      <w:ins w:id="4220" w:author="Prof. LIU Ben" w:date="2026-08-26T14:06:00Z" w16du:dateUtc="2026-08-26T06:06:00Z">
        <w:r w:rsidRPr="00D503A6">
          <w:rPr>
            <w:rPrChange w:id="4221" w:author="Prof. LIU Ben" w:date="2026-08-26T14:08:00Z" w16du:dateUtc="2026-08-26T06:08:00Z">
              <w:rPr>
                <w:color w:val="000000"/>
              </w:rPr>
            </w:rPrChange>
          </w:rPr>
          <w:t>Taken as a whole, the comparison with Su et al. (2025) supports the broader claim of this paper. Whether an identified AI contributor complements or displaces human contribution is not a fixed property of internal GenAI but a joint function of the appraisal the AI invites and the signals its content carries. Reading both settings through the AI label effect and the AI content effect converts what looks like a conflict in the literature into a single conditional prediction, under which an internal AI may play different roles as complement or competitor depending on the domain, on how much content the AI provides, on how readily that content is read as coverage, and on when the AI answer arrives relative to human contributors.</w:t>
        </w:r>
      </w:ins>
    </w:p>
    <w:p w14:paraId="5A1A1B96" w14:textId="785E007F" w:rsidR="00981D68" w:rsidRPr="00D503A6" w:rsidRDefault="00981D68">
      <w:pPr>
        <w:pStyle w:val="Paragraph0"/>
        <w:rPr>
          <w:ins w:id="4222" w:author="Prof. LIU Ben" w:date="2026-08-26T14:06:00Z" w16du:dateUtc="2026-08-26T06:06:00Z"/>
          <w:rPrChange w:id="4223" w:author="Prof. LIU Ben" w:date="2026-08-26T14:14:00Z" w16du:dateUtc="2026-08-26T06:14:00Z">
            <w:rPr>
              <w:ins w:id="4224" w:author="Prof. LIU Ben" w:date="2026-08-26T14:06:00Z" w16du:dateUtc="2026-08-26T06:06:00Z"/>
              <w:color w:val="000000"/>
            </w:rPr>
          </w:rPrChange>
        </w:rPr>
        <w:pPrChange w:id="4225" w:author="Prof. LIU Ben" w:date="2026-08-26T14:14:00Z" w16du:dateUtc="2026-08-26T06:14:00Z">
          <w:pPr>
            <w:spacing w:before="100" w:beforeAutospacing="1" w:after="100" w:afterAutospacing="1"/>
          </w:pPr>
        </w:pPrChange>
      </w:pPr>
      <w:ins w:id="4226" w:author="Prof. LIU Ben" w:date="2026-08-26T14:06:00Z" w16du:dateUtc="2026-08-26T06:06:00Z">
        <w:r w:rsidRPr="00D503A6">
          <w:rPr>
            <w:b/>
            <w:bCs/>
            <w:rPrChange w:id="4227" w:author="Prof. LIU Ben" w:date="2026-08-26T14:14:00Z" w16du:dateUtc="2026-08-26T06:14:00Z">
              <w:rPr>
                <w:b/>
                <w:bCs/>
                <w:color w:val="000000"/>
              </w:rPr>
            </w:rPrChange>
          </w:rPr>
          <w:t>Practical implication</w:t>
        </w:r>
        <w:r w:rsidRPr="00D503A6">
          <w:rPr>
            <w:rPrChange w:id="4228" w:author="Prof. LIU Ben" w:date="2026-08-26T14:14:00Z" w16du:dateUtc="2026-08-26T06:14:00Z">
              <w:rPr>
                <w:b/>
                <w:bCs/>
                <w:color w:val="000000"/>
              </w:rPr>
            </w:rPrChange>
          </w:rPr>
          <w:t>.</w:t>
        </w:r>
        <w:r w:rsidRPr="00D503A6">
          <w:rPr>
            <w:rPrChange w:id="4229" w:author="Prof. LIU Ben" w:date="2026-08-26T14:14:00Z" w16du:dateUtc="2026-08-26T06:14:00Z">
              <w:rPr>
                <w:color w:val="000000"/>
              </w:rPr>
            </w:rPrChange>
          </w:rPr>
          <w:t xml:space="preserve"> For platforms that cannot eliminate external GenAI, building an internal GenAI system is the one strategic action that is both forced upon them and fully within their power to design, and our findings speak directly to how that design should proceed. The key managerial lesson is that the label and the content of an internal GenAI answer must be managed as separate </w:t>
        </w:r>
      </w:ins>
      <w:ins w:id="4230" w:author="Prof. LIU Ben" w:date="2026-08-26T14:15:00Z" w16du:dateUtc="2026-08-26T06:15:00Z">
        <w:r w:rsidR="00D503A6">
          <w:t>design choices</w:t>
        </w:r>
      </w:ins>
      <w:ins w:id="4231" w:author="Prof. LIU Ben" w:date="2026-08-26T14:06:00Z" w16du:dateUtc="2026-08-26T06:06:00Z">
        <w:r w:rsidRPr="00D503A6">
          <w:rPr>
            <w:rPrChange w:id="4232" w:author="Prof. LIU Ben" w:date="2026-08-26T14:14:00Z" w16du:dateUtc="2026-08-26T06:14:00Z">
              <w:rPr>
                <w:color w:val="000000"/>
              </w:rPr>
            </w:rPrChange>
          </w:rPr>
          <w:t>, because they move human contribution in different ways. The visible AI label is not inherently harmful and can invite human participation, especially on difficult questions where a weak competitor still leaves room to add value, so platforms need not hide the fact that an answer is machine-generated.</w:t>
        </w:r>
      </w:ins>
    </w:p>
    <w:p w14:paraId="36A14294" w14:textId="77777777" w:rsidR="00981D68" w:rsidRPr="00D503A6" w:rsidRDefault="00981D68">
      <w:pPr>
        <w:pStyle w:val="Paragraph0"/>
        <w:rPr>
          <w:ins w:id="4233" w:author="Prof. LIU Ben" w:date="2026-08-26T14:06:00Z" w16du:dateUtc="2026-08-26T06:06:00Z"/>
          <w:rPrChange w:id="4234" w:author="Prof. LIU Ben" w:date="2026-08-26T14:14:00Z" w16du:dateUtc="2026-08-26T06:14:00Z">
            <w:rPr>
              <w:ins w:id="4235" w:author="Prof. LIU Ben" w:date="2026-08-26T14:06:00Z" w16du:dateUtc="2026-08-26T06:06:00Z"/>
              <w:color w:val="000000"/>
            </w:rPr>
          </w:rPrChange>
        </w:rPr>
        <w:pPrChange w:id="4236" w:author="Prof. LIU Ben" w:date="2026-08-26T14:14:00Z" w16du:dateUtc="2026-08-26T06:14:00Z">
          <w:pPr>
            <w:spacing w:before="100" w:beforeAutospacing="1" w:after="100" w:afterAutospacing="1"/>
          </w:pPr>
        </w:pPrChange>
      </w:pPr>
      <w:ins w:id="4237" w:author="Prof. LIU Ben" w:date="2026-08-26T14:06:00Z" w16du:dateUtc="2026-08-26T06:06:00Z">
        <w:r w:rsidRPr="00D503A6">
          <w:rPr>
            <w:rPrChange w:id="4238" w:author="Prof. LIU Ben" w:date="2026-08-26T14:14:00Z" w16du:dateUtc="2026-08-26T06:14:00Z">
              <w:rPr>
                <w:color w:val="000000"/>
              </w:rPr>
            </w:rPrChange>
          </w:rPr>
          <w:t xml:space="preserve">The deterrent force comes instead from content that is read as covering the question, which suggests that platforms concerned with sustaining answer volume should be cautious about displaying long AI answers in the first position, for example by presenting AI content in a shorter or summarized form so that it does not read, at a glance, as having occupied the solution space. At the same time, a higher-quality AI answer raises the quality of the first human answer </w:t>
        </w:r>
        <w:r w:rsidRPr="00D503A6">
          <w:rPr>
            <w:rPrChange w:id="4239" w:author="Prof. LIU Ben" w:date="2026-08-26T14:14:00Z" w16du:dateUtc="2026-08-26T06:14:00Z">
              <w:rPr>
                <w:color w:val="000000"/>
              </w:rPr>
            </w:rPrChange>
          </w:rPr>
          <w:lastRenderedPageBreak/>
          <w:t>by setting a higher standard, and contributors respond by investing more effort to meet the standard the AI demonstrates, with the gain concentrating on accuracy. This implies that improving the internal GenAI need not erode human contribution and can instead raise the quality of human answers.</w:t>
        </w:r>
      </w:ins>
    </w:p>
    <w:p w14:paraId="6383EF9F" w14:textId="491EA58D" w:rsidR="00981D68" w:rsidRPr="00D503A6" w:rsidRDefault="00981D68">
      <w:pPr>
        <w:pStyle w:val="Paragraph0"/>
        <w:rPr>
          <w:ins w:id="4240" w:author="Prof. LIU Ben" w:date="2026-08-26T14:06:00Z" w16du:dateUtc="2026-08-26T06:06:00Z"/>
          <w:rPrChange w:id="4241" w:author="Prof. LIU Ben" w:date="2026-08-26T14:14:00Z" w16du:dateUtc="2026-08-26T06:14:00Z">
            <w:rPr>
              <w:ins w:id="4242" w:author="Prof. LIU Ben" w:date="2026-08-26T14:06:00Z" w16du:dateUtc="2026-08-26T06:06:00Z"/>
              <w:color w:val="000000"/>
            </w:rPr>
          </w:rPrChange>
        </w:rPr>
        <w:pPrChange w:id="4243" w:author="Prof. LIU Ben" w:date="2026-08-26T14:14:00Z" w16du:dateUtc="2026-08-26T06:14:00Z">
          <w:pPr>
            <w:spacing w:before="100" w:beforeAutospacing="1" w:after="100" w:afterAutospacing="1"/>
          </w:pPr>
        </w:pPrChange>
      </w:pPr>
      <w:commentRangeStart w:id="4244"/>
      <w:ins w:id="4245" w:author="Prof. LIU Ben" w:date="2026-08-26T14:06:00Z" w16du:dateUtc="2026-08-26T06:06:00Z">
        <w:r w:rsidRPr="00D503A6">
          <w:rPr>
            <w:rPrChange w:id="4246" w:author="Prof. LIU Ben" w:date="2026-08-26T14:14:00Z" w16du:dateUtc="2026-08-26T06:14:00Z">
              <w:rPr>
                <w:color w:val="000000"/>
              </w:rPr>
            </w:rPrChange>
          </w:rPr>
          <w:t xml:space="preserve">The two </w:t>
        </w:r>
      </w:ins>
      <w:ins w:id="4247" w:author="Prof. LIU Ben" w:date="2026-08-26T14:16:00Z" w16du:dateUtc="2026-08-26T06:16:00Z">
        <w:r w:rsidR="00D503A6">
          <w:t>design choices</w:t>
        </w:r>
      </w:ins>
      <w:ins w:id="4248" w:author="Prof. LIU Ben" w:date="2026-08-26T14:06:00Z" w16du:dateUtc="2026-08-26T06:06:00Z">
        <w:r w:rsidRPr="00D503A6">
          <w:rPr>
            <w:rPrChange w:id="4249" w:author="Prof. LIU Ben" w:date="2026-08-26T14:14:00Z" w16du:dateUtc="2026-08-26T06:14:00Z">
              <w:rPr>
                <w:color w:val="000000"/>
              </w:rPr>
            </w:rPrChange>
          </w:rPr>
          <w:t xml:space="preserve"> point to a sharper design principle than </w:t>
        </w:r>
      </w:ins>
      <w:ins w:id="4250" w:author="Prof. LIU Ben" w:date="2026-08-26T14:16:00Z" w16du:dateUtc="2026-08-26T06:16:00Z">
        <w:r w:rsidR="00D503A6">
          <w:t>“</w:t>
        </w:r>
      </w:ins>
      <w:ins w:id="4251" w:author="Prof. LIU Ben" w:date="2026-08-26T14:06:00Z" w16du:dateUtc="2026-08-26T06:06:00Z">
        <w:r w:rsidRPr="00D503A6">
          <w:rPr>
            <w:rPrChange w:id="4252" w:author="Prof. LIU Ben" w:date="2026-08-26T14:14:00Z" w16du:dateUtc="2026-08-26T06:14:00Z">
              <w:rPr>
                <w:color w:val="000000"/>
              </w:rPr>
            </w:rPrChange>
          </w:rPr>
          <w:t>improve the AI.</w:t>
        </w:r>
      </w:ins>
      <w:ins w:id="4253" w:author="Prof. LIU Ben" w:date="2026-08-26T14:16:00Z" w16du:dateUtc="2026-08-26T06:16:00Z">
        <w:r w:rsidR="00D503A6">
          <w:t>”</w:t>
        </w:r>
      </w:ins>
      <w:ins w:id="4254" w:author="Prof. LIU Ben" w:date="2026-08-26T14:06:00Z" w16du:dateUtc="2026-08-26T06:06:00Z">
        <w:r w:rsidRPr="00D503A6">
          <w:rPr>
            <w:rPrChange w:id="4255" w:author="Prof. LIU Ben" w:date="2026-08-26T14:14:00Z" w16du:dateUtc="2026-08-26T06:14:00Z">
              <w:rPr>
                <w:color w:val="000000"/>
              </w:rPr>
            </w:rPrChange>
          </w:rPr>
          <w:t xml:space="preserve"> Because length deters entry while quality raises human answer quality, the two often move together for the wrong reason: much AI-generated text is padded rather than substantive, adding the length that displaces entry without adding the quality that lifts human answers. Such verbose-but-empty output is the worst case for a knowledge community. The right target is therefore the informational density of the AI answer, its accuracy and useful coverage per unit of length, rather than its sheer volume. Concise, high-quality answers capture the gains of quality while minimizing the displacement that length produces, </w:t>
        </w:r>
      </w:ins>
      <w:ins w:id="4256" w:author="Prof. LIU Ben" w:date="2026-08-26T14:16:00Z" w16du:dateUtc="2026-08-26T06:16:00Z">
        <w:r w:rsidR="00D503A6">
          <w:t>which allows</w:t>
        </w:r>
      </w:ins>
      <w:ins w:id="4257" w:author="Prof. LIU Ben" w:date="2026-08-26T14:06:00Z" w16du:dateUtc="2026-08-26T06:06:00Z">
        <w:r w:rsidRPr="00D503A6">
          <w:rPr>
            <w:rPrChange w:id="4258" w:author="Prof. LIU Ben" w:date="2026-08-26T14:14:00Z" w16du:dateUtc="2026-08-26T06:14:00Z">
              <w:rPr>
                <w:color w:val="000000"/>
              </w:rPr>
            </w:rPrChange>
          </w:rPr>
          <w:t xml:space="preserve"> platforms to integrate capable AI while preserving the distinctive value of human contribution.</w:t>
        </w:r>
      </w:ins>
      <w:commentRangeEnd w:id="4244"/>
      <w:r w:rsidR="00D503A6" w:rsidRPr="00D503A6">
        <w:rPr>
          <w:rStyle w:val="CommentReference"/>
          <w:sz w:val="24"/>
          <w:rPrChange w:id="4259" w:author="Prof. LIU Ben" w:date="2026-08-26T14:14:00Z" w16du:dateUtc="2026-08-26T06:14:00Z">
            <w:rPr>
              <w:rStyle w:val="CommentReference"/>
              <w:color w:val="000000"/>
              <w:sz w:val="24"/>
            </w:rPr>
          </w:rPrChange>
        </w:rPr>
        <w:commentReference w:id="4244"/>
      </w:r>
    </w:p>
    <w:p w14:paraId="578C8804" w14:textId="22FB65ED" w:rsidR="00981D68" w:rsidRPr="00D503A6" w:rsidRDefault="00981D68">
      <w:pPr>
        <w:pStyle w:val="Paragraph0"/>
        <w:rPr>
          <w:ins w:id="4260" w:author="Prof. LIU Ben" w:date="2026-08-26T14:06:00Z" w16du:dateUtc="2026-08-26T06:06:00Z"/>
          <w:rPrChange w:id="4261" w:author="Prof. LIU Ben" w:date="2026-08-26T14:14:00Z" w16du:dateUtc="2026-08-26T06:14:00Z">
            <w:rPr>
              <w:ins w:id="4262" w:author="Prof. LIU Ben" w:date="2026-08-26T14:06:00Z" w16du:dateUtc="2026-08-26T06:06:00Z"/>
              <w:color w:val="000000"/>
            </w:rPr>
          </w:rPrChange>
        </w:rPr>
        <w:pPrChange w:id="4263" w:author="Prof. LIU Ben" w:date="2026-08-26T14:14:00Z" w16du:dateUtc="2026-08-26T06:14:00Z">
          <w:pPr>
            <w:spacing w:before="100" w:beforeAutospacing="1" w:after="100" w:afterAutospacing="1"/>
          </w:pPr>
        </w:pPrChange>
      </w:pPr>
      <w:ins w:id="4264" w:author="Prof. LIU Ben" w:date="2026-08-26T14:06:00Z" w16du:dateUtc="2026-08-26T06:06:00Z">
        <w:r w:rsidRPr="00D503A6">
          <w:rPr>
            <w:b/>
            <w:bCs/>
            <w:rPrChange w:id="4265" w:author="Prof. LIU Ben" w:date="2026-08-26T14:16:00Z" w16du:dateUtc="2026-08-26T06:16:00Z">
              <w:rPr>
                <w:b/>
                <w:bCs/>
                <w:color w:val="000000"/>
              </w:rPr>
            </w:rPrChange>
          </w:rPr>
          <w:t>Limitations</w:t>
        </w:r>
        <w:r w:rsidRPr="00D503A6">
          <w:rPr>
            <w:rPrChange w:id="4266" w:author="Prof. LIU Ben" w:date="2026-08-26T14:14:00Z" w16du:dateUtc="2026-08-26T06:14:00Z">
              <w:rPr>
                <w:b/>
                <w:bCs/>
                <w:color w:val="000000"/>
              </w:rPr>
            </w:rPrChange>
          </w:rPr>
          <w:t>.</w:t>
        </w:r>
        <w:r w:rsidRPr="00D503A6">
          <w:rPr>
            <w:rPrChange w:id="4267" w:author="Prof. LIU Ben" w:date="2026-08-26T14:14:00Z" w16du:dateUtc="2026-08-26T06:14:00Z">
              <w:rPr>
                <w:color w:val="000000"/>
              </w:rPr>
            </w:rPrChange>
          </w:rPr>
          <w:t xml:space="preserve"> Several limitations qualify our conclusions and point to future work. First, our evidence comes from a single technical Q&amp;A community, where contributions </w:t>
        </w:r>
      </w:ins>
      <w:ins w:id="4268" w:author="Prof. LIU Ben" w:date="2026-08-26T14:17:00Z" w16du:dateUtc="2026-08-26T06:17:00Z">
        <w:r w:rsidR="00A53668">
          <w:t>can be</w:t>
        </w:r>
      </w:ins>
      <w:ins w:id="4269" w:author="Prof. LIU Ben" w:date="2026-08-26T14:06:00Z" w16du:dateUtc="2026-08-26T06:06:00Z">
        <w:r w:rsidRPr="00D503A6">
          <w:rPr>
            <w:rPrChange w:id="4270" w:author="Prof. LIU Ben" w:date="2026-08-26T14:14:00Z" w16du:dateUtc="2026-08-26T06:14:00Z">
              <w:rPr>
                <w:color w:val="000000"/>
              </w:rPr>
            </w:rPrChange>
          </w:rPr>
          <w:t xml:space="preserve"> evaluated on correctness and where practitioners at the time held domain-specific doubts about AI capability. As our comparison with Su et al. (2025) makes clear, the sign of the aggregate effect depends on the domain and on the timing of the AI answer</w:t>
        </w:r>
      </w:ins>
      <w:ins w:id="4271" w:author="Prof. LIU Ben" w:date="2026-08-26T14:18:00Z" w16du:dateUtc="2026-08-26T06:18:00Z">
        <w:r w:rsidR="00A53668">
          <w:t>’</w:t>
        </w:r>
      </w:ins>
      <w:ins w:id="4272" w:author="Prof. LIU Ben" w:date="2026-08-26T14:06:00Z" w16du:dateUtc="2026-08-26T06:06:00Z">
        <w:r w:rsidRPr="00D503A6">
          <w:rPr>
            <w:rPrChange w:id="4273" w:author="Prof. LIU Ben" w:date="2026-08-26T14:14:00Z" w16du:dateUtc="2026-08-26T06:14:00Z">
              <w:rPr>
                <w:color w:val="000000"/>
              </w:rPr>
            </w:rPrChange>
          </w:rPr>
          <w:t xml:space="preserve">s entry, so the specific magnitudes we report may not generalize to other online platforms or to settings where AI enters after human answers have accumulated. Our framework is intended to travel across these settings, but its predictions in domains unlike ours remain to be tested directly. Second, the appraisal of AI as a weak competitor is historically situated, and as beliefs about AI capability continue to revise, the AI label effect may change; our decomposition anticipates this shift but cannot by itself pin </w:t>
        </w:r>
        <w:r w:rsidRPr="00D503A6">
          <w:rPr>
            <w:rPrChange w:id="4274" w:author="Prof. LIU Ben" w:date="2026-08-26T14:14:00Z" w16du:dateUtc="2026-08-26T06:14:00Z">
              <w:rPr>
                <w:color w:val="000000"/>
              </w:rPr>
            </w:rPrChange>
          </w:rPr>
          <w:lastRenderedPageBreak/>
          <w:t>down when it will occur. Third, the question-level randomization allows us to identify effects on human answering behavior but precludes any statement about question supply. Future research could examine how these effects evolve as AI capability and community beliefs change, extend the label-versus-content decomposition to other domains and other forms of platform-integrated AI, and study longer-run consequences for community membership and the composition of human expertise.</w:t>
        </w:r>
      </w:ins>
    </w:p>
    <w:p w14:paraId="09CAC0EB" w14:textId="48D6247E" w:rsidR="00712333" w:rsidRPr="00015210" w:rsidDel="00A53668" w:rsidRDefault="00441D07" w:rsidP="00712333">
      <w:pPr>
        <w:pStyle w:val="Paragraph0"/>
        <w:rPr>
          <w:del w:id="4275" w:author="Prof. LIU Ben" w:date="2026-08-26T14:18:00Z" w16du:dateUtc="2026-08-26T06:18:00Z"/>
        </w:rPr>
      </w:pPr>
      <w:del w:id="4276" w:author="Prof. LIU Ben" w:date="2026-08-26T14:18:00Z" w16du:dateUtc="2026-08-26T06:18:00Z">
        <w:r w:rsidRPr="00015210" w:rsidDel="00A53668">
          <w:rPr>
            <w:rStyle w:val="Strong"/>
            <w:color w:val="000000"/>
          </w:rPr>
          <w:delText>Main results.</w:delText>
        </w:r>
        <w:r w:rsidRPr="00015210" w:rsidDel="00A53668">
          <w:delText xml:space="preserve"> </w:delText>
        </w:r>
        <w:r w:rsidR="00712333" w:rsidRPr="00015210" w:rsidDel="00A53668">
          <w:delText>Our study set out to understand how a labeled, platform-provided internal GenAI answer reshapes human contribution in an online Q&amp;A community when external GenAI tools remain freely available. The central result is that the effect of internal GenAI is not one deterrence effect but the combination of a fast AI label effect and a slower AI content effect. The AI label invites human contribution because a skeptical technical community appraises the machine as a weak competitor, while the AI content pulls in the opposite direction, with length signaling coverage and suppressing supply and quality setting a benchmark that raises the quality of human answers. Because typical AI answers in our setting carry substantial content, the content effect dominates the label effect on supply and the average effect turns negative, whereas on quality the content effect operates through the benchmark and raises human quality. This decomposition is what allows our findings to be reconciled with, rather than opposed to, the one prior study of an identified AI rival contributor.</w:delText>
        </w:r>
      </w:del>
    </w:p>
    <w:p w14:paraId="53732E3F" w14:textId="3FE6937A" w:rsidR="00441D07" w:rsidRPr="00015210" w:rsidDel="00A53668" w:rsidRDefault="00441D07" w:rsidP="00441D07">
      <w:pPr>
        <w:pStyle w:val="Paragraph0"/>
        <w:rPr>
          <w:del w:id="4277" w:author="Prof. LIU Ben" w:date="2026-08-26T14:18:00Z" w16du:dateUtc="2026-08-26T06:18:00Z"/>
          <w:szCs w:val="24"/>
        </w:rPr>
      </w:pPr>
      <w:del w:id="4278" w:author="Prof. LIU Ben" w:date="2026-08-26T14:18:00Z" w16du:dateUtc="2026-08-26T06:18:00Z">
        <w:r w:rsidRPr="00015210" w:rsidDel="00A53668">
          <w:delText>Using a randomized field experiment at a leading technical Q&amp;A community, we examine how a labeled, platform-provided internal GenAI answer affects human contribution when external GenAI remains available. We find that the total AI effect decomposes into a fast AI label effect and a slower AI content effect that operate in opposite directions. For answer supply, the AI label raises human contribution, consistent with a skeptical community appraising the machine as a weak competitor whose presence invites participation, while longer AI content signals coverage and suppresses contribution</w:delText>
        </w:r>
      </w:del>
      <w:ins w:id="4279" w:author="Xin Li" w:date="2026-08-22T16:30:00Z" w16du:dateUtc="2026-08-22T08:30:00Z">
        <w:del w:id="4280" w:author="Prof. LIU Ben" w:date="2026-08-26T14:18:00Z" w16du:dateUtc="2026-08-26T06:18:00Z">
          <w:r w:rsidR="00036F6B" w:rsidDel="00A53668">
            <w:delText>.</w:delText>
          </w:r>
        </w:del>
      </w:ins>
      <w:del w:id="4281" w:author="Prof. LIU Ben" w:date="2026-08-26T14:18:00Z" w16du:dateUtc="2026-08-26T06:18:00Z">
        <w:r w:rsidRPr="00015210" w:rsidDel="00A53668">
          <w:delText xml:space="preserve">; </w:delText>
        </w:r>
      </w:del>
      <w:ins w:id="4282" w:author="Xin Li" w:date="2026-08-22T16:30:00Z" w16du:dateUtc="2026-08-22T08:30:00Z">
        <w:del w:id="4283" w:author="Prof. LIU Ben" w:date="2026-08-26T14:18:00Z" w16du:dateUtc="2026-08-26T06:18:00Z">
          <w:r w:rsidR="00036F6B" w:rsidDel="00A53668">
            <w:delText>B</w:delText>
          </w:r>
        </w:del>
      </w:ins>
      <w:del w:id="4284" w:author="Prof. LIU Ben" w:date="2026-08-26T14:18:00Z" w16du:dateUtc="2026-08-26T06:18:00Z">
        <w:r w:rsidRPr="00015210" w:rsidDel="00A53668">
          <w:delText xml:space="preserve">because typical AI answers </w:delText>
        </w:r>
      </w:del>
      <w:ins w:id="4285" w:author="Xin Li" w:date="2026-08-22T16:29:00Z" w16du:dateUtc="2026-08-22T08:29:00Z">
        <w:del w:id="4286" w:author="Prof. LIU Ben" w:date="2026-08-26T14:18:00Z" w16du:dateUtc="2026-08-26T06:18:00Z">
          <w:r w:rsidR="00036F6B" w:rsidRPr="00015210" w:rsidDel="00A53668">
            <w:delText xml:space="preserve">in our setting </w:delText>
          </w:r>
        </w:del>
      </w:ins>
      <w:del w:id="4287" w:author="Prof. LIU Ben" w:date="2026-08-26T14:18:00Z" w16du:dateUtc="2026-08-26T06:18:00Z">
        <w:r w:rsidRPr="00015210" w:rsidDel="00A53668">
          <w:delText xml:space="preserve">carry substantial content, </w:delText>
        </w:r>
      </w:del>
      <w:ins w:id="4288" w:author="Xin Li" w:date="2026-08-22T16:30:00Z" w16du:dateUtc="2026-08-22T08:30:00Z">
        <w:del w:id="4289" w:author="Prof. LIU Ben" w:date="2026-08-26T14:18:00Z" w16du:dateUtc="2026-08-26T06:18:00Z">
          <w:r w:rsidR="00036F6B" w:rsidRPr="00015210" w:rsidDel="00A53668">
            <w:delText xml:space="preserve">the </w:delText>
          </w:r>
        </w:del>
        <w:del w:id="4290" w:author="Prof. LIU Ben" w:date="2026-08-26T13:39:00Z" w16du:dateUtc="2026-08-26T05:39:00Z">
          <w:r w:rsidR="00036F6B" w:rsidRPr="00015210" w:rsidDel="00AE3EBF">
            <w:delText>content</w:delText>
          </w:r>
        </w:del>
        <w:del w:id="4291" w:author="Prof. LIU Ben" w:date="2026-08-26T14:18:00Z" w16du:dateUtc="2026-08-26T06:18:00Z">
          <w:r w:rsidR="00036F6B" w:rsidRPr="00015210" w:rsidDel="00A53668">
            <w:delText xml:space="preserve"> effect dominates the label effect on supply and the average effect</w:delText>
          </w:r>
        </w:del>
      </w:ins>
      <w:del w:id="4292" w:author="Prof. LIU Ben" w:date="2026-08-26T14:18:00Z" w16du:dateUtc="2026-08-26T06:18:00Z">
        <w:r w:rsidRPr="00015210" w:rsidDel="00A53668">
          <w:delText>the average effect on supply is negative. For contribution quality, the label alone does not change quality, but higher-quality AI raises the quality of the first human answer by setting a higher benchmark to which contributors respond. Our mechanism tests support this account: the label effect concentrates on difficult questions</w:delText>
        </w:r>
      </w:del>
      <w:del w:id="4293" w:author="Prof. LIU Ben" w:date="2026-08-26T13:40:00Z" w16du:dateUtc="2026-08-26T05:40:00Z">
        <w:r w:rsidRPr="00015210" w:rsidDel="00AE3EBF">
          <w:delText xml:space="preserve"> and accelerates the next contribution</w:delText>
        </w:r>
      </w:del>
      <w:del w:id="4294" w:author="Prof. LIU Ben" w:date="2026-08-26T14:18:00Z" w16du:dateUtc="2026-08-26T06:18:00Z">
        <w:r w:rsidRPr="00015210" w:rsidDel="00A53668">
          <w:delText xml:space="preserve">, coverage rather than perceived quality drives the length effect, and higher AI quality raises human quality through </w:delText>
        </w:r>
      </w:del>
      <w:del w:id="4295" w:author="Prof. LIU Ben" w:date="2026-08-26T13:40:00Z" w16du:dateUtc="2026-08-26T05:40:00Z">
        <w:r w:rsidR="000D48EE" w:rsidRPr="00015210" w:rsidDel="00AE3EBF">
          <w:delText>improving</w:delText>
        </w:r>
      </w:del>
      <w:del w:id="4296" w:author="Prof. LIU Ben" w:date="2026-08-26T14:18:00Z" w16du:dateUtc="2026-08-26T06:18:00Z">
        <w:r w:rsidRPr="00015210" w:rsidDel="00A53668">
          <w:delText xml:space="preserve"> rather than through selection of stronger contributors or through </w:delText>
        </w:r>
        <w:r w:rsidR="000D48EE" w:rsidRPr="00015210" w:rsidDel="00A53668">
          <w:delText xml:space="preserve">differentiation </w:delText>
        </w:r>
        <w:r w:rsidRPr="00015210" w:rsidDel="00A53668">
          <w:delText xml:space="preserve">from </w:delText>
        </w:r>
      </w:del>
      <w:del w:id="4297" w:author="Prof. LIU Ben" w:date="2026-08-26T13:41:00Z" w16du:dateUtc="2026-08-26T05:41:00Z">
        <w:r w:rsidRPr="00015210" w:rsidDel="00AE3EBF">
          <w:delText>AI content</w:delText>
        </w:r>
      </w:del>
      <w:del w:id="4298" w:author="Prof. LIU Ben" w:date="2026-08-26T14:18:00Z" w16du:dateUtc="2026-08-26T06:18:00Z">
        <w:r w:rsidRPr="00015210" w:rsidDel="00A53668">
          <w:delText>.</w:delText>
        </w:r>
      </w:del>
    </w:p>
    <w:p w14:paraId="6DE8D5A0" w14:textId="30EA1ABF" w:rsidR="00760B34" w:rsidDel="00A53668" w:rsidRDefault="00441D07" w:rsidP="00441D07">
      <w:pPr>
        <w:pStyle w:val="Paragraph0"/>
        <w:rPr>
          <w:ins w:id="4299" w:author="Xin Li" w:date="2026-08-22T16:35:00Z" w16du:dateUtc="2026-08-22T08:35:00Z"/>
          <w:del w:id="4300" w:author="Prof. LIU Ben" w:date="2026-08-26T14:18:00Z" w16du:dateUtc="2026-08-26T06:18:00Z"/>
        </w:rPr>
      </w:pPr>
      <w:del w:id="4301" w:author="Prof. LIU Ben" w:date="2026-08-26T14:18:00Z" w16du:dateUtc="2026-08-26T06:18:00Z">
        <w:r w:rsidRPr="00015210" w:rsidDel="00A53668">
          <w:rPr>
            <w:rStyle w:val="Strong"/>
            <w:color w:val="000000"/>
          </w:rPr>
          <w:delText>Theoretical contribution.</w:delText>
        </w:r>
        <w:r w:rsidRPr="00015210" w:rsidDel="00A53668">
          <w:delText xml:space="preserve"> We contribute to the emerging literature on generative AI in online communities by studying platform-provided internal GenAI as a governance arrangement distinct from external GenAI, and by examining its consequences for human contributors in a competitive setting where external GenAI remains available. </w:delText>
        </w:r>
      </w:del>
    </w:p>
    <w:p w14:paraId="3FE03175" w14:textId="49B5F51F" w:rsidR="00760B34" w:rsidDel="00A53668" w:rsidRDefault="00441D07" w:rsidP="00441D07">
      <w:pPr>
        <w:pStyle w:val="Paragraph0"/>
        <w:rPr>
          <w:ins w:id="4302" w:author="Xin Li" w:date="2026-08-22T16:37:00Z" w16du:dateUtc="2026-08-22T08:37:00Z"/>
          <w:del w:id="4303" w:author="Prof. LIU Ben" w:date="2026-08-26T14:18:00Z" w16du:dateUtc="2026-08-26T06:18:00Z"/>
        </w:rPr>
      </w:pPr>
      <w:del w:id="4304" w:author="Prof. LIU Ben" w:date="2026-08-26T14:18:00Z" w16du:dateUtc="2026-08-26T06:18:00Z">
        <w:r w:rsidRPr="00015210" w:rsidDel="00A53668">
          <w:delText>Whereas prior work studies AI that diverts questions before they arrive or that enters human answers as an unobservable input, and therefore</w:delText>
        </w:r>
      </w:del>
      <w:ins w:id="4305" w:author="Xin Li" w:date="2026-08-22T16:36:00Z" w16du:dateUtc="2026-08-22T08:36:00Z">
        <w:del w:id="4306" w:author="Prof. LIU Ben" w:date="2026-08-26T14:18:00Z" w16du:dateUtc="2026-08-26T06:18:00Z">
          <w:r w:rsidR="00760B34" w:rsidDel="00A53668">
            <w:delText>often</w:delText>
          </w:r>
        </w:del>
      </w:ins>
      <w:del w:id="4307" w:author="Prof. LIU Ben" w:date="2026-08-26T14:18:00Z" w16du:dateUtc="2026-08-26T06:18:00Z">
        <w:r w:rsidRPr="00015210" w:rsidDel="00A53668">
          <w:delText xml:space="preserve"> bundles the effect of AI content with the effect of the AI label, our setting makes both the source and the content of the AI contribution visible and allows us to estimate the AI label effect separately from the AI content effect and to test the distinct decision processes through which each operates. Grounding this decomposition in dual-process theory and competition dynamics theory, we show that a community</w:delText>
        </w:r>
        <w:r w:rsidR="00534D0B" w:rsidRPr="00015210" w:rsidDel="00A53668">
          <w:delText>’</w:delText>
        </w:r>
        <w:r w:rsidRPr="00015210" w:rsidDel="00A53668">
          <w:delText>s response to an AI competitor is neither uniformly negative nor uniformly positive but depends on identifiable features of the AI answer</w:delText>
        </w:r>
      </w:del>
      <w:ins w:id="4308" w:author="Xin Li" w:date="2026-08-22T16:36:00Z" w16du:dateUtc="2026-08-22T08:36:00Z">
        <w:del w:id="4309" w:author="Prof. LIU Ben" w:date="2026-08-26T14:18:00Z" w16du:dateUtc="2026-08-26T06:18:00Z">
          <w:r w:rsidR="00760B34" w:rsidDel="00A53668">
            <w:delText>.</w:delText>
          </w:r>
        </w:del>
      </w:ins>
      <w:del w:id="4310" w:author="Prof. LIU Ben" w:date="2026-08-26T14:18:00Z" w16du:dateUtc="2026-08-26T06:18:00Z">
        <w:r w:rsidRPr="00015210" w:rsidDel="00A53668">
          <w:delText>, and w</w:delText>
        </w:r>
      </w:del>
    </w:p>
    <w:p w14:paraId="3BAA1CF5" w14:textId="088EC71D" w:rsidR="00441D07" w:rsidRPr="00015210" w:rsidDel="00A53668" w:rsidRDefault="00441D07" w:rsidP="00441D07">
      <w:pPr>
        <w:pStyle w:val="Paragraph0"/>
        <w:rPr>
          <w:del w:id="4311" w:author="Prof. LIU Ben" w:date="2026-08-26T14:18:00Z" w16du:dateUtc="2026-08-26T06:18:00Z"/>
          <w:szCs w:val="24"/>
        </w:rPr>
      </w:pPr>
      <w:del w:id="4312" w:author="Prof. LIU Ben" w:date="2026-08-26T14:18:00Z" w16du:dateUtc="2026-08-26T06:18:00Z">
        <w:r w:rsidRPr="00015210" w:rsidDel="00A53668">
          <w:delText>e extend research on how prior contributions shape human contribution by demonstrating that the features of prior content, its presence, volume, quality, and source, do not carry the same meaning when the prior contributor is an identified machine rather than a human. The decomposition also carries a forward-looking benefit. Because our results tie the total AI effect to the content characteristics of the AI answer rather than to a fixed average, they provide a basis for reasoning about settings we do not yet observe. As AI capabilities advance and the length, quality, and other properties of AI answers shift, one can combine the AI label effect with the corresponding AI content effect to anticipate how AI will reshape human contribution under the same competition mechanism.</w:delText>
        </w:r>
      </w:del>
    </w:p>
    <w:p w14:paraId="0F6BF74E" w14:textId="39F99128" w:rsidR="00712333" w:rsidRPr="00015210" w:rsidDel="00A53668" w:rsidRDefault="00712333" w:rsidP="00712333">
      <w:pPr>
        <w:pStyle w:val="Paragraph0"/>
        <w:rPr>
          <w:del w:id="4313" w:author="Prof. LIU Ben" w:date="2026-08-26T14:18:00Z" w16du:dateUtc="2026-08-26T06:18:00Z"/>
        </w:rPr>
      </w:pPr>
      <w:del w:id="4314" w:author="Prof. LIU Ben" w:date="2026-08-26T14:18:00Z" w16du:dateUtc="2026-08-26T06:18:00Z">
        <w:r w:rsidRPr="00015210" w:rsidDel="00A53668">
          <w:delText>The most direct point of comparison is Su et al. (2025), who study Quora’s internal GenAI and report positive effects on both the quantity and the length of human contribution, whereas we find that a longer AI answer deters human contribution and that the average effect on supply is negative. The two sets of results look contradictory on the surface, but our framework</w:delText>
        </w:r>
      </w:del>
      <w:ins w:id="4315" w:author="Xin Li" w:date="2026-08-22T16:38:00Z" w16du:dateUtc="2026-08-22T08:38:00Z">
        <w:del w:id="4316" w:author="Prof. LIU Ben" w:date="2026-08-26T14:18:00Z" w16du:dateUtc="2026-08-26T06:18:00Z">
          <w:r w:rsidR="00760B34" w:rsidDel="00A53668">
            <w:delText xml:space="preserve"> </w:delText>
          </w:r>
        </w:del>
      </w:ins>
      <w:del w:id="4317" w:author="Prof. LIU Ben" w:date="2026-08-26T14:18:00Z" w16du:dateUtc="2026-08-26T06:18:00Z">
        <w:r w:rsidRPr="00015210" w:rsidDel="00A53668">
          <w:delText xml:space="preserve">, and in particular its competition dynamics component </w:delText>
        </w:r>
        <w:r w:rsidRPr="00015210" w:rsidDel="00A53668">
          <w:fldChar w:fldCharType="begin"/>
        </w:r>
        <w:r w:rsidRPr="00015210" w:rsidDel="00A53668">
          <w:delInstrText xml:space="preserve"> ADDIN ZOTERO_ITEM CSL_CITATION {"citationID":"SjWJ3Bt7","properties":{"unsorted":false,"formattedCitation":"(Chen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rivalry.</w:delInstrText>
        </w:r>
        <w:r w:rsidRPr="00015210" w:rsidDel="00A53668">
          <w:delInstrText>本文研究竞争紧张度，即目标企业与其特定竞争对手之间的紧张关系，这种紧张关系可能导致目标企业采取行动对抗竞争对手。基于认知</w:delInstrText>
        </w:r>
        <w:r w:rsidRPr="00015210" w:rsidDel="00A53668">
          <w:delInstrText>-</w:delInstrText>
        </w:r>
        <w:r w:rsidRPr="00015210" w:rsidDel="00A53668">
          <w:delInstrText>动机</w:delInstrText>
        </w:r>
        <w:r w:rsidRPr="00015210" w:rsidDel="00A53668">
          <w:delInstrText>-</w:delInstrText>
        </w:r>
        <w:r w:rsidRPr="00015210" w:rsidDel="00A53668">
          <w:del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delInstrText>
        </w:r>
        <w:r w:rsidRPr="00015210" w:rsidDel="00A53668">
          <w:delInstrText xml:space="preserve">","archive_location":"491 </w:delInstrText>
        </w:r>
        <w:r w:rsidRPr="00015210" w:rsidDel="00A53668">
          <w:rPr>
            <w:rFonts w:ascii="Segoe UI Emoji" w:hAnsi="Segoe UI Emoji" w:cs="Segoe UI Emoji"/>
          </w:rPr>
          <w:delInstrText>📊</w:delInstrText>
        </w:r>
        <w:r w:rsidRPr="00015210" w:rsidDel="00A53668">
          <w:delInstrText>","call-number":"1","container-title":"Academy of Management Journal","DOI":"10.5465/amj.2007.24162081","ISSN":"0001-4273","issue":"1","journalAbbreviation":"AMJ","language":"en","note":"</w:delInstrText>
        </w:r>
        <w:r w:rsidRPr="00015210" w:rsidDel="00A53668">
          <w:rPr>
            <w:rFonts w:ascii="Segoe UI Emoji" w:hAnsi="Segoe UI Emoji" w:cs="Segoe UI Emoji"/>
          </w:rPr>
          <w:delInstrText>🏷️</w:delInstrText>
        </w:r>
        <w:r w:rsidRPr="00015210" w:rsidDel="00A53668">
          <w:delInstrText xml:space="preserve"> /unread</w:delInstrText>
        </w:r>
        <w:r w:rsidRPr="00015210" w:rsidDel="00A53668">
          <w:delInstrText>、</w:delInstrText>
        </w:r>
        <w:r w:rsidRPr="00015210" w:rsidDel="00A53668">
          <w:delInstrText>COMPETITION</w:delInstrText>
        </w:r>
        <w:r w:rsidRPr="00015210" w:rsidDel="00A53668">
          <w:delInstrText>、</w:delInstrText>
        </w:r>
        <w:r w:rsidRPr="00015210" w:rsidDel="00A53668">
          <w:delInstrText>MANAGEMENT</w:delInstrText>
        </w:r>
        <w:r w:rsidRPr="00015210" w:rsidDel="00A53668">
          <w:delInstrText>、</w:delInstrText>
        </w:r>
        <w:r w:rsidRPr="00015210" w:rsidDel="00A53668">
          <w:delInstrText>BUSINESS enterprises</w:delInstrText>
        </w:r>
        <w:r w:rsidRPr="00015210" w:rsidDel="00A53668">
          <w:delInstrText>、</w:delInstrText>
        </w:r>
        <w:r w:rsidRPr="00015210" w:rsidDel="00A53668">
          <w:delInstrText>COMMERCE</w:delInstrText>
        </w:r>
        <w:r w:rsidRPr="00015210" w:rsidDel="00A53668">
          <w:delInstrText>、</w:delInstrText>
        </w:r>
        <w:r w:rsidRPr="00015210" w:rsidDel="00A53668">
          <w:delInstrText>DATA analysis</w:delInstrText>
        </w:r>
        <w:r w:rsidRPr="00015210" w:rsidDel="00A53668">
          <w:delInstrText>、</w:delInstrText>
        </w:r>
        <w:r w:rsidRPr="00015210" w:rsidDel="00A53668">
          <w:delInstrText>MOTIVATION (Psychology)</w:delInstrText>
        </w:r>
        <w:r w:rsidRPr="00015210" w:rsidDel="00A53668">
          <w:delInstrText>、</w:delInstrText>
        </w:r>
        <w:r w:rsidRPr="00015210" w:rsidDel="00A53668">
          <w:del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delInstrText>
        </w:r>
        <w:r w:rsidRPr="00015210" w:rsidDel="00A53668">
          <w:rPr>
            <w:rFonts w:ascii="Segoe UI Emoji" w:hAnsi="Segoe UI Emoji" w:cs="Segoe UI Emoji"/>
          </w:rPr>
          <w:delInstrText>📊</w:delInstrText>
        </w:r>
        <w:r w:rsidRPr="00015210" w:rsidDel="00A53668">
          <w:delInstrText>","call-number":"3","container-title":"Asia Pacific Journal of Management","DOI":"10.1007/s10490-008-9110-7","ISSN":"1572-9958","issue":"1","journalAbbreviation":"Asia Pac J Manag","language":"en","note":"</w:delInstrText>
        </w:r>
        <w:r w:rsidRPr="00015210" w:rsidDel="00A53668">
          <w:rPr>
            <w:rFonts w:ascii="Segoe UI Emoji" w:hAnsi="Segoe UI Emoji" w:cs="Segoe UI Emoji"/>
          </w:rPr>
          <w:delInstrText>🏷️</w:delInstrText>
        </w:r>
        <w:r w:rsidRPr="00015210" w:rsidDel="00A53668">
          <w:delInstrText xml:space="preserve"> /reading</w:delInstrText>
        </w:r>
        <w:r w:rsidRPr="00015210" w:rsidDel="00A53668">
          <w:delInstrText>、</w:delInstrText>
        </w:r>
        <w:r w:rsidRPr="00015210" w:rsidDel="00A53668">
          <w:delInstrText>Research</w:delInstrText>
        </w:r>
        <w:r w:rsidRPr="00015210" w:rsidDel="00A53668">
          <w:delInstrText>、</w:delInstrText>
        </w:r>
        <w:r w:rsidRPr="00015210" w:rsidDel="00A53668">
          <w:rPr>
            <w:rFonts w:ascii="Segoe UI Emoji" w:hAnsi="Segoe UI Emoji" w:cs="Segoe UI Emoji"/>
          </w:rPr>
          <w:delInstrText>🤖️</w:delInstrText>
        </w:r>
        <w:r w:rsidRPr="00015210" w:rsidDel="00A53668">
          <w:delInstrText>、</w:delInstrText>
        </w:r>
        <w:r w:rsidRPr="00015210" w:rsidDel="00A53668">
          <w:delInstrText>Competitive dynamics</w:delInstrText>
        </w:r>
        <w:r w:rsidRPr="00015210" w:rsidDel="00A53668">
          <w:delInstrText>、</w:delInstrText>
        </w:r>
        <w:r w:rsidRPr="00015210" w:rsidDel="00A53668">
          <w:delInstrText>Publishing</w:delInstrText>
        </w:r>
        <w:r w:rsidRPr="00015210" w:rsidDel="00A53668">
          <w:delInstrText>、</w:delInstrText>
        </w:r>
        <w:r w:rsidRPr="00015210" w:rsidDel="00A53668">
          <w:delInstrText>Strategic management</w:delInstrText>
        </w:r>
        <w:r w:rsidRPr="00015210" w:rsidDel="00A53668">
          <w:delInstrText>、</w:delInstrText>
        </w:r>
        <w:r w:rsidRPr="00015210" w:rsidDel="00A53668">
          <w:delInstrText xml:space="preserve">U.S.-based journal","page":"5-25","source":"9.7 (Q1)","title":"Competitive dynamics research: An insider’s odyssey","title-short":"Competitive dynamics research","URL":"https://doi.org/10.1007/s10490-008-9110-7","volume":"26","author":[{"family":"Chen","given":"Ming-Jer"}],"accessed":{"date-parts":[["2026",7,27]]},"issued":{"date-parts":[["2009",3,1]]}}}],"schema":"https://github.com/citation-style-language/schema/raw/master/csl-citation.json"} </w:delInstrText>
        </w:r>
        <w:r w:rsidRPr="00015210" w:rsidDel="00A53668">
          <w:fldChar w:fldCharType="separate"/>
        </w:r>
        <w:r w:rsidRPr="00015210" w:rsidDel="00A53668">
          <w:delText>(Chen et al. 2007; Chen 2009)</w:delText>
        </w:r>
        <w:r w:rsidRPr="00015210" w:rsidDel="00A53668">
          <w:fldChar w:fldCharType="end"/>
        </w:r>
        <w:r w:rsidRPr="00015210" w:rsidDel="00A53668">
          <w:delText>, shows that they are two readings of the same underlying mechanism operating under different conditions. The core of the divergence is that the AI label effect dominates in Su et al.’s (2025) setting while the deterrent effect of length is largely absent, and that the reverse holds in ours</w:delText>
        </w:r>
      </w:del>
      <w:ins w:id="4318" w:author="Xin Li" w:date="2026-08-22T16:47:00Z" w16du:dateUtc="2026-08-22T08:47:00Z">
        <w:del w:id="4319" w:author="Prof. LIU Ben" w:date="2026-08-26T14:18:00Z" w16du:dateUtc="2026-08-26T06:18:00Z">
          <w:r w:rsidR="00811FD7" w:rsidDel="00A53668">
            <w:delText xml:space="preserve">not </w:delText>
          </w:r>
        </w:del>
      </w:ins>
      <w:ins w:id="4320" w:author="Xin Li" w:date="2026-08-22T16:48:00Z" w16du:dateUtc="2026-08-22T08:48:00Z">
        <w:del w:id="4321" w:author="Prof. LIU Ben" w:date="2026-08-26T14:18:00Z" w16du:dateUtc="2026-08-26T06:18:00Z">
          <w:r w:rsidR="00811FD7" w:rsidRPr="00811FD7" w:rsidDel="00A53668">
            <w:delText xml:space="preserve">deliberately </w:delText>
          </w:r>
        </w:del>
      </w:ins>
      <w:ins w:id="4322" w:author="Xin Li" w:date="2026-08-22T16:47:00Z" w16du:dateUtc="2026-08-22T08:47:00Z">
        <w:del w:id="4323" w:author="Prof. LIU Ben" w:date="2026-08-26T14:18:00Z" w16du:dateUtc="2026-08-26T06:18:00Z">
          <w:r w:rsidR="00811FD7" w:rsidDel="00A53668">
            <w:delText>differentiated</w:delText>
          </w:r>
        </w:del>
      </w:ins>
      <w:del w:id="4324" w:author="Prof. LIU Ben" w:date="2026-08-26T14:18:00Z" w16du:dateUtc="2026-08-26T06:18:00Z">
        <w:r w:rsidRPr="00015210" w:rsidDel="00A53668">
          <w:delText>.</w:delText>
        </w:r>
      </w:del>
      <w:ins w:id="4325" w:author="Xin Li" w:date="2026-08-22T16:57:00Z" w16du:dateUtc="2026-08-22T08:57:00Z">
        <w:del w:id="4326" w:author="Prof. LIU Ben" w:date="2026-08-26T14:18:00Z" w16du:dateUtc="2026-08-26T06:18:00Z">
          <w:r w:rsidR="003D43DF" w:rsidDel="00A53668">
            <w:delText xml:space="preserve"> </w:delText>
          </w:r>
        </w:del>
      </w:ins>
    </w:p>
    <w:p w14:paraId="3BFB2076" w14:textId="0A8E60FF" w:rsidR="00712333" w:rsidRPr="00015210" w:rsidDel="00A53668" w:rsidRDefault="00712333" w:rsidP="00712333">
      <w:pPr>
        <w:pStyle w:val="Paragraph0"/>
        <w:rPr>
          <w:del w:id="4327" w:author="Prof. LIU Ben" w:date="2026-08-26T14:18:00Z" w16du:dateUtc="2026-08-26T06:18:00Z"/>
        </w:rPr>
      </w:pPr>
      <w:del w:id="4328" w:author="Prof. LIU Ben" w:date="2026-08-26T14:18:00Z" w16du:dateUtc="2026-08-26T06:18:00Z">
        <w:r w:rsidRPr="00015210" w:rsidDel="00A53668">
          <w:delText xml:space="preserve">Competition dynamics theory holds that whether two actors are perceived as rivals depends first on their market commonality and their resource similarity, and both are low on a </w:delText>
        </w:r>
      </w:del>
      <w:ins w:id="4329" w:author="Xin Li" w:date="2026-08-22T16:45:00Z" w16du:dateUtc="2026-08-22T08:45:00Z">
        <w:del w:id="4330" w:author="Prof. LIU Ben" w:date="2026-08-26T14:18:00Z" w16du:dateUtc="2026-08-26T06:18:00Z">
          <w:r w:rsidR="00396DFE" w:rsidRPr="00015210" w:rsidDel="00A53668">
            <w:delText xml:space="preserve">Quora </w:delText>
          </w:r>
          <w:r w:rsidR="00396DFE" w:rsidDel="00A53668">
            <w:delText xml:space="preserve">is a </w:delText>
          </w:r>
        </w:del>
      </w:ins>
      <w:del w:id="4331" w:author="Prof. LIU Ben" w:date="2026-08-26T14:18:00Z" w16du:dateUtc="2026-08-26T06:18:00Z">
        <w:r w:rsidRPr="00015210" w:rsidDel="00A53668">
          <w:delText>general-interest platform such as Quora. Quora</w:delText>
        </w:r>
      </w:del>
      <w:ins w:id="4332" w:author="Xin Li" w:date="2026-08-22T16:46:00Z" w16du:dateUtc="2026-08-22T08:46:00Z">
        <w:del w:id="4333" w:author="Prof. LIU Ben" w:date="2026-08-26T14:18:00Z" w16du:dateUtc="2026-08-26T06:18:00Z">
          <w:r w:rsidR="00396DFE" w:rsidDel="00A53668">
            <w:delText>that</w:delText>
          </w:r>
        </w:del>
      </w:ins>
      <w:del w:id="4334" w:author="Prof. LIU Ben" w:date="2026-08-26T14:18:00Z" w16du:dateUtc="2026-08-26T06:18:00Z">
        <w:r w:rsidRPr="00015210" w:rsidDel="00A53668">
          <w:delText xml:space="preserve"> welcomes a wide range of opinions, so a prior answer rarely forecloses further participation and market commonality between a human answerer and the AI is low. Its content is largely experiential and open-ended, where many views coexist, and the AI tends to supply objective facts while human contributors share personal experience and judgment, so the two operate on different dimensions and their resource similarity is low. Because market commonality and resource similarity are both low, the AI is not appraised as a rival but as a catalyst that revives an otherwise stalled discussion. </w:delText>
        </w:r>
      </w:del>
      <w:ins w:id="4335" w:author="Xin Li" w:date="2026-08-22T16:49:00Z" w16du:dateUtc="2026-08-22T08:49:00Z">
        <w:del w:id="4336" w:author="Prof. LIU Ben" w:date="2026-08-26T14:18:00Z" w16du:dateUtc="2026-08-26T06:18:00Z">
          <w:r w:rsidR="00CD05E0" w:rsidDel="00A53668">
            <w:delText xml:space="preserve">In this setting, answer length plays a weaker role in indicating the quality of the answer and thus </w:delText>
          </w:r>
        </w:del>
      </w:ins>
      <w:ins w:id="4337" w:author="Xin Li" w:date="2026-08-22T16:50:00Z" w16du:dateUtc="2026-08-22T08:50:00Z">
        <w:del w:id="4338" w:author="Prof. LIU Ben" w:date="2026-08-26T14:18:00Z" w16du:dateUtc="2026-08-26T06:18:00Z">
          <w:r w:rsidR="00CD05E0" w:rsidDel="00A53668">
            <w:delText xml:space="preserve">leading to a smaller deterance effect. </w:delText>
          </w:r>
        </w:del>
      </w:ins>
      <w:del w:id="4339" w:author="Prof. LIU Ben" w:date="2026-08-26T14:18:00Z" w16du:dateUtc="2026-08-26T06:18:00Z">
        <w:r w:rsidRPr="00015210" w:rsidDel="00A53668">
          <w:delText>Under this complementary framing the length of the AI answer loses its deterrent character, because a longer and more comprehensive AI answer signals more facts rather than a larger share of the space a human contributor would otherwise occupy, so greater length does not make contributors feel crowded out. The AI label reinforces this complementary reading and works in a positive direction, and the net result is that the label effect dominates while the deterrence of length does not materialize. In our technical Q&amp;A setting the two actors instead compete for the same scarce recognition under the same question, contributions are evaluated on correctness and</w:delText>
        </w:r>
      </w:del>
      <w:ins w:id="4340" w:author="Xin Li" w:date="2026-08-22T16:56:00Z" w16du:dateUtc="2026-08-22T08:56:00Z">
        <w:del w:id="4341" w:author="Prof. LIU Ben" w:date="2026-08-26T14:18:00Z" w16du:dateUtc="2026-08-26T06:18:00Z">
          <w:r w:rsidR="003D43DF" w:rsidDel="00A53668">
            <w:delText xml:space="preserve"> comprehensivenss</w:delText>
          </w:r>
        </w:del>
      </w:ins>
      <w:del w:id="4342" w:author="Prof. LIU Ben" w:date="2026-08-26T14:18:00Z" w16du:dateUtc="2026-08-26T06:18:00Z">
        <w:r w:rsidRPr="00015210" w:rsidDel="00A53668">
          <w:delText xml:space="preserve"> efficiency, </w:delText>
        </w:r>
      </w:del>
      <w:ins w:id="4343" w:author="Xin Li" w:date="2026-08-22T16:56:00Z" w16du:dateUtc="2026-08-22T08:56:00Z">
        <w:del w:id="4344" w:author="Prof. LIU Ben" w:date="2026-08-26T14:18:00Z" w16du:dateUtc="2026-08-26T06:18:00Z">
          <w:r w:rsidR="003D43DF" w:rsidDel="00A53668">
            <w:delText xml:space="preserve">where </w:delText>
          </w:r>
        </w:del>
      </w:ins>
      <w:del w:id="4345" w:author="Prof. LIU Ben" w:date="2026-08-26T14:18:00Z" w16du:dateUtc="2026-08-26T06:18:00Z">
        <w:r w:rsidRPr="00015210" w:rsidDel="00A53668">
          <w:delText>precise</w:delText>
        </w:r>
      </w:del>
      <w:ins w:id="4346" w:author="Xin Li" w:date="2026-08-22T16:56:00Z" w16du:dateUtc="2026-08-22T08:56:00Z">
        <w:del w:id="4347" w:author="Prof. LIU Ben" w:date="2026-08-26T14:18:00Z" w16du:dateUtc="2026-08-26T06:18:00Z">
          <w:r w:rsidR="003D43DF" w:rsidDel="00A53668">
            <w:delText xml:space="preserve"> and sufficient discussions will fastly signal the quality of AI answer. </w:delText>
          </w:r>
        </w:del>
      </w:ins>
      <w:del w:id="4348" w:author="Prof. LIU Ben" w:date="2026-08-26T14:18:00Z" w16du:dateUtc="2026-08-26T06:18:00Z">
        <w:r w:rsidRPr="00015210" w:rsidDel="00A53668">
          <w:delText>ly the dimensions on which the AI is strongest, and both market commonality and resource similarity are high. Here length is read as coverage of a finite solution space, and it deters contribution.</w:delText>
        </w:r>
      </w:del>
    </w:p>
    <w:p w14:paraId="2C192064" w14:textId="7A04D247" w:rsidR="00712333" w:rsidRPr="00015210" w:rsidDel="00A53668" w:rsidRDefault="00712333" w:rsidP="00712333">
      <w:pPr>
        <w:pStyle w:val="Paragraph0"/>
        <w:rPr>
          <w:del w:id="4349" w:author="Prof. LIU Ben" w:date="2026-08-26T14:18:00Z" w16du:dateUtc="2026-08-26T06:18:00Z"/>
        </w:rPr>
      </w:pPr>
      <w:del w:id="4350" w:author="Prof. LIU Ben" w:date="2026-08-26T14:18:00Z" w16du:dateUtc="2026-08-26T06:18:00Z">
        <w:r w:rsidRPr="00015210" w:rsidDel="00A53668">
          <w:delText xml:space="preserve">Timing compounds this contrast. In Su et al. (2025) the AI answer is added roughly three months after posting, once human answers have already accumulated, so the AI enters as a retrospective supplement to </w:delText>
        </w:r>
      </w:del>
      <w:ins w:id="4351" w:author="Xin Li" w:date="2026-08-22T16:57:00Z" w16du:dateUtc="2026-08-22T08:57:00Z">
        <w:del w:id="4352" w:author="Prof. LIU Ben" w:date="2026-08-26T14:18:00Z" w16du:dateUtc="2026-08-26T06:18:00Z">
          <w:r w:rsidR="003D43DF" w:rsidDel="00A53668">
            <w:delText xml:space="preserve">reactive </w:delText>
          </w:r>
        </w:del>
      </w:ins>
      <w:del w:id="4353" w:author="Prof. LIU Ben" w:date="2026-08-26T14:18:00Z" w16du:dateUtc="2026-08-26T06:18:00Z">
        <w:r w:rsidRPr="00015210" w:rsidDel="00A53668">
          <w:delText xml:space="preserve">an established discussion. In our setting the AI answer is generated within minutes and occupies the first position before any human contributor arrives, so the human encounters the AI </w:delText>
        </w:r>
      </w:del>
      <w:ins w:id="4354" w:author="Xin Li" w:date="2026-08-22T16:58:00Z" w16du:dateUtc="2026-08-22T08:58:00Z">
        <w:del w:id="4355" w:author="Prof. LIU Ben" w:date="2026-08-26T14:18:00Z" w16du:dateUtc="2026-08-26T06:18:00Z">
          <w:r w:rsidR="003D43DF" w:rsidDel="00A53668">
            <w:delText xml:space="preserve">plays a stronger role </w:delText>
          </w:r>
        </w:del>
      </w:ins>
      <w:del w:id="4356" w:author="Prof. LIU Ben" w:date="2026-08-26T14:18:00Z" w16du:dateUtc="2026-08-26T06:18:00Z">
        <w:r w:rsidRPr="00015210" w:rsidDel="00A53668">
          <w:delText xml:space="preserve">as a competitor at the moment </w:delText>
        </w:r>
      </w:del>
      <w:ins w:id="4357" w:author="Xin Li" w:date="2026-08-22T16:58:00Z" w16du:dateUtc="2026-08-22T08:58:00Z">
        <w:del w:id="4358" w:author="Prof. LIU Ben" w:date="2026-08-26T14:18:00Z" w16du:dateUtc="2026-08-26T06:18:00Z">
          <w:r w:rsidR="003D43DF" w:rsidDel="00A53668">
            <w:delText xml:space="preserve">human </w:delText>
          </w:r>
        </w:del>
      </w:ins>
      <w:del w:id="4359" w:author="Prof. LIU Ben" w:date="2026-08-26T14:18:00Z" w16du:dateUtc="2026-08-26T06:18:00Z">
        <w:r w:rsidRPr="00015210" w:rsidDel="00A53668">
          <w:delText xml:space="preserve">of deciding whether to contribute. </w:delText>
        </w:r>
      </w:del>
      <w:ins w:id="4360" w:author="Xin Li" w:date="2026-08-22T16:58:00Z" w16du:dateUtc="2026-08-22T08:58:00Z">
        <w:del w:id="4361" w:author="Prof. LIU Ben" w:date="2026-08-26T14:18:00Z" w16du:dateUtc="2026-08-26T06:18:00Z">
          <w:r w:rsidR="003D43DF" w:rsidDel="00A53668">
            <w:delText>As we argued in the paper, this competition gene</w:delText>
          </w:r>
        </w:del>
      </w:ins>
      <w:ins w:id="4362" w:author="Xin Li" w:date="2026-08-22T16:59:00Z" w16du:dateUtc="2026-08-22T08:59:00Z">
        <w:del w:id="4363" w:author="Prof. LIU Ben" w:date="2026-08-26T14:18:00Z" w16du:dateUtc="2026-08-26T06:18:00Z">
          <w:r w:rsidR="003D43DF" w:rsidDel="00A53668">
            <w:delText xml:space="preserve">rates a gradual competition participation decision-making, which may not be avaible in Su et al. (2025). </w:delText>
          </w:r>
        </w:del>
      </w:ins>
      <w:del w:id="4364" w:author="Prof. LIU Ben" w:date="2026-08-26T14:18:00Z" w16du:dateUtc="2026-08-26T06:18:00Z">
        <w:r w:rsidRPr="00015210" w:rsidDel="00A53668">
          <w:delText>The same labeled AI answer therefore plays a different structural role in the two designs, and our decomposition makes clear that the sign of the aggregate effect follows from that role rather than from any fixed property of internal GenAI.</w:delText>
        </w:r>
      </w:del>
    </w:p>
    <w:p w14:paraId="5AFC67C8" w14:textId="06CD0BC6" w:rsidR="00712333" w:rsidRPr="00015210" w:rsidDel="00A53668" w:rsidRDefault="00712333" w:rsidP="00712333">
      <w:pPr>
        <w:pStyle w:val="Paragraph0"/>
        <w:rPr>
          <w:del w:id="4365" w:author="Prof. LIU Ben" w:date="2026-08-26T14:18:00Z" w16du:dateUtc="2026-08-26T06:18:00Z"/>
        </w:rPr>
      </w:pPr>
      <w:del w:id="4366" w:author="Prof. LIU Ben" w:date="2026-08-26T14:18:00Z" w16du:dateUtc="2026-08-26T06:18:00Z">
        <w:r w:rsidRPr="00015210" w:rsidDel="00A53668">
          <w:delText xml:space="preserve">Taken as a whole, the comparison with Su et al. (2025) supports the broader claim of this paper. Whether an identified AI contributor complements or displaces human contribution is not a fixed property of internal GenAI but a joint function of the appraisal the AI invites and the signals its content carries. Reading both settings through the AI label effect and the AI content effect converts what looks like a conflict in the literature into a single conditional prediction, and it identifies the conditions, high market commonality, high resource similarity, immediate entry, and content evaluated on the dimensions where AI is strong, under which </w:delText>
        </w:r>
      </w:del>
      <w:ins w:id="4367" w:author="Xin Li" w:date="2026-08-22T17:03:00Z" w16du:dateUtc="2026-08-22T09:03:00Z">
        <w:del w:id="4368" w:author="Prof. LIU Ben" w:date="2026-08-26T14:18:00Z" w16du:dateUtc="2026-08-26T06:18:00Z">
          <w:r w:rsidR="003D43DF" w:rsidDel="00A53668">
            <w:delText xml:space="preserve">where </w:delText>
          </w:r>
        </w:del>
      </w:ins>
      <w:del w:id="4369" w:author="Prof. LIU Ben" w:date="2026-08-26T14:18:00Z" w16du:dateUtc="2026-08-26T06:18:00Z">
        <w:r w:rsidRPr="00015210" w:rsidDel="00A53668">
          <w:delText xml:space="preserve">an </w:delText>
        </w:r>
      </w:del>
      <w:ins w:id="4370" w:author="Xin Li" w:date="2026-08-22T17:03:00Z" w16du:dateUtc="2026-08-22T09:03:00Z">
        <w:del w:id="4371" w:author="Prof. LIU Ben" w:date="2026-08-26T14:18:00Z" w16du:dateUtc="2026-08-26T06:18:00Z">
          <w:r w:rsidR="003D43DF" w:rsidDel="00A53668">
            <w:delText xml:space="preserve">internal </w:delText>
          </w:r>
        </w:del>
      </w:ins>
      <w:del w:id="4372" w:author="Prof. LIU Ben" w:date="2026-08-26T14:18:00Z" w16du:dateUtc="2026-08-26T06:18:00Z">
        <w:r w:rsidRPr="00015210" w:rsidDel="00A53668">
          <w:delText xml:space="preserve">AI </w:delText>
        </w:r>
      </w:del>
      <w:ins w:id="4373" w:author="Xin Li" w:date="2026-08-22T17:03:00Z" w16du:dateUtc="2026-08-22T09:03:00Z">
        <w:del w:id="4374" w:author="Prof. LIU Ben" w:date="2026-08-26T14:18:00Z" w16du:dateUtc="2026-08-26T06:18:00Z">
          <w:r w:rsidR="003D43DF" w:rsidDel="00A53668">
            <w:delText xml:space="preserve">may play different roles as </w:delText>
          </w:r>
        </w:del>
      </w:ins>
      <w:del w:id="4375" w:author="Prof. LIU Ben" w:date="2026-08-26T14:18:00Z" w16du:dateUtc="2026-08-26T06:18:00Z">
        <w:r w:rsidRPr="00015210" w:rsidDel="00A53668">
          <w:delText xml:space="preserve">rival shifts from complement </w:delText>
        </w:r>
      </w:del>
      <w:ins w:id="4376" w:author="Xin Li" w:date="2026-08-22T17:03:00Z" w16du:dateUtc="2026-08-22T09:03:00Z">
        <w:del w:id="4377" w:author="Prof. LIU Ben" w:date="2026-08-26T14:18:00Z" w16du:dateUtc="2026-08-26T06:18:00Z">
          <w:r w:rsidR="003D43DF" w:rsidDel="00A53668">
            <w:delText>or</w:delText>
          </w:r>
        </w:del>
      </w:ins>
      <w:del w:id="4378" w:author="Prof. LIU Ben" w:date="2026-08-26T14:18:00Z" w16du:dateUtc="2026-08-26T06:18:00Z">
        <w:r w:rsidRPr="00015210" w:rsidDel="00A53668">
          <w:delText>to competitor.</w:delText>
        </w:r>
      </w:del>
    </w:p>
    <w:p w14:paraId="5FB2B92C" w14:textId="4FBEC966" w:rsidR="00814E9D" w:rsidDel="00A53668" w:rsidRDefault="00441D07" w:rsidP="00441D07">
      <w:pPr>
        <w:pStyle w:val="Paragraph0"/>
        <w:rPr>
          <w:ins w:id="4379" w:author="Xin Li" w:date="2026-08-22T17:09:00Z" w16du:dateUtc="2026-08-22T09:09:00Z"/>
          <w:del w:id="4380" w:author="Prof. LIU Ben" w:date="2026-08-26T14:18:00Z" w16du:dateUtc="2026-08-26T06:18:00Z"/>
        </w:rPr>
      </w:pPr>
      <w:del w:id="4381" w:author="Prof. LIU Ben" w:date="2026-08-26T14:18:00Z" w16du:dateUtc="2026-08-26T06:18:00Z">
        <w:r w:rsidRPr="00015210" w:rsidDel="00A53668">
          <w:rPr>
            <w:rStyle w:val="Strong"/>
            <w:color w:val="000000"/>
          </w:rPr>
          <w:delText>Practical implication.</w:delText>
        </w:r>
        <w:r w:rsidRPr="00015210" w:rsidDel="00A53668">
          <w:delText xml:space="preserve"> For platforms that cannot eliminate external GenAI, building an internal GenAI system is the one strategic action that is both forced upon them and fully within their power to design, and our findings speak directly to how that design should proceed. The key managerial lesson is that the label and the content of an internal GenAI answer must be managed separately, because they move human contribution in opposite directions. The visible AI label is not inherently harmful and can invite human participation, especially on difficult questions where a weak competitor still leaves room to add value, so platforms need not hide the fact that an answer is machine-generated. </w:delText>
        </w:r>
      </w:del>
    </w:p>
    <w:p w14:paraId="43A5EFF9" w14:textId="0F5EB878" w:rsidR="00441D07" w:rsidRPr="00015210" w:rsidDel="00A53668" w:rsidRDefault="00441D07" w:rsidP="00441D07">
      <w:pPr>
        <w:pStyle w:val="Paragraph0"/>
        <w:rPr>
          <w:del w:id="4382" w:author="Prof. LIU Ben" w:date="2026-08-26T14:18:00Z" w16du:dateUtc="2026-08-26T06:18:00Z"/>
          <w:szCs w:val="24"/>
        </w:rPr>
      </w:pPr>
      <w:del w:id="4383" w:author="Prof. LIU Ben" w:date="2026-08-26T14:18:00Z" w16du:dateUtc="2026-08-26T06:18:00Z">
        <w:r w:rsidRPr="00015210" w:rsidDel="00A53668">
          <w:delText xml:space="preserve">The deterrent force comes from content that appears to cover the question, which suggests that platforms concerned with sustaining answer volume should be cautious about displaying long, seemingly comprehensive AI answers in the first position, for example by constraining AI content in a shorter or summarized form so that it does not signal that the solution space is already occupied. At the same time, higher-quality AI raises the quality of human answers through </w:delText>
        </w:r>
        <w:r w:rsidR="00572CD6" w:rsidRPr="00015210" w:rsidDel="00A53668">
          <w:delText>improving</w:delText>
        </w:r>
        <w:r w:rsidRPr="00015210" w:rsidDel="00A53668">
          <w:delText xml:space="preserve"> rather than displacement, which implies that improving the internal GenAI need not erode human contribution quality and can instead push contributors toward the </w:delText>
        </w:r>
        <w:r w:rsidR="00572CD6" w:rsidRPr="00015210" w:rsidDel="00A53668">
          <w:delText>more accurate</w:delText>
        </w:r>
        <w:r w:rsidRPr="00015210" w:rsidDel="00A53668">
          <w:delText xml:space="preserve"> knowledge that machines do not possess. Platforms can therefore integrate capable AI while preserving the distinctive value of human contributions, provided they treat the label as an invitation and the visible extent of AI content as the lever that governs whether humans feel crowded out.</w:delText>
        </w:r>
      </w:del>
    </w:p>
    <w:p w14:paraId="1A0F2E9C" w14:textId="7C56D322" w:rsidR="00441D07" w:rsidRPr="00015210" w:rsidDel="00A53668" w:rsidRDefault="00441D07" w:rsidP="00441D07">
      <w:pPr>
        <w:pStyle w:val="Paragraph0"/>
        <w:rPr>
          <w:del w:id="4384" w:author="Prof. LIU Ben" w:date="2026-08-26T14:18:00Z" w16du:dateUtc="2026-08-26T06:18:00Z"/>
          <w:szCs w:val="24"/>
        </w:rPr>
      </w:pPr>
      <w:del w:id="4385" w:author="Prof. LIU Ben" w:date="2026-08-26T14:18:00Z" w16du:dateUtc="2026-08-26T06:18:00Z">
        <w:r w:rsidRPr="00015210" w:rsidDel="00A53668">
          <w:rPr>
            <w:rStyle w:val="Strong"/>
            <w:color w:val="000000"/>
          </w:rPr>
          <w:delText>Limitations.</w:delText>
        </w:r>
        <w:r w:rsidRPr="00015210" w:rsidDel="00A53668">
          <w:delText xml:space="preserve"> Several </w:delText>
        </w:r>
      </w:del>
      <w:ins w:id="4386" w:author="Xin Li" w:date="2026-08-22T17:12:00Z" w16du:dateUtc="2026-08-22T09:12:00Z">
        <w:del w:id="4387" w:author="Prof. LIU Ben" w:date="2026-08-26T14:18:00Z" w16du:dateUtc="2026-08-26T06:18:00Z">
          <w:r w:rsidR="00814E9D" w:rsidDel="00A53668">
            <w:delText>There remain</w:delText>
          </w:r>
          <w:r w:rsidR="00814E9D" w:rsidRPr="00015210" w:rsidDel="00A53668">
            <w:delText xml:space="preserve"> </w:delText>
          </w:r>
        </w:del>
      </w:ins>
      <w:del w:id="4388" w:author="Prof. LIU Ben" w:date="2026-08-26T14:18:00Z" w16du:dateUtc="2026-08-26T06:18:00Z">
        <w:r w:rsidRPr="00015210" w:rsidDel="00A53668">
          <w:delText xml:space="preserve">limitations qualify our conclusions and point to future work. </w:delText>
        </w:r>
      </w:del>
      <w:ins w:id="4389" w:author="Xin Li" w:date="2026-08-22T17:12:00Z" w16du:dateUtc="2026-08-22T09:12:00Z">
        <w:del w:id="4390" w:author="Prof. LIU Ben" w:date="2026-08-26T14:18:00Z" w16du:dateUtc="2026-08-26T06:18:00Z">
          <w:r w:rsidR="00814E9D" w:rsidDel="00A53668">
            <w:delText>First, o</w:delText>
          </w:r>
        </w:del>
      </w:ins>
      <w:del w:id="4391" w:author="Prof. LIU Ben" w:date="2026-08-26T14:18:00Z" w16du:dateUtc="2026-08-26T06:18:00Z">
        <w:r w:rsidRPr="00015210" w:rsidDel="00A53668">
          <w:delText>Our evidence comes from a single technical Q&amp;A community</w:delText>
        </w:r>
      </w:del>
      <w:del w:id="4392" w:author="Prof. LIU Ben" w:date="2026-08-26T13:44:00Z" w16du:dateUtc="2026-08-26T05:44:00Z">
        <w:r w:rsidRPr="00015210" w:rsidDel="00AE3EBF">
          <w:delText xml:space="preserve"> in China</w:delText>
        </w:r>
      </w:del>
      <w:del w:id="4393" w:author="Prof. LIU Ben" w:date="2026-08-26T14:18:00Z" w16du:dateUtc="2026-08-26T06:18:00Z">
        <w:r w:rsidRPr="00015210" w:rsidDel="00A53668">
          <w:delText>, where contributions are evaluated on correctness and efficiency and where practitioners at the time held domain-specific doubts about AI capability. As our comparison with Su et al. (2025) makes clear, the sign of the aggregate effect depends on domain</w:delText>
        </w:r>
      </w:del>
      <w:del w:id="4394" w:author="Prof. LIU Ben" w:date="2026-08-26T13:45:00Z" w16du:dateUtc="2026-08-26T05:45:00Z">
        <w:r w:rsidRPr="00015210" w:rsidDel="00645B16">
          <w:delText xml:space="preserve">, on market commonality and resource similarity, </w:delText>
        </w:r>
      </w:del>
      <w:del w:id="4395" w:author="Prof. LIU Ben" w:date="2026-08-26T14:18:00Z" w16du:dateUtc="2026-08-26T06:18:00Z">
        <w:r w:rsidRPr="00015210" w:rsidDel="00A53668">
          <w:delText xml:space="preserve">and on the timing of AI entry, so the specific magnitudes we report </w:delText>
        </w:r>
      </w:del>
      <w:del w:id="4396" w:author="Prof. LIU Ben" w:date="2026-08-26T13:45:00Z" w16du:dateUtc="2026-08-26T05:45:00Z">
        <w:r w:rsidRPr="00015210" w:rsidDel="00645B16">
          <w:delText>should not be generalized</w:delText>
        </w:r>
      </w:del>
      <w:del w:id="4397" w:author="Prof. LIU Ben" w:date="2026-08-26T14:18:00Z" w16du:dateUtc="2026-08-26T06:18:00Z">
        <w:r w:rsidRPr="00015210" w:rsidDel="00A53668">
          <w:delText xml:space="preserve"> to </w:delText>
        </w:r>
      </w:del>
      <w:del w:id="4398" w:author="Prof. LIU Ben" w:date="2026-08-26T13:45:00Z" w16du:dateUtc="2026-08-26T05:45:00Z">
        <w:r w:rsidRPr="00015210" w:rsidDel="00645B16">
          <w:delText>general-interest</w:delText>
        </w:r>
      </w:del>
      <w:del w:id="4399" w:author="Prof. LIU Ben" w:date="2026-08-26T14:18:00Z" w16du:dateUtc="2026-08-26T06:18:00Z">
        <w:r w:rsidRPr="00015210" w:rsidDel="00A53668">
          <w:delText xml:space="preserve"> platforms or to settings where AI enters after human answers have accumulated. Our framework is intended to travel across these settings, but its predictions in domains unlike ours remain to be tested directly. </w:delText>
        </w:r>
      </w:del>
      <w:ins w:id="4400" w:author="Xin Li" w:date="2026-08-22T17:12:00Z" w16du:dateUtc="2026-08-22T09:12:00Z">
        <w:del w:id="4401" w:author="Prof. LIU Ben" w:date="2026-08-26T14:18:00Z" w16du:dateUtc="2026-08-26T06:18:00Z">
          <w:r w:rsidR="00814E9D" w:rsidDel="00A53668">
            <w:delText xml:space="preserve">Second, </w:delText>
          </w:r>
        </w:del>
      </w:ins>
      <w:del w:id="4402" w:author="Prof. LIU Ben" w:date="2026-08-26T14:18:00Z" w16du:dateUtc="2026-08-26T06:18:00Z">
        <w:r w:rsidRPr="00015210" w:rsidDel="00A53668">
          <w:delText>T</w:delText>
        </w:r>
      </w:del>
      <w:ins w:id="4403" w:author="Xin Li" w:date="2026-08-22T17:12:00Z" w16du:dateUtc="2026-08-22T09:12:00Z">
        <w:del w:id="4404" w:author="Prof. LIU Ben" w:date="2026-08-26T14:18:00Z" w16du:dateUtc="2026-08-26T06:18:00Z">
          <w:r w:rsidR="00814E9D" w:rsidDel="00A53668">
            <w:delText>t</w:delText>
          </w:r>
        </w:del>
      </w:ins>
      <w:del w:id="4405" w:author="Prof. LIU Ben" w:date="2026-08-26T14:18:00Z" w16du:dateUtc="2026-08-26T06:18:00Z">
        <w:r w:rsidRPr="00015210" w:rsidDel="00A53668">
          <w:delText>he appraisal of AI as a weak competitor is also historically situated, and as beliefs about AI capability continue to revise, the AI label effect may weaken or reverse</w:delText>
        </w:r>
      </w:del>
      <w:ins w:id="4406" w:author="Xin Li" w:date="2026-08-22T17:13:00Z" w16du:dateUtc="2026-08-22T09:13:00Z">
        <w:del w:id="4407" w:author="Prof. LIU Ben" w:date="2026-08-26T14:18:00Z" w16du:dateUtc="2026-08-26T06:18:00Z">
          <w:r w:rsidR="00814E9D" w:rsidDel="00A53668">
            <w:delText>chang</w:delText>
          </w:r>
        </w:del>
        <w:del w:id="4408" w:author="Prof. LIU Ben" w:date="2026-08-26T13:46:00Z" w16du:dateUtc="2026-08-26T05:46:00Z">
          <w:r w:rsidR="00814E9D" w:rsidDel="00645B16">
            <w:delText>e</w:delText>
          </w:r>
        </w:del>
      </w:ins>
      <w:del w:id="4409" w:author="Prof. LIU Ben" w:date="2026-08-26T13:46:00Z" w16du:dateUtc="2026-08-26T05:46:00Z">
        <w:r w:rsidRPr="00015210" w:rsidDel="00645B16">
          <w:delText xml:space="preserve"> even as the content effects persist</w:delText>
        </w:r>
      </w:del>
      <w:del w:id="4410" w:author="Prof. LIU Ben" w:date="2026-08-26T14:18:00Z" w16du:dateUtc="2026-08-26T06:18:00Z">
        <w:r w:rsidRPr="00015210" w:rsidDel="00A53668">
          <w:delText>; our decomposition anticipates this shift but cannot by itself pin down when it will occur. Because external GenAI use is private and unobservable, our estimates identify the effect of adding a visible internal GenAI answer on top of a baseline in which external tools are already used, rather than the effect of AI availability in the abstract.</w:delText>
        </w:r>
      </w:del>
      <w:ins w:id="4411" w:author="Xin Li" w:date="2026-08-22T17:16:00Z" w16du:dateUtc="2026-08-22T09:16:00Z">
        <w:del w:id="4412" w:author="Prof. LIU Ben" w:date="2026-08-26T14:18:00Z" w16du:dateUtc="2026-08-26T06:18:00Z">
          <w:r w:rsidR="008E3242" w:rsidDel="00A53668">
            <w:delText>Third,</w:delText>
          </w:r>
        </w:del>
      </w:ins>
      <w:del w:id="4413" w:author="Prof. LIU Ben" w:date="2026-08-26T14:18:00Z" w16du:dateUtc="2026-08-26T06:18:00Z">
        <w:r w:rsidRPr="00015210" w:rsidDel="00A53668">
          <w:delText xml:space="preserve"> </w:delText>
        </w:r>
      </w:del>
      <w:ins w:id="4414" w:author="Xin Li" w:date="2026-08-22T17:16:00Z" w16du:dateUtc="2026-08-22T09:16:00Z">
        <w:del w:id="4415" w:author="Prof. LIU Ben" w:date="2026-08-26T14:18:00Z" w16du:dateUtc="2026-08-26T06:18:00Z">
          <w:r w:rsidR="008E3242" w:rsidDel="00A53668">
            <w:delText>t</w:delText>
          </w:r>
        </w:del>
      </w:ins>
      <w:del w:id="4416" w:author="Prof. LIU Ben" w:date="2026-08-26T14:18:00Z" w16du:dateUtc="2026-08-26T06:18:00Z">
        <w:r w:rsidRPr="00015210" w:rsidDel="00A53668">
          <w:delText>The question-level randomization precludes any statement about question supply</w:delText>
        </w:r>
      </w:del>
      <w:del w:id="4417" w:author="Prof. LIU Ben" w:date="2026-08-26T13:46:00Z" w16du:dateUtc="2026-08-26T05:46:00Z">
        <w:r w:rsidRPr="00015210" w:rsidDel="00645B16">
          <w:delText>, and our reference-based measure of quality, though validated, captures substantive overlap with a state-of-the-art model</w:delText>
        </w:r>
        <w:r w:rsidR="00534D0B" w:rsidRPr="00015210" w:rsidDel="00645B16">
          <w:delText>’</w:delText>
        </w:r>
        <w:r w:rsidRPr="00015210" w:rsidDel="00645B16">
          <w:delText>s answer rather than every dimension of contribution value</w:delText>
        </w:r>
      </w:del>
      <w:del w:id="4418" w:author="Prof. LIU Ben" w:date="2026-08-26T14:18:00Z" w16du:dateUtc="2026-08-26T06:18:00Z">
        <w:r w:rsidRPr="00015210" w:rsidDel="00A53668">
          <w:delText>. Future research could examine how these effects evolve as AI capability and community beliefs change, extend the label-versus-content decomposition to other domains and other forms of platform-integrated AI, and study longer-run consequences for community membership and the composition of human expertise.</w:delText>
        </w:r>
      </w:del>
    </w:p>
    <w:p w14:paraId="697C081F" w14:textId="71F50DC1" w:rsidR="00B96D8F" w:rsidRPr="00015210" w:rsidDel="00A53668" w:rsidRDefault="00B96D8F" w:rsidP="00B460C8">
      <w:pPr>
        <w:pStyle w:val="Paragraph0"/>
        <w:rPr>
          <w:del w:id="4419" w:author="Prof. LIU Ben" w:date="2026-08-26T14:18:00Z" w16du:dateUtc="2026-08-26T06:18:00Z"/>
          <w:szCs w:val="24"/>
        </w:rPr>
      </w:pPr>
    </w:p>
    <w:p w14:paraId="2C717DA1" w14:textId="77777777" w:rsidR="00B96D8F" w:rsidRPr="00015210" w:rsidRDefault="00B96D8F" w:rsidP="00B96D8F">
      <w:pPr>
        <w:pStyle w:val="Heading1"/>
        <w:numPr>
          <w:ilvl w:val="0"/>
          <w:numId w:val="0"/>
        </w:numPr>
        <w:ind w:left="360" w:hanging="360"/>
      </w:pPr>
      <w:r w:rsidRPr="00015210">
        <w:t>Reference</w:t>
      </w:r>
    </w:p>
    <w:p w14:paraId="3B029E18" w14:textId="77777777" w:rsidR="00B96D8F" w:rsidRPr="00015210" w:rsidRDefault="00B96D8F" w:rsidP="00B96D8F">
      <w:pPr>
        <w:pStyle w:val="Bibliography"/>
      </w:pPr>
      <w:r w:rsidRPr="00015210">
        <w:fldChar w:fldCharType="begin"/>
      </w:r>
      <w:r w:rsidRPr="00015210">
        <w:instrText xml:space="preserve"> ADDIN ZOTERO_BIBL {"uncited":[],"omitted":[],"custom":[]} CSL_BIBLIOGRAPHY </w:instrText>
      </w:r>
      <w:r w:rsidRPr="00015210">
        <w:fldChar w:fldCharType="separate"/>
      </w:r>
      <w:r w:rsidRPr="00015210">
        <w:t>Anderson, B. R., Shah, J. H., &amp; Kreminski, M. (2024). Homogenization Effects of Large Language Models on Human Creative Ideation. In Proceedings of the 16th Conference on Creativity &amp; Cognition, 413–425.</w:t>
      </w:r>
    </w:p>
    <w:p w14:paraId="6E77CD51" w14:textId="77777777" w:rsidR="00B96D8F" w:rsidRPr="00015210" w:rsidRDefault="00B96D8F" w:rsidP="00B96D8F">
      <w:pPr>
        <w:pStyle w:val="Bibliography"/>
      </w:pPr>
      <w:r w:rsidRPr="00015210">
        <w:t>Austin, P. C. (2009). Balance Diagnostics for Comparing the Distribution of Baseline Covariates between Treatment Groups in Propensity</w:t>
      </w:r>
      <w:r w:rsidRPr="00015210">
        <w:rPr>
          <w:rFonts w:ascii="Cambria Math" w:hAnsi="Cambria Math" w:cs="Cambria Math"/>
        </w:rPr>
        <w:t>‐</w:t>
      </w:r>
      <w:r w:rsidRPr="00015210">
        <w:t>score Matched Samples. Statistics in Medicine, 28(25), 3083–3107.</w:t>
      </w:r>
    </w:p>
    <w:p w14:paraId="050C8B06" w14:textId="77777777" w:rsidR="00B96D8F" w:rsidRPr="00015210" w:rsidRDefault="00B96D8F" w:rsidP="00B96D8F">
      <w:pPr>
        <w:pStyle w:val="Bibliography"/>
      </w:pPr>
      <w:r w:rsidRPr="00015210">
        <w:t>Berger, P., Hennig, P., Bocklisch, T., Herold, T., &amp; Meinel, C. (2016). A Journey of Bounty Hunters: Analyzing the Influence of Reward Systems on StackOverflow Question Response Times. In 2016 IEEE/WIC/ACM International Conference on Web Intelligence (WI), 644–649.</w:t>
      </w:r>
    </w:p>
    <w:p w14:paraId="4D3E1C8D" w14:textId="77777777" w:rsidR="00B96D8F" w:rsidRPr="00015210" w:rsidRDefault="00B96D8F" w:rsidP="00B96D8F">
      <w:pPr>
        <w:pStyle w:val="Bibliography"/>
      </w:pPr>
      <w:r w:rsidRPr="00015210">
        <w:t>Borwankar, S., Khern-am-nuai, W., Pocheptsova Ghosh, A., &amp; Kannan, K. N. (2026). Unraveling the Impact: An Empirical Investigation of ChatGPT’s Exclusion from Stack Overflow. SSRN Scholarly Paper.</w:t>
      </w:r>
    </w:p>
    <w:p w14:paraId="62DA2FFA" w14:textId="77777777" w:rsidR="00B96D8F" w:rsidRPr="00015210" w:rsidRDefault="00B96D8F" w:rsidP="00B96D8F">
      <w:pPr>
        <w:pStyle w:val="Bibliography"/>
      </w:pPr>
      <w:r w:rsidRPr="00015210">
        <w:t>Burke, M., Kraut, R., &amp; Joyce, E. (2010). Membership Claims and Requests: Conversation-Level Newcomer Socialization Strategies in Online Groups. Small Group Research, 32(9), 1600–1631.</w:t>
      </w:r>
    </w:p>
    <w:p w14:paraId="676F7318" w14:textId="77777777" w:rsidR="00B96D8F" w:rsidRPr="00015210" w:rsidRDefault="00B96D8F" w:rsidP="00B96D8F">
      <w:pPr>
        <w:pStyle w:val="Bibliography"/>
      </w:pPr>
      <w:r w:rsidRPr="00015210">
        <w:t>Burtch, G., Lee, D., &amp; Chen, Z. (2024). The Consequences of Generative AI for Online Knowledge Communities. Scientific Reports, 14(1), 10413.</w:t>
      </w:r>
    </w:p>
    <w:p w14:paraId="399F416D" w14:textId="77777777" w:rsidR="00B96D8F" w:rsidRPr="00015210" w:rsidRDefault="00B96D8F" w:rsidP="00B96D8F">
      <w:pPr>
        <w:pStyle w:val="Bibliography"/>
      </w:pPr>
      <w:r w:rsidRPr="00015210">
        <w:t>Calefato, F., Lanubile, F., &amp; Novielli, N. (2018). How to Ask for Technical Help? Evidence-Based Guidelines for Writing Questions on Stack Overflow. Information and Software Technology, 94, 186–207.</w:t>
      </w:r>
    </w:p>
    <w:p w14:paraId="2D9DC70B" w14:textId="77777777" w:rsidR="00B96D8F" w:rsidRPr="00015210" w:rsidRDefault="00B96D8F" w:rsidP="00B96D8F">
      <w:pPr>
        <w:pStyle w:val="Bibliography"/>
      </w:pPr>
      <w:r w:rsidRPr="00015210">
        <w:t>Castelo, N., Bos, M. W., &amp; Lehmann, D. R. (2019). Task-Dependent Algorithm Aversion. Journal of Marketing Research, 56(5), 809–825.</w:t>
      </w:r>
    </w:p>
    <w:p w14:paraId="18E9BFAC" w14:textId="77777777" w:rsidR="00B96D8F" w:rsidRPr="00015210" w:rsidRDefault="00B96D8F" w:rsidP="00B96D8F">
      <w:pPr>
        <w:pStyle w:val="Bibliography"/>
      </w:pPr>
      <w:r w:rsidRPr="00015210">
        <w:t>Chen, J., &amp; Roth, J. (2024). Logs with Zeros? Some Problems and Solutions. The Quarterly Journal of Economics, 139(2), 891–936.</w:t>
      </w:r>
    </w:p>
    <w:p w14:paraId="5A6AF8AF" w14:textId="77777777" w:rsidR="00B96D8F" w:rsidRPr="00015210" w:rsidRDefault="00B96D8F" w:rsidP="00B96D8F">
      <w:pPr>
        <w:pStyle w:val="Bibliography"/>
      </w:pPr>
      <w:r w:rsidRPr="00015210">
        <w:t>Chen, L., Baird, A., &amp; Straub, D. (2022). The Impact of Hierarchical Privilege Levels and Non-Hierarchical Incentives on Continued Contribution in Online Q&amp;A Communities: A Motivational Model of Gamification Goals. Decision Support Systems, 153, 113667.</w:t>
      </w:r>
    </w:p>
    <w:p w14:paraId="54D32B30" w14:textId="77777777" w:rsidR="00B96D8F" w:rsidRPr="00015210" w:rsidRDefault="00B96D8F" w:rsidP="00B96D8F">
      <w:pPr>
        <w:pStyle w:val="Bibliography"/>
      </w:pPr>
      <w:r w:rsidRPr="00015210">
        <w:t>Chen, M., Su, K.-H., &amp; Tsai, W. (2007). Competitive Tension: The Awareness-Motivation-Capability Perspective. Academy of Management Journal, 50(1), 101–118.</w:t>
      </w:r>
    </w:p>
    <w:p w14:paraId="442CB391" w14:textId="77777777" w:rsidR="00B96D8F" w:rsidRPr="00015210" w:rsidRDefault="00B96D8F" w:rsidP="00B96D8F">
      <w:pPr>
        <w:pStyle w:val="Bibliography"/>
      </w:pPr>
      <w:r w:rsidRPr="00015210">
        <w:lastRenderedPageBreak/>
        <w:t>Chen, M.-J. (2009). Competitive Dynamics Research: An Insider’s Odyssey. Asia Pacific Journal of Management, 26(1), 5–25.</w:t>
      </w:r>
    </w:p>
    <w:p w14:paraId="01F1A76F" w14:textId="77777777" w:rsidR="00B96D8F" w:rsidRPr="00015210" w:rsidRDefault="00B96D8F" w:rsidP="00B96D8F">
      <w:pPr>
        <w:pStyle w:val="Bibliography"/>
      </w:pPr>
      <w:r w:rsidRPr="00015210">
        <w:t>Chen, Y., Harper, F. M., Konstan, J., &amp; Li, S. X. (2010). Social Comparisons and Contributions to Online Communities: A Field Experiment on MovieLens. American Economic Review, 100(4), 1358–1398.</w:t>
      </w:r>
    </w:p>
    <w:p w14:paraId="2EB0F410" w14:textId="77777777" w:rsidR="00B96D8F" w:rsidRPr="00015210" w:rsidRDefault="00B96D8F" w:rsidP="00B96D8F">
      <w:pPr>
        <w:pStyle w:val="Bibliography"/>
      </w:pPr>
      <w:r w:rsidRPr="00015210">
        <w:t>Demirci, O., Hannane, J., &amp; Zhu, X. (2024). Who Is AI Replacing? The Impact of GenAI on Online Freelancing Platforms. Management Science.</w:t>
      </w:r>
    </w:p>
    <w:p w14:paraId="558FE022" w14:textId="77777777" w:rsidR="00B96D8F" w:rsidRPr="00015210" w:rsidRDefault="00B96D8F" w:rsidP="00B96D8F">
      <w:pPr>
        <w:pStyle w:val="Bibliography"/>
      </w:pPr>
      <w:r w:rsidRPr="00015210">
        <w:t>Dietvorst, B. J., Simmons, J. P., &amp; Massey, C. (2015). Algorithm Aversion: People Erroneously Avoid Algorithms after Seeing Them Err. Journal of Experimental Psychology: General, 144(1), 114–126.</w:t>
      </w:r>
    </w:p>
    <w:p w14:paraId="0B964C6D" w14:textId="77777777" w:rsidR="00B96D8F" w:rsidRPr="00015210" w:rsidRDefault="00B96D8F" w:rsidP="00B96D8F">
      <w:pPr>
        <w:pStyle w:val="Bibliography"/>
      </w:pPr>
      <w:r w:rsidRPr="00015210">
        <w:t>Doshi, A. R., &amp; Hauser, O. P. (2024). Generative AI Enhances Individual Creativity but Reduces the Collective Diversity of Novel Content. Science Advances, 10(28), eadn5290.</w:t>
      </w:r>
    </w:p>
    <w:p w14:paraId="1FFE9D6F" w14:textId="77777777" w:rsidR="00B96D8F" w:rsidRPr="00015210" w:rsidRDefault="00B96D8F" w:rsidP="00B96D8F">
      <w:pPr>
        <w:pStyle w:val="Bibliography"/>
      </w:pPr>
      <w:r w:rsidRPr="00015210">
        <w:t>Evans, J. St. B. T., &amp; Stanovich, K. E. (2013). Dual-Process Theories of Higher Cognition: Advancing the Debate. Perspectives on Psychological Science, 8(3), 223–241.</w:t>
      </w:r>
    </w:p>
    <w:p w14:paraId="05EA68C5" w14:textId="77777777" w:rsidR="00B96D8F" w:rsidRPr="00015210" w:rsidRDefault="00B96D8F" w:rsidP="00B96D8F">
      <w:pPr>
        <w:pStyle w:val="Bibliography"/>
      </w:pPr>
      <w:r w:rsidRPr="00015210">
        <w:t>Fang, Y., &amp; Zhou, T. (2026). Impact of AI-Generated Content Restriction Policy on User Contribution: Evidence from an Online Knowledge-Sharing Platform. Information &amp; Management, 63(3), 104322.</w:t>
      </w:r>
    </w:p>
    <w:p w14:paraId="0CC1FEF3" w14:textId="77777777" w:rsidR="00B96D8F" w:rsidRPr="00015210" w:rsidRDefault="00B96D8F" w:rsidP="00B96D8F">
      <w:pPr>
        <w:pStyle w:val="Bibliography"/>
      </w:pPr>
      <w:r w:rsidRPr="00015210">
        <w:t>Hsieh, K.-Y., Tsai, W., &amp; Chen, M.-J. (2015). If They Can Do It, Why Not Us? Competitors as Reference Points for Justifying Escalation of Commitment. Academy of Management Journal, 58(1), 38–58.</w:t>
      </w:r>
    </w:p>
    <w:p w14:paraId="095E584B" w14:textId="77777777" w:rsidR="00B96D8F" w:rsidRPr="00015210" w:rsidRDefault="00B96D8F" w:rsidP="00B96D8F">
      <w:pPr>
        <w:pStyle w:val="Bibliography"/>
      </w:pPr>
      <w:r w:rsidRPr="00015210">
        <w:t>Hui, X., Reshef, O., &amp; Zhou, L. (2024). The Short-Term Effects of Generative Artificial Intelligence on Employment: Evidence from an Online Labor Market. Organization Science, 35(6), 1977–1989.</w:t>
      </w:r>
    </w:p>
    <w:p w14:paraId="036DE893" w14:textId="77777777" w:rsidR="00B96D8F" w:rsidRPr="00015210" w:rsidRDefault="00B96D8F" w:rsidP="00B96D8F">
      <w:pPr>
        <w:pStyle w:val="Bibliography"/>
      </w:pPr>
      <w:r w:rsidRPr="00015210">
        <w:t>Jiang, S., Nguyen, D. K., Dai, P.-F., &amp; Meng, Q. (2024). Monetary Income as Opportunity Cost: Exploring the Negative Effect on Free Knowledge Contribution of Knowledge Suppliers. Journal of Knowledge Management, 28(2), 440–462.</w:t>
      </w:r>
    </w:p>
    <w:p w14:paraId="2A801324" w14:textId="77777777" w:rsidR="00B96D8F" w:rsidRPr="00015210" w:rsidRDefault="00B96D8F" w:rsidP="00B96D8F">
      <w:pPr>
        <w:pStyle w:val="Bibliography"/>
      </w:pPr>
      <w:r w:rsidRPr="00015210">
        <w:t>Kabir, S., Udo-Imeh, D. N., Kou, B., &amp; Zhang, T. (2024). Is Stack Overflow Obsolete? An Empirical Study of the Characteristics of ChatGPT Answers to Stack Overflow Questions. In Proceedings of the 2024 CHI Conference on Human Factors in Computing Systems, 1–17.</w:t>
      </w:r>
    </w:p>
    <w:p w14:paraId="0E6B075A" w14:textId="77777777" w:rsidR="00B96D8F" w:rsidRPr="00015210" w:rsidRDefault="00B96D8F" w:rsidP="00B96D8F">
      <w:pPr>
        <w:pStyle w:val="Bibliography"/>
      </w:pPr>
      <w:r w:rsidRPr="00015210">
        <w:t>Kahneman, D. (2003). A Perspective on Judgment and Choice: Mapping Bounded Rationality. American Psychologist, 58(9), 697–720.</w:t>
      </w:r>
    </w:p>
    <w:p w14:paraId="3B05AECF" w14:textId="77777777" w:rsidR="00B96D8F" w:rsidRPr="00015210" w:rsidRDefault="00B96D8F" w:rsidP="00B96D8F">
      <w:pPr>
        <w:pStyle w:val="Bibliography"/>
      </w:pPr>
      <w:r w:rsidRPr="00015210">
        <w:t>Kahneman, D. (2011). Thinking, Fast and Slow. Farrar, Straus and Giroux.</w:t>
      </w:r>
    </w:p>
    <w:p w14:paraId="64100DFE" w14:textId="77777777" w:rsidR="00B96D8F" w:rsidRPr="00015210" w:rsidRDefault="00B96D8F" w:rsidP="00B96D8F">
      <w:pPr>
        <w:pStyle w:val="Bibliography"/>
      </w:pPr>
      <w:r w:rsidRPr="00015210">
        <w:t>Kahneman, D., &amp; Frederick, S. (2002). Representativeness Revisited: Attribute Substitution in Intuitive Judgment. Heuristics and Biases: The Psychology of Intuitive Judgment, 49(49–81), 74.</w:t>
      </w:r>
    </w:p>
    <w:p w14:paraId="56F5BE76" w14:textId="77777777" w:rsidR="00B96D8F" w:rsidRPr="00015210" w:rsidRDefault="00B96D8F" w:rsidP="00B96D8F">
      <w:pPr>
        <w:pStyle w:val="Bibliography"/>
      </w:pPr>
      <w:r w:rsidRPr="00015210">
        <w:t>Lee, J., &amp; Lee, G. G. (2025). Structured Reasoning and Answer Verification: Enhancing Question Answering System Accuracy and Explainability. Knowledge-Based Systems, 311, 113091.</w:t>
      </w:r>
    </w:p>
    <w:p w14:paraId="2C989201" w14:textId="77777777" w:rsidR="00B96D8F" w:rsidRPr="00015210" w:rsidRDefault="00B96D8F" w:rsidP="00B96D8F">
      <w:pPr>
        <w:pStyle w:val="Bibliography"/>
      </w:pPr>
      <w:r w:rsidRPr="00015210">
        <w:t>Li, H., Shankar, R., &amp; Stallaert, J. (2020). Invested or Indebted: Ex-Ante and Ex-Post Reciprocity in Online Knowledge Sharing Communities. ACM Transactions on Management Information Systems, 11(1), 1–26.</w:t>
      </w:r>
    </w:p>
    <w:p w14:paraId="742601BC" w14:textId="77777777" w:rsidR="00B96D8F" w:rsidRPr="00015210" w:rsidRDefault="00B96D8F" w:rsidP="00B96D8F">
      <w:pPr>
        <w:pStyle w:val="Bibliography"/>
      </w:pPr>
      <w:r w:rsidRPr="00015210">
        <w:t>Li, L., Li, A., Song, X., Li, X., Huang, K., &amp; Ye, E. M. (2023). Characterizing Response Quantity on Academic Social Q&amp;A Sites: A Multidiscipline Comparison of Linguistic Characteristics of Questions. Library Hi Tech, 41(3), 921–938.</w:t>
      </w:r>
    </w:p>
    <w:p w14:paraId="711D6D2C" w14:textId="77777777" w:rsidR="00B96D8F" w:rsidRPr="00015210" w:rsidRDefault="00B96D8F" w:rsidP="00B96D8F">
      <w:pPr>
        <w:pStyle w:val="Bibliography"/>
      </w:pPr>
      <w:r w:rsidRPr="00015210">
        <w:lastRenderedPageBreak/>
        <w:t>Li, P., Castelo, N., Katona, Z., &amp; Sarvary, M. (2024). Frontiers: Determining the Validity of Large Language Models for Automated Perceptual Analysis. Marketing Science, 43(2), 254–266.</w:t>
      </w:r>
    </w:p>
    <w:p w14:paraId="10F23623" w14:textId="77777777" w:rsidR="00B96D8F" w:rsidRPr="00015210" w:rsidRDefault="00B96D8F" w:rsidP="00B96D8F">
      <w:pPr>
        <w:pStyle w:val="Bibliography"/>
      </w:pPr>
      <w:r w:rsidRPr="00015210">
        <w:t>Li, X., &amp; Kim, K. (2025). Impacts of Generative AI on User Contributions: Evidence from a Coding Q &amp;A Platform. Marketing Letters, 36(3), 577–591.</w:t>
      </w:r>
    </w:p>
    <w:p w14:paraId="371387A6" w14:textId="77777777" w:rsidR="00B96D8F" w:rsidRPr="00015210" w:rsidRDefault="00B96D8F" w:rsidP="00B96D8F">
      <w:pPr>
        <w:pStyle w:val="Bibliography"/>
      </w:pPr>
      <w:r w:rsidRPr="00015210">
        <w:t>Logg, J. M., Minson, J. A., &amp; Moore, D. A. (2019). Algorithm Appreciation: People Prefer Algorithmic to Human Judgment. Organizational Behavior and Human Decision Processes, 151, 90–103.</w:t>
      </w:r>
    </w:p>
    <w:p w14:paraId="0347C838" w14:textId="77777777" w:rsidR="00B96D8F" w:rsidRPr="00015210" w:rsidRDefault="00B96D8F" w:rsidP="00B96D8F">
      <w:pPr>
        <w:pStyle w:val="Bibliography"/>
      </w:pPr>
      <w:r w:rsidRPr="00015210">
        <w:t>Longoni, C., Fradkin, A., Cian, L., &amp; Pennycook, G. (2022). News from Generative Artificial Intelligence Is Believed Less. In Proceedings of the 2022 ACM Conference on Fairness, Accountability, and Transparency, 97–106.</w:t>
      </w:r>
    </w:p>
    <w:p w14:paraId="73D8C8CF" w14:textId="77777777" w:rsidR="00B96D8F" w:rsidRPr="00015210" w:rsidRDefault="00B96D8F" w:rsidP="00B96D8F">
      <w:pPr>
        <w:pStyle w:val="Bibliography"/>
      </w:pPr>
      <w:r w:rsidRPr="00015210">
        <w:t>Meng, X., Webster, S. A., &amp; Butler, B. S. (2013). Motivational Effects of Badge Systems on Participation in Stack Exchange Social Q&amp;A Online Community. In Proceedings of Americas Conference on Information Systems, (Vol. 4), 2478–2484.</w:t>
      </w:r>
    </w:p>
    <w:p w14:paraId="5E9C9D71" w14:textId="77777777" w:rsidR="00B96D8F" w:rsidRPr="00015210" w:rsidRDefault="00B96D8F" w:rsidP="00B96D8F">
      <w:pPr>
        <w:pStyle w:val="Bibliography"/>
      </w:pPr>
      <w:r w:rsidRPr="00015210">
        <w:t>Moon, J. Y., &amp; Sproull, L. S. (2008). The Role of Feedback in Managing the Internet-Based Volunteer Work Force. Information Systems Research, 19(4), 494–515.</w:t>
      </w:r>
    </w:p>
    <w:p w14:paraId="3950EC91" w14:textId="77777777" w:rsidR="00B96D8F" w:rsidRPr="00015210" w:rsidRDefault="00B96D8F" w:rsidP="00B96D8F">
      <w:pPr>
        <w:pStyle w:val="Bibliography"/>
      </w:pPr>
      <w:r w:rsidRPr="00015210">
        <w:t>Olson Jr, M. (1971). The Logic of Collective Action: Public Goods and the Theory of Groups, with a New Preface and Appendix. (Vol. 124).</w:t>
      </w:r>
    </w:p>
    <w:p w14:paraId="70903B75" w14:textId="77777777" w:rsidR="00B96D8F" w:rsidRPr="00015210" w:rsidRDefault="00B96D8F" w:rsidP="00B96D8F">
      <w:pPr>
        <w:pStyle w:val="Bibliography"/>
      </w:pPr>
      <w:r w:rsidRPr="00015210">
        <w:t>Oster, E. (2019). Unobservable Selection and Coefficient Stability: Theory and Evidence. Journal of Business &amp; Economic Statistics, 37(2), 187–204.</w:t>
      </w:r>
    </w:p>
    <w:p w14:paraId="6845EDF7" w14:textId="77777777" w:rsidR="00B96D8F" w:rsidRPr="00015210" w:rsidRDefault="00B96D8F" w:rsidP="00B96D8F">
      <w:pPr>
        <w:pStyle w:val="Bibliography"/>
      </w:pPr>
      <w:r w:rsidRPr="00015210">
        <w:t>Quinn, M., &amp; Gutt, D. (2025). Heterogeneous Effects of Generative Artificial Intelligence (GenAI) on Knowledge Seeking in Online Communities. Journal of Management Information Systems, 42(2), 370–399.</w:t>
      </w:r>
    </w:p>
    <w:p w14:paraId="5DC6FD50" w14:textId="77777777" w:rsidR="00B96D8F" w:rsidRPr="00015210" w:rsidRDefault="00B96D8F" w:rsidP="00B96D8F">
      <w:pPr>
        <w:pStyle w:val="Bibliography"/>
      </w:pPr>
      <w:r w:rsidRPr="00015210">
        <w:t>Rao, X., Shan, G., &amp; Qiu, L. (2026). How Generative AI Transforms Questioning Behavior on Q&amp;A Platforms: Evidence from A Natural Experiment with Pilot Usage of ChatGPT. SSRN Scholarly Paper.</w:t>
      </w:r>
    </w:p>
    <w:p w14:paraId="35F0C513" w14:textId="77777777" w:rsidR="00B96D8F" w:rsidRPr="00015210" w:rsidRDefault="00B96D8F" w:rsidP="00B96D8F">
      <w:pPr>
        <w:pStyle w:val="Bibliography"/>
      </w:pPr>
      <w:r w:rsidRPr="00015210">
        <w:t>del Rio-Chanona, R. M., Laurentsyeva, N., &amp; Wachs, J. (2024). Large Language Models Reduce Public Knowledge Sharing on Online Q&amp;A Platforms. PNAS Nexus, 3(9), pgae400.</w:t>
      </w:r>
    </w:p>
    <w:p w14:paraId="70C529AA" w14:textId="77777777" w:rsidR="00B96D8F" w:rsidRPr="00015210" w:rsidRDefault="00B96D8F" w:rsidP="00B96D8F">
      <w:pPr>
        <w:pStyle w:val="Bibliography"/>
      </w:pPr>
      <w:r w:rsidRPr="00015210">
        <w:t>Sanatizadeh, A., Lu, Y., Zhao, K., &amp; Hu, Y. (2025). Engagement or Entanglement? The Dual Impact of Generative Artificial Intelligence in Online Knowledge Exchange Platforms. Information &amp; Management, 62(6), 104178.</w:t>
      </w:r>
    </w:p>
    <w:p w14:paraId="56DC4EB3" w14:textId="77777777" w:rsidR="00B96D8F" w:rsidRPr="00015210" w:rsidRDefault="00B96D8F" w:rsidP="00B96D8F">
      <w:pPr>
        <w:pStyle w:val="Bibliography"/>
      </w:pPr>
      <w:r w:rsidRPr="00015210">
        <w:t>Shan, G., &amp; Qiu, L. (2026). Examining the Impact of Generative AI on Users’ Voluntary Knowledge Contribution: Evidence from a Natural Experiment on Stack Overflow. Information Systems Research, 37(2), 1021–1041.</w:t>
      </w:r>
    </w:p>
    <w:p w14:paraId="5CC4111A" w14:textId="77777777" w:rsidR="00B96D8F" w:rsidRPr="00015210" w:rsidRDefault="00B96D8F" w:rsidP="00B96D8F">
      <w:pPr>
        <w:pStyle w:val="Bibliography"/>
      </w:pPr>
      <w:r w:rsidRPr="00015210">
        <w:t>Shi, C., Hu, P., Fan, W., &amp; Qiu, L. (2024). Competitive Peer Influence on Knowledge Contribution Behaviors in Online Q&amp;A Communities: A Social Comparison Perspective. Internet Research, 34(5), 1577–1601.</w:t>
      </w:r>
    </w:p>
    <w:p w14:paraId="68D0F7BF" w14:textId="77777777" w:rsidR="00B96D8F" w:rsidRPr="00015210" w:rsidRDefault="00B96D8F" w:rsidP="00B96D8F">
      <w:pPr>
        <w:pStyle w:val="Bibliography"/>
      </w:pPr>
      <w:r w:rsidRPr="00015210">
        <w:t>Shin, M., Kim, J., van Opheusden, B., &amp; Griffiths, T. L. (2023). Superhuman Artificial Intelligence Can Improve Human Decision-Making by Increasing Novelty. Proceedings of the National Academy of Sciences, 120(12), e2214840120.</w:t>
      </w:r>
    </w:p>
    <w:p w14:paraId="33BD4A68" w14:textId="77777777" w:rsidR="00B96D8F" w:rsidRPr="00015210" w:rsidRDefault="00B96D8F" w:rsidP="00B96D8F">
      <w:pPr>
        <w:pStyle w:val="Bibliography"/>
      </w:pPr>
      <w:r w:rsidRPr="00015210">
        <w:t>Tversky, A., &amp; Kahneman, D. (1973). Availability: A Heuristic for Judging Frequency and Probability. Cognitive Psychology, 5(2), 207–232.</w:t>
      </w:r>
    </w:p>
    <w:p w14:paraId="7FDC4075" w14:textId="77777777" w:rsidR="00B96D8F" w:rsidRPr="00015210" w:rsidRDefault="00B96D8F" w:rsidP="00B96D8F">
      <w:pPr>
        <w:pStyle w:val="Bibliography"/>
      </w:pPr>
      <w:r w:rsidRPr="00015210">
        <w:lastRenderedPageBreak/>
        <w:t>Wang, N., Liu, Y., &amp; Xiao, S. (2022). Which Feedback Matters? The Role of Expressions and Valence in Continuous High-Quality Knowledge Contribution in the Online Q&amp;A Community. Decision Support Systems, 156, 113750.</w:t>
      </w:r>
    </w:p>
    <w:p w14:paraId="3FA1D00D" w14:textId="77777777" w:rsidR="00B96D8F" w:rsidRPr="00015210" w:rsidRDefault="00B96D8F" w:rsidP="00B96D8F">
      <w:pPr>
        <w:pStyle w:val="Bibliography"/>
      </w:pPr>
      <w:r w:rsidRPr="00015210">
        <w:t>Wang, X. (Shawn), &amp; Zheng, J. (2024). Can Banning AI-Generated Content Save User-Generated Q&amp;A Platforms? SSRN Scholarly Paper.</w:t>
      </w:r>
    </w:p>
    <w:p w14:paraId="3DB74CD4" w14:textId="77777777" w:rsidR="00B96D8F" w:rsidRPr="00015210" w:rsidRDefault="00B96D8F" w:rsidP="00B96D8F">
      <w:pPr>
        <w:pStyle w:val="Bibliography"/>
      </w:pPr>
      <w:r w:rsidRPr="00015210">
        <w:t>Xue, J., Wang, L., Zheng, J., Li, Y., &amp; Tan, Y. (2026). Can ChatGPT Kill User-Generated Q&amp;A Platforms? Information Systems Research.</w:t>
      </w:r>
    </w:p>
    <w:p w14:paraId="3C0B2D25" w14:textId="77777777" w:rsidR="00B96D8F" w:rsidRPr="00015210" w:rsidRDefault="00B96D8F" w:rsidP="00B96D8F">
      <w:pPr>
        <w:pStyle w:val="Bibliography"/>
      </w:pPr>
      <w:r w:rsidRPr="00015210">
        <w:t>Yiu, S., Seamans, R., Raj, M., &amp; Liu, T. (2026). Worker Repositioning and Technological Change: Evidence from an Online Labor Market. Organization Science.</w:t>
      </w:r>
    </w:p>
    <w:p w14:paraId="13CFACE6" w14:textId="77777777" w:rsidR="00B96D8F" w:rsidRPr="00015210" w:rsidRDefault="00B96D8F" w:rsidP="00B96D8F">
      <w:pPr>
        <w:pStyle w:val="Bibliography"/>
      </w:pPr>
      <w:r w:rsidRPr="00015210">
        <w:t>Zhang, L., Li, Y.-N., Peng, T.-Q., &amp; Wu, Y. (2022). Dynamics of the Social Construction of Knowledge: An Empirical Study of Zhihu in China. EPJ Data Science, 11(1), 35.</w:t>
      </w:r>
    </w:p>
    <w:p w14:paraId="2128BFD5" w14:textId="77777777" w:rsidR="00B96D8F" w:rsidRPr="00015210" w:rsidRDefault="00B96D8F" w:rsidP="00B96D8F">
      <w:pPr>
        <w:pStyle w:val="Bibliography"/>
      </w:pPr>
      <w:r w:rsidRPr="00015210">
        <w:t>Zhang, X. (Michael), &amp; Zhu, F. (2011). Group Size and Incentives to Contribute: A Natural Experiment at Chinese Wikipedia. American Economic Review, 101(4), 1601–1615.</w:t>
      </w:r>
    </w:p>
    <w:p w14:paraId="4684B71E" w14:textId="335424C6" w:rsidR="00B96D8F" w:rsidRPr="00015210" w:rsidRDefault="00B96D8F" w:rsidP="00B96D8F">
      <w:pPr>
        <w:pStyle w:val="Bibliography"/>
        <w:rPr>
          <w:szCs w:val="24"/>
        </w:rPr>
      </w:pPr>
      <w:r w:rsidRPr="00015210">
        <w:fldChar w:fldCharType="end"/>
      </w:r>
    </w:p>
    <w:bookmarkEnd w:id="1"/>
    <w:p w14:paraId="4F3A3D45" w14:textId="27DBB871" w:rsidR="00D66C4E" w:rsidRPr="00015210" w:rsidRDefault="006D1BDC" w:rsidP="006D1BDC">
      <w:pPr>
        <w:pStyle w:val="Heading1"/>
        <w:numPr>
          <w:ilvl w:val="0"/>
          <w:numId w:val="0"/>
        </w:numPr>
        <w:ind w:left="360" w:hanging="360"/>
      </w:pPr>
      <w:r w:rsidRPr="00015210">
        <w:t>Appendix</w:t>
      </w:r>
    </w:p>
    <w:p w14:paraId="1F76C288" w14:textId="433F60E0" w:rsidR="006D1BDC" w:rsidRPr="00015210" w:rsidRDefault="006D1BDC" w:rsidP="006D1BDC">
      <w:pPr>
        <w:pStyle w:val="TableFiguretitle"/>
      </w:pPr>
      <w:r w:rsidRPr="00015210">
        <w:t xml:space="preserve">Table </w:t>
      </w:r>
      <w:del w:id="4420" w:author="Xin Li" w:date="2026-08-21T10:32:00Z" w16du:dateUtc="2026-08-21T02:32:00Z">
        <w:r w:rsidRPr="00015210" w:rsidDel="000E49BD">
          <w:fldChar w:fldCharType="begin"/>
        </w:r>
        <w:r w:rsidRPr="00015210" w:rsidDel="000E49BD">
          <w:delInstrText xml:space="preserve"> SEQ Table \* ARABIC </w:delInstrText>
        </w:r>
        <w:r w:rsidRPr="00015210" w:rsidDel="000E49BD">
          <w:fldChar w:fldCharType="separate"/>
        </w:r>
        <w:r w:rsidRPr="00015210" w:rsidDel="000E49BD">
          <w:delText>2</w:delText>
        </w:r>
        <w:r w:rsidRPr="00015210" w:rsidDel="000E49BD">
          <w:fldChar w:fldCharType="end"/>
        </w:r>
      </w:del>
      <w:ins w:id="4421" w:author="Xin Li" w:date="2026-08-21T10:32:00Z" w16du:dateUtc="2026-08-21T02:32:00Z">
        <w:r w:rsidR="000E49BD">
          <w:t>A1</w:t>
        </w:r>
      </w:ins>
      <w:r w:rsidRPr="00015210">
        <w:t>. Positioning relative to the three most closely related studies</w:t>
      </w:r>
    </w:p>
    <w:tbl>
      <w:tblPr>
        <w:tblW w:w="5000" w:type="pct"/>
        <w:jc w:val="center"/>
        <w:tblLayout w:type="fixed"/>
        <w:tblCellMar>
          <w:left w:w="14" w:type="dxa"/>
          <w:right w:w="14" w:type="dxa"/>
        </w:tblCellMar>
        <w:tblLook w:val="04A0" w:firstRow="1" w:lastRow="0" w:firstColumn="1" w:lastColumn="0" w:noHBand="0" w:noVBand="1"/>
      </w:tblPr>
      <w:tblGrid>
        <w:gridCol w:w="1829"/>
        <w:gridCol w:w="1640"/>
        <w:gridCol w:w="1488"/>
        <w:gridCol w:w="1957"/>
        <w:gridCol w:w="2426"/>
        <w:tblGridChange w:id="4422">
          <w:tblGrid>
            <w:gridCol w:w="10"/>
            <w:gridCol w:w="1819"/>
            <w:gridCol w:w="10"/>
            <w:gridCol w:w="1630"/>
            <w:gridCol w:w="10"/>
            <w:gridCol w:w="1478"/>
            <w:gridCol w:w="10"/>
            <w:gridCol w:w="1947"/>
            <w:gridCol w:w="10"/>
            <w:gridCol w:w="2416"/>
            <w:gridCol w:w="10"/>
          </w:tblGrid>
        </w:tblGridChange>
      </w:tblGrid>
      <w:tr w:rsidR="006D1BDC" w:rsidRPr="00015210" w14:paraId="295E65C3" w14:textId="77777777" w:rsidTr="000E49BD">
        <w:trPr>
          <w:trHeight w:val="360"/>
          <w:jc w:val="center"/>
        </w:trPr>
        <w:tc>
          <w:tcPr>
            <w:tcW w:w="1829" w:type="dxa"/>
            <w:tcBorders>
              <w:top w:val="single" w:sz="8" w:space="0" w:color="auto"/>
              <w:left w:val="single" w:sz="8" w:space="0" w:color="auto"/>
              <w:bottom w:val="single" w:sz="8" w:space="0" w:color="auto"/>
              <w:right w:val="single" w:sz="8" w:space="0" w:color="auto"/>
            </w:tcBorders>
            <w:vAlign w:val="center"/>
            <w:hideMark/>
          </w:tcPr>
          <w:p w14:paraId="2A119D0C" w14:textId="77777777" w:rsidR="006D1BDC" w:rsidRPr="00015210" w:rsidRDefault="006D1BDC" w:rsidP="00DE134C">
            <w:pPr>
              <w:jc w:val="center"/>
              <w:rPr>
                <w:b/>
                <w:bCs/>
                <w:color w:val="000000"/>
                <w:sz w:val="22"/>
                <w:szCs w:val="22"/>
              </w:rPr>
            </w:pPr>
            <w:r w:rsidRPr="00015210">
              <w:rPr>
                <w:b/>
                <w:bCs/>
                <w:color w:val="000000"/>
                <w:sz w:val="22"/>
                <w:szCs w:val="22"/>
              </w:rPr>
              <w:t>Dimension</w:t>
            </w:r>
          </w:p>
        </w:tc>
        <w:tc>
          <w:tcPr>
            <w:tcW w:w="1640" w:type="dxa"/>
            <w:tcBorders>
              <w:top w:val="single" w:sz="8" w:space="0" w:color="auto"/>
              <w:left w:val="nil"/>
              <w:bottom w:val="single" w:sz="8" w:space="0" w:color="auto"/>
              <w:right w:val="single" w:sz="8" w:space="0" w:color="auto"/>
            </w:tcBorders>
            <w:vAlign w:val="center"/>
            <w:hideMark/>
          </w:tcPr>
          <w:p w14:paraId="00C28D56" w14:textId="77777777" w:rsidR="006D1BDC" w:rsidRPr="00015210" w:rsidRDefault="006D1BDC" w:rsidP="00DE134C">
            <w:pPr>
              <w:jc w:val="center"/>
              <w:rPr>
                <w:b/>
                <w:bCs/>
                <w:color w:val="000000"/>
                <w:sz w:val="22"/>
                <w:szCs w:val="22"/>
              </w:rPr>
            </w:pPr>
            <w:r w:rsidRPr="00015210">
              <w:rPr>
                <w:b/>
                <w:bCs/>
                <w:color w:val="000000"/>
                <w:sz w:val="22"/>
                <w:szCs w:val="22"/>
              </w:rPr>
              <w:t>Xue et al. (2026)</w:t>
            </w:r>
          </w:p>
        </w:tc>
        <w:tc>
          <w:tcPr>
            <w:tcW w:w="1488" w:type="dxa"/>
            <w:tcBorders>
              <w:top w:val="single" w:sz="8" w:space="0" w:color="auto"/>
              <w:left w:val="nil"/>
              <w:bottom w:val="single" w:sz="8" w:space="0" w:color="auto"/>
              <w:right w:val="single" w:sz="8" w:space="0" w:color="auto"/>
            </w:tcBorders>
            <w:vAlign w:val="center"/>
            <w:hideMark/>
          </w:tcPr>
          <w:p w14:paraId="42B4C3A8" w14:textId="77777777" w:rsidR="006D1BDC" w:rsidRPr="00015210" w:rsidRDefault="006D1BDC" w:rsidP="00DE134C">
            <w:pPr>
              <w:jc w:val="center"/>
              <w:rPr>
                <w:b/>
                <w:bCs/>
                <w:color w:val="000000"/>
                <w:sz w:val="22"/>
                <w:szCs w:val="22"/>
              </w:rPr>
            </w:pPr>
            <w:r w:rsidRPr="00015210">
              <w:rPr>
                <w:b/>
                <w:bCs/>
                <w:color w:val="000000"/>
                <w:sz w:val="22"/>
                <w:szCs w:val="22"/>
              </w:rPr>
              <w:t>Shan &amp; Qiu (2026)</w:t>
            </w:r>
          </w:p>
        </w:tc>
        <w:tc>
          <w:tcPr>
            <w:tcW w:w="1957" w:type="dxa"/>
            <w:tcBorders>
              <w:top w:val="single" w:sz="8" w:space="0" w:color="auto"/>
              <w:left w:val="nil"/>
              <w:bottom w:val="single" w:sz="8" w:space="0" w:color="auto"/>
              <w:right w:val="single" w:sz="8" w:space="0" w:color="auto"/>
            </w:tcBorders>
            <w:vAlign w:val="center"/>
            <w:hideMark/>
          </w:tcPr>
          <w:p w14:paraId="2BC2CC57" w14:textId="77777777" w:rsidR="006D1BDC" w:rsidRPr="00015210" w:rsidRDefault="006D1BDC" w:rsidP="00DE134C">
            <w:pPr>
              <w:jc w:val="center"/>
              <w:rPr>
                <w:b/>
                <w:bCs/>
                <w:color w:val="000000"/>
                <w:sz w:val="22"/>
                <w:szCs w:val="22"/>
              </w:rPr>
            </w:pPr>
            <w:r w:rsidRPr="00015210">
              <w:rPr>
                <w:b/>
                <w:bCs/>
                <w:color w:val="000000"/>
                <w:sz w:val="22"/>
                <w:szCs w:val="22"/>
              </w:rPr>
              <w:t>Su et al. (2025)</w:t>
            </w:r>
          </w:p>
        </w:tc>
        <w:tc>
          <w:tcPr>
            <w:tcW w:w="2426" w:type="dxa"/>
            <w:tcBorders>
              <w:top w:val="single" w:sz="8" w:space="0" w:color="auto"/>
              <w:left w:val="nil"/>
              <w:bottom w:val="single" w:sz="8" w:space="0" w:color="auto"/>
              <w:right w:val="single" w:sz="8" w:space="0" w:color="auto"/>
            </w:tcBorders>
            <w:vAlign w:val="center"/>
            <w:hideMark/>
          </w:tcPr>
          <w:p w14:paraId="6B25EF68" w14:textId="31C00299" w:rsidR="006D1BDC" w:rsidRPr="00015210" w:rsidRDefault="00B369E9" w:rsidP="00B369E9">
            <w:pPr>
              <w:jc w:val="center"/>
              <w:rPr>
                <w:b/>
                <w:bCs/>
                <w:color w:val="000000"/>
                <w:sz w:val="22"/>
                <w:szCs w:val="22"/>
              </w:rPr>
            </w:pPr>
            <w:ins w:id="4423" w:author="Prof. LIU Ben" w:date="2026-08-24T23:29:00Z" w16du:dateUtc="2026-08-24T15:29:00Z">
              <w:r>
                <w:rPr>
                  <w:rFonts w:hint="eastAsia"/>
                  <w:b/>
                  <w:bCs/>
                  <w:color w:val="000000"/>
                  <w:sz w:val="22"/>
                  <w:szCs w:val="22"/>
                </w:rPr>
                <w:t>Our</w:t>
              </w:r>
            </w:ins>
            <w:del w:id="4424" w:author="Prof. LIU Ben" w:date="2026-08-24T23:29:00Z" w16du:dateUtc="2026-08-24T15:29:00Z">
              <w:r w:rsidR="006D1BDC" w:rsidRPr="00015210" w:rsidDel="00B369E9">
                <w:rPr>
                  <w:b/>
                  <w:bCs/>
                  <w:color w:val="000000"/>
                  <w:sz w:val="22"/>
                  <w:szCs w:val="22"/>
                </w:rPr>
                <w:delText>This</w:delText>
              </w:r>
            </w:del>
            <w:r w:rsidR="006D1BDC" w:rsidRPr="00015210">
              <w:rPr>
                <w:b/>
                <w:bCs/>
                <w:color w:val="000000"/>
                <w:sz w:val="22"/>
                <w:szCs w:val="22"/>
              </w:rPr>
              <w:t xml:space="preserve"> study</w:t>
            </w:r>
          </w:p>
        </w:tc>
      </w:tr>
      <w:tr w:rsidR="000E49BD" w:rsidRPr="00015210" w14:paraId="6D81F212" w14:textId="77777777" w:rsidTr="00330C61">
        <w:tblPrEx>
          <w:tblW w:w="5000" w:type="pct"/>
          <w:jc w:val="center"/>
          <w:tblLayout w:type="fixed"/>
          <w:tblCellMar>
            <w:left w:w="14" w:type="dxa"/>
            <w:right w:w="14" w:type="dxa"/>
          </w:tblCellMar>
          <w:tblPrExChange w:id="4425" w:author="Xin Li" w:date="2026-08-21T10:29:00Z" w16du:dateUtc="2026-08-21T02:29:00Z">
            <w:tblPrEx>
              <w:tblW w:w="5000" w:type="pct"/>
              <w:jc w:val="center"/>
              <w:tblLayout w:type="fixed"/>
              <w:tblCellMar>
                <w:left w:w="14" w:type="dxa"/>
                <w:right w:w="14" w:type="dxa"/>
              </w:tblCellMar>
            </w:tblPrEx>
          </w:tblPrExChange>
        </w:tblPrEx>
        <w:trPr>
          <w:trHeight w:val="40"/>
          <w:jc w:val="center"/>
          <w:trPrChange w:id="4426" w:author="Xin Li" w:date="2026-08-21T10:29:00Z" w16du:dateUtc="2026-08-21T02:29:00Z">
            <w:trPr>
              <w:gridAfter w:val="0"/>
              <w:trHeight w:val="700"/>
              <w:jc w:val="center"/>
            </w:trPr>
          </w:trPrChange>
        </w:trPr>
        <w:tc>
          <w:tcPr>
            <w:tcW w:w="1829" w:type="dxa"/>
            <w:tcBorders>
              <w:top w:val="nil"/>
              <w:left w:val="single" w:sz="8" w:space="0" w:color="auto"/>
              <w:bottom w:val="single" w:sz="8" w:space="0" w:color="auto"/>
              <w:right w:val="single" w:sz="8" w:space="0" w:color="auto"/>
            </w:tcBorders>
            <w:vAlign w:val="center"/>
            <w:hideMark/>
            <w:tcPrChange w:id="4427" w:author="Xin Li" w:date="2026-08-21T10:29:00Z" w16du:dateUtc="2026-08-21T02:29:00Z">
              <w:tcPr>
                <w:tcW w:w="1829" w:type="dxa"/>
                <w:gridSpan w:val="2"/>
                <w:tcBorders>
                  <w:top w:val="nil"/>
                  <w:left w:val="single" w:sz="8" w:space="0" w:color="auto"/>
                  <w:bottom w:val="single" w:sz="8" w:space="0" w:color="auto"/>
                  <w:right w:val="single" w:sz="8" w:space="0" w:color="auto"/>
                </w:tcBorders>
                <w:vAlign w:val="center"/>
                <w:hideMark/>
              </w:tcPr>
            </w:tcPrChange>
          </w:tcPr>
          <w:p w14:paraId="3AC12EC7" w14:textId="77777777" w:rsidR="000E49BD" w:rsidRPr="00015210" w:rsidRDefault="000E49BD" w:rsidP="00330C61">
            <w:pPr>
              <w:rPr>
                <w:color w:val="000000"/>
                <w:sz w:val="22"/>
                <w:szCs w:val="22"/>
              </w:rPr>
            </w:pPr>
            <w:commentRangeStart w:id="4428"/>
            <w:r w:rsidRPr="00015210">
              <w:rPr>
                <w:color w:val="000000"/>
                <w:sz w:val="22"/>
                <w:szCs w:val="22"/>
              </w:rPr>
              <w:t>Primary outcome</w:t>
            </w:r>
          </w:p>
        </w:tc>
        <w:tc>
          <w:tcPr>
            <w:tcW w:w="1640" w:type="dxa"/>
            <w:tcBorders>
              <w:top w:val="nil"/>
              <w:left w:val="nil"/>
              <w:bottom w:val="single" w:sz="8" w:space="0" w:color="auto"/>
              <w:right w:val="single" w:sz="8" w:space="0" w:color="auto"/>
            </w:tcBorders>
            <w:vAlign w:val="center"/>
            <w:hideMark/>
            <w:tcPrChange w:id="4429" w:author="Xin Li" w:date="2026-08-21T10:29:00Z" w16du:dateUtc="2026-08-21T02:29:00Z">
              <w:tcPr>
                <w:tcW w:w="1640" w:type="dxa"/>
                <w:gridSpan w:val="2"/>
                <w:tcBorders>
                  <w:top w:val="nil"/>
                  <w:left w:val="nil"/>
                  <w:bottom w:val="single" w:sz="8" w:space="0" w:color="auto"/>
                  <w:right w:val="single" w:sz="8" w:space="0" w:color="auto"/>
                </w:tcBorders>
                <w:vAlign w:val="center"/>
                <w:hideMark/>
              </w:tcPr>
            </w:tcPrChange>
          </w:tcPr>
          <w:p w14:paraId="202C66EE" w14:textId="77777777" w:rsidR="000E49BD" w:rsidRPr="00015210" w:rsidRDefault="000E49BD" w:rsidP="00330C61">
            <w:pPr>
              <w:jc w:val="center"/>
              <w:rPr>
                <w:color w:val="000000"/>
                <w:sz w:val="22"/>
                <w:szCs w:val="22"/>
              </w:rPr>
            </w:pPr>
            <w:r w:rsidRPr="00015210">
              <w:rPr>
                <w:color w:val="000000"/>
                <w:sz w:val="22"/>
                <w:szCs w:val="22"/>
              </w:rPr>
              <w:t xml:space="preserve">Question </w:t>
            </w:r>
            <w:del w:id="4430" w:author="Xin Li" w:date="2026-08-21T10:28:00Z" w16du:dateUtc="2026-08-21T02:28:00Z">
              <w:r w:rsidRPr="00015210" w:rsidDel="000E49BD">
                <w:rPr>
                  <w:color w:val="000000"/>
                  <w:sz w:val="22"/>
                  <w:szCs w:val="22"/>
                </w:rPr>
                <w:delText>supply</w:delText>
              </w:r>
            </w:del>
          </w:p>
        </w:tc>
        <w:tc>
          <w:tcPr>
            <w:tcW w:w="1488" w:type="dxa"/>
            <w:tcBorders>
              <w:top w:val="nil"/>
              <w:left w:val="nil"/>
              <w:bottom w:val="single" w:sz="8" w:space="0" w:color="auto"/>
              <w:right w:val="single" w:sz="8" w:space="0" w:color="auto"/>
            </w:tcBorders>
            <w:vAlign w:val="center"/>
            <w:hideMark/>
            <w:tcPrChange w:id="4431" w:author="Xin Li" w:date="2026-08-21T10:29:00Z" w16du:dateUtc="2026-08-21T02:29:00Z">
              <w:tcPr>
                <w:tcW w:w="1488" w:type="dxa"/>
                <w:gridSpan w:val="2"/>
                <w:tcBorders>
                  <w:top w:val="nil"/>
                  <w:left w:val="nil"/>
                  <w:bottom w:val="single" w:sz="8" w:space="0" w:color="auto"/>
                  <w:right w:val="single" w:sz="8" w:space="0" w:color="auto"/>
                </w:tcBorders>
                <w:vAlign w:val="center"/>
                <w:hideMark/>
              </w:tcPr>
            </w:tcPrChange>
          </w:tcPr>
          <w:p w14:paraId="62757BBF" w14:textId="77777777" w:rsidR="000E49BD" w:rsidRPr="00015210" w:rsidRDefault="000E49BD" w:rsidP="00330C61">
            <w:pPr>
              <w:jc w:val="center"/>
              <w:rPr>
                <w:color w:val="000000"/>
                <w:sz w:val="22"/>
                <w:szCs w:val="22"/>
              </w:rPr>
            </w:pPr>
            <w:r w:rsidRPr="00015210">
              <w:rPr>
                <w:color w:val="000000"/>
                <w:sz w:val="22"/>
                <w:szCs w:val="22"/>
              </w:rPr>
              <w:t xml:space="preserve">Answer </w:t>
            </w:r>
            <w:del w:id="4432" w:author="Xin Li" w:date="2026-08-21T10:28:00Z" w16du:dateUtc="2026-08-21T02:28:00Z">
              <w:r w:rsidRPr="00015210" w:rsidDel="000E49BD">
                <w:rPr>
                  <w:color w:val="000000"/>
                  <w:sz w:val="22"/>
                  <w:szCs w:val="22"/>
                </w:rPr>
                <w:delText>supply and style</w:delText>
              </w:r>
            </w:del>
          </w:p>
        </w:tc>
        <w:tc>
          <w:tcPr>
            <w:tcW w:w="1957" w:type="dxa"/>
            <w:tcBorders>
              <w:top w:val="nil"/>
              <w:left w:val="nil"/>
              <w:bottom w:val="single" w:sz="8" w:space="0" w:color="auto"/>
              <w:right w:val="single" w:sz="8" w:space="0" w:color="auto"/>
            </w:tcBorders>
            <w:vAlign w:val="center"/>
            <w:hideMark/>
            <w:tcPrChange w:id="4433" w:author="Xin Li" w:date="2026-08-21T10:29:00Z" w16du:dateUtc="2026-08-21T02:29:00Z">
              <w:tcPr>
                <w:tcW w:w="1957" w:type="dxa"/>
                <w:gridSpan w:val="2"/>
                <w:tcBorders>
                  <w:top w:val="nil"/>
                  <w:left w:val="nil"/>
                  <w:bottom w:val="single" w:sz="8" w:space="0" w:color="auto"/>
                  <w:right w:val="single" w:sz="8" w:space="0" w:color="auto"/>
                </w:tcBorders>
                <w:vAlign w:val="center"/>
                <w:hideMark/>
              </w:tcPr>
            </w:tcPrChange>
          </w:tcPr>
          <w:p w14:paraId="50192C92" w14:textId="3CF47471" w:rsidR="000E49BD" w:rsidRPr="00015210" w:rsidRDefault="000E49BD" w:rsidP="00330C61">
            <w:pPr>
              <w:jc w:val="center"/>
              <w:rPr>
                <w:color w:val="000000"/>
                <w:sz w:val="22"/>
                <w:szCs w:val="22"/>
              </w:rPr>
            </w:pPr>
            <w:r w:rsidRPr="00015210">
              <w:rPr>
                <w:color w:val="000000"/>
                <w:sz w:val="22"/>
                <w:szCs w:val="22"/>
              </w:rPr>
              <w:t xml:space="preserve">Answer </w:t>
            </w:r>
            <w:ins w:id="4434" w:author="Prof. LIU Ben" w:date="2026-08-24T23:29:00Z" w16du:dateUtc="2026-08-24T15:29:00Z">
              <w:r w:rsidR="00B369E9">
                <w:rPr>
                  <w:rFonts w:hint="eastAsia"/>
                  <w:color w:val="000000"/>
                  <w:sz w:val="22"/>
                  <w:szCs w:val="22"/>
                </w:rPr>
                <w:t>(supply &amp; length)</w:t>
              </w:r>
            </w:ins>
            <w:del w:id="4435" w:author="Xin Li" w:date="2026-08-21T10:28:00Z" w16du:dateUtc="2026-08-21T02:28:00Z">
              <w:r w:rsidRPr="00015210" w:rsidDel="000E49BD">
                <w:rPr>
                  <w:color w:val="000000"/>
                  <w:sz w:val="22"/>
                  <w:szCs w:val="22"/>
                </w:rPr>
                <w:delText>supply</w:delText>
              </w:r>
            </w:del>
          </w:p>
        </w:tc>
        <w:tc>
          <w:tcPr>
            <w:tcW w:w="2426" w:type="dxa"/>
            <w:tcBorders>
              <w:top w:val="nil"/>
              <w:left w:val="nil"/>
              <w:bottom w:val="single" w:sz="8" w:space="0" w:color="auto"/>
              <w:right w:val="single" w:sz="8" w:space="0" w:color="auto"/>
            </w:tcBorders>
            <w:vAlign w:val="center"/>
            <w:hideMark/>
            <w:tcPrChange w:id="4436" w:author="Xin Li" w:date="2026-08-21T10:29:00Z" w16du:dateUtc="2026-08-21T02:29:00Z">
              <w:tcPr>
                <w:tcW w:w="2426" w:type="dxa"/>
                <w:gridSpan w:val="2"/>
                <w:tcBorders>
                  <w:top w:val="nil"/>
                  <w:left w:val="nil"/>
                  <w:bottom w:val="single" w:sz="8" w:space="0" w:color="auto"/>
                  <w:right w:val="single" w:sz="8" w:space="0" w:color="auto"/>
                </w:tcBorders>
                <w:vAlign w:val="center"/>
                <w:hideMark/>
              </w:tcPr>
            </w:tcPrChange>
          </w:tcPr>
          <w:p w14:paraId="70CFC33D" w14:textId="7F47FB2C" w:rsidR="000E49BD" w:rsidRPr="00015210" w:rsidRDefault="000E49BD" w:rsidP="00330C61">
            <w:pPr>
              <w:jc w:val="center"/>
              <w:rPr>
                <w:color w:val="000000"/>
                <w:sz w:val="22"/>
                <w:szCs w:val="22"/>
              </w:rPr>
            </w:pPr>
            <w:r w:rsidRPr="00015210">
              <w:rPr>
                <w:color w:val="000000"/>
                <w:sz w:val="22"/>
                <w:szCs w:val="22"/>
              </w:rPr>
              <w:t xml:space="preserve">Answer </w:t>
            </w:r>
            <w:ins w:id="4437" w:author="Prof. LIU Ben" w:date="2026-08-24T23:29:00Z" w16du:dateUtc="2026-08-24T15:29:00Z">
              <w:r w:rsidR="00B369E9">
                <w:rPr>
                  <w:rFonts w:hint="eastAsia"/>
                  <w:color w:val="000000"/>
                  <w:sz w:val="22"/>
                  <w:szCs w:val="22"/>
                </w:rPr>
                <w:t>(supply &amp; quality)</w:t>
              </w:r>
            </w:ins>
            <w:del w:id="4438" w:author="Xin Li" w:date="2026-08-21T10:28:00Z" w16du:dateUtc="2026-08-21T02:28:00Z">
              <w:r w:rsidRPr="00015210" w:rsidDel="000E49BD">
                <w:rPr>
                  <w:color w:val="000000"/>
                  <w:sz w:val="22"/>
                  <w:szCs w:val="22"/>
                </w:rPr>
                <w:delText xml:space="preserve">supply </w:delText>
              </w:r>
              <w:r w:rsidRPr="00015210" w:rsidDel="000E49BD">
                <w:rPr>
                  <w:b/>
                  <w:bCs/>
                  <w:color w:val="000000"/>
                  <w:sz w:val="22"/>
                  <w:szCs w:val="22"/>
                </w:rPr>
                <w:delText>and</w:delText>
              </w:r>
              <w:r w:rsidRPr="00015210" w:rsidDel="000E49BD">
                <w:rPr>
                  <w:color w:val="000000"/>
                  <w:sz w:val="22"/>
                  <w:szCs w:val="22"/>
                </w:rPr>
                <w:delText xml:space="preserve"> contribution quality</w:delText>
              </w:r>
            </w:del>
            <w:commentRangeEnd w:id="4428"/>
            <w:r w:rsidR="00B369E9" w:rsidRPr="00015210">
              <w:rPr>
                <w:rStyle w:val="CommentReference"/>
                <w:color w:val="000000"/>
                <w:sz w:val="22"/>
                <w:szCs w:val="22"/>
              </w:rPr>
              <w:commentReference w:id="4428"/>
            </w:r>
          </w:p>
        </w:tc>
      </w:tr>
      <w:tr w:rsidR="000E49BD" w:rsidRPr="00015210" w14:paraId="377C5EC5" w14:textId="77777777" w:rsidTr="00FF04DB">
        <w:tblPrEx>
          <w:tblW w:w="5000" w:type="pct"/>
          <w:jc w:val="center"/>
          <w:tblLayout w:type="fixed"/>
          <w:tblCellMar>
            <w:left w:w="14" w:type="dxa"/>
            <w:right w:w="14" w:type="dxa"/>
          </w:tblCellMar>
          <w:tblPrExChange w:id="4439" w:author="Xin Li" w:date="2026-08-21T10:29:00Z" w16du:dateUtc="2026-08-21T02:29:00Z">
            <w:tblPrEx>
              <w:tblW w:w="5000" w:type="pct"/>
              <w:jc w:val="center"/>
              <w:tblLayout w:type="fixed"/>
              <w:tblCellMar>
                <w:left w:w="14" w:type="dxa"/>
                <w:right w:w="14" w:type="dxa"/>
              </w:tblCellMar>
            </w:tblPrEx>
          </w:tblPrExChange>
        </w:tblPrEx>
        <w:trPr>
          <w:trHeight w:val="40"/>
          <w:jc w:val="center"/>
          <w:trPrChange w:id="4440" w:author="Xin Li" w:date="2026-08-21T10:29:00Z" w16du:dateUtc="2026-08-21T02:29:00Z">
            <w:trPr>
              <w:gridAfter w:val="0"/>
              <w:trHeight w:val="700"/>
              <w:jc w:val="center"/>
            </w:trPr>
          </w:trPrChange>
        </w:trPr>
        <w:tc>
          <w:tcPr>
            <w:tcW w:w="1829" w:type="dxa"/>
            <w:tcBorders>
              <w:top w:val="nil"/>
              <w:left w:val="single" w:sz="8" w:space="0" w:color="auto"/>
              <w:bottom w:val="single" w:sz="8" w:space="0" w:color="auto"/>
              <w:right w:val="single" w:sz="8" w:space="0" w:color="auto"/>
            </w:tcBorders>
            <w:vAlign w:val="center"/>
            <w:hideMark/>
            <w:tcPrChange w:id="4441" w:author="Xin Li" w:date="2026-08-21T10:29:00Z" w16du:dateUtc="2026-08-21T02:29:00Z">
              <w:tcPr>
                <w:tcW w:w="1829" w:type="dxa"/>
                <w:gridSpan w:val="2"/>
                <w:tcBorders>
                  <w:top w:val="nil"/>
                  <w:left w:val="single" w:sz="8" w:space="0" w:color="auto"/>
                  <w:bottom w:val="single" w:sz="8" w:space="0" w:color="auto"/>
                  <w:right w:val="single" w:sz="8" w:space="0" w:color="auto"/>
                </w:tcBorders>
                <w:vAlign w:val="center"/>
                <w:hideMark/>
              </w:tcPr>
            </w:tcPrChange>
          </w:tcPr>
          <w:p w14:paraId="627F358F" w14:textId="77777777" w:rsidR="000E49BD" w:rsidRPr="00015210" w:rsidRDefault="000E49BD" w:rsidP="00FF04DB">
            <w:pPr>
              <w:rPr>
                <w:color w:val="000000"/>
                <w:sz w:val="22"/>
                <w:szCs w:val="22"/>
              </w:rPr>
            </w:pPr>
            <w:r w:rsidRPr="00015210">
              <w:rPr>
                <w:color w:val="000000"/>
                <w:sz w:val="22"/>
                <w:szCs w:val="22"/>
              </w:rPr>
              <w:t xml:space="preserve">Domain </w:t>
            </w:r>
            <w:del w:id="4442" w:author="Xin Li" w:date="2026-08-21T10:31:00Z" w16du:dateUtc="2026-08-21T02:31:00Z">
              <w:r w:rsidRPr="00015210" w:rsidDel="000E49BD">
                <w:rPr>
                  <w:color w:val="000000"/>
                  <w:sz w:val="22"/>
                  <w:szCs w:val="22"/>
                </w:rPr>
                <w:delText xml:space="preserve">and basis of </w:delText>
              </w:r>
            </w:del>
            <w:del w:id="4443" w:author="Xin Li" w:date="2026-08-21T10:30:00Z" w16du:dateUtc="2026-08-21T02:30:00Z">
              <w:r w:rsidRPr="00015210" w:rsidDel="000E49BD">
                <w:rPr>
                  <w:color w:val="000000"/>
                  <w:sz w:val="22"/>
                  <w:szCs w:val="22"/>
                </w:rPr>
                <w:delText>contribution value</w:delText>
              </w:r>
            </w:del>
          </w:p>
        </w:tc>
        <w:tc>
          <w:tcPr>
            <w:tcW w:w="1640" w:type="dxa"/>
            <w:tcBorders>
              <w:top w:val="nil"/>
              <w:left w:val="nil"/>
              <w:bottom w:val="single" w:sz="8" w:space="0" w:color="auto"/>
              <w:right w:val="single" w:sz="8" w:space="0" w:color="auto"/>
            </w:tcBorders>
            <w:vAlign w:val="center"/>
            <w:hideMark/>
            <w:tcPrChange w:id="4444" w:author="Xin Li" w:date="2026-08-21T10:29:00Z" w16du:dateUtc="2026-08-21T02:29:00Z">
              <w:tcPr>
                <w:tcW w:w="1640" w:type="dxa"/>
                <w:gridSpan w:val="2"/>
                <w:tcBorders>
                  <w:top w:val="nil"/>
                  <w:left w:val="nil"/>
                  <w:bottom w:val="single" w:sz="8" w:space="0" w:color="auto"/>
                  <w:right w:val="single" w:sz="8" w:space="0" w:color="auto"/>
                </w:tcBorders>
                <w:vAlign w:val="center"/>
                <w:hideMark/>
              </w:tcPr>
            </w:tcPrChange>
          </w:tcPr>
          <w:p w14:paraId="4536966D" w14:textId="77777777" w:rsidR="000E49BD" w:rsidRPr="00015210" w:rsidRDefault="000E49BD" w:rsidP="00FF04DB">
            <w:pPr>
              <w:jc w:val="center"/>
              <w:rPr>
                <w:color w:val="000000"/>
                <w:sz w:val="22"/>
                <w:szCs w:val="22"/>
              </w:rPr>
            </w:pPr>
            <w:r w:rsidRPr="00015210">
              <w:rPr>
                <w:color w:val="000000"/>
                <w:sz w:val="22"/>
                <w:szCs w:val="22"/>
              </w:rPr>
              <w:t>Technical</w:t>
            </w:r>
            <w:del w:id="4445" w:author="Prof. LIU Ben" w:date="2026-08-24T23:26:00Z" w16du:dateUtc="2026-08-24T15:26:00Z">
              <w:r w:rsidRPr="00015210" w:rsidDel="00B369E9">
                <w:rPr>
                  <w:color w:val="000000"/>
                  <w:sz w:val="22"/>
                  <w:szCs w:val="22"/>
                </w:rPr>
                <w:delText xml:space="preserve">; </w:delText>
              </w:r>
            </w:del>
            <w:del w:id="4446" w:author="Xin Li" w:date="2026-08-21T10:31:00Z" w16du:dateUtc="2026-08-21T02:31:00Z">
              <w:r w:rsidRPr="00015210" w:rsidDel="000E49BD">
                <w:rPr>
                  <w:color w:val="000000"/>
                  <w:sz w:val="22"/>
                  <w:szCs w:val="22"/>
                </w:rPr>
                <w:delText>correctness</w:delText>
              </w:r>
            </w:del>
          </w:p>
        </w:tc>
        <w:tc>
          <w:tcPr>
            <w:tcW w:w="1488" w:type="dxa"/>
            <w:tcBorders>
              <w:top w:val="nil"/>
              <w:left w:val="nil"/>
              <w:bottom w:val="single" w:sz="8" w:space="0" w:color="auto"/>
              <w:right w:val="single" w:sz="8" w:space="0" w:color="auto"/>
            </w:tcBorders>
            <w:vAlign w:val="center"/>
            <w:hideMark/>
            <w:tcPrChange w:id="4447" w:author="Xin Li" w:date="2026-08-21T10:29:00Z" w16du:dateUtc="2026-08-21T02:29:00Z">
              <w:tcPr>
                <w:tcW w:w="1488" w:type="dxa"/>
                <w:gridSpan w:val="2"/>
                <w:tcBorders>
                  <w:top w:val="nil"/>
                  <w:left w:val="nil"/>
                  <w:bottom w:val="single" w:sz="8" w:space="0" w:color="auto"/>
                  <w:right w:val="single" w:sz="8" w:space="0" w:color="auto"/>
                </w:tcBorders>
                <w:vAlign w:val="center"/>
                <w:hideMark/>
              </w:tcPr>
            </w:tcPrChange>
          </w:tcPr>
          <w:p w14:paraId="5A35A784" w14:textId="77777777" w:rsidR="000E49BD" w:rsidRPr="00015210" w:rsidRDefault="000E49BD" w:rsidP="00FF04DB">
            <w:pPr>
              <w:jc w:val="center"/>
              <w:rPr>
                <w:color w:val="000000"/>
                <w:sz w:val="22"/>
                <w:szCs w:val="22"/>
              </w:rPr>
            </w:pPr>
            <w:r w:rsidRPr="00015210">
              <w:rPr>
                <w:color w:val="000000"/>
                <w:sz w:val="22"/>
                <w:szCs w:val="22"/>
              </w:rPr>
              <w:t>Technical</w:t>
            </w:r>
            <w:del w:id="4448" w:author="Prof. LIU Ben" w:date="2026-08-24T23:26:00Z" w16du:dateUtc="2026-08-24T15:26:00Z">
              <w:r w:rsidRPr="00015210" w:rsidDel="00B369E9">
                <w:rPr>
                  <w:color w:val="000000"/>
                  <w:sz w:val="22"/>
                  <w:szCs w:val="22"/>
                </w:rPr>
                <w:delText>;</w:delText>
              </w:r>
            </w:del>
            <w:r w:rsidRPr="00015210">
              <w:rPr>
                <w:color w:val="000000"/>
                <w:sz w:val="22"/>
                <w:szCs w:val="22"/>
              </w:rPr>
              <w:t xml:space="preserve"> </w:t>
            </w:r>
            <w:del w:id="4449" w:author="Xin Li" w:date="2026-08-21T10:31:00Z" w16du:dateUtc="2026-08-21T02:31:00Z">
              <w:r w:rsidRPr="00015210" w:rsidDel="000E49BD">
                <w:rPr>
                  <w:color w:val="000000"/>
                  <w:sz w:val="22"/>
                  <w:szCs w:val="22"/>
                </w:rPr>
                <w:delText>correctness</w:delText>
              </w:r>
            </w:del>
          </w:p>
        </w:tc>
        <w:tc>
          <w:tcPr>
            <w:tcW w:w="1957" w:type="dxa"/>
            <w:tcBorders>
              <w:top w:val="nil"/>
              <w:left w:val="nil"/>
              <w:bottom w:val="single" w:sz="8" w:space="0" w:color="auto"/>
              <w:right w:val="single" w:sz="8" w:space="0" w:color="auto"/>
            </w:tcBorders>
            <w:vAlign w:val="center"/>
            <w:hideMark/>
            <w:tcPrChange w:id="4450" w:author="Xin Li" w:date="2026-08-21T10:29:00Z" w16du:dateUtc="2026-08-21T02:29:00Z">
              <w:tcPr>
                <w:tcW w:w="1957" w:type="dxa"/>
                <w:gridSpan w:val="2"/>
                <w:tcBorders>
                  <w:top w:val="nil"/>
                  <w:left w:val="nil"/>
                  <w:bottom w:val="single" w:sz="8" w:space="0" w:color="auto"/>
                  <w:right w:val="single" w:sz="8" w:space="0" w:color="auto"/>
                </w:tcBorders>
                <w:vAlign w:val="center"/>
                <w:hideMark/>
              </w:tcPr>
            </w:tcPrChange>
          </w:tcPr>
          <w:p w14:paraId="57685D93" w14:textId="77777777" w:rsidR="000E49BD" w:rsidRPr="00015210" w:rsidRDefault="000E49BD" w:rsidP="00FF04DB">
            <w:pPr>
              <w:jc w:val="center"/>
              <w:rPr>
                <w:color w:val="000000"/>
                <w:sz w:val="22"/>
                <w:szCs w:val="22"/>
              </w:rPr>
            </w:pPr>
            <w:r w:rsidRPr="00015210">
              <w:rPr>
                <w:color w:val="000000"/>
                <w:sz w:val="22"/>
                <w:szCs w:val="22"/>
              </w:rPr>
              <w:t>General-interest</w:t>
            </w:r>
            <w:del w:id="4451" w:author="Prof. LIU Ben" w:date="2026-08-24T23:26:00Z" w16du:dateUtc="2026-08-24T15:26:00Z">
              <w:r w:rsidRPr="00015210" w:rsidDel="00B369E9">
                <w:rPr>
                  <w:color w:val="000000"/>
                  <w:sz w:val="22"/>
                  <w:szCs w:val="22"/>
                </w:rPr>
                <w:delText xml:space="preserve">; </w:delText>
              </w:r>
            </w:del>
            <w:del w:id="4452" w:author="Xin Li" w:date="2026-08-21T10:31:00Z" w16du:dateUtc="2026-08-21T02:31:00Z">
              <w:r w:rsidRPr="00015210" w:rsidDel="000E49BD">
                <w:rPr>
                  <w:color w:val="000000"/>
                  <w:sz w:val="22"/>
                  <w:szCs w:val="22"/>
                </w:rPr>
                <w:delText>experience and interpretation</w:delText>
              </w:r>
            </w:del>
          </w:p>
        </w:tc>
        <w:tc>
          <w:tcPr>
            <w:tcW w:w="2426" w:type="dxa"/>
            <w:tcBorders>
              <w:top w:val="nil"/>
              <w:left w:val="nil"/>
              <w:bottom w:val="single" w:sz="8" w:space="0" w:color="auto"/>
              <w:right w:val="single" w:sz="8" w:space="0" w:color="auto"/>
            </w:tcBorders>
            <w:vAlign w:val="center"/>
            <w:hideMark/>
            <w:tcPrChange w:id="4453" w:author="Xin Li" w:date="2026-08-21T10:29:00Z" w16du:dateUtc="2026-08-21T02:29:00Z">
              <w:tcPr>
                <w:tcW w:w="2426" w:type="dxa"/>
                <w:gridSpan w:val="2"/>
                <w:tcBorders>
                  <w:top w:val="nil"/>
                  <w:left w:val="nil"/>
                  <w:bottom w:val="single" w:sz="8" w:space="0" w:color="auto"/>
                  <w:right w:val="single" w:sz="8" w:space="0" w:color="auto"/>
                </w:tcBorders>
                <w:vAlign w:val="center"/>
                <w:hideMark/>
              </w:tcPr>
            </w:tcPrChange>
          </w:tcPr>
          <w:p w14:paraId="59DABC73" w14:textId="77777777" w:rsidR="000E49BD" w:rsidRPr="00015210" w:rsidRDefault="000E49BD" w:rsidP="00FF04DB">
            <w:pPr>
              <w:jc w:val="center"/>
              <w:rPr>
                <w:color w:val="000000"/>
                <w:sz w:val="22"/>
                <w:szCs w:val="22"/>
              </w:rPr>
            </w:pPr>
            <w:r w:rsidRPr="00015210">
              <w:rPr>
                <w:color w:val="000000"/>
                <w:sz w:val="22"/>
                <w:szCs w:val="22"/>
              </w:rPr>
              <w:t>Technical</w:t>
            </w:r>
            <w:del w:id="4454" w:author="Prof. LIU Ben" w:date="2026-08-24T23:26:00Z" w16du:dateUtc="2026-08-24T15:26:00Z">
              <w:r w:rsidRPr="00015210" w:rsidDel="00B369E9">
                <w:rPr>
                  <w:color w:val="000000"/>
                  <w:sz w:val="22"/>
                  <w:szCs w:val="22"/>
                </w:rPr>
                <w:delText xml:space="preserve">; </w:delText>
              </w:r>
            </w:del>
            <w:del w:id="4455" w:author="Xin Li" w:date="2026-08-21T10:31:00Z" w16du:dateUtc="2026-08-21T02:31:00Z">
              <w:r w:rsidRPr="00015210" w:rsidDel="000E49BD">
                <w:rPr>
                  <w:color w:val="000000"/>
                  <w:sz w:val="22"/>
                  <w:szCs w:val="22"/>
                </w:rPr>
                <w:delText>correctness and efficiency</w:delText>
              </w:r>
            </w:del>
          </w:p>
        </w:tc>
      </w:tr>
      <w:tr w:rsidR="000E49BD" w:rsidRPr="00015210" w14:paraId="004D4AAE" w14:textId="77777777" w:rsidTr="00FF04DB">
        <w:trPr>
          <w:trHeight w:val="40"/>
          <w:jc w:val="center"/>
          <w:ins w:id="4456" w:author="Xin Li" w:date="2026-08-21T10:30:00Z"/>
        </w:trPr>
        <w:tc>
          <w:tcPr>
            <w:tcW w:w="1829" w:type="dxa"/>
            <w:tcBorders>
              <w:top w:val="nil"/>
              <w:left w:val="single" w:sz="8" w:space="0" w:color="auto"/>
              <w:bottom w:val="single" w:sz="8" w:space="0" w:color="auto"/>
              <w:right w:val="single" w:sz="8" w:space="0" w:color="auto"/>
            </w:tcBorders>
            <w:vAlign w:val="center"/>
          </w:tcPr>
          <w:p w14:paraId="394C80FC" w14:textId="77777777" w:rsidR="000E49BD" w:rsidRPr="00015210" w:rsidRDefault="000E49BD" w:rsidP="00FF04DB">
            <w:pPr>
              <w:rPr>
                <w:ins w:id="4457" w:author="Xin Li" w:date="2026-08-21T10:30:00Z" w16du:dateUtc="2026-08-21T02:30:00Z"/>
                <w:color w:val="000000"/>
                <w:sz w:val="22"/>
                <w:szCs w:val="22"/>
              </w:rPr>
            </w:pPr>
            <w:commentRangeStart w:id="4458"/>
            <w:ins w:id="4459" w:author="Xin Li" w:date="2026-08-21T10:31:00Z" w16du:dateUtc="2026-08-21T02:31:00Z">
              <w:r>
                <w:rPr>
                  <w:color w:val="000000"/>
                  <w:sz w:val="22"/>
                  <w:szCs w:val="22"/>
                </w:rPr>
                <w:t xml:space="preserve">Answer </w:t>
              </w:r>
            </w:ins>
            <w:ins w:id="4460" w:author="Xin Li" w:date="2026-08-21T10:30:00Z" w16du:dateUtc="2026-08-21T02:30:00Z">
              <w:r w:rsidRPr="00015210">
                <w:rPr>
                  <w:color w:val="000000"/>
                  <w:sz w:val="22"/>
                  <w:szCs w:val="22"/>
                </w:rPr>
                <w:t>value</w:t>
              </w:r>
            </w:ins>
          </w:p>
        </w:tc>
        <w:tc>
          <w:tcPr>
            <w:tcW w:w="1640" w:type="dxa"/>
            <w:tcBorders>
              <w:top w:val="nil"/>
              <w:left w:val="nil"/>
              <w:bottom w:val="single" w:sz="8" w:space="0" w:color="auto"/>
              <w:right w:val="single" w:sz="8" w:space="0" w:color="auto"/>
            </w:tcBorders>
            <w:vAlign w:val="center"/>
          </w:tcPr>
          <w:p w14:paraId="46FD2015" w14:textId="77777777" w:rsidR="000E49BD" w:rsidRPr="00015210" w:rsidRDefault="000E49BD" w:rsidP="00FF04DB">
            <w:pPr>
              <w:jc w:val="center"/>
              <w:rPr>
                <w:ins w:id="4461" w:author="Xin Li" w:date="2026-08-21T10:30:00Z" w16du:dateUtc="2026-08-21T02:30:00Z"/>
                <w:color w:val="000000"/>
                <w:sz w:val="22"/>
                <w:szCs w:val="22"/>
              </w:rPr>
            </w:pPr>
            <w:ins w:id="4462" w:author="Xin Li" w:date="2026-08-21T10:31:00Z" w16du:dateUtc="2026-08-21T02:31:00Z">
              <w:r w:rsidRPr="00015210">
                <w:rPr>
                  <w:color w:val="000000"/>
                  <w:sz w:val="22"/>
                  <w:szCs w:val="22"/>
                </w:rPr>
                <w:t>correctness</w:t>
              </w:r>
            </w:ins>
          </w:p>
        </w:tc>
        <w:tc>
          <w:tcPr>
            <w:tcW w:w="1488" w:type="dxa"/>
            <w:tcBorders>
              <w:top w:val="nil"/>
              <w:left w:val="nil"/>
              <w:bottom w:val="single" w:sz="8" w:space="0" w:color="auto"/>
              <w:right w:val="single" w:sz="8" w:space="0" w:color="auto"/>
            </w:tcBorders>
            <w:vAlign w:val="center"/>
          </w:tcPr>
          <w:p w14:paraId="77C4ABFA" w14:textId="77777777" w:rsidR="000E49BD" w:rsidRPr="00015210" w:rsidRDefault="000E49BD" w:rsidP="00FF04DB">
            <w:pPr>
              <w:jc w:val="center"/>
              <w:rPr>
                <w:ins w:id="4463" w:author="Xin Li" w:date="2026-08-21T10:30:00Z" w16du:dateUtc="2026-08-21T02:30:00Z"/>
                <w:color w:val="000000"/>
                <w:sz w:val="22"/>
                <w:szCs w:val="22"/>
              </w:rPr>
            </w:pPr>
            <w:ins w:id="4464" w:author="Xin Li" w:date="2026-08-21T10:31:00Z" w16du:dateUtc="2026-08-21T02:31:00Z">
              <w:r w:rsidRPr="00015210">
                <w:rPr>
                  <w:color w:val="000000"/>
                  <w:sz w:val="22"/>
                  <w:szCs w:val="22"/>
                </w:rPr>
                <w:t>correctness</w:t>
              </w:r>
            </w:ins>
          </w:p>
        </w:tc>
        <w:tc>
          <w:tcPr>
            <w:tcW w:w="1957" w:type="dxa"/>
            <w:tcBorders>
              <w:top w:val="nil"/>
              <w:left w:val="nil"/>
              <w:bottom w:val="single" w:sz="8" w:space="0" w:color="auto"/>
              <w:right w:val="single" w:sz="8" w:space="0" w:color="auto"/>
            </w:tcBorders>
            <w:vAlign w:val="center"/>
          </w:tcPr>
          <w:p w14:paraId="4F069AAB" w14:textId="77777777" w:rsidR="000E49BD" w:rsidRPr="00015210" w:rsidRDefault="000E49BD" w:rsidP="00FF04DB">
            <w:pPr>
              <w:jc w:val="center"/>
              <w:rPr>
                <w:ins w:id="4465" w:author="Xin Li" w:date="2026-08-21T10:30:00Z" w16du:dateUtc="2026-08-21T02:30:00Z"/>
                <w:color w:val="000000"/>
                <w:sz w:val="22"/>
                <w:szCs w:val="22"/>
              </w:rPr>
            </w:pPr>
            <w:ins w:id="4466" w:author="Xin Li" w:date="2026-08-21T10:31:00Z" w16du:dateUtc="2026-08-21T02:31:00Z">
              <w:r w:rsidRPr="00015210">
                <w:rPr>
                  <w:color w:val="000000"/>
                  <w:sz w:val="22"/>
                  <w:szCs w:val="22"/>
                </w:rPr>
                <w:t>experience and interpretation</w:t>
              </w:r>
            </w:ins>
          </w:p>
        </w:tc>
        <w:tc>
          <w:tcPr>
            <w:tcW w:w="2426" w:type="dxa"/>
            <w:tcBorders>
              <w:top w:val="nil"/>
              <w:left w:val="nil"/>
              <w:bottom w:val="single" w:sz="8" w:space="0" w:color="auto"/>
              <w:right w:val="single" w:sz="8" w:space="0" w:color="auto"/>
            </w:tcBorders>
            <w:vAlign w:val="center"/>
          </w:tcPr>
          <w:p w14:paraId="4B686DE8" w14:textId="77777777" w:rsidR="000E49BD" w:rsidRPr="00015210" w:rsidRDefault="000E49BD" w:rsidP="00FF04DB">
            <w:pPr>
              <w:jc w:val="center"/>
              <w:rPr>
                <w:ins w:id="4467" w:author="Xin Li" w:date="2026-08-21T10:30:00Z" w16du:dateUtc="2026-08-21T02:30:00Z"/>
                <w:color w:val="000000"/>
                <w:sz w:val="22"/>
                <w:szCs w:val="22"/>
              </w:rPr>
            </w:pPr>
            <w:ins w:id="4468" w:author="Xin Li" w:date="2026-08-21T10:31:00Z" w16du:dateUtc="2026-08-21T02:31:00Z">
              <w:r w:rsidRPr="00015210">
                <w:rPr>
                  <w:color w:val="000000"/>
                  <w:sz w:val="22"/>
                  <w:szCs w:val="22"/>
                </w:rPr>
                <w:t>correctness and efficiency</w:t>
              </w:r>
            </w:ins>
            <w:commentRangeEnd w:id="4458"/>
            <w:r w:rsidR="00B369E9" w:rsidRPr="00015210">
              <w:rPr>
                <w:rStyle w:val="CommentReference"/>
                <w:color w:val="000000"/>
                <w:sz w:val="22"/>
                <w:szCs w:val="22"/>
              </w:rPr>
              <w:commentReference w:id="4458"/>
            </w:r>
          </w:p>
        </w:tc>
      </w:tr>
      <w:tr w:rsidR="006D1BDC" w:rsidRPr="00015210" w14:paraId="19C7C238" w14:textId="77777777" w:rsidTr="000E49BD">
        <w:trPr>
          <w:trHeight w:val="360"/>
          <w:jc w:val="center"/>
        </w:trPr>
        <w:tc>
          <w:tcPr>
            <w:tcW w:w="1829" w:type="dxa"/>
            <w:tcBorders>
              <w:top w:val="nil"/>
              <w:left w:val="single" w:sz="8" w:space="0" w:color="auto"/>
              <w:bottom w:val="single" w:sz="8" w:space="0" w:color="auto"/>
              <w:right w:val="single" w:sz="8" w:space="0" w:color="auto"/>
            </w:tcBorders>
            <w:vAlign w:val="center"/>
            <w:hideMark/>
          </w:tcPr>
          <w:p w14:paraId="2572C2C8" w14:textId="77777777" w:rsidR="006D1BDC" w:rsidRPr="00015210" w:rsidRDefault="006D1BDC" w:rsidP="00DE134C">
            <w:pPr>
              <w:rPr>
                <w:color w:val="000000"/>
                <w:sz w:val="22"/>
                <w:szCs w:val="22"/>
              </w:rPr>
            </w:pPr>
            <w:r w:rsidRPr="00015210">
              <w:rPr>
                <w:color w:val="000000"/>
                <w:sz w:val="22"/>
                <w:szCs w:val="22"/>
              </w:rPr>
              <w:t>Locus of AI</w:t>
            </w:r>
          </w:p>
        </w:tc>
        <w:tc>
          <w:tcPr>
            <w:tcW w:w="1640" w:type="dxa"/>
            <w:tcBorders>
              <w:top w:val="nil"/>
              <w:left w:val="nil"/>
              <w:bottom w:val="single" w:sz="8" w:space="0" w:color="auto"/>
              <w:right w:val="single" w:sz="8" w:space="0" w:color="auto"/>
            </w:tcBorders>
            <w:vAlign w:val="center"/>
            <w:hideMark/>
          </w:tcPr>
          <w:p w14:paraId="3EA73D6F" w14:textId="77777777" w:rsidR="006D1BDC" w:rsidRPr="00015210" w:rsidRDefault="006D1BDC" w:rsidP="00DE134C">
            <w:pPr>
              <w:jc w:val="center"/>
              <w:rPr>
                <w:color w:val="000000"/>
                <w:sz w:val="22"/>
                <w:szCs w:val="22"/>
              </w:rPr>
            </w:pPr>
            <w:r w:rsidRPr="00015210">
              <w:rPr>
                <w:color w:val="000000"/>
                <w:sz w:val="22"/>
                <w:szCs w:val="22"/>
              </w:rPr>
              <w:t>External</w:t>
            </w:r>
          </w:p>
        </w:tc>
        <w:tc>
          <w:tcPr>
            <w:tcW w:w="1488" w:type="dxa"/>
            <w:tcBorders>
              <w:top w:val="nil"/>
              <w:left w:val="nil"/>
              <w:bottom w:val="single" w:sz="8" w:space="0" w:color="auto"/>
              <w:right w:val="single" w:sz="8" w:space="0" w:color="auto"/>
            </w:tcBorders>
            <w:vAlign w:val="center"/>
            <w:hideMark/>
          </w:tcPr>
          <w:p w14:paraId="30ECAFCE" w14:textId="77777777" w:rsidR="006D1BDC" w:rsidRPr="00015210" w:rsidRDefault="006D1BDC" w:rsidP="00DE134C">
            <w:pPr>
              <w:jc w:val="center"/>
              <w:rPr>
                <w:color w:val="000000"/>
                <w:sz w:val="22"/>
                <w:szCs w:val="22"/>
              </w:rPr>
            </w:pPr>
            <w:r w:rsidRPr="00015210">
              <w:rPr>
                <w:color w:val="000000"/>
                <w:sz w:val="22"/>
                <w:szCs w:val="22"/>
              </w:rPr>
              <w:t>External</w:t>
            </w:r>
          </w:p>
        </w:tc>
        <w:tc>
          <w:tcPr>
            <w:tcW w:w="1957" w:type="dxa"/>
            <w:tcBorders>
              <w:top w:val="nil"/>
              <w:left w:val="nil"/>
              <w:bottom w:val="single" w:sz="8" w:space="0" w:color="auto"/>
              <w:right w:val="single" w:sz="8" w:space="0" w:color="auto"/>
            </w:tcBorders>
            <w:vAlign w:val="center"/>
            <w:hideMark/>
          </w:tcPr>
          <w:p w14:paraId="03213B92" w14:textId="77777777" w:rsidR="006D1BDC" w:rsidRPr="00015210" w:rsidRDefault="006D1BDC" w:rsidP="00DE134C">
            <w:pPr>
              <w:jc w:val="center"/>
              <w:rPr>
                <w:color w:val="000000"/>
                <w:sz w:val="22"/>
                <w:szCs w:val="22"/>
              </w:rPr>
            </w:pPr>
            <w:r w:rsidRPr="00015210">
              <w:rPr>
                <w:color w:val="000000"/>
                <w:sz w:val="22"/>
                <w:szCs w:val="22"/>
              </w:rPr>
              <w:t>Platform-internal</w:t>
            </w:r>
          </w:p>
        </w:tc>
        <w:tc>
          <w:tcPr>
            <w:tcW w:w="2426" w:type="dxa"/>
            <w:tcBorders>
              <w:top w:val="nil"/>
              <w:left w:val="nil"/>
              <w:bottom w:val="single" w:sz="8" w:space="0" w:color="auto"/>
              <w:right w:val="single" w:sz="8" w:space="0" w:color="auto"/>
            </w:tcBorders>
            <w:vAlign w:val="center"/>
            <w:hideMark/>
          </w:tcPr>
          <w:p w14:paraId="2CF6F953" w14:textId="77777777" w:rsidR="006D1BDC" w:rsidRPr="00015210" w:rsidRDefault="006D1BDC" w:rsidP="00DE134C">
            <w:pPr>
              <w:jc w:val="center"/>
              <w:rPr>
                <w:color w:val="000000"/>
                <w:sz w:val="22"/>
                <w:szCs w:val="22"/>
              </w:rPr>
            </w:pPr>
            <w:r w:rsidRPr="00015210">
              <w:rPr>
                <w:color w:val="000000"/>
                <w:sz w:val="22"/>
                <w:szCs w:val="22"/>
              </w:rPr>
              <w:t>Platform-internal</w:t>
            </w:r>
          </w:p>
        </w:tc>
      </w:tr>
      <w:tr w:rsidR="000E49BD" w:rsidRPr="00015210" w14:paraId="12DA46FA" w14:textId="77777777" w:rsidTr="00EE54C3">
        <w:tblPrEx>
          <w:tblW w:w="5000" w:type="pct"/>
          <w:jc w:val="center"/>
          <w:tblLayout w:type="fixed"/>
          <w:tblCellMar>
            <w:left w:w="14" w:type="dxa"/>
            <w:right w:w="14" w:type="dxa"/>
          </w:tblCellMar>
          <w:tblPrExChange w:id="4469" w:author="Xin Li" w:date="2026-08-21T10:29:00Z" w16du:dateUtc="2026-08-21T02:29:00Z">
            <w:tblPrEx>
              <w:tblW w:w="5000" w:type="pct"/>
              <w:jc w:val="center"/>
              <w:tblLayout w:type="fixed"/>
              <w:tblCellMar>
                <w:left w:w="14" w:type="dxa"/>
                <w:right w:w="14" w:type="dxa"/>
              </w:tblCellMar>
            </w:tblPrEx>
          </w:tblPrExChange>
        </w:tblPrEx>
        <w:trPr>
          <w:trHeight w:val="43"/>
          <w:jc w:val="center"/>
          <w:trPrChange w:id="4470" w:author="Xin Li" w:date="2026-08-21T10:29:00Z" w16du:dateUtc="2026-08-21T02:29:00Z">
            <w:trPr>
              <w:gridAfter w:val="0"/>
              <w:trHeight w:val="1040"/>
              <w:jc w:val="center"/>
            </w:trPr>
          </w:trPrChange>
        </w:trPr>
        <w:tc>
          <w:tcPr>
            <w:tcW w:w="1829" w:type="dxa"/>
            <w:tcBorders>
              <w:top w:val="nil"/>
              <w:left w:val="single" w:sz="8" w:space="0" w:color="auto"/>
              <w:bottom w:val="single" w:sz="8" w:space="0" w:color="auto"/>
              <w:right w:val="single" w:sz="8" w:space="0" w:color="auto"/>
            </w:tcBorders>
            <w:vAlign w:val="center"/>
            <w:hideMark/>
            <w:tcPrChange w:id="4471" w:author="Xin Li" w:date="2026-08-21T10:29:00Z" w16du:dateUtc="2026-08-21T02:29:00Z">
              <w:tcPr>
                <w:tcW w:w="1829" w:type="dxa"/>
                <w:gridSpan w:val="2"/>
                <w:tcBorders>
                  <w:top w:val="nil"/>
                  <w:left w:val="single" w:sz="8" w:space="0" w:color="auto"/>
                  <w:bottom w:val="single" w:sz="8" w:space="0" w:color="auto"/>
                  <w:right w:val="single" w:sz="8" w:space="0" w:color="auto"/>
                </w:tcBorders>
                <w:vAlign w:val="center"/>
                <w:hideMark/>
              </w:tcPr>
            </w:tcPrChange>
          </w:tcPr>
          <w:p w14:paraId="45197733" w14:textId="77777777" w:rsidR="000E49BD" w:rsidRPr="00015210" w:rsidRDefault="000E49BD" w:rsidP="00EE54C3">
            <w:pPr>
              <w:rPr>
                <w:color w:val="000000"/>
                <w:sz w:val="22"/>
                <w:szCs w:val="22"/>
              </w:rPr>
            </w:pPr>
            <w:r w:rsidRPr="00015210">
              <w:rPr>
                <w:color w:val="000000"/>
                <w:sz w:val="22"/>
                <w:szCs w:val="22"/>
              </w:rPr>
              <w:t xml:space="preserve">Timing of AI answer </w:t>
            </w:r>
            <w:del w:id="4472" w:author="Xin Li" w:date="2026-08-21T10:27:00Z" w16du:dateUtc="2026-08-21T02:27:00Z">
              <w:r w:rsidRPr="00015210" w:rsidDel="000E49BD">
                <w:rPr>
                  <w:color w:val="000000"/>
                  <w:sz w:val="22"/>
                  <w:szCs w:val="22"/>
                </w:rPr>
                <w:delText>relative to human answers</w:delText>
              </w:r>
            </w:del>
          </w:p>
        </w:tc>
        <w:tc>
          <w:tcPr>
            <w:tcW w:w="1640" w:type="dxa"/>
            <w:tcBorders>
              <w:top w:val="nil"/>
              <w:left w:val="nil"/>
              <w:bottom w:val="single" w:sz="8" w:space="0" w:color="auto"/>
              <w:right w:val="single" w:sz="8" w:space="0" w:color="auto"/>
            </w:tcBorders>
            <w:vAlign w:val="center"/>
            <w:hideMark/>
            <w:tcPrChange w:id="4473" w:author="Xin Li" w:date="2026-08-21T10:29:00Z" w16du:dateUtc="2026-08-21T02:29:00Z">
              <w:tcPr>
                <w:tcW w:w="1640" w:type="dxa"/>
                <w:gridSpan w:val="2"/>
                <w:tcBorders>
                  <w:top w:val="nil"/>
                  <w:left w:val="nil"/>
                  <w:bottom w:val="single" w:sz="8" w:space="0" w:color="auto"/>
                  <w:right w:val="single" w:sz="8" w:space="0" w:color="auto"/>
                </w:tcBorders>
                <w:vAlign w:val="center"/>
                <w:hideMark/>
              </w:tcPr>
            </w:tcPrChange>
          </w:tcPr>
          <w:p w14:paraId="7CFEC8F3" w14:textId="77777777" w:rsidR="000E49BD" w:rsidRPr="00015210" w:rsidRDefault="000E49BD" w:rsidP="00EE54C3">
            <w:pPr>
              <w:jc w:val="center"/>
              <w:rPr>
                <w:color w:val="000000"/>
                <w:sz w:val="22"/>
                <w:szCs w:val="22"/>
              </w:rPr>
            </w:pPr>
            <w:r w:rsidRPr="00015210">
              <w:rPr>
                <w:color w:val="000000"/>
                <w:sz w:val="22"/>
                <w:szCs w:val="22"/>
              </w:rPr>
              <w:t>N</w:t>
            </w:r>
            <w:ins w:id="4474" w:author="Xin Li" w:date="2026-08-21T10:27:00Z" w16du:dateUtc="2026-08-21T02:27:00Z">
              <w:r>
                <w:rPr>
                  <w:color w:val="000000"/>
                  <w:sz w:val="22"/>
                  <w:szCs w:val="22"/>
                </w:rPr>
                <w:t>A</w:t>
              </w:r>
            </w:ins>
            <w:del w:id="4475" w:author="Xin Li" w:date="2026-08-21T10:27:00Z" w16du:dateUtc="2026-08-21T02:27:00Z">
              <w:r w:rsidRPr="00015210" w:rsidDel="000E49BD">
                <w:rPr>
                  <w:color w:val="000000"/>
                  <w:sz w:val="22"/>
                  <w:szCs w:val="22"/>
                </w:rPr>
                <w:delText>o</w:delText>
              </w:r>
            </w:del>
          </w:p>
        </w:tc>
        <w:tc>
          <w:tcPr>
            <w:tcW w:w="1488" w:type="dxa"/>
            <w:tcBorders>
              <w:top w:val="nil"/>
              <w:left w:val="nil"/>
              <w:bottom w:val="single" w:sz="8" w:space="0" w:color="auto"/>
              <w:right w:val="single" w:sz="8" w:space="0" w:color="auto"/>
            </w:tcBorders>
            <w:vAlign w:val="center"/>
            <w:hideMark/>
            <w:tcPrChange w:id="4476" w:author="Xin Li" w:date="2026-08-21T10:29:00Z" w16du:dateUtc="2026-08-21T02:29:00Z">
              <w:tcPr>
                <w:tcW w:w="1488" w:type="dxa"/>
                <w:gridSpan w:val="2"/>
                <w:tcBorders>
                  <w:top w:val="nil"/>
                  <w:left w:val="nil"/>
                  <w:bottom w:val="single" w:sz="8" w:space="0" w:color="auto"/>
                  <w:right w:val="single" w:sz="8" w:space="0" w:color="auto"/>
                </w:tcBorders>
                <w:vAlign w:val="center"/>
                <w:hideMark/>
              </w:tcPr>
            </w:tcPrChange>
          </w:tcPr>
          <w:p w14:paraId="557001EB" w14:textId="77777777" w:rsidR="000E49BD" w:rsidRPr="00015210" w:rsidRDefault="000E49BD" w:rsidP="00EE54C3">
            <w:pPr>
              <w:jc w:val="center"/>
              <w:rPr>
                <w:color w:val="000000"/>
                <w:sz w:val="22"/>
                <w:szCs w:val="22"/>
              </w:rPr>
            </w:pPr>
            <w:r w:rsidRPr="00015210">
              <w:rPr>
                <w:color w:val="000000"/>
                <w:sz w:val="22"/>
                <w:szCs w:val="22"/>
              </w:rPr>
              <w:t>N</w:t>
            </w:r>
            <w:del w:id="4477" w:author="Xin Li" w:date="2026-08-21T10:27:00Z" w16du:dateUtc="2026-08-21T02:27:00Z">
              <w:r w:rsidRPr="00015210" w:rsidDel="000E49BD">
                <w:rPr>
                  <w:color w:val="000000"/>
                  <w:sz w:val="22"/>
                  <w:szCs w:val="22"/>
                </w:rPr>
                <w:delText>o</w:delText>
              </w:r>
            </w:del>
            <w:ins w:id="4478" w:author="Xin Li" w:date="2026-08-21T10:27:00Z" w16du:dateUtc="2026-08-21T02:27:00Z">
              <w:r>
                <w:rPr>
                  <w:color w:val="000000"/>
                  <w:sz w:val="22"/>
                  <w:szCs w:val="22"/>
                </w:rPr>
                <w:t>A</w:t>
              </w:r>
            </w:ins>
          </w:p>
        </w:tc>
        <w:tc>
          <w:tcPr>
            <w:tcW w:w="1957" w:type="dxa"/>
            <w:tcBorders>
              <w:top w:val="nil"/>
              <w:left w:val="nil"/>
              <w:bottom w:val="single" w:sz="8" w:space="0" w:color="auto"/>
              <w:right w:val="single" w:sz="8" w:space="0" w:color="auto"/>
            </w:tcBorders>
            <w:vAlign w:val="center"/>
            <w:hideMark/>
            <w:tcPrChange w:id="4479" w:author="Xin Li" w:date="2026-08-21T10:29:00Z" w16du:dateUtc="2026-08-21T02:29:00Z">
              <w:tcPr>
                <w:tcW w:w="1957" w:type="dxa"/>
                <w:gridSpan w:val="2"/>
                <w:tcBorders>
                  <w:top w:val="nil"/>
                  <w:left w:val="nil"/>
                  <w:bottom w:val="single" w:sz="8" w:space="0" w:color="auto"/>
                  <w:right w:val="single" w:sz="8" w:space="0" w:color="auto"/>
                </w:tcBorders>
                <w:vAlign w:val="center"/>
                <w:hideMark/>
              </w:tcPr>
            </w:tcPrChange>
          </w:tcPr>
          <w:p w14:paraId="45068716" w14:textId="77777777" w:rsidR="000E49BD" w:rsidRPr="00015210" w:rsidRDefault="000E49BD" w:rsidP="00EE54C3">
            <w:pPr>
              <w:jc w:val="center"/>
              <w:rPr>
                <w:color w:val="000000"/>
                <w:sz w:val="22"/>
                <w:szCs w:val="22"/>
              </w:rPr>
            </w:pPr>
            <w:r w:rsidRPr="00015210">
              <w:rPr>
                <w:color w:val="000000"/>
                <w:sz w:val="22"/>
                <w:szCs w:val="22"/>
              </w:rPr>
              <w:t>≈3 months after posting</w:t>
            </w:r>
            <w:del w:id="4480" w:author="Xin Li" w:date="2026-08-21T10:27:00Z" w16du:dateUtc="2026-08-21T02:27:00Z">
              <w:r w:rsidRPr="00015210" w:rsidDel="000E49BD">
                <w:rPr>
                  <w:color w:val="000000"/>
                  <w:sz w:val="22"/>
                  <w:szCs w:val="22"/>
                </w:rPr>
                <w:delText>, once human answers have accumulated</w:delText>
              </w:r>
            </w:del>
          </w:p>
        </w:tc>
        <w:tc>
          <w:tcPr>
            <w:tcW w:w="2426" w:type="dxa"/>
            <w:tcBorders>
              <w:top w:val="nil"/>
              <w:left w:val="nil"/>
              <w:bottom w:val="single" w:sz="8" w:space="0" w:color="auto"/>
              <w:right w:val="single" w:sz="8" w:space="0" w:color="auto"/>
            </w:tcBorders>
            <w:vAlign w:val="center"/>
            <w:hideMark/>
            <w:tcPrChange w:id="4481" w:author="Xin Li" w:date="2026-08-21T10:29:00Z" w16du:dateUtc="2026-08-21T02:29:00Z">
              <w:tcPr>
                <w:tcW w:w="2426" w:type="dxa"/>
                <w:gridSpan w:val="2"/>
                <w:tcBorders>
                  <w:top w:val="nil"/>
                  <w:left w:val="nil"/>
                  <w:bottom w:val="single" w:sz="8" w:space="0" w:color="auto"/>
                  <w:right w:val="single" w:sz="8" w:space="0" w:color="auto"/>
                </w:tcBorders>
                <w:vAlign w:val="center"/>
                <w:hideMark/>
              </w:tcPr>
            </w:tcPrChange>
          </w:tcPr>
          <w:p w14:paraId="2679345B" w14:textId="77777777" w:rsidR="000E49BD" w:rsidRPr="00015210" w:rsidRDefault="000E49BD" w:rsidP="00EE54C3">
            <w:pPr>
              <w:jc w:val="center"/>
              <w:rPr>
                <w:color w:val="000000"/>
                <w:sz w:val="22"/>
                <w:szCs w:val="22"/>
              </w:rPr>
            </w:pPr>
            <w:del w:id="4482" w:author="Xin Li" w:date="2026-08-21T10:27:00Z" w16du:dateUtc="2026-08-21T02:27:00Z">
              <w:r w:rsidRPr="00015210" w:rsidDel="000E49BD">
                <w:rPr>
                  <w:color w:val="000000"/>
                  <w:sz w:val="22"/>
                  <w:szCs w:val="22"/>
                </w:rPr>
                <w:delText xml:space="preserve">AI answers are generated </w:delText>
              </w:r>
            </w:del>
            <w:r w:rsidRPr="00015210">
              <w:rPr>
                <w:color w:val="000000"/>
                <w:sz w:val="22"/>
                <w:szCs w:val="22"/>
              </w:rPr>
              <w:t>immediately after</w:t>
            </w:r>
            <w:del w:id="4483" w:author="Prof. LIU Ben" w:date="2026-08-24T23:28:00Z" w16du:dateUtc="2026-08-24T15:28:00Z">
              <w:r w:rsidRPr="00015210" w:rsidDel="00B369E9">
                <w:rPr>
                  <w:color w:val="000000"/>
                  <w:sz w:val="22"/>
                  <w:szCs w:val="22"/>
                </w:rPr>
                <w:delText xml:space="preserve"> question</w:delText>
              </w:r>
            </w:del>
            <w:r w:rsidRPr="00015210">
              <w:rPr>
                <w:color w:val="000000"/>
                <w:sz w:val="22"/>
                <w:szCs w:val="22"/>
              </w:rPr>
              <w:t xml:space="preserve"> posting </w:t>
            </w:r>
            <w:del w:id="4484" w:author="Xin Li" w:date="2026-08-21T10:27:00Z" w16du:dateUtc="2026-08-21T02:27:00Z">
              <w:r w:rsidRPr="00015210" w:rsidDel="000E49BD">
                <w:rPr>
                  <w:color w:val="000000"/>
                  <w:sz w:val="22"/>
                  <w:szCs w:val="22"/>
                </w:rPr>
                <w:delText>and listed before any human answer</w:delText>
              </w:r>
            </w:del>
          </w:p>
        </w:tc>
      </w:tr>
      <w:tr w:rsidR="00CC5F2D" w:rsidRPr="00015210" w14:paraId="5ADE1A62" w14:textId="77777777" w:rsidTr="00B46AA1">
        <w:trPr>
          <w:trHeight w:val="61"/>
          <w:jc w:val="center"/>
        </w:trPr>
        <w:tc>
          <w:tcPr>
            <w:tcW w:w="1829" w:type="dxa"/>
            <w:tcBorders>
              <w:top w:val="nil"/>
              <w:left w:val="single" w:sz="8" w:space="0" w:color="auto"/>
              <w:bottom w:val="single" w:sz="8" w:space="0" w:color="auto"/>
              <w:right w:val="single" w:sz="8" w:space="0" w:color="auto"/>
            </w:tcBorders>
            <w:vAlign w:val="center"/>
            <w:hideMark/>
          </w:tcPr>
          <w:p w14:paraId="24E349F0" w14:textId="77777777" w:rsidR="00CC5F2D" w:rsidRPr="00015210" w:rsidRDefault="00CC5F2D" w:rsidP="00B46AA1">
            <w:pPr>
              <w:rPr>
                <w:color w:val="000000"/>
                <w:sz w:val="22"/>
                <w:szCs w:val="22"/>
              </w:rPr>
            </w:pPr>
            <w:r w:rsidRPr="00015210">
              <w:rPr>
                <w:color w:val="000000"/>
                <w:sz w:val="22"/>
                <w:szCs w:val="22"/>
              </w:rPr>
              <w:t>AI’s relation to the human answerer</w:t>
            </w:r>
          </w:p>
        </w:tc>
        <w:tc>
          <w:tcPr>
            <w:tcW w:w="1640" w:type="dxa"/>
            <w:tcBorders>
              <w:top w:val="nil"/>
              <w:left w:val="nil"/>
              <w:bottom w:val="single" w:sz="8" w:space="0" w:color="auto"/>
              <w:right w:val="single" w:sz="8" w:space="0" w:color="auto"/>
            </w:tcBorders>
            <w:vAlign w:val="center"/>
            <w:hideMark/>
          </w:tcPr>
          <w:p w14:paraId="3E984E89" w14:textId="6AAE53E7" w:rsidR="00CC5F2D" w:rsidRPr="00015210" w:rsidRDefault="00CC5F2D" w:rsidP="00B46AA1">
            <w:pPr>
              <w:jc w:val="center"/>
              <w:rPr>
                <w:color w:val="000000"/>
                <w:sz w:val="22"/>
                <w:szCs w:val="22"/>
              </w:rPr>
            </w:pPr>
            <w:del w:id="4485" w:author="Xin Li" w:date="2026-08-21T10:29:00Z" w16du:dateUtc="2026-08-21T02:29:00Z">
              <w:r w:rsidRPr="00015210" w:rsidDel="000E49BD">
                <w:rPr>
                  <w:color w:val="000000"/>
                  <w:sz w:val="22"/>
                  <w:szCs w:val="22"/>
                </w:rPr>
                <w:delText>None; diverts questions before arrival</w:delText>
              </w:r>
            </w:del>
            <w:ins w:id="4486" w:author="Xin Li" w:date="2026-08-21T10:29:00Z" w16du:dateUtc="2026-08-21T02:29:00Z">
              <w:r>
                <w:rPr>
                  <w:color w:val="000000"/>
                  <w:sz w:val="22"/>
                  <w:szCs w:val="22"/>
                </w:rPr>
                <w:t>N</w:t>
              </w:r>
            </w:ins>
            <w:ins w:id="4487" w:author="Prof. LIU Ben" w:date="2026-08-24T23:32:00Z" w16du:dateUtc="2026-08-24T15:32:00Z">
              <w:r w:rsidR="00B369E9">
                <w:rPr>
                  <w:rFonts w:hint="eastAsia"/>
                  <w:color w:val="000000"/>
                  <w:sz w:val="22"/>
                  <w:szCs w:val="22"/>
                </w:rPr>
                <w:t xml:space="preserve">one </w:t>
              </w:r>
              <w:r w:rsidR="00B369E9">
                <w:rPr>
                  <w:color w:val="000000"/>
                  <w:sz w:val="22"/>
                  <w:szCs w:val="22"/>
                </w:rPr>
                <w:t>–</w:t>
              </w:r>
              <w:r w:rsidR="00B369E9">
                <w:rPr>
                  <w:rFonts w:hint="eastAsia"/>
                  <w:color w:val="000000"/>
                  <w:sz w:val="22"/>
                  <w:szCs w:val="22"/>
                </w:rPr>
                <w:t xml:space="preserve"> diverts questions pre-arrival</w:t>
              </w:r>
            </w:ins>
            <w:ins w:id="4488" w:author="Xin Li" w:date="2026-08-21T10:29:00Z" w16du:dateUtc="2026-08-21T02:29:00Z">
              <w:del w:id="4489" w:author="Prof. LIU Ben" w:date="2026-08-24T23:32:00Z" w16du:dateUtc="2026-08-24T15:32:00Z">
                <w:r w:rsidDel="00B369E9">
                  <w:rPr>
                    <w:color w:val="000000"/>
                    <w:sz w:val="22"/>
                    <w:szCs w:val="22"/>
                  </w:rPr>
                  <w:delText>A</w:delText>
                </w:r>
              </w:del>
            </w:ins>
          </w:p>
        </w:tc>
        <w:tc>
          <w:tcPr>
            <w:tcW w:w="1488" w:type="dxa"/>
            <w:tcBorders>
              <w:top w:val="nil"/>
              <w:left w:val="nil"/>
              <w:bottom w:val="single" w:sz="8" w:space="0" w:color="auto"/>
              <w:right w:val="single" w:sz="8" w:space="0" w:color="auto"/>
            </w:tcBorders>
            <w:vAlign w:val="center"/>
            <w:hideMark/>
          </w:tcPr>
          <w:p w14:paraId="7409A925" w14:textId="77777777" w:rsidR="00CC5F2D" w:rsidRPr="00015210" w:rsidRDefault="00CC5F2D" w:rsidP="00B46AA1">
            <w:pPr>
              <w:jc w:val="center"/>
              <w:rPr>
                <w:color w:val="000000"/>
                <w:sz w:val="22"/>
                <w:szCs w:val="22"/>
              </w:rPr>
            </w:pPr>
            <w:r w:rsidRPr="00015210">
              <w:rPr>
                <w:color w:val="000000"/>
                <w:sz w:val="22"/>
                <w:szCs w:val="22"/>
              </w:rPr>
              <w:t xml:space="preserve">Collaborator </w:t>
            </w:r>
            <w:del w:id="4490" w:author="Xin Li" w:date="2026-08-21T10:30:00Z" w16du:dateUtc="2026-08-21T02:30:00Z">
              <w:r w:rsidRPr="00015210" w:rsidDel="000E49BD">
                <w:rPr>
                  <w:color w:val="000000"/>
                  <w:sz w:val="22"/>
                  <w:szCs w:val="22"/>
                </w:rPr>
                <w:delText>and writing aid</w:delText>
              </w:r>
            </w:del>
          </w:p>
        </w:tc>
        <w:tc>
          <w:tcPr>
            <w:tcW w:w="1957" w:type="dxa"/>
            <w:tcBorders>
              <w:top w:val="nil"/>
              <w:left w:val="nil"/>
              <w:bottom w:val="single" w:sz="8" w:space="0" w:color="auto"/>
              <w:right w:val="single" w:sz="8" w:space="0" w:color="auto"/>
            </w:tcBorders>
            <w:vAlign w:val="center"/>
            <w:hideMark/>
          </w:tcPr>
          <w:p w14:paraId="31AAE64E" w14:textId="5BF0FAA8" w:rsidR="00CC5F2D" w:rsidRPr="00015210" w:rsidRDefault="00CC5F2D" w:rsidP="00B46AA1">
            <w:pPr>
              <w:jc w:val="center"/>
              <w:rPr>
                <w:color w:val="000000"/>
                <w:sz w:val="22"/>
                <w:szCs w:val="22"/>
              </w:rPr>
            </w:pPr>
            <w:del w:id="4491" w:author="Xin Li" w:date="2026-08-21T10:30:00Z" w16du:dateUtc="2026-08-21T02:30:00Z">
              <w:r w:rsidRPr="00015210" w:rsidDel="000E49BD">
                <w:rPr>
                  <w:color w:val="000000"/>
                  <w:sz w:val="22"/>
                  <w:szCs w:val="22"/>
                </w:rPr>
                <w:delText>Delayed s</w:delText>
              </w:r>
            </w:del>
            <w:ins w:id="4492" w:author="Prof. LIU Ben" w:date="2026-08-24T23:27:00Z" w16du:dateUtc="2026-08-24T15:27:00Z">
              <w:r w:rsidR="00B369E9">
                <w:rPr>
                  <w:rFonts w:hint="eastAsia"/>
                  <w:color w:val="000000"/>
                  <w:sz w:val="22"/>
                  <w:szCs w:val="22"/>
                </w:rPr>
                <w:t>Su</w:t>
              </w:r>
            </w:ins>
            <w:ins w:id="4493" w:author="Prof. LIU Ben" w:date="2026-08-24T23:28:00Z" w16du:dateUtc="2026-08-24T15:28:00Z">
              <w:r w:rsidR="00B369E9">
                <w:rPr>
                  <w:rFonts w:hint="eastAsia"/>
                  <w:color w:val="000000"/>
                  <w:sz w:val="22"/>
                  <w:szCs w:val="22"/>
                </w:rPr>
                <w:t>pplementary contributor</w:t>
              </w:r>
            </w:ins>
            <w:ins w:id="4494" w:author="Xin Li" w:date="2026-08-21T10:30:00Z" w16du:dateUtc="2026-08-21T02:30:00Z">
              <w:del w:id="4495" w:author="Prof. LIU Ben" w:date="2026-08-24T23:27:00Z" w16du:dateUtc="2026-08-24T15:27:00Z">
                <w:r w:rsidDel="00B369E9">
                  <w:rPr>
                    <w:color w:val="000000"/>
                    <w:sz w:val="22"/>
                    <w:szCs w:val="22"/>
                  </w:rPr>
                  <w:delText>S</w:delText>
                </w:r>
              </w:del>
            </w:ins>
            <w:del w:id="4496" w:author="Prof. LIU Ben" w:date="2026-08-24T23:27:00Z" w16du:dateUtc="2026-08-24T15:27:00Z">
              <w:r w:rsidRPr="00015210" w:rsidDel="00B369E9">
                <w:rPr>
                  <w:color w:val="000000"/>
                  <w:sz w:val="22"/>
                  <w:szCs w:val="22"/>
                </w:rPr>
                <w:delText>upplement</w:delText>
              </w:r>
            </w:del>
            <w:ins w:id="4497" w:author="Xin Li" w:date="2026-08-21T10:30:00Z" w16du:dateUtc="2026-08-21T02:30:00Z">
              <w:del w:id="4498" w:author="Prof. LIU Ben" w:date="2026-08-24T23:27:00Z" w16du:dateUtc="2026-08-24T15:27:00Z">
                <w:r w:rsidDel="00B369E9">
                  <w:rPr>
                    <w:color w:val="000000"/>
                    <w:sz w:val="22"/>
                    <w:szCs w:val="22"/>
                  </w:rPr>
                  <w:delText>er</w:delText>
                </w:r>
              </w:del>
            </w:ins>
            <w:del w:id="4499" w:author="Xin Li" w:date="2026-08-21T10:30:00Z" w16du:dateUtc="2026-08-21T02:30:00Z">
              <w:r w:rsidRPr="00015210" w:rsidDel="000E49BD">
                <w:rPr>
                  <w:color w:val="000000"/>
                  <w:sz w:val="22"/>
                  <w:szCs w:val="22"/>
                </w:rPr>
                <w:delText xml:space="preserve"> to an existing discussion</w:delText>
              </w:r>
            </w:del>
          </w:p>
        </w:tc>
        <w:tc>
          <w:tcPr>
            <w:tcW w:w="2426" w:type="dxa"/>
            <w:tcBorders>
              <w:top w:val="nil"/>
              <w:left w:val="nil"/>
              <w:bottom w:val="single" w:sz="8" w:space="0" w:color="auto"/>
              <w:right w:val="single" w:sz="8" w:space="0" w:color="auto"/>
            </w:tcBorders>
            <w:vAlign w:val="center"/>
            <w:hideMark/>
          </w:tcPr>
          <w:p w14:paraId="04520D8A" w14:textId="77777777" w:rsidR="00CC5F2D" w:rsidRPr="00015210" w:rsidRDefault="00CC5F2D" w:rsidP="00B46AA1">
            <w:pPr>
              <w:jc w:val="center"/>
              <w:rPr>
                <w:color w:val="000000"/>
                <w:sz w:val="22"/>
                <w:szCs w:val="22"/>
              </w:rPr>
            </w:pPr>
            <w:r w:rsidRPr="00015210">
              <w:rPr>
                <w:color w:val="000000"/>
                <w:sz w:val="22"/>
                <w:szCs w:val="22"/>
              </w:rPr>
              <w:t xml:space="preserve">Direct </w:t>
            </w:r>
            <w:del w:id="4500" w:author="Xin Li" w:date="2026-08-21T10:30:00Z" w16du:dateUtc="2026-08-21T02:30:00Z">
              <w:r w:rsidRPr="00015210" w:rsidDel="000E49BD">
                <w:rPr>
                  <w:color w:val="000000"/>
                  <w:sz w:val="22"/>
                  <w:szCs w:val="22"/>
                </w:rPr>
                <w:delText>rival on the same question</w:delText>
              </w:r>
            </w:del>
            <w:ins w:id="4501" w:author="Xin Li" w:date="2026-08-21T10:30:00Z" w16du:dateUtc="2026-08-21T02:30:00Z">
              <w:r>
                <w:rPr>
                  <w:color w:val="000000"/>
                  <w:sz w:val="22"/>
                  <w:szCs w:val="22"/>
                </w:rPr>
                <w:t>competitor</w:t>
              </w:r>
            </w:ins>
          </w:p>
        </w:tc>
      </w:tr>
      <w:tr w:rsidR="006D1BDC" w:rsidRPr="00015210" w14:paraId="07C06BD8" w14:textId="77777777" w:rsidTr="000E49BD">
        <w:tblPrEx>
          <w:tblW w:w="5000" w:type="pct"/>
          <w:jc w:val="center"/>
          <w:tblLayout w:type="fixed"/>
          <w:tblCellMar>
            <w:left w:w="14" w:type="dxa"/>
            <w:right w:w="14" w:type="dxa"/>
          </w:tblCellMar>
          <w:tblPrExChange w:id="4502" w:author="Xin Li" w:date="2026-08-21T10:29:00Z" w16du:dateUtc="2026-08-21T02:29:00Z">
            <w:tblPrEx>
              <w:tblW w:w="5000" w:type="pct"/>
              <w:jc w:val="center"/>
              <w:tblLayout w:type="fixed"/>
              <w:tblCellMar>
                <w:left w:w="14" w:type="dxa"/>
                <w:right w:w="14" w:type="dxa"/>
              </w:tblCellMar>
            </w:tblPrEx>
          </w:tblPrExChange>
        </w:tblPrEx>
        <w:trPr>
          <w:trHeight w:val="40"/>
          <w:jc w:val="center"/>
          <w:trPrChange w:id="4503" w:author="Xin Li" w:date="2026-08-21T10:29:00Z" w16du:dateUtc="2026-08-21T02:29:00Z">
            <w:trPr>
              <w:gridAfter w:val="0"/>
              <w:trHeight w:val="700"/>
              <w:jc w:val="center"/>
            </w:trPr>
          </w:trPrChange>
        </w:trPr>
        <w:tc>
          <w:tcPr>
            <w:tcW w:w="1829" w:type="dxa"/>
            <w:tcBorders>
              <w:top w:val="nil"/>
              <w:left w:val="single" w:sz="8" w:space="0" w:color="auto"/>
              <w:bottom w:val="single" w:sz="8" w:space="0" w:color="auto"/>
              <w:right w:val="single" w:sz="8" w:space="0" w:color="auto"/>
            </w:tcBorders>
            <w:vAlign w:val="center"/>
            <w:hideMark/>
            <w:tcPrChange w:id="4504" w:author="Xin Li" w:date="2026-08-21T10:29:00Z" w16du:dateUtc="2026-08-21T02:29:00Z">
              <w:tcPr>
                <w:tcW w:w="1829" w:type="dxa"/>
                <w:gridSpan w:val="2"/>
                <w:tcBorders>
                  <w:top w:val="nil"/>
                  <w:left w:val="single" w:sz="8" w:space="0" w:color="auto"/>
                  <w:bottom w:val="single" w:sz="8" w:space="0" w:color="auto"/>
                  <w:right w:val="single" w:sz="8" w:space="0" w:color="auto"/>
                </w:tcBorders>
                <w:vAlign w:val="center"/>
                <w:hideMark/>
              </w:tcPr>
            </w:tcPrChange>
          </w:tcPr>
          <w:p w14:paraId="7DC7B55A" w14:textId="34C89F34" w:rsidR="006D1BDC" w:rsidRPr="00015210" w:rsidRDefault="006D1BDC" w:rsidP="00DE134C">
            <w:pPr>
              <w:rPr>
                <w:color w:val="000000"/>
                <w:sz w:val="22"/>
                <w:szCs w:val="22"/>
              </w:rPr>
            </w:pPr>
            <w:r w:rsidRPr="00015210">
              <w:rPr>
                <w:color w:val="000000"/>
                <w:sz w:val="22"/>
                <w:szCs w:val="22"/>
              </w:rPr>
              <w:t xml:space="preserve">AI </w:t>
            </w:r>
            <w:del w:id="4505" w:author="Xin Li" w:date="2026-08-21T10:29:00Z" w16du:dateUtc="2026-08-21T02:29:00Z">
              <w:r w:rsidRPr="00015210" w:rsidDel="000E49BD">
                <w:rPr>
                  <w:color w:val="000000"/>
                  <w:sz w:val="22"/>
                  <w:szCs w:val="22"/>
                </w:rPr>
                <w:delText xml:space="preserve">content </w:delText>
              </w:r>
            </w:del>
            <w:r w:rsidRPr="00015210">
              <w:rPr>
                <w:color w:val="000000"/>
                <w:sz w:val="22"/>
                <w:szCs w:val="22"/>
              </w:rPr>
              <w:t xml:space="preserve">identifiable </w:t>
            </w:r>
            <w:del w:id="4506" w:author="Xin Li" w:date="2026-08-21T10:29:00Z" w16du:dateUtc="2026-08-21T02:29:00Z">
              <w:r w:rsidRPr="00015210" w:rsidDel="000E49BD">
                <w:rPr>
                  <w:color w:val="000000"/>
                  <w:sz w:val="22"/>
                  <w:szCs w:val="22"/>
                </w:rPr>
                <w:delText>as machine-produced</w:delText>
              </w:r>
            </w:del>
          </w:p>
        </w:tc>
        <w:tc>
          <w:tcPr>
            <w:tcW w:w="1640" w:type="dxa"/>
            <w:tcBorders>
              <w:top w:val="nil"/>
              <w:left w:val="nil"/>
              <w:bottom w:val="single" w:sz="8" w:space="0" w:color="auto"/>
              <w:right w:val="single" w:sz="8" w:space="0" w:color="auto"/>
            </w:tcBorders>
            <w:vAlign w:val="center"/>
            <w:hideMark/>
            <w:tcPrChange w:id="4507" w:author="Xin Li" w:date="2026-08-21T10:29:00Z" w16du:dateUtc="2026-08-21T02:29:00Z">
              <w:tcPr>
                <w:tcW w:w="1640" w:type="dxa"/>
                <w:gridSpan w:val="2"/>
                <w:tcBorders>
                  <w:top w:val="nil"/>
                  <w:left w:val="nil"/>
                  <w:bottom w:val="single" w:sz="8" w:space="0" w:color="auto"/>
                  <w:right w:val="single" w:sz="8" w:space="0" w:color="auto"/>
                </w:tcBorders>
                <w:vAlign w:val="center"/>
                <w:hideMark/>
              </w:tcPr>
            </w:tcPrChange>
          </w:tcPr>
          <w:p w14:paraId="71852ADD" w14:textId="77777777" w:rsidR="006D1BDC" w:rsidRPr="00015210" w:rsidRDefault="006D1BDC" w:rsidP="00DE134C">
            <w:pPr>
              <w:jc w:val="center"/>
              <w:rPr>
                <w:color w:val="000000"/>
                <w:sz w:val="22"/>
                <w:szCs w:val="22"/>
              </w:rPr>
            </w:pPr>
            <w:r w:rsidRPr="00015210">
              <w:rPr>
                <w:color w:val="000000"/>
                <w:sz w:val="22"/>
                <w:szCs w:val="22"/>
              </w:rPr>
              <w:t>No</w:t>
            </w:r>
          </w:p>
        </w:tc>
        <w:tc>
          <w:tcPr>
            <w:tcW w:w="1488" w:type="dxa"/>
            <w:tcBorders>
              <w:top w:val="nil"/>
              <w:left w:val="nil"/>
              <w:bottom w:val="single" w:sz="8" w:space="0" w:color="auto"/>
              <w:right w:val="single" w:sz="8" w:space="0" w:color="auto"/>
            </w:tcBorders>
            <w:vAlign w:val="center"/>
            <w:hideMark/>
            <w:tcPrChange w:id="4508" w:author="Xin Li" w:date="2026-08-21T10:29:00Z" w16du:dateUtc="2026-08-21T02:29:00Z">
              <w:tcPr>
                <w:tcW w:w="1488" w:type="dxa"/>
                <w:gridSpan w:val="2"/>
                <w:tcBorders>
                  <w:top w:val="nil"/>
                  <w:left w:val="nil"/>
                  <w:bottom w:val="single" w:sz="8" w:space="0" w:color="auto"/>
                  <w:right w:val="single" w:sz="8" w:space="0" w:color="auto"/>
                </w:tcBorders>
                <w:vAlign w:val="center"/>
                <w:hideMark/>
              </w:tcPr>
            </w:tcPrChange>
          </w:tcPr>
          <w:p w14:paraId="1CCA5327" w14:textId="77777777" w:rsidR="006D1BDC" w:rsidRPr="00015210" w:rsidRDefault="006D1BDC" w:rsidP="00DE134C">
            <w:pPr>
              <w:jc w:val="center"/>
              <w:rPr>
                <w:color w:val="000000"/>
                <w:sz w:val="22"/>
                <w:szCs w:val="22"/>
              </w:rPr>
            </w:pPr>
            <w:r w:rsidRPr="00015210">
              <w:rPr>
                <w:color w:val="000000"/>
                <w:sz w:val="22"/>
                <w:szCs w:val="22"/>
              </w:rPr>
              <w:t>No</w:t>
            </w:r>
          </w:p>
        </w:tc>
        <w:tc>
          <w:tcPr>
            <w:tcW w:w="1957" w:type="dxa"/>
            <w:tcBorders>
              <w:top w:val="nil"/>
              <w:left w:val="nil"/>
              <w:bottom w:val="single" w:sz="8" w:space="0" w:color="auto"/>
              <w:right w:val="single" w:sz="8" w:space="0" w:color="auto"/>
            </w:tcBorders>
            <w:vAlign w:val="center"/>
            <w:hideMark/>
            <w:tcPrChange w:id="4509" w:author="Xin Li" w:date="2026-08-21T10:29:00Z" w16du:dateUtc="2026-08-21T02:29:00Z">
              <w:tcPr>
                <w:tcW w:w="1957" w:type="dxa"/>
                <w:gridSpan w:val="2"/>
                <w:tcBorders>
                  <w:top w:val="nil"/>
                  <w:left w:val="nil"/>
                  <w:bottom w:val="single" w:sz="8" w:space="0" w:color="auto"/>
                  <w:right w:val="single" w:sz="8" w:space="0" w:color="auto"/>
                </w:tcBorders>
                <w:vAlign w:val="center"/>
                <w:hideMark/>
              </w:tcPr>
            </w:tcPrChange>
          </w:tcPr>
          <w:p w14:paraId="18E4C42E" w14:textId="62776EE1" w:rsidR="006D1BDC" w:rsidRPr="00015210" w:rsidRDefault="006D1BDC" w:rsidP="00DE134C">
            <w:pPr>
              <w:jc w:val="center"/>
              <w:rPr>
                <w:color w:val="000000"/>
                <w:sz w:val="22"/>
                <w:szCs w:val="22"/>
              </w:rPr>
            </w:pPr>
            <w:r w:rsidRPr="00015210">
              <w:rPr>
                <w:color w:val="000000"/>
                <w:sz w:val="22"/>
                <w:szCs w:val="22"/>
              </w:rPr>
              <w:t>Yes</w:t>
            </w:r>
            <w:del w:id="4510" w:author="Xin Li" w:date="2026-08-21T10:27:00Z" w16du:dateUtc="2026-08-21T02:27:00Z">
              <w:r w:rsidRPr="00015210" w:rsidDel="000E49BD">
                <w:rPr>
                  <w:color w:val="000000"/>
                  <w:sz w:val="22"/>
                  <w:szCs w:val="22"/>
                </w:rPr>
                <w:delText xml:space="preserve"> (labeled)</w:delText>
              </w:r>
            </w:del>
          </w:p>
        </w:tc>
        <w:tc>
          <w:tcPr>
            <w:tcW w:w="2426" w:type="dxa"/>
            <w:tcBorders>
              <w:top w:val="nil"/>
              <w:left w:val="nil"/>
              <w:bottom w:val="single" w:sz="8" w:space="0" w:color="auto"/>
              <w:right w:val="single" w:sz="8" w:space="0" w:color="auto"/>
            </w:tcBorders>
            <w:vAlign w:val="center"/>
            <w:hideMark/>
            <w:tcPrChange w:id="4511" w:author="Xin Li" w:date="2026-08-21T10:29:00Z" w16du:dateUtc="2026-08-21T02:29:00Z">
              <w:tcPr>
                <w:tcW w:w="2426" w:type="dxa"/>
                <w:gridSpan w:val="2"/>
                <w:tcBorders>
                  <w:top w:val="nil"/>
                  <w:left w:val="nil"/>
                  <w:bottom w:val="single" w:sz="8" w:space="0" w:color="auto"/>
                  <w:right w:val="single" w:sz="8" w:space="0" w:color="auto"/>
                </w:tcBorders>
                <w:vAlign w:val="center"/>
                <w:hideMark/>
              </w:tcPr>
            </w:tcPrChange>
          </w:tcPr>
          <w:p w14:paraId="1B46D75B" w14:textId="3B4532F3" w:rsidR="006D1BDC" w:rsidRPr="00015210" w:rsidRDefault="006D1BDC" w:rsidP="00DE134C">
            <w:pPr>
              <w:jc w:val="center"/>
              <w:rPr>
                <w:color w:val="000000"/>
                <w:sz w:val="22"/>
                <w:szCs w:val="22"/>
              </w:rPr>
            </w:pPr>
            <w:r w:rsidRPr="00015210">
              <w:rPr>
                <w:color w:val="000000"/>
                <w:sz w:val="22"/>
                <w:szCs w:val="22"/>
              </w:rPr>
              <w:t>Yes</w:t>
            </w:r>
            <w:del w:id="4512" w:author="Xin Li" w:date="2026-08-21T10:27:00Z" w16du:dateUtc="2026-08-21T02:27:00Z">
              <w:r w:rsidRPr="00015210" w:rsidDel="000E49BD">
                <w:rPr>
                  <w:color w:val="000000"/>
                  <w:sz w:val="22"/>
                  <w:szCs w:val="22"/>
                </w:rPr>
                <w:delText xml:space="preserve"> (labeled)</w:delText>
              </w:r>
            </w:del>
          </w:p>
        </w:tc>
      </w:tr>
      <w:tr w:rsidR="000E49BD" w:rsidRPr="00015210" w14:paraId="1505E93F" w14:textId="77777777" w:rsidTr="00636070">
        <w:trPr>
          <w:trHeight w:val="79"/>
          <w:jc w:val="center"/>
        </w:trPr>
        <w:tc>
          <w:tcPr>
            <w:tcW w:w="1829" w:type="dxa"/>
            <w:tcBorders>
              <w:top w:val="nil"/>
              <w:left w:val="single" w:sz="8" w:space="0" w:color="auto"/>
              <w:bottom w:val="single" w:sz="8" w:space="0" w:color="auto"/>
              <w:right w:val="single" w:sz="8" w:space="0" w:color="auto"/>
            </w:tcBorders>
            <w:vAlign w:val="center"/>
            <w:hideMark/>
          </w:tcPr>
          <w:p w14:paraId="56DCEDBE" w14:textId="77777777" w:rsidR="000E49BD" w:rsidRPr="00015210" w:rsidRDefault="000E49BD" w:rsidP="00636070">
            <w:pPr>
              <w:rPr>
                <w:color w:val="000000"/>
                <w:sz w:val="22"/>
                <w:szCs w:val="22"/>
              </w:rPr>
            </w:pPr>
            <w:r w:rsidRPr="00015210">
              <w:rPr>
                <w:color w:val="000000"/>
                <w:sz w:val="22"/>
                <w:szCs w:val="22"/>
              </w:rPr>
              <w:t xml:space="preserve">Separates AI </w:t>
            </w:r>
            <w:r w:rsidRPr="00015210">
              <w:rPr>
                <w:i/>
                <w:iCs/>
                <w:color w:val="000000"/>
                <w:sz w:val="22"/>
                <w:szCs w:val="22"/>
              </w:rPr>
              <w:t>label</w:t>
            </w:r>
            <w:r w:rsidRPr="00015210">
              <w:rPr>
                <w:color w:val="000000"/>
                <w:sz w:val="22"/>
                <w:szCs w:val="22"/>
              </w:rPr>
              <w:t xml:space="preserve"> from AI </w:t>
            </w:r>
            <w:r w:rsidRPr="00015210">
              <w:rPr>
                <w:i/>
                <w:iCs/>
                <w:color w:val="000000"/>
                <w:sz w:val="22"/>
                <w:szCs w:val="22"/>
              </w:rPr>
              <w:t>content</w:t>
            </w:r>
          </w:p>
        </w:tc>
        <w:tc>
          <w:tcPr>
            <w:tcW w:w="1640" w:type="dxa"/>
            <w:tcBorders>
              <w:top w:val="nil"/>
              <w:left w:val="nil"/>
              <w:bottom w:val="single" w:sz="8" w:space="0" w:color="auto"/>
              <w:right w:val="single" w:sz="8" w:space="0" w:color="auto"/>
            </w:tcBorders>
            <w:vAlign w:val="center"/>
            <w:hideMark/>
          </w:tcPr>
          <w:p w14:paraId="74996904" w14:textId="77777777" w:rsidR="000E49BD" w:rsidRPr="00015210" w:rsidRDefault="000E49BD" w:rsidP="00636070">
            <w:pPr>
              <w:jc w:val="center"/>
              <w:rPr>
                <w:color w:val="000000"/>
                <w:sz w:val="22"/>
                <w:szCs w:val="22"/>
              </w:rPr>
            </w:pPr>
            <w:r w:rsidRPr="00015210">
              <w:rPr>
                <w:color w:val="000000"/>
                <w:sz w:val="22"/>
                <w:szCs w:val="22"/>
              </w:rPr>
              <w:t>No</w:t>
            </w:r>
          </w:p>
        </w:tc>
        <w:tc>
          <w:tcPr>
            <w:tcW w:w="1488" w:type="dxa"/>
            <w:tcBorders>
              <w:top w:val="nil"/>
              <w:left w:val="nil"/>
              <w:bottom w:val="single" w:sz="8" w:space="0" w:color="auto"/>
              <w:right w:val="single" w:sz="8" w:space="0" w:color="auto"/>
            </w:tcBorders>
            <w:vAlign w:val="center"/>
            <w:hideMark/>
          </w:tcPr>
          <w:p w14:paraId="3C5EAAE0" w14:textId="77777777" w:rsidR="000E49BD" w:rsidRPr="00015210" w:rsidRDefault="000E49BD" w:rsidP="00636070">
            <w:pPr>
              <w:jc w:val="center"/>
              <w:rPr>
                <w:color w:val="000000"/>
                <w:sz w:val="22"/>
                <w:szCs w:val="22"/>
              </w:rPr>
            </w:pPr>
            <w:r w:rsidRPr="00015210">
              <w:rPr>
                <w:color w:val="000000"/>
                <w:sz w:val="22"/>
                <w:szCs w:val="22"/>
              </w:rPr>
              <w:t>No</w:t>
            </w:r>
          </w:p>
        </w:tc>
        <w:tc>
          <w:tcPr>
            <w:tcW w:w="1957" w:type="dxa"/>
            <w:tcBorders>
              <w:top w:val="nil"/>
              <w:left w:val="nil"/>
              <w:bottom w:val="single" w:sz="8" w:space="0" w:color="auto"/>
              <w:right w:val="single" w:sz="8" w:space="0" w:color="auto"/>
            </w:tcBorders>
            <w:vAlign w:val="center"/>
            <w:hideMark/>
          </w:tcPr>
          <w:p w14:paraId="16CE26EC" w14:textId="77777777" w:rsidR="000E49BD" w:rsidRPr="000E49BD" w:rsidRDefault="000E49BD" w:rsidP="00636070">
            <w:pPr>
              <w:jc w:val="center"/>
              <w:rPr>
                <w:color w:val="000000"/>
                <w:sz w:val="22"/>
                <w:szCs w:val="22"/>
              </w:rPr>
            </w:pPr>
            <w:r w:rsidRPr="000E49BD">
              <w:rPr>
                <w:color w:val="000000"/>
                <w:sz w:val="22"/>
                <w:szCs w:val="22"/>
              </w:rPr>
              <w:t>Not the focus</w:t>
            </w:r>
          </w:p>
        </w:tc>
        <w:tc>
          <w:tcPr>
            <w:tcW w:w="2426" w:type="dxa"/>
            <w:tcBorders>
              <w:top w:val="nil"/>
              <w:left w:val="nil"/>
              <w:bottom w:val="single" w:sz="8" w:space="0" w:color="auto"/>
              <w:right w:val="single" w:sz="8" w:space="0" w:color="auto"/>
            </w:tcBorders>
            <w:vAlign w:val="center"/>
            <w:hideMark/>
          </w:tcPr>
          <w:p w14:paraId="7DB7F383" w14:textId="77777777" w:rsidR="000E49BD" w:rsidRPr="000E49BD" w:rsidRDefault="000E49BD" w:rsidP="00636070">
            <w:pPr>
              <w:jc w:val="center"/>
              <w:rPr>
                <w:color w:val="000000"/>
                <w:sz w:val="22"/>
                <w:szCs w:val="22"/>
                <w:rPrChange w:id="4513" w:author="Xin Li" w:date="2026-08-21T10:28:00Z" w16du:dateUtc="2026-08-21T02:28:00Z">
                  <w:rPr>
                    <w:b/>
                    <w:bCs/>
                    <w:color w:val="000000"/>
                    <w:sz w:val="22"/>
                    <w:szCs w:val="22"/>
                  </w:rPr>
                </w:rPrChange>
              </w:rPr>
            </w:pPr>
            <w:r w:rsidRPr="000E49BD">
              <w:rPr>
                <w:color w:val="000000"/>
                <w:sz w:val="22"/>
                <w:szCs w:val="22"/>
                <w:rPrChange w:id="4514" w:author="Xin Li" w:date="2026-08-21T10:28:00Z" w16du:dateUtc="2026-08-21T02:28:00Z">
                  <w:rPr>
                    <w:b/>
                    <w:bCs/>
                    <w:color w:val="000000"/>
                    <w:sz w:val="22"/>
                    <w:szCs w:val="22"/>
                  </w:rPr>
                </w:rPrChange>
              </w:rPr>
              <w:t>Yes</w:t>
            </w:r>
            <w:del w:id="4515" w:author="Xin Li" w:date="2026-08-21T10:28:00Z" w16du:dateUtc="2026-08-21T02:28:00Z">
              <w:r w:rsidRPr="000E49BD" w:rsidDel="000E49BD">
                <w:rPr>
                  <w:color w:val="000000"/>
                  <w:sz w:val="22"/>
                  <w:szCs w:val="22"/>
                </w:rPr>
                <w:delText>; central to the design</w:delText>
              </w:r>
            </w:del>
          </w:p>
        </w:tc>
      </w:tr>
      <w:tr w:rsidR="006D1BDC" w:rsidRPr="00015210" w14:paraId="5E80C0D5" w14:textId="77777777" w:rsidTr="000E49BD">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15426F9F" w14:textId="5E77183D" w:rsidR="006D1BDC" w:rsidRPr="00015210" w:rsidRDefault="006D1BDC" w:rsidP="00DE134C">
            <w:pPr>
              <w:rPr>
                <w:color w:val="000000"/>
                <w:sz w:val="22"/>
                <w:szCs w:val="22"/>
              </w:rPr>
            </w:pPr>
            <w:del w:id="4516" w:author="Prof. LIU Ben" w:date="2026-08-24T23:33:00Z" w16du:dateUtc="2026-08-24T15:33:00Z">
              <w:r w:rsidRPr="00015210" w:rsidDel="00B369E9">
                <w:rPr>
                  <w:color w:val="000000"/>
                  <w:sz w:val="22"/>
                  <w:szCs w:val="22"/>
                </w:rPr>
                <w:delText>Identification strategy</w:delText>
              </w:r>
            </w:del>
            <w:ins w:id="4517" w:author="Prof. LIU Ben" w:date="2026-08-24T23:33:00Z" w16du:dateUtc="2026-08-24T15:33:00Z">
              <w:r w:rsidR="00B369E9">
                <w:rPr>
                  <w:rFonts w:hint="eastAsia"/>
                  <w:color w:val="000000"/>
                  <w:sz w:val="22"/>
                  <w:szCs w:val="22"/>
                </w:rPr>
                <w:t>Research design</w:t>
              </w:r>
            </w:ins>
          </w:p>
        </w:tc>
        <w:tc>
          <w:tcPr>
            <w:tcW w:w="1640" w:type="dxa"/>
            <w:tcBorders>
              <w:top w:val="nil"/>
              <w:left w:val="nil"/>
              <w:bottom w:val="single" w:sz="8" w:space="0" w:color="auto"/>
              <w:right w:val="single" w:sz="8" w:space="0" w:color="auto"/>
            </w:tcBorders>
            <w:vAlign w:val="center"/>
            <w:hideMark/>
          </w:tcPr>
          <w:p w14:paraId="30C0D239" w14:textId="77777777" w:rsidR="006D1BDC" w:rsidRPr="00015210" w:rsidRDefault="006D1BDC" w:rsidP="00DE134C">
            <w:pPr>
              <w:jc w:val="center"/>
              <w:rPr>
                <w:color w:val="000000"/>
                <w:sz w:val="22"/>
                <w:szCs w:val="22"/>
              </w:rPr>
            </w:pPr>
            <w:r w:rsidRPr="00015210">
              <w:rPr>
                <w:color w:val="000000"/>
                <w:sz w:val="22"/>
                <w:szCs w:val="22"/>
              </w:rPr>
              <w:t>Natural experiment</w:t>
            </w:r>
          </w:p>
        </w:tc>
        <w:tc>
          <w:tcPr>
            <w:tcW w:w="1488" w:type="dxa"/>
            <w:tcBorders>
              <w:top w:val="nil"/>
              <w:left w:val="nil"/>
              <w:bottom w:val="single" w:sz="8" w:space="0" w:color="auto"/>
              <w:right w:val="single" w:sz="8" w:space="0" w:color="auto"/>
            </w:tcBorders>
            <w:vAlign w:val="center"/>
            <w:hideMark/>
          </w:tcPr>
          <w:p w14:paraId="704D95AB" w14:textId="77777777" w:rsidR="006D1BDC" w:rsidRPr="00015210" w:rsidRDefault="006D1BDC" w:rsidP="00DE134C">
            <w:pPr>
              <w:jc w:val="center"/>
              <w:rPr>
                <w:color w:val="000000"/>
                <w:sz w:val="22"/>
                <w:szCs w:val="22"/>
              </w:rPr>
            </w:pPr>
            <w:r w:rsidRPr="00015210">
              <w:rPr>
                <w:color w:val="000000"/>
                <w:sz w:val="22"/>
                <w:szCs w:val="22"/>
              </w:rPr>
              <w:t>Natural experiment</w:t>
            </w:r>
          </w:p>
        </w:tc>
        <w:tc>
          <w:tcPr>
            <w:tcW w:w="1957" w:type="dxa"/>
            <w:tcBorders>
              <w:top w:val="nil"/>
              <w:left w:val="nil"/>
              <w:bottom w:val="single" w:sz="8" w:space="0" w:color="auto"/>
              <w:right w:val="single" w:sz="8" w:space="0" w:color="auto"/>
            </w:tcBorders>
            <w:vAlign w:val="center"/>
            <w:hideMark/>
          </w:tcPr>
          <w:p w14:paraId="6B73AD77" w14:textId="77777777" w:rsidR="006D1BDC" w:rsidRPr="00015210" w:rsidRDefault="006D1BDC" w:rsidP="00DE134C">
            <w:pPr>
              <w:jc w:val="center"/>
              <w:rPr>
                <w:color w:val="000000"/>
                <w:sz w:val="22"/>
                <w:szCs w:val="22"/>
              </w:rPr>
            </w:pPr>
            <w:r w:rsidRPr="00015210">
              <w:rPr>
                <w:color w:val="000000"/>
                <w:sz w:val="22"/>
                <w:szCs w:val="22"/>
              </w:rPr>
              <w:t>Natural experiment and lab experiment</w:t>
            </w:r>
          </w:p>
        </w:tc>
        <w:tc>
          <w:tcPr>
            <w:tcW w:w="2426" w:type="dxa"/>
            <w:tcBorders>
              <w:top w:val="nil"/>
              <w:left w:val="nil"/>
              <w:bottom w:val="single" w:sz="8" w:space="0" w:color="auto"/>
              <w:right w:val="single" w:sz="8" w:space="0" w:color="auto"/>
            </w:tcBorders>
            <w:vAlign w:val="center"/>
            <w:hideMark/>
          </w:tcPr>
          <w:p w14:paraId="4FD2A13F" w14:textId="6A8C57D5" w:rsidR="006D1BDC" w:rsidRPr="00015210" w:rsidRDefault="006D1BDC" w:rsidP="00DE134C">
            <w:pPr>
              <w:jc w:val="center"/>
              <w:rPr>
                <w:color w:val="000000"/>
                <w:sz w:val="22"/>
                <w:szCs w:val="22"/>
              </w:rPr>
            </w:pPr>
            <w:del w:id="4518" w:author="Prof. LIU Ben" w:date="2026-08-24T23:34:00Z" w16du:dateUtc="2026-08-24T15:34:00Z">
              <w:r w:rsidRPr="00015210" w:rsidDel="00B369E9">
                <w:rPr>
                  <w:color w:val="000000"/>
                  <w:sz w:val="22"/>
                  <w:szCs w:val="22"/>
                </w:rPr>
                <w:delText>Field randomization at the question level</w:delText>
              </w:r>
            </w:del>
            <w:ins w:id="4519" w:author="Prof. LIU Ben" w:date="2026-08-24T23:34:00Z" w16du:dateUtc="2026-08-24T15:34:00Z">
              <w:r w:rsidR="00B369E9">
                <w:rPr>
                  <w:rFonts w:hint="eastAsia"/>
                  <w:color w:val="000000"/>
                  <w:sz w:val="22"/>
                  <w:szCs w:val="22"/>
                </w:rPr>
                <w:t>Randomized field experiment</w:t>
              </w:r>
            </w:ins>
          </w:p>
        </w:tc>
      </w:tr>
    </w:tbl>
    <w:p w14:paraId="258E7BBE" w14:textId="77777777" w:rsidR="006D1BDC" w:rsidRPr="00313A96" w:rsidRDefault="006D1BDC" w:rsidP="00D66C4E"/>
    <w:sectPr w:rsidR="006D1BDC" w:rsidRPr="00313A96" w:rsidSect="000862C8">
      <w:headerReference w:type="even" r:id="rId25"/>
      <w:footerReference w:type="even" r:id="rId26"/>
      <w:footerReference w:type="default" r:id="rId27"/>
      <w:headerReference w:type="first" r:id="rId28"/>
      <w:footerReference w:type="first" r:id="rId29"/>
      <w:pgSz w:w="12240" w:h="15840" w:code="1"/>
      <w:pgMar w:top="1440" w:right="1440" w:bottom="1440" w:left="1440" w:header="720" w:footer="28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92" w:author="Prof. LIU Ben" w:date="2026-08-24T21:11:00Z" w:initials="BL">
    <w:p w14:paraId="13CCC5EE" w14:textId="77777777" w:rsidR="00B369E9" w:rsidRDefault="00B369E9" w:rsidP="00B369E9">
      <w:r>
        <w:rPr>
          <w:rStyle w:val="CommentReference"/>
        </w:rPr>
        <w:annotationRef/>
      </w:r>
      <w:r>
        <w:rPr>
          <w:rFonts w:ascii="Georgia" w:eastAsiaTheme="minorEastAsia" w:hAnsi="Georgia" w:cs="Georgia"/>
          <w:sz w:val="20"/>
          <w:szCs w:val="20"/>
          <w:lang w:eastAsia="en-US"/>
        </w:rPr>
        <w:t>double check to see if it is accurate to say this.</w:t>
      </w:r>
    </w:p>
  </w:comment>
  <w:comment w:id="284" w:author="Xin Li" w:date="2026-08-20T23:09:00Z" w:initials="X">
    <w:p w14:paraId="77187800" w14:textId="77777777" w:rsidR="0027674F" w:rsidRDefault="0027674F" w:rsidP="0027674F">
      <w:pPr>
        <w:pStyle w:val="CommentText"/>
        <w:jc w:val="left"/>
      </w:pPr>
      <w:r>
        <w:rPr>
          <w:rStyle w:val="CommentReference"/>
        </w:rPr>
        <w:annotationRef/>
      </w:r>
      <w:r>
        <w:t>Not sure if need to touch it.</w:t>
      </w:r>
    </w:p>
  </w:comment>
  <w:comment w:id="508" w:author="Prof. LIU Ben" w:date="2026-08-24T23:37:00Z" w:initials="BL">
    <w:p w14:paraId="4F7DFB63" w14:textId="77777777" w:rsidR="006A50F6" w:rsidRDefault="006A50F6" w:rsidP="006A50F6">
      <w:r>
        <w:rPr>
          <w:rStyle w:val="CommentReference"/>
        </w:rPr>
        <w:annotationRef/>
      </w:r>
      <w:r>
        <w:rPr>
          <w:rFonts w:ascii="Georgia" w:eastAsiaTheme="minorEastAsia" w:hAnsi="Georgia" w:cs="Georgia"/>
          <w:sz w:val="20"/>
          <w:szCs w:val="20"/>
          <w:lang w:eastAsia="en-US"/>
        </w:rPr>
        <w:t>This is under role 1 but discussed under Role 2. In Table 1 the study sits in Role 1 (platform competitor), yet its answer-supply and style findings ("longer, less readable") are the ones you invoke in §2.1.2 (the instrument stream), where you also cite it for "declines in qualified contributions." A reader who cross-references will be confused about why an "answerer's instrument" finding is tabulated under "platform competitor." Either (a) add a brief note in the table that Sanatizadeh documents both demand- and supply-side effects, or (b) footnote it in §2.1.2 as spanning both roles. Right now the split is silent.</w:t>
      </w:r>
    </w:p>
  </w:comment>
  <w:comment w:id="587" w:author="Prof. LIU Ben" w:date="2026-08-24T23:39:00Z" w:initials="BL">
    <w:p w14:paraId="5F8AA61A" w14:textId="77777777" w:rsidR="006A50F6" w:rsidRDefault="006A50F6" w:rsidP="006A50F6">
      <w:r>
        <w:rPr>
          <w:rStyle w:val="CommentReference"/>
        </w:rPr>
        <w:annotationRef/>
      </w:r>
      <w:r>
        <w:rPr>
          <w:rFonts w:ascii="Georgia" w:eastAsiaTheme="minorEastAsia" w:hAnsi="Georgia" w:cs="Georgia"/>
          <w:sz w:val="20"/>
          <w:szCs w:val="20"/>
          <w:lang w:eastAsia="en-US"/>
        </w:rPr>
        <w:t>we don't have signs anymore. Please make the content under columns "question supply" and "answer supply" clearer.</w:t>
      </w:r>
    </w:p>
  </w:comment>
  <w:comment w:id="765" w:author="Prof. LIU Ben" w:date="2026-08-24T22:53:00Z" w:initials="BL">
    <w:p w14:paraId="22DC42CD" w14:textId="77777777" w:rsidR="00B369E9" w:rsidRDefault="00B369E9" w:rsidP="00B369E9">
      <w:r>
        <w:rPr>
          <w:rStyle w:val="CommentReference"/>
        </w:rPr>
        <w:annotationRef/>
      </w:r>
      <w:r>
        <w:rPr>
          <w:rFonts w:ascii="Georgia" w:eastAsiaTheme="minorEastAsia" w:hAnsi="Georgia" w:cs="Georgia"/>
          <w:sz w:val="20"/>
          <w:szCs w:val="20"/>
          <w:lang w:eastAsia="en-US"/>
        </w:rPr>
        <w:t>verify this.</w:t>
      </w:r>
    </w:p>
  </w:comment>
  <w:comment w:id="2163" w:author="Prof. LIU Ben" w:date="2026-08-25T22:57:00Z" w:initials="BL">
    <w:p w14:paraId="3E8F3A19" w14:textId="77777777" w:rsidR="00904A3D" w:rsidRDefault="00904A3D" w:rsidP="00904A3D">
      <w:r>
        <w:rPr>
          <w:rStyle w:val="CommentReference"/>
        </w:rPr>
        <w:annotationRef/>
      </w:r>
      <w:r>
        <w:rPr>
          <w:rFonts w:ascii="Georgia" w:eastAsiaTheme="minorEastAsia" w:hAnsi="Georgia" w:cs="Georgia"/>
          <w:sz w:val="20"/>
          <w:szCs w:val="20"/>
          <w:lang w:eastAsia="en-US"/>
        </w:rPr>
        <w:t>There is no appendix b in this file</w:t>
      </w:r>
    </w:p>
  </w:comment>
  <w:comment w:id="2228" w:author="Xin Li" w:date="2026-08-22T08:27:00Z" w:initials="X">
    <w:p w14:paraId="7C76C313" w14:textId="77777777" w:rsidR="00270DFC" w:rsidRDefault="00270DFC" w:rsidP="00270DFC">
      <w:pPr>
        <w:pStyle w:val="CommentText"/>
        <w:jc w:val="left"/>
      </w:pPr>
      <w:r>
        <w:rPr>
          <w:rStyle w:val="CommentReference"/>
        </w:rPr>
        <w:annotationRef/>
      </w:r>
      <w:r>
        <w:t>I intend to change H4 to null. But I did not change this section.</w:t>
      </w:r>
    </w:p>
  </w:comment>
  <w:comment w:id="2278" w:author="Xin Li" w:date="2026-08-22T08:29:00Z" w:initials="X">
    <w:p w14:paraId="400010A3" w14:textId="77777777" w:rsidR="00270DFC" w:rsidRDefault="00270DFC" w:rsidP="00270DFC">
      <w:pPr>
        <w:pStyle w:val="CommentText"/>
        <w:jc w:val="left"/>
      </w:pPr>
      <w:r>
        <w:rPr>
          <w:rStyle w:val="CommentReference"/>
        </w:rPr>
        <w:annotationRef/>
      </w:r>
      <w:r>
        <w:t>Same reason, label does not matter.</w:t>
      </w:r>
    </w:p>
  </w:comment>
  <w:comment w:id="2783" w:author="Prof. LIU Ben" w:date="2026-08-26T00:03:00Z" w:initials="BL">
    <w:p w14:paraId="679A1F8B" w14:textId="77777777" w:rsidR="001C3581" w:rsidRDefault="001C3581" w:rsidP="001C3581">
      <w:r>
        <w:rPr>
          <w:rStyle w:val="CommentReference"/>
        </w:rPr>
        <w:annotationRef/>
      </w:r>
      <w:r>
        <w:rPr>
          <w:rFonts w:ascii="Georgia" w:eastAsiaTheme="minorEastAsia" w:hAnsi="Georgia" w:cs="Georgia"/>
          <w:sz w:val="20"/>
          <w:szCs w:val="20"/>
          <w:lang w:eastAsia="en-US"/>
        </w:rPr>
        <w:t>The difference is only 1?</w:t>
      </w:r>
    </w:p>
  </w:comment>
  <w:comment w:id="2784" w:author="Prof. LIU Ben" w:date="2026-08-26T00:02:00Z" w:initials="BL">
    <w:p w14:paraId="509C5B33" w14:textId="77777777" w:rsidR="001C3581" w:rsidRDefault="001C3581" w:rsidP="001C3581">
      <w:r>
        <w:rPr>
          <w:rStyle w:val="CommentReference"/>
        </w:rPr>
        <w:annotationRef/>
      </w:r>
      <w:r>
        <w:rPr>
          <w:rFonts w:ascii="Georgia" w:eastAsiaTheme="minorEastAsia" w:hAnsi="Georgia" w:cs="Georgia"/>
          <w:sz w:val="20"/>
          <w:szCs w:val="20"/>
          <w:lang w:eastAsia="en-US"/>
        </w:rPr>
        <w:t>what does this mean?</w:t>
      </w:r>
    </w:p>
  </w:comment>
  <w:comment w:id="2785" w:author="Dylan CHEN" w:date="2026-08-26T15:06:00Z" w:initials="DC">
    <w:p w14:paraId="257B5CE4" w14:textId="77777777" w:rsidR="000F64C3" w:rsidRDefault="000F64C3" w:rsidP="000F64C3">
      <w:r>
        <w:rPr>
          <w:rStyle w:val="CommentReference"/>
        </w:rPr>
        <w:annotationRef/>
      </w:r>
      <w:r>
        <w:rPr>
          <w:rFonts w:ascii="Georgia" w:eastAsiaTheme="minorEastAsia" w:hAnsi="Georgia" w:cs="Georgia"/>
          <w:sz w:val="20"/>
          <w:szCs w:val="20"/>
          <w:lang w:eastAsia="en-US"/>
        </w:rPr>
        <w:t>AI decline to answer</w:t>
      </w:r>
    </w:p>
  </w:comment>
  <w:comment w:id="2786" w:author="Prof. LIU Ben" w:date="2026-08-26T00:03:00Z" w:initials="BL">
    <w:p w14:paraId="17DFCFD5" w14:textId="77777777" w:rsidR="001C3581" w:rsidRDefault="001C3581" w:rsidP="001C3581">
      <w:r>
        <w:rPr>
          <w:rStyle w:val="CommentReference"/>
        </w:rPr>
        <w:annotationRef/>
      </w:r>
      <w:r>
        <w:rPr>
          <w:rFonts w:ascii="Georgia" w:eastAsiaTheme="minorEastAsia" w:hAnsi="Georgia" w:cs="Georgia"/>
          <w:sz w:val="20"/>
          <w:szCs w:val="20"/>
          <w:lang w:eastAsia="en-US"/>
        </w:rPr>
        <w:t>not now it is LLM-based measure not sentence-bert based.</w:t>
      </w:r>
    </w:p>
  </w:comment>
  <w:comment w:id="2807" w:author="Prof. LIU Ben" w:date="2026-08-26T00:07:00Z" w:initials="BL">
    <w:p w14:paraId="69404141" w14:textId="77777777" w:rsidR="001C3581" w:rsidRDefault="001C3581" w:rsidP="001C3581">
      <w:r>
        <w:rPr>
          <w:rStyle w:val="CommentReference"/>
        </w:rPr>
        <w:annotationRef/>
      </w:r>
      <w:r>
        <w:rPr>
          <w:rFonts w:ascii="Georgia" w:eastAsiaTheme="minorEastAsia" w:hAnsi="Georgia" w:cs="Georgia"/>
          <w:sz w:val="20"/>
          <w:szCs w:val="20"/>
          <w:lang w:eastAsia="en-US"/>
        </w:rPr>
        <w:t>lets use p-value for consistency in presentation.</w:t>
      </w:r>
    </w:p>
  </w:comment>
  <w:comment w:id="2825" w:author="Prof. LIU Ben" w:date="2026-08-26T00:10:00Z" w:initials="BL">
    <w:p w14:paraId="546098D1" w14:textId="77777777" w:rsidR="001C3581" w:rsidRDefault="001C3581" w:rsidP="001C3581">
      <w:r>
        <w:rPr>
          <w:rStyle w:val="CommentReference"/>
        </w:rPr>
        <w:annotationRef/>
      </w:r>
      <w:r>
        <w:rPr>
          <w:rFonts w:ascii="Georgia" w:eastAsiaTheme="minorEastAsia" w:hAnsi="Georgia" w:cs="Georgia"/>
          <w:sz w:val="20"/>
          <w:szCs w:val="20"/>
          <w:lang w:eastAsia="en-US"/>
        </w:rPr>
        <w:t>report p-value</w:t>
      </w:r>
    </w:p>
  </w:comment>
  <w:comment w:id="2831" w:author="Prof. LIU Ben" w:date="2026-08-26T00:11:00Z" w:initials="BL">
    <w:p w14:paraId="5C3602A2" w14:textId="77777777" w:rsidR="001C3581" w:rsidRDefault="001C3581" w:rsidP="001C3581">
      <w:r>
        <w:rPr>
          <w:rStyle w:val="CommentReference"/>
        </w:rPr>
        <w:annotationRef/>
      </w:r>
      <w:r>
        <w:rPr>
          <w:rFonts w:ascii="Georgia" w:eastAsiaTheme="minorEastAsia" w:hAnsi="Georgia" w:cs="Georgia"/>
          <w:sz w:val="20"/>
          <w:szCs w:val="20"/>
          <w:lang w:eastAsia="en-US"/>
        </w:rPr>
        <w:t>report p-value</w:t>
      </w:r>
    </w:p>
  </w:comment>
  <w:comment w:id="2846" w:author="Prof. LIU Ben" w:date="2026-08-26T00:12:00Z" w:initials="BL">
    <w:p w14:paraId="2CCDC7DE" w14:textId="77777777" w:rsidR="001C3581" w:rsidRDefault="001C3581" w:rsidP="001C3581">
      <w:r>
        <w:rPr>
          <w:rStyle w:val="CommentReference"/>
        </w:rPr>
        <w:annotationRef/>
      </w:r>
      <w:r>
        <w:rPr>
          <w:rFonts w:ascii="Georgia" w:eastAsiaTheme="minorEastAsia" w:hAnsi="Georgia" w:cs="Georgia"/>
          <w:sz w:val="20"/>
          <w:szCs w:val="20"/>
          <w:lang w:eastAsia="en-US"/>
        </w:rPr>
        <w:t>report p-value</w:t>
      </w:r>
    </w:p>
  </w:comment>
  <w:comment w:id="3016" w:author="Xin Li" w:date="2026-08-22T14:18:00Z" w:initials="X">
    <w:p w14:paraId="212745ED" w14:textId="77777777" w:rsidR="00A32714" w:rsidRDefault="00A32714" w:rsidP="00A32714">
      <w:pPr>
        <w:pStyle w:val="CommentText"/>
        <w:jc w:val="left"/>
      </w:pPr>
      <w:r>
        <w:rPr>
          <w:rStyle w:val="CommentReference"/>
        </w:rPr>
        <w:annotationRef/>
      </w:r>
      <w:r>
        <w:t>The legend should be “no ai answer”</w:t>
      </w:r>
    </w:p>
  </w:comment>
  <w:comment w:id="3827" w:author="Prof. LIU Ben" w:date="2026-08-26T12:48:00Z" w:initials="BL">
    <w:p w14:paraId="55A30268" w14:textId="77777777" w:rsidR="00B35552" w:rsidRDefault="00B35552" w:rsidP="00B35552">
      <w:r>
        <w:rPr>
          <w:rStyle w:val="CommentReference"/>
        </w:rPr>
        <w:annotationRef/>
      </w:r>
      <w:r>
        <w:rPr>
          <w:rFonts w:ascii="Georgia" w:eastAsiaTheme="minorEastAsia" w:hAnsi="Georgia" w:cs="Georgia"/>
          <w:sz w:val="20"/>
          <w:szCs w:val="20"/>
          <w:lang w:eastAsia="en-US"/>
        </w:rPr>
        <w:t>add the correlation here.</w:t>
      </w:r>
    </w:p>
  </w:comment>
  <w:comment w:id="4244" w:author="Prof. LIU Ben" w:date="2026-08-26T14:17:00Z" w:initials="BL">
    <w:p w14:paraId="3CF0DD6E" w14:textId="77777777" w:rsidR="00D503A6" w:rsidRDefault="00D503A6" w:rsidP="00D503A6">
      <w:r>
        <w:rPr>
          <w:rStyle w:val="CommentReference"/>
        </w:rPr>
        <w:annotationRef/>
      </w:r>
      <w:r>
        <w:rPr>
          <w:rFonts w:ascii="Georgia" w:eastAsiaTheme="minorEastAsia" w:hAnsi="Georgia" w:cs="Georgia"/>
          <w:sz w:val="20"/>
          <w:szCs w:val="20"/>
          <w:lang w:eastAsia="en-US"/>
        </w:rPr>
        <w:t>there might be repetition on earlier content. Revise the wording to make it different.</w:t>
      </w:r>
    </w:p>
  </w:comment>
  <w:comment w:id="4428" w:author="Prof. LIU Ben" w:date="2026-08-24T23:31:00Z" w:initials="BL">
    <w:p w14:paraId="335D05F4" w14:textId="77777777" w:rsidR="00B369E9" w:rsidRDefault="00B369E9" w:rsidP="00B369E9">
      <w:r>
        <w:rPr>
          <w:rStyle w:val="CommentReference"/>
        </w:rPr>
        <w:annotationRef/>
      </w:r>
      <w:r>
        <w:rPr>
          <w:rFonts w:ascii="Georgia" w:eastAsiaTheme="minorEastAsia" w:hAnsi="Georgia" w:cs="Georgia"/>
          <w:sz w:val="20"/>
          <w:szCs w:val="20"/>
          <w:lang w:eastAsia="en-US"/>
        </w:rPr>
        <w:t>1. Question (what?); 2. Answer (what?); 3. check accuracy, i.e, whether the papers match what you summarize here.</w:t>
      </w:r>
    </w:p>
  </w:comment>
  <w:comment w:id="4458" w:author="Prof. LIU Ben" w:date="2026-08-24T23:32:00Z" w:initials="BL">
    <w:p w14:paraId="073B46D5" w14:textId="77777777" w:rsidR="00B369E9" w:rsidRDefault="00B369E9" w:rsidP="00B369E9">
      <w:r>
        <w:rPr>
          <w:rStyle w:val="CommentReference"/>
        </w:rPr>
        <w:annotationRef/>
      </w:r>
      <w:r>
        <w:rPr>
          <w:rFonts w:ascii="Georgia" w:eastAsiaTheme="minorEastAsia" w:hAnsi="Georgia" w:cs="Georgia"/>
          <w:sz w:val="20"/>
          <w:szCs w:val="20"/>
          <w:lang w:eastAsia="en-US"/>
        </w:rPr>
        <w:t>not sure what this means?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3CCC5EE" w15:done="0"/>
  <w15:commentEx w15:paraId="77187800" w15:done="0"/>
  <w15:commentEx w15:paraId="4F7DFB63" w15:done="0"/>
  <w15:commentEx w15:paraId="5F8AA61A" w15:done="0"/>
  <w15:commentEx w15:paraId="22DC42CD" w15:done="0"/>
  <w15:commentEx w15:paraId="3E8F3A19" w15:done="0"/>
  <w15:commentEx w15:paraId="7C76C313" w15:done="0"/>
  <w15:commentEx w15:paraId="400010A3" w15:done="0"/>
  <w15:commentEx w15:paraId="679A1F8B" w15:done="0"/>
  <w15:commentEx w15:paraId="509C5B33" w15:done="0"/>
  <w15:commentEx w15:paraId="257B5CE4" w15:paraIdParent="509C5B33" w15:done="0"/>
  <w15:commentEx w15:paraId="17DFCFD5" w15:done="0"/>
  <w15:commentEx w15:paraId="69404141" w15:done="0"/>
  <w15:commentEx w15:paraId="546098D1" w15:done="0"/>
  <w15:commentEx w15:paraId="5C3602A2" w15:done="0"/>
  <w15:commentEx w15:paraId="2CCDC7DE" w15:done="0"/>
  <w15:commentEx w15:paraId="212745ED" w15:done="0"/>
  <w15:commentEx w15:paraId="55A30268" w15:done="0"/>
  <w15:commentEx w15:paraId="3CF0DD6E" w15:done="0"/>
  <w15:commentEx w15:paraId="335D05F4" w15:done="0"/>
  <w15:commentEx w15:paraId="073B46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5FB67BF" w16cex:dateUtc="2026-08-24T13:11:00Z"/>
  <w16cex:commentExtensible w16cex:durableId="0C8F880B" w16cex:dateUtc="2026-08-20T15:09:00Z"/>
  <w16cex:commentExtensible w16cex:durableId="6800425A" w16cex:dateUtc="2026-08-24T15:37:00Z"/>
  <w16cex:commentExtensible w16cex:durableId="125577A6" w16cex:dateUtc="2026-08-24T15:39:00Z"/>
  <w16cex:commentExtensible w16cex:durableId="76B681E6" w16cex:dateUtc="2026-08-24T14:53:00Z"/>
  <w16cex:commentExtensible w16cex:durableId="6BBF53AC" w16cex:dateUtc="2026-08-25T14:57:00Z"/>
  <w16cex:commentExtensible w16cex:durableId="16D689F2" w16cex:dateUtc="2026-08-22T00:27:00Z"/>
  <w16cex:commentExtensible w16cex:durableId="156D30BE" w16cex:dateUtc="2026-08-22T00:29:00Z"/>
  <w16cex:commentExtensible w16cex:durableId="44A8F0E3" w16cex:dateUtc="2026-08-25T16:03:00Z"/>
  <w16cex:commentExtensible w16cex:durableId="22E5BA46" w16cex:dateUtc="2026-08-25T16:02:00Z"/>
  <w16cex:commentExtensible w16cex:durableId="0CD21BDE" w16cex:dateUtc="2026-08-26T07:06:00Z"/>
  <w16cex:commentExtensible w16cex:durableId="483C6905" w16cex:dateUtc="2026-08-25T16:03:00Z"/>
  <w16cex:commentExtensible w16cex:durableId="0CB9BA39" w16cex:dateUtc="2026-08-25T16:07:00Z"/>
  <w16cex:commentExtensible w16cex:durableId="77992230" w16cex:dateUtc="2026-08-25T16:10:00Z"/>
  <w16cex:commentExtensible w16cex:durableId="389FE896" w16cex:dateUtc="2026-08-25T16:11:00Z"/>
  <w16cex:commentExtensible w16cex:durableId="66283227" w16cex:dateUtc="2026-08-25T16:12:00Z"/>
  <w16cex:commentExtensible w16cex:durableId="52E17C05" w16cex:dateUtc="2026-08-22T06:18:00Z"/>
  <w16cex:commentExtensible w16cex:durableId="24DBDE52" w16cex:dateUtc="2026-08-26T04:48:00Z"/>
  <w16cex:commentExtensible w16cex:durableId="3486C603" w16cex:dateUtc="2026-08-26T06:17:00Z"/>
  <w16cex:commentExtensible w16cex:durableId="3BDBFE41" w16cex:dateUtc="2026-08-24T15:31:00Z"/>
  <w16cex:commentExtensible w16cex:durableId="0E709E59" w16cex:dateUtc="2026-08-24T15: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3CCC5EE" w16cid:durableId="05FB67BF"/>
  <w16cid:commentId w16cid:paraId="77187800" w16cid:durableId="0C8F880B"/>
  <w16cid:commentId w16cid:paraId="4F7DFB63" w16cid:durableId="6800425A"/>
  <w16cid:commentId w16cid:paraId="5F8AA61A" w16cid:durableId="125577A6"/>
  <w16cid:commentId w16cid:paraId="22DC42CD" w16cid:durableId="76B681E6"/>
  <w16cid:commentId w16cid:paraId="3E8F3A19" w16cid:durableId="6BBF53AC"/>
  <w16cid:commentId w16cid:paraId="7C76C313" w16cid:durableId="16D689F2"/>
  <w16cid:commentId w16cid:paraId="400010A3" w16cid:durableId="156D30BE"/>
  <w16cid:commentId w16cid:paraId="679A1F8B" w16cid:durableId="44A8F0E3"/>
  <w16cid:commentId w16cid:paraId="509C5B33" w16cid:durableId="22E5BA46"/>
  <w16cid:commentId w16cid:paraId="257B5CE4" w16cid:durableId="0CD21BDE"/>
  <w16cid:commentId w16cid:paraId="17DFCFD5" w16cid:durableId="483C6905"/>
  <w16cid:commentId w16cid:paraId="69404141" w16cid:durableId="0CB9BA39"/>
  <w16cid:commentId w16cid:paraId="546098D1" w16cid:durableId="77992230"/>
  <w16cid:commentId w16cid:paraId="5C3602A2" w16cid:durableId="389FE896"/>
  <w16cid:commentId w16cid:paraId="2CCDC7DE" w16cid:durableId="66283227"/>
  <w16cid:commentId w16cid:paraId="212745ED" w16cid:durableId="52E17C05"/>
  <w16cid:commentId w16cid:paraId="55A30268" w16cid:durableId="24DBDE52"/>
  <w16cid:commentId w16cid:paraId="3CF0DD6E" w16cid:durableId="3486C603"/>
  <w16cid:commentId w16cid:paraId="335D05F4" w16cid:durableId="3BDBFE41"/>
  <w16cid:commentId w16cid:paraId="073B46D5" w16cid:durableId="0E709E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F36FF6" w14:textId="77777777" w:rsidR="00361354" w:rsidRPr="00015210" w:rsidRDefault="00361354" w:rsidP="00413127">
      <w:r w:rsidRPr="00015210">
        <w:separator/>
      </w:r>
    </w:p>
    <w:p w14:paraId="261B1632" w14:textId="77777777" w:rsidR="00361354" w:rsidRPr="00015210" w:rsidRDefault="00361354" w:rsidP="00413127"/>
    <w:p w14:paraId="782F503B" w14:textId="77777777" w:rsidR="00361354" w:rsidRPr="00015210" w:rsidRDefault="00361354" w:rsidP="00413127"/>
    <w:p w14:paraId="4A25DFFE" w14:textId="77777777" w:rsidR="00361354" w:rsidRPr="00015210" w:rsidRDefault="00361354"/>
  </w:endnote>
  <w:endnote w:type="continuationSeparator" w:id="0">
    <w:p w14:paraId="1B2C71E1" w14:textId="77777777" w:rsidR="00361354" w:rsidRPr="00015210" w:rsidRDefault="00361354" w:rsidP="00413127">
      <w:r w:rsidRPr="00015210">
        <w:continuationSeparator/>
      </w:r>
    </w:p>
    <w:p w14:paraId="13198EFF" w14:textId="77777777" w:rsidR="00361354" w:rsidRPr="00015210" w:rsidRDefault="00361354" w:rsidP="00413127"/>
    <w:p w14:paraId="568F8056" w14:textId="77777777" w:rsidR="00361354" w:rsidRPr="00015210" w:rsidRDefault="00361354" w:rsidP="00413127"/>
    <w:p w14:paraId="5A3B49D1" w14:textId="77777777" w:rsidR="00361354" w:rsidRPr="00015210" w:rsidRDefault="003613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Aptos">
    <w:panose1 w:val="020B0004020202020204"/>
    <w:charset w:val="00"/>
    <w:family w:val="swiss"/>
    <w:pitch w:val="variable"/>
    <w:sig w:usb0="20000287" w:usb1="00000003" w:usb2="00000000" w:usb3="00000000" w:csb0="0000019F" w:csb1="00000000"/>
  </w:font>
  <w:font w:name="Heiti TC">
    <w:panose1 w:val="02000000000000000000"/>
    <w:charset w:val="80"/>
    <w:family w:val="auto"/>
    <w:pitch w:val="variable"/>
    <w:sig w:usb0="8000002F" w:usb1="0807004A" w:usb2="00000010" w:usb3="00000000" w:csb0="003E0001" w:csb1="00000000"/>
  </w:font>
  <w:font w:name="Segoe UI Emoji">
    <w:panose1 w:val="020B0502040204020203"/>
    <w:charset w:val="00"/>
    <w:family w:val="swiss"/>
    <w:pitch w:val="variable"/>
    <w:sig w:usb0="00000003" w:usb1="02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49949A3A" w14:textId="77777777" w:rsidR="003B7867" w:rsidRPr="00015210" w:rsidRDefault="003B7867" w:rsidP="00413127"/>
  <w:p w14:paraId="64ED76C3" w14:textId="77777777" w:rsidR="003B7867" w:rsidRPr="00015210"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sz w:val="20"/>
      </w:rPr>
    </w:sdtEndPr>
    <w:sdtContent>
      <w:p w14:paraId="1A937F16" w14:textId="14ABD1E0" w:rsidR="003B7867" w:rsidRPr="00015210" w:rsidRDefault="003B7867">
        <w:pPr>
          <w:pStyle w:val="Footer"/>
          <w:jc w:val="center"/>
        </w:pPr>
        <w:r w:rsidRPr="00015210">
          <w:rPr>
            <w:rFonts w:ascii="Times New Roman" w:hAnsi="Times New Roman" w:cs="Times New Roman"/>
            <w:sz w:val="20"/>
          </w:rPr>
          <w:fldChar w:fldCharType="begin"/>
        </w:r>
        <w:r w:rsidRPr="00015210">
          <w:rPr>
            <w:rFonts w:ascii="Times New Roman" w:hAnsi="Times New Roman" w:cs="Times New Roman"/>
            <w:sz w:val="20"/>
          </w:rPr>
          <w:instrText xml:space="preserve"> PAGE   \* MERGEFORMAT </w:instrText>
        </w:r>
        <w:r w:rsidRPr="00015210">
          <w:rPr>
            <w:rFonts w:ascii="Times New Roman" w:hAnsi="Times New Roman" w:cs="Times New Roman"/>
            <w:sz w:val="20"/>
          </w:rPr>
          <w:fldChar w:fldCharType="separate"/>
        </w:r>
        <w:r w:rsidR="004238D2" w:rsidRPr="00015210">
          <w:rPr>
            <w:rFonts w:ascii="Times New Roman" w:hAnsi="Times New Roman" w:cs="Times New Roman"/>
            <w:sz w:val="20"/>
          </w:rPr>
          <w:t>9</w:t>
        </w:r>
        <w:r w:rsidRPr="00015210">
          <w:rPr>
            <w:rFonts w:ascii="Times New Roman" w:hAnsi="Times New Roman" w:cs="Times New Roman"/>
            <w:sz w:val="20"/>
          </w:rPr>
          <w:fldChar w:fldCharType="end"/>
        </w:r>
      </w:p>
    </w:sdtContent>
  </w:sdt>
  <w:p w14:paraId="3043229C" w14:textId="77777777" w:rsidR="003B7867" w:rsidRPr="00015210"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separate"/>
    </w:r>
    <w:r w:rsidRPr="00015210">
      <w:rPr>
        <w:b/>
      </w:rPr>
      <w:t>1</w:t>
    </w:r>
    <w:r w:rsidRPr="00015210">
      <w:rPr>
        <w:b/>
      </w:rPr>
      <w:fldChar w:fldCharType="end"/>
    </w:r>
  </w:p>
  <w:p w14:paraId="5A822EE6" w14:textId="77777777" w:rsidR="003B7867" w:rsidRPr="00015210" w:rsidRDefault="003B7867" w:rsidP="00413127"/>
  <w:p w14:paraId="4F4E1003" w14:textId="77777777" w:rsidR="003B7867" w:rsidRPr="00015210"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33088042" w14:textId="77777777" w:rsidR="003B7867" w:rsidRPr="00015210" w:rsidRDefault="003B7867" w:rsidP="00413127"/>
  <w:p w14:paraId="59D228DB" w14:textId="77777777" w:rsidR="003B7867" w:rsidRPr="00015210"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Content>
      <w:p w14:paraId="6E1EB2D2" w14:textId="6F2B135B" w:rsidR="003B7867" w:rsidRPr="00015210" w:rsidRDefault="003B7867">
        <w:pPr>
          <w:pStyle w:val="Footer"/>
          <w:jc w:val="center"/>
        </w:pPr>
        <w:r w:rsidRPr="00015210">
          <w:fldChar w:fldCharType="begin"/>
        </w:r>
        <w:r w:rsidRPr="00015210">
          <w:instrText xml:space="preserve"> PAGE   \* MERGEFORMAT </w:instrText>
        </w:r>
        <w:r w:rsidRPr="00015210">
          <w:fldChar w:fldCharType="separate"/>
        </w:r>
        <w:r w:rsidR="004238D2" w:rsidRPr="00015210">
          <w:t>29</w:t>
        </w:r>
        <w:r w:rsidRPr="00015210">
          <w:fldChar w:fldCharType="end"/>
        </w:r>
      </w:p>
    </w:sdtContent>
  </w:sdt>
  <w:p w14:paraId="2D0EAB23" w14:textId="77777777" w:rsidR="003B7867" w:rsidRPr="00015210"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end"/>
    </w:r>
  </w:p>
  <w:p w14:paraId="2FD6AC45" w14:textId="77777777" w:rsidR="003B7867" w:rsidRPr="00015210" w:rsidRDefault="003B7867" w:rsidP="00413127"/>
  <w:p w14:paraId="7072FC95" w14:textId="77777777" w:rsidR="003B7867" w:rsidRPr="00015210"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BEDB45" w14:textId="77777777" w:rsidR="00361354" w:rsidRPr="00015210" w:rsidRDefault="00361354">
      <w:r w:rsidRPr="00015210">
        <w:separator/>
      </w:r>
    </w:p>
  </w:footnote>
  <w:footnote w:type="continuationSeparator" w:id="0">
    <w:p w14:paraId="1B72CB60" w14:textId="77777777" w:rsidR="00361354" w:rsidRPr="00015210" w:rsidRDefault="00361354" w:rsidP="00413127">
      <w:r w:rsidRPr="00015210">
        <w:continuationSeparator/>
      </w:r>
    </w:p>
  </w:footnote>
  <w:footnote w:type="continuationNotice" w:id="1">
    <w:p w14:paraId="3F49206C" w14:textId="77777777" w:rsidR="00361354" w:rsidRPr="00015210" w:rsidRDefault="00361354" w:rsidP="003549C6">
      <w:pPr>
        <w:pStyle w:val="Footer"/>
        <w:rPr>
          <w:lang w:eastAsia="zh-CN"/>
        </w:rPr>
      </w:pPr>
    </w:p>
  </w:footnote>
  <w:footnote w:id="2">
    <w:p w14:paraId="7F5EA866" w14:textId="1429C35D" w:rsidR="00E30040" w:rsidRPr="00015210" w:rsidDel="00B369E9" w:rsidRDefault="00E30040" w:rsidP="00E30040">
      <w:pPr>
        <w:pStyle w:val="Footnotes"/>
        <w:spacing w:after="0" w:line="240" w:lineRule="auto"/>
        <w:rPr>
          <w:del w:id="180" w:author="Prof. LIU Ben" w:date="2026-08-24T21:32:00Z" w16du:dateUtc="2026-08-24T13:32:00Z"/>
          <w:lang w:eastAsia="zh-CN"/>
        </w:rPr>
      </w:pPr>
      <w:del w:id="181" w:author="Prof. LIU Ben" w:date="2026-08-24T21:32:00Z" w16du:dateUtc="2026-08-24T13:32:00Z">
        <w:r w:rsidRPr="00015210" w:rsidDel="00B369E9">
          <w:rPr>
            <w:rStyle w:val="FootnoteReference"/>
          </w:rPr>
          <w:footnoteRef/>
        </w:r>
        <w:r w:rsidRPr="00015210" w:rsidDel="00B369E9">
          <w:delText xml:space="preserve"> </w:delText>
        </w:r>
        <w:r w:rsidRPr="00015210" w:rsidDel="00B369E9">
          <w:rPr>
            <w:rFonts w:hint="eastAsia"/>
            <w:lang w:eastAsia="zh-CN"/>
          </w:rPr>
          <w:delText>Further i</w:delText>
        </w:r>
        <w:r w:rsidRPr="00015210" w:rsidDel="00B369E9">
          <w:delText>nformation about Quora</w:delText>
        </w:r>
        <w:r w:rsidR="00534D0B" w:rsidRPr="00015210" w:rsidDel="00B369E9">
          <w:delText>’</w:delText>
        </w:r>
        <w:r w:rsidRPr="00015210" w:rsidDel="00B369E9">
          <w:delText xml:space="preserve">s AI integration can be found at: </w:delText>
        </w:r>
        <w:r w:rsidDel="00B369E9">
          <w:fldChar w:fldCharType="begin"/>
        </w:r>
        <w:r w:rsidDel="00B369E9">
          <w:delInstrText>HYPERLINK "https://quorablog.quora.com/Poe-1?ch=10&amp;oid=98806369&amp;share=e6baeb55&amp;srid=C5jip&amp;target_type=post"</w:delInstrText>
        </w:r>
        <w:r w:rsidDel="00B369E9">
          <w:fldChar w:fldCharType="separate"/>
        </w:r>
        <w:r w:rsidRPr="00015210" w:rsidDel="00B369E9">
          <w:rPr>
            <w:rStyle w:val="Hyperlink"/>
            <w:lang w:eastAsia="zh-CN"/>
          </w:rPr>
          <w:delText>https://quorablog.quora.com/Poe-1?ch=10&amp;oid=98806369&amp;share=e6baeb55&amp;srid=C5jip&amp;target_type=post</w:delText>
        </w:r>
        <w:r w:rsidDel="00B369E9">
          <w:fldChar w:fldCharType="end"/>
        </w:r>
        <w:r w:rsidRPr="00015210" w:rsidDel="00B369E9">
          <w:rPr>
            <w:rFonts w:hint="eastAsia"/>
            <w:lang w:eastAsia="zh-CN"/>
          </w:rPr>
          <w:delText>.</w:delText>
        </w:r>
      </w:del>
    </w:p>
  </w:footnote>
  <w:footnote w:id="3">
    <w:p w14:paraId="0DA8B70C" w14:textId="77777777" w:rsidR="00963733" w:rsidRPr="00015210" w:rsidDel="00CA69FF" w:rsidRDefault="00963733" w:rsidP="00963733">
      <w:pPr>
        <w:pStyle w:val="Footnotes"/>
        <w:spacing w:after="0" w:line="240" w:lineRule="auto"/>
        <w:rPr>
          <w:del w:id="1040" w:author="Prof. LIU Ben" w:date="2026-08-25T02:26:00Z" w16du:dateUtc="2026-08-24T18:26:00Z"/>
          <w:lang w:eastAsia="zh-CN"/>
        </w:rPr>
      </w:pPr>
      <w:del w:id="1041" w:author="Prof. LIU Ben" w:date="2026-08-25T02:26:00Z" w16du:dateUtc="2026-08-24T18:26:00Z">
        <w:r w:rsidRPr="00015210" w:rsidDel="00CA69FF">
          <w:rPr>
            <w:rStyle w:val="FootnoteReference"/>
            <w:sz w:val="18"/>
          </w:rPr>
          <w:footnoteRef/>
        </w:r>
        <w:r w:rsidRPr="00015210" w:rsidDel="00CA69FF">
          <w:rPr>
            <w:lang w:eastAsia="zh-CN"/>
          </w:rPr>
          <w:delText xml:space="preserve"> </w:delText>
        </w:r>
        <w:r w:rsidRPr="00015210" w:rsidDel="00CA69FF">
          <w:delText xml:space="preserve">This information can be found at: </w:delText>
        </w:r>
        <w:r w:rsidDel="00CA69FF">
          <w:fldChar w:fldCharType="begin"/>
        </w:r>
        <w:r w:rsidDel="00CA69FF">
          <w:delInstrText>HYPERLINK "https://stackexchange.com/sites?view=list" \l "technology-questions"</w:delInstrText>
        </w:r>
        <w:r w:rsidDel="00CA69FF">
          <w:fldChar w:fldCharType="separate"/>
        </w:r>
        <w:r w:rsidRPr="00015210" w:rsidDel="00CA69FF">
          <w:rPr>
            <w:rStyle w:val="Hyperlink"/>
            <w:szCs w:val="22"/>
          </w:rPr>
          <w:delText>https://stackexchange.com/sites?view=list#technology-questions</w:delText>
        </w:r>
        <w:r w:rsidDel="00CA69FF">
          <w:fldChar w:fldCharType="end"/>
        </w:r>
        <w:r w:rsidRPr="00015210" w:rsidDel="00CA69FF">
          <w:delText>.</w:delText>
        </w:r>
      </w:del>
    </w:p>
  </w:footnote>
  <w:footnote w:id="4">
    <w:p w14:paraId="1C82F06C" w14:textId="77777777" w:rsidR="00963733" w:rsidRPr="00015210" w:rsidDel="00CA69FF" w:rsidRDefault="00963733" w:rsidP="00963733">
      <w:pPr>
        <w:pStyle w:val="Footnotes"/>
        <w:spacing w:after="0" w:line="240" w:lineRule="auto"/>
        <w:rPr>
          <w:del w:id="1050" w:author="Prof. LIU Ben" w:date="2026-08-25T02:26:00Z" w16du:dateUtc="2026-08-24T18:26:00Z"/>
          <w:lang w:eastAsia="zh-CN"/>
        </w:rPr>
      </w:pPr>
      <w:del w:id="1051" w:author="Prof. LIU Ben" w:date="2026-08-25T02:26:00Z" w16du:dateUtc="2026-08-24T18:26:00Z">
        <w:r w:rsidRPr="00015210" w:rsidDel="00CA69FF">
          <w:rPr>
            <w:rStyle w:val="FootnoteReference"/>
            <w:sz w:val="18"/>
          </w:rPr>
          <w:footnoteRef/>
        </w:r>
        <w:r w:rsidRPr="00015210" w:rsidDel="00CA69FF">
          <w:delText>The randomized experiment announcement can be accessed at: https://meta.segmentfault.com/questions/10010000053637863.</w:delText>
        </w:r>
      </w:del>
    </w:p>
  </w:footnote>
  <w:footnote w:id="5">
    <w:p w14:paraId="664E2763" w14:textId="77777777" w:rsidR="00963733" w:rsidRPr="00015210" w:rsidDel="00CA69FF" w:rsidRDefault="00963733" w:rsidP="00963733">
      <w:pPr>
        <w:pStyle w:val="NormalWeb"/>
        <w:spacing w:before="0" w:beforeAutospacing="0" w:after="0" w:afterAutospacing="0" w:line="240" w:lineRule="auto"/>
        <w:rPr>
          <w:del w:id="1052" w:author="Prof. LIU Ben" w:date="2026-08-25T02:26:00Z" w16du:dateUtc="2026-08-24T18:26:00Z"/>
          <w:rFonts w:ascii="Times New Roman" w:eastAsia="Times New Roman" w:hAnsi="Times New Roman" w:cs="Times New Roman"/>
          <w:sz w:val="24"/>
          <w:szCs w:val="24"/>
        </w:rPr>
      </w:pPr>
      <w:del w:id="1053" w:author="Prof. LIU Ben" w:date="2026-08-25T02:26:00Z" w16du:dateUtc="2026-08-24T18:26:00Z">
        <w:r w:rsidRPr="00015210" w:rsidDel="00CA69FF">
          <w:rPr>
            <w:rStyle w:val="FootnoteReference"/>
            <w:rFonts w:ascii="Times New Roman" w:eastAsiaTheme="minorEastAsia" w:hAnsi="Times New Roman" w:cs="Times New Roman"/>
            <w:sz w:val="18"/>
            <w:szCs w:val="20"/>
            <w:lang w:eastAsia="en-US"/>
          </w:rPr>
          <w:footnoteRef/>
        </w:r>
        <w:r w:rsidRPr="00015210" w:rsidDel="00CA69FF">
          <w:rPr>
            <w:rStyle w:val="FootnoteReference"/>
            <w:rFonts w:eastAsiaTheme="minorEastAsia"/>
            <w:sz w:val="18"/>
            <w:szCs w:val="20"/>
            <w:lang w:eastAsia="en-US"/>
          </w:rPr>
          <w:delText xml:space="preserve"> </w:delText>
        </w:r>
        <w:r w:rsidRPr="00015210" w:rsidDel="00CA69FF">
          <w:rPr>
            <w:rFonts w:ascii="Times New Roman" w:eastAsia="Times New Roman" w:hAnsi="Times New Roman" w:cs="Times New Roman"/>
            <w:sz w:val="20"/>
            <w:szCs w:val="20"/>
          </w:rPr>
          <w:delText xml:space="preserve">We confirmed with </w:delText>
        </w:r>
        <w:r w:rsidRPr="00015210" w:rsidDel="00CA69FF">
          <w:rPr>
            <w:rFonts w:ascii="Times New Roman" w:eastAsia="Times New Roman" w:hAnsi="Times New Roman" w:cs="Times New Roman" w:hint="eastAsia"/>
            <w:sz w:val="20"/>
            <w:szCs w:val="20"/>
          </w:rPr>
          <w:delText xml:space="preserve">the </w:delText>
        </w:r>
        <w:r w:rsidRPr="00015210" w:rsidDel="00CA69FF">
          <w:rPr>
            <w:rFonts w:ascii="Times New Roman" w:eastAsia="Times New Roman" w:hAnsi="Times New Roman" w:cs="Times New Roman"/>
            <w:sz w:val="20"/>
            <w:szCs w:val="20"/>
          </w:rPr>
          <w:delText>SegmentFault</w:delText>
        </w:r>
        <w:r w:rsidRPr="00015210" w:rsidDel="00CA69FF">
          <w:rPr>
            <w:rFonts w:ascii="Times New Roman" w:eastAsia="Times New Roman" w:hAnsi="Times New Roman" w:cs="Times New Roman" w:hint="eastAsia"/>
            <w:sz w:val="20"/>
            <w:szCs w:val="20"/>
          </w:rPr>
          <w:delText xml:space="preserve"> administrators</w:delText>
        </w:r>
        <w:r w:rsidRPr="00015210" w:rsidDel="00CA69FF">
          <w:rPr>
            <w:rFonts w:ascii="Times New Roman" w:eastAsia="Times New Roman" w:hAnsi="Times New Roman" w:cs="Times New Roman"/>
            <w:sz w:val="20"/>
            <w:szCs w:val="20"/>
          </w:rPr>
          <w:delText xml:space="preserve"> who oversaw and implemented the randomized experiment that the random assignment did occur at the question level.</w:delText>
        </w:r>
      </w:del>
    </w:p>
  </w:footnote>
  <w:footnote w:id="6">
    <w:p w14:paraId="5F49FE18" w14:textId="77777777" w:rsidR="00963733" w:rsidRPr="00015210" w:rsidDel="00CA69FF" w:rsidRDefault="00963733" w:rsidP="00963733">
      <w:pPr>
        <w:pStyle w:val="Footnotes"/>
        <w:rPr>
          <w:del w:id="1054" w:author="Prof. LIU Ben" w:date="2026-08-25T02:26:00Z" w16du:dateUtc="2026-08-24T18:26:00Z"/>
        </w:rPr>
      </w:pPr>
      <w:del w:id="1055" w:author="Prof. LIU Ben" w:date="2026-08-25T02:26:00Z" w16du:dateUtc="2026-08-24T18:26:00Z">
        <w:r w:rsidRPr="00015210" w:rsidDel="00CA69FF">
          <w:rPr>
            <w:rStyle w:val="FootnoteReference"/>
          </w:rPr>
          <w:footnoteRef/>
        </w:r>
        <w:r w:rsidRPr="00015210" w:rsidDel="00CA69FF">
          <w:delText xml:space="preserve"> The Online Appendix is available at:</w:delText>
        </w:r>
        <w:r w:rsidRPr="00015210" w:rsidDel="00CA69FF">
          <w:rPr>
            <w:rFonts w:hint="eastAsia"/>
          </w:rPr>
          <w:delText xml:space="preserve"> </w:delText>
        </w:r>
        <w:r w:rsidRPr="00015210" w:rsidDel="00CA69FF">
          <w:delText>https://researchbox.org/5255&amp;PEER_REVIEW_passcode=UFACJZ</w:delText>
        </w:r>
        <w:r w:rsidRPr="00015210" w:rsidDel="00CA69FF">
          <w:rPr>
            <w:rFonts w:hint="eastAsia"/>
          </w:rPr>
          <w:delText>.</w:delText>
        </w:r>
      </w:del>
    </w:p>
  </w:footnote>
  <w:footnote w:id="7">
    <w:p w14:paraId="196B26DD" w14:textId="77777777" w:rsidR="005C375D" w:rsidRPr="00015210" w:rsidRDefault="005C375D" w:rsidP="005C375D">
      <w:pPr>
        <w:pStyle w:val="Footnotes"/>
        <w:rPr>
          <w:ins w:id="1669" w:author="Prof. LIU Ben" w:date="2026-08-25T21:33:00Z" w16du:dateUtc="2026-08-25T13:33:00Z"/>
          <w:lang w:eastAsia="zh-CN"/>
        </w:rPr>
      </w:pPr>
      <w:ins w:id="1670" w:author="Prof. LIU Ben" w:date="2026-08-25T21:33:00Z" w16du:dateUtc="2026-08-25T13:33:00Z">
        <w:r w:rsidRPr="00015210">
          <w:rPr>
            <w:rStyle w:val="FootnoteReference"/>
          </w:rPr>
          <w:footnoteRef/>
        </w:r>
        <w:r w:rsidRPr="00015210">
          <w:t xml:space="preserve"> We should be precise about the belief we attribute to this population, because it is narrower than the general “AI slop” view. Members of SegmentFault are professional developers, and many had already adopted general-purpose AI tools for routine tasks, so they did not hold the blanket view that AI writes poorly. Their reservation was domain-specific. Throughout our observation window, developer discourse continued to describe AI-generated answers as unreliable on technical problems, and members had not revised that assessment in light of large language models. The belief, in short, is that the AI has probably not solved the particular problem at hand.</w:t>
        </w:r>
      </w:ins>
    </w:p>
  </w:footnote>
  <w:footnote w:id="8">
    <w:p w14:paraId="168476C2" w14:textId="56B22F75" w:rsidR="001945B2" w:rsidRPr="00015210" w:rsidDel="005C375D" w:rsidRDefault="001945B2" w:rsidP="001945B2">
      <w:pPr>
        <w:pStyle w:val="Footnotes"/>
        <w:rPr>
          <w:del w:id="1752" w:author="Prof. LIU Ben" w:date="2026-08-25T21:40:00Z" w16du:dateUtc="2026-08-25T13:40:00Z"/>
          <w:lang w:eastAsia="zh-CN"/>
        </w:rPr>
      </w:pPr>
      <w:del w:id="1753" w:author="Prof. LIU Ben" w:date="2026-08-25T21:40:00Z" w16du:dateUtc="2026-08-25T13:40:00Z">
        <w:r w:rsidRPr="00015210" w:rsidDel="005C375D">
          <w:rPr>
            <w:rStyle w:val="FootnoteReference"/>
          </w:rPr>
          <w:footnoteRef/>
        </w:r>
        <w:r w:rsidRPr="00015210" w:rsidDel="005C375D">
          <w:delText xml:space="preserve"> We should be precise about the belief we attribute to this population, because it is narrower than the general </w:delText>
        </w:r>
        <w:r w:rsidR="00534D0B" w:rsidRPr="00015210" w:rsidDel="005C375D">
          <w:delText>“</w:delText>
        </w:r>
        <w:r w:rsidRPr="00015210" w:rsidDel="005C375D">
          <w:delText>AI slop</w:delText>
        </w:r>
        <w:r w:rsidR="00534D0B" w:rsidRPr="00015210" w:rsidDel="005C375D">
          <w:delText>”</w:delText>
        </w:r>
        <w:r w:rsidRPr="00015210" w:rsidDel="005C375D">
          <w:delText xml:space="preserve"> view. Members of SegmentFault are professional developers, and many had already adopted general-purpose AI tools for routine tasks, so they did not hold the blanket view that AI writes poorly. Their reservation was domain-specific. Throughout our observation window, developer discourse continued to describe AI-generated answers as unreliable on technical problems, and members had not revised that assessment in light of large language models. The belief, in short, is that the AI has probably not solved the particular problem at hand.</w:delText>
        </w:r>
      </w:del>
    </w:p>
  </w:footnote>
  <w:footnote w:id="9">
    <w:p w14:paraId="6E015E89" w14:textId="77777777" w:rsidR="00904A3D" w:rsidRPr="00413127" w:rsidRDefault="00904A3D" w:rsidP="00904A3D">
      <w:pPr>
        <w:pStyle w:val="Footnotes"/>
        <w:spacing w:after="0" w:line="240" w:lineRule="auto"/>
        <w:rPr>
          <w:ins w:id="1984" w:author="Prof. LIU Ben" w:date="2026-08-25T22:38:00Z" w16du:dateUtc="2026-08-25T14:38:00Z"/>
          <w:lang w:eastAsia="zh-CN"/>
        </w:rPr>
      </w:pPr>
      <w:ins w:id="1985" w:author="Prof. LIU Ben" w:date="2026-08-25T22:38:00Z" w16du:dateUtc="2026-08-25T14:38:00Z">
        <w:r w:rsidRPr="00413127">
          <w:rPr>
            <w:rStyle w:val="FootnoteReference"/>
            <w:sz w:val="18"/>
          </w:rPr>
          <w:footnoteRef/>
        </w:r>
        <w:r w:rsidRPr="00413127">
          <w:rPr>
            <w:lang w:eastAsia="zh-CN"/>
          </w:rPr>
          <w:t xml:space="preserve"> </w:t>
        </w:r>
        <w:r>
          <w:t xml:space="preserve">This information can be found at: </w:t>
        </w:r>
        <w:r>
          <w:fldChar w:fldCharType="begin"/>
        </w:r>
        <w:r>
          <w:instrText>HYPERLINK "https://stackexchange.com/sites?view=list" \l "technology-questions"</w:instrText>
        </w:r>
        <w:r>
          <w:fldChar w:fldCharType="separate"/>
        </w:r>
        <w:r w:rsidRPr="00413127">
          <w:rPr>
            <w:rStyle w:val="Hyperlink"/>
            <w:szCs w:val="22"/>
          </w:rPr>
          <w:t>https://stackexchange.com/sites?view=list#technology-questions</w:t>
        </w:r>
        <w:r>
          <w:fldChar w:fldCharType="end"/>
        </w:r>
        <w:r w:rsidRPr="00413127">
          <w:t>.</w:t>
        </w:r>
      </w:ins>
    </w:p>
  </w:footnote>
  <w:footnote w:id="10">
    <w:p w14:paraId="268D5DAF" w14:textId="77777777" w:rsidR="00904A3D" w:rsidRPr="00413127" w:rsidRDefault="00904A3D" w:rsidP="00904A3D">
      <w:pPr>
        <w:pStyle w:val="Footnotes"/>
        <w:spacing w:after="0" w:line="240" w:lineRule="auto"/>
        <w:rPr>
          <w:ins w:id="1995" w:author="Prof. LIU Ben" w:date="2026-08-25T22:38:00Z" w16du:dateUtc="2026-08-25T14:38:00Z"/>
          <w:lang w:eastAsia="zh-CN"/>
        </w:rPr>
      </w:pPr>
      <w:ins w:id="1996" w:author="Prof. LIU Ben" w:date="2026-08-25T22:38:00Z" w16du:dateUtc="2026-08-25T14:38:00Z">
        <w:r w:rsidRPr="00413127">
          <w:rPr>
            <w:rStyle w:val="FootnoteReference"/>
            <w:sz w:val="18"/>
          </w:rPr>
          <w:footnoteRef/>
        </w:r>
        <w:r w:rsidRPr="00413127">
          <w:t>The randomized experiment announcement can be accessed at: https://meta.segmentfault.com/questions/10010000053637863.</w:t>
        </w:r>
      </w:ins>
    </w:p>
  </w:footnote>
  <w:footnote w:id="11">
    <w:p w14:paraId="7F55FBDE" w14:textId="77777777" w:rsidR="00904A3D" w:rsidRPr="00D657E2" w:rsidRDefault="00904A3D" w:rsidP="00904A3D">
      <w:pPr>
        <w:pStyle w:val="NormalWeb"/>
        <w:spacing w:before="0" w:beforeAutospacing="0" w:after="0" w:afterAutospacing="0" w:line="240" w:lineRule="auto"/>
        <w:rPr>
          <w:ins w:id="2000" w:author="Prof. LIU Ben" w:date="2026-08-25T22:39:00Z" w16du:dateUtc="2026-08-25T14:39:00Z"/>
          <w:rFonts w:ascii="Times New Roman" w:eastAsia="Times New Roman" w:hAnsi="Times New Roman" w:cs="Times New Roman"/>
          <w:sz w:val="24"/>
          <w:szCs w:val="24"/>
        </w:rPr>
      </w:pPr>
      <w:ins w:id="2001" w:author="Prof. LIU Ben" w:date="2026-08-25T22:39:00Z" w16du:dateUtc="2026-08-25T14:39:00Z">
        <w:r w:rsidRPr="00CF121E">
          <w:rPr>
            <w:rStyle w:val="FootnoteReference"/>
            <w:rFonts w:ascii="Times New Roman" w:eastAsiaTheme="minorEastAsia" w:hAnsi="Times New Roman" w:cs="Times New Roman"/>
            <w:sz w:val="18"/>
            <w:szCs w:val="20"/>
            <w:lang w:eastAsia="en-US"/>
          </w:rPr>
          <w:footnoteRef/>
        </w:r>
        <w:r w:rsidRPr="00CF121E">
          <w:rPr>
            <w:rStyle w:val="FootnoteReference"/>
            <w:rFonts w:eastAsiaTheme="minorEastAsia"/>
            <w:sz w:val="18"/>
            <w:szCs w:val="20"/>
            <w:lang w:eastAsia="en-US"/>
          </w:rPr>
          <w:t xml:space="preserve"> </w:t>
        </w:r>
        <w:r w:rsidRPr="00D657E2">
          <w:rPr>
            <w:rFonts w:ascii="Times New Roman" w:eastAsia="Times New Roman" w:hAnsi="Times New Roman" w:cs="Times New Roman"/>
            <w:sz w:val="20"/>
            <w:szCs w:val="20"/>
          </w:rPr>
          <w:t xml:space="preserve">We confirmed with </w:t>
        </w:r>
        <w:r>
          <w:rPr>
            <w:rFonts w:ascii="Times New Roman" w:eastAsia="Times New Roman" w:hAnsi="Times New Roman" w:cs="Times New Roman" w:hint="eastAsia"/>
            <w:sz w:val="20"/>
            <w:szCs w:val="20"/>
          </w:rPr>
          <w:t xml:space="preserve">the </w:t>
        </w:r>
        <w:r w:rsidRPr="00D657E2">
          <w:rPr>
            <w:rFonts w:ascii="Times New Roman" w:eastAsia="Times New Roman" w:hAnsi="Times New Roman" w:cs="Times New Roman"/>
            <w:sz w:val="20"/>
            <w:szCs w:val="20"/>
          </w:rPr>
          <w:t>SegmentFault</w:t>
        </w:r>
        <w:r>
          <w:rPr>
            <w:rFonts w:ascii="Times New Roman" w:eastAsia="Times New Roman" w:hAnsi="Times New Roman" w:cs="Times New Roman" w:hint="eastAsia"/>
            <w:sz w:val="20"/>
            <w:szCs w:val="20"/>
          </w:rPr>
          <w:t xml:space="preserve"> administrators</w:t>
        </w:r>
        <w:r w:rsidRPr="00D657E2">
          <w:rPr>
            <w:rFonts w:ascii="Times New Roman" w:eastAsia="Times New Roman" w:hAnsi="Times New Roman" w:cs="Times New Roman"/>
            <w:sz w:val="20"/>
            <w:szCs w:val="20"/>
          </w:rPr>
          <w:t xml:space="preserve"> who oversaw </w:t>
        </w:r>
        <w:r>
          <w:rPr>
            <w:rFonts w:ascii="Times New Roman" w:eastAsia="Times New Roman" w:hAnsi="Times New Roman" w:cs="Times New Roman"/>
            <w:sz w:val="20"/>
            <w:szCs w:val="20"/>
          </w:rPr>
          <w:t xml:space="preserve">and implemented </w:t>
        </w:r>
        <w:r w:rsidRPr="00D657E2">
          <w:rPr>
            <w:rFonts w:ascii="Times New Roman" w:eastAsia="Times New Roman" w:hAnsi="Times New Roman" w:cs="Times New Roman"/>
            <w:sz w:val="20"/>
            <w:szCs w:val="20"/>
          </w:rPr>
          <w:t>the randomized experiment</w:t>
        </w:r>
        <w:r>
          <w:rPr>
            <w:rFonts w:ascii="Times New Roman" w:eastAsia="Times New Roman" w:hAnsi="Times New Roman" w:cs="Times New Roman"/>
            <w:sz w:val="20"/>
            <w:szCs w:val="20"/>
          </w:rPr>
          <w:t xml:space="preserve"> </w:t>
        </w:r>
        <w:r w:rsidRPr="00D657E2">
          <w:rPr>
            <w:rFonts w:ascii="Times New Roman" w:eastAsia="Times New Roman" w:hAnsi="Times New Roman" w:cs="Times New Roman"/>
            <w:sz w:val="20"/>
            <w:szCs w:val="20"/>
          </w:rPr>
          <w:t xml:space="preserve">that the random assignment </w:t>
        </w:r>
        <w:r>
          <w:rPr>
            <w:rFonts w:ascii="Times New Roman" w:eastAsia="Times New Roman" w:hAnsi="Times New Roman" w:cs="Times New Roman"/>
            <w:sz w:val="20"/>
            <w:szCs w:val="20"/>
          </w:rPr>
          <w:t xml:space="preserve">did </w:t>
        </w:r>
        <w:r w:rsidRPr="00D657E2">
          <w:rPr>
            <w:rFonts w:ascii="Times New Roman" w:eastAsia="Times New Roman" w:hAnsi="Times New Roman" w:cs="Times New Roman"/>
            <w:sz w:val="20"/>
            <w:szCs w:val="20"/>
          </w:rPr>
          <w:t>occur at the question level.</w:t>
        </w:r>
      </w:ins>
    </w:p>
  </w:footnote>
  <w:footnote w:id="12">
    <w:p w14:paraId="151AC5FA" w14:textId="77777777" w:rsidR="00904A3D" w:rsidRPr="00701301" w:rsidRDefault="00904A3D" w:rsidP="00904A3D">
      <w:pPr>
        <w:pStyle w:val="Footnotes"/>
        <w:rPr>
          <w:ins w:id="2005" w:author="Prof. LIU Ben" w:date="2026-08-25T22:40:00Z" w16du:dateUtc="2026-08-25T14:40:00Z"/>
        </w:rPr>
      </w:pPr>
      <w:ins w:id="2006" w:author="Prof. LIU Ben" w:date="2026-08-25T22:40:00Z" w16du:dateUtc="2026-08-25T14:40:00Z">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ins>
    </w:p>
  </w:footnote>
  <w:footnote w:id="13">
    <w:p w14:paraId="7AADDD9B" w14:textId="77777777" w:rsidR="00904A3D" w:rsidRPr="008C6C83" w:rsidRDefault="00904A3D" w:rsidP="00904A3D">
      <w:pPr>
        <w:pStyle w:val="Footnotes"/>
        <w:spacing w:after="0" w:line="240" w:lineRule="auto"/>
        <w:rPr>
          <w:ins w:id="2061" w:author="Prof. LIU Ben" w:date="2026-08-25T22:51:00Z" w16du:dateUtc="2026-08-25T14:51:00Z"/>
          <w:lang w:eastAsia="zh-CN"/>
        </w:rPr>
      </w:pPr>
      <w:ins w:id="2062" w:author="Prof. LIU Ben" w:date="2026-08-25T22:51:00Z" w16du:dateUtc="2026-08-25T14:51:00Z">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Pr="00BB4467">
          <w:t>s reputation score, potentially pushing it into negative territory.</w:t>
        </w:r>
      </w:ins>
    </w:p>
  </w:footnote>
  <w:footnote w:id="14">
    <w:p w14:paraId="4FABCBE2" w14:textId="77777777" w:rsidR="00417957" w:rsidRPr="008C6C83" w:rsidDel="00010D8D" w:rsidRDefault="00417957" w:rsidP="00417957">
      <w:pPr>
        <w:pStyle w:val="Footnotes"/>
        <w:spacing w:after="0" w:line="240" w:lineRule="auto"/>
        <w:rPr>
          <w:del w:id="2516" w:author="Prof. LIU Ben" w:date="2026-08-25T22:16:00Z" w16du:dateUtc="2026-08-25T14:16:00Z"/>
          <w:lang w:eastAsia="zh-CN"/>
        </w:rPr>
      </w:pPr>
      <w:del w:id="2517" w:author="Prof. LIU Ben" w:date="2026-08-25T22:16:00Z" w16du:dateUtc="2026-08-25T14:16:00Z">
        <w:r w:rsidRPr="00015210" w:rsidDel="00010D8D">
          <w:rPr>
            <w:rStyle w:val="FootnoteReference"/>
          </w:rPr>
          <w:footnoteRef/>
        </w:r>
        <w:r w:rsidRPr="00015210" w:rsidDel="00010D8D">
          <w:delText xml:space="preserve"> In SegmentFault, receiving downvotes on an answer can result in deductions to the answerer’s reputation score, potentially pushing it into negative territory.</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Pr="00015210" w:rsidRDefault="003B7867" w:rsidP="00413127">
    <w:r w:rsidRPr="00015210">
      <w:t>Track</w:t>
    </w:r>
  </w:p>
  <w:p w14:paraId="678D9890" w14:textId="77777777" w:rsidR="003B7867" w:rsidRPr="00015210" w:rsidRDefault="003B7867" w:rsidP="00413127"/>
  <w:p w14:paraId="56EA62B0" w14:textId="77777777" w:rsidR="003B7867" w:rsidRPr="00015210" w:rsidRDefault="003B7867" w:rsidP="00413127"/>
  <w:p w14:paraId="3052B5B3" w14:textId="77777777" w:rsidR="003B7867" w:rsidRPr="00015210" w:rsidRDefault="003B7867" w:rsidP="00413127"/>
  <w:p w14:paraId="6726B587" w14:textId="77777777" w:rsidR="003B7867" w:rsidRPr="00015210" w:rsidRDefault="003B7867" w:rsidP="00413127"/>
  <w:p w14:paraId="52553C42" w14:textId="77777777" w:rsidR="003B7867" w:rsidRPr="00015210" w:rsidRDefault="003B7867" w:rsidP="00413127"/>
  <w:p w14:paraId="43BF51E9" w14:textId="02640660" w:rsidR="003B7867" w:rsidRPr="00015210" w:rsidRDefault="003B7867" w:rsidP="00413127">
    <w:r w:rsidRPr="00015210">
      <w:t xml:space="preserve"> Title</w:t>
    </w:r>
  </w:p>
  <w:p w14:paraId="1DB63BC0" w14:textId="77777777" w:rsidR="003B7867" w:rsidRPr="00015210" w:rsidRDefault="003B7867" w:rsidP="00413127"/>
  <w:p w14:paraId="731F0200" w14:textId="77777777" w:rsidR="003B7867" w:rsidRPr="00015210"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Pr="00015210" w:rsidRDefault="003B7867" w:rsidP="00413127"/>
  <w:p w14:paraId="20E8FE56" w14:textId="77777777" w:rsidR="003B7867" w:rsidRPr="00015210" w:rsidRDefault="003B7867" w:rsidP="00413127"/>
  <w:p w14:paraId="2571EFD4" w14:textId="77777777" w:rsidR="003B7867" w:rsidRPr="00015210"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Pr="00015210" w:rsidRDefault="003B7867" w:rsidP="00413127">
    <w:r w:rsidRPr="00015210">
      <w:t>Track Title</w:t>
    </w:r>
  </w:p>
  <w:p w14:paraId="43B47C7C" w14:textId="77777777" w:rsidR="003B7867" w:rsidRPr="00015210" w:rsidRDefault="003B7867" w:rsidP="00413127"/>
  <w:p w14:paraId="62998732" w14:textId="77777777" w:rsidR="003B7867" w:rsidRPr="00015210"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Pr="00015210" w:rsidRDefault="003B7867" w:rsidP="00413127"/>
  <w:p w14:paraId="36D83C61" w14:textId="77777777" w:rsidR="003B7867" w:rsidRPr="00015210" w:rsidRDefault="003B7867" w:rsidP="00413127"/>
  <w:p w14:paraId="5724E31A" w14:textId="77777777" w:rsidR="003B7867" w:rsidRPr="00015210"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4DA225D"/>
    <w:multiLevelType w:val="multilevel"/>
    <w:tmpl w:val="EE688DEE"/>
    <w:lvl w:ilvl="0">
      <w:start w:val="4"/>
      <w:numFmt w:val="decimal"/>
      <w:lvlText w:val="%1"/>
      <w:lvlJc w:val="left"/>
      <w:pPr>
        <w:ind w:left="360" w:hanging="360"/>
      </w:pPr>
      <w:rPr>
        <w:rFonts w:hint="default"/>
      </w:rPr>
    </w:lvl>
    <w:lvl w:ilvl="1">
      <w:start w:val="1"/>
      <w:numFmt w:val="decimal"/>
      <w:lvlText w:val="%1.%2"/>
      <w:lvlJc w:val="left"/>
      <w:pPr>
        <w:ind w:left="1584" w:hanging="360"/>
      </w:pPr>
      <w:rPr>
        <w:rFonts w:hint="default"/>
      </w:rPr>
    </w:lvl>
    <w:lvl w:ilvl="2">
      <w:start w:val="1"/>
      <w:numFmt w:val="decimal"/>
      <w:lvlText w:val="%1.%2.%3"/>
      <w:lvlJc w:val="left"/>
      <w:pPr>
        <w:ind w:left="3168" w:hanging="720"/>
      </w:pPr>
      <w:rPr>
        <w:rFonts w:hint="default"/>
      </w:rPr>
    </w:lvl>
    <w:lvl w:ilvl="3">
      <w:start w:val="1"/>
      <w:numFmt w:val="decimal"/>
      <w:lvlText w:val="%1.%2.%3.%4"/>
      <w:lvlJc w:val="left"/>
      <w:pPr>
        <w:ind w:left="4392" w:hanging="72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008" w:hanging="1440"/>
      </w:pPr>
      <w:rPr>
        <w:rFonts w:hint="default"/>
      </w:rPr>
    </w:lvl>
    <w:lvl w:ilvl="8">
      <w:start w:val="1"/>
      <w:numFmt w:val="decimal"/>
      <w:lvlText w:val="%1.%2.%3.%4.%5.%6.%7.%8.%9"/>
      <w:lvlJc w:val="left"/>
      <w:pPr>
        <w:ind w:left="11592" w:hanging="1800"/>
      </w:pPr>
      <w:rPr>
        <w:rFonts w:hint="default"/>
      </w:rPr>
    </w:lvl>
  </w:abstractNum>
  <w:abstractNum w:abstractNumId="8"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2"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0B270A6"/>
    <w:multiLevelType w:val="multilevel"/>
    <w:tmpl w:val="7D76B34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1"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6"/>
  </w:num>
  <w:num w:numId="2" w16cid:durableId="1145466880">
    <w:abstractNumId w:val="13"/>
  </w:num>
  <w:num w:numId="3" w16cid:durableId="1804150287">
    <w:abstractNumId w:val="11"/>
  </w:num>
  <w:num w:numId="4" w16cid:durableId="12749471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7"/>
  </w:num>
  <w:num w:numId="18" w16cid:durableId="6142887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1"/>
  </w:num>
  <w:num w:numId="23" w16cid:durableId="280649607">
    <w:abstractNumId w:val="20"/>
  </w:num>
  <w:num w:numId="24" w16cid:durableId="527137722">
    <w:abstractNumId w:val="6"/>
  </w:num>
  <w:num w:numId="25" w16cid:durableId="2107069515">
    <w:abstractNumId w:val="4"/>
  </w:num>
  <w:num w:numId="26" w16cid:durableId="770852514">
    <w:abstractNumId w:val="15"/>
  </w:num>
  <w:num w:numId="27" w16cid:durableId="1723482129">
    <w:abstractNumId w:val="8"/>
  </w:num>
  <w:num w:numId="28" w16cid:durableId="398600208">
    <w:abstractNumId w:val="22"/>
  </w:num>
  <w:num w:numId="29" w16cid:durableId="1963917999">
    <w:abstractNumId w:val="19"/>
  </w:num>
  <w:num w:numId="30" w16cid:durableId="347879171">
    <w:abstractNumId w:val="12"/>
  </w:num>
  <w:num w:numId="31" w16cid:durableId="1367218950">
    <w:abstractNumId w:val="10"/>
  </w:num>
  <w:num w:numId="32" w16cid:durableId="1615167152">
    <w:abstractNumId w:val="18"/>
  </w:num>
  <w:num w:numId="33" w16cid:durableId="1244267135">
    <w:abstractNumId w:val="25"/>
  </w:num>
  <w:num w:numId="34" w16cid:durableId="1625497491">
    <w:abstractNumId w:val="14"/>
  </w:num>
  <w:num w:numId="35" w16cid:durableId="403721713">
    <w:abstractNumId w:val="9"/>
  </w:num>
  <w:num w:numId="36" w16cid:durableId="963270583">
    <w:abstractNumId w:val="21"/>
  </w:num>
  <w:num w:numId="37" w16cid:durableId="1701929370">
    <w:abstractNumId w:val="14"/>
  </w:num>
  <w:num w:numId="38" w16cid:durableId="1270627970">
    <w:abstractNumId w:val="14"/>
  </w:num>
  <w:num w:numId="39" w16cid:durableId="13919536">
    <w:abstractNumId w:val="23"/>
  </w:num>
  <w:num w:numId="40" w16cid:durableId="746418125">
    <w:abstractNumId w:val="3"/>
  </w:num>
  <w:num w:numId="41" w16cid:durableId="2051806368">
    <w:abstractNumId w:val="24"/>
  </w:num>
  <w:num w:numId="42" w16cid:durableId="2033065691">
    <w:abstractNumId w:val="0"/>
  </w:num>
  <w:num w:numId="43" w16cid:durableId="920722745">
    <w:abstractNumId w:val="5"/>
  </w:num>
  <w:num w:numId="44" w16cid:durableId="156462228">
    <w:abstractNumId w:val="14"/>
  </w:num>
  <w:num w:numId="45" w16cid:durableId="9922180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4"/>
  </w:num>
  <w:num w:numId="47" w16cid:durableId="1587112760">
    <w:abstractNumId w:val="14"/>
  </w:num>
  <w:num w:numId="48" w16cid:durableId="1376155354">
    <w:abstractNumId w:val="14"/>
  </w:num>
  <w:num w:numId="49" w16cid:durableId="1320960151">
    <w:abstractNumId w:val="14"/>
  </w:num>
  <w:num w:numId="50" w16cid:durableId="670568694">
    <w:abstractNumId w:val="14"/>
  </w:num>
  <w:num w:numId="51" w16cid:durableId="1763794997">
    <w:abstractNumId w:val="14"/>
  </w:num>
  <w:num w:numId="52" w16cid:durableId="306321427">
    <w:abstractNumId w:val="14"/>
  </w:num>
  <w:num w:numId="53" w16cid:durableId="135489777">
    <w:abstractNumId w:val="14"/>
  </w:num>
  <w:num w:numId="54" w16cid:durableId="724180242">
    <w:abstractNumId w:val="14"/>
  </w:num>
  <w:num w:numId="55" w16cid:durableId="1113549081">
    <w:abstractNumId w:val="7"/>
  </w:num>
  <w:num w:numId="56" w16cid:durableId="2034959284">
    <w:abstractNumId w:val="14"/>
  </w:num>
  <w:num w:numId="57" w16cid:durableId="1333295303">
    <w:abstractNumId w:val="14"/>
  </w:num>
  <w:num w:numId="58" w16cid:durableId="1040664144">
    <w:abstractNumId w:val="14"/>
  </w:num>
  <w:num w:numId="59" w16cid:durableId="1756895364">
    <w:abstractNumId w:val="14"/>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Xin Li">
    <w15:presenceInfo w15:providerId="None" w15:userId="Xin Li"/>
  </w15:person>
  <w15:person w15:author="Prof. LIU Ben">
    <w15:presenceInfo w15:providerId="AD" w15:userId="S::qianqliu@um.cityu.edu.hk::0399b488-429f-4550-bd90-600d7bce4605"/>
  </w15:person>
  <w15:person w15:author="Dylan CHEN">
    <w15:presenceInfo w15:providerId="None" w15:userId="Dylan CHEN"/>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233"/>
    <w:rsid w:val="00001322"/>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0D8D"/>
    <w:rsid w:val="000110BA"/>
    <w:rsid w:val="00011171"/>
    <w:rsid w:val="00011398"/>
    <w:rsid w:val="00012144"/>
    <w:rsid w:val="00012289"/>
    <w:rsid w:val="000146CF"/>
    <w:rsid w:val="000146E5"/>
    <w:rsid w:val="00014807"/>
    <w:rsid w:val="00015206"/>
    <w:rsid w:val="00015210"/>
    <w:rsid w:val="00015C15"/>
    <w:rsid w:val="000166A0"/>
    <w:rsid w:val="000167D8"/>
    <w:rsid w:val="00017589"/>
    <w:rsid w:val="000206AB"/>
    <w:rsid w:val="000209B1"/>
    <w:rsid w:val="000213CB"/>
    <w:rsid w:val="000213DD"/>
    <w:rsid w:val="00021C3B"/>
    <w:rsid w:val="00021C90"/>
    <w:rsid w:val="00022E1F"/>
    <w:rsid w:val="00023488"/>
    <w:rsid w:val="0002355B"/>
    <w:rsid w:val="000236A2"/>
    <w:rsid w:val="00023A77"/>
    <w:rsid w:val="00024E09"/>
    <w:rsid w:val="00025135"/>
    <w:rsid w:val="0002547A"/>
    <w:rsid w:val="000260E0"/>
    <w:rsid w:val="00026451"/>
    <w:rsid w:val="0002645A"/>
    <w:rsid w:val="00026E78"/>
    <w:rsid w:val="0002780A"/>
    <w:rsid w:val="00027D8F"/>
    <w:rsid w:val="00027EB4"/>
    <w:rsid w:val="00030466"/>
    <w:rsid w:val="00030CE2"/>
    <w:rsid w:val="00030E45"/>
    <w:rsid w:val="0003118E"/>
    <w:rsid w:val="000311D4"/>
    <w:rsid w:val="0003141C"/>
    <w:rsid w:val="000318E1"/>
    <w:rsid w:val="000321A8"/>
    <w:rsid w:val="000324FB"/>
    <w:rsid w:val="000326D7"/>
    <w:rsid w:val="000330CA"/>
    <w:rsid w:val="000335F5"/>
    <w:rsid w:val="00034808"/>
    <w:rsid w:val="000352E4"/>
    <w:rsid w:val="000354B8"/>
    <w:rsid w:val="00035A0E"/>
    <w:rsid w:val="0003641C"/>
    <w:rsid w:val="00036A9F"/>
    <w:rsid w:val="00036D6D"/>
    <w:rsid w:val="00036F6B"/>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7E6"/>
    <w:rsid w:val="0004401D"/>
    <w:rsid w:val="00044340"/>
    <w:rsid w:val="000445D6"/>
    <w:rsid w:val="00044D5E"/>
    <w:rsid w:val="000453E1"/>
    <w:rsid w:val="00045A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482F"/>
    <w:rsid w:val="00065040"/>
    <w:rsid w:val="00065266"/>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76D85"/>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87632"/>
    <w:rsid w:val="00087E2D"/>
    <w:rsid w:val="0009022B"/>
    <w:rsid w:val="0009053A"/>
    <w:rsid w:val="00090889"/>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D6D"/>
    <w:rsid w:val="000A23A4"/>
    <w:rsid w:val="000A2762"/>
    <w:rsid w:val="000A2973"/>
    <w:rsid w:val="000A29EC"/>
    <w:rsid w:val="000A2BF0"/>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04"/>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A2"/>
    <w:rsid w:val="000C28D0"/>
    <w:rsid w:val="000C2DF4"/>
    <w:rsid w:val="000C38A5"/>
    <w:rsid w:val="000C392C"/>
    <w:rsid w:val="000C39A2"/>
    <w:rsid w:val="000C3B5C"/>
    <w:rsid w:val="000C4428"/>
    <w:rsid w:val="000C502E"/>
    <w:rsid w:val="000C51DC"/>
    <w:rsid w:val="000C59BE"/>
    <w:rsid w:val="000C616D"/>
    <w:rsid w:val="000C63BE"/>
    <w:rsid w:val="000C65E3"/>
    <w:rsid w:val="000C67DD"/>
    <w:rsid w:val="000D004E"/>
    <w:rsid w:val="000D01DB"/>
    <w:rsid w:val="000D02F9"/>
    <w:rsid w:val="000D0704"/>
    <w:rsid w:val="000D0945"/>
    <w:rsid w:val="000D186B"/>
    <w:rsid w:val="000D1BBE"/>
    <w:rsid w:val="000D2631"/>
    <w:rsid w:val="000D2BA5"/>
    <w:rsid w:val="000D2E92"/>
    <w:rsid w:val="000D303C"/>
    <w:rsid w:val="000D3852"/>
    <w:rsid w:val="000D38D0"/>
    <w:rsid w:val="000D3C7C"/>
    <w:rsid w:val="000D3D3C"/>
    <w:rsid w:val="000D3FB4"/>
    <w:rsid w:val="000D42B7"/>
    <w:rsid w:val="000D4453"/>
    <w:rsid w:val="000D4582"/>
    <w:rsid w:val="000D48EE"/>
    <w:rsid w:val="000D4937"/>
    <w:rsid w:val="000D4DDE"/>
    <w:rsid w:val="000D50E8"/>
    <w:rsid w:val="000D5425"/>
    <w:rsid w:val="000D551A"/>
    <w:rsid w:val="000D59B0"/>
    <w:rsid w:val="000D5CF7"/>
    <w:rsid w:val="000D5F32"/>
    <w:rsid w:val="000D6DDF"/>
    <w:rsid w:val="000D7275"/>
    <w:rsid w:val="000D7A36"/>
    <w:rsid w:val="000E12AF"/>
    <w:rsid w:val="000E199B"/>
    <w:rsid w:val="000E1F20"/>
    <w:rsid w:val="000E2083"/>
    <w:rsid w:val="000E27D6"/>
    <w:rsid w:val="000E2819"/>
    <w:rsid w:val="000E2F04"/>
    <w:rsid w:val="000E345B"/>
    <w:rsid w:val="000E4011"/>
    <w:rsid w:val="000E41A4"/>
    <w:rsid w:val="000E45CC"/>
    <w:rsid w:val="000E4888"/>
    <w:rsid w:val="000E49BD"/>
    <w:rsid w:val="000E4B19"/>
    <w:rsid w:val="000E4EEB"/>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4C3"/>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3E3C"/>
    <w:rsid w:val="0011409E"/>
    <w:rsid w:val="001143C5"/>
    <w:rsid w:val="00114508"/>
    <w:rsid w:val="0011458D"/>
    <w:rsid w:val="00114A8A"/>
    <w:rsid w:val="00114E1C"/>
    <w:rsid w:val="0011504F"/>
    <w:rsid w:val="00115F44"/>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60B"/>
    <w:rsid w:val="00141F20"/>
    <w:rsid w:val="00142314"/>
    <w:rsid w:val="00142B17"/>
    <w:rsid w:val="00142E42"/>
    <w:rsid w:val="00142F48"/>
    <w:rsid w:val="00142F8D"/>
    <w:rsid w:val="00143325"/>
    <w:rsid w:val="00143520"/>
    <w:rsid w:val="00143C3F"/>
    <w:rsid w:val="00143D3A"/>
    <w:rsid w:val="0014409D"/>
    <w:rsid w:val="0014412E"/>
    <w:rsid w:val="001441C3"/>
    <w:rsid w:val="00144466"/>
    <w:rsid w:val="001447C8"/>
    <w:rsid w:val="00144EC0"/>
    <w:rsid w:val="001457F5"/>
    <w:rsid w:val="00145EB1"/>
    <w:rsid w:val="001461C7"/>
    <w:rsid w:val="00146A79"/>
    <w:rsid w:val="00146A88"/>
    <w:rsid w:val="001471CF"/>
    <w:rsid w:val="001471F8"/>
    <w:rsid w:val="00147375"/>
    <w:rsid w:val="00147377"/>
    <w:rsid w:val="0014752F"/>
    <w:rsid w:val="00147BA4"/>
    <w:rsid w:val="0015025B"/>
    <w:rsid w:val="001503DB"/>
    <w:rsid w:val="00150990"/>
    <w:rsid w:val="00151A30"/>
    <w:rsid w:val="00151F21"/>
    <w:rsid w:val="00152B81"/>
    <w:rsid w:val="00152CC8"/>
    <w:rsid w:val="00152DEF"/>
    <w:rsid w:val="00153BFC"/>
    <w:rsid w:val="00154702"/>
    <w:rsid w:val="0015498F"/>
    <w:rsid w:val="001563A6"/>
    <w:rsid w:val="00156EE1"/>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47C"/>
    <w:rsid w:val="0017167E"/>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365"/>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84B"/>
    <w:rsid w:val="00185A35"/>
    <w:rsid w:val="00185BD3"/>
    <w:rsid w:val="00185CBC"/>
    <w:rsid w:val="001860A6"/>
    <w:rsid w:val="0018620F"/>
    <w:rsid w:val="00186739"/>
    <w:rsid w:val="00186A3D"/>
    <w:rsid w:val="0018719B"/>
    <w:rsid w:val="00187223"/>
    <w:rsid w:val="00187858"/>
    <w:rsid w:val="0019005F"/>
    <w:rsid w:val="001902E3"/>
    <w:rsid w:val="00190B17"/>
    <w:rsid w:val="0019162B"/>
    <w:rsid w:val="00191954"/>
    <w:rsid w:val="001919C4"/>
    <w:rsid w:val="00191D81"/>
    <w:rsid w:val="0019216E"/>
    <w:rsid w:val="001921D4"/>
    <w:rsid w:val="0019295C"/>
    <w:rsid w:val="001929B8"/>
    <w:rsid w:val="00192AB3"/>
    <w:rsid w:val="00192D39"/>
    <w:rsid w:val="00192E84"/>
    <w:rsid w:val="00194150"/>
    <w:rsid w:val="001945B2"/>
    <w:rsid w:val="001947DD"/>
    <w:rsid w:val="00194A09"/>
    <w:rsid w:val="00194AA2"/>
    <w:rsid w:val="00194E09"/>
    <w:rsid w:val="0019581E"/>
    <w:rsid w:val="00195B6A"/>
    <w:rsid w:val="00195BF5"/>
    <w:rsid w:val="001966F5"/>
    <w:rsid w:val="00196AC5"/>
    <w:rsid w:val="00197753"/>
    <w:rsid w:val="00197850"/>
    <w:rsid w:val="00197BEE"/>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974"/>
    <w:rsid w:val="001C2B1A"/>
    <w:rsid w:val="001C3209"/>
    <w:rsid w:val="001C3581"/>
    <w:rsid w:val="001C35C3"/>
    <w:rsid w:val="001C370B"/>
    <w:rsid w:val="001C3949"/>
    <w:rsid w:val="001C3DEF"/>
    <w:rsid w:val="001C4316"/>
    <w:rsid w:val="001C4573"/>
    <w:rsid w:val="001C4EB7"/>
    <w:rsid w:val="001C5055"/>
    <w:rsid w:val="001C5500"/>
    <w:rsid w:val="001C646B"/>
    <w:rsid w:val="001C6731"/>
    <w:rsid w:val="001C68DA"/>
    <w:rsid w:val="001C6980"/>
    <w:rsid w:val="001C69B5"/>
    <w:rsid w:val="001C6E17"/>
    <w:rsid w:val="001C754B"/>
    <w:rsid w:val="001C75DE"/>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0B82"/>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A4E"/>
    <w:rsid w:val="00206C16"/>
    <w:rsid w:val="00207003"/>
    <w:rsid w:val="002079A8"/>
    <w:rsid w:val="0021152C"/>
    <w:rsid w:val="00211940"/>
    <w:rsid w:val="00211BBB"/>
    <w:rsid w:val="00211F61"/>
    <w:rsid w:val="002124A7"/>
    <w:rsid w:val="00212E52"/>
    <w:rsid w:val="0021300D"/>
    <w:rsid w:val="00213440"/>
    <w:rsid w:val="00213513"/>
    <w:rsid w:val="002146A4"/>
    <w:rsid w:val="00214CAF"/>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58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D35"/>
    <w:rsid w:val="00243F2B"/>
    <w:rsid w:val="00244185"/>
    <w:rsid w:val="00244216"/>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4CE0"/>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DFC"/>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74F"/>
    <w:rsid w:val="00276913"/>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A1"/>
    <w:rsid w:val="002A3DCC"/>
    <w:rsid w:val="002A3EF5"/>
    <w:rsid w:val="002A4166"/>
    <w:rsid w:val="002A4749"/>
    <w:rsid w:val="002A4D44"/>
    <w:rsid w:val="002A5611"/>
    <w:rsid w:val="002A5BB4"/>
    <w:rsid w:val="002A5E00"/>
    <w:rsid w:val="002A69B5"/>
    <w:rsid w:val="002A6D1F"/>
    <w:rsid w:val="002A6DE9"/>
    <w:rsid w:val="002A7374"/>
    <w:rsid w:val="002A7477"/>
    <w:rsid w:val="002A7753"/>
    <w:rsid w:val="002B076A"/>
    <w:rsid w:val="002B0A41"/>
    <w:rsid w:val="002B0C22"/>
    <w:rsid w:val="002B0CAE"/>
    <w:rsid w:val="002B16F6"/>
    <w:rsid w:val="002B1A96"/>
    <w:rsid w:val="002B1AEC"/>
    <w:rsid w:val="002B1F20"/>
    <w:rsid w:val="002B2DDE"/>
    <w:rsid w:val="002B3054"/>
    <w:rsid w:val="002B3665"/>
    <w:rsid w:val="002B3B5F"/>
    <w:rsid w:val="002B4005"/>
    <w:rsid w:val="002B42D7"/>
    <w:rsid w:val="002B47B3"/>
    <w:rsid w:val="002B4DC4"/>
    <w:rsid w:val="002B58E3"/>
    <w:rsid w:val="002B5B01"/>
    <w:rsid w:val="002B5D28"/>
    <w:rsid w:val="002B6225"/>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6EC2"/>
    <w:rsid w:val="002C7743"/>
    <w:rsid w:val="002C7C59"/>
    <w:rsid w:val="002D0013"/>
    <w:rsid w:val="002D03AF"/>
    <w:rsid w:val="002D0683"/>
    <w:rsid w:val="002D07DC"/>
    <w:rsid w:val="002D0ADD"/>
    <w:rsid w:val="002D1756"/>
    <w:rsid w:val="002D1B68"/>
    <w:rsid w:val="002D1C42"/>
    <w:rsid w:val="002D1C95"/>
    <w:rsid w:val="002D1D32"/>
    <w:rsid w:val="002D223D"/>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D79A5"/>
    <w:rsid w:val="002E0B2D"/>
    <w:rsid w:val="002E1494"/>
    <w:rsid w:val="002E16A0"/>
    <w:rsid w:val="002E1C2D"/>
    <w:rsid w:val="002E1F7C"/>
    <w:rsid w:val="002E25FA"/>
    <w:rsid w:val="002E2872"/>
    <w:rsid w:val="002E2D21"/>
    <w:rsid w:val="002E2F5E"/>
    <w:rsid w:val="002E2F77"/>
    <w:rsid w:val="002E32A4"/>
    <w:rsid w:val="002E35F2"/>
    <w:rsid w:val="002E363E"/>
    <w:rsid w:val="002E36F6"/>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C91"/>
    <w:rsid w:val="002E7DBF"/>
    <w:rsid w:val="002F05AB"/>
    <w:rsid w:val="002F0D57"/>
    <w:rsid w:val="002F2138"/>
    <w:rsid w:val="002F23F4"/>
    <w:rsid w:val="002F3285"/>
    <w:rsid w:val="002F3DF8"/>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2976"/>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59A"/>
    <w:rsid w:val="0031362F"/>
    <w:rsid w:val="00313A96"/>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207A"/>
    <w:rsid w:val="0032264F"/>
    <w:rsid w:val="0032272D"/>
    <w:rsid w:val="0032354C"/>
    <w:rsid w:val="00323A00"/>
    <w:rsid w:val="00323E62"/>
    <w:rsid w:val="00324F67"/>
    <w:rsid w:val="00324FC5"/>
    <w:rsid w:val="00325B5F"/>
    <w:rsid w:val="00325E8B"/>
    <w:rsid w:val="00325F7A"/>
    <w:rsid w:val="003266E4"/>
    <w:rsid w:val="003267E3"/>
    <w:rsid w:val="00326F4B"/>
    <w:rsid w:val="0032754E"/>
    <w:rsid w:val="00327E5C"/>
    <w:rsid w:val="00331970"/>
    <w:rsid w:val="00331AAC"/>
    <w:rsid w:val="00331E35"/>
    <w:rsid w:val="00332029"/>
    <w:rsid w:val="003322EC"/>
    <w:rsid w:val="00332495"/>
    <w:rsid w:val="003324F4"/>
    <w:rsid w:val="00332B43"/>
    <w:rsid w:val="00333469"/>
    <w:rsid w:val="0033353E"/>
    <w:rsid w:val="00333885"/>
    <w:rsid w:val="00333923"/>
    <w:rsid w:val="00333E7A"/>
    <w:rsid w:val="00333EA5"/>
    <w:rsid w:val="00334A4F"/>
    <w:rsid w:val="003351A7"/>
    <w:rsid w:val="00335C71"/>
    <w:rsid w:val="00335D7D"/>
    <w:rsid w:val="00335ED8"/>
    <w:rsid w:val="00335FA7"/>
    <w:rsid w:val="00336BEB"/>
    <w:rsid w:val="0033708B"/>
    <w:rsid w:val="003374EB"/>
    <w:rsid w:val="00337629"/>
    <w:rsid w:val="003377C0"/>
    <w:rsid w:val="00337AD4"/>
    <w:rsid w:val="00340D4E"/>
    <w:rsid w:val="0034238C"/>
    <w:rsid w:val="003424FF"/>
    <w:rsid w:val="00342671"/>
    <w:rsid w:val="00342E31"/>
    <w:rsid w:val="0034328D"/>
    <w:rsid w:val="00343A0A"/>
    <w:rsid w:val="0034427C"/>
    <w:rsid w:val="0034428A"/>
    <w:rsid w:val="003444A3"/>
    <w:rsid w:val="0034490D"/>
    <w:rsid w:val="00344C51"/>
    <w:rsid w:val="0034527D"/>
    <w:rsid w:val="003454B6"/>
    <w:rsid w:val="00345701"/>
    <w:rsid w:val="003460BD"/>
    <w:rsid w:val="00346CF0"/>
    <w:rsid w:val="00346F2B"/>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54"/>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61E"/>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1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1B0"/>
    <w:rsid w:val="0039651F"/>
    <w:rsid w:val="00396806"/>
    <w:rsid w:val="00396B70"/>
    <w:rsid w:val="00396DFE"/>
    <w:rsid w:val="00397245"/>
    <w:rsid w:val="00397483"/>
    <w:rsid w:val="00397AD8"/>
    <w:rsid w:val="00397C80"/>
    <w:rsid w:val="003A03BE"/>
    <w:rsid w:val="003A0665"/>
    <w:rsid w:val="003A077E"/>
    <w:rsid w:val="003A1218"/>
    <w:rsid w:val="003A1438"/>
    <w:rsid w:val="003A174C"/>
    <w:rsid w:val="003A18BB"/>
    <w:rsid w:val="003A19AC"/>
    <w:rsid w:val="003A272E"/>
    <w:rsid w:val="003A2B8C"/>
    <w:rsid w:val="003A34B4"/>
    <w:rsid w:val="003A3A36"/>
    <w:rsid w:val="003A3B5B"/>
    <w:rsid w:val="003A3EEF"/>
    <w:rsid w:val="003A42A3"/>
    <w:rsid w:val="003A46C7"/>
    <w:rsid w:val="003A485D"/>
    <w:rsid w:val="003A4ACC"/>
    <w:rsid w:val="003A51C4"/>
    <w:rsid w:val="003A57AA"/>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2C28"/>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907"/>
    <w:rsid w:val="003D1AA2"/>
    <w:rsid w:val="003D1AFF"/>
    <w:rsid w:val="003D24D8"/>
    <w:rsid w:val="003D394F"/>
    <w:rsid w:val="003D3ADB"/>
    <w:rsid w:val="003D40BF"/>
    <w:rsid w:val="003D43D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07"/>
    <w:rsid w:val="003F1D6C"/>
    <w:rsid w:val="003F1F49"/>
    <w:rsid w:val="003F23D2"/>
    <w:rsid w:val="003F2494"/>
    <w:rsid w:val="003F296B"/>
    <w:rsid w:val="003F3476"/>
    <w:rsid w:val="003F3A8A"/>
    <w:rsid w:val="003F3FBD"/>
    <w:rsid w:val="003F4A05"/>
    <w:rsid w:val="003F4FC4"/>
    <w:rsid w:val="003F5869"/>
    <w:rsid w:val="003F5E2A"/>
    <w:rsid w:val="003F6004"/>
    <w:rsid w:val="003F647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17957"/>
    <w:rsid w:val="004208E6"/>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249D"/>
    <w:rsid w:val="00433100"/>
    <w:rsid w:val="00433252"/>
    <w:rsid w:val="004338A0"/>
    <w:rsid w:val="00433ABB"/>
    <w:rsid w:val="00433BFC"/>
    <w:rsid w:val="00434354"/>
    <w:rsid w:val="0043482D"/>
    <w:rsid w:val="00435259"/>
    <w:rsid w:val="004367C4"/>
    <w:rsid w:val="004371CE"/>
    <w:rsid w:val="00437599"/>
    <w:rsid w:val="00437F62"/>
    <w:rsid w:val="00437F86"/>
    <w:rsid w:val="00440309"/>
    <w:rsid w:val="00441D07"/>
    <w:rsid w:val="00442236"/>
    <w:rsid w:val="0044258F"/>
    <w:rsid w:val="004429AB"/>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43C1"/>
    <w:rsid w:val="00454B0D"/>
    <w:rsid w:val="00455DEA"/>
    <w:rsid w:val="0045651A"/>
    <w:rsid w:val="00456BEF"/>
    <w:rsid w:val="00457825"/>
    <w:rsid w:val="00457E16"/>
    <w:rsid w:val="0046130B"/>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67FEB"/>
    <w:rsid w:val="00470213"/>
    <w:rsid w:val="0047039A"/>
    <w:rsid w:val="0047039D"/>
    <w:rsid w:val="00471534"/>
    <w:rsid w:val="00472493"/>
    <w:rsid w:val="004726F4"/>
    <w:rsid w:val="0047374E"/>
    <w:rsid w:val="00473801"/>
    <w:rsid w:val="00473F8E"/>
    <w:rsid w:val="0047466A"/>
    <w:rsid w:val="004746DB"/>
    <w:rsid w:val="00474E64"/>
    <w:rsid w:val="00475513"/>
    <w:rsid w:val="00475A22"/>
    <w:rsid w:val="00475B1C"/>
    <w:rsid w:val="0047645F"/>
    <w:rsid w:val="004766DC"/>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2C3"/>
    <w:rsid w:val="004B363E"/>
    <w:rsid w:val="004B3C2B"/>
    <w:rsid w:val="004B3E85"/>
    <w:rsid w:val="004B40A3"/>
    <w:rsid w:val="004B449A"/>
    <w:rsid w:val="004B4800"/>
    <w:rsid w:val="004B4A11"/>
    <w:rsid w:val="004B4FC7"/>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0D5B"/>
    <w:rsid w:val="004C1007"/>
    <w:rsid w:val="004C13C9"/>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041"/>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081"/>
    <w:rsid w:val="004D6660"/>
    <w:rsid w:val="004D6F15"/>
    <w:rsid w:val="004D7E54"/>
    <w:rsid w:val="004D7FC7"/>
    <w:rsid w:val="004E0D90"/>
    <w:rsid w:val="004E0FEF"/>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4BE"/>
    <w:rsid w:val="004E3A52"/>
    <w:rsid w:val="004E47BE"/>
    <w:rsid w:val="004E50CF"/>
    <w:rsid w:val="004E55FA"/>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421"/>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347F"/>
    <w:rsid w:val="005244EC"/>
    <w:rsid w:val="005251E1"/>
    <w:rsid w:val="00525402"/>
    <w:rsid w:val="0052565F"/>
    <w:rsid w:val="00525695"/>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0B"/>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6B58"/>
    <w:rsid w:val="005478AD"/>
    <w:rsid w:val="005500A0"/>
    <w:rsid w:val="0055136E"/>
    <w:rsid w:val="00551547"/>
    <w:rsid w:val="00551AAB"/>
    <w:rsid w:val="00551CFA"/>
    <w:rsid w:val="00552136"/>
    <w:rsid w:val="00552556"/>
    <w:rsid w:val="005529CF"/>
    <w:rsid w:val="00552B9B"/>
    <w:rsid w:val="00553576"/>
    <w:rsid w:val="0055381D"/>
    <w:rsid w:val="005542CC"/>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B2D"/>
    <w:rsid w:val="00571CC3"/>
    <w:rsid w:val="00572CD6"/>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3B9"/>
    <w:rsid w:val="005774E5"/>
    <w:rsid w:val="005774E8"/>
    <w:rsid w:val="00577AC5"/>
    <w:rsid w:val="00577EC0"/>
    <w:rsid w:val="0058003B"/>
    <w:rsid w:val="00580095"/>
    <w:rsid w:val="00580275"/>
    <w:rsid w:val="005804E8"/>
    <w:rsid w:val="005807AC"/>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78D"/>
    <w:rsid w:val="005869BC"/>
    <w:rsid w:val="0058722A"/>
    <w:rsid w:val="00587427"/>
    <w:rsid w:val="005879D4"/>
    <w:rsid w:val="00587C98"/>
    <w:rsid w:val="005902A7"/>
    <w:rsid w:val="00590504"/>
    <w:rsid w:val="0059080E"/>
    <w:rsid w:val="00590901"/>
    <w:rsid w:val="00590BA3"/>
    <w:rsid w:val="00590C2F"/>
    <w:rsid w:val="00591E5E"/>
    <w:rsid w:val="00592BDE"/>
    <w:rsid w:val="00592C83"/>
    <w:rsid w:val="005931C9"/>
    <w:rsid w:val="0059437A"/>
    <w:rsid w:val="005943D5"/>
    <w:rsid w:val="00594555"/>
    <w:rsid w:val="00594CA9"/>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A5E"/>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75D"/>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CA2"/>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29FF"/>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3CD6"/>
    <w:rsid w:val="00615689"/>
    <w:rsid w:val="00615E04"/>
    <w:rsid w:val="00616004"/>
    <w:rsid w:val="0061633B"/>
    <w:rsid w:val="0061671B"/>
    <w:rsid w:val="00616972"/>
    <w:rsid w:val="006201C1"/>
    <w:rsid w:val="00620266"/>
    <w:rsid w:val="0062057C"/>
    <w:rsid w:val="00620F0A"/>
    <w:rsid w:val="00620F14"/>
    <w:rsid w:val="00621432"/>
    <w:rsid w:val="00621D96"/>
    <w:rsid w:val="0062208A"/>
    <w:rsid w:val="006223FD"/>
    <w:rsid w:val="0062256E"/>
    <w:rsid w:val="006226C6"/>
    <w:rsid w:val="00622793"/>
    <w:rsid w:val="00622F48"/>
    <w:rsid w:val="0062333A"/>
    <w:rsid w:val="0062380D"/>
    <w:rsid w:val="0062502D"/>
    <w:rsid w:val="00625399"/>
    <w:rsid w:val="0062555E"/>
    <w:rsid w:val="006258B0"/>
    <w:rsid w:val="00626525"/>
    <w:rsid w:val="00626622"/>
    <w:rsid w:val="00626925"/>
    <w:rsid w:val="006269DB"/>
    <w:rsid w:val="00626A6B"/>
    <w:rsid w:val="00626E41"/>
    <w:rsid w:val="006270EE"/>
    <w:rsid w:val="00627CB7"/>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0716"/>
    <w:rsid w:val="006411CF"/>
    <w:rsid w:val="00642A6F"/>
    <w:rsid w:val="00642F44"/>
    <w:rsid w:val="0064395F"/>
    <w:rsid w:val="00643A07"/>
    <w:rsid w:val="006441C6"/>
    <w:rsid w:val="00645582"/>
    <w:rsid w:val="0064587A"/>
    <w:rsid w:val="00645B16"/>
    <w:rsid w:val="00645E0B"/>
    <w:rsid w:val="00645F9A"/>
    <w:rsid w:val="00646012"/>
    <w:rsid w:val="00646845"/>
    <w:rsid w:val="006468F1"/>
    <w:rsid w:val="00646AD4"/>
    <w:rsid w:val="00646D7F"/>
    <w:rsid w:val="00647569"/>
    <w:rsid w:val="006477D0"/>
    <w:rsid w:val="00647C52"/>
    <w:rsid w:val="00647DD6"/>
    <w:rsid w:val="006501DB"/>
    <w:rsid w:val="0065038E"/>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54B"/>
    <w:rsid w:val="00672750"/>
    <w:rsid w:val="00672803"/>
    <w:rsid w:val="00672E87"/>
    <w:rsid w:val="00672E91"/>
    <w:rsid w:val="00672EBD"/>
    <w:rsid w:val="006731B2"/>
    <w:rsid w:val="00673866"/>
    <w:rsid w:val="006738C6"/>
    <w:rsid w:val="0067455E"/>
    <w:rsid w:val="00674595"/>
    <w:rsid w:val="006747CE"/>
    <w:rsid w:val="00674BB1"/>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4D67"/>
    <w:rsid w:val="006A50F6"/>
    <w:rsid w:val="006A5416"/>
    <w:rsid w:val="006A57BB"/>
    <w:rsid w:val="006A5859"/>
    <w:rsid w:val="006A58BB"/>
    <w:rsid w:val="006A5F6C"/>
    <w:rsid w:val="006A6079"/>
    <w:rsid w:val="006A6142"/>
    <w:rsid w:val="006A6991"/>
    <w:rsid w:val="006A6AAF"/>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9B"/>
    <w:rsid w:val="006B5EBE"/>
    <w:rsid w:val="006B6145"/>
    <w:rsid w:val="006B617F"/>
    <w:rsid w:val="006B6542"/>
    <w:rsid w:val="006B6F37"/>
    <w:rsid w:val="006B7BD7"/>
    <w:rsid w:val="006C021A"/>
    <w:rsid w:val="006C0477"/>
    <w:rsid w:val="006C0EE4"/>
    <w:rsid w:val="006C11FC"/>
    <w:rsid w:val="006C1443"/>
    <w:rsid w:val="006C25BD"/>
    <w:rsid w:val="006C2995"/>
    <w:rsid w:val="006C29A2"/>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BDC"/>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AC"/>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68B"/>
    <w:rsid w:val="006F391D"/>
    <w:rsid w:val="006F3ACF"/>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3F6"/>
    <w:rsid w:val="006F78FA"/>
    <w:rsid w:val="006F7C81"/>
    <w:rsid w:val="006F7D5F"/>
    <w:rsid w:val="006F7DEB"/>
    <w:rsid w:val="006F7F4B"/>
    <w:rsid w:val="00700174"/>
    <w:rsid w:val="00700411"/>
    <w:rsid w:val="0070088A"/>
    <w:rsid w:val="007009D0"/>
    <w:rsid w:val="00701301"/>
    <w:rsid w:val="00701983"/>
    <w:rsid w:val="007021DF"/>
    <w:rsid w:val="0070278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333"/>
    <w:rsid w:val="007124D4"/>
    <w:rsid w:val="00712A8B"/>
    <w:rsid w:val="00712E39"/>
    <w:rsid w:val="0071339E"/>
    <w:rsid w:val="00713DE4"/>
    <w:rsid w:val="00714221"/>
    <w:rsid w:val="00714332"/>
    <w:rsid w:val="00714720"/>
    <w:rsid w:val="00714C03"/>
    <w:rsid w:val="007152A4"/>
    <w:rsid w:val="007154F4"/>
    <w:rsid w:val="00716308"/>
    <w:rsid w:val="007166B3"/>
    <w:rsid w:val="007169BE"/>
    <w:rsid w:val="00717310"/>
    <w:rsid w:val="00717541"/>
    <w:rsid w:val="00717669"/>
    <w:rsid w:val="007177EF"/>
    <w:rsid w:val="00717875"/>
    <w:rsid w:val="00717A70"/>
    <w:rsid w:val="00720205"/>
    <w:rsid w:val="00720D48"/>
    <w:rsid w:val="00721076"/>
    <w:rsid w:val="00721807"/>
    <w:rsid w:val="00721D51"/>
    <w:rsid w:val="00721E18"/>
    <w:rsid w:val="00721F70"/>
    <w:rsid w:val="007223BD"/>
    <w:rsid w:val="00723193"/>
    <w:rsid w:val="00723241"/>
    <w:rsid w:val="00723301"/>
    <w:rsid w:val="00723913"/>
    <w:rsid w:val="007240BB"/>
    <w:rsid w:val="00724A3D"/>
    <w:rsid w:val="00725680"/>
    <w:rsid w:val="00725743"/>
    <w:rsid w:val="00726098"/>
    <w:rsid w:val="00726144"/>
    <w:rsid w:val="0072652A"/>
    <w:rsid w:val="007266CB"/>
    <w:rsid w:val="00730206"/>
    <w:rsid w:val="00730636"/>
    <w:rsid w:val="0073098E"/>
    <w:rsid w:val="00730A54"/>
    <w:rsid w:val="00730AF4"/>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3EE"/>
    <w:rsid w:val="00742883"/>
    <w:rsid w:val="007429B7"/>
    <w:rsid w:val="007430F6"/>
    <w:rsid w:val="007443B6"/>
    <w:rsid w:val="0074456B"/>
    <w:rsid w:val="00744C6C"/>
    <w:rsid w:val="007450BA"/>
    <w:rsid w:val="0074595E"/>
    <w:rsid w:val="00745A6A"/>
    <w:rsid w:val="00745C3B"/>
    <w:rsid w:val="0074649B"/>
    <w:rsid w:val="00746C9C"/>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B34"/>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B04"/>
    <w:rsid w:val="00767C68"/>
    <w:rsid w:val="00767D50"/>
    <w:rsid w:val="00767EDF"/>
    <w:rsid w:val="00770076"/>
    <w:rsid w:val="007706F2"/>
    <w:rsid w:val="00771550"/>
    <w:rsid w:val="0077161A"/>
    <w:rsid w:val="00771772"/>
    <w:rsid w:val="00771D6B"/>
    <w:rsid w:val="00772235"/>
    <w:rsid w:val="0077227B"/>
    <w:rsid w:val="00772CFA"/>
    <w:rsid w:val="0077305E"/>
    <w:rsid w:val="00773102"/>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AB1"/>
    <w:rsid w:val="00782C3A"/>
    <w:rsid w:val="00782F03"/>
    <w:rsid w:val="00783D63"/>
    <w:rsid w:val="00783E98"/>
    <w:rsid w:val="0078431E"/>
    <w:rsid w:val="00784445"/>
    <w:rsid w:val="0078513B"/>
    <w:rsid w:val="007852CA"/>
    <w:rsid w:val="00785A7C"/>
    <w:rsid w:val="00785A7E"/>
    <w:rsid w:val="00786BEF"/>
    <w:rsid w:val="00787D0F"/>
    <w:rsid w:val="00787DB1"/>
    <w:rsid w:val="00787DE7"/>
    <w:rsid w:val="0079045F"/>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B2B"/>
    <w:rsid w:val="007A1199"/>
    <w:rsid w:val="007A226D"/>
    <w:rsid w:val="007A3874"/>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16C"/>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1FF"/>
    <w:rsid w:val="007E0C8E"/>
    <w:rsid w:val="007E128C"/>
    <w:rsid w:val="007E1B90"/>
    <w:rsid w:val="007E20E5"/>
    <w:rsid w:val="007E2EFF"/>
    <w:rsid w:val="007E2F8A"/>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F69"/>
    <w:rsid w:val="007F6FA6"/>
    <w:rsid w:val="00800454"/>
    <w:rsid w:val="00801CEB"/>
    <w:rsid w:val="0080212D"/>
    <w:rsid w:val="00802605"/>
    <w:rsid w:val="00802A7D"/>
    <w:rsid w:val="00802F4D"/>
    <w:rsid w:val="008031CD"/>
    <w:rsid w:val="00803AD5"/>
    <w:rsid w:val="00803C9D"/>
    <w:rsid w:val="008052BE"/>
    <w:rsid w:val="008056D6"/>
    <w:rsid w:val="00805D16"/>
    <w:rsid w:val="00806501"/>
    <w:rsid w:val="00806603"/>
    <w:rsid w:val="00806B2D"/>
    <w:rsid w:val="00807251"/>
    <w:rsid w:val="008076A6"/>
    <w:rsid w:val="008076E8"/>
    <w:rsid w:val="0080784A"/>
    <w:rsid w:val="008100F7"/>
    <w:rsid w:val="00810171"/>
    <w:rsid w:val="00810708"/>
    <w:rsid w:val="00810B05"/>
    <w:rsid w:val="00810EDA"/>
    <w:rsid w:val="00811008"/>
    <w:rsid w:val="00811B3D"/>
    <w:rsid w:val="00811FD7"/>
    <w:rsid w:val="00812879"/>
    <w:rsid w:val="00812B17"/>
    <w:rsid w:val="00813A34"/>
    <w:rsid w:val="00813AED"/>
    <w:rsid w:val="00813E31"/>
    <w:rsid w:val="0081415A"/>
    <w:rsid w:val="008142A6"/>
    <w:rsid w:val="00814E9D"/>
    <w:rsid w:val="00814FB5"/>
    <w:rsid w:val="008162F2"/>
    <w:rsid w:val="008166B9"/>
    <w:rsid w:val="00816AAC"/>
    <w:rsid w:val="00816FA5"/>
    <w:rsid w:val="00817071"/>
    <w:rsid w:val="0081714D"/>
    <w:rsid w:val="008177B5"/>
    <w:rsid w:val="00817AAF"/>
    <w:rsid w:val="008201F8"/>
    <w:rsid w:val="008201FE"/>
    <w:rsid w:val="008206BF"/>
    <w:rsid w:val="00820811"/>
    <w:rsid w:val="0082096E"/>
    <w:rsid w:val="0082170B"/>
    <w:rsid w:val="00821746"/>
    <w:rsid w:val="00822BAF"/>
    <w:rsid w:val="00823A53"/>
    <w:rsid w:val="00824004"/>
    <w:rsid w:val="008253E9"/>
    <w:rsid w:val="00825596"/>
    <w:rsid w:val="00825D4F"/>
    <w:rsid w:val="0082604C"/>
    <w:rsid w:val="00826CD3"/>
    <w:rsid w:val="00827244"/>
    <w:rsid w:val="00827AA5"/>
    <w:rsid w:val="00827D2F"/>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A40"/>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06F3"/>
    <w:rsid w:val="00861D5E"/>
    <w:rsid w:val="00861DB7"/>
    <w:rsid w:val="00862019"/>
    <w:rsid w:val="0086212D"/>
    <w:rsid w:val="0086212E"/>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82"/>
    <w:rsid w:val="008722FA"/>
    <w:rsid w:val="00873029"/>
    <w:rsid w:val="008732CB"/>
    <w:rsid w:val="008743F2"/>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454"/>
    <w:rsid w:val="00884882"/>
    <w:rsid w:val="00884899"/>
    <w:rsid w:val="00884E99"/>
    <w:rsid w:val="00885D60"/>
    <w:rsid w:val="00885EEB"/>
    <w:rsid w:val="008860A1"/>
    <w:rsid w:val="00886290"/>
    <w:rsid w:val="008862E7"/>
    <w:rsid w:val="0088677E"/>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C7B"/>
    <w:rsid w:val="008A1ED7"/>
    <w:rsid w:val="008A2388"/>
    <w:rsid w:val="008A2CF0"/>
    <w:rsid w:val="008A39C9"/>
    <w:rsid w:val="008A3E62"/>
    <w:rsid w:val="008A565E"/>
    <w:rsid w:val="008A5B4C"/>
    <w:rsid w:val="008A5E4C"/>
    <w:rsid w:val="008A5EB3"/>
    <w:rsid w:val="008A6060"/>
    <w:rsid w:val="008A62B7"/>
    <w:rsid w:val="008A6821"/>
    <w:rsid w:val="008A6E5F"/>
    <w:rsid w:val="008A6E78"/>
    <w:rsid w:val="008A6E8C"/>
    <w:rsid w:val="008A6F83"/>
    <w:rsid w:val="008A7AA7"/>
    <w:rsid w:val="008A7FE8"/>
    <w:rsid w:val="008B02A8"/>
    <w:rsid w:val="008B073B"/>
    <w:rsid w:val="008B0B5B"/>
    <w:rsid w:val="008B0EA7"/>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41E0"/>
    <w:rsid w:val="008C44F8"/>
    <w:rsid w:val="008C479C"/>
    <w:rsid w:val="008C4827"/>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979"/>
    <w:rsid w:val="008D2B5C"/>
    <w:rsid w:val="008D34AC"/>
    <w:rsid w:val="008D35B8"/>
    <w:rsid w:val="008D3EFB"/>
    <w:rsid w:val="008D5093"/>
    <w:rsid w:val="008D5138"/>
    <w:rsid w:val="008D5855"/>
    <w:rsid w:val="008D61B7"/>
    <w:rsid w:val="008D638A"/>
    <w:rsid w:val="008D6DB2"/>
    <w:rsid w:val="008D6DD1"/>
    <w:rsid w:val="008D6FBD"/>
    <w:rsid w:val="008D7781"/>
    <w:rsid w:val="008E1760"/>
    <w:rsid w:val="008E1E31"/>
    <w:rsid w:val="008E258D"/>
    <w:rsid w:val="008E2C1D"/>
    <w:rsid w:val="008E3039"/>
    <w:rsid w:val="008E3213"/>
    <w:rsid w:val="008E3242"/>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23C3"/>
    <w:rsid w:val="0090296F"/>
    <w:rsid w:val="00903228"/>
    <w:rsid w:val="0090370B"/>
    <w:rsid w:val="009038ED"/>
    <w:rsid w:val="00903A2A"/>
    <w:rsid w:val="00903E34"/>
    <w:rsid w:val="009040F9"/>
    <w:rsid w:val="00904A3D"/>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BD2"/>
    <w:rsid w:val="00937E83"/>
    <w:rsid w:val="009407CD"/>
    <w:rsid w:val="00940A64"/>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3F0A"/>
    <w:rsid w:val="00954DD3"/>
    <w:rsid w:val="00954E68"/>
    <w:rsid w:val="00955025"/>
    <w:rsid w:val="00955908"/>
    <w:rsid w:val="009559EB"/>
    <w:rsid w:val="00955BC2"/>
    <w:rsid w:val="0095622D"/>
    <w:rsid w:val="009562C2"/>
    <w:rsid w:val="00957314"/>
    <w:rsid w:val="009574E0"/>
    <w:rsid w:val="00957879"/>
    <w:rsid w:val="00957E71"/>
    <w:rsid w:val="00960013"/>
    <w:rsid w:val="00960740"/>
    <w:rsid w:val="00960960"/>
    <w:rsid w:val="00960BD3"/>
    <w:rsid w:val="00960CA8"/>
    <w:rsid w:val="00962F4B"/>
    <w:rsid w:val="0096317C"/>
    <w:rsid w:val="009632AE"/>
    <w:rsid w:val="00963733"/>
    <w:rsid w:val="009644F4"/>
    <w:rsid w:val="009653BF"/>
    <w:rsid w:val="009659AE"/>
    <w:rsid w:val="0096600F"/>
    <w:rsid w:val="009668D6"/>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89A"/>
    <w:rsid w:val="00976D1A"/>
    <w:rsid w:val="00976FE6"/>
    <w:rsid w:val="00977799"/>
    <w:rsid w:val="0098023D"/>
    <w:rsid w:val="0098027F"/>
    <w:rsid w:val="0098098F"/>
    <w:rsid w:val="009812AE"/>
    <w:rsid w:val="0098145E"/>
    <w:rsid w:val="00981CBD"/>
    <w:rsid w:val="00981D68"/>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6CE6"/>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91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2568"/>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6F7"/>
    <w:rsid w:val="009F3847"/>
    <w:rsid w:val="009F3D8F"/>
    <w:rsid w:val="009F4611"/>
    <w:rsid w:val="009F4642"/>
    <w:rsid w:val="009F46C5"/>
    <w:rsid w:val="009F4982"/>
    <w:rsid w:val="009F4D0B"/>
    <w:rsid w:val="009F4EBA"/>
    <w:rsid w:val="009F5552"/>
    <w:rsid w:val="009F55E6"/>
    <w:rsid w:val="009F5A71"/>
    <w:rsid w:val="009F5AAE"/>
    <w:rsid w:val="009F6446"/>
    <w:rsid w:val="009F6698"/>
    <w:rsid w:val="009F6B12"/>
    <w:rsid w:val="009F6BFE"/>
    <w:rsid w:val="009F7240"/>
    <w:rsid w:val="009F780B"/>
    <w:rsid w:val="009F79CB"/>
    <w:rsid w:val="00A00064"/>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922"/>
    <w:rsid w:val="00A04BAB"/>
    <w:rsid w:val="00A050BA"/>
    <w:rsid w:val="00A05D6E"/>
    <w:rsid w:val="00A06C32"/>
    <w:rsid w:val="00A06C50"/>
    <w:rsid w:val="00A06EFA"/>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8E2"/>
    <w:rsid w:val="00A30F8D"/>
    <w:rsid w:val="00A31120"/>
    <w:rsid w:val="00A316F4"/>
    <w:rsid w:val="00A31786"/>
    <w:rsid w:val="00A32145"/>
    <w:rsid w:val="00A323C8"/>
    <w:rsid w:val="00A32714"/>
    <w:rsid w:val="00A32D70"/>
    <w:rsid w:val="00A33926"/>
    <w:rsid w:val="00A33B4B"/>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4E9"/>
    <w:rsid w:val="00A52BE5"/>
    <w:rsid w:val="00A53668"/>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984"/>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3084"/>
    <w:rsid w:val="00A73120"/>
    <w:rsid w:val="00A7323C"/>
    <w:rsid w:val="00A73424"/>
    <w:rsid w:val="00A7442B"/>
    <w:rsid w:val="00A74945"/>
    <w:rsid w:val="00A74B20"/>
    <w:rsid w:val="00A75716"/>
    <w:rsid w:val="00A75AB0"/>
    <w:rsid w:val="00A75C65"/>
    <w:rsid w:val="00A75FFB"/>
    <w:rsid w:val="00A7641F"/>
    <w:rsid w:val="00A76F8D"/>
    <w:rsid w:val="00A7764C"/>
    <w:rsid w:val="00A777B9"/>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BCA"/>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3EBF"/>
    <w:rsid w:val="00AE46EE"/>
    <w:rsid w:val="00AE46F7"/>
    <w:rsid w:val="00AE480A"/>
    <w:rsid w:val="00AE50D3"/>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1ED5"/>
    <w:rsid w:val="00B02A9A"/>
    <w:rsid w:val="00B035D3"/>
    <w:rsid w:val="00B03B0D"/>
    <w:rsid w:val="00B04148"/>
    <w:rsid w:val="00B05845"/>
    <w:rsid w:val="00B05B16"/>
    <w:rsid w:val="00B05C9A"/>
    <w:rsid w:val="00B06C39"/>
    <w:rsid w:val="00B071DC"/>
    <w:rsid w:val="00B076BB"/>
    <w:rsid w:val="00B0780D"/>
    <w:rsid w:val="00B0798F"/>
    <w:rsid w:val="00B079F0"/>
    <w:rsid w:val="00B10184"/>
    <w:rsid w:val="00B10E75"/>
    <w:rsid w:val="00B10F49"/>
    <w:rsid w:val="00B11015"/>
    <w:rsid w:val="00B11422"/>
    <w:rsid w:val="00B11883"/>
    <w:rsid w:val="00B12286"/>
    <w:rsid w:val="00B132B8"/>
    <w:rsid w:val="00B1338D"/>
    <w:rsid w:val="00B13E7C"/>
    <w:rsid w:val="00B13F5D"/>
    <w:rsid w:val="00B14503"/>
    <w:rsid w:val="00B14B4E"/>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3C5"/>
    <w:rsid w:val="00B25542"/>
    <w:rsid w:val="00B25774"/>
    <w:rsid w:val="00B25CF5"/>
    <w:rsid w:val="00B25F46"/>
    <w:rsid w:val="00B25F49"/>
    <w:rsid w:val="00B2644D"/>
    <w:rsid w:val="00B27CC5"/>
    <w:rsid w:val="00B27DC6"/>
    <w:rsid w:val="00B27F44"/>
    <w:rsid w:val="00B30224"/>
    <w:rsid w:val="00B308EC"/>
    <w:rsid w:val="00B30902"/>
    <w:rsid w:val="00B30B47"/>
    <w:rsid w:val="00B31BBB"/>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552"/>
    <w:rsid w:val="00B35DD1"/>
    <w:rsid w:val="00B35E4B"/>
    <w:rsid w:val="00B35EC5"/>
    <w:rsid w:val="00B369E9"/>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AB5"/>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429"/>
    <w:rsid w:val="00B67710"/>
    <w:rsid w:val="00B7063F"/>
    <w:rsid w:val="00B708F2"/>
    <w:rsid w:val="00B70EDE"/>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B8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23A"/>
    <w:rsid w:val="00B93679"/>
    <w:rsid w:val="00B93A9A"/>
    <w:rsid w:val="00B945DF"/>
    <w:rsid w:val="00B9496F"/>
    <w:rsid w:val="00B949FD"/>
    <w:rsid w:val="00B94C7C"/>
    <w:rsid w:val="00B951E2"/>
    <w:rsid w:val="00B95976"/>
    <w:rsid w:val="00B96286"/>
    <w:rsid w:val="00B96759"/>
    <w:rsid w:val="00B96D8F"/>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5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47EE"/>
    <w:rsid w:val="00BD506B"/>
    <w:rsid w:val="00BD6088"/>
    <w:rsid w:val="00BD72A4"/>
    <w:rsid w:val="00BD7D91"/>
    <w:rsid w:val="00BD7DAA"/>
    <w:rsid w:val="00BE0112"/>
    <w:rsid w:val="00BE01BD"/>
    <w:rsid w:val="00BE0299"/>
    <w:rsid w:val="00BE0419"/>
    <w:rsid w:val="00BE09AC"/>
    <w:rsid w:val="00BE0A7C"/>
    <w:rsid w:val="00BE0AC0"/>
    <w:rsid w:val="00BE0B7F"/>
    <w:rsid w:val="00BE1845"/>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0DF5"/>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2B7"/>
    <w:rsid w:val="00BF689D"/>
    <w:rsid w:val="00BF6D66"/>
    <w:rsid w:val="00BF72F4"/>
    <w:rsid w:val="00BF73D2"/>
    <w:rsid w:val="00C00132"/>
    <w:rsid w:val="00C00DF1"/>
    <w:rsid w:val="00C00F63"/>
    <w:rsid w:val="00C0108E"/>
    <w:rsid w:val="00C01768"/>
    <w:rsid w:val="00C01DAE"/>
    <w:rsid w:val="00C02117"/>
    <w:rsid w:val="00C0235C"/>
    <w:rsid w:val="00C02829"/>
    <w:rsid w:val="00C02978"/>
    <w:rsid w:val="00C030E2"/>
    <w:rsid w:val="00C0363D"/>
    <w:rsid w:val="00C03C85"/>
    <w:rsid w:val="00C03C8A"/>
    <w:rsid w:val="00C03E43"/>
    <w:rsid w:val="00C04377"/>
    <w:rsid w:val="00C04682"/>
    <w:rsid w:val="00C04FB1"/>
    <w:rsid w:val="00C052B6"/>
    <w:rsid w:val="00C0557A"/>
    <w:rsid w:val="00C05737"/>
    <w:rsid w:val="00C05C04"/>
    <w:rsid w:val="00C064ED"/>
    <w:rsid w:val="00C07449"/>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342"/>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46CD"/>
    <w:rsid w:val="00C352F3"/>
    <w:rsid w:val="00C355C1"/>
    <w:rsid w:val="00C35758"/>
    <w:rsid w:val="00C35790"/>
    <w:rsid w:val="00C35D83"/>
    <w:rsid w:val="00C36E47"/>
    <w:rsid w:val="00C37085"/>
    <w:rsid w:val="00C37D03"/>
    <w:rsid w:val="00C40741"/>
    <w:rsid w:val="00C407D6"/>
    <w:rsid w:val="00C40AFD"/>
    <w:rsid w:val="00C40DFC"/>
    <w:rsid w:val="00C41216"/>
    <w:rsid w:val="00C414D3"/>
    <w:rsid w:val="00C41649"/>
    <w:rsid w:val="00C4181C"/>
    <w:rsid w:val="00C41A58"/>
    <w:rsid w:val="00C42000"/>
    <w:rsid w:val="00C427EC"/>
    <w:rsid w:val="00C4344D"/>
    <w:rsid w:val="00C43900"/>
    <w:rsid w:val="00C44590"/>
    <w:rsid w:val="00C44991"/>
    <w:rsid w:val="00C44A47"/>
    <w:rsid w:val="00C451BA"/>
    <w:rsid w:val="00C4582F"/>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21B"/>
    <w:rsid w:val="00C5280B"/>
    <w:rsid w:val="00C52C81"/>
    <w:rsid w:val="00C52F4F"/>
    <w:rsid w:val="00C5339B"/>
    <w:rsid w:val="00C53F76"/>
    <w:rsid w:val="00C542A7"/>
    <w:rsid w:val="00C54467"/>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764"/>
    <w:rsid w:val="00C66CB0"/>
    <w:rsid w:val="00C66F37"/>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6F53"/>
    <w:rsid w:val="00C77717"/>
    <w:rsid w:val="00C77C42"/>
    <w:rsid w:val="00C80242"/>
    <w:rsid w:val="00C8039B"/>
    <w:rsid w:val="00C806FD"/>
    <w:rsid w:val="00C8138C"/>
    <w:rsid w:val="00C816AB"/>
    <w:rsid w:val="00C81901"/>
    <w:rsid w:val="00C8196A"/>
    <w:rsid w:val="00C82D36"/>
    <w:rsid w:val="00C82E89"/>
    <w:rsid w:val="00C831AF"/>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948"/>
    <w:rsid w:val="00CA69FF"/>
    <w:rsid w:val="00CA6B34"/>
    <w:rsid w:val="00CB0017"/>
    <w:rsid w:val="00CB017C"/>
    <w:rsid w:val="00CB04EE"/>
    <w:rsid w:val="00CB100F"/>
    <w:rsid w:val="00CB184D"/>
    <w:rsid w:val="00CB1B6C"/>
    <w:rsid w:val="00CB26F2"/>
    <w:rsid w:val="00CB289E"/>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F7B"/>
    <w:rsid w:val="00CC0A72"/>
    <w:rsid w:val="00CC0B02"/>
    <w:rsid w:val="00CC13FA"/>
    <w:rsid w:val="00CC199B"/>
    <w:rsid w:val="00CC22F7"/>
    <w:rsid w:val="00CC2600"/>
    <w:rsid w:val="00CC292E"/>
    <w:rsid w:val="00CC2BB7"/>
    <w:rsid w:val="00CC2EBE"/>
    <w:rsid w:val="00CC3AB0"/>
    <w:rsid w:val="00CC3B6A"/>
    <w:rsid w:val="00CC43ED"/>
    <w:rsid w:val="00CC5F2D"/>
    <w:rsid w:val="00CC63A2"/>
    <w:rsid w:val="00CC6967"/>
    <w:rsid w:val="00CC6A0A"/>
    <w:rsid w:val="00CC6AB3"/>
    <w:rsid w:val="00CC6C71"/>
    <w:rsid w:val="00CD0246"/>
    <w:rsid w:val="00CD02B9"/>
    <w:rsid w:val="00CD05E0"/>
    <w:rsid w:val="00CD06B7"/>
    <w:rsid w:val="00CD0944"/>
    <w:rsid w:val="00CD0BAA"/>
    <w:rsid w:val="00CD0D6F"/>
    <w:rsid w:val="00CD11B5"/>
    <w:rsid w:val="00CD179B"/>
    <w:rsid w:val="00CD17EB"/>
    <w:rsid w:val="00CD1A54"/>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1F0C"/>
    <w:rsid w:val="00CF2013"/>
    <w:rsid w:val="00CF206C"/>
    <w:rsid w:val="00CF24D3"/>
    <w:rsid w:val="00CF27C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3D32"/>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77A"/>
    <w:rsid w:val="00D23999"/>
    <w:rsid w:val="00D23A73"/>
    <w:rsid w:val="00D23B05"/>
    <w:rsid w:val="00D23B08"/>
    <w:rsid w:val="00D240F0"/>
    <w:rsid w:val="00D2411B"/>
    <w:rsid w:val="00D247BD"/>
    <w:rsid w:val="00D2485E"/>
    <w:rsid w:val="00D24BDC"/>
    <w:rsid w:val="00D24C56"/>
    <w:rsid w:val="00D24DC4"/>
    <w:rsid w:val="00D255A8"/>
    <w:rsid w:val="00D25B8E"/>
    <w:rsid w:val="00D25C29"/>
    <w:rsid w:val="00D25DF1"/>
    <w:rsid w:val="00D26048"/>
    <w:rsid w:val="00D26153"/>
    <w:rsid w:val="00D2622C"/>
    <w:rsid w:val="00D2681C"/>
    <w:rsid w:val="00D2682C"/>
    <w:rsid w:val="00D26DA2"/>
    <w:rsid w:val="00D27125"/>
    <w:rsid w:val="00D306EF"/>
    <w:rsid w:val="00D30816"/>
    <w:rsid w:val="00D314CA"/>
    <w:rsid w:val="00D31AAA"/>
    <w:rsid w:val="00D31C0C"/>
    <w:rsid w:val="00D31DB0"/>
    <w:rsid w:val="00D31DEE"/>
    <w:rsid w:val="00D32032"/>
    <w:rsid w:val="00D32B29"/>
    <w:rsid w:val="00D32CCA"/>
    <w:rsid w:val="00D3356B"/>
    <w:rsid w:val="00D337EF"/>
    <w:rsid w:val="00D339DD"/>
    <w:rsid w:val="00D33A31"/>
    <w:rsid w:val="00D33CC1"/>
    <w:rsid w:val="00D3400E"/>
    <w:rsid w:val="00D34073"/>
    <w:rsid w:val="00D346ED"/>
    <w:rsid w:val="00D34E41"/>
    <w:rsid w:val="00D34FE3"/>
    <w:rsid w:val="00D35B50"/>
    <w:rsid w:val="00D35BBC"/>
    <w:rsid w:val="00D35BD9"/>
    <w:rsid w:val="00D361D9"/>
    <w:rsid w:val="00D36B4E"/>
    <w:rsid w:val="00D36D6E"/>
    <w:rsid w:val="00D36DED"/>
    <w:rsid w:val="00D36F54"/>
    <w:rsid w:val="00D378AE"/>
    <w:rsid w:val="00D37B94"/>
    <w:rsid w:val="00D37D1F"/>
    <w:rsid w:val="00D37EA8"/>
    <w:rsid w:val="00D4064B"/>
    <w:rsid w:val="00D412DF"/>
    <w:rsid w:val="00D41412"/>
    <w:rsid w:val="00D414E1"/>
    <w:rsid w:val="00D423C0"/>
    <w:rsid w:val="00D426A6"/>
    <w:rsid w:val="00D42ACE"/>
    <w:rsid w:val="00D4354D"/>
    <w:rsid w:val="00D45479"/>
    <w:rsid w:val="00D46215"/>
    <w:rsid w:val="00D467F9"/>
    <w:rsid w:val="00D471F3"/>
    <w:rsid w:val="00D4773C"/>
    <w:rsid w:val="00D47815"/>
    <w:rsid w:val="00D503A6"/>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11D"/>
    <w:rsid w:val="00D573C3"/>
    <w:rsid w:val="00D574F0"/>
    <w:rsid w:val="00D575DD"/>
    <w:rsid w:val="00D57AB5"/>
    <w:rsid w:val="00D57CAA"/>
    <w:rsid w:val="00D607E9"/>
    <w:rsid w:val="00D60B98"/>
    <w:rsid w:val="00D61640"/>
    <w:rsid w:val="00D617EF"/>
    <w:rsid w:val="00D61B81"/>
    <w:rsid w:val="00D61EA7"/>
    <w:rsid w:val="00D623AF"/>
    <w:rsid w:val="00D62FC7"/>
    <w:rsid w:val="00D62FD7"/>
    <w:rsid w:val="00D631F3"/>
    <w:rsid w:val="00D63560"/>
    <w:rsid w:val="00D63752"/>
    <w:rsid w:val="00D63883"/>
    <w:rsid w:val="00D6417E"/>
    <w:rsid w:val="00D65602"/>
    <w:rsid w:val="00D6573E"/>
    <w:rsid w:val="00D657B9"/>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4972"/>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C6C"/>
    <w:rsid w:val="00D83D7F"/>
    <w:rsid w:val="00D83D85"/>
    <w:rsid w:val="00D83FFD"/>
    <w:rsid w:val="00D84430"/>
    <w:rsid w:val="00D8484F"/>
    <w:rsid w:val="00D851F2"/>
    <w:rsid w:val="00D85718"/>
    <w:rsid w:val="00D8576F"/>
    <w:rsid w:val="00D8659F"/>
    <w:rsid w:val="00D86D0E"/>
    <w:rsid w:val="00D87370"/>
    <w:rsid w:val="00D873F7"/>
    <w:rsid w:val="00D87F28"/>
    <w:rsid w:val="00D901D8"/>
    <w:rsid w:val="00D909AB"/>
    <w:rsid w:val="00D91A5A"/>
    <w:rsid w:val="00D91EDA"/>
    <w:rsid w:val="00D9224B"/>
    <w:rsid w:val="00D9264F"/>
    <w:rsid w:val="00D9298D"/>
    <w:rsid w:val="00D92B22"/>
    <w:rsid w:val="00D92FF9"/>
    <w:rsid w:val="00D935C5"/>
    <w:rsid w:val="00D940B2"/>
    <w:rsid w:val="00D94305"/>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01"/>
    <w:rsid w:val="00DB0115"/>
    <w:rsid w:val="00DB0A45"/>
    <w:rsid w:val="00DB12A2"/>
    <w:rsid w:val="00DB16E0"/>
    <w:rsid w:val="00DB1710"/>
    <w:rsid w:val="00DB1AEE"/>
    <w:rsid w:val="00DB221E"/>
    <w:rsid w:val="00DB2307"/>
    <w:rsid w:val="00DB2389"/>
    <w:rsid w:val="00DB242A"/>
    <w:rsid w:val="00DB2932"/>
    <w:rsid w:val="00DB3813"/>
    <w:rsid w:val="00DB3943"/>
    <w:rsid w:val="00DB3BE4"/>
    <w:rsid w:val="00DB3FCF"/>
    <w:rsid w:val="00DB47E0"/>
    <w:rsid w:val="00DB4ED1"/>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5B6"/>
    <w:rsid w:val="00DC38D1"/>
    <w:rsid w:val="00DC44F4"/>
    <w:rsid w:val="00DC4534"/>
    <w:rsid w:val="00DC51E2"/>
    <w:rsid w:val="00DC5F70"/>
    <w:rsid w:val="00DC6A58"/>
    <w:rsid w:val="00DC6A66"/>
    <w:rsid w:val="00DC720A"/>
    <w:rsid w:val="00DC7364"/>
    <w:rsid w:val="00DC74DF"/>
    <w:rsid w:val="00DC76F4"/>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632"/>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25"/>
    <w:rsid w:val="00DE579D"/>
    <w:rsid w:val="00DE585D"/>
    <w:rsid w:val="00DE5DC8"/>
    <w:rsid w:val="00DE5F14"/>
    <w:rsid w:val="00DE626F"/>
    <w:rsid w:val="00DE63E2"/>
    <w:rsid w:val="00DE658D"/>
    <w:rsid w:val="00DE6D17"/>
    <w:rsid w:val="00DE6D48"/>
    <w:rsid w:val="00DE6F39"/>
    <w:rsid w:val="00DE78EA"/>
    <w:rsid w:val="00DE7985"/>
    <w:rsid w:val="00DE7B91"/>
    <w:rsid w:val="00DE7D8B"/>
    <w:rsid w:val="00DF063F"/>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380F"/>
    <w:rsid w:val="00E0427C"/>
    <w:rsid w:val="00E046D8"/>
    <w:rsid w:val="00E052EF"/>
    <w:rsid w:val="00E054AD"/>
    <w:rsid w:val="00E05FB9"/>
    <w:rsid w:val="00E06286"/>
    <w:rsid w:val="00E0652C"/>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2D0"/>
    <w:rsid w:val="00E1777E"/>
    <w:rsid w:val="00E17F53"/>
    <w:rsid w:val="00E2094B"/>
    <w:rsid w:val="00E209F4"/>
    <w:rsid w:val="00E20FDC"/>
    <w:rsid w:val="00E21CD0"/>
    <w:rsid w:val="00E22BE4"/>
    <w:rsid w:val="00E22E1A"/>
    <w:rsid w:val="00E2307C"/>
    <w:rsid w:val="00E23441"/>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565"/>
    <w:rsid w:val="00E32A82"/>
    <w:rsid w:val="00E33ACD"/>
    <w:rsid w:val="00E33AFE"/>
    <w:rsid w:val="00E349E9"/>
    <w:rsid w:val="00E34E3C"/>
    <w:rsid w:val="00E35230"/>
    <w:rsid w:val="00E35232"/>
    <w:rsid w:val="00E352CD"/>
    <w:rsid w:val="00E3592E"/>
    <w:rsid w:val="00E36260"/>
    <w:rsid w:val="00E36608"/>
    <w:rsid w:val="00E368FA"/>
    <w:rsid w:val="00E36B2B"/>
    <w:rsid w:val="00E3707E"/>
    <w:rsid w:val="00E373B8"/>
    <w:rsid w:val="00E3771B"/>
    <w:rsid w:val="00E37798"/>
    <w:rsid w:val="00E37B08"/>
    <w:rsid w:val="00E40062"/>
    <w:rsid w:val="00E40475"/>
    <w:rsid w:val="00E4077F"/>
    <w:rsid w:val="00E40E4D"/>
    <w:rsid w:val="00E41443"/>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1A5"/>
    <w:rsid w:val="00E51EC4"/>
    <w:rsid w:val="00E51F93"/>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5C5E"/>
    <w:rsid w:val="00E56102"/>
    <w:rsid w:val="00E5614A"/>
    <w:rsid w:val="00E57C27"/>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67E6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4B87"/>
    <w:rsid w:val="00E74D7C"/>
    <w:rsid w:val="00E75116"/>
    <w:rsid w:val="00E75469"/>
    <w:rsid w:val="00E76701"/>
    <w:rsid w:val="00E76C4F"/>
    <w:rsid w:val="00E76F25"/>
    <w:rsid w:val="00E771D3"/>
    <w:rsid w:val="00E774DE"/>
    <w:rsid w:val="00E77C3D"/>
    <w:rsid w:val="00E77D6A"/>
    <w:rsid w:val="00E77F9F"/>
    <w:rsid w:val="00E8036F"/>
    <w:rsid w:val="00E80495"/>
    <w:rsid w:val="00E80D32"/>
    <w:rsid w:val="00E81B22"/>
    <w:rsid w:val="00E81BD7"/>
    <w:rsid w:val="00E81C9C"/>
    <w:rsid w:val="00E81F1F"/>
    <w:rsid w:val="00E820D2"/>
    <w:rsid w:val="00E82135"/>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2B4"/>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558"/>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4D9A"/>
    <w:rsid w:val="00EE5090"/>
    <w:rsid w:val="00EE5517"/>
    <w:rsid w:val="00EE5CFC"/>
    <w:rsid w:val="00EE621F"/>
    <w:rsid w:val="00EE6AC7"/>
    <w:rsid w:val="00EE6E1F"/>
    <w:rsid w:val="00EE71B2"/>
    <w:rsid w:val="00EF034C"/>
    <w:rsid w:val="00EF037D"/>
    <w:rsid w:val="00EF073F"/>
    <w:rsid w:val="00EF156D"/>
    <w:rsid w:val="00EF17D5"/>
    <w:rsid w:val="00EF1C15"/>
    <w:rsid w:val="00EF20BF"/>
    <w:rsid w:val="00EF2416"/>
    <w:rsid w:val="00EF2713"/>
    <w:rsid w:val="00EF2794"/>
    <w:rsid w:val="00EF2893"/>
    <w:rsid w:val="00EF2C78"/>
    <w:rsid w:val="00EF2D75"/>
    <w:rsid w:val="00EF376A"/>
    <w:rsid w:val="00EF3B04"/>
    <w:rsid w:val="00EF3F8F"/>
    <w:rsid w:val="00EF404E"/>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45BB"/>
    <w:rsid w:val="00F0501B"/>
    <w:rsid w:val="00F05551"/>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DAC"/>
    <w:rsid w:val="00F17DBF"/>
    <w:rsid w:val="00F20469"/>
    <w:rsid w:val="00F2071C"/>
    <w:rsid w:val="00F2088D"/>
    <w:rsid w:val="00F20B64"/>
    <w:rsid w:val="00F20B90"/>
    <w:rsid w:val="00F2202B"/>
    <w:rsid w:val="00F22332"/>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2AF4"/>
    <w:rsid w:val="00F53209"/>
    <w:rsid w:val="00F538E2"/>
    <w:rsid w:val="00F53B25"/>
    <w:rsid w:val="00F53C49"/>
    <w:rsid w:val="00F54C20"/>
    <w:rsid w:val="00F55340"/>
    <w:rsid w:val="00F55A35"/>
    <w:rsid w:val="00F55C77"/>
    <w:rsid w:val="00F566A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BC0"/>
    <w:rsid w:val="00F71D1A"/>
    <w:rsid w:val="00F71DA6"/>
    <w:rsid w:val="00F7242D"/>
    <w:rsid w:val="00F724E2"/>
    <w:rsid w:val="00F72502"/>
    <w:rsid w:val="00F72681"/>
    <w:rsid w:val="00F72C09"/>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77C96"/>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EE9"/>
    <w:rsid w:val="00F860E6"/>
    <w:rsid w:val="00F8738B"/>
    <w:rsid w:val="00F8746A"/>
    <w:rsid w:val="00F87703"/>
    <w:rsid w:val="00F87A55"/>
    <w:rsid w:val="00F87B8B"/>
    <w:rsid w:val="00F9071A"/>
    <w:rsid w:val="00F9080D"/>
    <w:rsid w:val="00F911E8"/>
    <w:rsid w:val="00F91445"/>
    <w:rsid w:val="00F919C6"/>
    <w:rsid w:val="00F919DE"/>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0C54"/>
    <w:rsid w:val="00FB1936"/>
    <w:rsid w:val="00FB1DCF"/>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5AF7"/>
    <w:rsid w:val="00FB6D31"/>
    <w:rsid w:val="00FC047A"/>
    <w:rsid w:val="00FC06B5"/>
    <w:rsid w:val="00FC0A68"/>
    <w:rsid w:val="00FC0EB2"/>
    <w:rsid w:val="00FC0EDE"/>
    <w:rsid w:val="00FC0F0F"/>
    <w:rsid w:val="00FC0F74"/>
    <w:rsid w:val="00FC1C1C"/>
    <w:rsid w:val="00FC1D5E"/>
    <w:rsid w:val="00FC2195"/>
    <w:rsid w:val="00FC2DF8"/>
    <w:rsid w:val="00FC2E19"/>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053"/>
    <w:rsid w:val="00FE013F"/>
    <w:rsid w:val="00FE01A0"/>
    <w:rsid w:val="00FE0312"/>
    <w:rsid w:val="00FE04EF"/>
    <w:rsid w:val="00FE0706"/>
    <w:rsid w:val="00FE0D6E"/>
    <w:rsid w:val="00FE0FD1"/>
    <w:rsid w:val="00FE19FF"/>
    <w:rsid w:val="00FE2269"/>
    <w:rsid w:val="00FE22DC"/>
    <w:rsid w:val="00FE2CF2"/>
    <w:rsid w:val="00FE306E"/>
    <w:rsid w:val="00FE37BA"/>
    <w:rsid w:val="00FE3E21"/>
    <w:rsid w:val="00FE3EAE"/>
    <w:rsid w:val="00FE437F"/>
    <w:rsid w:val="00FE4AF1"/>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331"/>
    <w:rsid w:val="00FF7594"/>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581"/>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0E4EEB"/>
    <w:pPr>
      <w:numPr>
        <w:ilvl w:val="2"/>
      </w:numPr>
      <w:jc w:val="left"/>
      <w:outlineLvl w:val="2"/>
    </w:pPr>
    <w:rPr>
      <w:rFonts w:eastAsia="DengXian Light"/>
    </w:r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after="240"/>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0E4EEB"/>
    <w:rPr>
      <w:rFonts w:ascii="Times New Roman" w:eastAsia="DengXian Light"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963733"/>
    <w:pPr>
      <w:widowControl w:val="0"/>
      <w:spacing w:after="0" w:line="480" w:lineRule="auto"/>
      <w:ind w:firstLine="533"/>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96373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comments" Target="comments.xml"/><Relationship Id="rId26" Type="http://schemas.openxmlformats.org/officeDocument/2006/relationships/footer" Target="footer4.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6/09/relationships/commentsIds" Target="commentsIds.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3.png"/><Relationship Id="rId28" Type="http://schemas.openxmlformats.org/officeDocument/2006/relationships/header" Target="header4.xml"/><Relationship Id="rId10" Type="http://schemas.openxmlformats.org/officeDocument/2006/relationships/footnotes" Target="footnotes.xml"/><Relationship Id="rId19" Type="http://schemas.microsoft.com/office/2011/relationships/commentsExtended" Target="commentsExtended.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footer" Target="footer5.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5.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55</Pages>
  <Words>63642</Words>
  <Characters>362762</Characters>
  <Application>Microsoft Office Word</Application>
  <DocSecurity>0</DocSecurity>
  <Lines>3023</Lines>
  <Paragraphs>851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2</cp:revision>
  <cp:lastPrinted>2026-08-26T05:47:00Z</cp:lastPrinted>
  <dcterms:created xsi:type="dcterms:W3CDTF">2026-08-27T02:53:00Z</dcterms:created>
  <dcterms:modified xsi:type="dcterms:W3CDTF">2026-08-27T02:53:00Z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id="SsdWcs9b"/&gt;&lt;style id="http://www.zotero.org/styles/dylancsl-misq"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