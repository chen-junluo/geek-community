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rPr>
          <w:ins w:id="2" w:author="Prof. LIU Ben" w:date="2026-08-30T02:46:00Z" w16du:dateUtc="2026-08-29T18:46:00Z"/>
        </w:rPr>
      </w:pPr>
      <w:ins w:id="3" w:author="Prof. LIU Ben" w:date="2026-08-30T02:46:00Z" w16du:dateUtc="2026-08-29T18:46:00Z">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ins>
    </w:p>
    <w:p w14:paraId="1F5985E3" w14:textId="0A19A735" w:rsidR="006F1955" w:rsidRPr="00015210" w:rsidDel="001E325D" w:rsidRDefault="006F1955" w:rsidP="00F803FF">
      <w:pPr>
        <w:pStyle w:val="Paragraph0"/>
        <w:rPr>
          <w:del w:id="4" w:author="Prof. LIU Ben" w:date="2026-08-30T02:46:00Z" w16du:dateUtc="2026-08-29T18:46:00Z"/>
        </w:rPr>
      </w:pPr>
      <w:del w:id="5" w:author="Prof. LIU Ben" w:date="2026-08-30T02:46:00Z" w16du:dateUtc="2026-08-29T18:46:00Z">
        <w:r w:rsidRPr="00015210" w:rsidDel="001E325D">
          <w:delText xml:space="preserve">The advent of generative artificial intelligence (GenAI) has disrupted online question-and-answer (Q&amp;A) communities and prompted debates on </w:delText>
        </w:r>
        <w:r w:rsidR="00D03D32" w:rsidRPr="00015210" w:rsidDel="001E325D">
          <w:delText>response strategies of platforms</w:delText>
        </w:r>
        <w:r w:rsidRPr="00015210" w:rsidDel="001E325D">
          <w:delText xml:space="preserve">. </w:delText>
        </w:r>
        <w:r w:rsidR="00D03D32" w:rsidRPr="00015210" w:rsidDel="001E325D">
          <w:delText xml:space="preserve">Our </w:delText>
        </w:r>
        <w:r w:rsidRPr="00015210" w:rsidDel="001E325D">
          <w:delText xml:space="preserve">work </w:delText>
        </w:r>
      </w:del>
      <w:ins w:id="6" w:author="Dylan CHEN" w:date="2026-08-27T17:02:00Z" w16du:dateUtc="2026-08-27T09:02:00Z">
        <w:del w:id="7" w:author="Prof. LIU Ben" w:date="2026-08-30T02:46:00Z" w16du:dateUtc="2026-08-29T18:46:00Z">
          <w:r w:rsidR="00190B9B" w:rsidRPr="00190B9B" w:rsidDel="001E325D">
            <w:delText>examines a platform strategy of introducing platform-provided (internal) GenAI answers​</w:delText>
          </w:r>
        </w:del>
      </w:ins>
      <w:del w:id="8" w:author="Prof. LIU Ben" w:date="2026-08-30T02:46:00Z" w16du:dateUtc="2026-08-29T18:46:00Z">
        <w:r w:rsidRPr="00015210" w:rsidDel="001E325D">
          <w:delText xml:space="preserve">analyzes </w:delText>
        </w:r>
        <w:r w:rsidR="00D03D32" w:rsidRPr="00015210" w:rsidDel="001E325D">
          <w:delText xml:space="preserve">a strategy to introduce </w:delText>
        </w:r>
        <w:r w:rsidRPr="00015210" w:rsidDel="001E325D">
          <w:delText>platform-</w:delText>
        </w:r>
        <w:r w:rsidR="00F60E9E" w:rsidRPr="00015210" w:rsidDel="001E325D">
          <w:delText>provided</w:delText>
        </w:r>
        <w:r w:rsidRPr="00015210" w:rsidDel="001E325D">
          <w:delText xml:space="preserve"> </w:delText>
        </w:r>
        <w:r w:rsidR="00D03D32" w:rsidRPr="00015210" w:rsidDel="001E325D">
          <w:delText>(</w:delText>
        </w:r>
        <w:r w:rsidRPr="00015210" w:rsidDel="001E325D">
          <w:delText>internal</w:delText>
        </w:r>
        <w:r w:rsidR="00D03D32" w:rsidRPr="00015210" w:rsidDel="001E325D">
          <w:delText>)</w:delText>
        </w:r>
        <w:r w:rsidRPr="00015210" w:rsidDel="001E325D">
          <w:delText xml:space="preserve"> GenAI </w:delText>
        </w:r>
        <w:r w:rsidR="00F60E9E" w:rsidRPr="00015210" w:rsidDel="001E325D">
          <w:delText>changes</w:delText>
        </w:r>
        <w:r w:rsidR="00D03D32" w:rsidRPr="00015210" w:rsidDel="001E325D">
          <w:delText>, which creates entirely different market dynamics as compared with</w:delText>
        </w:r>
        <w:r w:rsidR="00F60E9E" w:rsidRPr="00015210" w:rsidDel="001E325D">
          <w:delText xml:space="preserve"> </w:delText>
        </w:r>
        <w:r w:rsidR="00D03D32" w:rsidRPr="00015210" w:rsidDel="001E325D">
          <w:delText xml:space="preserve">external general-purpose GenAI systems (like ChatGPT) studied in prior studies </w:delText>
        </w:r>
        <w:r w:rsidR="00F60E9E" w:rsidRPr="00015210" w:rsidDel="001E325D">
          <w:delText>Q&amp;A communities</w:delText>
        </w:r>
        <w:r w:rsidRPr="00015210" w:rsidDel="001E325D">
          <w:delText xml:space="preserve">. </w:delText>
        </w:r>
        <w:r w:rsidR="00D03D32" w:rsidRPr="00015210" w:rsidDel="001E325D">
          <w:delText>Taking a human-AI competition view, g</w:delText>
        </w:r>
        <w:r w:rsidR="00156EE1" w:rsidRPr="00015210" w:rsidDel="001E325D">
          <w:delText xml:space="preserve">rounded in dual-process (fast-and-slow) theory, we argue that the total AI effect is the sum of two separable components: a fast </w:delText>
        </w:r>
        <w:r w:rsidR="00E41443" w:rsidRPr="00015210" w:rsidDel="001E325D">
          <w:delText xml:space="preserve">response to </w:delText>
        </w:r>
        <w:r w:rsidR="00156EE1" w:rsidRPr="00015210" w:rsidDel="001E325D">
          <w:delText xml:space="preserve">AI label and a slower </w:delText>
        </w:r>
        <w:r w:rsidR="00E41443" w:rsidRPr="00015210" w:rsidDel="001E325D">
          <w:delText xml:space="preserve">response to </w:delText>
        </w:r>
        <w:r w:rsidR="00156EE1" w:rsidRPr="00015210" w:rsidDel="001E325D">
          <w:delText xml:space="preserve">AI content. Using a randomized field experiment at a leading technical Q&amp;A community, we </w:delText>
        </w:r>
        <w:r w:rsidR="00C02978" w:rsidRPr="00015210" w:rsidDel="001E325D">
          <w:delText>show</w:delText>
        </w:r>
        <w:r w:rsidR="00156EE1" w:rsidRPr="00015210" w:rsidDel="001E325D">
          <w:delText xml:space="preserve"> </w:delText>
        </w:r>
      </w:del>
      <w:ins w:id="9" w:author="Dylan CHEN" w:date="2026-08-27T17:03:00Z" w16du:dateUtc="2026-08-27T09:03:00Z">
        <w:del w:id="10" w:author="Prof. LIU Ben" w:date="2026-08-30T02:46:00Z" w16du:dateUtc="2026-08-29T18:46:00Z">
          <w:r w:rsidR="00190B9B" w:rsidDel="001E325D">
            <w:rPr>
              <w:rFonts w:hint="eastAsia"/>
            </w:rPr>
            <w:delText xml:space="preserve">that </w:delText>
          </w:r>
        </w:del>
      </w:ins>
      <w:del w:id="11" w:author="Prof. LIU Ben" w:date="2026-08-30T02:46:00Z" w16du:dateUtc="2026-08-29T18:46:00Z">
        <w:r w:rsidR="00156EE1" w:rsidRPr="00015210" w:rsidDel="001E325D">
          <w:delText xml:space="preserve">the AI label invites human contribution </w:delText>
        </w:r>
      </w:del>
      <w:ins w:id="12" w:author="Dylan CHEN" w:date="2026-08-27T17:03:00Z" w16du:dateUtc="2026-08-27T09:03:00Z">
        <w:del w:id="13" w:author="Prof. LIU Ben" w:date="2026-08-30T02:46:00Z" w16du:dateUtc="2026-08-29T18:46:00Z">
          <w:r w:rsidR="00190B9B" w:rsidRPr="00190B9B" w:rsidDel="001E325D">
            <w:delText>because the community is skeptical of AI</w:delText>
          </w:r>
          <w:r w:rsidR="00190B9B" w:rsidDel="001E325D">
            <w:delText>’</w:delText>
          </w:r>
          <w:r w:rsidR="00190B9B" w:rsidRPr="00190B9B" w:rsidDel="001E325D">
            <w:delText>s capabilities,​</w:delText>
          </w:r>
        </w:del>
      </w:ins>
      <w:del w:id="14" w:author="Prof. LIU Ben" w:date="2026-08-30T02:46:00Z" w16du:dateUtc="2026-08-29T18:46:00Z">
        <w:r w:rsidR="00156EE1" w:rsidRPr="00015210" w:rsidDel="001E325D">
          <w:delText xml:space="preserve">because a skeptical community </w:delText>
        </w:r>
        <w:r w:rsidR="00C02978" w:rsidRPr="00015210" w:rsidDel="001E325D">
          <w:delText xml:space="preserve">perception to </w:delText>
        </w:r>
        <w:r w:rsidR="00156EE1" w:rsidRPr="00015210" w:rsidDel="001E325D">
          <w:delText>AI</w:delText>
        </w:r>
        <w:r w:rsidR="00C02978" w:rsidRPr="00015210" w:rsidDel="001E325D">
          <w:delText>’s ability</w:delText>
        </w:r>
        <w:r w:rsidR="00156EE1" w:rsidRPr="00015210" w:rsidDel="001E325D">
          <w:delText xml:space="preserve"> , whereas </w:delText>
        </w:r>
      </w:del>
      <w:ins w:id="15" w:author="Dylan CHEN" w:date="2026-08-27T17:04:00Z" w16du:dateUtc="2026-08-27T09:04:00Z">
        <w:del w:id="16" w:author="Prof. LIU Ben" w:date="2026-08-30T02:46:00Z" w16du:dateUtc="2026-08-29T18:46:00Z">
          <w:r w:rsidR="00190B9B" w:rsidRPr="00190B9B" w:rsidDel="001E325D">
            <w:delText xml:space="preserve">longer AI content suppresses human contribution, </w:delText>
          </w:r>
        </w:del>
      </w:ins>
      <w:ins w:id="17" w:author="Dylan CHEN" w:date="2026-08-27T17:05:00Z" w16du:dateUtc="2026-08-27T09:05:00Z">
        <w:del w:id="18" w:author="Prof. LIU Ben" w:date="2026-08-30T02:46:00Z" w16du:dateUtc="2026-08-29T18:46:00Z">
          <w:r w:rsidR="00190B9B" w:rsidDel="001E325D">
            <w:rPr>
              <w:rFonts w:hint="eastAsia"/>
            </w:rPr>
            <w:delText>and</w:delText>
          </w:r>
        </w:del>
      </w:ins>
      <w:ins w:id="19" w:author="Dylan CHEN" w:date="2026-08-27T17:04:00Z" w16du:dateUtc="2026-08-27T09:04:00Z">
        <w:del w:id="20" w:author="Prof. LIU Ben" w:date="2026-08-30T02:46:00Z" w16du:dateUtc="2026-08-29T18:46:00Z">
          <w:r w:rsidR="00190B9B" w:rsidRPr="00190B9B" w:rsidDel="001E325D">
            <w:delText xml:space="preserve"> higher-quality AI content raises the quality of human answers​</w:delText>
          </w:r>
        </w:del>
      </w:ins>
      <w:del w:id="21" w:author="Prof. LIU Ben" w:date="2026-08-30T02:46:00Z" w16du:dateUtc="2026-08-29T18:46:00Z">
        <w:r w:rsidR="00156EE1" w:rsidRPr="00015210" w:rsidDel="001E325D">
          <w:delText xml:space="preserve">AI content signals </w:delText>
        </w:r>
        <w:r w:rsidR="00C02978" w:rsidRPr="00015210" w:rsidDel="001E325D">
          <w:delText xml:space="preserve">on length </w:delText>
        </w:r>
        <w:r w:rsidR="00156EE1" w:rsidRPr="00015210" w:rsidDel="001E325D">
          <w:delText xml:space="preserve">and </w:delText>
        </w:r>
        <w:r w:rsidR="00C02978" w:rsidRPr="00015210" w:rsidDel="001E325D">
          <w:delText xml:space="preserve">quality </w:delText>
        </w:r>
        <w:r w:rsidR="00156EE1" w:rsidRPr="00015210" w:rsidDel="001E325D">
          <w:delText xml:space="preserve">suppresses </w:delText>
        </w:r>
        <w:r w:rsidR="00C02978" w:rsidRPr="00015210" w:rsidDel="001E325D">
          <w:delText xml:space="preserve">human contribution and </w:delText>
        </w:r>
        <w:r w:rsidR="00156EE1" w:rsidRPr="00015210" w:rsidDel="001E325D">
          <w:delText>raises the quality of human answers</w:delText>
        </w:r>
        <w:r w:rsidR="00C02978" w:rsidRPr="00015210" w:rsidDel="001E325D">
          <w:delText>, due to the</w:delText>
        </w:r>
        <w:r w:rsidR="00B67429" w:rsidRPr="00015210" w:rsidDel="001E325D">
          <w:delText xml:space="preserve"> benchmark</w:delText>
        </w:r>
        <w:r w:rsidR="00C02978" w:rsidRPr="00015210" w:rsidDel="001E325D">
          <w:delText>ing of AI answers</w:delText>
        </w:r>
        <w:r w:rsidR="00156EE1" w:rsidRPr="00015210" w:rsidDel="001E325D">
          <w:delText xml:space="preserve">. Decomposing the total AI effect offers a theory-driven framework for </w:delText>
        </w:r>
        <w:r w:rsidR="00D574F0" w:rsidRPr="00015210" w:rsidDel="001E325D">
          <w:delText>understanding seem</w:delText>
        </w:r>
        <w:r w:rsidR="00D574F0" w:rsidRPr="00015210" w:rsidDel="001E325D">
          <w:rPr>
            <w:rFonts w:hint="eastAsia"/>
          </w:rPr>
          <w:delText>ly</w:delText>
        </w:r>
      </w:del>
      <w:ins w:id="22" w:author="Dylan CHEN" w:date="2026-08-27T17:05:00Z" w16du:dateUtc="2026-08-27T09:05:00Z">
        <w:del w:id="23" w:author="Prof. LIU Ben" w:date="2026-08-30T02:46:00Z" w16du:dateUtc="2026-08-29T18:46:00Z">
          <w:r w:rsidR="00190B9B" w:rsidDel="001E325D">
            <w:rPr>
              <w:rFonts w:hint="eastAsia"/>
            </w:rPr>
            <w:delText>ing</w:delText>
          </w:r>
        </w:del>
      </w:ins>
      <w:ins w:id="24" w:author="Dylan CHEN" w:date="2026-08-27T17:04:00Z" w16du:dateUtc="2026-08-27T09:04:00Z">
        <w:del w:id="25" w:author="Prof. LIU Ben" w:date="2026-08-30T02:46:00Z" w16du:dateUtc="2026-08-29T18:46:00Z">
          <w:r w:rsidR="00190B9B" w:rsidDel="001E325D">
            <w:rPr>
              <w:rFonts w:hint="eastAsia"/>
            </w:rPr>
            <w:delText>ly</w:delText>
          </w:r>
        </w:del>
      </w:ins>
      <w:del w:id="26" w:author="Prof. LIU Ben" w:date="2026-08-30T02:46:00Z" w16du:dateUtc="2026-08-29T18:46:00Z">
        <w:r w:rsidR="00D574F0" w:rsidRPr="00015210" w:rsidDel="001E325D">
          <w:delText xml:space="preserve"> conflict</w:delText>
        </w:r>
      </w:del>
      <w:ins w:id="27" w:author="Dylan CHEN" w:date="2026-08-27T17:05:00Z" w16du:dateUtc="2026-08-27T09:05:00Z">
        <w:del w:id="28" w:author="Prof. LIU Ben" w:date="2026-08-30T02:46:00Z" w16du:dateUtc="2026-08-29T18:46:00Z">
          <w:r w:rsidR="00190B9B" w:rsidDel="001E325D">
            <w:rPr>
              <w:rFonts w:hint="eastAsia"/>
            </w:rPr>
            <w:delText>ing</w:delText>
          </w:r>
        </w:del>
      </w:ins>
      <w:del w:id="29" w:author="Prof. LIU Ben" w:date="2026-08-30T02:46:00Z" w16du:dateUtc="2026-08-29T18:46:00Z">
        <w:r w:rsidR="00D574F0" w:rsidRPr="00015210" w:rsidDel="001E325D">
          <w:delText xml:space="preserve"> findings in the literature and </w:delText>
        </w:r>
        <w:r w:rsidR="00156EE1" w:rsidRPr="00015210" w:rsidDel="001E325D">
          <w:delText xml:space="preserve">predicting human responses as AI capabilities advance. </w:delText>
        </w:r>
        <w:r w:rsidRPr="00015210" w:rsidDel="001E325D">
          <w:delText>We contribute to the emerging literature on GenAI</w:delText>
        </w:r>
        <w:r w:rsidR="00534D0B" w:rsidRPr="00015210" w:rsidDel="001E325D">
          <w:delText>’</w:delText>
        </w:r>
        <w:r w:rsidRPr="00015210" w:rsidDel="001E325D">
          <w:delText xml:space="preserve">s impact </w:delText>
        </w:r>
        <w:r w:rsidR="00D574F0" w:rsidRPr="00015210" w:rsidDel="001E325D">
          <w:delText>on human society</w:delText>
        </w:r>
        <w:r w:rsidR="00AC05B3" w:rsidRPr="00015210" w:rsidDel="001E325D">
          <w:delText>, which</w:delText>
        </w:r>
        <w:r w:rsidRPr="00015210" w:rsidDel="001E325D">
          <w:delText xml:space="preserve"> </w:delText>
        </w:r>
      </w:del>
      <w:ins w:id="30" w:author="Dylan CHEN" w:date="2026-08-27T17:05:00Z" w16du:dateUtc="2026-08-27T09:05:00Z">
        <w:del w:id="31" w:author="Prof. LIU Ben" w:date="2026-08-30T02:46:00Z" w16du:dateUtc="2026-08-29T18:46:00Z">
          <w:r w:rsidR="00190B9B" w:rsidDel="001E325D">
            <w:rPr>
              <w:rFonts w:hint="eastAsia"/>
            </w:rPr>
            <w:delText>and</w:delText>
          </w:r>
          <w:r w:rsidR="00190B9B" w:rsidRPr="00015210" w:rsidDel="001E325D">
            <w:delText xml:space="preserve"> </w:delText>
          </w:r>
        </w:del>
      </w:ins>
      <w:del w:id="32" w:author="Prof. LIU Ben" w:date="2026-08-30T02:46:00Z" w16du:dateUtc="2026-08-29T18:46:00Z">
        <w:r w:rsidRPr="00015210" w:rsidDel="001E325D">
          <w:delText>provide</w:delText>
        </w:r>
        <w:r w:rsidR="00AC05B3" w:rsidRPr="00015210" w:rsidDel="001E325D">
          <w:delText>s</w:delText>
        </w:r>
        <w:r w:rsidRPr="00015210" w:rsidDel="001E325D">
          <w:delText xml:space="preserve"> practical insight for </w:delText>
        </w:r>
        <w:r w:rsidR="00D574F0" w:rsidRPr="00015210" w:rsidDel="001E325D">
          <w:delText xml:space="preserve">adoption and application of GenAI in </w:delText>
        </w:r>
        <w:r w:rsidRPr="00015210" w:rsidDel="001E325D">
          <w:delText>platforms.</w:delText>
        </w:r>
      </w:del>
    </w:p>
    <w:p w14:paraId="44F41F14" w14:textId="2D9549C8"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ins w:id="33" w:author="Dylan CHEN" w:date="2026-08-27T17:04:00Z" w16du:dateUtc="2026-08-27T09:04:00Z">
        <w:r w:rsidR="00190B9B">
          <w:rPr>
            <w:rFonts w:hint="eastAsia"/>
          </w:rPr>
          <w:t xml:space="preserve">Q&amp;A </w:t>
        </w:r>
      </w:ins>
      <w:r w:rsidRPr="00015210">
        <w:t>Communit</w:t>
      </w:r>
      <w:r w:rsidR="00C05C04" w:rsidRPr="00015210">
        <w:t>ies</w:t>
      </w:r>
      <w:r w:rsidR="00A03892" w:rsidRPr="00015210">
        <w:t>,</w:t>
      </w:r>
      <w:r w:rsidR="00647569" w:rsidRPr="00015210">
        <w:t xml:space="preserve"> </w:t>
      </w:r>
      <w:del w:id="34" w:author="Prof. LIU Ben" w:date="2026-08-30T02:46:00Z" w16du:dateUtc="2026-08-29T18:46:00Z">
        <w:r w:rsidR="00647569" w:rsidRPr="00015210" w:rsidDel="001E325D">
          <w:delText>Dual-Process Theory</w:delText>
        </w:r>
      </w:del>
      <w:ins w:id="35" w:author="Prof. LIU Ben" w:date="2026-08-30T02:47:00Z" w16du:dateUtc="2026-08-29T18:47:00Z">
        <w:r w:rsidR="001E325D">
          <w:rPr>
            <w:rFonts w:hint="eastAsia"/>
          </w:rPr>
          <w:t>Two Systems of Thinking</w:t>
        </w:r>
      </w:ins>
      <w:r w:rsidR="00647569" w:rsidRPr="00015210">
        <w:t>.</w:t>
      </w:r>
    </w:p>
    <w:p w14:paraId="3C500D98" w14:textId="77777777" w:rsidR="001E325D" w:rsidRPr="00015210" w:rsidRDefault="001E325D" w:rsidP="001E325D">
      <w:pPr>
        <w:pStyle w:val="Heading1"/>
        <w:rPr>
          <w:ins w:id="36" w:author="Prof. LIU Ben" w:date="2026-08-30T02:46:00Z" w16du:dateUtc="2026-08-29T18:46:00Z"/>
        </w:rPr>
      </w:pPr>
      <w:bookmarkStart w:id="37" w:name="OLE_LINK12"/>
      <w:ins w:id="38" w:author="Prof. LIU Ben" w:date="2026-08-30T02:46:00Z" w16du:dateUtc="2026-08-29T18:46:00Z">
        <w:r w:rsidRPr="00015210">
          <w:lastRenderedPageBreak/>
          <w:t>Introduction</w:t>
        </w:r>
      </w:ins>
    </w:p>
    <w:p w14:paraId="66265B68" w14:textId="77777777" w:rsidR="001E325D" w:rsidRPr="00325599" w:rsidRDefault="001E325D" w:rsidP="001E325D">
      <w:pPr>
        <w:pStyle w:val="Paragraph0"/>
        <w:rPr>
          <w:ins w:id="39" w:author="Prof. LIU Ben" w:date="2026-08-30T02:46:00Z" w16du:dateUtc="2026-08-29T18:46:00Z"/>
        </w:rPr>
      </w:pPr>
      <w:ins w:id="40" w:author="Prof. LIU Ben" w:date="2026-08-30T02:46:00Z" w16du:dateUtc="2026-08-29T18:46:00Z">
        <w:r w:rsidRPr="00325599">
          <w:t>For much of the internet</w:t>
        </w:r>
        <w:r>
          <w:t>’</w:t>
        </w:r>
        <w:r w:rsidRPr="00325599">
          <w:t>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(Burtch et al. 2024; Quinn &amp; Gutt 2025; del Rio-Chanona et al. 2024; Sanatizadeh et al. 2025; Xue et al. 2026). These results raise a pressing question about whether such communities remain viable, and about what, if anything, a platform can do in response.</w:t>
        </w:r>
      </w:ins>
    </w:p>
    <w:p w14:paraId="688D80CB" w14:textId="77777777" w:rsidR="001E325D" w:rsidRPr="00D2526D" w:rsidRDefault="001E325D" w:rsidP="001E325D">
      <w:pPr>
        <w:pStyle w:val="Paragraph0"/>
        <w:rPr>
          <w:ins w:id="41" w:author="Prof. LIU Ben" w:date="2026-08-30T02:46:00Z" w16du:dateUtc="2026-08-29T18:46:00Z"/>
        </w:rPr>
      </w:pPr>
      <w:ins w:id="42" w:author="Prof. LIU Ben" w:date="2026-08-30T02:46:00Z" w16du:dateUtc="2026-08-29T18:46:00Z">
        <w:r w:rsidRPr="00325599">
          <w:t>A platform cannot stop users from consulting external GenAI tools such as ChatGPT, nor recover the questions those tools answer privately before they reach the community (Xue et al. 2026).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ins>
    </w:p>
    <w:p w14:paraId="1792C7B0" w14:textId="77777777" w:rsidR="001E325D" w:rsidRPr="00015210" w:rsidRDefault="001E325D" w:rsidP="001E325D">
      <w:pPr>
        <w:pStyle w:val="TableFiguretitle"/>
        <w:rPr>
          <w:ins w:id="43" w:author="Prof. LIU Ben" w:date="2026-08-30T02:46:00Z" w16du:dateUtc="2026-08-29T18:46:00Z"/>
        </w:rPr>
      </w:pPr>
      <w:ins w:id="44" w:author="Prof. LIU Ben" w:date="2026-08-30T02:46:00Z" w16du:dateUtc="2026-08-29T18:46:00Z">
        <w:r>
          <w:rPr>
            <w:noProof/>
          </w:rPr>
          <w:drawing>
            <wp:inline distT="0" distB="0" distL="0" distR="0" wp14:anchorId="512AFC62" wp14:editId="128B8734">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ins>
    </w:p>
    <w:p w14:paraId="7503598A" w14:textId="77777777" w:rsidR="001E325D" w:rsidRDefault="001E325D" w:rsidP="001E325D">
      <w:pPr>
        <w:pStyle w:val="TableFiguretitle"/>
        <w:rPr>
          <w:ins w:id="45" w:author="Prof. LIU Ben" w:date="2026-08-30T02:46:00Z" w16du:dateUtc="2026-08-29T18:46:00Z"/>
        </w:rPr>
      </w:pPr>
      <w:ins w:id="46" w:author="Prof. LIU Ben" w:date="2026-08-30T02:46:00Z" w16du:dateUtc="2026-08-29T18:46:00Z">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ins>
    </w:p>
    <w:p w14:paraId="15259537" w14:textId="02905F32" w:rsidR="001E325D" w:rsidRPr="001E325D" w:rsidRDefault="001E325D" w:rsidP="001E325D">
      <w:pPr>
        <w:pStyle w:val="Paragraph0"/>
        <w:rPr>
          <w:ins w:id="47" w:author="Prof. LIU Ben" w:date="2026-08-30T02:50:00Z" w16du:dateUtc="2026-08-29T18:50:00Z"/>
          <w:rPrChange w:id="48" w:author="Prof. LIU Ben" w:date="2026-08-30T02:50:00Z" w16du:dateUtc="2026-08-29T18:50:00Z">
            <w:rPr>
              <w:ins w:id="49" w:author="Prof. LIU Ben" w:date="2026-08-30T02:50:00Z" w16du:dateUtc="2026-08-29T18:50:00Z"/>
              <w:color w:val="000000"/>
            </w:rPr>
          </w:rPrChange>
        </w:rPr>
        <w:pPrChange w:id="50" w:author="Prof. LIU Ben" w:date="2026-08-30T02:50:00Z" w16du:dateUtc="2026-08-29T18:50:00Z">
          <w:pPr>
            <w:spacing w:before="100" w:beforeAutospacing="1" w:after="100" w:afterAutospacing="1"/>
          </w:pPr>
        </w:pPrChange>
      </w:pPr>
      <w:ins w:id="51" w:author="Prof. LIU Ben" w:date="2026-08-30T02:50:00Z" w16du:dateUtc="2026-08-29T18:50:00Z">
        <w:r w:rsidRPr="001E325D">
          <w:rPr>
            <w:rPrChange w:id="52" w:author="Prof. LIU Ben" w:date="2026-08-30T02:50:00Z" w16du:dateUtc="2026-08-29T18:50:00Z">
              <w:rPr>
                <w:color w:val="000000"/>
              </w:rPr>
            </w:rPrChange>
          </w:rPr>
          <w:t>Whether an internal AI answer helps or harms a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(Burtch et al. 2024; Quinn &amp; Gutt 2025; del Rio-Chanona et al. 2024; Sanatizadeh et al. 2025; Xue et al. 2026). This logic fits the aggregate declines observed after ChatGPT</w:t>
        </w:r>
        <w:r>
          <w:t>’</w:t>
        </w:r>
        <w:r w:rsidRPr="001E325D">
          <w:rPr>
            <w:rPrChange w:id="53" w:author="Prof. LIU Ben" w:date="2026-08-30T02:50:00Z" w16du:dateUtc="2026-08-29T18:50:00Z">
              <w:rPr>
                <w:color w:val="000000"/>
              </w:rPr>
            </w:rPrChange>
          </w:rPr>
          <w:t>s release, but it was built on external GenAI and can predict only decline</w:t>
        </w:r>
      </w:ins>
      <w:ins w:id="54" w:author="Prof. LIU Ben" w:date="2026-08-30T02:51:00Z" w16du:dateUtc="2026-08-29T18:51:00Z">
        <w:r>
          <w:rPr>
            <w:rFonts w:hint="eastAsia"/>
          </w:rPr>
          <w:t xml:space="preserve">. </w:t>
        </w:r>
      </w:ins>
      <w:ins w:id="55" w:author="Prof. LIU Ben" w:date="2026-08-30T02:50:00Z" w16du:dateUtc="2026-08-29T18:50:00Z">
        <w:r w:rsidRPr="001E325D">
          <w:rPr>
            <w:rPrChange w:id="56" w:author="Prof. LIU Ben" w:date="2026-08-30T02:50:00Z" w16du:dateUtc="2026-08-29T18:50:00Z">
              <w:rPr>
                <w:color w:val="000000"/>
              </w:rPr>
            </w:rPrChange>
          </w:rPr>
          <w:t>Su et al. (2025), by contrast, study an internal GenAI answerer</w:t>
        </w:r>
      </w:ins>
      <w:ins w:id="57" w:author="Prof. LIU Ben" w:date="2026-08-30T02:51:00Z" w16du:dateUtc="2026-08-29T18:51:00Z">
        <w:r>
          <w:rPr>
            <w:rFonts w:hint="eastAsia"/>
          </w:rPr>
          <w:t xml:space="preserve">, </w:t>
        </w:r>
      </w:ins>
      <w:ins w:id="58" w:author="Prof. LIU Ben" w:date="2026-08-30T02:50:00Z" w16du:dateUtc="2026-08-29T18:50:00Z">
        <w:r w:rsidRPr="001E325D">
          <w:rPr>
            <w:rPrChange w:id="59" w:author="Prof. LIU Ben" w:date="2026-08-30T02:50:00Z" w16du:dateUtc="2026-08-29T18:50:00Z">
              <w:rPr>
                <w:color w:val="000000"/>
              </w:rPr>
            </w:rPrChange>
          </w:rPr>
          <w:t xml:space="preserve">the same </w:t>
        </w:r>
      </w:ins>
      <w:ins w:id="60" w:author="Prof. LIU Ben" w:date="2026-08-30T02:51:00Z" w16du:dateUtc="2026-08-29T18:51:00Z">
        <w:r>
          <w:rPr>
            <w:rFonts w:hint="eastAsia"/>
          </w:rPr>
          <w:t>type</w:t>
        </w:r>
      </w:ins>
      <w:ins w:id="61" w:author="Prof. LIU Ben" w:date="2026-08-30T02:50:00Z" w16du:dateUtc="2026-08-29T18:50:00Z">
        <w:r w:rsidRPr="001E325D">
          <w:rPr>
            <w:rPrChange w:id="62" w:author="Prof. LIU Ben" w:date="2026-08-30T02:50:00Z" w16du:dateUtc="2026-08-29T18:50:00Z">
              <w:rPr>
                <w:color w:val="000000"/>
              </w:rPr>
            </w:rPrChange>
          </w:rPr>
          <w:t xml:space="preserve"> of intervention we examine</w:t>
        </w:r>
      </w:ins>
      <w:ins w:id="63" w:author="Prof. LIU Ben" w:date="2026-08-30T02:51:00Z" w16du:dateUtc="2026-08-29T18:51:00Z">
        <w:r>
          <w:rPr>
            <w:rFonts w:hint="eastAsia"/>
          </w:rPr>
          <w:t xml:space="preserve">, </w:t>
        </w:r>
      </w:ins>
      <w:ins w:id="64" w:author="Prof. LIU Ben" w:date="2026-08-30T02:50:00Z" w16du:dateUtc="2026-08-29T18:50:00Z">
        <w:r w:rsidRPr="001E325D">
          <w:rPr>
            <w:rPrChange w:id="65" w:author="Prof. LIU Ben" w:date="2026-08-30T02:50:00Z" w16du:dateUtc="2026-08-29T18:50:00Z">
              <w:rPr>
                <w:color w:val="000000"/>
              </w:rPr>
            </w:rPrChange>
          </w:rPr>
          <w:t xml:space="preserve">and find that human contributions rose in both number and length. The prevailing logic and the one internal </w:t>
        </w:r>
        <w:r w:rsidRPr="001E325D">
          <w:rPr>
            <w:rPrChange w:id="66" w:author="Prof. LIU Ben" w:date="2026-08-30T02:50:00Z" w16du:dateUtc="2026-08-29T18:50:00Z">
              <w:rPr>
                <w:color w:val="000000"/>
              </w:rPr>
            </w:rPrChange>
          </w:rPr>
          <w:lastRenderedPageBreak/>
          <w:t>precedent thus disagree, and neither provides a framework for when each outcome should occur.</w:t>
        </w:r>
      </w:ins>
    </w:p>
    <w:p w14:paraId="12831FB4" w14:textId="4EB93B50" w:rsidR="001E325D" w:rsidRPr="00325599" w:rsidRDefault="001E325D" w:rsidP="001E325D">
      <w:pPr>
        <w:pStyle w:val="Paragraph0"/>
        <w:rPr>
          <w:ins w:id="67" w:author="Prof. LIU Ben" w:date="2026-08-30T02:52:00Z" w16du:dateUtc="2026-08-29T18:52:00Z"/>
        </w:rPr>
      </w:pPr>
      <w:ins w:id="68" w:author="Prof. LIU Ben" w:date="2026-08-30T02:46:00Z" w16du:dateUtc="2026-08-29T18:46:00Z">
        <w:r>
          <w:rPr>
            <w:rFonts w:hint="eastAsia"/>
          </w:rPr>
          <w:t>Therefore, we</w:t>
        </w:r>
        <w:r w:rsidRPr="00325599">
          <w:t xml:space="preserve"> ask how a labeled, platform-provided AI answer affects human contribution. We separate this into two concrete decisions. </w:t>
        </w:r>
      </w:ins>
      <w:ins w:id="69" w:author="Prof. LIU Ben" w:date="2026-08-30T02:52:00Z" w16du:dateUtc="2026-08-29T18:52:00Z">
        <w:r w:rsidRPr="00325599">
          <w:t>First, does a contributor choose to answer a question the AI has already addressed? Second, once a user decides to answer, how good is the answer they produce?</w:t>
        </w:r>
      </w:ins>
    </w:p>
    <w:p w14:paraId="71286BC0" w14:textId="77777777" w:rsidR="001E325D" w:rsidRPr="00325599" w:rsidRDefault="001E325D" w:rsidP="001E325D">
      <w:pPr>
        <w:pStyle w:val="Paragraph0"/>
        <w:rPr>
          <w:ins w:id="70" w:author="Prof. LIU Ben" w:date="2026-08-30T02:54:00Z" w16du:dateUtc="2026-08-29T18:54:00Z"/>
        </w:rPr>
      </w:pPr>
      <w:ins w:id="71" w:author="Prof. LIU Ben" w:date="2026-08-30T02:53:00Z" w16du:dateUtc="2026-08-29T18:53:00Z">
        <w:r w:rsidRPr="001E325D">
          <w:rPr>
            <w:rPrChange w:id="72" w:author="Prof. LIU Ben" w:date="2026-08-30T02:53:00Z" w16du:dateUtc="2026-08-29T18:53:00Z">
              <w:rPr>
                <w:color w:val="000000"/>
              </w:rPr>
            </w:rPrChange>
          </w:rPr>
          <w:t xml:space="preserve">Our central argument is that the effect of an AI answer cannot be summarized by a single quantity, because the presence of an AI answer is not a single condition. We adopt a competition lens (Chen et al. 2007; Chen 2009), under which contributors treat the AI answer as any competing contribution, and draw on the distinction between fast and slow thinking (Evans &amp; Stanovich 2013; Kahneman 2003, 2011)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actually wrote, captured by its length and quality, and varies across answers. </w:t>
        </w:r>
      </w:ins>
      <w:ins w:id="73" w:author="Prof. LIU Ben" w:date="2026-08-30T02:54:00Z" w16du:dateUtc="2026-08-29T18:54:00Z">
        <w:r w:rsidRPr="00325599">
          <w:t>In a community that regards AI-generated technical answers with skepticism, and such skepticism has an empirical basis given that a majority of ChatGPT answers to programming questions have been found to contain incorrect information (Kabir et al. 2024), these features need not push the same way. The label can invite a human to step in, the length can crowd that human out, and the quality can give a contributor something to build on. The net effect depends on how these features combine.</w:t>
        </w:r>
      </w:ins>
    </w:p>
    <w:p w14:paraId="49F84789" w14:textId="274CCB07" w:rsidR="001E325D" w:rsidRPr="001E325D" w:rsidRDefault="001E325D" w:rsidP="001E325D">
      <w:pPr>
        <w:pStyle w:val="Paragraph0"/>
        <w:rPr>
          <w:ins w:id="74" w:author="Prof. LIU Ben" w:date="2026-08-30T02:55:00Z" w16du:dateUtc="2026-08-29T18:55:00Z"/>
          <w:rPrChange w:id="75" w:author="Prof. LIU Ben" w:date="2026-08-30T02:55:00Z" w16du:dateUtc="2026-08-29T18:55:00Z">
            <w:rPr>
              <w:ins w:id="76" w:author="Prof. LIU Ben" w:date="2026-08-30T02:55:00Z" w16du:dateUtc="2026-08-29T18:55:00Z"/>
              <w:color w:val="000000"/>
            </w:rPr>
          </w:rPrChange>
        </w:rPr>
        <w:pPrChange w:id="77" w:author="Prof. LIU Ben" w:date="2026-08-30T02:55:00Z" w16du:dateUtc="2026-08-29T18:55:00Z">
          <w:pPr>
            <w:spacing w:before="100" w:beforeAutospacing="1" w:after="100" w:afterAutospacing="1"/>
          </w:pPr>
        </w:pPrChange>
      </w:pPr>
      <w:ins w:id="78" w:author="Prof. LIU Ben" w:date="2026-08-30T02:55:00Z" w16du:dateUtc="2026-08-29T18:55:00Z">
        <w:r w:rsidRPr="001E325D">
          <w:rPr>
            <w:rPrChange w:id="79" w:author="Prof. LIU Ben" w:date="2026-08-30T02:55:00Z" w16du:dateUtc="2026-08-29T18:55:00Z">
              <w:rPr>
                <w:color w:val="000000"/>
              </w:rPr>
            </w:rPrChange>
          </w:rPr>
          <w:t xml:space="preserve">We test this account using a randomized field experiment at SegmentFault, a leading Chinese technical Q&amp;A community. Beginning in September 2023, the platform randomly assigned each newly posted question either a labeled internal GenAI answer or none. Two features make the setting well suited to our question. First, the AI answer is explicitly labeled, so </w:t>
        </w:r>
        <w:r w:rsidRPr="001E325D">
          <w:rPr>
            <w:rPrChange w:id="80" w:author="Prof. LIU Ben" w:date="2026-08-30T02:55:00Z" w16du:dateUtc="2026-08-29T18:55:00Z">
              <w:rPr>
                <w:color w:val="000000"/>
              </w:rPr>
            </w:rPrChange>
          </w:rPr>
          <w:lastRenderedPageBreak/>
          <w:t xml:space="preserve">the AI label is observable to both community members and us, unlike external GenAI consulted privately. Second, because the label is fixed while content varies across questions, the design </w:t>
        </w:r>
      </w:ins>
      <w:ins w:id="81" w:author="Prof. LIU Ben" w:date="2026-08-30T02:56:00Z" w16du:dateUtc="2026-08-29T18:56:00Z">
        <w:r>
          <w:rPr>
            <w:rFonts w:hint="eastAsia"/>
          </w:rPr>
          <w:t>allows</w:t>
        </w:r>
      </w:ins>
      <w:ins w:id="82" w:author="Prof. LIU Ben" w:date="2026-08-30T02:55:00Z" w16du:dateUtc="2026-08-29T18:55:00Z">
        <w:r w:rsidRPr="001E325D">
          <w:rPr>
            <w:rPrChange w:id="83" w:author="Prof. LIU Ben" w:date="2026-08-30T02:55:00Z" w16du:dateUtc="2026-08-29T18:55:00Z">
              <w:rPr>
                <w:color w:val="000000"/>
              </w:rPr>
            </w:rPrChange>
          </w:rPr>
          <w:t xml:space="preserve"> us</w:t>
        </w:r>
      </w:ins>
      <w:ins w:id="84" w:author="Prof. LIU Ben" w:date="2026-08-30T02:56:00Z" w16du:dateUtc="2026-08-29T18:56:00Z">
        <w:r>
          <w:rPr>
            <w:rFonts w:hint="eastAsia"/>
          </w:rPr>
          <w:t xml:space="preserve"> to</w:t>
        </w:r>
      </w:ins>
      <w:ins w:id="85" w:author="Prof. LIU Ben" w:date="2026-08-30T02:55:00Z" w16du:dateUtc="2026-08-29T18:55:00Z">
        <w:r w:rsidRPr="001E325D">
          <w:rPr>
            <w:rPrChange w:id="86" w:author="Prof. LIU Ben" w:date="2026-08-30T02:55:00Z" w16du:dateUtc="2026-08-29T18:55:00Z">
              <w:rPr>
                <w:color w:val="000000"/>
              </w:rPr>
            </w:rPrChange>
          </w:rPr>
          <w:t xml:space="preserve"> trace how human contribution moves with the measurable characteristics of the AI answer.</w:t>
        </w:r>
      </w:ins>
    </w:p>
    <w:p w14:paraId="6231886B" w14:textId="4203A66F" w:rsidR="001E325D" w:rsidRPr="00325599" w:rsidRDefault="001E325D" w:rsidP="001E325D">
      <w:pPr>
        <w:pStyle w:val="Paragraph0"/>
        <w:rPr>
          <w:ins w:id="87" w:author="Prof. LIU Ben" w:date="2026-08-30T02:46:00Z" w16du:dateUtc="2026-08-29T18:46:00Z"/>
        </w:rPr>
      </w:pPr>
      <w:ins w:id="88" w:author="Prof. LIU Ben" w:date="2026-08-30T02:46:00Z" w16du:dateUtc="2026-08-29T18:46:00Z">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s sound material and following the direction it establishes rather than starting from a blank page. This pattern follows directly from our account: the feature registered at a glance,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ins>
    </w:p>
    <w:p w14:paraId="214B6DEE" w14:textId="77777777" w:rsidR="001E325D" w:rsidRDefault="001E325D" w:rsidP="001E325D">
      <w:pPr>
        <w:pStyle w:val="Paragraph0"/>
        <w:rPr>
          <w:ins w:id="89" w:author="Prof. LIU Ben" w:date="2026-08-30T02:46:00Z" w16du:dateUtc="2026-08-29T18:46:00Z"/>
        </w:rPr>
      </w:pPr>
      <w:ins w:id="90" w:author="Prof. LIU Ben" w:date="2026-08-30T02:46:00Z" w16du:dateUtc="2026-08-29T18:46:00Z">
        <w:r w:rsidRPr="00325599">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Because the label is fixed and the content varies, we recover the role of the label by tracing how contribution responds to the AI answer</w:t>
        </w:r>
        <w:r>
          <w:t>’</w:t>
        </w:r>
        <w:r w:rsidRPr="00325599">
          <w:t xml:space="preserve">s content and characterizing what remains as content diminishes, an approach the labeled deployment makes </w:t>
        </w:r>
        <w:r w:rsidRPr="00325599">
          <w:lastRenderedPageBreak/>
          <w:t>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ins>
    </w:p>
    <w:p w14:paraId="65C4FD01" w14:textId="77777777" w:rsidR="001E325D" w:rsidRPr="00325599" w:rsidRDefault="001E325D" w:rsidP="001E325D">
      <w:pPr>
        <w:pStyle w:val="Paragraph0"/>
        <w:rPr>
          <w:ins w:id="91" w:author="Prof. LIU Ben" w:date="2026-08-30T02:46:00Z" w16du:dateUtc="2026-08-29T18:46:00Z"/>
        </w:rPr>
      </w:pPr>
      <w:ins w:id="92" w:author="Prof. LIU Ben" w:date="2026-08-30T02:46:00Z" w16du:dateUtc="2026-08-29T18:46:00Z">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ins>
    </w:p>
    <w:p w14:paraId="618805DF" w14:textId="1FB8DF89" w:rsidR="00E72D64" w:rsidRPr="00015210" w:rsidDel="001E325D" w:rsidRDefault="00E3771B" w:rsidP="00E72D64">
      <w:pPr>
        <w:pStyle w:val="Heading1"/>
        <w:rPr>
          <w:del w:id="93" w:author="Prof. LIU Ben" w:date="2026-08-30T02:46:00Z" w16du:dateUtc="2026-08-29T18:46:00Z"/>
        </w:rPr>
      </w:pPr>
      <w:del w:id="94" w:author="Prof. LIU Ben" w:date="2026-08-30T02:46:00Z" w16du:dateUtc="2026-08-29T18:46:00Z">
        <w:r w:rsidRPr="00015210" w:rsidDel="001E325D">
          <w:delText>Introduction</w:delText>
        </w:r>
      </w:del>
    </w:p>
    <w:p w14:paraId="3AA19CCE" w14:textId="3915BE88" w:rsidR="00B369E9" w:rsidRPr="00D2526D" w:rsidDel="001E325D" w:rsidRDefault="00B369E9" w:rsidP="00C370D9">
      <w:pPr>
        <w:pStyle w:val="Paragraph0"/>
        <w:rPr>
          <w:del w:id="95" w:author="Prof. LIU Ben" w:date="2026-08-30T02:46:00Z" w16du:dateUtc="2026-08-29T18:46:00Z"/>
        </w:rPr>
      </w:pPr>
      <w:del w:id="96" w:author="Prof. LIU Ben" w:date="2026-08-30T02:46:00Z" w16du:dateUtc="2026-08-29T18:46:00Z">
        <w:r w:rsidRPr="00D2526D" w:rsidDel="001E325D">
          <w:delText>For much of the internet</w:delText>
        </w:r>
        <w:r w:rsidDel="001E325D">
          <w:delText>’</w:delText>
        </w:r>
        <w:r w:rsidRPr="00D2526D" w:rsidDel="001E325D">
          <w:delText>s history, online question-and-answer (Q&amp;A) communities served as a primary repository for human knowledge, where people posted problems and received answers that then remained available to everyone who followed. Generative artificial intelligence (GenAI) has unsettled that role. A</w:delText>
        </w:r>
        <w:r w:rsidDel="001E325D">
          <w:rPr>
            <w:rFonts w:hint="eastAsia"/>
          </w:rPr>
          <w:delText xml:space="preserve"> few</w:delText>
        </w:r>
        <w:r w:rsidRPr="00D2526D" w:rsidDel="001E325D">
          <w:delText xml:space="preserve"> recent studies document a sustained decline in user participation on such platforms following the release of ChatGPT </w:delText>
        </w:r>
      </w:del>
      <w:ins w:id="97" w:author="Dylan CHEN" w:date="2026-08-28T23:23:00Z" w16du:dateUtc="2026-08-28T15:23:00Z">
        <w:del w:id="98" w:author="Prof. LIU Ben" w:date="2026-08-30T02:46:00Z" w16du:dateUtc="2026-08-29T18:46:00Z">
          <w:r w:rsidR="00C370D9" w:rsidRPr="0022223D" w:rsidDel="001E325D">
            <w:rPr>
              <w:shd w:val="clear" w:color="auto" w:fill="FFFFFF"/>
            </w:rPr>
            <w:fldChar w:fldCharType="begin" w:fldLock="1"/>
          </w:r>
          <w:r w:rsidR="00C370D9" w:rsidDel="001E325D">
            <w:rPr>
              <w:shd w:val="clear" w:color="auto" w:fill="FFFFFF"/>
            </w:rPr>
            <w:del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","call-number":"3","container-title":"Scientific Reports","DOI":"10.1038/s41598-024-61221-0","ISSN":"2045-2322","issue":"1","journalAbbreviation":"Sci Rep","language":"en","license":"2024 The Author(s)","note":"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Human behaviour</w:delInstrText>
          </w:r>
          <w:r w:rsidR="00C370D9" w:rsidDel="001E325D">
            <w:rPr>
              <w:rFonts w:hint="eastAsia"/>
              <w:shd w:val="clear" w:color="auto" w:fill="FFFFFF"/>
            </w:rPr>
            <w:delInstrText>、</w:delInstrText>
          </w:r>
          <w:r w:rsidR="00C370D9" w:rsidDel="001E325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","call-number":"2","container-title":"PNAS Nexus","DOI":"10.1093/pnasnexus/pgae400","ISSN":"2752-6542","issue":"9","journalAbbreviation":"PNAS Nexus","language":"en","note":"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","call-number":"1","container-title":"Journal of Management Information Systems","DOI":"10.1080/07421222.2025.2487313","ISSN":"0742-1222","issue":"2","language":"en","note":"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GAI</w:delInstrText>
          </w:r>
          <w:r w:rsidR="00C370D9" w:rsidDel="001E325D">
            <w:rPr>
              <w:rFonts w:hint="eastAsia"/>
              <w:shd w:val="clear" w:color="auto" w:fill="FFFFFF"/>
            </w:rPr>
            <w:delInstrText>、</w:delInstrText>
          </w:r>
          <w:r w:rsidR="00C370D9" w:rsidDel="001E325D">
            <w:rPr>
              <w:shd w:val="clear" w:color="auto" w:fill="FFFFFF"/>
            </w:rPr>
            <w:delInstrText>knowledge seeking</w:delInstrText>
          </w:r>
          <w:r w:rsidR="00C370D9" w:rsidDel="001E325D">
            <w:rPr>
              <w:rFonts w:hint="eastAsia"/>
              <w:shd w:val="clear" w:color="auto" w:fill="FFFFFF"/>
            </w:rPr>
            <w:delInstrText>、</w:delInstrText>
          </w:r>
          <w:r w:rsidR="00C370D9" w:rsidDel="001E325D">
            <w:rPr>
              <w:shd w:val="clear" w:color="auto" w:fill="FFFFFF"/>
            </w:rPr>
            <w:delInstrText>commitment-based theory</w:delInstrText>
          </w:r>
          <w:r w:rsidR="00C370D9" w:rsidDel="001E325D">
            <w:rPr>
              <w:rFonts w:hint="eastAsia"/>
              <w:shd w:val="clear" w:color="auto" w:fill="FFFFFF"/>
            </w:rPr>
            <w:delInstrText>、</w:delInstrText>
          </w:r>
          <w:r w:rsidR="00C370D9" w:rsidDel="001E325D">
            <w:rPr>
              <w:shd w:val="clear" w:color="auto" w:fill="FFFFFF"/>
            </w:rPr>
            <w:delInstrText>GenAI</w:delInstrText>
          </w:r>
          <w:r w:rsidR="00C370D9" w:rsidDel="001E325D">
            <w:rPr>
              <w:rFonts w:hint="eastAsia"/>
              <w:shd w:val="clear" w:color="auto" w:fill="FFFFFF"/>
            </w:rPr>
            <w:delInstrText>、</w:delInstrText>
          </w:r>
          <w:r w:rsidR="00C370D9" w:rsidDel="001E325D">
            <w:rPr>
              <w:shd w:val="clear" w:color="auto" w:fill="FFFFFF"/>
            </w:rPr>
            <w:delInstrText>information foraging theory</w:delInstrText>
          </w:r>
          <w:r w:rsidR="00C370D9" w:rsidDel="001E325D">
            <w:rPr>
              <w:rFonts w:hint="eastAsia"/>
              <w:shd w:val="clear" w:color="auto" w:fill="FFFFFF"/>
            </w:rPr>
            <w:delInstrText>、</w:delInstrText>
          </w:r>
          <w:r w:rsidR="00C370D9" w:rsidDel="001E325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","call-number":"1 (CCF C)","container-title":"Information &amp; Management","DOI":"10.1016/j.im.2025.104178","ISSN":"0378-7206","issue":"6","journalAbbreviation":"Information &amp; Management","language":"en","note":"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ChatGPT</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Online knowledge exchange platforms</w:delInstrText>
          </w:r>
          <w:r w:rsidR="00C370D9" w:rsidDel="001E325D">
            <w:rPr>
              <w:rFonts w:hint="eastAsia"/>
              <w:shd w:val="clear" w:color="auto" w:fill="FFFFFF"/>
            </w:rPr>
            <w:delInstrText>、</w:delInstrText>
          </w:r>
          <w:r w:rsidR="00C370D9" w:rsidDel="001E325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C370D9" w:rsidDel="001E325D">
            <w:rPr>
              <w:rFonts w:hint="eastAsia"/>
              <w:shd w:val="clear" w:color="auto" w:fill="FFFFFF"/>
            </w:rPr>
            <w:delInstrText>undation of China [Grants 72188101 and 72595864]. Supplemental Material: The online appendix is available at https://doi.org/10.1287/isre.2023.0561.\n\n</w:delInstrText>
          </w:r>
          <w:r w:rsidR="00C370D9" w:rsidDel="001E325D">
            <w:rPr>
              <w:rFonts w:hint="eastAsia"/>
              <w:shd w:val="clear" w:color="auto" w:fill="FFFFFF"/>
            </w:rPr>
            <w:delInstrText>【摘要翻译】大语言模型</w:delInstrText>
          </w:r>
          <w:r w:rsidR="00C370D9" w:rsidDel="001E325D">
            <w:rPr>
              <w:rFonts w:hint="eastAsia"/>
              <w:shd w:val="clear" w:color="auto" w:fill="FFFFFF"/>
            </w:rPr>
            <w:delInstrText xml:space="preserve"> (LLMs)(</w:delInstrText>
          </w:r>
          <w:r w:rsidR="00C370D9" w:rsidDel="001E325D">
            <w:rPr>
              <w:rFonts w:hint="eastAsia"/>
              <w:shd w:val="clear" w:color="auto" w:fill="FFFFFF"/>
            </w:rPr>
            <w:delInstrText>如</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预计将显著重塑学习、技能获取和知识创造。它们对用户生成的知识共享问答</w:delInstrText>
          </w:r>
          <w:r w:rsidR="00C370D9" w:rsidDel="001E325D">
            <w:rPr>
              <w:rFonts w:hint="eastAsia"/>
              <w:shd w:val="clear" w:color="auto" w:fill="FFFFFF"/>
            </w:rPr>
            <w:delInstrText xml:space="preserve"> (Q&amp;A) </w:delInstrText>
          </w:r>
          <w:r w:rsidR="00C370D9" w:rsidDel="001E325D">
            <w:rPr>
              <w:rFonts w:hint="eastAsia"/>
              <w:shd w:val="clear" w:color="auto" w:fill="FFFFFF"/>
            </w:rPr>
            <w:delInstrText>平台的影响对</w:delInstrText>
          </w:r>
          <w:r w:rsidR="00C370D9" w:rsidDel="001E325D">
            <w:rPr>
              <w:rFonts w:hint="eastAsia"/>
              <w:shd w:val="clear" w:color="auto" w:fill="FFFFFF"/>
            </w:rPr>
            <w:delInstrText xml:space="preserve"> Q&amp;A </w:delInstrText>
          </w:r>
          <w:r w:rsidR="00C370D9" w:rsidDel="001E325D">
            <w:rPr>
              <w:rFonts w:hint="eastAsia"/>
              <w:shd w:val="clear" w:color="auto" w:fill="FFFFFF"/>
            </w:rPr>
            <w:delInstrText>平台和</w:delInstrText>
          </w:r>
          <w:r w:rsidR="00C370D9" w:rsidDel="001E325D">
            <w:rPr>
              <w:rFonts w:hint="eastAsia"/>
              <w:shd w:val="clear" w:color="auto" w:fill="FFFFFF"/>
            </w:rPr>
            <w:delInstrText xml:space="preserve"> LLMs </w:delInstrText>
          </w:r>
          <w:r w:rsidR="00C370D9" w:rsidDel="001E325D">
            <w:rPr>
              <w:rFonts w:hint="eastAsia"/>
              <w:shd w:val="clear" w:color="auto" w:fill="FFFFFF"/>
            </w:rPr>
            <w:delInstrText>的比较价值和未来协同演化以及</w:delInstrText>
          </w:r>
          <w:r w:rsidR="00C370D9" w:rsidDel="001E325D">
            <w:rPr>
              <w:rFonts w:hint="eastAsia"/>
              <w:shd w:val="clear" w:color="auto" w:fill="FFFFFF"/>
            </w:rPr>
            <w:delInstrText xml:space="preserve"> LLMs </w:delInstrText>
          </w:r>
          <w:r w:rsidR="00C370D9" w:rsidDel="001E325D">
            <w:rPr>
              <w:rFonts w:hint="eastAsia"/>
              <w:shd w:val="clear" w:color="auto" w:fill="FFFFFF"/>
            </w:rPr>
            <w:delInstrText>的未来学习具有重要意义。通过多种实证设计，我们估计</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的推出导致</w:delInstrText>
          </w:r>
          <w:r w:rsidR="00C370D9" w:rsidDel="001E325D">
            <w:rPr>
              <w:rFonts w:hint="eastAsia"/>
              <w:shd w:val="clear" w:color="auto" w:fill="FFFFFF"/>
            </w:rPr>
            <w:delInstrText xml:space="preserve"> Stack Overflow </w:delInstrText>
          </w:r>
          <w:r w:rsidR="00C370D9" w:rsidDel="001E325D">
            <w:rPr>
              <w:rFonts w:hint="eastAsia"/>
              <w:shd w:val="clear" w:color="auto" w:fill="FFFFFF"/>
            </w:rPr>
            <w:delInstrText>上发布的问题数量平均减少了</w:delInstrText>
          </w:r>
          <w:r w:rsidR="00C370D9" w:rsidDel="001E325D">
            <w:rPr>
              <w:rFonts w:hint="eastAsia"/>
              <w:shd w:val="clear" w:color="auto" w:fill="FFFFFF"/>
            </w:rPr>
            <w:delInstrText xml:space="preserve"> 14.09%</w:delInstrText>
          </w:r>
          <w:r w:rsidR="00C370D9" w:rsidDel="001E325D">
            <w:rPr>
              <w:rFonts w:hint="eastAsia"/>
              <w:shd w:val="clear" w:color="auto" w:fill="FFFFFF"/>
            </w:rPr>
            <w:delInstrText>，这种影响随着时间的推移而加剧，到</w:delInstrText>
          </w:r>
          <w:r w:rsidR="00C370D9" w:rsidDel="001E325D">
            <w:rPr>
              <w:rFonts w:hint="eastAsia"/>
              <w:shd w:val="clear" w:color="auto" w:fill="FFFFFF"/>
            </w:rPr>
            <w:delInstrText xml:space="preserve"> 2023 </w:delInstrText>
          </w:r>
          <w:r w:rsidR="00C370D9" w:rsidDel="001E325D">
            <w:rPr>
              <w:rFonts w:hint="eastAsia"/>
              <w:shd w:val="clear" w:color="auto" w:fill="FFFFFF"/>
            </w:rPr>
            <w:delInstrText>年</w:delInstrText>
          </w:r>
          <w:r w:rsidR="00C370D9" w:rsidDel="001E325D">
            <w:rPr>
              <w:rFonts w:hint="eastAsia"/>
              <w:shd w:val="clear" w:color="auto" w:fill="FFFFFF"/>
            </w:rPr>
            <w:delInstrText xml:space="preserve"> 5 </w:delInstrText>
          </w:r>
          <w:r w:rsidR="00C370D9" w:rsidDel="001E325D">
            <w:rPr>
              <w:rFonts w:hint="eastAsia"/>
              <w:shd w:val="clear" w:color="auto" w:fill="FFFFFF"/>
            </w:rPr>
            <w:delInstrText>月达到</w:delInstrText>
          </w:r>
          <w:r w:rsidR="00C370D9" w:rsidDel="001E325D">
            <w:rPr>
              <w:rFonts w:hint="eastAsia"/>
              <w:shd w:val="clear" w:color="auto" w:fill="FFFFFF"/>
            </w:rPr>
            <w:delInstrText xml:space="preserve"> 27.88% </w:delInstrText>
          </w:r>
          <w:r w:rsidR="00C370D9" w:rsidDel="001E325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C370D9" w:rsidDel="001E325D">
            <w:rPr>
              <w:rFonts w:hint="eastAsia"/>
              <w:shd w:val="clear" w:color="auto" w:fill="FFFFFF"/>
            </w:rPr>
            <w:delInstrText xml:space="preserve">:(1) ChatGPT </w:delInstrText>
          </w:r>
          <w:r w:rsidR="00C370D9" w:rsidDel="001E325D">
            <w:rPr>
              <w:rFonts w:hint="eastAsia"/>
              <w:shd w:val="clear" w:color="auto" w:fill="FFFFFF"/>
            </w:rPr>
            <w:delInstrText>的不均衡替代，其中更简单、中等到低质量的问题更容易消失</w:delInstrText>
          </w:r>
          <w:r w:rsidR="00C370D9" w:rsidDel="001E325D">
            <w:rPr>
              <w:rFonts w:hint="eastAsia"/>
              <w:shd w:val="clear" w:color="auto" w:fill="FFFFFF"/>
            </w:rPr>
            <w:delInstrText xml:space="preserve">;(2) </w:delInstrText>
          </w:r>
          <w:r w:rsidR="00C370D9" w:rsidDel="001E325D">
            <w:rPr>
              <w:rFonts w:hint="eastAsia"/>
              <w:shd w:val="clear" w:color="auto" w:fill="FFFFFF"/>
            </w:rPr>
            <w:delInstrText>在考虑数量减少后直接提高质量，表明</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C370D9" w:rsidDel="001E325D">
            <w:rPr>
              <w:rFonts w:hint="eastAsia"/>
              <w:shd w:val="clear" w:color="auto" w:fill="FFFFFF"/>
            </w:rPr>
            <w:delInstrText>;</w:delInstrText>
          </w:r>
          <w:r w:rsidR="00C370D9" w:rsidDel="001E325D">
            <w:rPr>
              <w:rFonts w:hint="eastAsia"/>
              <w:shd w:val="clear" w:color="auto" w:fill="FFFFFF"/>
            </w:rPr>
            <w:delInstrText>用户保留率和新用户获取率都显著下降</w:delInstrText>
          </w:r>
          <w:r w:rsidR="00C370D9" w:rsidDel="001E325D">
            <w:rPr>
              <w:rFonts w:hint="eastAsia"/>
              <w:shd w:val="clear" w:color="auto" w:fill="FFFFFF"/>
            </w:rPr>
            <w:delInstrText>;</w:delInstrText>
          </w:r>
          <w:r w:rsidR="00C370D9" w:rsidDel="001E325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C370D9" w:rsidDel="001E325D">
            <w:rPr>
              <w:rFonts w:hint="eastAsia"/>
              <w:shd w:val="clear" w:color="auto" w:fill="FFFFFF"/>
            </w:rPr>
            <w:delInstrText>;</w:delInstrText>
          </w:r>
          <w:r w:rsidR="00C370D9" w:rsidDel="001E325D">
            <w:rPr>
              <w:rFonts w:hint="eastAsia"/>
              <w:shd w:val="clear" w:color="auto" w:fill="FFFFFF"/>
            </w:rPr>
            <w:delInstrText>助理编辑陈建清。资金：薛建清获得上海金融经济大学中央大学基础研究基金的支持。王立军获得中国国家自然科学基金会的支持</w:delInstrText>
          </w:r>
          <w:r w:rsidR="00C370D9" w:rsidDel="001E325D">
            <w:rPr>
              <w:rFonts w:hint="eastAsia"/>
              <w:shd w:val="clear" w:color="auto" w:fill="FFFFFF"/>
            </w:rPr>
            <w:delInstrText xml:space="preserve"> [</w:delInstrText>
          </w:r>
          <w:r w:rsidR="00C370D9" w:rsidDel="001E325D">
            <w:rPr>
              <w:rFonts w:hint="eastAsia"/>
              <w:shd w:val="clear" w:color="auto" w:fill="FFFFFF"/>
            </w:rPr>
            <w:delInstrText>资助金额</w:delInstrText>
          </w:r>
          <w:r w:rsidR="00C370D9" w:rsidDel="001E325D">
            <w:rPr>
              <w:rFonts w:hint="eastAsia"/>
              <w:shd w:val="clear" w:color="auto" w:fill="FFFFFF"/>
            </w:rPr>
            <w:delInstrText xml:space="preserve"> 72301259]</w:delInstrText>
          </w:r>
          <w:r w:rsidR="00C370D9" w:rsidDel="001E325D">
            <w:rPr>
              <w:rFonts w:hint="eastAsia"/>
              <w:shd w:val="clear" w:color="auto" w:fill="FFFFFF"/>
            </w:rPr>
            <w:delInstrText>。李建清获得中国国家自然科学基础的支持</w:delInstrText>
          </w:r>
          <w:r w:rsidR="00C370D9" w:rsidDel="001E325D">
            <w:rPr>
              <w:rFonts w:hint="eastAsia"/>
              <w:shd w:val="clear" w:color="auto" w:fill="FFFFFF"/>
            </w:rPr>
            <w:delInstrText xml:space="preserve"> [</w:delInstrText>
          </w:r>
          <w:r w:rsidR="00C370D9" w:rsidDel="001E325D">
            <w:rPr>
              <w:rFonts w:hint="eastAsia"/>
              <w:shd w:val="clear" w:color="auto" w:fill="FFFFFF"/>
            </w:rPr>
            <w:delInstrText>资助金额</w:delInstrText>
          </w:r>
          <w:r w:rsidR="00C370D9" w:rsidDel="001E325D">
            <w:rPr>
              <w:rFonts w:hint="eastAsia"/>
              <w:shd w:val="clear" w:color="auto" w:fill="FFFFFF"/>
            </w:rPr>
            <w:delInstrText xml:space="preserve"> 72188101 </w:delInstrText>
          </w:r>
          <w:r w:rsidR="00C370D9" w:rsidDel="001E325D">
            <w:rPr>
              <w:rFonts w:hint="eastAsia"/>
              <w:shd w:val="clear" w:color="auto" w:fill="FFFFFF"/>
            </w:rPr>
            <w:delInstrText>和</w:delInstrText>
          </w:r>
          <w:r w:rsidR="00C370D9" w:rsidDel="001E325D">
            <w:rPr>
              <w:rFonts w:hint="eastAsia"/>
              <w:shd w:val="clear" w:color="auto" w:fill="FFFFFF"/>
            </w:rPr>
            <w:delInstrText xml:space="preserve"> 72595864]</w:delInstrText>
          </w:r>
          <w:r w:rsidR="00C370D9" w:rsidDel="001E325D">
            <w:rPr>
              <w:rFonts w:hint="eastAsia"/>
              <w:shd w:val="clear" w:color="auto" w:fill="FFFFFF"/>
            </w:rPr>
            <w:delInstrText>。补充资料：在线附录可访问</w:delInstrText>
          </w:r>
          <w:r w:rsidR="00C370D9" w:rsidDel="001E325D">
            <w:rPr>
              <w:rFonts w:hint="eastAsia"/>
              <w:shd w:val="clear" w:color="auto" w:fill="FFFFFF"/>
            </w:rPr>
            <w:delInstrText xml:space="preserve"> https://doi.org/10.1287/isre.2023.0561</w:delInstrText>
          </w:r>
          <w:r w:rsidR="00C370D9" w:rsidDel="001E325D">
            <w:rPr>
              <w:rFonts w:hint="eastAsia"/>
              <w:shd w:val="clear" w:color="auto" w:fill="FFFFFF"/>
            </w:rPr>
            <w:delInstrText>。</w:delInstrText>
          </w:r>
          <w:r w:rsidR="00C370D9" w:rsidDel="001E325D">
            <w:rPr>
              <w:rFonts w:hint="eastAsia"/>
              <w:shd w:val="clear" w:color="auto" w:fill="FFFFFF"/>
            </w:rPr>
            <w:delInstrText>","call-number":"1","container-title":"Information Systems Research","DOI"</w:delInstrText>
          </w:r>
          <w:r w:rsidR="00C370D9" w:rsidDel="001E325D">
            <w:rPr>
              <w:shd w:val="clear" w:color="auto" w:fill="FFFFFF"/>
            </w:rPr>
            <w:delInstrText>:"10.1287/isre.2023.0561","ISSN":"1047-7047","language":"en","note":"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large language models</w:delInstrText>
          </w:r>
          <w:r w:rsidR="00C370D9" w:rsidDel="001E325D">
            <w:rPr>
              <w:rFonts w:hint="eastAsia"/>
              <w:shd w:val="clear" w:color="auto" w:fill="FFFFFF"/>
            </w:rPr>
            <w:delInstrText>、</w:delInstrText>
          </w:r>
          <w:r w:rsidR="00C370D9" w:rsidDel="001E325D">
            <w:rPr>
              <w:shd w:val="clear" w:color="auto" w:fill="FFFFFF"/>
            </w:rPr>
            <w:delInstrText>ChatGPT</w:delInstrText>
          </w:r>
          <w:r w:rsidR="00C370D9" w:rsidDel="001E325D">
            <w:rPr>
              <w:rFonts w:hint="eastAsia"/>
              <w:shd w:val="clear" w:color="auto" w:fill="FFFFFF"/>
            </w:rPr>
            <w:delInstrText>、</w:delInstrText>
          </w:r>
          <w:r w:rsidR="00C370D9" w:rsidDel="001E325D">
            <w:rPr>
              <w:shd w:val="clear" w:color="auto" w:fill="FFFFFF"/>
            </w:rPr>
            <w:delInstrText>Q&amp;A platform</w:delInstrText>
          </w:r>
          <w:r w:rsidR="00C370D9" w:rsidDel="001E325D">
            <w:rPr>
              <w:rFonts w:hint="eastAsia"/>
              <w:shd w:val="clear" w:color="auto" w:fill="FFFFFF"/>
            </w:rPr>
            <w:delInstrText>、</w:delInstrText>
          </w:r>
          <w:r w:rsidR="00C370D9" w:rsidDel="001E325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C370D9" w:rsidRPr="0022223D" w:rsidDel="001E325D">
            <w:rPr>
              <w:shd w:val="clear" w:color="auto" w:fill="FFFFFF"/>
            </w:rPr>
            <w:fldChar w:fldCharType="separate"/>
          </w:r>
          <w:r w:rsidR="00C370D9" w:rsidDel="001E325D">
            <w:delText>(Burtch et al. 2024; Quinn &amp; Gutt 2025; del Rio-Chanona et al. 2024; Sanatizadeh et al. 2025; Xue et al. 2026)</w:delText>
          </w:r>
          <w:r w:rsidR="00C370D9" w:rsidRPr="0022223D" w:rsidDel="001E325D">
            <w:rPr>
              <w:shd w:val="clear" w:color="auto" w:fill="FFFFFF"/>
            </w:rPr>
            <w:fldChar w:fldCharType="end"/>
          </w:r>
        </w:del>
      </w:ins>
      <w:del w:id="99" w:author="Prof. LIU Ben" w:date="2026-08-30T02:46:00Z" w16du:dateUtc="2026-08-29T18:46:00Z">
        <w:r w:rsidRPr="00D2526D" w:rsidDel="001E325D">
          <w:delText xml:space="preserve">(Burtch et al. 2024; del Rio-Chanona et al. 2024; Quinn &amp; Gutt 2025; Sanatizadeh et al. 2025; Xue et al. 2026). </w:delText>
        </w:r>
        <w:r w:rsidDel="001E325D">
          <w:rPr>
            <w:rFonts w:hint="eastAsia"/>
          </w:rPr>
          <w:delText xml:space="preserve">The results raise </w:delText>
        </w:r>
        <w:r w:rsidRPr="00D2526D" w:rsidDel="001E325D">
          <w:delText>a pressing question about whether these communities remain viable, and about what, if anything, a platform can do in response.</w:delText>
        </w:r>
      </w:del>
    </w:p>
    <w:p w14:paraId="274BD21D" w14:textId="7A4A889F" w:rsidR="00B369E9" w:rsidRPr="00D2526D" w:rsidDel="001E325D" w:rsidRDefault="00B369E9" w:rsidP="00D2526D">
      <w:pPr>
        <w:pStyle w:val="Paragraph0"/>
        <w:rPr>
          <w:del w:id="100" w:author="Prof. LIU Ben" w:date="2026-08-30T02:46:00Z" w16du:dateUtc="2026-08-29T18:46:00Z"/>
        </w:rPr>
      </w:pPr>
      <w:del w:id="101" w:author="Prof. LIU Ben" w:date="2026-08-30T02:46:00Z" w16du:dateUtc="2026-08-29T18:46:00Z">
        <w:r w:rsidRPr="00D2526D" w:rsidDel="001E325D">
          <w:delText>A platform cannot stop users from consulting external GenAI tools (e.g., ChatGPT), nor recover the questions those tools answer privately before they reach the community (Xue et al. 2026). One response, however, lies fully within a platform</w:delText>
        </w:r>
        <w:r w:rsidDel="001E325D">
          <w:delText>’</w:delText>
        </w:r>
        <w:r w:rsidRPr="00D2526D" w:rsidDel="001E325D">
          <w:delText xml:space="preserve">s control: deploying its own LLM to answer posted questions, an arrangement we term </w:delText>
        </w:r>
        <w:r w:rsidDel="001E325D">
          <w:delText>“</w:delText>
        </w:r>
        <w:r w:rsidRPr="00D2526D" w:rsidDel="001E325D">
          <w:delText>internal GenAI.</w:delText>
        </w:r>
        <w:r w:rsidDel="001E325D">
          <w:delText>”</w:delText>
        </w:r>
        <w:r w:rsidRPr="00D2526D" w:rsidDel="001E325D">
          <w:delTex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delText>
        </w:r>
      </w:del>
    </w:p>
    <w:p w14:paraId="12FA77C6" w14:textId="72BCF9DF" w:rsidR="00B369E9" w:rsidRPr="00015210" w:rsidDel="001E325D" w:rsidRDefault="00B369E9" w:rsidP="00B369E9">
      <w:pPr>
        <w:pStyle w:val="TableFiguretitle"/>
        <w:rPr>
          <w:del w:id="102" w:author="Prof. LIU Ben" w:date="2026-08-30T02:46:00Z" w16du:dateUtc="2026-08-29T18:46:00Z"/>
        </w:rPr>
      </w:pPr>
      <w:del w:id="103" w:author="Prof. LIU Ben" w:date="2026-08-30T02:46:00Z" w16du:dateUtc="2026-08-29T18:46:00Z">
        <w:r w:rsidDel="001E325D">
          <w:rPr>
            <w:noProof/>
          </w:rPr>
          <w:drawing>
            <wp:inline distT="0" distB="0" distL="0" distR="0" wp14:anchorId="5E22EDAF" wp14:editId="5B48CA73">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del>
    </w:p>
    <w:p w14:paraId="71CDE646" w14:textId="1D4288F0" w:rsidR="00B369E9" w:rsidDel="001E325D" w:rsidRDefault="00B369E9" w:rsidP="002F400D">
      <w:pPr>
        <w:pStyle w:val="TableFiguretitle"/>
        <w:rPr>
          <w:del w:id="104" w:author="Prof. LIU Ben" w:date="2026-08-30T02:46:00Z" w16du:dateUtc="2026-08-29T18:46:00Z"/>
        </w:rPr>
      </w:pPr>
      <w:del w:id="105" w:author="Prof. LIU Ben" w:date="2026-08-30T02:46:00Z" w16du:dateUtc="2026-08-29T18:46:00Z">
        <w:r w:rsidRPr="00B369E9" w:rsidDel="001E325D">
          <w:delText xml:space="preserve">Figure </w:delText>
        </w:r>
        <w:r w:rsidRPr="00745C3B" w:rsidDel="001E325D">
          <w:fldChar w:fldCharType="begin"/>
        </w:r>
        <w:r w:rsidRPr="00B369E9" w:rsidDel="001E325D">
          <w:delInstrText xml:space="preserve"> SEQ Figure \* ARABIC </w:delInstrText>
        </w:r>
        <w:r w:rsidRPr="00745C3B" w:rsidDel="001E325D">
          <w:fldChar w:fldCharType="separate"/>
        </w:r>
        <w:r w:rsidR="002F400D" w:rsidDel="001E325D">
          <w:rPr>
            <w:noProof/>
          </w:rPr>
          <w:delText>1</w:delText>
        </w:r>
        <w:r w:rsidRPr="00745C3B" w:rsidDel="001E325D">
          <w:rPr>
            <w:noProof/>
          </w:rPr>
          <w:fldChar w:fldCharType="end"/>
        </w:r>
        <w:r w:rsidRPr="00B369E9" w:rsidDel="001E325D">
          <w:delText xml:space="preserve">. Difference between external GenAI and internal GenAI in online Q&amp;A communities </w:delText>
        </w:r>
      </w:del>
    </w:p>
    <w:p w14:paraId="5AD19189" w14:textId="3C298EA8" w:rsidR="00B369E9" w:rsidDel="001E325D" w:rsidRDefault="00B369E9" w:rsidP="00B369E9">
      <w:pPr>
        <w:pStyle w:val="Paragraph0"/>
        <w:rPr>
          <w:del w:id="106" w:author="Prof. LIU Ben" w:date="2026-08-30T02:46:00Z" w16du:dateUtc="2026-08-29T18:46:00Z"/>
        </w:rPr>
      </w:pPr>
      <w:del w:id="107" w:author="Prof. LIU Ben" w:date="2026-08-30T02:46:00Z" w16du:dateUtc="2026-08-29T18:46:00Z">
        <w:r w:rsidRPr="000B36F7" w:rsidDel="001E325D">
          <w:delText>Whether AI answer</w:delText>
        </w:r>
        <w:r w:rsidDel="001E325D">
          <w:rPr>
            <w:rFonts w:hint="eastAsia"/>
          </w:rPr>
          <w:delText>s</w:delText>
        </w:r>
        <w:r w:rsidRPr="000B36F7" w:rsidDel="001E325D">
          <w:delText xml:space="preserve"> help or harm a </w:delText>
        </w:r>
      </w:del>
      <w:ins w:id="108" w:author="Dylan CHEN" w:date="2026-08-28T22:43:00Z" w16du:dateUtc="2026-08-28T14:43:00Z">
        <w:del w:id="109" w:author="Prof. LIU Ben" w:date="2026-08-30T02:46:00Z" w16du:dateUtc="2026-08-29T18:46:00Z">
          <w:r w:rsidR="002E37FE" w:rsidDel="001E325D">
            <w:rPr>
              <w:rFonts w:hint="eastAsia"/>
            </w:rPr>
            <w:delText xml:space="preserve">online Q&amp;A </w:delText>
          </w:r>
        </w:del>
      </w:ins>
      <w:del w:id="110" w:author="Prof. LIU Ben" w:date="2026-08-30T02:46:00Z" w16du:dateUtc="2026-08-29T18:46:00Z">
        <w:r w:rsidRPr="000B36F7" w:rsidDel="001E325D">
          <w:delText xml:space="preserve">community is not obvious, because the </w:delText>
        </w:r>
        <w:r w:rsidRPr="000B36F7" w:rsidDel="001E325D">
          <w:rPr>
            <w:rFonts w:hint="eastAsia"/>
          </w:rPr>
          <w:delText>theoretical logic</w:delText>
        </w:r>
        <w:r w:rsidRPr="000B36F7" w:rsidDel="001E325D">
          <w:delText xml:space="preserve"> behind most prior work predicts one outcome, while </w:delText>
        </w:r>
        <w:r w:rsidRPr="000B36F7" w:rsidDel="001E325D">
          <w:rPr>
            <w:rFonts w:hint="eastAsia"/>
          </w:rPr>
          <w:delText>a</w:delText>
        </w:r>
        <w:r w:rsidRPr="000B36F7" w:rsidDel="001E325D">
          <w:delText xml:space="preserve"> study of a comparable setting finds the </w:delText>
        </w:r>
        <w:r w:rsidRPr="000B36F7" w:rsidDel="001E325D">
          <w:rPr>
            <w:rFonts w:hint="eastAsia"/>
          </w:rPr>
          <w:delText>opposite.</w:delText>
        </w:r>
        <w:r w:rsidDel="001E325D">
          <w:rPr>
            <w:rFonts w:hint="eastAsia"/>
          </w:rPr>
          <w:delText xml:space="preserve"> Most prior studies examine</w:delText>
        </w:r>
        <w:r w:rsidRPr="000B36F7" w:rsidDel="001E325D">
          <w:delText xml:space="preserve"> external </w:delText>
        </w:r>
        <w:r w:rsidDel="001E325D">
          <w:rPr>
            <w:rFonts w:hint="eastAsia"/>
          </w:rPr>
          <w:delText>GenAI</w:delText>
        </w:r>
        <w:r w:rsidRPr="000B36F7" w:rsidDel="001E325D">
          <w:delText xml:space="preserve"> and rests, implicitly, on a substitution logic, in which the AI privately performs work a human would otherwise have done, so that the </w:delText>
        </w:r>
      </w:del>
      <w:ins w:id="111" w:author="Dylan CHEN" w:date="2026-08-28T22:43:00Z" w16du:dateUtc="2026-08-28T14:43:00Z">
        <w:del w:id="112" w:author="Prof. LIU Ben" w:date="2026-08-30T02:46:00Z" w16du:dateUtc="2026-08-29T18:46:00Z">
          <w:r w:rsidR="002E37FE" w:rsidDel="001E325D">
            <w:rPr>
              <w:rFonts w:hint="eastAsia"/>
            </w:rPr>
            <w:delText>question supply in online Q&amp;A communities has declined</w:delText>
          </w:r>
        </w:del>
      </w:ins>
      <w:del w:id="113" w:author="Prof. LIU Ben" w:date="2026-08-30T02:46:00Z" w16du:dateUtc="2026-08-29T18:46:00Z">
        <w:r w:rsidRPr="000B36F7" w:rsidDel="001E325D">
          <w:delText xml:space="preserve">human has less left to contribute </w:delText>
        </w:r>
      </w:del>
      <w:ins w:id="114" w:author="Dylan CHEN" w:date="2026-08-28T22:42:00Z" w16du:dateUtc="2026-08-28T14:42:00Z">
        <w:del w:id="115" w:author="Prof. LIU Ben" w:date="2026-08-30T02:46:00Z" w16du:dateUtc="2026-08-29T18:46:00Z">
          <w:r w:rsidR="002E37FE" w:rsidRPr="0022223D" w:rsidDel="001E325D">
            <w:rPr>
              <w:shd w:val="clear" w:color="auto" w:fill="FFFFFF"/>
            </w:rPr>
            <w:fldChar w:fldCharType="begin" w:fldLock="1"/>
          </w:r>
        </w:del>
      </w:ins>
      <w:del w:id="116" w:author="Prof. LIU Ben" w:date="2026-08-30T02:46:00Z" w16du:dateUtc="2026-08-29T18:46:00Z">
        <w:r w:rsidR="00DC684C" w:rsidDel="001E325D">
          <w:rPr>
            <w:shd w:val="clear" w:color="auto" w:fill="FFFFFF"/>
          </w:rPr>
          <w:del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","call-number":"3","container-title":"Scientific Reports","DOI":"10.1038/s41598-024-61221-0","ISSN":"2045-2322","issue":"1","journalAbbreviation":"Sci Rep","language":"en","license":"2024 The Author(s)","note":"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Human behaviour</w:delInstrText>
        </w:r>
        <w:r w:rsidR="00DC684C" w:rsidDel="001E325D">
          <w:rPr>
            <w:rFonts w:hint="eastAsia"/>
            <w:shd w:val="clear" w:color="auto" w:fill="FFFFFF"/>
          </w:rPr>
          <w:delInstrText>、</w:delInstrText>
        </w:r>
        <w:r w:rsidR="00DC684C" w:rsidDel="001E325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","call-number":"2","container-title":"PNAS Nexus","DOI":"10.1093/pnasnexus/pgae400","ISSN":"2752-6542","issue":"9","journalAbbreviation":"PNAS Nexus","language":"en","note":"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","call-number":"1","container-title":"Journal of Management Information Systems","DOI":"10.1080/07421222.2025.2487313","ISSN":"0742-1222","issue":"2","language":"en","note":"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GAI</w:delInstrText>
        </w:r>
        <w:r w:rsidR="00DC684C" w:rsidDel="001E325D">
          <w:rPr>
            <w:rFonts w:hint="eastAsia"/>
            <w:shd w:val="clear" w:color="auto" w:fill="FFFFFF"/>
          </w:rPr>
          <w:delInstrText>、</w:delInstrText>
        </w:r>
        <w:r w:rsidR="00DC684C" w:rsidDel="001E325D">
          <w:rPr>
            <w:shd w:val="clear" w:color="auto" w:fill="FFFFFF"/>
          </w:rPr>
          <w:delInstrText>knowledge seeking</w:delInstrText>
        </w:r>
        <w:r w:rsidR="00DC684C" w:rsidDel="001E325D">
          <w:rPr>
            <w:rFonts w:hint="eastAsia"/>
            <w:shd w:val="clear" w:color="auto" w:fill="FFFFFF"/>
          </w:rPr>
          <w:delInstrText>、</w:delInstrText>
        </w:r>
        <w:r w:rsidR="00DC684C" w:rsidDel="001E325D">
          <w:rPr>
            <w:shd w:val="clear" w:color="auto" w:fill="FFFFFF"/>
          </w:rPr>
          <w:delInstrText>commitment-based theory</w:delInstrText>
        </w:r>
        <w:r w:rsidR="00DC684C" w:rsidDel="001E325D">
          <w:rPr>
            <w:rFonts w:hint="eastAsia"/>
            <w:shd w:val="clear" w:color="auto" w:fill="FFFFFF"/>
          </w:rPr>
          <w:delInstrText>、</w:delInstrText>
        </w:r>
        <w:r w:rsidR="00DC684C" w:rsidDel="001E325D">
          <w:rPr>
            <w:shd w:val="clear" w:color="auto" w:fill="FFFFFF"/>
          </w:rPr>
          <w:delInstrText>GenAI</w:delInstrText>
        </w:r>
        <w:r w:rsidR="00DC684C" w:rsidDel="001E325D">
          <w:rPr>
            <w:rFonts w:hint="eastAsia"/>
            <w:shd w:val="clear" w:color="auto" w:fill="FFFFFF"/>
          </w:rPr>
          <w:delInstrText>、</w:delInstrText>
        </w:r>
        <w:r w:rsidR="00DC684C" w:rsidDel="001E325D">
          <w:rPr>
            <w:shd w:val="clear" w:color="auto" w:fill="FFFFFF"/>
          </w:rPr>
          <w:delInstrText>information foraging theory</w:delInstrText>
        </w:r>
        <w:r w:rsidR="00DC684C" w:rsidDel="001E325D">
          <w:rPr>
            <w:rFonts w:hint="eastAsia"/>
            <w:shd w:val="clear" w:color="auto" w:fill="FFFFFF"/>
          </w:rPr>
          <w:delInstrText>、</w:delInstrText>
        </w:r>
        <w:r w:rsidR="00DC684C" w:rsidDel="001E325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","call-number":"1 (CCF C)","container-title":"Information &amp; Management","DOI":"10.1016/j.im.2025.104178","ISSN":"0378-7206","issue":"6","journalAbbreviation":"Information &amp; Management","language":"en","note":"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ChatGPT</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Online knowledge exchange platforms</w:delInstrText>
        </w:r>
        <w:r w:rsidR="00DC684C" w:rsidDel="001E325D">
          <w:rPr>
            <w:rFonts w:hint="eastAsia"/>
            <w:shd w:val="clear" w:color="auto" w:fill="FFFFFF"/>
          </w:rPr>
          <w:delInstrText>、</w:delInstrText>
        </w:r>
        <w:r w:rsidR="00DC684C" w:rsidDel="001E325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DC684C" w:rsidDel="001E325D">
          <w:rPr>
            <w:rFonts w:hint="eastAsia"/>
            <w:shd w:val="clear" w:color="auto" w:fill="FFFFFF"/>
          </w:rPr>
          <w:delInstrText>undation of China [Grants 72188101 and 72595864]. Supplemental Material: The online appendix is available at https://doi.org/10.1287/isre.2023.0561.\n\n</w:delInstrText>
        </w:r>
        <w:r w:rsidR="00DC684C" w:rsidDel="001E325D">
          <w:rPr>
            <w:rFonts w:hint="eastAsia"/>
            <w:shd w:val="clear" w:color="auto" w:fill="FFFFFF"/>
          </w:rPr>
          <w:delInstrText>【摘要翻译】大语言模型</w:delInstrText>
        </w:r>
        <w:r w:rsidR="00DC684C" w:rsidDel="001E325D">
          <w:rPr>
            <w:rFonts w:hint="eastAsia"/>
            <w:shd w:val="clear" w:color="auto" w:fill="FFFFFF"/>
          </w:rPr>
          <w:delInstrText xml:space="preserve"> (LLMs)(</w:delInstrText>
        </w:r>
        <w:r w:rsidR="00DC684C" w:rsidDel="001E325D">
          <w:rPr>
            <w:rFonts w:hint="eastAsia"/>
            <w:shd w:val="clear" w:color="auto" w:fill="FFFFFF"/>
          </w:rPr>
          <w:delInstrText>如</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预计将显著重塑学习、技能获取和知识创造。它们对用户生成的知识共享问答</w:delInstrText>
        </w:r>
        <w:r w:rsidR="00DC684C" w:rsidDel="001E325D">
          <w:rPr>
            <w:rFonts w:hint="eastAsia"/>
            <w:shd w:val="clear" w:color="auto" w:fill="FFFFFF"/>
          </w:rPr>
          <w:delInstrText xml:space="preserve"> (Q&amp;A) </w:delInstrText>
        </w:r>
        <w:r w:rsidR="00DC684C" w:rsidDel="001E325D">
          <w:rPr>
            <w:rFonts w:hint="eastAsia"/>
            <w:shd w:val="clear" w:color="auto" w:fill="FFFFFF"/>
          </w:rPr>
          <w:delInstrText>平台的影响对</w:delInstrText>
        </w:r>
        <w:r w:rsidR="00DC684C" w:rsidDel="001E325D">
          <w:rPr>
            <w:rFonts w:hint="eastAsia"/>
            <w:shd w:val="clear" w:color="auto" w:fill="FFFFFF"/>
          </w:rPr>
          <w:delInstrText xml:space="preserve"> Q&amp;A </w:delInstrText>
        </w:r>
        <w:r w:rsidR="00DC684C" w:rsidDel="001E325D">
          <w:rPr>
            <w:rFonts w:hint="eastAsia"/>
            <w:shd w:val="clear" w:color="auto" w:fill="FFFFFF"/>
          </w:rPr>
          <w:delInstrText>平台和</w:delInstrText>
        </w:r>
        <w:r w:rsidR="00DC684C" w:rsidDel="001E325D">
          <w:rPr>
            <w:rFonts w:hint="eastAsia"/>
            <w:shd w:val="clear" w:color="auto" w:fill="FFFFFF"/>
          </w:rPr>
          <w:delInstrText xml:space="preserve"> LLMs </w:delInstrText>
        </w:r>
        <w:r w:rsidR="00DC684C" w:rsidDel="001E325D">
          <w:rPr>
            <w:rFonts w:hint="eastAsia"/>
            <w:shd w:val="clear" w:color="auto" w:fill="FFFFFF"/>
          </w:rPr>
          <w:delInstrText>的比较价值和未来协同演化以及</w:delInstrText>
        </w:r>
        <w:r w:rsidR="00DC684C" w:rsidDel="001E325D">
          <w:rPr>
            <w:rFonts w:hint="eastAsia"/>
            <w:shd w:val="clear" w:color="auto" w:fill="FFFFFF"/>
          </w:rPr>
          <w:delInstrText xml:space="preserve"> LLMs </w:delInstrText>
        </w:r>
        <w:r w:rsidR="00DC684C" w:rsidDel="001E325D">
          <w:rPr>
            <w:rFonts w:hint="eastAsia"/>
            <w:shd w:val="clear" w:color="auto" w:fill="FFFFFF"/>
          </w:rPr>
          <w:delInstrText>的未来学习具有重要意义。通过多种实证设计，我们估计</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的推出导致</w:delInstrText>
        </w:r>
        <w:r w:rsidR="00DC684C" w:rsidDel="001E325D">
          <w:rPr>
            <w:rFonts w:hint="eastAsia"/>
            <w:shd w:val="clear" w:color="auto" w:fill="FFFFFF"/>
          </w:rPr>
          <w:delInstrText xml:space="preserve"> Stack Overflow </w:delInstrText>
        </w:r>
        <w:r w:rsidR="00DC684C" w:rsidDel="001E325D">
          <w:rPr>
            <w:rFonts w:hint="eastAsia"/>
            <w:shd w:val="clear" w:color="auto" w:fill="FFFFFF"/>
          </w:rPr>
          <w:delInstrText>上发布的问题数量平均减少了</w:delInstrText>
        </w:r>
        <w:r w:rsidR="00DC684C" w:rsidDel="001E325D">
          <w:rPr>
            <w:rFonts w:hint="eastAsia"/>
            <w:shd w:val="clear" w:color="auto" w:fill="FFFFFF"/>
          </w:rPr>
          <w:delInstrText xml:space="preserve"> 14.09%</w:delInstrText>
        </w:r>
        <w:r w:rsidR="00DC684C" w:rsidDel="001E325D">
          <w:rPr>
            <w:rFonts w:hint="eastAsia"/>
            <w:shd w:val="clear" w:color="auto" w:fill="FFFFFF"/>
          </w:rPr>
          <w:delInstrText>，这种影响随着时间的推移而加剧，到</w:delInstrText>
        </w:r>
        <w:r w:rsidR="00DC684C" w:rsidDel="001E325D">
          <w:rPr>
            <w:rFonts w:hint="eastAsia"/>
            <w:shd w:val="clear" w:color="auto" w:fill="FFFFFF"/>
          </w:rPr>
          <w:delInstrText xml:space="preserve"> 2023 </w:delInstrText>
        </w:r>
        <w:r w:rsidR="00DC684C" w:rsidDel="001E325D">
          <w:rPr>
            <w:rFonts w:hint="eastAsia"/>
            <w:shd w:val="clear" w:color="auto" w:fill="FFFFFF"/>
          </w:rPr>
          <w:delInstrText>年</w:delInstrText>
        </w:r>
        <w:r w:rsidR="00DC684C" w:rsidDel="001E325D">
          <w:rPr>
            <w:rFonts w:hint="eastAsia"/>
            <w:shd w:val="clear" w:color="auto" w:fill="FFFFFF"/>
          </w:rPr>
          <w:delInstrText xml:space="preserve"> 5 </w:delInstrText>
        </w:r>
        <w:r w:rsidR="00DC684C" w:rsidDel="001E325D">
          <w:rPr>
            <w:rFonts w:hint="eastAsia"/>
            <w:shd w:val="clear" w:color="auto" w:fill="FFFFFF"/>
          </w:rPr>
          <w:delInstrText>月达到</w:delInstrText>
        </w:r>
        <w:r w:rsidR="00DC684C" w:rsidDel="001E325D">
          <w:rPr>
            <w:rFonts w:hint="eastAsia"/>
            <w:shd w:val="clear" w:color="auto" w:fill="FFFFFF"/>
          </w:rPr>
          <w:delInstrText xml:space="preserve"> 27.88% </w:delInstrText>
        </w:r>
        <w:r w:rsidR="00DC684C" w:rsidDel="001E325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DC684C" w:rsidDel="001E325D">
          <w:rPr>
            <w:rFonts w:hint="eastAsia"/>
            <w:shd w:val="clear" w:color="auto" w:fill="FFFFFF"/>
          </w:rPr>
          <w:delInstrText xml:space="preserve">:(1) ChatGPT </w:delInstrText>
        </w:r>
        <w:r w:rsidR="00DC684C" w:rsidDel="001E325D">
          <w:rPr>
            <w:rFonts w:hint="eastAsia"/>
            <w:shd w:val="clear" w:color="auto" w:fill="FFFFFF"/>
          </w:rPr>
          <w:delInstrText>的不均衡替代，其中更简单、中等到低质量的问题更容易消失</w:delInstrText>
        </w:r>
        <w:r w:rsidR="00DC684C" w:rsidDel="001E325D">
          <w:rPr>
            <w:rFonts w:hint="eastAsia"/>
            <w:shd w:val="clear" w:color="auto" w:fill="FFFFFF"/>
          </w:rPr>
          <w:delInstrText xml:space="preserve">;(2) </w:delInstrText>
        </w:r>
        <w:r w:rsidR="00DC684C" w:rsidDel="001E325D">
          <w:rPr>
            <w:rFonts w:hint="eastAsia"/>
            <w:shd w:val="clear" w:color="auto" w:fill="FFFFFF"/>
          </w:rPr>
          <w:delInstrText>在考虑数量减少后直接提高质量，表明</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DC684C" w:rsidDel="001E325D">
          <w:rPr>
            <w:rFonts w:hint="eastAsia"/>
            <w:shd w:val="clear" w:color="auto" w:fill="FFFFFF"/>
          </w:rPr>
          <w:delInstrText>;</w:delInstrText>
        </w:r>
        <w:r w:rsidR="00DC684C" w:rsidDel="001E325D">
          <w:rPr>
            <w:rFonts w:hint="eastAsia"/>
            <w:shd w:val="clear" w:color="auto" w:fill="FFFFFF"/>
          </w:rPr>
          <w:delInstrText>用户保留率和新用户获取率都显著下降</w:delInstrText>
        </w:r>
        <w:r w:rsidR="00DC684C" w:rsidDel="001E325D">
          <w:rPr>
            <w:rFonts w:hint="eastAsia"/>
            <w:shd w:val="clear" w:color="auto" w:fill="FFFFFF"/>
          </w:rPr>
          <w:delInstrText>;</w:delInstrText>
        </w:r>
        <w:r w:rsidR="00DC684C" w:rsidDel="001E325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DC684C" w:rsidDel="001E325D">
          <w:rPr>
            <w:rFonts w:hint="eastAsia"/>
            <w:shd w:val="clear" w:color="auto" w:fill="FFFFFF"/>
          </w:rPr>
          <w:delInstrText>;</w:delInstrText>
        </w:r>
        <w:r w:rsidR="00DC684C" w:rsidDel="001E325D">
          <w:rPr>
            <w:rFonts w:hint="eastAsia"/>
            <w:shd w:val="clear" w:color="auto" w:fill="FFFFFF"/>
          </w:rPr>
          <w:delInstrText>助理编辑陈建清。资金：薛建清获得上海金融经济大学中央大学基础研究基金的支持。王立军获得中国国家自然科学基金会的支持</w:delInstrText>
        </w:r>
        <w:r w:rsidR="00DC684C" w:rsidDel="001E325D">
          <w:rPr>
            <w:rFonts w:hint="eastAsia"/>
            <w:shd w:val="clear" w:color="auto" w:fill="FFFFFF"/>
          </w:rPr>
          <w:delInstrText xml:space="preserve"> [</w:delInstrText>
        </w:r>
        <w:r w:rsidR="00DC684C" w:rsidDel="001E325D">
          <w:rPr>
            <w:rFonts w:hint="eastAsia"/>
            <w:shd w:val="clear" w:color="auto" w:fill="FFFFFF"/>
          </w:rPr>
          <w:delInstrText>资助金额</w:delInstrText>
        </w:r>
        <w:r w:rsidR="00DC684C" w:rsidDel="001E325D">
          <w:rPr>
            <w:rFonts w:hint="eastAsia"/>
            <w:shd w:val="clear" w:color="auto" w:fill="FFFFFF"/>
          </w:rPr>
          <w:delInstrText xml:space="preserve"> 72301259]</w:delInstrText>
        </w:r>
        <w:r w:rsidR="00DC684C" w:rsidDel="001E325D">
          <w:rPr>
            <w:rFonts w:hint="eastAsia"/>
            <w:shd w:val="clear" w:color="auto" w:fill="FFFFFF"/>
          </w:rPr>
          <w:delInstrText>。李建清获得中国国家自然科学基础的支持</w:delInstrText>
        </w:r>
        <w:r w:rsidR="00DC684C" w:rsidDel="001E325D">
          <w:rPr>
            <w:rFonts w:hint="eastAsia"/>
            <w:shd w:val="clear" w:color="auto" w:fill="FFFFFF"/>
          </w:rPr>
          <w:delInstrText xml:space="preserve"> [</w:delInstrText>
        </w:r>
        <w:r w:rsidR="00DC684C" w:rsidDel="001E325D">
          <w:rPr>
            <w:rFonts w:hint="eastAsia"/>
            <w:shd w:val="clear" w:color="auto" w:fill="FFFFFF"/>
          </w:rPr>
          <w:delInstrText>资助金额</w:delInstrText>
        </w:r>
        <w:r w:rsidR="00DC684C" w:rsidDel="001E325D">
          <w:rPr>
            <w:rFonts w:hint="eastAsia"/>
            <w:shd w:val="clear" w:color="auto" w:fill="FFFFFF"/>
          </w:rPr>
          <w:delInstrText xml:space="preserve"> 72188101 </w:delInstrText>
        </w:r>
        <w:r w:rsidR="00DC684C" w:rsidDel="001E325D">
          <w:rPr>
            <w:rFonts w:hint="eastAsia"/>
            <w:shd w:val="clear" w:color="auto" w:fill="FFFFFF"/>
          </w:rPr>
          <w:delInstrText>和</w:delInstrText>
        </w:r>
        <w:r w:rsidR="00DC684C" w:rsidDel="001E325D">
          <w:rPr>
            <w:rFonts w:hint="eastAsia"/>
            <w:shd w:val="clear" w:color="auto" w:fill="FFFFFF"/>
          </w:rPr>
          <w:delInstrText xml:space="preserve"> 72595864]</w:delInstrText>
        </w:r>
        <w:r w:rsidR="00DC684C" w:rsidDel="001E325D">
          <w:rPr>
            <w:rFonts w:hint="eastAsia"/>
            <w:shd w:val="clear" w:color="auto" w:fill="FFFFFF"/>
          </w:rPr>
          <w:delInstrText>。补充资料：在线附录可访问</w:delInstrText>
        </w:r>
        <w:r w:rsidR="00DC684C" w:rsidDel="001E325D">
          <w:rPr>
            <w:rFonts w:hint="eastAsia"/>
            <w:shd w:val="clear" w:color="auto" w:fill="FFFFFF"/>
          </w:rPr>
          <w:delInstrText xml:space="preserve"> https://doi.org/10.1287/isre.2023.0561</w:delInstrText>
        </w:r>
        <w:r w:rsidR="00DC684C" w:rsidDel="001E325D">
          <w:rPr>
            <w:rFonts w:hint="eastAsia"/>
            <w:shd w:val="clear" w:color="auto" w:fill="FFFFFF"/>
          </w:rPr>
          <w:delInstrText>。</w:delInstrText>
        </w:r>
        <w:r w:rsidR="00DC684C" w:rsidDel="001E325D">
          <w:rPr>
            <w:rFonts w:hint="eastAsia"/>
            <w:shd w:val="clear" w:color="auto" w:fill="FFFFFF"/>
          </w:rPr>
          <w:delInstrText>","call-number":"1","container-title":"Information Systems Research","DOI"</w:delInstrText>
        </w:r>
        <w:r w:rsidR="00DC684C" w:rsidDel="001E325D">
          <w:rPr>
            <w:shd w:val="clear" w:color="auto" w:fill="FFFFFF"/>
          </w:rPr>
          <w:delInstrText>:"10.1287/isre.2023.0561","ISSN":"1047-7047","language":"en","note":"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large language models</w:delInstrText>
        </w:r>
        <w:r w:rsidR="00DC684C" w:rsidDel="001E325D">
          <w:rPr>
            <w:rFonts w:hint="eastAsia"/>
            <w:shd w:val="clear" w:color="auto" w:fill="FFFFFF"/>
          </w:rPr>
          <w:delInstrText>、</w:delInstrText>
        </w:r>
        <w:r w:rsidR="00DC684C" w:rsidDel="001E325D">
          <w:rPr>
            <w:shd w:val="clear" w:color="auto" w:fill="FFFFFF"/>
          </w:rPr>
          <w:delInstrText>ChatGPT</w:delInstrText>
        </w:r>
        <w:r w:rsidR="00DC684C" w:rsidDel="001E325D">
          <w:rPr>
            <w:rFonts w:hint="eastAsia"/>
            <w:shd w:val="clear" w:color="auto" w:fill="FFFFFF"/>
          </w:rPr>
          <w:delInstrText>、</w:delInstrText>
        </w:r>
        <w:r w:rsidR="00DC684C" w:rsidDel="001E325D">
          <w:rPr>
            <w:shd w:val="clear" w:color="auto" w:fill="FFFFFF"/>
          </w:rPr>
          <w:delInstrText>Q&amp;A platform</w:delInstrText>
        </w:r>
        <w:r w:rsidR="00DC684C" w:rsidDel="001E325D">
          <w:rPr>
            <w:rFonts w:hint="eastAsia"/>
            <w:shd w:val="clear" w:color="auto" w:fill="FFFFFF"/>
          </w:rPr>
          <w:delInstrText>、</w:delInstrText>
        </w:r>
        <w:r w:rsidR="00DC684C" w:rsidDel="001E325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del>
      <w:ins w:id="117" w:author="Dylan CHEN" w:date="2026-08-28T22:42:00Z" w16du:dateUtc="2026-08-28T14:42:00Z">
        <w:del w:id="118" w:author="Prof. LIU Ben" w:date="2026-08-30T02:46:00Z" w16du:dateUtc="2026-08-29T18:46:00Z">
          <w:r w:rsidR="002E37FE" w:rsidRPr="0022223D" w:rsidDel="001E325D">
            <w:rPr>
              <w:shd w:val="clear" w:color="auto" w:fill="FFFFFF"/>
            </w:rPr>
            <w:fldChar w:fldCharType="separate"/>
          </w:r>
          <w:r w:rsidR="002E37FE" w:rsidDel="001E325D">
            <w:delText>(Burtch et al. 2024; Quinn &amp; Gutt 2025; del Rio-Chanona et al. 2024; Sanatizadeh et al. 2025; Xue et al. 2026)</w:delText>
          </w:r>
          <w:r w:rsidR="002E37FE" w:rsidRPr="0022223D" w:rsidDel="001E325D">
            <w:rPr>
              <w:shd w:val="clear" w:color="auto" w:fill="FFFFFF"/>
            </w:rPr>
            <w:fldChar w:fldCharType="end"/>
          </w:r>
        </w:del>
      </w:ins>
      <w:del w:id="119" w:author="Prof. LIU Ben" w:date="2026-08-30T02:46:00Z" w16du:dateUtc="2026-08-29T18:46:00Z">
        <w:r w:rsidRPr="000B36F7" w:rsidDel="001E325D">
          <w:delText>(del Rio-Chanona et al. 2024; Sanatizadeh et al. 2025). This logic is coherent, and it fits the aggregate declines observed after ChatGPT</w:delText>
        </w:r>
        <w:r w:rsidDel="001E325D">
          <w:delText>’</w:delText>
        </w:r>
        <w:r w:rsidRPr="000B36F7" w:rsidDel="001E325D">
          <w:delText xml:space="preserve">s release. However, it was developed on external GenAI, and it can predict only decline. It offers no route by which the arrival of an AI answer could lead a human to contribute more. </w:delText>
        </w:r>
        <w:r w:rsidR="007232A8" w:rsidDel="001E325D">
          <w:fldChar w:fldCharType="begin"/>
        </w:r>
        <w:r w:rsidR="00DC684C" w:rsidDel="001E325D">
          <w:del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delInstrText>
        </w:r>
        <w:r w:rsidR="00DC684C" w:rsidDel="001E325D">
          <w:rPr>
            <w:rFonts w:hint="eastAsia"/>
          </w:rPr>
          <w:delInstrText xml:space="preserve">ation in knowledge generation and dissemination, adding to the burgeoning body of work on how generative AI influences human knowledge sharing.  </w:delInstrText>
        </w:r>
        <w:r w:rsidR="00DC684C" w:rsidDel="001E325D">
          <w:rPr>
            <w:rFonts w:hint="eastAsia"/>
          </w:rPr>
          <w:delInstrText>生成式人工智能（</w:delInstrText>
        </w:r>
        <w:r w:rsidR="00DC684C" w:rsidDel="001E325D">
          <w:rPr>
            <w:rFonts w:hint="eastAsia"/>
          </w:rPr>
          <w:delInstrText>GI</w:delInstrText>
        </w:r>
        <w:r w:rsidR="00DC684C" w:rsidDel="001E325D">
          <w:rPr>
            <w:rFonts w:hint="eastAsia"/>
          </w:rPr>
          <w:del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delInstrText>
        </w:r>
        <w:r w:rsidR="00DC684C" w:rsidDel="001E325D">
          <w:rPr>
            <w:rFonts w:hint="eastAsia"/>
          </w:rPr>
          <w:delInstrText xml:space="preserve"> </w:delInstrText>
        </w:r>
        <w:r w:rsidR="00DC684C" w:rsidDel="001E325D">
          <w:rPr>
            <w:rFonts w:hint="eastAsia"/>
          </w:rPr>
          <w:delInstrText>我们的研究突显了整合生成式人工智能以激励人类参与知识创造和传播的潜力，进一步丰富了关于生成式人工智能如何影响人类知识共享的研究成果。</w:delInstrText>
        </w:r>
        <w:r w:rsidR="00DC684C" w:rsidDel="001E325D">
          <w:rPr>
            <w:rFonts w:hint="eastAsia"/>
          </w:rPr>
          <w:delInstrText xml:space="preserve">","archive_location":"6 </w:delInstrText>
        </w:r>
        <w:r w:rsidR="00DC684C" w:rsidDel="001E325D">
          <w:rPr>
            <w:rFonts w:ascii="Apple Color Emoji" w:hAnsi="Apple Color Emoji" w:cs="Apple Color Emoji"/>
          </w:rPr>
          <w:delInstrText>📊</w:delInstrText>
        </w:r>
        <w:r w:rsidR="00DC684C" w:rsidDel="001E325D">
          <w:rPr>
            <w:rFonts w:hint="eastAsia"/>
          </w:rPr>
          <w:delInstrText>","DOI":"10.2139/ssrn.4628786","genre":"SS</w:delInstrText>
        </w:r>
        <w:r w:rsidR="00DC684C" w:rsidDel="001E325D">
          <w:delInstrText>RN Scholarly Paper","language":"en","note":"</w:delInstrText>
        </w:r>
        <w:r w:rsidR="00DC684C" w:rsidDel="001E325D">
          <w:rPr>
            <w:rFonts w:ascii="Apple Color Emoji" w:hAnsi="Apple Color Emoji" w:cs="Apple Color Emoji"/>
          </w:rPr>
          <w:delInstrText>🏷️</w:delInstrText>
        </w:r>
        <w:r w:rsidR="00DC684C" w:rsidDel="001E325D">
          <w:delInstrText xml:space="preserve"> /reading</w:delInstrText>
        </w:r>
        <w:r w:rsidR="00DC684C" w:rsidDel="001E325D">
          <w:rPr>
            <w:rFonts w:hint="eastAsia"/>
          </w:rPr>
          <w:delInstrText>、</w:delInstrText>
        </w:r>
        <w:r w:rsidR="00DC684C" w:rsidDel="001E325D">
          <w:delInstrText>generative AI</w:delInstrText>
        </w:r>
        <w:r w:rsidR="00DC684C" w:rsidDel="001E325D">
          <w:rPr>
            <w:rFonts w:hint="eastAsia"/>
          </w:rPr>
          <w:delInstrText>、</w:delInstrText>
        </w:r>
        <w:r w:rsidR="00DC684C" w:rsidDel="001E325D">
          <w:delInstrText>natural experiment</w:delInstrText>
        </w:r>
        <w:r w:rsidR="00DC684C" w:rsidDel="001E325D">
          <w:rPr>
            <w:rFonts w:hint="eastAsia"/>
          </w:rPr>
          <w:delInstrText>、</w:delInstrText>
        </w:r>
        <w:r w:rsidR="00DC684C" w:rsidDel="001E325D">
          <w:delInstrText>knowledge sharing</w:delInstrText>
        </w:r>
        <w:r w:rsidR="00DC684C" w:rsidDel="001E325D">
          <w:rPr>
            <w:rFonts w:hint="eastAsia"/>
          </w:rPr>
          <w:delInstrText>、</w:delInstrText>
        </w:r>
        <w:r w:rsidR="00DC684C" w:rsidDel="001E325D">
          <w:delInstrText>Q&amp;A platform</w:delInstrText>
        </w:r>
        <w:r w:rsidR="00DC684C" w:rsidDel="001E325D">
          <w:rPr>
            <w:rFonts w:hint="eastAsia"/>
          </w:rPr>
          <w:delInstrText>、</w:delInstrText>
        </w:r>
        <w:r w:rsidR="00DC684C" w:rsidDel="001E325D">
          <w:delInstrText>randomized experiment</w:delInstrText>
        </w:r>
        <w:r w:rsidR="00DC684C" w:rsidDel="001E325D">
          <w:rPr>
            <w:rFonts w:hint="eastAsia"/>
          </w:rPr>
          <w:delInstrText>、</w:delInstrText>
        </w:r>
        <w:r w:rsidR="00DC684C" w:rsidDel="001E325D">
          <w:delInstrText>AI-human interaction</w:delInstrText>
        </w:r>
        <w:r w:rsidR="00DC684C" w:rsidDel="001E325D">
          <w:rPr>
            <w:rFonts w:hint="eastAsia"/>
          </w:rPr>
          <w:delInstrText>、</w:delInstrText>
        </w:r>
        <w:r w:rsidR="00DC684C" w:rsidDel="001E325D">
          <w:rPr>
            <w:rFonts w:ascii="Apple Color Emoji" w:hAnsi="Apple Color Emoji" w:cs="Apple Color Emoji"/>
          </w:rPr>
          <w:delInstrText>🤖️</w:delInstrText>
        </w:r>
        <w:r w:rsidR="00DC684C" w:rsidDel="001E325D">
          <w:del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delInstrText>
        </w:r>
        <w:r w:rsidR="007232A8" w:rsidDel="001E325D">
          <w:fldChar w:fldCharType="separate"/>
        </w:r>
        <w:r w:rsidR="007232A8" w:rsidDel="001E325D">
          <w:rPr>
            <w:noProof/>
          </w:rPr>
          <w:delText xml:space="preserve">(Su et al. </w:delText>
        </w:r>
      </w:del>
      <w:ins w:id="120" w:author="Dylan CHEN" w:date="2026-08-27T15:36:00Z" w16du:dateUtc="2026-08-27T07:36:00Z">
        <w:del w:id="121" w:author="Prof. LIU Ben" w:date="2026-08-30T02:46:00Z" w16du:dateUtc="2026-08-29T18:46:00Z">
          <w:r w:rsidR="007232A8" w:rsidDel="001E325D">
            <w:rPr>
              <w:rFonts w:hint="eastAsia"/>
              <w:noProof/>
            </w:rPr>
            <w:delText>(</w:delText>
          </w:r>
        </w:del>
      </w:ins>
      <w:del w:id="122" w:author="Prof. LIU Ben" w:date="2026-08-30T02:46:00Z" w16du:dateUtc="2026-08-29T18:46:00Z">
        <w:r w:rsidR="007232A8" w:rsidDel="001E325D">
          <w:rPr>
            <w:noProof/>
          </w:rPr>
          <w:delText>2025)</w:delText>
        </w:r>
        <w:r w:rsidR="007232A8" w:rsidDel="001E325D">
          <w:fldChar w:fldCharType="end"/>
        </w:r>
        <w:r w:rsidRPr="000B36F7" w:rsidDel="001E325D">
          <w:delText xml:space="preserve">Su et al. (2025), by contrast, </w:delText>
        </w:r>
        <w:r w:rsidDel="001E325D">
          <w:rPr>
            <w:rFonts w:hint="eastAsia"/>
          </w:rPr>
          <w:delText>investigate</w:delText>
        </w:r>
        <w:r w:rsidRPr="000B36F7" w:rsidDel="001E325D">
          <w:delText xml:space="preserve"> an internal</w:delText>
        </w:r>
        <w:r w:rsidDel="001E325D">
          <w:rPr>
            <w:rFonts w:hint="eastAsia"/>
          </w:rPr>
          <w:delText xml:space="preserve"> Gen</w:delText>
        </w:r>
        <w:r w:rsidRPr="000B36F7" w:rsidDel="001E325D">
          <w:delText>AI answerer, the same class of intervention we examine, and find that human contributions rose in both number and length. The</w:delText>
        </w:r>
        <w:r w:rsidDel="001E325D">
          <w:rPr>
            <w:rFonts w:hint="eastAsia"/>
          </w:rPr>
          <w:delText xml:space="preserve"> prevailing</w:delText>
        </w:r>
        <w:r w:rsidRPr="000B36F7" w:rsidDel="001E325D">
          <w:delText xml:space="preserve"> logic and the one internal precedent thus disagree, and neither the external-tool literature nor a single internal study </w:delText>
        </w:r>
        <w:r w:rsidDel="001E325D">
          <w:rPr>
            <w:rFonts w:hint="eastAsia"/>
          </w:rPr>
          <w:delText>provides</w:delText>
        </w:r>
        <w:r w:rsidRPr="000B36F7" w:rsidDel="001E325D">
          <w:delText xml:space="preserve"> a framework that explains when each outcome should occur.</w:delText>
        </w:r>
      </w:del>
    </w:p>
    <w:p w14:paraId="29B23F23" w14:textId="6DA00084" w:rsidR="00B369E9" w:rsidRPr="00D2526D" w:rsidDel="001E325D" w:rsidRDefault="00B369E9" w:rsidP="00D2526D">
      <w:pPr>
        <w:pStyle w:val="Paragraph0"/>
        <w:rPr>
          <w:del w:id="123" w:author="Prof. LIU Ben" w:date="2026-08-30T02:46:00Z" w16du:dateUtc="2026-08-29T18:46:00Z"/>
        </w:rPr>
      </w:pPr>
      <w:del w:id="124" w:author="Prof. LIU Ben" w:date="2026-08-30T02:46:00Z" w16du:dateUtc="2026-08-29T18:46:00Z">
        <w:r w:rsidRPr="00D2526D" w:rsidDel="001E325D">
          <w:delText xml:space="preserve">We therefore ask how a labeled, platform-provided AI </w:delText>
        </w:r>
        <w:r w:rsidDel="001E325D">
          <w:rPr>
            <w:rFonts w:hint="eastAsia"/>
          </w:rPr>
          <w:delText>answer</w:delText>
        </w:r>
        <w:r w:rsidRPr="00D2526D" w:rsidDel="001E325D">
          <w:delText xml:space="preserve"> affects human contribution. We separate this into two concrete decisions. First, does a contributor choose to answer a question the AI has already addressed, which we call the </w:delText>
        </w:r>
        <w:r w:rsidDel="001E325D">
          <w:delText>“</w:delText>
        </w:r>
        <w:r w:rsidRPr="00D2526D" w:rsidDel="001E325D">
          <w:delText>entry</w:delText>
        </w:r>
        <w:r w:rsidDel="001E325D">
          <w:delText>”</w:delText>
        </w:r>
        <w:r w:rsidRPr="00D2526D" w:rsidDel="001E325D">
          <w:delText xml:space="preserve"> decision? Second, </w:delText>
        </w:r>
        <w:r w:rsidDel="001E325D">
          <w:rPr>
            <w:rFonts w:hint="eastAsia"/>
          </w:rPr>
          <w:delText>after a user decides to</w:delText>
        </w:r>
        <w:r w:rsidRPr="00D2526D" w:rsidDel="001E325D">
          <w:delText xml:space="preserve"> answer, how much effort does the contributor invest, which we call the </w:delText>
        </w:r>
        <w:r w:rsidDel="001E325D">
          <w:delText>“</w:delText>
        </w:r>
        <w:r w:rsidRPr="00D2526D" w:rsidDel="001E325D">
          <w:delText>quality</w:delText>
        </w:r>
        <w:r w:rsidDel="001E325D">
          <w:delText>”</w:delText>
        </w:r>
        <w:r w:rsidRPr="00D2526D" w:rsidDel="001E325D">
          <w:delText xml:space="preserve"> decision? We use the labels entry and quality throughout.</w:delText>
        </w:r>
      </w:del>
    </w:p>
    <w:p w14:paraId="362CF33D" w14:textId="04D796C9" w:rsidR="00B369E9" w:rsidRPr="00D2526D" w:rsidDel="001E325D" w:rsidRDefault="00B369E9" w:rsidP="00D2526D">
      <w:pPr>
        <w:pStyle w:val="Paragraph0"/>
        <w:rPr>
          <w:del w:id="125" w:author="Prof. LIU Ben" w:date="2026-08-30T02:46:00Z" w16du:dateUtc="2026-08-29T18:46:00Z"/>
        </w:rPr>
      </w:pPr>
      <w:del w:id="126" w:author="Prof. LIU Ben" w:date="2026-08-30T02:46:00Z" w16du:dateUtc="2026-08-29T18:46:00Z">
        <w:r w:rsidRPr="00D2526D" w:rsidDel="001E325D">
          <w:delText xml:space="preserve">Our central argument is that the effect of an AI answer cannot be summarized by a single quantity, because the presence of an AI answer is not a single condition. We adopt a competition lens </w:delText>
        </w:r>
      </w:del>
      <w:ins w:id="127" w:author="Dylan CHEN" w:date="2026-08-28T23:25:00Z" w16du:dateUtc="2026-08-28T15:25:00Z">
        <w:del w:id="128" w:author="Prof. LIU Ben" w:date="2026-08-30T02:46:00Z" w16du:dateUtc="2026-08-29T18:46:00Z">
          <w:r w:rsidR="00C93011" w:rsidDel="001E325D">
            <w:fldChar w:fldCharType="begin"/>
          </w:r>
          <w:r w:rsidR="00C93011" w:rsidDel="001E325D">
            <w:del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C93011" w:rsidDel="001E325D">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C93011" w:rsidDel="001E325D">
            <w:rPr>
              <w:rFonts w:hint="eastAsia"/>
            </w:rPr>
            <w:delInstrText>本文研究竞争紧张度，即目标企业与其特定竞争对手之间的紧张关系，这种紧张关系可能导致目标企业采取行动对抗竞争对手。基于认知</w:delInstrText>
          </w:r>
          <w:r w:rsidR="00C93011" w:rsidDel="001E325D">
            <w:rPr>
              <w:rFonts w:hint="eastAsia"/>
            </w:rPr>
            <w:delInstrText>-</w:delInstrText>
          </w:r>
          <w:r w:rsidR="00C93011" w:rsidDel="001E325D">
            <w:rPr>
              <w:rFonts w:hint="eastAsia"/>
            </w:rPr>
            <w:delInstrText>动机</w:delInstrText>
          </w:r>
          <w:r w:rsidR="00C93011" w:rsidDel="001E325D">
            <w:rPr>
              <w:rFonts w:hint="eastAsia"/>
            </w:rPr>
            <w:delInstrText>-</w:delInstrText>
          </w:r>
          <w:r w:rsidR="00C93011" w:rsidDel="001E325D">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C93011" w:rsidDel="001E325D">
            <w:rPr>
              <w:rFonts w:hint="eastAsia"/>
            </w:rPr>
            <w:delInstrText xml:space="preserve">","archive_location":"491 </w:delInstrText>
          </w:r>
          <w:r w:rsidR="00C93011" w:rsidDel="001E325D">
            <w:rPr>
              <w:rFonts w:ascii="Apple Color Emoji" w:hAnsi="Apple Color Emoji" w:cs="Apple Color Emoji"/>
            </w:rPr>
            <w:delInstrText>📊</w:delInstrText>
          </w:r>
          <w:r w:rsidR="00C93011" w:rsidDel="001E325D">
            <w:rPr>
              <w:rFonts w:hint="eastAsia"/>
            </w:rPr>
            <w:delInstrText>","call-number":"1","container-title":"Academy of Management Journal","DOI"</w:delInstrText>
          </w:r>
          <w:r w:rsidR="00C93011" w:rsidDel="001E325D">
            <w:delInstrText>:"10.5465/amj.2007.24162081","ISSN":"0001-4273","issue":"1","journalAbbreviation":"AMJ","language":"en","note":"</w:delInstrText>
          </w:r>
          <w:r w:rsidR="00C93011" w:rsidDel="001E325D">
            <w:rPr>
              <w:rFonts w:ascii="Apple Color Emoji" w:hAnsi="Apple Color Emoji" w:cs="Apple Color Emoji"/>
            </w:rPr>
            <w:delInstrText>🏷️</w:delInstrText>
          </w:r>
          <w:r w:rsidR="00C93011" w:rsidDel="001E325D">
            <w:delInstrText xml:space="preserve"> /unread</w:delInstrText>
          </w:r>
          <w:r w:rsidR="00C93011" w:rsidDel="001E325D">
            <w:rPr>
              <w:rFonts w:hint="eastAsia"/>
            </w:rPr>
            <w:delInstrText>、</w:delInstrText>
          </w:r>
          <w:r w:rsidR="00C93011" w:rsidDel="001E325D">
            <w:delInstrText>COMPETITION</w:delInstrText>
          </w:r>
          <w:r w:rsidR="00C93011" w:rsidDel="001E325D">
            <w:rPr>
              <w:rFonts w:hint="eastAsia"/>
            </w:rPr>
            <w:delInstrText>、</w:delInstrText>
          </w:r>
          <w:r w:rsidR="00C93011" w:rsidDel="001E325D">
            <w:delInstrText>MANAGEMENT</w:delInstrText>
          </w:r>
          <w:r w:rsidR="00C93011" w:rsidDel="001E325D">
            <w:rPr>
              <w:rFonts w:hint="eastAsia"/>
            </w:rPr>
            <w:delInstrText>、</w:delInstrText>
          </w:r>
          <w:r w:rsidR="00C93011" w:rsidDel="001E325D">
            <w:delInstrText>BUSINESS enterprises</w:delInstrText>
          </w:r>
          <w:r w:rsidR="00C93011" w:rsidDel="001E325D">
            <w:rPr>
              <w:rFonts w:hint="eastAsia"/>
            </w:rPr>
            <w:delInstrText>、</w:delInstrText>
          </w:r>
          <w:r w:rsidR="00C93011" w:rsidDel="001E325D">
            <w:delInstrText>COMMERCE</w:delInstrText>
          </w:r>
          <w:r w:rsidR="00C93011" w:rsidDel="001E325D">
            <w:rPr>
              <w:rFonts w:hint="eastAsia"/>
            </w:rPr>
            <w:delInstrText>、</w:delInstrText>
          </w:r>
          <w:r w:rsidR="00C93011" w:rsidDel="001E325D">
            <w:delInstrText>DATA analysis</w:delInstrText>
          </w:r>
          <w:r w:rsidR="00C93011" w:rsidDel="001E325D">
            <w:rPr>
              <w:rFonts w:hint="eastAsia"/>
            </w:rPr>
            <w:delInstrText>、</w:delInstrText>
          </w:r>
          <w:r w:rsidR="00C93011" w:rsidDel="001E325D">
            <w:delInstrText>MOTIVATION (Psychology)</w:delInstrText>
          </w:r>
          <w:r w:rsidR="00C93011" w:rsidDel="001E325D">
            <w:rPr>
              <w:rFonts w:hint="eastAsia"/>
            </w:rPr>
            <w:delInstrText>、</w:delInstrText>
          </w:r>
          <w:r w:rsidR="00C93011" w:rsidDel="001E325D">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C93011" w:rsidDel="001E325D">
            <w:rPr>
              <w:rFonts w:hint="eastAsia"/>
            </w:rPr>
            <w:delInstrText>—</w:delInstrText>
          </w:r>
          <w:r w:rsidR="00C93011" w:rsidDel="001E325D">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93011" w:rsidDel="001E325D">
            <w:rPr>
              <w:rFonts w:ascii="Apple Color Emoji" w:hAnsi="Apple Color Emoji" w:cs="Apple Color Emoji"/>
            </w:rPr>
            <w:delInstrText>📊</w:delInstrText>
          </w:r>
          <w:r w:rsidR="00C93011" w:rsidDel="001E325D">
            <w:delInstrText>","call-number":"3","container-title":"Asia Pacific Journal of Management","DOI":"10.1007/s10490-008-9110-7","ISSN":"1572-9958","issue":"1","journalAbbreviation":"Asia Pac J Manag","language":"en","note":"</w:delInstrText>
          </w:r>
          <w:r w:rsidR="00C93011" w:rsidDel="001E325D">
            <w:rPr>
              <w:rFonts w:ascii="Apple Color Emoji" w:hAnsi="Apple Color Emoji" w:cs="Apple Color Emoji"/>
            </w:rPr>
            <w:delInstrText>🏷️</w:delInstrText>
          </w:r>
          <w:r w:rsidR="00C93011" w:rsidDel="001E325D">
            <w:delInstrText xml:space="preserve"> /reading</w:delInstrText>
          </w:r>
          <w:r w:rsidR="00C93011" w:rsidDel="001E325D">
            <w:rPr>
              <w:rFonts w:hint="eastAsia"/>
            </w:rPr>
            <w:delInstrText>、</w:delInstrText>
          </w:r>
          <w:r w:rsidR="00C93011" w:rsidDel="001E325D">
            <w:delInstrText>Research</w:delInstrText>
          </w:r>
          <w:r w:rsidR="00C93011" w:rsidDel="001E325D">
            <w:rPr>
              <w:rFonts w:hint="eastAsia"/>
            </w:rPr>
            <w:delInstrText>、</w:delInstrText>
          </w:r>
          <w:r w:rsidR="00C93011" w:rsidDel="001E325D">
            <w:rPr>
              <w:rFonts w:ascii="Apple Color Emoji" w:hAnsi="Apple Color Emoji" w:cs="Apple Color Emoji"/>
            </w:rPr>
            <w:delInstrText>🤖️</w:delInstrText>
          </w:r>
          <w:r w:rsidR="00C93011" w:rsidDel="001E325D">
            <w:rPr>
              <w:rFonts w:hint="eastAsia"/>
            </w:rPr>
            <w:delInstrText>、</w:delInstrText>
          </w:r>
          <w:r w:rsidR="00C93011" w:rsidDel="001E325D">
            <w:delInstrText>Competitive dynamics</w:delInstrText>
          </w:r>
          <w:r w:rsidR="00C93011" w:rsidDel="001E325D">
            <w:rPr>
              <w:rFonts w:hint="eastAsia"/>
            </w:rPr>
            <w:delInstrText>、</w:delInstrText>
          </w:r>
          <w:r w:rsidR="00C93011" w:rsidDel="001E325D">
            <w:delInstrText>Publishing</w:delInstrText>
          </w:r>
          <w:r w:rsidR="00C93011" w:rsidDel="001E325D">
            <w:rPr>
              <w:rFonts w:hint="eastAsia"/>
            </w:rPr>
            <w:delInstrText>、</w:delInstrText>
          </w:r>
          <w:r w:rsidR="00C93011" w:rsidDel="001E325D">
            <w:delInstrText>Strategic</w:delInstrText>
          </w:r>
          <w:r w:rsidR="00C93011" w:rsidDel="001E325D">
            <w:rPr>
              <w:rFonts w:hint="eastAsia"/>
            </w:rPr>
            <w:delInstrText xml:space="preserve"> management</w:delInstrText>
          </w:r>
          <w:r w:rsidR="00C93011" w:rsidDel="001E325D">
            <w:rPr>
              <w:rFonts w:hint="eastAsia"/>
            </w:rPr>
            <w:delInstrText>、</w:delInstrText>
          </w:r>
          <w:r w:rsidR="00C93011" w:rsidDel="001E325D">
            <w:rPr>
              <w:rFonts w:hint="eastAsia"/>
            </w:rPr>
            <w:delInstrText>U.S.-based journal","page":"5-25","source":"9.7 (Q1)","title":"Competitive dynamics research: An insider</w:delInstrText>
          </w:r>
          <w:r w:rsidR="00C93011" w:rsidDel="001E325D">
            <w:rPr>
              <w:rFonts w:hint="eastAsia"/>
            </w:rPr>
            <w:delInstrText>’</w:delInstrText>
          </w:r>
          <w:r w:rsidR="00C93011" w:rsidDel="001E325D">
            <w:rPr>
              <w:rFonts w:hint="eastAsia"/>
            </w:rPr>
            <w:delInstrText>s odyssey","title-short":"Competitive dynamics research","URL":"https://doi.org/10.1007/s10490-008-9110-7","volume":"26","author":[{"famil</w:delInstrText>
          </w:r>
          <w:r w:rsidR="00C93011" w:rsidDel="001E325D">
            <w:delInstrText xml:space="preserve">y":"Chen","given":"Ming-Jer"}],"accessed":{"date-parts":[["2026",7,27]]},"issued":{"date-parts":[["2009",3,1]]}}}],"schema":"https://github.com/citation-style-language/schema/raw/master/csl-citation.json"} </w:delInstrText>
          </w:r>
          <w:r w:rsidR="00C93011" w:rsidDel="001E325D">
            <w:fldChar w:fldCharType="separate"/>
          </w:r>
          <w:r w:rsidR="00C93011" w:rsidDel="001E325D">
            <w:rPr>
              <w:noProof/>
            </w:rPr>
            <w:delText>(Chen et al. 2007; Chen 2009)</w:delText>
          </w:r>
          <w:r w:rsidR="00C93011" w:rsidDel="001E325D">
            <w:fldChar w:fldCharType="end"/>
          </w:r>
        </w:del>
      </w:ins>
      <w:del w:id="129" w:author="Prof. LIU Ben" w:date="2026-08-30T02:46:00Z" w16du:dateUtc="2026-08-29T18:46:00Z">
        <w:r w:rsidRPr="00D2526D" w:rsidDel="001E325D">
          <w:delText xml:space="preserve">(Chen et al. 2007; Chen 2009), under which contributors respond to the AI answer as they would to any rival contribution, and we draw on dual-process theory, specifically the distinction between fast and slow systems of thinking </w:delText>
        </w:r>
      </w:del>
      <w:ins w:id="130" w:author="Dylan CHEN" w:date="2026-08-28T23:25:00Z" w16du:dateUtc="2026-08-28T15:25:00Z">
        <w:del w:id="131" w:author="Prof. LIU Ben" w:date="2026-08-30T02:46:00Z" w16du:dateUtc="2026-08-29T18:46:00Z">
          <w:r w:rsidR="00C93011" w:rsidDel="001E325D">
            <w:fldChar w:fldCharType="begin"/>
          </w:r>
          <w:r w:rsidR="00C93011" w:rsidDel="001E325D">
            <w:delInstrText xml:space="preserve"> ADDIN ZOTERO_ITEM CSL_CITATION {"citationID":"HbqYHzJe","properties":{"unsorted":false,"formattedCitation":"(Evans &amp; Stanovich 2013; Kahneman 2003, 2011)","plainCitation":"(Evans &amp; Stanovich 2013; Kahneman 2003, 2011)","noteIndex":0},"citationItems":[{"i</w:delInstrText>
          </w:r>
          <w:r w:rsidR="00C93011" w:rsidDel="001E325D">
            <w:rPr>
              <w:rFonts w:hint="eastAsia"/>
            </w:rPr>
            <w:delInstrText>d":167162,"uris":["http://zotero.org/users/8905122/items/MLPZAYYR"],"itemData":{"id":167162,"type":"article-journal","abstract":"</w:delInstrText>
          </w:r>
          <w:r w:rsidR="00C93011" w:rsidDel="001E325D">
            <w:rPr>
              <w:rFonts w:hint="eastAsia"/>
            </w:rPr>
            <w:delInstrText>抽象的</w:delInstrText>
          </w:r>
          <w:r w:rsidR="00C93011" w:rsidDel="001E325D">
            <w:rPr>
              <w:rFonts w:hint="eastAsia"/>
            </w:rPr>
            <w:delInstrText>Dual-process and dual-system theories in both cognitive and social psychology have been subjected to a number of recently p</w:delInstrText>
          </w:r>
          <w:r w:rsidR="00C93011" w:rsidDel="001E325D">
            <w:del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delInstrText>
          </w:r>
          <w:r w:rsidR="00C93011" w:rsidDel="001E325D">
            <w:rPr>
              <w:rFonts w:hint="eastAsia"/>
            </w:rPr>
            <w:delInstrText xml:space="preserve"> memory.</w:delInstrText>
          </w:r>
          <w:r w:rsidR="00C93011" w:rsidDel="001E325D">
            <w:rPr>
              <w:rFonts w:hint="eastAsia"/>
            </w:rPr>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C93011" w:rsidDel="001E325D">
            <w:rPr>
              <w:rFonts w:hint="eastAsia"/>
            </w:rPr>
            <w:delInstrText>1</w:delInstrText>
          </w:r>
          <w:r w:rsidR="00C93011" w:rsidDel="001E325D">
            <w:rPr>
              <w:rFonts w:hint="eastAsia"/>
            </w:rPr>
            <w:delInstrText>）默认产生默认反应，除非受到独特的、更高阶的推理加工（类型</w:delInstrText>
          </w:r>
          <w:r w:rsidR="00C93011" w:rsidDel="001E325D">
            <w:rPr>
              <w:rFonts w:hint="eastAsia"/>
            </w:rPr>
            <w:delInstrText>2</w:delInstrText>
          </w:r>
          <w:r w:rsidR="00C93011" w:rsidDel="001E325D">
            <w:rPr>
              <w:rFonts w:hint="eastAsia"/>
            </w:rPr>
            <w:delInstrText>）的干预。二者的区别在于，类型</w:delInstrText>
          </w:r>
          <w:r w:rsidR="00C93011" w:rsidDel="001E325D">
            <w:rPr>
              <w:rFonts w:hint="eastAsia"/>
            </w:rPr>
            <w:delInstrText>2</w:delInstrText>
          </w:r>
          <w:r w:rsidR="00C93011" w:rsidDel="001E325D">
            <w:rPr>
              <w:rFonts w:hint="eastAsia"/>
            </w:rPr>
            <w:delInstrText>加工支持假设性思维，并且会大量占用工作记忆。</w:delInstrText>
          </w:r>
          <w:r w:rsidR="00C93011" w:rsidDel="001E325D">
            <w:delInstrText xml:space="preserve">","archive_location":"3296 </w:delInstrText>
          </w:r>
          <w:r w:rsidR="00C93011" w:rsidDel="001E325D">
            <w:rPr>
              <w:rFonts w:ascii="Apple Color Emoji" w:hAnsi="Apple Color Emoji" w:cs="Apple Color Emoji"/>
            </w:rPr>
            <w:delInstrText>📊</w:delInstrText>
          </w:r>
          <w:r w:rsidR="00C93011" w:rsidDel="001E325D">
            <w:delInstrText>","call-number":"1","container-title":"Perspectives on Psychological Science","DOI":"10.1177/1745691612460685","ISSN":"1745-6916","issue":"3","journalAbbreviation":"Perspect Psychol Sci","language":"en","note":"</w:delInstrText>
          </w:r>
          <w:r w:rsidR="00C93011" w:rsidDel="001E325D">
            <w:rPr>
              <w:rFonts w:ascii="Apple Color Emoji" w:hAnsi="Apple Color Emoji" w:cs="Apple Color Emoji"/>
            </w:rPr>
            <w:delInstrText>🏷️</w:delInstrText>
          </w:r>
          <w:r w:rsidR="00C93011" w:rsidDel="001E325D">
            <w:delInstrText xml:space="preserve"> /reading</w:delInstrText>
          </w:r>
          <w:r w:rsidR="00C93011" w:rsidDel="001E325D">
            <w:rPr>
              <w:rFonts w:hint="eastAsia"/>
            </w:rPr>
            <w:delInstrText>、</w:delInstrText>
          </w:r>
          <w:r w:rsidR="00C93011" w:rsidDel="001E325D">
            <w:rPr>
              <w:rFonts w:ascii="Apple Color Emoji" w:hAnsi="Apple Color Emoji" w:cs="Apple Color Emoji"/>
            </w:rPr>
            <w:delInstrText>🤖️</w:delInstrText>
          </w:r>
          <w:r w:rsidR="00C93011" w:rsidDel="001E325D">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C93011" w:rsidDel="001E325D">
            <w:rPr>
              <w:rFonts w:ascii="Apple Color Emoji" w:hAnsi="Apple Color Emoji" w:cs="Apple Color Emoji"/>
            </w:rPr>
            <w:delInstrText>📊</w:delInstrText>
          </w:r>
          <w:r w:rsidR="00C93011" w:rsidDel="001E325D">
            <w:delInstrText>","call-number":"1","container-title":"American Psychologist","DOI":"10.1037/0003-066X.58.9.697","ISSN":"1935-990X","issue":"9","language":"en","note":"</w:delInstrText>
          </w:r>
          <w:r w:rsidR="00C93011" w:rsidDel="001E325D">
            <w:rPr>
              <w:rFonts w:ascii="Apple Color Emoji" w:hAnsi="Apple Color Emoji" w:cs="Apple Color Emoji"/>
            </w:rPr>
            <w:delInstrText>🏷️</w:delInstrText>
          </w:r>
          <w:r w:rsidR="00C93011" w:rsidDel="001E325D">
            <w:delInstrText xml:space="preserve"> /unread</w:delInstrText>
          </w:r>
          <w:r w:rsidR="00C93011" w:rsidDel="001E325D">
            <w:rPr>
              <w:rFonts w:hint="eastAsia"/>
            </w:rPr>
            <w:delInstrText>、</w:delInstrText>
          </w:r>
          <w:r w:rsidR="00C93011" w:rsidDel="001E325D">
            <w:delInstrText>Choice Behavior</w:delInstrText>
          </w:r>
          <w:r w:rsidR="00C93011" w:rsidDel="001E325D">
            <w:rPr>
              <w:rFonts w:hint="eastAsia"/>
            </w:rPr>
            <w:delInstrText>、</w:delInstrText>
          </w:r>
          <w:r w:rsidR="00C93011" w:rsidDel="001E325D">
            <w:delInstrText>Decision Making</w:delInstrText>
          </w:r>
          <w:r w:rsidR="00C93011" w:rsidDel="001E325D">
            <w:rPr>
              <w:rFonts w:hint="eastAsia"/>
            </w:rPr>
            <w:delInstrText>、</w:delInstrText>
          </w:r>
          <w:r w:rsidR="00C93011" w:rsidDel="001E325D">
            <w:delInstrText>Judgment</w:delInstrText>
          </w:r>
          <w:r w:rsidR="00C93011" w:rsidDel="001E325D">
            <w:rPr>
              <w:rFonts w:hint="eastAsia"/>
            </w:rPr>
            <w:delInstrText>、</w:delInstrText>
          </w:r>
          <w:r w:rsidR="00C93011" w:rsidDel="001E325D">
            <w:delInstrText>Intuition</w:delInstrText>
          </w:r>
          <w:r w:rsidR="00C93011" w:rsidDel="001E325D">
            <w:rPr>
              <w:rFonts w:hint="eastAsia"/>
            </w:rPr>
            <w:delInstrText>、</w:delInstrText>
          </w:r>
          <w:r w:rsidR="00C93011" w:rsidDel="001E325D">
            <w:delInstrText>Rationality</w:delInstrText>
          </w:r>
          <w:r w:rsidR="00C93011" w:rsidDel="001E325D">
            <w:rPr>
              <w:rFonts w:hint="eastAsia"/>
            </w:rPr>
            <w:delInstrText>、</w:delInstrText>
          </w:r>
          <w:r w:rsidR="00C93011" w:rsidDel="001E325D">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C93011" w:rsidDel="001E325D">
            <w:rPr>
              <w:rFonts w:ascii="Apple Color Emoji" w:hAnsi="Apple Color Emoji" w:cs="Apple Color Emoji"/>
            </w:rPr>
            <w:delInstrText>🏷️</w:delInstrText>
          </w:r>
          <w:r w:rsidR="00C93011" w:rsidDel="001E325D">
            <w:delInstrText xml:space="preserve"> /reading","title":"Thinking, fast and slow","author":[{"family":"Kahneman","given":"Daniel"}],"issued":{"date-parts":[["2011"]]}}}],"schema":"https://github.com/citation-style-language/schema/raw/master/csl-citation.json"} </w:delInstrText>
          </w:r>
          <w:r w:rsidR="00C93011" w:rsidDel="001E325D">
            <w:fldChar w:fldCharType="separate"/>
          </w:r>
          <w:r w:rsidR="00C93011" w:rsidDel="001E325D">
            <w:rPr>
              <w:noProof/>
            </w:rPr>
            <w:delText>(Evans &amp; Stanovich 2013; Kahneman 2003, 2011)</w:delText>
          </w:r>
          <w:r w:rsidR="00C93011" w:rsidDel="001E325D">
            <w:fldChar w:fldCharType="end"/>
          </w:r>
        </w:del>
      </w:ins>
      <w:del w:id="132" w:author="Prof. LIU Ben" w:date="2026-08-30T02:46:00Z" w16du:dateUtc="2026-08-29T18:46:00Z">
        <w:r w:rsidRPr="00D2526D" w:rsidDel="001E325D">
          <w:delText xml:space="preserve">(Evans &amp; Stanovich 2013; Kahneman 2003, 2011), to explain why the different features of that rival are read differently and therefore bear on different decisions. We distinguish two such features. The </w:delText>
        </w:r>
        <w:r w:rsidDel="001E325D">
          <w:delText>“</w:delText>
        </w:r>
        <w:r w:rsidRPr="00D2526D" w:rsidDel="001E325D">
          <w:delText>AI label</w:delText>
        </w:r>
        <w:r w:rsidDel="001E325D">
          <w:delText>”</w:delText>
        </w:r>
        <w:r w:rsidRPr="00D2526D" w:rsidDel="001E325D">
          <w:delText xml:space="preserve"> is the visible marker of machine authorship; it does not vary in degree and carries whatever a community already believes about AI. The </w:delText>
        </w:r>
        <w:r w:rsidDel="001E325D">
          <w:delText>“</w:delText>
        </w:r>
        <w:r w:rsidRPr="00D2526D" w:rsidDel="001E325D">
          <w:delText>AI content</w:delText>
        </w:r>
        <w:r w:rsidDel="001E325D">
          <w:delText>”</w:delText>
        </w:r>
        <w:r w:rsidRPr="00D2526D" w:rsidDel="001E325D">
          <w:delTex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w:delText>
        </w:r>
      </w:del>
      <w:ins w:id="133" w:author="Dylan CHEN" w:date="2026-08-28T23:25:00Z" w16du:dateUtc="2026-08-28T15:25:00Z">
        <w:del w:id="134" w:author="Prof. LIU Ben" w:date="2026-08-30T02:46:00Z" w16du:dateUtc="2026-08-29T18:46:00Z">
          <w:r w:rsidR="00C93011" w:rsidRPr="00E55C5E" w:rsidDel="001E325D">
            <w:rPr>
              <w:rFonts w:eastAsia="DengXian"/>
              <w:kern w:val="2"/>
              <w14:ligatures w14:val="standardContextual"/>
            </w:rPr>
            <w:fldChar w:fldCharType="begin"/>
          </w:r>
          <w:r w:rsidR="00C93011" w:rsidDel="001E325D">
            <w:rPr>
              <w:rFonts w:eastAsia="DengXian"/>
              <w:kern w:val="2"/>
              <w14:ligatures w14:val="standardContextual"/>
            </w:rPr>
            <w:del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C93011" w:rsidDel="001E325D">
            <w:rPr>
              <w:rFonts w:ascii="Apple Color Emoji" w:eastAsia="DengXian" w:hAnsi="Apple Color Emoji" w:cs="Apple Color Emoji"/>
              <w:kern w:val="2"/>
              <w14:ligatures w14:val="standardContextual"/>
            </w:rPr>
            <w:delInstrText>📊</w:delInstrText>
          </w:r>
          <w:r w:rsidR="00C93011" w:rsidDel="001E325D">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C93011" w:rsidDel="001E325D">
            <w:rPr>
              <w:rFonts w:ascii="Apple Color Emoji" w:eastAsia="DengXian" w:hAnsi="Apple Color Emoji" w:cs="Apple Color Emoji"/>
              <w:kern w:val="2"/>
              <w14:ligatures w14:val="standardContextual"/>
            </w:rPr>
            <w:delInstrText>🏷️</w:delInstrText>
          </w:r>
          <w:r w:rsidR="00C93011" w:rsidDel="001E325D">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C93011" w:rsidRPr="00E55C5E" w:rsidDel="001E325D">
            <w:rPr>
              <w:rFonts w:eastAsia="DengXian"/>
              <w:kern w:val="2"/>
              <w14:ligatures w14:val="standardContextual"/>
            </w:rPr>
            <w:fldChar w:fldCharType="separate"/>
          </w:r>
          <w:r w:rsidR="00C93011" w:rsidDel="001E325D">
            <w:rPr>
              <w:rFonts w:eastAsia="DengXian"/>
              <w:noProof/>
              <w:kern w:val="2"/>
              <w14:ligatures w14:val="standardContextual"/>
            </w:rPr>
            <w:delText>(Kabir et al. 2024)</w:delText>
          </w:r>
          <w:r w:rsidR="00C93011" w:rsidRPr="00E55C5E" w:rsidDel="001E325D">
            <w:rPr>
              <w:rFonts w:eastAsia="DengXian"/>
              <w:kern w:val="2"/>
              <w14:ligatures w14:val="standardContextual"/>
            </w:rPr>
            <w:fldChar w:fldCharType="end"/>
          </w:r>
        </w:del>
      </w:ins>
      <w:del w:id="135" w:author="Prof. LIU Ben" w:date="2026-08-30T02:46:00Z" w16du:dateUtc="2026-08-29T18:46:00Z">
        <w:r w:rsidRPr="00D2526D" w:rsidDel="001E325D">
          <w:delText>(Kabir et al. 2024), these features need not push the same way. The label can invite a human to step in, while the content can either crowd that human out or raise the bar the human aims to clear. Thus, the net effect depends on how these features combine.</w:delText>
        </w:r>
      </w:del>
    </w:p>
    <w:p w14:paraId="757C369C" w14:textId="0AC72FC2" w:rsidR="00B369E9" w:rsidRPr="00D2526D" w:rsidDel="001E325D" w:rsidRDefault="00B369E9" w:rsidP="00D2526D">
      <w:pPr>
        <w:pStyle w:val="Paragraph0"/>
        <w:rPr>
          <w:del w:id="136" w:author="Prof. LIU Ben" w:date="2026-08-30T02:46:00Z" w16du:dateUtc="2026-08-29T18:46:00Z"/>
        </w:rPr>
      </w:pPr>
      <w:del w:id="137" w:author="Prof. LIU Ben" w:date="2026-08-30T02:46:00Z" w16du:dateUtc="2026-08-29T18:46:00Z">
        <w:r w:rsidRPr="00D2526D" w:rsidDel="001E325D">
          <w:delText xml:space="preserve">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 (Kabir et al. 2024). Second, because the label is fixed while the content varies across questions, the design lets us trace how human contribution moves with the measurable characteristics of the AI answer. </w:delText>
        </w:r>
      </w:del>
    </w:p>
    <w:p w14:paraId="48079B70" w14:textId="3ECCD000" w:rsidR="00B369E9" w:rsidRPr="00D2526D" w:rsidDel="001E325D" w:rsidRDefault="00B369E9" w:rsidP="00D2526D">
      <w:pPr>
        <w:pStyle w:val="Paragraph0"/>
        <w:rPr>
          <w:del w:id="138" w:author="Prof. LIU Ben" w:date="2026-08-30T02:46:00Z" w16du:dateUtc="2026-08-29T18:46:00Z"/>
        </w:rPr>
      </w:pPr>
      <w:del w:id="139" w:author="Prof. LIU Ben" w:date="2026-08-30T02:46:00Z" w16du:dateUtc="2026-08-29T18:46:00Z">
        <w:r w:rsidRPr="00D2526D" w:rsidDel="001E325D">
          <w:delTex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delText>
        </w:r>
        <w:r w:rsidDel="001E325D">
          <w:rPr>
            <w:rFonts w:hint="eastAsia"/>
          </w:rPr>
          <w:delText xml:space="preserve">. </w:delText>
        </w:r>
        <w:r w:rsidRPr="00D2526D" w:rsidDel="001E325D">
          <w:delText>On quality, a higher-quality AI answer is associated with higher-quality first human answers, consistent with 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delText>
        </w:r>
      </w:del>
    </w:p>
    <w:p w14:paraId="19884EDF" w14:textId="648C9422" w:rsidR="00B369E9" w:rsidRPr="00D2526D" w:rsidDel="001E325D" w:rsidRDefault="00B369E9" w:rsidP="00D2526D">
      <w:pPr>
        <w:pStyle w:val="Paragraph0"/>
        <w:rPr>
          <w:del w:id="140" w:author="Prof. LIU Ben" w:date="2026-08-30T02:46:00Z" w16du:dateUtc="2026-08-29T18:46:00Z"/>
        </w:rPr>
      </w:pPr>
      <w:del w:id="141" w:author="Prof. LIU Ben" w:date="2026-08-30T02:46:00Z" w16du:dateUtc="2026-08-29T18:46:00Z">
        <w:r w:rsidRPr="00D2526D" w:rsidDel="001E325D">
          <w:delTex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(Fang &amp; Zhou 2026; Shan &amp; Qiu 2026; Xue et al. 2026). Because the label is fixed and the content varies, we recover the role of the label by tracing how contribution responds to the AI answer</w:delText>
        </w:r>
        <w:r w:rsidDel="001E325D">
          <w:delText>’</w:delText>
        </w:r>
        <w:r w:rsidRPr="00D2526D" w:rsidDel="001E325D">
          <w:delTex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delText>
        </w:r>
        <w:r w:rsidDel="001E325D">
          <w:rPr>
            <w:rFonts w:hint="eastAsia"/>
          </w:rPr>
          <w:delText>provides</w:delText>
        </w:r>
        <w:r w:rsidRPr="00D2526D" w:rsidDel="001E325D">
          <w:delTex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delText>
        </w:r>
        <w:r w:rsidDel="001E325D">
          <w:delText>’</w:delText>
        </w:r>
        <w:r w:rsidRPr="00D2526D" w:rsidDel="001E325D">
          <w:delText>s role is contingent on community beliefs that may themselves change. Third, for practice, we show that platforms can manage the AI label and the amount of AI content as two independent choices. Regardless of the precise beliefs that drive the label</w:delText>
        </w:r>
        <w:r w:rsidDel="001E325D">
          <w:delText>’</w:delText>
        </w:r>
        <w:r w:rsidRPr="00D2526D" w:rsidDel="001E325D">
          <w:delText>s effect, we recommend that platforms manage the visible extent of AI content and the labeling of AI authorship as distinct decisions, because a platform can improve a capable internal GenAI to raise human answer quality without necessarily discouraging participation.</w:delText>
        </w:r>
      </w:del>
    </w:p>
    <w:p w14:paraId="1344DC29" w14:textId="5A6DAB43" w:rsidR="000E4EEB" w:rsidRPr="00015210" w:rsidDel="001E325D" w:rsidRDefault="00B369E9" w:rsidP="00D2526D">
      <w:pPr>
        <w:pStyle w:val="Paragraph0"/>
        <w:rPr>
          <w:del w:id="142" w:author="Prof. LIU Ben" w:date="2026-08-30T02:46:00Z" w16du:dateUtc="2026-08-29T18:46:00Z"/>
          <w:rFonts w:cs="Georgia"/>
          <w:b/>
          <w:caps/>
          <w:kern w:val="32"/>
        </w:rPr>
      </w:pPr>
      <w:del w:id="143" w:author="Prof. LIU Ben" w:date="2026-08-30T02:46:00Z" w16du:dateUtc="2026-08-29T18:46:00Z">
        <w:r w:rsidRPr="00D2526D" w:rsidDel="001E325D">
          <w:delText xml:space="preserve">The remainder of the paper proceeds as follows. Section 2 reviews the literature on GenAI in online Q&amp;A communities and on human responses to prior and machine-generated contributions. Section 3 </w:delText>
        </w:r>
      </w:del>
      <w:ins w:id="144" w:author="Dylan CHEN" w:date="2026-08-27T15:33:00Z" w16du:dateUtc="2026-08-27T07:33:00Z">
        <w:del w:id="145" w:author="Prof. LIU Ben" w:date="2026-08-30T02:46:00Z" w16du:dateUtc="2026-08-29T18:46:00Z">
          <w:r w:rsidR="001C20E5" w:rsidRPr="001C20E5" w:rsidDel="001E325D">
            <w:delText>develops the hypotheses</w:delText>
          </w:r>
          <w:r w:rsidR="001C20E5" w:rsidDel="001E325D">
            <w:rPr>
              <w:rFonts w:hint="eastAsia"/>
            </w:rPr>
            <w:delText>.</w:delText>
          </w:r>
        </w:del>
      </w:ins>
      <w:del w:id="146" w:author="Prof. LIU Ben" w:date="2026-08-30T02:46:00Z" w16du:dateUtc="2026-08-29T18:46:00Z">
        <w:r w:rsidRPr="00D2526D" w:rsidDel="001E325D">
          <w:delText xml:space="preserve">describes the research context, and Section 4 </w:delText>
        </w:r>
      </w:del>
      <w:ins w:id="147" w:author="Dylan CHEN" w:date="2026-08-27T15:34:00Z" w16du:dateUtc="2026-08-27T07:34:00Z">
        <w:del w:id="148" w:author="Prof. LIU Ben" w:date="2026-08-30T02:46:00Z" w16du:dateUtc="2026-08-29T18:46:00Z">
          <w:r w:rsidR="001C20E5" w:rsidRPr="00D2526D" w:rsidDel="001E325D">
            <w:delText>describes the research context</w:delText>
          </w:r>
        </w:del>
      </w:ins>
      <w:del w:id="149" w:author="Prof. LIU Ben" w:date="2026-08-30T02:46:00Z" w16du:dateUtc="2026-08-29T18:46:00Z">
        <w:r w:rsidRPr="00D2526D" w:rsidDel="001E325D">
          <w:delText>develops the hypotheses. Section 5 presents the empirical strategy, Section 6 reports the results and mechanism tests, and Section 7 discusses the findings, their limitations, and their implications.</w:delText>
        </w:r>
        <w:bookmarkEnd w:id="37"/>
      </w:del>
    </w:p>
    <w:p w14:paraId="54DB66C0" w14:textId="446C8C08" w:rsidR="00F40939" w:rsidRPr="00015210" w:rsidRDefault="00F40939" w:rsidP="0057336B">
      <w:pPr>
        <w:pStyle w:val="Heading1"/>
      </w:pPr>
      <w:bookmarkStart w:id="150" w:name="OLE_LINK13"/>
      <w:r w:rsidRPr="00015210">
        <w:t>Literature Review</w:t>
      </w:r>
    </w:p>
    <w:p w14:paraId="1B2AC68D" w14:textId="38FDFDC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 xml:space="preserve">AI has reshaped online Q&amp;A communities; we organize this literature by the structural role AI </w:t>
      </w:r>
      <w:ins w:id="151" w:author="Prof. LIU Ben" w:date="2026-08-29T23:03:00Z" w16du:dateUtc="2026-08-29T15:03:00Z">
        <w:r w:rsidR="007F6CCB">
          <w:t>plays</w:t>
        </w:r>
      </w:ins>
      <w:del w:id="152" w:author="Prof. LIU Ben" w:date="2026-08-29T23:03:00Z" w16du:dateUtc="2026-08-29T15:03:00Z">
        <w:r w:rsidRPr="00D2526D" w:rsidDel="007F6CCB">
          <w:delText>occupies</w:delText>
        </w:r>
      </w:del>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150"/>
    </w:p>
    <w:p w14:paraId="530FD548" w14:textId="2479E853" w:rsidR="00E912B4" w:rsidRPr="00015210" w:rsidRDefault="00E912B4" w:rsidP="00E912B4">
      <w:pPr>
        <w:pStyle w:val="TableFiguretitle"/>
      </w:pPr>
      <w:bookmarkStart w:id="153" w:name="_Ref177391594"/>
      <w:bookmarkStart w:id="154" w:name="_Ref177391587"/>
      <w:r w:rsidRPr="00015210">
        <w:lastRenderedPageBreak/>
        <w:t xml:space="preserve">Table </w:t>
      </w:r>
      <w:fldSimple w:instr=" SEQ Table \* ARABIC ">
        <w:r w:rsidR="002F400D">
          <w:rPr>
            <w:noProof/>
          </w:rPr>
          <w:t>1</w:t>
        </w:r>
      </w:fldSimple>
      <w:bookmarkEnd w:id="153"/>
      <w:r w:rsidRPr="00015210">
        <w:t xml:space="preserve">. </w:t>
      </w:r>
      <w:bookmarkEnd w:id="154"/>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Change w:id="155" w:author="Dylan CHEN" w:date="2026-08-29T09:37:00Z" w16du:dateUtc="2026-08-29T01:37:00Z">
          <w:tblPr>
            <w:tblW w:w="4965" w:type="pct"/>
            <w:jc w:val="center"/>
            <w:tblLayout w:type="fixed"/>
            <w:tblCellMar>
              <w:left w:w="14" w:type="dxa"/>
              <w:right w:w="14" w:type="dxa"/>
            </w:tblCellMar>
            <w:tblLook w:val="04A0" w:firstRow="1" w:lastRow="0" w:firstColumn="1" w:lastColumn="0" w:noHBand="0" w:noVBand="1"/>
          </w:tblPr>
        </w:tblPrChange>
      </w:tblPr>
      <w:tblGrid>
        <w:gridCol w:w="2330"/>
        <w:gridCol w:w="2160"/>
        <w:gridCol w:w="1890"/>
        <w:gridCol w:w="900"/>
        <w:gridCol w:w="956"/>
        <w:gridCol w:w="2734"/>
        <w:gridCol w:w="1879"/>
        <w:tblGridChange w:id="156">
          <w:tblGrid>
            <w:gridCol w:w="2126"/>
            <w:gridCol w:w="204"/>
            <w:gridCol w:w="1826"/>
            <w:gridCol w:w="334"/>
            <w:gridCol w:w="1477"/>
            <w:gridCol w:w="413"/>
            <w:gridCol w:w="681"/>
            <w:gridCol w:w="219"/>
            <w:gridCol w:w="956"/>
            <w:gridCol w:w="2620"/>
            <w:gridCol w:w="114"/>
            <w:gridCol w:w="1879"/>
          </w:tblGrid>
        </w:tblGridChange>
      </w:tblGrid>
      <w:tr w:rsidR="00E912B4" w:rsidRPr="00015210" w14:paraId="6E74DCDC" w14:textId="77777777" w:rsidTr="003A5BA2">
        <w:trPr>
          <w:trHeight w:val="36"/>
          <w:jc w:val="center"/>
          <w:trPrChange w:id="157" w:author="Dylan CHEN" w:date="2026-08-29T09:37:00Z" w16du:dateUtc="2026-08-29T01:37:00Z">
            <w:trPr>
              <w:trHeight w:val="36"/>
              <w:jc w:val="center"/>
            </w:trPr>
          </w:trPrChange>
        </w:trPr>
        <w:tc>
          <w:tcPr>
            <w:tcW w:w="2330" w:type="dxa"/>
            <w:tcBorders>
              <w:top w:val="single" w:sz="8" w:space="0" w:color="auto"/>
              <w:left w:val="single" w:sz="8" w:space="0" w:color="auto"/>
              <w:bottom w:val="single" w:sz="8" w:space="0" w:color="auto"/>
              <w:right w:val="single" w:sz="8" w:space="0" w:color="auto"/>
            </w:tcBorders>
            <w:vAlign w:val="center"/>
            <w:hideMark/>
            <w:tcPrChange w:id="158" w:author="Dylan CHEN" w:date="2026-08-29T09:37:00Z" w16du:dateUtc="2026-08-29T01:37:00Z">
              <w:tcPr>
                <w:tcW w:w="2126" w:type="dxa"/>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Change w:id="159" w:author="Dylan CHEN" w:date="2026-08-29T09:37:00Z" w16du:dateUtc="2026-08-29T01:37:00Z">
              <w:tcPr>
                <w:tcW w:w="2030" w:type="dxa"/>
                <w:gridSpan w:val="2"/>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Change w:id="160" w:author="Dylan CHEN" w:date="2026-08-29T09:37:00Z" w16du:dateUtc="2026-08-29T01:37:00Z">
              <w:tcPr>
                <w:tcW w:w="1811" w:type="dxa"/>
                <w:gridSpan w:val="2"/>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Change w:id="161" w:author="Dylan CHEN" w:date="2026-08-29T09:37:00Z" w16du:dateUtc="2026-08-29T01:37:00Z">
              <w:tcPr>
                <w:tcW w:w="1094"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Change w:id="162" w:author="Dylan CHEN" w:date="2026-08-29T09:37:00Z" w16du:dateUtc="2026-08-29T01:37:00Z">
              <w:tcPr>
                <w:tcW w:w="1175" w:type="dxa"/>
                <w:gridSpan w:val="2"/>
                <w:tcBorders>
                  <w:top w:val="single" w:sz="8" w:space="0" w:color="auto"/>
                  <w:left w:val="nil"/>
                  <w:bottom w:val="single" w:sz="8" w:space="0" w:color="auto"/>
                  <w:right w:val="single" w:sz="8" w:space="0" w:color="auto"/>
                </w:tcBorders>
                <w:vAlign w:val="center"/>
                <w:hideMark/>
              </w:tcPr>
            </w:tcPrChange>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Change w:id="163" w:author="Dylan CHEN" w:date="2026-08-29T09:37:00Z" w16du:dateUtc="2026-08-29T01:37:00Z">
              <w:tcPr>
                <w:tcW w:w="2620" w:type="dxa"/>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Change w:id="164" w:author="Dylan CHEN" w:date="2026-08-29T09:37:00Z" w16du:dateUtc="2026-08-29T01:37:00Z">
              <w:tcPr>
                <w:tcW w:w="199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3A5BA2">
        <w:trPr>
          <w:trHeight w:val="278"/>
          <w:jc w:val="center"/>
          <w:trPrChange w:id="165"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66"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Change w:id="167"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68"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69"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Change w:id="170"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AA37355" w14:textId="0FFC72E3" w:rsidR="00337485" w:rsidRPr="00015210" w:rsidRDefault="00337485" w:rsidP="00337485">
            <w:pPr>
              <w:rPr>
                <w:color w:val="000000"/>
                <w:sz w:val="18"/>
                <w:szCs w:val="18"/>
              </w:rPr>
            </w:pPr>
            <w:ins w:id="171" w:author="Dylan CHEN" w:date="2026-08-27T17:00:00Z" w16du:dateUtc="2026-08-27T09:00:00Z">
              <w:r w:rsidRPr="00015210">
                <w:rPr>
                  <w:color w:val="000000"/>
                  <w:sz w:val="18"/>
                  <w:szCs w:val="18"/>
                </w:rPr>
                <w:t>No</w:t>
              </w:r>
            </w:ins>
            <w:del w:id="172"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73"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B8C2B11" w14:textId="468B00DC" w:rsidR="00337485" w:rsidRPr="00015210" w:rsidRDefault="00337485" w:rsidP="00337485">
            <w:pPr>
              <w:rPr>
                <w:color w:val="000000"/>
                <w:sz w:val="18"/>
                <w:szCs w:val="18"/>
              </w:rPr>
            </w:pPr>
            <w:r w:rsidRPr="003A5BA2">
              <w:rPr>
                <w:b/>
                <w:bCs/>
                <w:color w:val="000000"/>
                <w:sz w:val="18"/>
                <w:szCs w:val="18"/>
                <w:rPrChange w:id="174" w:author="Dylan CHEN" w:date="2026-08-29T09:38:00Z" w16du:dateUtc="2026-08-29T01:38:00Z">
                  <w:rPr>
                    <w:color w:val="000000"/>
                    <w:sz w:val="18"/>
                    <w:szCs w:val="18"/>
                  </w:rPr>
                </w:rPrChange>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Change w:id="175"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3A5BA2">
        <w:trPr>
          <w:trHeight w:val="36"/>
          <w:jc w:val="center"/>
          <w:trPrChange w:id="176"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17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Change w:id="17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17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8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8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2BFB057C" w14:textId="19B9C79C" w:rsidR="00337485" w:rsidRPr="00015210" w:rsidRDefault="00337485" w:rsidP="00337485">
            <w:pPr>
              <w:rPr>
                <w:color w:val="000000"/>
                <w:sz w:val="18"/>
                <w:szCs w:val="18"/>
              </w:rPr>
            </w:pPr>
            <w:ins w:id="182" w:author="Dylan CHEN" w:date="2026-08-27T17:00:00Z" w16du:dateUtc="2026-08-27T09:00:00Z">
              <w:r w:rsidRPr="00015210">
                <w:rPr>
                  <w:color w:val="000000"/>
                  <w:sz w:val="18"/>
                  <w:szCs w:val="18"/>
                </w:rPr>
                <w:t>No</w:t>
              </w:r>
            </w:ins>
            <w:del w:id="183"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84"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80E25CF" w14:textId="5D456F99" w:rsidR="00337485" w:rsidRPr="003A5BA2" w:rsidRDefault="00337485" w:rsidP="00337485">
            <w:pPr>
              <w:rPr>
                <w:b/>
                <w:bCs/>
                <w:color w:val="000000"/>
                <w:sz w:val="18"/>
                <w:szCs w:val="18"/>
                <w:rPrChange w:id="185" w:author="Dylan CHEN" w:date="2026-08-29T09:38:00Z" w16du:dateUtc="2026-08-29T01:38:00Z">
                  <w:rPr>
                    <w:color w:val="000000"/>
                    <w:sz w:val="18"/>
                    <w:szCs w:val="18"/>
                  </w:rPr>
                </w:rPrChange>
              </w:rPr>
            </w:pPr>
            <w:r w:rsidRPr="003A5BA2">
              <w:rPr>
                <w:b/>
                <w:bCs/>
                <w:color w:val="000000"/>
                <w:sz w:val="18"/>
                <w:szCs w:val="18"/>
                <w:rPrChange w:id="186"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87"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3A5BA2">
        <w:trPr>
          <w:trHeight w:val="278"/>
          <w:jc w:val="center"/>
          <w:trPrChange w:id="188"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89"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Change w:id="190"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191"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92"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Change w:id="193"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DBE12F2" w14:textId="4D40E829" w:rsidR="00337485" w:rsidRPr="00015210" w:rsidRDefault="00337485" w:rsidP="00337485">
            <w:pPr>
              <w:rPr>
                <w:color w:val="000000"/>
                <w:sz w:val="18"/>
                <w:szCs w:val="18"/>
              </w:rPr>
            </w:pPr>
            <w:ins w:id="194" w:author="Dylan CHEN" w:date="2026-08-27T17:00:00Z" w16du:dateUtc="2026-08-27T09:00:00Z">
              <w:r w:rsidRPr="00015210">
                <w:rPr>
                  <w:color w:val="000000"/>
                  <w:sz w:val="18"/>
                  <w:szCs w:val="18"/>
                </w:rPr>
                <w:t>No</w:t>
              </w:r>
            </w:ins>
            <w:del w:id="195"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96"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E9AB93" w14:textId="2DD04766" w:rsidR="00337485" w:rsidRPr="00015210" w:rsidRDefault="00337485" w:rsidP="00337485">
            <w:pPr>
              <w:rPr>
                <w:color w:val="000000"/>
                <w:sz w:val="18"/>
                <w:szCs w:val="18"/>
              </w:rPr>
            </w:pPr>
            <w:r w:rsidRPr="003A5BA2">
              <w:rPr>
                <w:b/>
                <w:bCs/>
                <w:color w:val="000000"/>
                <w:sz w:val="18"/>
                <w:szCs w:val="18"/>
                <w:rPrChange w:id="197" w:author="Dylan CHEN" w:date="2026-08-29T09:38:00Z" w16du:dateUtc="2026-08-29T01:38:00Z">
                  <w:rPr>
                    <w:color w:val="000000"/>
                    <w:sz w:val="18"/>
                    <w:szCs w:val="18"/>
                  </w:rPr>
                </w:rPrChange>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Change w:id="19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2680232" w14:textId="728C1AEF" w:rsidR="00337485" w:rsidRPr="00015210" w:rsidRDefault="00337485" w:rsidP="00337485">
            <w:pPr>
              <w:rPr>
                <w:color w:val="000000"/>
                <w:sz w:val="18"/>
                <w:szCs w:val="18"/>
              </w:rPr>
            </w:pPr>
            <w:del w:id="199" w:author="Dylan CHEN" w:date="2026-08-29T09:37:00Z" w16du:dateUtc="2026-08-29T01:37:00Z">
              <w:r w:rsidRPr="000E4EEB" w:rsidDel="003A5BA2">
                <w:rPr>
                  <w:color w:val="000000"/>
                  <w:sz w:val="18"/>
                  <w:szCs w:val="18"/>
                </w:rPr>
                <w:delText>−; longer, less readable</w:delText>
              </w:r>
            </w:del>
          </w:p>
        </w:tc>
      </w:tr>
      <w:tr w:rsidR="00337485" w:rsidRPr="00015210" w14:paraId="34F74A83" w14:textId="77777777" w:rsidTr="003A5BA2">
        <w:trPr>
          <w:trHeight w:val="541"/>
          <w:jc w:val="center"/>
          <w:trPrChange w:id="200" w:author="Dylan CHEN" w:date="2026-08-29T09:37:00Z" w16du:dateUtc="2026-08-29T01:37:00Z">
            <w:trPr>
              <w:trHeight w:val="541"/>
              <w:jc w:val="center"/>
            </w:trPr>
          </w:trPrChange>
        </w:trPr>
        <w:tc>
          <w:tcPr>
            <w:tcW w:w="2330" w:type="dxa"/>
            <w:tcBorders>
              <w:top w:val="nil"/>
              <w:left w:val="single" w:sz="8" w:space="0" w:color="auto"/>
              <w:bottom w:val="single" w:sz="8" w:space="0" w:color="auto"/>
              <w:right w:val="single" w:sz="8" w:space="0" w:color="auto"/>
            </w:tcBorders>
            <w:vAlign w:val="center"/>
            <w:hideMark/>
            <w:tcPrChange w:id="201"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Change w:id="202"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03"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04"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Change w:id="205"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5032090" w14:textId="7CA587B3" w:rsidR="00337485" w:rsidRPr="00015210" w:rsidRDefault="00337485" w:rsidP="00337485">
            <w:pPr>
              <w:rPr>
                <w:color w:val="000000"/>
                <w:sz w:val="18"/>
                <w:szCs w:val="18"/>
              </w:rPr>
            </w:pPr>
            <w:ins w:id="206" w:author="Dylan CHEN" w:date="2026-08-27T17:00:00Z" w16du:dateUtc="2026-08-27T09:00:00Z">
              <w:r w:rsidRPr="00015210">
                <w:rPr>
                  <w:color w:val="000000"/>
                  <w:sz w:val="18"/>
                  <w:szCs w:val="18"/>
                </w:rPr>
                <w:t>No</w:t>
              </w:r>
            </w:ins>
            <w:del w:id="207"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08"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44052AED" w14:textId="7039FA6A" w:rsidR="00337485" w:rsidRPr="00015210" w:rsidRDefault="00337485" w:rsidP="00337485">
            <w:pPr>
              <w:rPr>
                <w:color w:val="000000"/>
                <w:sz w:val="18"/>
                <w:szCs w:val="18"/>
              </w:rPr>
            </w:pPr>
            <w:r w:rsidRPr="003A5BA2">
              <w:rPr>
                <w:b/>
                <w:bCs/>
                <w:color w:val="000000"/>
                <w:sz w:val="18"/>
                <w:szCs w:val="18"/>
                <w:rPrChange w:id="209" w:author="Dylan CHEN" w:date="2026-08-29T09:38:00Z" w16du:dateUtc="2026-08-29T01:38:00Z">
                  <w:rPr>
                    <w:color w:val="000000"/>
                    <w:sz w:val="18"/>
                    <w:szCs w:val="18"/>
                  </w:rPr>
                </w:rPrChange>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Change w:id="21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3A5BA2">
        <w:trPr>
          <w:trHeight w:val="278"/>
          <w:jc w:val="center"/>
          <w:trPrChange w:id="21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1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Change w:id="21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1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1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1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7BBC213" w14:textId="07AFFF17" w:rsidR="00337485" w:rsidRPr="00015210" w:rsidRDefault="00337485" w:rsidP="00337485">
            <w:pPr>
              <w:rPr>
                <w:color w:val="000000"/>
                <w:sz w:val="18"/>
                <w:szCs w:val="18"/>
              </w:rPr>
            </w:pPr>
            <w:ins w:id="217" w:author="Dylan CHEN" w:date="2026-08-27T17:00:00Z" w16du:dateUtc="2026-08-27T09:00:00Z">
              <w:r w:rsidRPr="00015210">
                <w:rPr>
                  <w:color w:val="000000"/>
                  <w:sz w:val="18"/>
                  <w:szCs w:val="18"/>
                </w:rPr>
                <w:t>No</w:t>
              </w:r>
            </w:ins>
            <w:del w:id="218"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1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29114552" w14:textId="74123CEA" w:rsidR="00337485" w:rsidRPr="003A5BA2" w:rsidRDefault="00337485" w:rsidP="00337485">
            <w:pPr>
              <w:rPr>
                <w:b/>
                <w:bCs/>
                <w:color w:val="000000"/>
                <w:sz w:val="18"/>
                <w:szCs w:val="18"/>
                <w:rPrChange w:id="220" w:author="Dylan CHEN" w:date="2026-08-29T09:38:00Z" w16du:dateUtc="2026-08-29T01:38:00Z">
                  <w:rPr>
                    <w:color w:val="000000"/>
                    <w:sz w:val="18"/>
                    <w:szCs w:val="18"/>
                  </w:rPr>
                </w:rPrChange>
              </w:rPr>
            </w:pPr>
            <w:r w:rsidRPr="003A5BA2">
              <w:rPr>
                <w:b/>
                <w:bCs/>
                <w:color w:val="000000"/>
                <w:sz w:val="18"/>
                <w:szCs w:val="18"/>
                <w:rPrChange w:id="221"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222"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3A5BA2">
        <w:trPr>
          <w:trHeight w:val="278"/>
          <w:jc w:val="center"/>
          <w:trPrChange w:id="223"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2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Change w:id="22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2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2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2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E3D09C4" w14:textId="428BF29A" w:rsidR="00337485" w:rsidRPr="00015210" w:rsidRDefault="00337485" w:rsidP="00337485">
            <w:pPr>
              <w:rPr>
                <w:color w:val="000000"/>
                <w:sz w:val="18"/>
                <w:szCs w:val="18"/>
              </w:rPr>
            </w:pPr>
            <w:ins w:id="229" w:author="Dylan CHEN" w:date="2026-08-27T17:00:00Z" w16du:dateUtc="2026-08-27T09:00:00Z">
              <w:r w:rsidRPr="00015210">
                <w:rPr>
                  <w:color w:val="000000"/>
                  <w:sz w:val="18"/>
                  <w:szCs w:val="18"/>
                </w:rPr>
                <w:t>No</w:t>
              </w:r>
            </w:ins>
            <w:del w:id="230"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31"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6ACA59C" w14:textId="196F773C" w:rsidR="00337485" w:rsidRPr="003A5BA2" w:rsidRDefault="00337485" w:rsidP="00337485">
            <w:pPr>
              <w:rPr>
                <w:b/>
                <w:bCs/>
                <w:color w:val="000000"/>
                <w:sz w:val="18"/>
                <w:szCs w:val="18"/>
                <w:rPrChange w:id="232" w:author="Dylan CHEN" w:date="2026-08-29T09:38:00Z" w16du:dateUtc="2026-08-29T01:38:00Z">
                  <w:rPr>
                    <w:color w:val="000000"/>
                    <w:sz w:val="18"/>
                    <w:szCs w:val="18"/>
                  </w:rPr>
                </w:rPrChange>
              </w:rPr>
            </w:pPr>
            <w:r w:rsidRPr="003A5BA2">
              <w:rPr>
                <w:b/>
                <w:bCs/>
                <w:color w:val="000000"/>
                <w:sz w:val="18"/>
                <w:szCs w:val="18"/>
                <w:rPrChange w:id="233"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234"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ins w:id="235" w:author="Dylan CHEN" w:date="2026-08-29T09:37:00Z"/>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ins w:id="236" w:author="Dylan CHEN" w:date="2026-08-29T09:37:00Z" w16du:dateUtc="2026-08-29T01:37:00Z"/>
                <w:color w:val="000000"/>
                <w:sz w:val="18"/>
                <w:szCs w:val="18"/>
              </w:rPr>
            </w:pPr>
            <w:ins w:id="237" w:author="Dylan CHEN" w:date="2026-08-29T09:37:00Z" w16du:dateUtc="2026-08-29T01:37:00Z">
              <w:r w:rsidRPr="00015210">
                <w:rPr>
                  <w:color w:val="000000"/>
                  <w:sz w:val="18"/>
                  <w:szCs w:val="18"/>
                </w:rPr>
                <w:t>Wang &amp; Zheng (2024)</w:t>
              </w:r>
            </w:ins>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ins w:id="238" w:author="Dylan CHEN" w:date="2026-08-29T09:37:00Z" w16du:dateUtc="2026-08-29T01:37:00Z"/>
                <w:color w:val="000000"/>
                <w:sz w:val="18"/>
                <w:szCs w:val="18"/>
              </w:rPr>
            </w:pPr>
            <w:ins w:id="239" w:author="Dylan CHEN" w:date="2026-08-29T09:37:00Z" w16du:dateUtc="2026-08-29T01:37: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ins w:id="240" w:author="Dylan CHEN" w:date="2026-08-29T09:37:00Z" w16du:dateUtc="2026-08-29T01:37:00Z"/>
                <w:color w:val="000000"/>
                <w:sz w:val="18"/>
                <w:szCs w:val="18"/>
              </w:rPr>
            </w:pPr>
            <w:ins w:id="241" w:author="Dylan CHEN" w:date="2026-08-29T09:37:00Z" w16du:dateUtc="2026-08-29T01:37:00Z">
              <w:r w:rsidRPr="00015210">
                <w:rPr>
                  <w:color w:val="000000"/>
                  <w:sz w:val="18"/>
                  <w:szCs w:val="18"/>
                </w:rPr>
                <w:t xml:space="preserve">ChatGPT </w:t>
              </w:r>
              <w:r w:rsidRPr="00015210">
                <w:rPr>
                  <w:b/>
                  <w:bCs/>
                  <w:color w:val="000000"/>
                  <w:sz w:val="18"/>
                  <w:szCs w:val="18"/>
                </w:rPr>
                <w:t>ban</w:t>
              </w:r>
            </w:ins>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ins w:id="242" w:author="Dylan CHEN" w:date="2026-08-29T09:37:00Z" w16du:dateUtc="2026-08-29T01:37:00Z"/>
                <w:color w:val="000000"/>
                <w:sz w:val="18"/>
                <w:szCs w:val="18"/>
              </w:rPr>
            </w:pPr>
            <w:ins w:id="243" w:author="Dylan CHEN" w:date="2026-08-29T09:37:00Z" w16du:dateUtc="2026-08-29T01:37:00Z">
              <w:r w:rsidRPr="00015210">
                <w:rPr>
                  <w:color w:val="000000"/>
                  <w:sz w:val="18"/>
                  <w:szCs w:val="18"/>
                </w:rPr>
                <w:t>Topic-week</w:t>
              </w:r>
            </w:ins>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ins w:id="244" w:author="Dylan CHEN" w:date="2026-08-29T09:37:00Z" w16du:dateUtc="2026-08-29T01:37:00Z"/>
                <w:color w:val="000000"/>
                <w:sz w:val="18"/>
                <w:szCs w:val="18"/>
              </w:rPr>
            </w:pPr>
            <w:ins w:id="245" w:author="Dylan CHEN" w:date="2026-08-29T09:37:00Z" w16du:dateUtc="2026-08-29T01:37: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
          <w:p w14:paraId="6DF1ADD7" w14:textId="22A0C1CE" w:rsidR="003A5BA2" w:rsidRPr="003A5BA2" w:rsidRDefault="003A5BA2" w:rsidP="003A5BA2">
            <w:pPr>
              <w:rPr>
                <w:ins w:id="246" w:author="Dylan CHEN" w:date="2026-08-29T09:37:00Z" w16du:dateUtc="2026-08-29T01:37:00Z"/>
                <w:b/>
                <w:bCs/>
                <w:color w:val="000000"/>
                <w:sz w:val="18"/>
                <w:szCs w:val="18"/>
                <w:rPrChange w:id="247" w:author="Dylan CHEN" w:date="2026-08-29T09:38:00Z" w16du:dateUtc="2026-08-29T01:38:00Z">
                  <w:rPr>
                    <w:ins w:id="248" w:author="Dylan CHEN" w:date="2026-08-29T09:37:00Z" w16du:dateUtc="2026-08-29T01:37:00Z"/>
                    <w:color w:val="000000"/>
                    <w:sz w:val="18"/>
                    <w:szCs w:val="18"/>
                  </w:rPr>
                </w:rPrChange>
              </w:rPr>
            </w:pPr>
            <w:ins w:id="249" w:author="Dylan CHEN" w:date="2026-08-29T09:37:00Z" w16du:dateUtc="2026-08-29T01:37:00Z">
              <w:r w:rsidRPr="003A5BA2">
                <w:rPr>
                  <w:b/>
                  <w:bCs/>
                  <w:color w:val="000000"/>
                  <w:sz w:val="18"/>
                  <w:szCs w:val="18"/>
                  <w:rPrChange w:id="250" w:author="Dylan CHEN" w:date="2026-08-29T09:38:00Z" w16du:dateUtc="2026-08-29T01:38:00Z">
                    <w:rPr>
                      <w:color w:val="000000"/>
                      <w:sz w:val="18"/>
                      <w:szCs w:val="18"/>
                    </w:rPr>
                  </w:rPrChange>
                </w:rPr>
                <w:t>+</w:t>
              </w:r>
            </w:ins>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ins w:id="251" w:author="Dylan CHEN" w:date="2026-08-29T09:37:00Z" w16du:dateUtc="2026-08-29T01:37:00Z"/>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3A5BA2">
        <w:trPr>
          <w:trHeight w:val="278"/>
          <w:jc w:val="center"/>
          <w:trPrChange w:id="252"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tcPrChange w:id="253"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Change w:id="254"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Change w:id="255"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Change w:id="256"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Change w:id="257"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Change w:id="258"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Change w:id="259"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1DB36769" w14:textId="4B461101" w:rsidR="003A5BA2" w:rsidRDefault="003A5BA2" w:rsidP="003A5BA2">
            <w:pPr>
              <w:rPr>
                <w:color w:val="000000"/>
                <w:sz w:val="18"/>
                <w:szCs w:val="18"/>
              </w:rPr>
            </w:pPr>
            <w:r w:rsidRPr="003A5BA2">
              <w:rPr>
                <w:b/>
                <w:bCs/>
                <w:color w:val="000000"/>
                <w:sz w:val="18"/>
                <w:szCs w:val="18"/>
                <w:rPrChange w:id="260" w:author="Dylan CHEN" w:date="2026-08-29T09:38:00Z" w16du:dateUtc="2026-08-29T01:38:00Z">
                  <w:rPr>
                    <w:color w:val="000000"/>
                    <w:sz w:val="18"/>
                    <w:szCs w:val="18"/>
                  </w:rPr>
                </w:rPrChange>
              </w:rPr>
              <w:t>+</w:t>
            </w:r>
            <w:r w:rsidRPr="000E4EEB">
              <w:rPr>
                <w:color w:val="000000"/>
                <w:sz w:val="18"/>
                <w:szCs w:val="18"/>
              </w:rPr>
              <w:t>; shorter, more readable</w:t>
            </w:r>
          </w:p>
        </w:tc>
      </w:tr>
      <w:tr w:rsidR="003A5BA2" w:rsidRPr="00015210" w14:paraId="71204193" w14:textId="77777777" w:rsidTr="003A5BA2">
        <w:trPr>
          <w:trHeight w:val="278"/>
          <w:jc w:val="center"/>
          <w:trPrChange w:id="26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6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Change w:id="26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Change w:id="26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6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Change w:id="26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6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6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4CA54B3" w14:textId="2E0CA214" w:rsidR="003A5BA2" w:rsidRPr="00015210" w:rsidRDefault="003A5BA2" w:rsidP="003A5BA2">
            <w:pPr>
              <w:rPr>
                <w:color w:val="000000"/>
                <w:sz w:val="18"/>
                <w:szCs w:val="18"/>
              </w:rPr>
            </w:pPr>
            <w:r w:rsidRPr="003A5BA2">
              <w:rPr>
                <w:b/>
                <w:bCs/>
                <w:color w:val="000000"/>
                <w:sz w:val="18"/>
                <w:szCs w:val="18"/>
                <w:rPrChange w:id="269" w:author="Dylan CHEN" w:date="2026-08-29T09:38:00Z" w16du:dateUtc="2026-08-29T01:38:00Z">
                  <w:rPr>
                    <w:color w:val="000000"/>
                    <w:sz w:val="18"/>
                    <w:szCs w:val="18"/>
                  </w:rPr>
                </w:rPrChange>
              </w:rPr>
              <w:t>+</w:t>
            </w:r>
            <w:r w:rsidRPr="000E4EEB">
              <w:rPr>
                <w:color w:val="000000"/>
                <w:sz w:val="18"/>
                <w:szCs w:val="18"/>
              </w:rPr>
              <w:t>; shorter</w:t>
            </w:r>
          </w:p>
        </w:tc>
      </w:tr>
      <w:tr w:rsidR="003A5BA2" w:rsidRPr="00015210" w14:paraId="54FC9BCD" w14:textId="77777777" w:rsidTr="003A5BA2">
        <w:trPr>
          <w:trHeight w:val="262"/>
          <w:jc w:val="center"/>
          <w:ins w:id="270" w:author="Dylan CHEN" w:date="2026-08-29T09:36:00Z"/>
          <w:trPrChange w:id="271"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tcPrChange w:id="272"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66E4EB7B" w14:textId="58CF4EC2" w:rsidR="003A5BA2" w:rsidRPr="00015210" w:rsidRDefault="003A5BA2" w:rsidP="003A5BA2">
            <w:pPr>
              <w:rPr>
                <w:ins w:id="273" w:author="Dylan CHEN" w:date="2026-08-29T09:36:00Z" w16du:dateUtc="2026-08-29T01:36:00Z"/>
                <w:color w:val="000000"/>
                <w:sz w:val="18"/>
                <w:szCs w:val="18"/>
              </w:rPr>
            </w:pPr>
            <w:ins w:id="274" w:author="Dylan CHEN" w:date="2026-08-29T09:36:00Z" w16du:dateUtc="2026-08-29T01:36:00Z">
              <w:r w:rsidRPr="00015210">
                <w:rPr>
                  <w:color w:val="000000"/>
                  <w:sz w:val="18"/>
                  <w:szCs w:val="18"/>
                </w:rPr>
                <w:t>Sanatizadeh et al. (2025, I&amp;M)</w:t>
              </w:r>
            </w:ins>
          </w:p>
        </w:tc>
        <w:tc>
          <w:tcPr>
            <w:tcW w:w="2160" w:type="dxa"/>
            <w:tcBorders>
              <w:top w:val="nil"/>
              <w:left w:val="nil"/>
              <w:bottom w:val="single" w:sz="8" w:space="0" w:color="auto"/>
              <w:right w:val="single" w:sz="8" w:space="0" w:color="auto"/>
            </w:tcBorders>
            <w:vAlign w:val="center"/>
            <w:tcPrChange w:id="275"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772AC69D" w14:textId="240D5CEB" w:rsidR="003A5BA2" w:rsidRPr="00015210" w:rsidRDefault="003A5BA2" w:rsidP="003A5BA2">
            <w:pPr>
              <w:rPr>
                <w:ins w:id="276" w:author="Dylan CHEN" w:date="2026-08-29T09:36:00Z" w16du:dateUtc="2026-08-29T01:36:00Z"/>
                <w:color w:val="000000"/>
                <w:sz w:val="18"/>
                <w:szCs w:val="18"/>
              </w:rPr>
            </w:pPr>
            <w:ins w:id="277" w:author="Dylan CHEN" w:date="2026-08-29T09:36:00Z" w16du:dateUtc="2026-08-29T01:36: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Change w:id="278"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3F127BAF" w14:textId="2FB26130" w:rsidR="003A5BA2" w:rsidRPr="00015210" w:rsidRDefault="003A5BA2" w:rsidP="003A5BA2">
            <w:pPr>
              <w:rPr>
                <w:ins w:id="279" w:author="Dylan CHEN" w:date="2026-08-29T09:36:00Z" w16du:dateUtc="2026-08-29T01:36:00Z"/>
                <w:color w:val="000000"/>
                <w:sz w:val="18"/>
                <w:szCs w:val="18"/>
              </w:rPr>
            </w:pPr>
            <w:ins w:id="280" w:author="Dylan CHEN" w:date="2026-08-29T09:36:00Z" w16du:dateUtc="2026-08-29T01:36:00Z">
              <w:r w:rsidRPr="00015210">
                <w:rPr>
                  <w:color w:val="000000"/>
                  <w:sz w:val="18"/>
                  <w:szCs w:val="18"/>
                </w:rPr>
                <w:t>ChatGPT release</w:t>
              </w:r>
            </w:ins>
          </w:p>
        </w:tc>
        <w:tc>
          <w:tcPr>
            <w:tcW w:w="900" w:type="dxa"/>
            <w:tcBorders>
              <w:top w:val="nil"/>
              <w:left w:val="nil"/>
              <w:bottom w:val="single" w:sz="8" w:space="0" w:color="auto"/>
              <w:right w:val="single" w:sz="8" w:space="0" w:color="auto"/>
            </w:tcBorders>
            <w:vAlign w:val="center"/>
            <w:tcPrChange w:id="281"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431FABC9" w14:textId="694742A8" w:rsidR="003A5BA2" w:rsidRPr="00015210" w:rsidRDefault="003A5BA2" w:rsidP="003A5BA2">
            <w:pPr>
              <w:rPr>
                <w:ins w:id="282" w:author="Dylan CHEN" w:date="2026-08-29T09:36:00Z" w16du:dateUtc="2026-08-29T01:36:00Z"/>
                <w:color w:val="000000"/>
                <w:sz w:val="18"/>
                <w:szCs w:val="18"/>
              </w:rPr>
            </w:pPr>
            <w:ins w:id="283" w:author="Dylan CHEN" w:date="2026-08-29T09:36:00Z" w16du:dateUtc="2026-08-29T01:36:00Z">
              <w:r w:rsidRPr="00015210">
                <w:rPr>
                  <w:color w:val="000000"/>
                  <w:sz w:val="18"/>
                  <w:szCs w:val="18"/>
                </w:rPr>
                <w:t>Post-day</w:t>
              </w:r>
            </w:ins>
          </w:p>
        </w:tc>
        <w:tc>
          <w:tcPr>
            <w:tcW w:w="956" w:type="dxa"/>
            <w:tcBorders>
              <w:top w:val="nil"/>
              <w:left w:val="nil"/>
              <w:bottom w:val="single" w:sz="8" w:space="0" w:color="auto"/>
              <w:right w:val="single" w:sz="8" w:space="0" w:color="auto"/>
            </w:tcBorders>
            <w:vAlign w:val="center"/>
            <w:tcPrChange w:id="284"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310E153D" w14:textId="6DD50729" w:rsidR="003A5BA2" w:rsidRPr="00015210" w:rsidRDefault="003A5BA2" w:rsidP="003A5BA2">
            <w:pPr>
              <w:rPr>
                <w:ins w:id="285" w:author="Dylan CHEN" w:date="2026-08-29T09:36:00Z" w16du:dateUtc="2026-08-29T01:36:00Z"/>
                <w:color w:val="000000"/>
                <w:sz w:val="18"/>
                <w:szCs w:val="18"/>
              </w:rPr>
            </w:pPr>
            <w:ins w:id="286" w:author="Dylan CHEN" w:date="2026-08-29T09:36:00Z" w16du:dateUtc="2026-08-29T01:36: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Change w:id="28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04518920" w14:textId="4EBBF752" w:rsidR="003A5BA2" w:rsidRPr="000E4EEB" w:rsidRDefault="003A5BA2" w:rsidP="003A5BA2">
            <w:pPr>
              <w:rPr>
                <w:ins w:id="288" w:author="Dylan CHEN" w:date="2026-08-29T09:36:00Z" w16du:dateUtc="2026-08-29T01:36:00Z"/>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Change w:id="289"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47063A6F" w14:textId="04329DC9" w:rsidR="003A5BA2" w:rsidRPr="000E4EEB" w:rsidRDefault="003A5BA2" w:rsidP="003A5BA2">
            <w:pPr>
              <w:rPr>
                <w:ins w:id="290" w:author="Dylan CHEN" w:date="2026-08-29T09:36:00Z" w16du:dateUtc="2026-08-29T01:36:00Z"/>
                <w:color w:val="000000"/>
                <w:sz w:val="18"/>
                <w:szCs w:val="18"/>
              </w:rPr>
            </w:pPr>
            <w:ins w:id="291" w:author="Dylan CHEN" w:date="2026-08-29T09:36:00Z" w16du:dateUtc="2026-08-29T01:36:00Z">
              <w:r w:rsidRPr="003A5BA2">
                <w:rPr>
                  <w:b/>
                  <w:bCs/>
                  <w:color w:val="000000"/>
                  <w:sz w:val="18"/>
                  <w:szCs w:val="18"/>
                  <w:rPrChange w:id="292" w:author="Dylan CHEN" w:date="2026-08-29T09:38:00Z" w16du:dateUtc="2026-08-29T01:38:00Z">
                    <w:rPr>
                      <w:color w:val="000000"/>
                      <w:sz w:val="18"/>
                      <w:szCs w:val="18"/>
                    </w:rPr>
                  </w:rPrChange>
                </w:rPr>
                <w:t>−</w:t>
              </w:r>
              <w:r w:rsidRPr="000E4EEB">
                <w:rPr>
                  <w:color w:val="000000"/>
                  <w:sz w:val="18"/>
                  <w:szCs w:val="18"/>
                </w:rPr>
                <w:t>; longer, less readable</w:t>
              </w:r>
            </w:ins>
          </w:p>
        </w:tc>
      </w:tr>
      <w:tr w:rsidR="003A5BA2" w:rsidRPr="00015210" w14:paraId="51F42C0C" w14:textId="77777777" w:rsidTr="003A5BA2">
        <w:trPr>
          <w:trHeight w:val="262"/>
          <w:jc w:val="center"/>
          <w:trPrChange w:id="293"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hideMark/>
            <w:tcPrChange w:id="29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Change w:id="29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9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9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Change w:id="29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9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30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3A5BA2">
        <w:trPr>
          <w:trHeight w:val="278"/>
          <w:jc w:val="center"/>
          <w:trPrChange w:id="30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30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Change w:id="30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30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30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Change w:id="30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30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30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4BDA2327" w14:textId="393E74D9" w:rsidR="003A5BA2" w:rsidRPr="003A5BA2" w:rsidRDefault="003A5BA2" w:rsidP="003A5BA2">
            <w:pPr>
              <w:rPr>
                <w:b/>
                <w:bCs/>
                <w:color w:val="000000"/>
                <w:sz w:val="18"/>
                <w:szCs w:val="18"/>
                <w:rPrChange w:id="309" w:author="Dylan CHEN" w:date="2026-08-29T09:38:00Z" w16du:dateUtc="2026-08-29T01:38:00Z">
                  <w:rPr>
                    <w:color w:val="000000"/>
                    <w:sz w:val="18"/>
                    <w:szCs w:val="18"/>
                  </w:rPr>
                </w:rPrChange>
              </w:rPr>
            </w:pPr>
            <w:r w:rsidRPr="003A5BA2">
              <w:rPr>
                <w:b/>
                <w:bCs/>
                <w:color w:val="000000"/>
                <w:sz w:val="18"/>
                <w:szCs w:val="18"/>
                <w:rPrChange w:id="310" w:author="Dylan CHEN" w:date="2026-08-29T09:38:00Z" w16du:dateUtc="2026-08-29T01:38:00Z">
                  <w:rPr>
                    <w:color w:val="000000"/>
                    <w:sz w:val="18"/>
                    <w:szCs w:val="18"/>
                  </w:rPr>
                </w:rPrChange>
              </w:rPr>
              <w:t>−</w:t>
            </w:r>
          </w:p>
        </w:tc>
      </w:tr>
      <w:tr w:rsidR="003A5BA2" w:rsidRPr="00015210" w14:paraId="02C9F994" w14:textId="77777777" w:rsidTr="003A5BA2">
        <w:trPr>
          <w:trHeight w:val="278"/>
          <w:jc w:val="center"/>
          <w:trPrChange w:id="31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31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Change w:id="31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31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31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31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31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CE29E27" w14:textId="4E20AABA" w:rsidR="003A5BA2" w:rsidRPr="00015210" w:rsidRDefault="003A5BA2" w:rsidP="003A5BA2">
            <w:pPr>
              <w:rPr>
                <w:color w:val="000000"/>
                <w:sz w:val="18"/>
                <w:szCs w:val="18"/>
              </w:rPr>
            </w:pPr>
            <w:del w:id="318" w:author="Dylan CHEN" w:date="2026-08-29T09:38:00Z" w16du:dateUtc="2026-08-29T01:38:00Z">
              <w:r w:rsidRPr="000E4EEB" w:rsidDel="003A5BA2">
                <w:rPr>
                  <w:color w:val="000000"/>
                  <w:sz w:val="18"/>
                  <w:szCs w:val="18"/>
                </w:rPr>
                <w:delText>+</w:delText>
              </w:r>
            </w:del>
          </w:p>
        </w:tc>
        <w:tc>
          <w:tcPr>
            <w:tcW w:w="1879" w:type="dxa"/>
            <w:tcBorders>
              <w:top w:val="nil"/>
              <w:left w:val="nil"/>
              <w:bottom w:val="single" w:sz="8" w:space="0" w:color="auto"/>
              <w:right w:val="single" w:sz="8" w:space="0" w:color="auto"/>
            </w:tcBorders>
            <w:vAlign w:val="center"/>
            <w:hideMark/>
            <w:tcPrChange w:id="319"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6CDA03A0" w14:textId="51CFA26F" w:rsidR="003A5BA2" w:rsidRPr="00015210" w:rsidRDefault="003A5BA2" w:rsidP="003A5BA2">
            <w:pPr>
              <w:rPr>
                <w:color w:val="000000"/>
                <w:sz w:val="18"/>
                <w:szCs w:val="18"/>
              </w:rPr>
            </w:pPr>
            <w:r w:rsidRPr="003A5BA2">
              <w:rPr>
                <w:b/>
                <w:bCs/>
                <w:color w:val="000000"/>
                <w:sz w:val="18"/>
                <w:szCs w:val="18"/>
                <w:rPrChange w:id="320" w:author="Dylan CHEN" w:date="2026-08-29T09:38:00Z" w16du:dateUtc="2026-08-29T01:38:00Z">
                  <w:rPr>
                    <w:color w:val="000000"/>
                    <w:sz w:val="18"/>
                    <w:szCs w:val="18"/>
                  </w:rPr>
                </w:rPrChange>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3A5BA2">
        <w:trPr>
          <w:trHeight w:val="36"/>
          <w:jc w:val="center"/>
          <w:trPrChange w:id="321"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32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Change w:id="32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Change w:id="32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Change w:id="32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Change w:id="32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32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Change w:id="32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A1EB300" w14:textId="46842A5F" w:rsidR="003A5BA2" w:rsidRPr="003A5BA2" w:rsidRDefault="003A5BA2" w:rsidP="003A5BA2">
            <w:pPr>
              <w:rPr>
                <w:b/>
                <w:bCs/>
                <w:color w:val="000000"/>
                <w:sz w:val="18"/>
                <w:szCs w:val="18"/>
                <w:rPrChange w:id="329" w:author="Dylan CHEN" w:date="2026-08-29T09:38:00Z" w16du:dateUtc="2026-08-29T01:38:00Z">
                  <w:rPr>
                    <w:color w:val="000000"/>
                    <w:sz w:val="18"/>
                    <w:szCs w:val="18"/>
                  </w:rPr>
                </w:rPrChange>
              </w:rPr>
            </w:pPr>
            <w:r w:rsidRPr="003A5BA2">
              <w:rPr>
                <w:b/>
                <w:bCs/>
                <w:color w:val="000000"/>
                <w:sz w:val="18"/>
                <w:szCs w:val="18"/>
                <w:rPrChange w:id="330" w:author="Dylan CHEN" w:date="2026-08-29T09:38:00Z" w16du:dateUtc="2026-08-29T01:38:00Z">
                  <w:rPr>
                    <w:color w:val="000000"/>
                    <w:sz w:val="18"/>
                    <w:szCs w:val="18"/>
                  </w:rPr>
                </w:rPrChange>
              </w:rPr>
              <w:t>+</w:t>
            </w:r>
          </w:p>
        </w:tc>
      </w:tr>
      <w:tr w:rsidR="003A5BA2" w:rsidRPr="00015210" w14:paraId="65003E90" w14:textId="77777777" w:rsidTr="003A5BA2">
        <w:trPr>
          <w:trHeight w:val="36"/>
          <w:jc w:val="center"/>
          <w:trPrChange w:id="331"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33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Change w:id="33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Change w:id="33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Change w:id="33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Change w:id="33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33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Change w:id="33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FA4399" w14:textId="3DF3FDC7" w:rsidR="003A5BA2" w:rsidRPr="003A5BA2" w:rsidRDefault="003A5BA2" w:rsidP="003A5BA2">
            <w:pPr>
              <w:rPr>
                <w:b/>
                <w:bCs/>
                <w:color w:val="000000"/>
                <w:sz w:val="18"/>
                <w:szCs w:val="18"/>
                <w:rPrChange w:id="339" w:author="Dylan CHEN" w:date="2026-08-29T09:38:00Z" w16du:dateUtc="2026-08-29T01:38:00Z">
                  <w:rPr>
                    <w:color w:val="000000"/>
                    <w:sz w:val="18"/>
                    <w:szCs w:val="18"/>
                  </w:rPr>
                </w:rPrChange>
              </w:rPr>
            </w:pPr>
            <w:r w:rsidRPr="003A5BA2">
              <w:rPr>
                <w:b/>
                <w:bCs/>
                <w:color w:val="000000"/>
                <w:sz w:val="18"/>
                <w:szCs w:val="18"/>
                <w:rPrChange w:id="340" w:author="Dylan CHEN" w:date="2026-08-29T09:38:00Z" w16du:dateUtc="2026-08-29T01:38:00Z">
                  <w:rPr>
                    <w:color w:val="000000"/>
                    <w:sz w:val="18"/>
                    <w:szCs w:val="18"/>
                  </w:rPr>
                </w:rPrChange>
              </w:rPr>
              <w:t>−</w:t>
            </w:r>
          </w:p>
        </w:tc>
      </w:tr>
    </w:tbl>
    <w:p w14:paraId="10D89AB3" w14:textId="2FAB932C" w:rsidR="00E912B4" w:rsidRPr="00337485" w:rsidRDefault="00E912B4" w:rsidP="00D2526D">
      <w:pPr>
        <w:pStyle w:val="Notes"/>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753094CF"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ins w:id="341"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42"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343" w:author="Dylan CHEN" w:date="2026-08-28T22:42:00Z" w16du:dateUtc="2026-08-28T14:42:00Z">
        <w:r w:rsidRPr="00D2526D" w:rsidDel="002E37FE">
          <w:delText>(Burtch et al. 2024; Quinn &amp; Gutt 2025; del Rio-Chanona et al. 2024; Sanatizadeh et al. 2025; Xue et al. 2026)</w:delText>
        </w:r>
      </w:del>
      <w:r w:rsidRPr="00D2526D">
        <w:t xml:space="preserve">. A notable exception is </w:t>
      </w:r>
      <w:ins w:id="344" w:author="Dylan CHEN" w:date="2026-08-28T22:45:00Z" w16du:dateUtc="2026-08-28T14:45:00Z">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ins>
      <w:del w:id="345" w:author="Dylan CHEN" w:date="2026-08-28T22:45:00Z" w16du:dateUtc="2026-08-28T14:45:00Z">
        <w:r w:rsidRPr="00D2526D" w:rsidDel="00901910">
          <w:delText>Rao et al. (2026)</w:delText>
        </w:r>
      </w:del>
      <w:r w:rsidRPr="00D2526D">
        <w:t xml:space="preserve">, who find that users who actively employed ChatGPT to generate answers subsequently posted more questions. These questions were also longer and more novel, and attracted more upvotes. </w:t>
      </w:r>
      <w:ins w:id="346" w:author="Dylan CHEN" w:date="2026-08-29T09:35:00Z" w16du:dateUtc="2026-08-29T01:35:00Z">
        <w:r w:rsidR="003A5BA2" w:rsidRPr="003A5BA2">
          <w:t xml:space="preserve">Consistent with </w:t>
        </w:r>
      </w:ins>
      <w:ins w:id="347" w:author="Dylan CHEN" w:date="2026-08-29T09:36:00Z" w16du:dateUtc="2026-08-29T01:36:00Z">
        <w:r w:rsidR="003A5BA2">
          <w:fldChar w:fldCharType="begin"/>
        </w:r>
      </w:ins>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ins w:id="348" w:author="Dylan CHEN" w:date="2026-08-29T09:36:00Z" w16du:dateUtc="2026-08-29T01:36:00Z">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ins>
      <w:ins w:id="349" w:author="Dylan CHEN" w:date="2026-08-29T09:35:00Z" w16du:dateUtc="2026-08-29T01:35:00Z">
        <w:r w:rsidR="003A5BA2" w:rsidRPr="003A5BA2">
          <w:t xml:space="preserve">, Wang and Zheng (2024) exploit the ChatGPT ban and find that restricting access to ChatGPT </w:t>
        </w:r>
        <w:r w:rsidR="003A5BA2">
          <w:rPr>
            <w:rFonts w:hint="eastAsia"/>
          </w:rPr>
          <w:t>de</w:t>
        </w:r>
        <w:r w:rsidR="003A5BA2" w:rsidRPr="003A5BA2">
          <w:t>creased question supply.</w:t>
        </w:r>
      </w:ins>
      <w:ins w:id="350" w:author="Dylan CHEN" w:date="2026-08-29T09:31:00Z" w16du:dateUtc="2026-08-29T01:31:00Z">
        <w:r w:rsidR="00337485">
          <w:rPr>
            <w:rFonts w:hint="eastAsia"/>
          </w:rPr>
          <w:t xml:space="preserve"> </w:t>
        </w:r>
      </w:ins>
      <w:r w:rsidRPr="00D2526D">
        <w:t xml:space="preserve">This pattern suggests a complementary effect at the individual user level, one that contrasts with the aggregate decline documented in studies examining platform-wide trends. The overall reduction in question volume </w:t>
      </w:r>
      <w:ins w:id="351" w:author="Prof. LIU Ben" w:date="2026-08-29T23:06:00Z" w16du:dateUtc="2026-08-29T15:06:00Z">
        <w:r w:rsidR="007F6CCB">
          <w:t>results</w:t>
        </w:r>
      </w:ins>
      <w:del w:id="352" w:author="Prof. LIU Ben" w:date="2026-08-29T23:06:00Z" w16du:dateUtc="2026-08-29T15:06:00Z">
        <w:r w:rsidRPr="00D2526D" w:rsidDel="007F6CCB">
          <w:delText>stems</w:delText>
        </w:r>
      </w:del>
      <w:r w:rsidRPr="00D2526D">
        <w:t xml:space="preserve"> primarily from the fact that simpler questions are now answered by ChatGPT. Consequently, the remaining questions tend to be more complex and higher-quality </w:t>
      </w:r>
      <w:ins w:id="353" w:author="Dylan CHEN" w:date="2026-08-28T22:45:00Z" w16du:dateUtc="2026-08-28T14:45:00Z">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ins>
      <w:del w:id="354" w:author="Dylan CHEN" w:date="2026-08-28T22:45:00Z" w16du:dateUtc="2026-08-28T14:45:00Z">
        <w:r w:rsidRPr="00D2526D" w:rsidDel="00901910">
          <w:delText>(Quinn &amp; Gutt 2025; Sanatizadeh et al. 2025; Xue et al. 2026)</w:delText>
        </w:r>
      </w:del>
      <w:r w:rsidRPr="00D2526D">
        <w:t>. In this stream</w:t>
      </w:r>
      <w:ins w:id="355" w:author="Prof. LIU Ben" w:date="2026-08-29T23:06:00Z" w16du:dateUtc="2026-08-29T15:06:00Z">
        <w:r w:rsidR="007F6CCB">
          <w:t>,</w:t>
        </w:r>
      </w:ins>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052BFDB3" w:rsidR="00B369E9" w:rsidRPr="00D2526D" w:rsidRDefault="00B369E9" w:rsidP="00D2526D">
      <w:pPr>
        <w:pStyle w:val="Paragraph0"/>
      </w:pPr>
      <w:r w:rsidRPr="00D2526D">
        <w:t xml:space="preserve">This stream establishes an important empirical baseline, and </w:t>
      </w:r>
      <w:ins w:id="356" w:author="Dylan CHEN" w:date="2026-08-28T22:45:00Z" w16du:dateUtc="2026-08-28T14:45:00Z">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ins>
      <w:del w:id="357" w:author="Dylan CHEN" w:date="2026-08-28T22:45:00Z" w16du:dateUtc="2026-08-28T14:45:00Z">
        <w:r w:rsidRPr="00D2526D" w:rsidDel="00901910">
          <w:delText xml:space="preserve">Xue et al. (2026) </w:delText>
        </w:r>
      </w:del>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2B1F90"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ins w:id="358" w:author="Prof. LIU Ben" w:date="2026-08-29T23:08:00Z" w16du:dateUtc="2026-08-29T15:08:00Z">
        <w:r w:rsidR="007F6CCB">
          <w:t>, that is , h</w:t>
        </w:r>
      </w:ins>
      <w:del w:id="359" w:author="Prof. LIU Ben" w:date="2026-08-29T23:08:00Z" w16du:dateUtc="2026-08-29T15:08:00Z">
        <w:r w:rsidRPr="00015210" w:rsidDel="007F6CCB">
          <w:delText xml:space="preserve">: </w:delText>
        </w:r>
      </w:del>
      <w:del w:id="360" w:author="Prof. LIU Ben" w:date="2026-08-29T23:07:00Z" w16du:dateUtc="2026-08-29T15:07:00Z">
        <w:r w:rsidRPr="00015210" w:rsidDel="007F6CCB">
          <w:delText>h</w:delText>
        </w:r>
      </w:del>
      <w:r w:rsidRPr="00015210">
        <w:t>uman and AI work together in a single answering process. Several studies find that this raises answer supply</w:t>
      </w:r>
      <w:r w:rsidR="006C29A2" w:rsidRPr="00015210">
        <w:t xml:space="preserve"> </w:t>
      </w:r>
      <w:ins w:id="361" w:author="Dylan CHEN" w:date="2026-08-28T22:45:00Z" w16du:dateUtc="2026-08-28T14:45:00Z">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ins>
      <w:del w:id="362"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delInstrText>
        </w:r>
        <w:r w:rsidR="006C29A2" w:rsidRPr="00015210" w:rsidDel="00901910">
          <w:delInstrText>【摘要翻译】随着人工智能生成内容在在线知识共享平台上越来越普遍，用户往往犹豫披露其使用情况。为此，平台对人工智能生成内容实施了限制政策</w:delInstrText>
        </w:r>
        <w:r w:rsidR="006C29A2" w:rsidRPr="00015210" w:rsidDel="00901910">
          <w:delInstrText xml:space="preserve"> (AIGC </w:delInstrText>
        </w:r>
        <w:r w:rsidR="006C29A2" w:rsidRPr="00015210" w:rsidDel="00901910">
          <w:delInstrText>政策</w:delInstrText>
        </w:r>
        <w:r w:rsidR="006C29A2" w:rsidRPr="00015210" w:rsidDel="00901910">
          <w:delInstrText>)</w:delInstrText>
        </w:r>
        <w:r w:rsidR="006C29A2" w:rsidRPr="00015210" w:rsidDel="00901910">
          <w:delInstrText>，当用户不披露时，这些内容就会崩溃。为了确定</w:delInstrText>
        </w:r>
        <w:r w:rsidR="006C29A2" w:rsidRPr="00015210" w:rsidDel="00901910">
          <w:delInstrText xml:space="preserve"> AIGC </w:delInstrText>
        </w:r>
        <w:r w:rsidR="006C29A2" w:rsidRPr="00015210" w:rsidDel="00901910">
          <w:delInstrText>政策与用户答题贡献行为之间的因果关系，我们在中国领先的在线知识共享平台智湖上进行了准实验。结果表明，</w:delInstrText>
        </w:r>
        <w:r w:rsidR="006C29A2" w:rsidRPr="00015210" w:rsidDel="00901910">
          <w:delInstrText xml:space="preserve">AIGC </w:delInstrText>
        </w:r>
        <w:r w:rsidR="006C29A2" w:rsidRPr="00015210" w:rsidDel="00901910">
          <w:delInstrText>政策降低了答题量和主观质量，而提高了那些人工智能生成内容崩溃的用户</w:delInstrText>
        </w:r>
        <w:r w:rsidR="006C29A2" w:rsidRPr="00015210" w:rsidDel="00901910">
          <w:delInstrText xml:space="preserve"> (</w:delInstrText>
        </w:r>
        <w:r w:rsidR="006C29A2" w:rsidRPr="00015210" w:rsidDel="00901910">
          <w:delInstrText>人工智能崩溃用户</w:delInstrText>
        </w:r>
        <w:r w:rsidR="006C29A2" w:rsidRPr="00015210" w:rsidDel="00901910">
          <w:delInstrText xml:space="preserve">) </w:delInstrText>
        </w:r>
        <w:r w:rsidR="006C29A2" w:rsidRPr="00015210" w:rsidDel="00901910">
          <w:delInstrText>的客观质量。我们还考察了用户特征</w:delInstrText>
        </w:r>
        <w:r w:rsidR="006C29A2" w:rsidRPr="00015210" w:rsidDel="00901910">
          <w:delInstrText xml:space="preserve"> (</w:delInstrText>
        </w:r>
        <w:r w:rsidR="006C29A2" w:rsidRPr="00015210" w:rsidDel="00901910">
          <w:delInstrText>即</w:delInstrText>
        </w:r>
        <w:r w:rsidR="006C29A2" w:rsidRPr="00015210" w:rsidDel="00901910">
          <w:delInstrText xml:space="preserve">) </w:delInstrText>
        </w:r>
        <w:r w:rsidR="006C29A2" w:rsidRPr="00015210" w:rsidDel="00901910">
          <w:delInstrText>的调节作用。</w:delInstrText>
        </w:r>
        <w:r w:rsidR="006C29A2" w:rsidRPr="00015210" w:rsidDel="00901910">
          <w:delInstrText xml:space="preserve">) </w:delInstrText>
        </w:r>
        <w:r w:rsidR="006C29A2" w:rsidRPr="00015210" w:rsidDel="00901910">
          <w:delInstrText>对这些结果的影响。值得注意的是，该政策对高度活跃用户、短期用户和高声誉用户的影响分别更为显著。除了为生成式</w:delInstrText>
        </w:r>
        <w:r w:rsidR="006C29A2" w:rsidRPr="00015210" w:rsidDel="00901910">
          <w:delInstrText xml:space="preserve"> AI </w:delInstrText>
        </w:r>
        <w:r w:rsidR="006C29A2" w:rsidRPr="00015210" w:rsidDel="00901910">
          <w:delInstrText>的内容审核文献做出贡献外，我们的研究结果还为平台提供了实用的见解，帮助设计有效的</w:delInstrText>
        </w:r>
        <w:r w:rsidR="006C29A2" w:rsidRPr="00015210" w:rsidDel="00901910">
          <w:delInstrText xml:space="preserve"> AIGC </w:delInstrText>
        </w:r>
        <w:r w:rsidR="006C29A2" w:rsidRPr="00015210" w:rsidDel="00901910">
          <w:delInstrText>政策来管理用户贡献。</w:delInstrText>
        </w:r>
        <w:r w:rsidR="006C29A2" w:rsidRPr="00015210" w:rsidDel="00901910">
          <w:delInstrText>","call-number":"1 (CCF C)","container-title":"Information &amp; Management","DOI":"10.1016/j.im.2026.104322","ISSN":"0378-7206","issue":"3","journalAbbreviation":"Information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Content moderation</w:delInstrText>
        </w:r>
        <w:r w:rsidR="006C29A2" w:rsidRPr="00015210" w:rsidDel="00901910">
          <w:delInstrText>、</w:delInstrText>
        </w:r>
        <w:r w:rsidR="006C29A2" w:rsidRPr="00015210" w:rsidDel="00901910">
          <w:delInstrText>Knowledge-sharing platform</w:delInstrText>
        </w:r>
        <w:r w:rsidR="006C29A2" w:rsidRPr="00015210" w:rsidDel="00901910">
          <w:delInstrText>、</w:delInstrText>
        </w:r>
        <w:r w:rsidR="006C29A2" w:rsidRPr="00015210" w:rsidDel="00901910">
          <w:del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delInstrText>
        </w:r>
        <w:r w:rsidR="006C29A2" w:rsidRPr="00015210" w:rsidDel="00901910">
          <w:delInstrText>【摘要翻译】在线平台上的自愿知识贡献对用户、平台和企业具有重大价值。生成式人工智能</w:delInstrText>
        </w:r>
        <w:r w:rsidR="006C29A2" w:rsidRPr="00015210" w:rsidDel="00901910">
          <w:delInstrText xml:space="preserve"> (AI) </w:delInstrText>
        </w:r>
        <w:r w:rsidR="006C29A2" w:rsidRPr="00015210" w:rsidDel="00901910">
          <w:delInstrText>技术的快速进步促进了问答</w:delInstrText>
        </w:r>
        <w:r w:rsidR="006C29A2" w:rsidRPr="00015210" w:rsidDel="00901910">
          <w:delInstrText xml:space="preserve"> (Q&amp;A) </w:delInstrText>
        </w:r>
        <w:r w:rsidR="006C29A2" w:rsidRPr="00015210" w:rsidDel="00901910">
          <w:delInstrText>平台上知识的自动生成。然而，生成式</w:delInstrText>
        </w:r>
        <w:r w:rsidR="006C29A2" w:rsidRPr="00015210" w:rsidDel="00901910">
          <w:delInstrText xml:space="preserve"> AI </w:delInstrText>
        </w:r>
        <w:r w:rsidR="006C29A2" w:rsidRPr="00015210" w:rsidDel="00901910">
          <w:delInstrText>对用户自愿知识贡献的影响仍然是一个实证问题。一方面，用户可能会从生成式</w:delInstrText>
        </w:r>
        <w:r w:rsidR="006C29A2" w:rsidRPr="00015210" w:rsidDel="00901910">
          <w:delInstrText xml:space="preserve"> AI </w:delInstrText>
        </w:r>
        <w:r w:rsidR="006C29A2" w:rsidRPr="00015210" w:rsidDel="00901910">
          <w:delInstrText>中学习，通过提供更有组织和逻辑的答案来改进他们的答案。另一方面，生成式</w:delInstrText>
        </w:r>
        <w:r w:rsidR="006C29A2" w:rsidRPr="00015210" w:rsidDel="00901910">
          <w:delInstrText xml:space="preserve"> AI </w:delInstrText>
        </w:r>
        <w:r w:rsidR="006C29A2" w:rsidRPr="00015210" w:rsidDel="00901910">
          <w:delInstrText>可能会产生虚假答案，而利用</w:delInstrText>
        </w:r>
        <w:r w:rsidR="006C29A2" w:rsidRPr="00015210" w:rsidDel="00901910">
          <w:delInstrText xml:space="preserve"> AI </w:delInstrText>
        </w:r>
        <w:r w:rsidR="006C29A2" w:rsidRPr="00015210" w:rsidDel="00901910">
          <w:delInstrText>辅助的加速响应速度可能会给理解输出带来额外的认知负担，潜在地减少整体贡献。我们的研究探讨了生成式人工智能</w:delInstrText>
        </w:r>
        <w:r w:rsidR="006C29A2" w:rsidRPr="00015210" w:rsidDel="00901910">
          <w:delInstrText xml:space="preserve"> (</w:delInstrText>
        </w:r>
        <w:r w:rsidR="006C29A2" w:rsidRPr="00015210" w:rsidDel="00901910">
          <w:delInstrText>尤其是</w:delInstrText>
        </w:r>
        <w:r w:rsidR="006C29A2" w:rsidRPr="00015210" w:rsidDel="00901910">
          <w:delInstrText xml:space="preserve"> ChatGPT) </w:delInstrText>
        </w:r>
        <w:r w:rsidR="006C29A2" w:rsidRPr="00015210" w:rsidDel="00901910">
          <w:delInstrText>对用户在</w:delInstrText>
        </w:r>
        <w:r w:rsidR="006C29A2" w:rsidRPr="00015210" w:rsidDel="00901910">
          <w:delInstrText xml:space="preserve"> Stack Overflow(</w:delInstrText>
        </w:r>
        <w:r w:rsidR="006C29A2" w:rsidRPr="00015210" w:rsidDel="00901910">
          <w:delInstrText>最大的问答平台之一</w:delInstrText>
        </w:r>
        <w:r w:rsidR="006C29A2" w:rsidRPr="00015210" w:rsidDel="00901910">
          <w:delInstrText xml:space="preserve">) </w:delInstrText>
        </w:r>
        <w:r w:rsidR="006C29A2" w:rsidRPr="00015210" w:rsidDel="00901910">
          <w:delInstrText>上自愿贡献知识的影响。利用自然实验，我们使用双重差分</w:delInstrText>
        </w:r>
        <w:r w:rsidR="006C29A2" w:rsidRPr="00015210" w:rsidDel="00901910">
          <w:delInstrText xml:space="preserve"> (DID) </w:delInstrText>
        </w:r>
        <w:r w:rsidR="006C29A2" w:rsidRPr="00015210" w:rsidDel="00901910">
          <w:del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delInstrText>
        </w:r>
        <w:r w:rsidR="006C29A2" w:rsidRPr="00015210" w:rsidDel="00901910">
          <w:delInstrText xml:space="preserve"> AI </w:delInstrText>
        </w:r>
        <w:r w:rsidR="006C29A2" w:rsidRPr="00015210" w:rsidDel="00901910">
          <w:delInstrText>在问答平台背景下对用户自愿知识贡献的影响，为信息系统</w:delInstrText>
        </w:r>
        <w:r w:rsidR="006C29A2" w:rsidRPr="00015210" w:rsidDel="00901910">
          <w:delInstrText xml:space="preserve"> (IS) </w:delInstrText>
        </w:r>
        <w:r w:rsidR="006C29A2" w:rsidRPr="00015210" w:rsidDel="00901910">
          <w:delInstrText>文献做出了贡献。实际上，我们的研究结果为平台所有者和管理者提供了关于生成式</w:delInstrText>
        </w:r>
        <w:r w:rsidR="006C29A2" w:rsidRPr="00015210" w:rsidDel="00901910">
          <w:delInstrText xml:space="preserve"> AI </w:delInstrText>
        </w:r>
        <w:r w:rsidR="006C29A2" w:rsidRPr="00015210" w:rsidDel="00901910">
          <w:delInstrText>如何影响用户知识贡献行为、指导决策和战略制定的见解，以便将生成式</w:delInstrText>
        </w:r>
        <w:r w:rsidR="006C29A2" w:rsidRPr="00015210" w:rsidDel="00901910">
          <w:delInstrText xml:space="preserve"> AI </w:delInstrText>
        </w:r>
        <w:r w:rsidR="006C29A2" w:rsidRPr="00015210" w:rsidDel="00901910">
          <w:delInstrText>整合到他们的平台中。历史</w:delInstrText>
        </w:r>
        <w:r w:rsidR="006C29A2" w:rsidRPr="00015210" w:rsidDel="00901910">
          <w:delInstrText>:Wonseok Oh</w:delInstrText>
        </w:r>
        <w:r w:rsidR="006C29A2" w:rsidRPr="00015210" w:rsidDel="00901910">
          <w:delInstrText>，高级编辑</w:delInstrText>
        </w:r>
        <w:r w:rsidR="006C29A2" w:rsidRPr="00015210" w:rsidDel="00901910">
          <w:delInstrText>;Kim Yong Goh</w:delInstrText>
        </w:r>
        <w:r w:rsidR="006C29A2" w:rsidRPr="00015210" w:rsidDel="00901910">
          <w:delInstrText>，副编辑。</w:delInstrText>
        </w:r>
        <w:r w:rsidR="006C29A2" w:rsidRPr="00015210" w:rsidDel="00901910">
          <w:delInstrText xml:space="preserve">","archive_location":"18 </w:delInstrText>
        </w:r>
        <w:r w:rsidR="006C29A2" w:rsidRPr="00015210" w:rsidDel="00901910">
          <w:rPr>
            <w:rFonts w:ascii="Apple Color Emoji" w:hAnsi="Apple Color Emoji" w:cs="Apple Color Emoji"/>
          </w:rPr>
          <w:delInstrText>📊</w:delInstrText>
        </w:r>
        <w:r w:rsidR="006C29A2" w:rsidRPr="00015210" w:rsidDel="00901910">
          <w:delInstrText>","call-number":"1","container-title":"Information Systems Research","DOI":"10.1287/isre.2023.0332","ISSN":"1047-7047","issue":"2","language":"en","note":"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difference-in-differences</w:delInstrText>
        </w:r>
        <w:r w:rsidR="006C29A2" w:rsidRPr="00015210" w:rsidDel="00901910">
          <w:delInstrText>、</w:delInstrText>
        </w:r>
        <w:r w:rsidR="006C29A2" w:rsidRPr="00015210" w:rsidDel="00901910">
          <w:delInstrText>answer quality</w:delInstrText>
        </w:r>
        <w:r w:rsidR="006C29A2" w:rsidRPr="00015210" w:rsidDel="00901910">
          <w:delInstrText>、</w:delInstrText>
        </w:r>
        <w:r w:rsidR="006C29A2" w:rsidRPr="00015210" w:rsidDel="00901910">
          <w:delInstrText>answer quantity</w:delInstrText>
        </w:r>
        <w:r w:rsidR="006C29A2" w:rsidRPr="00015210" w:rsidDel="00901910">
          <w:delInstrText>、</w:delInstrText>
        </w:r>
        <w:r w:rsidR="006C29A2" w:rsidRPr="00015210" w:rsidDel="00901910">
          <w:delInstrText>voluntary Q&amp;A platforms</w:delInstrText>
        </w:r>
        <w:r w:rsidR="006C29A2" w:rsidRPr="00015210" w:rsidDel="00901910">
          <w:delInstrText>、</w:delInstrText>
        </w:r>
        <w:r w:rsidR="006C29A2" w:rsidRPr="00015210" w:rsidDel="00901910">
          <w:del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delInstrText>
        </w:r>
        <w:r w:rsidR="006C29A2" w:rsidRPr="00015210" w:rsidDel="00901910">
          <w:fldChar w:fldCharType="separate"/>
        </w:r>
        <w:r w:rsidR="00546B58" w:rsidRPr="00015210" w:rsidDel="00901910">
          <w:delText>(Fang &amp; Zhou 2026; Shan &amp; Qiu 2026)</w:delText>
        </w:r>
        <w:r w:rsidR="006C29A2" w:rsidRPr="00015210" w:rsidDel="00901910">
          <w:fldChar w:fldCharType="end"/>
        </w:r>
      </w:del>
      <w:r w:rsidRPr="00015210">
        <w:t>, and evidence from the reverse direction points the same way, as bans on AI-generated content reduce both answer volume and acceptance rates</w:t>
      </w:r>
      <w:r w:rsidR="006C29A2" w:rsidRPr="00015210">
        <w:t xml:space="preserve"> </w:t>
      </w:r>
      <w:ins w:id="363" w:author="Dylan CHEN" w:date="2026-08-28T22:45:00Z" w16du:dateUtc="2026-08-28T14:45:00Z">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ins>
      <w:del w:id="364"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delInstrText>
        </w:r>
        <w:r w:rsidR="006C29A2" w:rsidRPr="00015210" w:rsidDel="00901910">
          <w:delInstrText>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\n\n</w:delInstrText>
        </w:r>
        <w:r w:rsidR="006C29A2" w:rsidRPr="00015210" w:rsidDel="00901910">
          <w:delInstrText>【摘要翻译】以</w:delInstrText>
        </w:r>
        <w:r w:rsidR="006C29A2" w:rsidRPr="00015210" w:rsidDel="00901910">
          <w:delInstrText>ChatGPT</w:delInstrText>
        </w:r>
        <w:r w:rsidR="006C29A2" w:rsidRPr="00015210" w:rsidDel="00901910">
          <w:delInstrText>为例的大型语言模型（</w:delInstrText>
        </w:r>
        <w:r w:rsidR="006C29A2" w:rsidRPr="00015210" w:rsidDel="00901910">
          <w:delInstrText>LLM</w:delInstrText>
        </w:r>
        <w:r w:rsidR="006C29A2" w:rsidRPr="00015210" w:rsidDel="00901910">
          <w:del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delInstrText>
        </w:r>
        <w:r w:rsidR="006C29A2" w:rsidRPr="00015210" w:rsidDel="00901910">
          <w:delInstrText>Stack Exchange</w:delInstrText>
        </w:r>
        <w:r w:rsidR="006C29A2" w:rsidRPr="00015210" w:rsidDel="00901910">
          <w:del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 xml:space="preserve">","archive_location":"1 </w:delInstrText>
        </w:r>
        <w:r w:rsidR="006C29A2" w:rsidRPr="00015210" w:rsidDel="00901910">
          <w:rPr>
            <w:rFonts w:ascii="Apple Color Emoji" w:hAnsi="Apple Color Emoji" w:cs="Apple Color Emoji"/>
          </w:rPr>
          <w:delInstrText>📊</w:delInstrText>
        </w:r>
        <w:r w:rsidR="006C29A2" w:rsidRPr="00015210" w:rsidDel="00901910">
          <w:delInstrText>","DOI":"10.2139/ssrn.4750326","genre":"SSRN Scholarly Paper","language":"en","note":"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/reading</w:delInstrText>
        </w:r>
        <w:r w:rsidR="006C29A2" w:rsidRPr="00015210" w:rsidDel="00901910">
          <w:delInstrText>、</w:delInstrText>
        </w:r>
        <w:r w:rsidR="006C29A2" w:rsidRPr="00015210" w:rsidDel="00901910">
          <w:delInstrText>Q&amp;A platform</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ban</w:delInstrText>
        </w:r>
        <w:r w:rsidR="006C29A2" w:rsidRPr="00015210" w:rsidDel="00901910">
          <w:delInstrText>、</w:delInstrText>
        </w:r>
        <w:r w:rsidR="006C29A2" w:rsidRPr="00015210" w:rsidDel="00901910">
          <w:del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delInstrText>
        </w:r>
        <w:r w:rsidR="006C29A2" w:rsidRPr="00015210" w:rsidDel="00901910">
          <w:fldChar w:fldCharType="separate"/>
        </w:r>
        <w:r w:rsidR="00546B58" w:rsidRPr="00015210" w:rsidDel="00901910">
          <w:delText>(Wang &amp; Zheng 2024)</w:delText>
        </w:r>
        <w:r w:rsidR="006C29A2" w:rsidRPr="00015210" w:rsidDel="00901910">
          <w:fldChar w:fldCharType="end"/>
        </w:r>
      </w:del>
      <w:r w:rsidRPr="00015210">
        <w:t xml:space="preserve">. Other studies report declines in qualified contributions </w:t>
      </w:r>
      <w:ins w:id="365" w:author="Dylan CHEN" w:date="2026-08-28T22:45:00Z" w16du:dateUtc="2026-08-28T14:45:00Z">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ins>
      <w:del w:id="366"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delInstrText>
        </w:r>
        <w:r w:rsidR="006C29A2" w:rsidRPr="00015210" w:rsidDel="00901910">
          <w:rPr>
            <w:rFonts w:ascii="Apple Color Emoji" w:hAnsi="Apple Color Emoji" w:cs="Apple Color Emoji"/>
          </w:rPr>
          <w:delInstrText>📊</w:delInstrText>
        </w:r>
        <w:r w:rsidR="006C29A2" w:rsidRPr="00015210" w:rsidDel="00901910">
          <w:delInstrText>","call-number":"3","container-title":"Marketing Letters","DOI":"10.1007/s11002-024-09747-1","ISSN":"1573-059X","issue":"3","journalAbbreviation":"Mark Lett","language":"en","note":"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User contribution</w:delInstrText>
        </w:r>
        <w:r w:rsidR="006C29A2" w:rsidRPr="00015210" w:rsidDel="00901910">
          <w:delInstrText>、</w:delInstrText>
        </w:r>
        <w:r w:rsidR="006C29A2" w:rsidRPr="00015210" w:rsidDel="00901910">
          <w:delInstrText>Content policy</w:delInstrText>
        </w:r>
        <w:r w:rsidR="006C29A2" w:rsidRPr="00015210" w:rsidDel="00901910">
          <w:delInstrText>、</w:delInstrText>
        </w:r>
        <w:r w:rsidR="006C29A2" w:rsidRPr="00015210" w:rsidDel="00901910">
          <w:del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C29A2" w:rsidRPr="00015210" w:rsidDel="00901910">
          <w:rPr>
            <w:rFonts w:ascii="Apple Color Emoji" w:hAnsi="Apple Color Emoji" w:cs="Apple Color Emoji"/>
          </w:rPr>
          <w:delInstrText>📊</w:delInstrText>
        </w:r>
        <w:r w:rsidR="006C29A2" w:rsidRPr="00015210" w:rsidDel="00901910">
          <w:delInstrText>","call-number":"1 (CCF C)","container-title":"Information &amp; Management","DOI":"10.1016/j.im.2025.104178","ISSN":"0378-7206","issue":"6","journalAbbreviation":"Information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Online knowledge exchange platforms</w:delInstrText>
        </w:r>
        <w:r w:rsidR="006C29A2" w:rsidRPr="00015210" w:rsidDel="00901910">
          <w:delInstrText>、</w:delInstrText>
        </w:r>
        <w:r w:rsidR="006C29A2" w:rsidRPr="00015210" w:rsidDel="00901910">
          <w:del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delInstrText>
        </w:r>
        <w:r w:rsidR="006C29A2" w:rsidRPr="00015210" w:rsidDel="00901910">
          <w:fldChar w:fldCharType="separate"/>
        </w:r>
        <w:r w:rsidR="00546B58" w:rsidRPr="00015210" w:rsidDel="00901910">
          <w:delText>(Li &amp; Kim 2025; Sanatizadeh et al. 2025)</w:delText>
        </w:r>
        <w:r w:rsidR="006C29A2" w:rsidRPr="00015210" w:rsidDel="00901910">
          <w:fldChar w:fldCharType="end"/>
        </w:r>
      </w:del>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96500B" w:rsidRDefault="0096500B">
      <w:pPr>
        <w:pStyle w:val="Paragraph0"/>
        <w:rPr>
          <w:ins w:id="367" w:author="Prof. LIU Ben" w:date="2026-08-29T23:19:00Z" w16du:dateUtc="2026-08-29T15:19:00Z"/>
          <w:rPrChange w:id="368" w:author="Prof. LIU Ben" w:date="2026-08-29T23:19:00Z" w16du:dateUtc="2026-08-29T15:19:00Z">
            <w:rPr>
              <w:ins w:id="369" w:author="Prof. LIU Ben" w:date="2026-08-29T23:19:00Z" w16du:dateUtc="2026-08-29T15:19:00Z"/>
              <w:color w:val="000000"/>
            </w:rPr>
          </w:rPrChange>
        </w:rPr>
        <w:pPrChange w:id="370" w:author="Prof. LIU Ben" w:date="2026-08-29T23:19:00Z" w16du:dateUtc="2026-08-29T15:19:00Z">
          <w:pPr>
            <w:spacing w:before="100" w:beforeAutospacing="1" w:after="100" w:afterAutospacing="1"/>
          </w:pPr>
        </w:pPrChange>
      </w:pPr>
      <w:ins w:id="371" w:author="Prof. LIU Ben" w:date="2026-08-29T23:19:00Z" w16du:dateUtc="2026-08-29T15:19:00Z">
        <w:r w:rsidRPr="0096500B">
          <w:rPr>
            <w:rPrChange w:id="372" w:author="Prof. LIU Ben" w:date="2026-08-29T23:19:00Z" w16du:dateUtc="2026-08-29T15:19:00Z">
              <w:rPr>
                <w:color w:val="000000"/>
              </w:rPr>
            </w:rPrChange>
          </w:rPr>
          <w:t>A third and smaller stream examines GenAI that posts answers under its own explicit label, alongside human contributors, on the same questions. Here GenAI acts as a competitor to the human answerer, because it contends for the same viewers</w:t>
        </w:r>
        <w:r>
          <w:t>’</w:t>
        </w:r>
        <w:r w:rsidRPr="0096500B">
          <w:rPr>
            <w:rPrChange w:id="373" w:author="Prof. LIU Ben" w:date="2026-08-29T23:19:00Z" w16du:dateUtc="2026-08-29T15:19:00Z">
              <w:rPr>
                <w:color w:val="000000"/>
              </w:rPr>
            </w:rPrChange>
          </w:rPr>
          <w:t xml:space="preserve"> attention, and both the source and the content of its contribution are visible. To date, only Su et al. (2025) have examined this configuration empirically. Studying Quora</w:t>
        </w:r>
        <w:r>
          <w:t>’</w:t>
        </w:r>
        <w:r w:rsidRPr="0096500B">
          <w:rPr>
            <w:rPrChange w:id="374" w:author="Prof. LIU Ben" w:date="2026-08-29T23:19:00Z" w16du:dateUtc="2026-08-29T15:19:00Z">
              <w:rPr>
                <w:color w:val="000000"/>
              </w:rPr>
            </w:rPrChange>
          </w:rPr>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ins>
      <w:ins w:id="375" w:author="Prof. LIU Ben" w:date="2026-08-29T23:20:00Z" w16du:dateUtc="2026-08-29T15:20:00Z">
        <w:r w:rsidR="00F17901">
          <w:t>nature</w:t>
        </w:r>
      </w:ins>
      <w:ins w:id="376" w:author="Prof. LIU Ben" w:date="2026-08-29T23:19:00Z" w16du:dateUtc="2026-08-29T15:19:00Z">
        <w:r w:rsidRPr="0096500B">
          <w:rPr>
            <w:rPrChange w:id="377" w:author="Prof. LIU Ben" w:date="2026-08-29T23:19:00Z" w16du:dateUtc="2026-08-29T15:19:00Z">
              <w:rPr>
                <w:color w:val="000000"/>
              </w:rPr>
            </w:rPrChange>
          </w:rPr>
          <w:t xml:space="preserve"> of the effect.</w:t>
        </w:r>
      </w:ins>
    </w:p>
    <w:p w14:paraId="68A223A5" w14:textId="1E97FAC6" w:rsidR="00F17901" w:rsidRPr="00F17901" w:rsidRDefault="00F17901">
      <w:pPr>
        <w:pStyle w:val="Paragraph0"/>
        <w:rPr>
          <w:ins w:id="378" w:author="Prof. LIU Ben" w:date="2026-08-29T23:20:00Z" w16du:dateUtc="2026-08-29T15:20:00Z"/>
          <w:rPrChange w:id="379" w:author="Prof. LIU Ben" w:date="2026-08-29T23:20:00Z" w16du:dateUtc="2026-08-29T15:20:00Z">
            <w:rPr>
              <w:ins w:id="380" w:author="Prof. LIU Ben" w:date="2026-08-29T23:20:00Z" w16du:dateUtc="2026-08-29T15:20:00Z"/>
              <w:color w:val="000000"/>
            </w:rPr>
          </w:rPrChange>
        </w:rPr>
        <w:pPrChange w:id="381" w:author="Prof. LIU Ben" w:date="2026-08-29T23:20:00Z" w16du:dateUtc="2026-08-29T15:20:00Z">
          <w:pPr>
            <w:spacing w:before="100" w:beforeAutospacing="1" w:after="100" w:afterAutospacing="1"/>
          </w:pPr>
        </w:pPrChange>
      </w:pPr>
      <w:ins w:id="382" w:author="Prof. LIU Ben" w:date="2026-08-29T23:20:00Z" w16du:dateUtc="2026-08-29T15:20:00Z">
        <w:r w:rsidRPr="00F17901">
          <w:rPr>
            <w:rPrChange w:id="383" w:author="Prof. LIU Ben" w:date="2026-08-29T23:20:00Z" w16du:dateUtc="2026-08-29T15:20:00Z">
              <w:rPr>
                <w:color w:val="000000"/>
              </w:rPr>
            </w:rPrChange>
          </w:rPr>
          <w:t xml:space="preserve">The first is </w:t>
        </w:r>
        <w:r w:rsidRPr="00F17901">
          <w:rPr>
            <w:i/>
            <w:iCs/>
            <w:rPrChange w:id="384" w:author="Prof. LIU Ben" w:date="2026-08-29T23:20:00Z" w16du:dateUtc="2026-08-29T15:20:00Z">
              <w:rPr>
                <w:color w:val="000000"/>
              </w:rPr>
            </w:rPrChange>
          </w:rPr>
          <w:t>timing</w:t>
        </w:r>
        <w:r w:rsidRPr="00F17901">
          <w:rPr>
            <w:rPrChange w:id="385" w:author="Prof. LIU Ben" w:date="2026-08-29T23:20:00Z" w16du:dateUtc="2026-08-29T15:20:00Z">
              <w:rPr>
                <w:color w:val="000000"/>
              </w:rPr>
            </w:rPrChange>
          </w:rPr>
          <w:t xml:space="preserve">. </w:t>
        </w:r>
      </w:ins>
      <w:ins w:id="386" w:author="Prof. LIU Ben" w:date="2026-08-29T23:21:00Z" w16du:dateUtc="2026-08-29T15:21:00Z">
        <w:r>
          <w:t>T</w:t>
        </w:r>
      </w:ins>
      <w:ins w:id="387" w:author="Prof. LIU Ben" w:date="2026-08-29T23:20:00Z" w16du:dateUtc="2026-08-29T15:20:00Z">
        <w:r w:rsidRPr="00F17901">
          <w:rPr>
            <w:rPrChange w:id="388" w:author="Prof. LIU Ben" w:date="2026-08-29T23:20:00Z" w16du:dateUtc="2026-08-29T15:20:00Z">
              <w:rPr>
                <w:color w:val="000000"/>
              </w:rPr>
            </w:rPrChange>
          </w:rPr>
          <w:t>he AI answer is introduced long after the original question was posted (among questions receiving one, average pre-policy tenure is roughly 49 months)</w:t>
        </w:r>
      </w:ins>
      <w:ins w:id="389" w:author="Prof. LIU Ben" w:date="2026-08-29T23:21:00Z" w16du:dateUtc="2026-08-29T15:21:00Z">
        <w:r>
          <w:t xml:space="preserve"> and </w:t>
        </w:r>
      </w:ins>
      <w:ins w:id="390" w:author="Prof. LIU Ben" w:date="2026-08-29T23:20:00Z" w16du:dateUtc="2026-08-29T15:20:00Z">
        <w:r w:rsidRPr="00F17901">
          <w:rPr>
            <w:rPrChange w:id="391" w:author="Prof. LIU Ben" w:date="2026-08-29T23:20:00Z" w16du:dateUtc="2026-08-29T15:20:00Z">
              <w:rPr>
                <w:color w:val="000000"/>
              </w:rPr>
            </w:rPrChange>
          </w:rPr>
          <w:t>at least one human answer is already present.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ins>
    </w:p>
    <w:p w14:paraId="536EC3ED" w14:textId="7C91F384" w:rsidR="00B369E9" w:rsidRPr="00D2526D" w:rsidDel="0096500B" w:rsidRDefault="00B369E9" w:rsidP="0096500B">
      <w:pPr>
        <w:pStyle w:val="Paragraph0"/>
        <w:rPr>
          <w:del w:id="392" w:author="Prof. LIU Ben" w:date="2026-08-29T23:18:00Z" w16du:dateUtc="2026-08-29T15:18:00Z"/>
        </w:rPr>
      </w:pPr>
      <w:del w:id="393" w:author="Prof. LIU Ben" w:date="2026-08-29T23:18:00Z" w16du:dateUtc="2026-08-29T15:18:00Z">
        <w:r w:rsidRPr="00D2526D" w:rsidDel="0096500B">
          <w:lastRenderedPageBreak/>
          <w:delText>A third and</w:delText>
        </w:r>
      </w:del>
      <w:del w:id="394" w:author="Prof. LIU Ben" w:date="2026-08-29T23:09:00Z" w16du:dateUtc="2026-08-29T15:09:00Z">
        <w:r w:rsidRPr="00D2526D" w:rsidDel="007F6CCB">
          <w:delText xml:space="preserve"> much </w:delText>
        </w:r>
      </w:del>
      <w:del w:id="395" w:author="Prof. LIU Ben" w:date="2026-08-29T23:18:00Z" w16du:dateUtc="2026-08-29T15:18:00Z">
        <w:r w:rsidRPr="00D2526D" w:rsidDel="0096500B">
          <w:delText xml:space="preserve">smaller stream examines </w:delText>
        </w:r>
        <w:r w:rsidDel="0096500B">
          <w:rPr>
            <w:rFonts w:hint="eastAsia"/>
          </w:rPr>
          <w:delText>Gen</w:delText>
        </w:r>
        <w:r w:rsidRPr="00D2526D" w:rsidDel="0096500B">
          <w:delText xml:space="preserve">AI that posts answers under its own explicit label, alongside human contributors, on the same questions. Here </w:delText>
        </w:r>
        <w:r w:rsidDel="0096500B">
          <w:rPr>
            <w:rFonts w:hint="eastAsia"/>
          </w:rPr>
          <w:delText>Gen</w:delText>
        </w:r>
        <w:r w:rsidRPr="00D2526D" w:rsidDel="0096500B">
          <w:delText xml:space="preserve">AI is a competitor to the </w:delText>
        </w:r>
        <w:r w:rsidRPr="00D2526D" w:rsidDel="0096500B">
          <w:rPr>
            <w:i/>
            <w:iCs/>
          </w:rPr>
          <w:delText>human answerer</w:delText>
        </w:r>
        <w:r w:rsidRPr="00D2526D" w:rsidDel="0096500B">
          <w:delText>, competing for the same viewers</w:delText>
        </w:r>
        <w:r w:rsidDel="0096500B">
          <w:delText>’</w:delText>
        </w:r>
        <w:r w:rsidRPr="00D2526D" w:rsidDel="0096500B">
          <w:delText xml:space="preserve"> attention, and both the source and the content of its contribution are visible. Only Su et al. (2025) ha</w:delText>
        </w:r>
        <w:r w:rsidRPr="00D2526D" w:rsidDel="0096500B">
          <w:rPr>
            <w:rFonts w:hint="eastAsia"/>
          </w:rPr>
          <w:delText>s</w:delText>
        </w:r>
      </w:del>
      <w:ins w:id="396" w:author="Dylan CHEN" w:date="2026-08-27T17:06:00Z" w16du:dateUtc="2026-08-27T09:06:00Z">
        <w:del w:id="397" w:author="Prof. LIU Ben" w:date="2026-08-29T23:18:00Z" w16du:dateUtc="2026-08-29T15:18:00Z">
          <w:r w:rsidR="00190B9B" w:rsidDel="0096500B">
            <w:rPr>
              <w:rFonts w:hint="eastAsia"/>
            </w:rPr>
            <w:delText>ve</w:delText>
          </w:r>
        </w:del>
      </w:ins>
      <w:del w:id="398" w:author="Prof. LIU Ben" w:date="2026-08-29T23:18:00Z" w16du:dateUtc="2026-08-29T15:18:00Z">
        <w:r w:rsidRPr="00D2526D" w:rsidDel="0096500B">
          <w:delText xml:space="preserve"> examined this configuration empirically. Studying Quora</w:delText>
        </w:r>
        <w:r w:rsidDel="0096500B">
          <w:delText>’</w:delText>
        </w:r>
        <w:r w:rsidRPr="00D2526D" w:rsidDel="0096500B">
          <w:delText>s deployment of Sage, they report positive effects on human contribution, including increases in the number and length of answers. Two features of their setting d</w:delText>
        </w:r>
        <w:r w:rsidDel="0096500B">
          <w:rPr>
            <w:rFonts w:hint="eastAsia"/>
          </w:rPr>
          <w:delText>iffer</w:delText>
        </w:r>
        <w:r w:rsidRPr="00D2526D" w:rsidDel="0096500B">
          <w:delText xml:space="preserve"> from</w:delText>
        </w:r>
        <w:r w:rsidDel="0096500B">
          <w:rPr>
            <w:rFonts w:hint="eastAsia"/>
          </w:rPr>
          <w:delText xml:space="preserve"> a </w:delText>
        </w:r>
        <w:r w:rsidDel="0096500B">
          <w:delText>“</w:delText>
        </w:r>
        <w:r w:rsidRPr="00D2526D" w:rsidDel="0096500B">
          <w:delText>competit</w:delText>
        </w:r>
        <w:r w:rsidDel="0096500B">
          <w:rPr>
            <w:rFonts w:hint="eastAsia"/>
          </w:rPr>
          <w:delText>ion</w:delText>
        </w:r>
        <w:r w:rsidDel="0096500B">
          <w:delText>”</w:delText>
        </w:r>
        <w:r w:rsidRPr="00D2526D" w:rsidDel="0096500B">
          <w:delText xml:space="preserve"> configuration in ways that plausibly determine the sign of the effect. First, </w:delText>
        </w:r>
        <w:r w:rsidRPr="00D2526D" w:rsidDel="0096500B">
          <w:rPr>
            <w:i/>
            <w:iCs/>
          </w:rPr>
          <w:delText>timing</w:delText>
        </w:r>
        <w:r w:rsidRPr="00D2526D" w:rsidDel="0096500B">
          <w:delText xml:space="preserve">: </w:delText>
        </w:r>
      </w:del>
      <w:ins w:id="399" w:author="Dylan CHEN" w:date="2026-08-27T18:08:00Z" w16du:dateUtc="2026-08-27T10:08:00Z">
        <w:del w:id="400" w:author="Prof. LIU Ben" w:date="2026-08-29T23:18:00Z" w16du:dateUtc="2026-08-29T15:18:00Z">
          <w:r w:rsidR="00CB7D1A" w:rsidDel="0096500B">
            <w:rPr>
              <w:rFonts w:hint="eastAsia"/>
            </w:rPr>
            <w:delText>their</w:delText>
          </w:r>
        </w:del>
      </w:ins>
      <w:ins w:id="401" w:author="Dylan CHEN" w:date="2026-08-27T18:07:00Z" w16du:dateUtc="2026-08-27T10:07:00Z">
        <w:del w:id="402" w:author="Prof. LIU Ben" w:date="2026-08-29T23:18:00Z" w16du:dateUtc="2026-08-29T15:18:00Z">
          <w:r w:rsidR="00453AAA" w:rsidRPr="00453AAA" w:rsidDel="0096500B">
            <w:delText xml:space="preserve"> AI answer is introduced </w:delText>
          </w:r>
        </w:del>
      </w:ins>
      <w:ins w:id="403" w:author="Dylan CHEN" w:date="2026-08-27T18:18:00Z" w16du:dateUtc="2026-08-27T10:18:00Z">
        <w:del w:id="404" w:author="Prof. LIU Ben" w:date="2026-08-29T23:10:00Z" w16du:dateUtc="2026-08-29T15:10:00Z">
          <w:r w:rsidR="00F85D5A" w:rsidDel="0096500B">
            <w:rPr>
              <w:rFonts w:hint="eastAsia"/>
            </w:rPr>
            <w:delText>years</w:delText>
          </w:r>
        </w:del>
        <w:del w:id="405" w:author="Prof. LIU Ben" w:date="2026-08-29T23:18:00Z" w16du:dateUtc="2026-08-29T15:18:00Z">
          <w:r w:rsidR="00F85D5A" w:rsidDel="0096500B">
            <w:rPr>
              <w:rFonts w:hint="eastAsia"/>
            </w:rPr>
            <w:delText xml:space="preserve"> </w:delText>
          </w:r>
        </w:del>
      </w:ins>
      <w:ins w:id="406" w:author="Dylan CHEN" w:date="2026-08-27T18:07:00Z" w16du:dateUtc="2026-08-27T10:07:00Z">
        <w:del w:id="407" w:author="Prof. LIU Ben" w:date="2026-08-29T23:18:00Z" w16du:dateUtc="2026-08-29T15:18:00Z">
          <w:r w:rsidR="00453AAA" w:rsidRPr="00453AAA" w:rsidDel="0096500B">
            <w:delText xml:space="preserve">after the original question </w:delText>
          </w:r>
        </w:del>
      </w:ins>
      <w:ins w:id="408" w:author="Dylan CHEN" w:date="2026-08-27T18:34:00Z" w16du:dateUtc="2026-08-27T10:34:00Z">
        <w:del w:id="409" w:author="Prof. LIU Ben" w:date="2026-08-29T23:18:00Z" w16du:dateUtc="2026-08-29T15:18:00Z">
          <w:r w:rsidR="007733CB" w:rsidDel="0096500B">
            <w:rPr>
              <w:rFonts w:hint="eastAsia"/>
            </w:rPr>
            <w:delText>posting</w:delText>
          </w:r>
        </w:del>
      </w:ins>
      <w:ins w:id="410" w:author="Dylan CHEN" w:date="2026-08-27T18:19:00Z" w16du:dateUtc="2026-08-27T10:19:00Z">
        <w:del w:id="411" w:author="Prof. LIU Ben" w:date="2026-08-29T23:18:00Z" w16du:dateUtc="2026-08-29T15:18:00Z">
          <w:r w:rsidR="00F85D5A" w:rsidDel="0096500B">
            <w:rPr>
              <w:rFonts w:hint="eastAsia"/>
            </w:rPr>
            <w:delText xml:space="preserve"> </w:delText>
          </w:r>
          <w:r w:rsidR="00F85D5A" w:rsidRPr="00F85D5A" w:rsidDel="0096500B">
            <w:delText>(</w:delText>
          </w:r>
        </w:del>
        <w:del w:id="412" w:author="Prof. LIU Ben" w:date="2026-08-29T23:11:00Z" w16du:dateUtc="2026-08-29T15:11:00Z">
          <w:r w:rsidR="00F85D5A" w:rsidRPr="00F85D5A" w:rsidDel="0096500B">
            <w:delText xml:space="preserve">treated-group mean </w:delText>
          </w:r>
        </w:del>
      </w:ins>
      <w:ins w:id="413" w:author="Dylan CHEN" w:date="2026-08-27T18:34:00Z" w16du:dateUtc="2026-08-27T10:34:00Z">
        <w:del w:id="414" w:author="Prof. LIU Ben" w:date="2026-08-29T23:11:00Z" w16du:dateUtc="2026-08-29T15:11:00Z">
          <w:r w:rsidR="007733CB" w:rsidDel="0096500B">
            <w:rPr>
              <w:rFonts w:hint="eastAsia"/>
            </w:rPr>
            <w:delText xml:space="preserve">pre-policy </w:delText>
          </w:r>
        </w:del>
      </w:ins>
      <w:ins w:id="415" w:author="Dylan CHEN" w:date="2026-08-27T18:19:00Z" w16du:dateUtc="2026-08-27T10:19:00Z">
        <w:del w:id="416" w:author="Prof. LIU Ben" w:date="2026-08-29T23:11:00Z" w16du:dateUtc="2026-08-29T15:11:00Z">
          <w:r w:rsidR="00F85D5A" w:rsidRPr="00F85D5A" w:rsidDel="0096500B">
            <w:delText>tenure ≈ 49 months)</w:delText>
          </w:r>
        </w:del>
      </w:ins>
      <w:ins w:id="417" w:author="Dylan CHEN" w:date="2026-08-27T18:10:00Z" w16du:dateUtc="2026-08-27T10:10:00Z">
        <w:del w:id="418" w:author="Prof. LIU Ben" w:date="2026-08-29T23:18:00Z" w16du:dateUtc="2026-08-29T15:18:00Z">
          <w:r w:rsidR="00CB7D1A" w:rsidDel="0096500B">
            <w:rPr>
              <w:rFonts w:hint="eastAsia"/>
            </w:rPr>
            <w:delText>,</w:delText>
          </w:r>
        </w:del>
      </w:ins>
      <w:ins w:id="419" w:author="Dylan CHEN" w:date="2026-08-27T18:07:00Z" w16du:dateUtc="2026-08-27T10:07:00Z">
        <w:del w:id="420" w:author="Prof. LIU Ben" w:date="2026-08-29T23:18:00Z" w16du:dateUtc="2026-08-29T15:18:00Z">
          <w:r w:rsidR="00453AAA" w:rsidRPr="00453AAA" w:rsidDel="0096500B">
            <w:delText xml:space="preserve"> and after </w:delText>
          </w:r>
        </w:del>
      </w:ins>
      <w:ins w:id="421" w:author="Dylan CHEN" w:date="2026-08-27T18:10:00Z" w16du:dateUtc="2026-08-27T10:10:00Z">
        <w:del w:id="422" w:author="Prof. LIU Ben" w:date="2026-08-29T23:18:00Z" w16du:dateUtc="2026-08-29T15:18:00Z">
          <w:r w:rsidR="00CB7D1A" w:rsidDel="0096500B">
            <w:rPr>
              <w:rFonts w:hint="eastAsia"/>
            </w:rPr>
            <w:delText xml:space="preserve">at least one </w:delText>
          </w:r>
        </w:del>
      </w:ins>
      <w:ins w:id="423" w:author="Dylan CHEN" w:date="2026-08-27T18:07:00Z" w16du:dateUtc="2026-08-27T10:07:00Z">
        <w:del w:id="424" w:author="Prof. LIU Ben" w:date="2026-08-29T23:18:00Z" w16du:dateUtc="2026-08-29T15:18:00Z">
          <w:r w:rsidR="00453AAA" w:rsidRPr="00453AAA" w:rsidDel="0096500B">
            <w:delText xml:space="preserve">human answer had already </w:delText>
          </w:r>
        </w:del>
      </w:ins>
      <w:ins w:id="425" w:author="Dylan CHEN" w:date="2026-08-27T18:10:00Z" w16du:dateUtc="2026-08-27T10:10:00Z">
        <w:del w:id="426" w:author="Prof. LIU Ben" w:date="2026-08-29T23:18:00Z" w16du:dateUtc="2026-08-29T15:18:00Z">
          <w:r w:rsidR="00CB7D1A" w:rsidDel="0096500B">
            <w:rPr>
              <w:rFonts w:hint="eastAsia"/>
            </w:rPr>
            <w:delText>been present.</w:delText>
          </w:r>
        </w:del>
      </w:ins>
      <w:ins w:id="427" w:author="Dylan CHEN" w:date="2026-08-27T18:09:00Z" w16du:dateUtc="2026-08-27T10:09:00Z">
        <w:del w:id="428" w:author="Prof. LIU Ben" w:date="2026-08-29T23:18:00Z" w16du:dateUtc="2026-08-29T15:18:00Z">
          <w:r w:rsidR="00CB7D1A" w:rsidDel="0096500B">
            <w:rPr>
              <w:rFonts w:hint="eastAsia"/>
            </w:rPr>
            <w:delText xml:space="preserve"> </w:delText>
          </w:r>
        </w:del>
      </w:ins>
      <w:del w:id="429" w:author="Prof. LIU Ben" w:date="2026-08-29T23:18:00Z" w16du:dateUtc="2026-08-29T15:18:00Z">
        <w:r w:rsidRPr="00D2526D" w:rsidDel="0096500B">
          <w:delText xml:space="preserve">their AI answers are added roughly three months after the original post, </w:delText>
        </w:r>
      </w:del>
      <w:ins w:id="430" w:author="Dylan CHEN" w:date="2026-08-27T18:10:00Z" w16du:dateUtc="2026-08-27T10:10:00Z">
        <w:del w:id="431" w:author="Prof. LIU Ben" w:date="2026-08-29T23:18:00Z" w16du:dateUtc="2026-08-29T15:18:00Z">
          <w:r w:rsidR="00CB7D1A" w:rsidDel="0096500B">
            <w:rPr>
              <w:rFonts w:hint="eastAsia"/>
            </w:rPr>
            <w:delText>S</w:delText>
          </w:r>
        </w:del>
      </w:ins>
      <w:del w:id="432" w:author="Prof. LIU Ben" w:date="2026-08-29T23:18:00Z" w16du:dateUtc="2026-08-29T15:18:00Z">
        <w:r w:rsidRPr="00D2526D" w:rsidDel="0096500B">
          <w:delText xml:space="preserve">so AI enters as a retrospective supplement to an established discussion rather than as a competitor whom human contributors encounter on arrival. Second, </w:delText>
        </w:r>
        <w:r w:rsidRPr="00D2526D" w:rsidDel="0096500B">
          <w:rPr>
            <w:i/>
            <w:iCs/>
          </w:rPr>
          <w:delText>domain</w:delText>
        </w:r>
        <w:r w:rsidRPr="00D2526D" w:rsidDel="0096500B">
          <w:delTex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delText>
        </w:r>
      </w:del>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572FDC51" w:rsidR="00B369E9" w:rsidRPr="00D2526D" w:rsidRDefault="00B369E9" w:rsidP="00D2526D">
      <w:pPr>
        <w:pStyle w:val="Paragraph0"/>
      </w:pPr>
      <w:r w:rsidRPr="00D2526D">
        <w:t xml:space="preserve">A broad body of work identifies determinants of participation. These include question formulation and formatting </w:t>
      </w:r>
      <w:ins w:id="433" w:author="Dylan CHEN" w:date="2026-08-28T23:10:00Z" w16du:dateUtc="2026-08-28T15:10:00Z">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ins>
      <w:del w:id="434" w:author="Dylan CHEN" w:date="2026-08-28T23:10:00Z" w16du:dateUtc="2026-08-28T15:10:00Z">
        <w:r w:rsidRPr="00D2526D" w:rsidDel="00C83935">
          <w:delText>(Burke et al. 2010; Calefato et al. 2018; Li et al. 2023)</w:delText>
        </w:r>
      </w:del>
      <w:r w:rsidRPr="00D2526D">
        <w:t xml:space="preserve">, monetary and non-monetary incentives </w:t>
      </w:r>
      <w:ins w:id="435" w:author="Dylan CHEN" w:date="2026-08-28T23:10:00Z" w16du:dateUtc="2026-08-28T15:10:00Z">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ins>
      <w:del w:id="436" w:author="Dylan CHEN" w:date="2026-08-28T23:10:00Z" w16du:dateUtc="2026-08-28T15:10:00Z">
        <w:r w:rsidRPr="00D2526D" w:rsidDel="00C83935">
          <w:delText>(Berger et al. 2016; Jiang et al. 2024; Wang et al. 2022)</w:delText>
        </w:r>
      </w:del>
      <w:r w:rsidRPr="00D2526D">
        <w:t xml:space="preserve">, feedback and reciprocity </w:t>
      </w:r>
      <w:ins w:id="437" w:author="Dylan CHEN" w:date="2026-08-28T23:10:00Z" w16du:dateUtc="2026-08-28T15:10:00Z">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ins>
      <w:del w:id="438" w:author="Dylan CHEN" w:date="2026-08-28T23:10:00Z" w16du:dateUtc="2026-08-28T15:10:00Z">
        <w:r w:rsidRPr="00D2526D" w:rsidDel="00C83935">
          <w:delText>(Li et al. 2020; Moon &amp; Sproull 2008)</w:delText>
        </w:r>
      </w:del>
      <w:r w:rsidRPr="00D2526D">
        <w:t xml:space="preserve">, and gamification </w:t>
      </w:r>
      <w:ins w:id="439" w:author="Dylan CHEN" w:date="2026-08-28T23:11:00Z" w16du:dateUtc="2026-08-28T15:11:00Z">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ins>
      <w:del w:id="440" w:author="Dylan CHEN" w:date="2026-08-28T23:11:00Z" w16du:dateUtc="2026-08-28T15:11:00Z">
        <w:r w:rsidRPr="00D2526D" w:rsidDel="00C83935">
          <w:delText>(Chen et al. 2022; Meng et al. 2013)</w:delText>
        </w:r>
      </w:del>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7A76B5BA"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w:t>
      </w:r>
      <w:del w:id="441" w:author="Dylan CHEN" w:date="2026-08-27T17:08:00Z" w16du:dateUtc="2026-08-27T09:08:00Z">
        <w:r w:rsidRPr="00D2526D" w:rsidDel="003F35AE">
          <w:delText>,</w:delText>
        </w:r>
      </w:del>
      <w:r w:rsidRPr="00D2526D">
        <w:t xml:space="preserv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pPr>
        <w:pStyle w:val="Heading2"/>
        <w:pPrChange w:id="442" w:author="Dylan CHEN" w:date="2026-08-28T13:19:00Z" w16du:dateUtc="2026-08-28T05:19:00Z">
          <w:pPr>
            <w:pStyle w:val="Heading2"/>
            <w:keepNext/>
          </w:pPr>
        </w:pPrChange>
      </w:pPr>
      <w:r>
        <w:rPr>
          <w:rFonts w:hint="eastAsia"/>
        </w:rPr>
        <w:t>Positioning and Contribution of Our Study</w:t>
      </w:r>
    </w:p>
    <w:p w14:paraId="4511FF5F" w14:textId="4EF432CE" w:rsidR="00F17901" w:rsidRPr="00F17901" w:rsidRDefault="00F17901">
      <w:pPr>
        <w:pStyle w:val="Paragraph0"/>
        <w:rPr>
          <w:ins w:id="443" w:author="Prof. LIU Ben" w:date="2026-08-29T23:25:00Z" w16du:dateUtc="2026-08-29T15:25:00Z"/>
          <w:rPrChange w:id="444" w:author="Prof. LIU Ben" w:date="2026-08-29T23:25:00Z" w16du:dateUtc="2026-08-29T15:25:00Z">
            <w:rPr>
              <w:ins w:id="445" w:author="Prof. LIU Ben" w:date="2026-08-29T23:25:00Z" w16du:dateUtc="2026-08-29T15:25:00Z"/>
              <w:color w:val="000000"/>
            </w:rPr>
          </w:rPrChange>
        </w:rPr>
        <w:pPrChange w:id="446" w:author="Prof. LIU Ben" w:date="2026-08-29T23:25:00Z" w16du:dateUtc="2026-08-29T15:25:00Z">
          <w:pPr>
            <w:spacing w:before="100" w:beforeAutospacing="1" w:after="100" w:afterAutospacing="1"/>
          </w:pPr>
        </w:pPrChange>
      </w:pPr>
      <w:ins w:id="447" w:author="Prof. LIU Ben" w:date="2026-08-29T23:25:00Z" w16du:dateUtc="2026-08-29T15:25:00Z">
        <w:r w:rsidRPr="00F17901">
          <w:rPr>
            <w:rPrChange w:id="448" w:author="Prof. LIU Ben" w:date="2026-08-29T23:25:00Z" w16du:dateUtc="2026-08-29T15:25:00Z">
              <w:rPr>
                <w:color w:val="000000"/>
              </w:rPr>
            </w:rPrChange>
          </w:rPr>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F17901">
          <w:rPr>
            <w:rPrChange w:id="449" w:author="Prof. LIU Ben" w:date="2026-08-29T23:25:00Z" w16du:dateUtc="2026-08-29T15:25:00Z">
              <w:rPr>
                <w:color w:val="000000"/>
              </w:rPr>
            </w:rPrChange>
          </w:rPr>
          <w:t xml:space="preserve"> distinctive. First, the GenAI is deployed by the platform under direct governance</w:t>
        </w:r>
        <w:r>
          <w:t>. Therefore,</w:t>
        </w:r>
        <w:r w:rsidRPr="00F17901">
          <w:rPr>
            <w:rPrChange w:id="450" w:author="Prof. LIU Ben" w:date="2026-08-29T23:25:00Z" w16du:dateUtc="2026-08-29T15:25:00Z">
              <w:rPr>
                <w:color w:val="000000"/>
              </w:rPr>
            </w:rPrChange>
          </w:rPr>
          <w:t xml:space="preserve"> its presence is a design choice rather than an uncontrollable environmental shift, as in Xue et al. (2026) and Shan &amp; Qiu (2026),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ins>
    </w:p>
    <w:p w14:paraId="5E7EB65A" w14:textId="77777777" w:rsidR="00F17901" w:rsidRPr="00F17901" w:rsidRDefault="00F17901">
      <w:pPr>
        <w:pStyle w:val="Paragraph0"/>
        <w:rPr>
          <w:ins w:id="451" w:author="Prof. LIU Ben" w:date="2026-08-29T23:25:00Z" w16du:dateUtc="2026-08-29T15:25:00Z"/>
          <w:rPrChange w:id="452" w:author="Prof. LIU Ben" w:date="2026-08-29T23:25:00Z" w16du:dateUtc="2026-08-29T15:25:00Z">
            <w:rPr>
              <w:ins w:id="453" w:author="Prof. LIU Ben" w:date="2026-08-29T23:25:00Z" w16du:dateUtc="2026-08-29T15:25:00Z"/>
              <w:color w:val="000000"/>
            </w:rPr>
          </w:rPrChange>
        </w:rPr>
        <w:pPrChange w:id="454" w:author="Prof. LIU Ben" w:date="2026-08-29T23:25:00Z" w16du:dateUtc="2026-08-29T15:25:00Z">
          <w:pPr>
            <w:spacing w:before="100" w:beforeAutospacing="1" w:after="100" w:afterAutospacing="1"/>
          </w:pPr>
        </w:pPrChange>
      </w:pPr>
      <w:ins w:id="455" w:author="Prof. LIU Ben" w:date="2026-08-29T23:25:00Z" w16du:dateUtc="2026-08-29T15:25:00Z">
        <w:r w:rsidRPr="00F17901">
          <w:rPr>
            <w:rPrChange w:id="456" w:author="Prof. LIU Ben" w:date="2026-08-29T23:25:00Z" w16du:dateUtc="2026-08-29T15:25:00Z">
              <w:rPr>
                <w:color w:val="000000"/>
              </w:rPr>
            </w:rPrChange>
          </w:rPr>
          <w:t>Our study therefore addresses a question central to platform design and community management: how platform-deployed internal GenAI, layered on top of existing external GenAI availability, affects human contribution in an online Q&amp;A community.</w:t>
        </w:r>
      </w:ins>
    </w:p>
    <w:p w14:paraId="6AB48EC4" w14:textId="6E020974" w:rsidR="00B369E9" w:rsidRPr="00D2526D" w:rsidDel="00F17901" w:rsidRDefault="00B369E9" w:rsidP="00D2526D">
      <w:pPr>
        <w:pStyle w:val="Paragraph0"/>
        <w:rPr>
          <w:del w:id="457" w:author="Prof. LIU Ben" w:date="2026-08-29T23:26:00Z" w16du:dateUtc="2026-08-29T15:26:00Z"/>
        </w:rPr>
      </w:pPr>
      <w:del w:id="458" w:author="Prof. LIU Ben" w:date="2026-08-29T23:26:00Z" w16du:dateUtc="2026-08-29T15:26:00Z">
        <w:r w:rsidRPr="00D2526D" w:rsidDel="00F17901">
          <w:lastRenderedPageBreak/>
          <w:delTex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A1 in the Appendix positions our study against the three most closely related studies along the dimensions that drive this identification. In particular, four features of our setting make our findings unique to the literature. First, the </w:delText>
        </w:r>
        <w:r w:rsidDel="00F17901">
          <w:rPr>
            <w:rFonts w:hint="eastAsia"/>
          </w:rPr>
          <w:delText>Gen</w:delText>
        </w:r>
        <w:r w:rsidRPr="00D2526D" w:rsidDel="00F17901">
          <w:delText xml:space="preserve">AI is deployed by the platform under direct governance, so its presence is a design choice rather than an uncontrollable environmental shift, as it is in Xue et al. (2026) and Shan &amp; Qiu (2026); this places the findings within managerial reach. Second, the </w:delText>
        </w:r>
        <w:r w:rsidDel="00F17901">
          <w:rPr>
            <w:rFonts w:hint="eastAsia"/>
          </w:rPr>
          <w:delText>Gen</w:delText>
        </w:r>
        <w:r w:rsidRPr="00D2526D" w:rsidDel="00F17901">
          <w:delTex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delText>
        </w:r>
      </w:del>
    </w:p>
    <w:p w14:paraId="558D9B4A" w14:textId="487D46CA" w:rsidR="00963733" w:rsidRPr="00015210" w:rsidDel="00F17901" w:rsidRDefault="00B369E9">
      <w:pPr>
        <w:pStyle w:val="Paragraph0"/>
        <w:rPr>
          <w:del w:id="459" w:author="Prof. LIU Ben" w:date="2026-08-29T23:26:00Z" w16du:dateUtc="2026-08-29T15:26:00Z"/>
        </w:rPr>
        <w:pPrChange w:id="460" w:author="Dylan CHEN" w:date="2026-08-28T23:09:00Z" w16du:dateUtc="2026-08-28T15:09:00Z">
          <w:pPr>
            <w:pStyle w:val="Paragraph0"/>
            <w:ind w:firstLine="0"/>
          </w:pPr>
        </w:pPrChange>
      </w:pPr>
      <w:del w:id="461" w:author="Prof. LIU Ben" w:date="2026-08-29T23:26:00Z" w16du:dateUtc="2026-08-29T15:26:00Z">
        <w:r w:rsidDel="00F17901">
          <w:rPr>
            <w:rFonts w:hint="eastAsia"/>
          </w:rPr>
          <w:delText>Our</w:delText>
        </w:r>
        <w:r w:rsidRPr="00D2526D" w:rsidDel="00F17901">
          <w:delText xml:space="preserve"> study therefore</w:delText>
        </w:r>
      </w:del>
      <w:del w:id="462" w:author="Prof. LIU Ben" w:date="2026-08-29T23:23:00Z" w16du:dateUtc="2026-08-29T15:23:00Z">
        <w:r w:rsidRPr="00D2526D" w:rsidDel="00F17901">
          <w:delText xml:space="preserve"> directly</w:delText>
        </w:r>
      </w:del>
      <w:del w:id="463" w:author="Prof. LIU Ben" w:date="2026-08-29T23:26:00Z" w16du:dateUtc="2026-08-29T15:26:00Z">
        <w:r w:rsidRPr="00D2526D" w:rsidDel="00F17901">
          <w:delText xml:space="preserve"> answers a question central to platform design and community management: how platform-deployed internal GenAI, layered on top of existing external GenAI availability, affects human contribution in an online Q&amp;A community.</w:delText>
        </w:r>
        <w:bookmarkStart w:id="464" w:name="OLE_LINK8"/>
      </w:del>
    </w:p>
    <w:p w14:paraId="3F530575" w14:textId="4079908B" w:rsidR="00DA0533" w:rsidRPr="00015210" w:rsidRDefault="00DA0533" w:rsidP="00E912B4">
      <w:pPr>
        <w:pStyle w:val="Heading1"/>
      </w:pPr>
      <w:r w:rsidRPr="00015210">
        <w:t>Theoretical Development</w:t>
      </w:r>
    </w:p>
    <w:p w14:paraId="57B62DAD" w14:textId="718DB13B" w:rsidR="00CA69FF" w:rsidRDefault="007450BA" w:rsidP="0049010E">
      <w:pPr>
        <w:pStyle w:val="Heading2"/>
      </w:pPr>
      <w:bookmarkStart w:id="465" w:name="OLE_LINK2"/>
      <w:r>
        <w:t xml:space="preserve">Two Decisions in </w:t>
      </w:r>
      <w:r w:rsidR="001945B2" w:rsidRPr="00015210">
        <w:t xml:space="preserve">a Competitive </w:t>
      </w:r>
      <w:r w:rsidRPr="00015210">
        <w:t xml:space="preserve">Encounter </w:t>
      </w:r>
    </w:p>
    <w:p w14:paraId="4D52E989" w14:textId="51EDACF6" w:rsidR="00D839CD" w:rsidRPr="00D839CD" w:rsidRDefault="00D839CD">
      <w:pPr>
        <w:pStyle w:val="Paragraph0"/>
        <w:rPr>
          <w:ins w:id="466" w:author="Prof. LIU Ben" w:date="2026-08-29T22:19:00Z" w16du:dateUtc="2026-08-29T14:19:00Z"/>
          <w:rPrChange w:id="467" w:author="Prof. LIU Ben" w:date="2026-08-29T22:19:00Z" w16du:dateUtc="2026-08-29T14:19:00Z">
            <w:rPr>
              <w:ins w:id="468" w:author="Prof. LIU Ben" w:date="2026-08-29T22:19:00Z" w16du:dateUtc="2026-08-29T14:19:00Z"/>
              <w:color w:val="000000"/>
            </w:rPr>
          </w:rPrChange>
        </w:rPr>
        <w:pPrChange w:id="469" w:author="Prof. LIU Ben" w:date="2026-08-29T22:19:00Z" w16du:dateUtc="2026-08-29T14:19:00Z">
          <w:pPr>
            <w:spacing w:before="100" w:beforeAutospacing="1" w:after="100" w:afterAutospacing="1"/>
          </w:pPr>
        </w:pPrChange>
      </w:pPr>
      <w:ins w:id="470" w:author="Prof. LIU Ben" w:date="2026-08-29T22:19:00Z" w16du:dateUtc="2026-08-29T14:19:00Z">
        <w:r w:rsidRPr="00D839CD">
          <w:rPr>
            <w:rPrChange w:id="471" w:author="Prof. LIU Ben" w:date="2026-08-29T22:19:00Z" w16du:dateUtc="2026-08-29T14:19:00Z">
              <w:rPr>
                <w:color w:val="000000"/>
              </w:rPr>
            </w:rPrChange>
          </w:rPr>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ins>
    </w:p>
    <w:p w14:paraId="00D617B2" w14:textId="4469F317" w:rsidR="00D839CD" w:rsidRPr="00D839CD" w:rsidRDefault="00D839CD">
      <w:pPr>
        <w:pStyle w:val="Paragraph0"/>
        <w:rPr>
          <w:ins w:id="472" w:author="Prof. LIU Ben" w:date="2026-08-29T22:19:00Z" w16du:dateUtc="2026-08-29T14:19:00Z"/>
          <w:rPrChange w:id="473" w:author="Prof. LIU Ben" w:date="2026-08-29T22:19:00Z" w16du:dateUtc="2026-08-29T14:19:00Z">
            <w:rPr>
              <w:ins w:id="474" w:author="Prof. LIU Ben" w:date="2026-08-29T22:19:00Z" w16du:dateUtc="2026-08-29T14:19:00Z"/>
              <w:color w:val="000000"/>
            </w:rPr>
          </w:rPrChange>
        </w:rPr>
        <w:pPrChange w:id="475" w:author="Prof. LIU Ben" w:date="2026-08-29T22:19:00Z" w16du:dateUtc="2026-08-29T14:19:00Z">
          <w:pPr>
            <w:spacing w:before="100" w:beforeAutospacing="1" w:after="100" w:afterAutospacing="1"/>
          </w:pPr>
        </w:pPrChange>
      </w:pPr>
      <w:ins w:id="476" w:author="Prof. LIU Ben" w:date="2026-08-29T22:19:00Z" w16du:dateUtc="2026-08-29T14:19:00Z">
        <w:r w:rsidRPr="00D839CD">
          <w:rPr>
            <w:rPrChange w:id="477" w:author="Prof. LIU Ben" w:date="2026-08-29T22:19:00Z" w16du:dateUtc="2026-08-29T14:19:00Z">
              <w:rPr>
                <w:color w:val="000000"/>
              </w:rPr>
            </w:rPrChange>
          </w:rPr>
          <w:t xml:space="preserve">We restate this as two concrete decisions and use the labels throughout. First, the answerer makes an </w:t>
        </w:r>
      </w:ins>
      <w:ins w:id="478" w:author="Prof. LIU Ben" w:date="2026-08-29T22:20:00Z" w16du:dateUtc="2026-08-29T14:20:00Z">
        <w:r>
          <w:t>“</w:t>
        </w:r>
      </w:ins>
      <w:ins w:id="479" w:author="Prof. LIU Ben" w:date="2026-08-29T22:19:00Z" w16du:dateUtc="2026-08-29T14:19:00Z">
        <w:r w:rsidRPr="00D839CD">
          <w:rPr>
            <w:rPrChange w:id="480" w:author="Prof. LIU Ben" w:date="2026-08-29T22:19:00Z" w16du:dateUtc="2026-08-29T14:19:00Z">
              <w:rPr>
                <w:color w:val="000000"/>
              </w:rPr>
            </w:rPrChange>
          </w:rPr>
          <w:t>entry</w:t>
        </w:r>
      </w:ins>
      <w:ins w:id="481" w:author="Prof. LIU Ben" w:date="2026-08-29T22:20:00Z" w16du:dateUtc="2026-08-29T14:20:00Z">
        <w:r>
          <w:t>”</w:t>
        </w:r>
      </w:ins>
      <w:ins w:id="482" w:author="Prof. LIU Ben" w:date="2026-08-29T22:19:00Z" w16du:dateUtc="2026-08-29T14:19:00Z">
        <w:r w:rsidRPr="00D839CD">
          <w:rPr>
            <w:rPrChange w:id="483" w:author="Prof. LIU Ben" w:date="2026-08-29T22:19:00Z" w16du:dateUtc="2026-08-29T14:19:00Z">
              <w:rPr>
                <w:color w:val="000000"/>
              </w:rPr>
            </w:rPrChange>
          </w:rPr>
          <w:t xml:space="preserve"> decision, a yes-or-no choice about whether to contribute an answer to a question the AI has already addressed. Second, if they choose to enter, the answerer makes a </w:t>
        </w:r>
      </w:ins>
      <w:ins w:id="484" w:author="Prof. LIU Ben" w:date="2026-08-29T22:20:00Z" w16du:dateUtc="2026-08-29T14:20:00Z">
        <w:r>
          <w:t>“</w:t>
        </w:r>
      </w:ins>
      <w:ins w:id="485" w:author="Prof. LIU Ben" w:date="2026-08-29T22:19:00Z" w16du:dateUtc="2026-08-29T14:19:00Z">
        <w:r w:rsidRPr="00D839CD">
          <w:rPr>
            <w:rPrChange w:id="486" w:author="Prof. LIU Ben" w:date="2026-08-29T22:19:00Z" w16du:dateUtc="2026-08-29T14:19:00Z">
              <w:rPr>
                <w:color w:val="000000"/>
              </w:rPr>
            </w:rPrChange>
          </w:rPr>
          <w:t>crafting</w:t>
        </w:r>
      </w:ins>
      <w:ins w:id="487" w:author="Prof. LIU Ben" w:date="2026-08-29T22:20:00Z" w16du:dateUtc="2026-08-29T14:20:00Z">
        <w:r>
          <w:t>”</w:t>
        </w:r>
      </w:ins>
      <w:ins w:id="488" w:author="Prof. LIU Ben" w:date="2026-08-29T22:19:00Z" w16du:dateUtc="2026-08-29T14:19:00Z">
        <w:r w:rsidRPr="00D839CD">
          <w:rPr>
            <w:rPrChange w:id="489" w:author="Prof. LIU Ben" w:date="2026-08-29T22:19:00Z" w16du:dateUtc="2026-08-29T14:19:00Z">
              <w:rPr>
                <w:color w:val="000000"/>
              </w:rPr>
            </w:rPrChange>
          </w:rPr>
          <w:t xml:space="preserve"> decision, which concerns both how good the answer will be and how it will be produced. Entry can be settled quickly, before the AI answer has been read closely; the crafting decision is a matter of degree and is where the answerer</w:t>
        </w:r>
      </w:ins>
      <w:ins w:id="490" w:author="Prof. LIU Ben" w:date="2026-08-29T22:20:00Z" w16du:dateUtc="2026-08-29T14:20:00Z">
        <w:r>
          <w:t>’</w:t>
        </w:r>
      </w:ins>
      <w:ins w:id="491" w:author="Prof. LIU Ben" w:date="2026-08-29T22:19:00Z" w16du:dateUtc="2026-08-29T14:19:00Z">
        <w:r w:rsidRPr="00D839CD">
          <w:rPr>
            <w:rPrChange w:id="492" w:author="Prof. LIU Ben" w:date="2026-08-29T22:19:00Z" w16du:dateUtc="2026-08-29T14:19:00Z">
              <w:rPr>
                <w:color w:val="000000"/>
              </w:rPr>
            </w:rPrChange>
          </w:rPr>
          <w:t>s time and knowledge are actually committed.</w:t>
        </w:r>
      </w:ins>
    </w:p>
    <w:p w14:paraId="3057C2DC" w14:textId="3E12192C" w:rsidR="00D839CD" w:rsidRPr="00D839CD" w:rsidRDefault="00D839CD">
      <w:pPr>
        <w:pStyle w:val="Paragraph0"/>
        <w:rPr>
          <w:ins w:id="493" w:author="Prof. LIU Ben" w:date="2026-08-29T22:19:00Z" w16du:dateUtc="2026-08-29T14:19:00Z"/>
          <w:rPrChange w:id="494" w:author="Prof. LIU Ben" w:date="2026-08-29T22:19:00Z" w16du:dateUtc="2026-08-29T14:19:00Z">
            <w:rPr>
              <w:ins w:id="495" w:author="Prof. LIU Ben" w:date="2026-08-29T22:19:00Z" w16du:dateUtc="2026-08-29T14:19:00Z"/>
              <w:color w:val="000000"/>
            </w:rPr>
          </w:rPrChange>
        </w:rPr>
        <w:pPrChange w:id="496" w:author="Prof. LIU Ben" w:date="2026-08-29T22:19:00Z" w16du:dateUtc="2026-08-29T14:19:00Z">
          <w:pPr>
            <w:spacing w:before="100" w:beforeAutospacing="1" w:after="100" w:afterAutospacing="1"/>
          </w:pPr>
        </w:pPrChange>
      </w:pPr>
      <w:ins w:id="497" w:author="Prof. LIU Ben" w:date="2026-08-29T22:19:00Z" w16du:dateUtc="2026-08-29T14:19:00Z">
        <w:r w:rsidRPr="00D839CD">
          <w:rPr>
            <w:rPrChange w:id="498" w:author="Prof. LIU Ben" w:date="2026-08-29T22:19:00Z" w16du:dateUtc="2026-08-29T14:19:00Z">
              <w:rPr>
                <w:color w:val="000000"/>
              </w:rPr>
            </w:rPrChange>
          </w:rPr>
          <w:t xml:space="preserve">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w:t>
        </w:r>
      </w:ins>
      <w:ins w:id="499" w:author="Prof. LIU Ben" w:date="2026-08-29T22:21:00Z" w16du:dateUtc="2026-08-29T14:21:00Z">
        <w:r>
          <w:rPr>
            <w:rFonts w:hint="eastAsia"/>
          </w:rPr>
          <w:t>quality</w:t>
        </w:r>
      </w:ins>
      <w:ins w:id="500" w:author="Prof. LIU Ben" w:date="2026-08-29T22:19:00Z" w16du:dateUtc="2026-08-29T14:19:00Z">
        <w:r w:rsidRPr="00D839CD">
          <w:rPr>
            <w:rPrChange w:id="501" w:author="Prof. LIU Ben" w:date="2026-08-29T22:19:00Z" w16du:dateUtc="2026-08-29T14:19:00Z">
              <w:rPr>
                <w:color w:val="000000"/>
              </w:rPr>
            </w:rPrChange>
          </w:rPr>
          <w:t>, by contrast, becomes available only through the effort of reading.</w:t>
        </w:r>
      </w:ins>
    </w:p>
    <w:p w14:paraId="31DB386F" w14:textId="03D7B12D" w:rsidR="00D839CD" w:rsidRPr="00D839CD" w:rsidRDefault="00D839CD">
      <w:pPr>
        <w:pStyle w:val="Paragraph0"/>
        <w:rPr>
          <w:ins w:id="502" w:author="Prof. LIU Ben" w:date="2026-08-29T22:19:00Z" w16du:dateUtc="2026-08-29T14:19:00Z"/>
          <w:rPrChange w:id="503" w:author="Prof. LIU Ben" w:date="2026-08-29T22:19:00Z" w16du:dateUtc="2026-08-29T14:19:00Z">
            <w:rPr>
              <w:ins w:id="504" w:author="Prof. LIU Ben" w:date="2026-08-29T22:19:00Z" w16du:dateUtc="2026-08-29T14:19:00Z"/>
              <w:color w:val="000000"/>
            </w:rPr>
          </w:rPrChange>
        </w:rPr>
        <w:pPrChange w:id="505" w:author="Prof. LIU Ben" w:date="2026-08-29T22:19:00Z" w16du:dateUtc="2026-08-29T14:19:00Z">
          <w:pPr>
            <w:spacing w:before="100" w:beforeAutospacing="1" w:after="100" w:afterAutospacing="1"/>
          </w:pPr>
        </w:pPrChange>
      </w:pPr>
      <w:ins w:id="506" w:author="Prof. LIU Ben" w:date="2026-08-29T22:19:00Z" w16du:dateUtc="2026-08-29T14:19:00Z">
        <w:r w:rsidRPr="00D839CD">
          <w:rPr>
            <w:rPrChange w:id="507" w:author="Prof. LIU Ben" w:date="2026-08-29T22:19:00Z" w16du:dateUtc="2026-08-29T14:19:00Z">
              <w:rPr>
                <w:color w:val="000000"/>
              </w:rPr>
            </w:rPrChange>
          </w:rPr>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D839CD">
          <w:rPr>
            <w:rPrChange w:id="508" w:author="Prof. LIU Ben" w:date="2026-08-29T22:19:00Z" w16du:dateUtc="2026-08-29T14:19:00Z">
              <w:rPr>
                <w:color w:val="000000"/>
              </w:rPr>
            </w:rPrChange>
          </w:rPr>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(Burtch et al. 2024; Quinn &amp; Gutt 2025; del Rio-Chanona et al. 2024; Sanatizadeh et al. 2025; Xue et al. 2026),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ins>
      <w:ins w:id="509" w:author="Prof. LIU Ben" w:date="2026-08-29T22:23:00Z" w16du:dateUtc="2026-08-29T14:23:00Z">
        <w:r>
          <w:rPr>
            <w:rFonts w:hint="eastAsia"/>
          </w:rPr>
          <w:t>provides</w:t>
        </w:r>
      </w:ins>
      <w:ins w:id="510" w:author="Prof. LIU Ben" w:date="2026-08-29T22:19:00Z" w16du:dateUtc="2026-08-29T14:19:00Z">
        <w:r w:rsidRPr="00D839CD">
          <w:rPr>
            <w:rPrChange w:id="511" w:author="Prof. LIU Ben" w:date="2026-08-29T22:19:00Z" w16du:dateUtc="2026-08-29T14:19:00Z">
              <w:rPr>
                <w:color w:val="000000"/>
              </w:rPr>
            </w:rPrChange>
          </w:rPr>
          <w:t xml:space="preserve"> exactly those routes.</w:t>
        </w:r>
      </w:ins>
    </w:p>
    <w:p w14:paraId="49413C2F" w14:textId="49FFDBE4" w:rsidR="005C375D" w:rsidRPr="00D2526D" w:rsidDel="00D839CD" w:rsidRDefault="005C375D" w:rsidP="00D2526D">
      <w:pPr>
        <w:pStyle w:val="Paragraph0"/>
        <w:rPr>
          <w:del w:id="512" w:author="Prof. LIU Ben" w:date="2026-08-29T22:24:00Z" w16du:dateUtc="2026-08-29T14:24:00Z"/>
        </w:rPr>
      </w:pPr>
      <w:del w:id="513" w:author="Prof. LIU Ben" w:date="2026-08-29T22:24:00Z" w16du:dateUtc="2026-08-29T14:24:00Z">
        <w:r w:rsidRPr="00D2526D" w:rsidDel="00D839CD">
          <w:delTex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delText>
        </w:r>
        <w:r w:rsidDel="00D839CD">
          <w:rPr>
            <w:rFonts w:hint="eastAsia"/>
          </w:rPr>
          <w:delText>Gen</w:delText>
        </w:r>
        <w:r w:rsidRPr="00D2526D" w:rsidDel="00D839CD">
          <w:delText>AI system. A human answerer who arrives at the thread later sees that a machine has already responded and must decide two things: whether to answer at all, and, if so, how much effort to invest.</w:delText>
        </w:r>
      </w:del>
    </w:p>
    <w:p w14:paraId="66AEC105" w14:textId="03E733A4" w:rsidR="005C375D" w:rsidRPr="00D2526D" w:rsidDel="00D839CD" w:rsidRDefault="005C375D" w:rsidP="00D2526D">
      <w:pPr>
        <w:pStyle w:val="Paragraph0"/>
        <w:rPr>
          <w:del w:id="514" w:author="Prof. LIU Ben" w:date="2026-08-29T22:24:00Z" w16du:dateUtc="2026-08-29T14:24:00Z"/>
        </w:rPr>
      </w:pPr>
      <w:del w:id="515" w:author="Prof. LIU Ben" w:date="2026-08-29T22:24:00Z" w16du:dateUtc="2026-08-29T14:24:00Z">
        <w:r w:rsidRPr="00D2526D" w:rsidDel="00D839CD">
          <w:delText xml:space="preserve">We restate this as two concrete decisions and use the labels throughout. First, the answerer makes an </w:delText>
        </w:r>
        <w:r w:rsidDel="00D839CD">
          <w:delText>“</w:delText>
        </w:r>
        <w:r w:rsidRPr="00D2526D" w:rsidDel="00D839CD">
          <w:delText>entry</w:delText>
        </w:r>
        <w:r w:rsidDel="00D839CD">
          <w:delText>”</w:delText>
        </w:r>
        <w:r w:rsidRPr="00D2526D" w:rsidDel="00D839CD">
          <w:delText xml:space="preserve"> decision, a yes-or-no choice about whether to contribute an answer that the AI has already addressed. Second, If </w:delText>
        </w:r>
      </w:del>
      <w:ins w:id="516" w:author="Dylan CHEN" w:date="2026-08-27T17:08:00Z" w16du:dateUtc="2026-08-27T09:08:00Z">
        <w:del w:id="517" w:author="Prof. LIU Ben" w:date="2026-08-29T22:24:00Z" w16du:dateUtc="2026-08-29T14:24:00Z">
          <w:r w:rsidR="003F35AE" w:rsidDel="00D839CD">
            <w:rPr>
              <w:rFonts w:hint="eastAsia"/>
            </w:rPr>
            <w:delText>i</w:delText>
          </w:r>
          <w:r w:rsidR="003F35AE" w:rsidRPr="00D2526D" w:rsidDel="00D839CD">
            <w:delText xml:space="preserve">f </w:delText>
          </w:r>
        </w:del>
      </w:ins>
      <w:del w:id="518" w:author="Prof. LIU Ben" w:date="2026-08-29T22:24:00Z" w16du:dateUtc="2026-08-29T14:24:00Z">
        <w:r w:rsidRPr="00D2526D" w:rsidDel="00D839CD">
          <w:delText xml:space="preserve">they choose to enter, the answerer then makes a </w:delText>
        </w:r>
        <w:r w:rsidDel="00D839CD">
          <w:delText>“</w:delText>
        </w:r>
        <w:r w:rsidRPr="00D2526D" w:rsidDel="00D839CD">
          <w:delText>quality</w:delText>
        </w:r>
        <w:r w:rsidDel="00D839CD">
          <w:delText>”</w:delText>
        </w:r>
        <w:r w:rsidRPr="00D2526D" w:rsidDel="00D839CD">
          <w:delText xml:space="preserve"> decision about how much effort the answer will embody.</w:delText>
        </w:r>
        <w:r w:rsidDel="00D839CD">
          <w:rPr>
            <w:rFonts w:hint="eastAsia"/>
          </w:rPr>
          <w:delText xml:space="preserve"> </w:delText>
        </w:r>
        <w:r w:rsidRPr="00D2526D" w:rsidDel="00D839CD">
          <w:delText>Entry can be settled quickly, before the AI answer has been read closely; the quality decision is a matter of degree and is where the answerer</w:delText>
        </w:r>
        <w:r w:rsidDel="00D839CD">
          <w:delText>’</w:delText>
        </w:r>
        <w:r w:rsidRPr="00D2526D" w:rsidDel="00D839CD">
          <w:delText>s time and knowledge are actually committed.</w:delText>
        </w:r>
      </w:del>
    </w:p>
    <w:p w14:paraId="592FD6E0" w14:textId="4F20B772" w:rsidR="005C375D" w:rsidRPr="00D2526D" w:rsidDel="00D839CD" w:rsidRDefault="005C375D" w:rsidP="00D2526D">
      <w:pPr>
        <w:pStyle w:val="Paragraph0"/>
        <w:rPr>
          <w:del w:id="519" w:author="Prof. LIU Ben" w:date="2026-08-29T22:24:00Z" w16du:dateUtc="2026-08-29T14:24:00Z"/>
        </w:rPr>
      </w:pPr>
      <w:del w:id="520" w:author="Prof. LIU Ben" w:date="2026-08-29T22:24:00Z" w16du:dateUtc="2026-08-29T14:24:00Z">
        <w:r w:rsidRPr="00D2526D" w:rsidDel="00D839CD">
          <w:delTex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delText>
        </w:r>
      </w:del>
    </w:p>
    <w:p w14:paraId="1B532518" w14:textId="20907248" w:rsidR="005C375D" w:rsidRPr="00D2526D" w:rsidDel="00D839CD" w:rsidRDefault="005C375D" w:rsidP="00D2526D">
      <w:pPr>
        <w:pStyle w:val="Paragraph0"/>
        <w:rPr>
          <w:del w:id="521" w:author="Prof. LIU Ben" w:date="2026-08-29T22:24:00Z" w16du:dateUtc="2026-08-29T14:24:00Z"/>
        </w:rPr>
      </w:pPr>
      <w:del w:id="522" w:author="Prof. LIU Ben" w:date="2026-08-29T22:24:00Z" w16du:dateUtc="2026-08-29T14:24:00Z">
        <w:r w:rsidRPr="00D2526D" w:rsidDel="00D839CD">
          <w:delTex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delText>
        </w:r>
        <w:r w:rsidDel="00D839CD">
          <w:rPr>
            <w:rFonts w:hint="eastAsia"/>
          </w:rPr>
          <w:delText xml:space="preserve">: </w:delText>
        </w:r>
        <w:r w:rsidRPr="00D2526D" w:rsidDel="00D839CD">
          <w:delText xml:space="preserve">these systems can perform much of the routine work human contributors once did </w:delText>
        </w:r>
      </w:del>
      <w:ins w:id="523" w:author="Dylan CHEN" w:date="2026-08-28T23:16:00Z" w16du:dateUtc="2026-08-28T15:16:00Z">
        <w:del w:id="524" w:author="Prof. LIU Ben" w:date="2026-08-29T22:24:00Z" w16du:dateUtc="2026-08-29T14:24:00Z">
          <w:r w:rsidR="000E3138" w:rsidRPr="0022223D" w:rsidDel="00D839CD">
            <w:rPr>
              <w:shd w:val="clear" w:color="auto" w:fill="FFFFFF"/>
            </w:rPr>
            <w:fldChar w:fldCharType="begin" w:fldLock="1"/>
          </w:r>
        </w:del>
      </w:ins>
      <w:del w:id="525" w:author="Prof. LIU Ben" w:date="2026-08-29T22:24:00Z" w16du:dateUtc="2026-08-29T14:24:00Z">
        <w:r w:rsidR="00DC684C" w:rsidDel="00D839CD">
          <w:rPr>
            <w:shd w:val="clear" w:color="auto" w:fill="FFFFFF"/>
          </w:rPr>
          <w:del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","call-number":"3","container-title":"Scientific Reports","DOI":"10.1038/s41598-024-61221-0","ISSN":"2045-2322","issue":"1","journalAbbreviation":"Sci Rep","language":"en","license":"2024 The Author(s)","note":"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Human behaviour</w:delInstrText>
        </w:r>
        <w:r w:rsidR="00DC684C" w:rsidDel="00D839CD">
          <w:rPr>
            <w:rFonts w:hint="eastAsia"/>
            <w:shd w:val="clear" w:color="auto" w:fill="FFFFFF"/>
          </w:rPr>
          <w:delInstrText>、</w:delInstrText>
        </w:r>
        <w:r w:rsidR="00DC684C" w:rsidDel="00D839C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","call-number":"2","container-title":"PNAS Nexus","DOI":"10.1093/pnasnexus/pgae400","ISSN":"2752-6542","issue":"9","journalAbbreviation":"PNAS Nexus","language":"en","note":"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","call-number":"1","container-title":"Journal of Management Information Systems","DOI":"10.1080/07421222.2025.2487313","ISSN":"0742-1222","issue":"2","language":"en","note":"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GAI</w:delInstrText>
        </w:r>
        <w:r w:rsidR="00DC684C" w:rsidDel="00D839CD">
          <w:rPr>
            <w:rFonts w:hint="eastAsia"/>
            <w:shd w:val="clear" w:color="auto" w:fill="FFFFFF"/>
          </w:rPr>
          <w:delInstrText>、</w:delInstrText>
        </w:r>
        <w:r w:rsidR="00DC684C" w:rsidDel="00D839CD">
          <w:rPr>
            <w:shd w:val="clear" w:color="auto" w:fill="FFFFFF"/>
          </w:rPr>
          <w:delInstrText>knowledge seeking</w:delInstrText>
        </w:r>
        <w:r w:rsidR="00DC684C" w:rsidDel="00D839CD">
          <w:rPr>
            <w:rFonts w:hint="eastAsia"/>
            <w:shd w:val="clear" w:color="auto" w:fill="FFFFFF"/>
          </w:rPr>
          <w:delInstrText>、</w:delInstrText>
        </w:r>
        <w:r w:rsidR="00DC684C" w:rsidDel="00D839CD">
          <w:rPr>
            <w:shd w:val="clear" w:color="auto" w:fill="FFFFFF"/>
          </w:rPr>
          <w:delInstrText>commitment-based theory</w:delInstrText>
        </w:r>
        <w:r w:rsidR="00DC684C" w:rsidDel="00D839CD">
          <w:rPr>
            <w:rFonts w:hint="eastAsia"/>
            <w:shd w:val="clear" w:color="auto" w:fill="FFFFFF"/>
          </w:rPr>
          <w:delInstrText>、</w:delInstrText>
        </w:r>
        <w:r w:rsidR="00DC684C" w:rsidDel="00D839CD">
          <w:rPr>
            <w:shd w:val="clear" w:color="auto" w:fill="FFFFFF"/>
          </w:rPr>
          <w:delInstrText>GenAI</w:delInstrText>
        </w:r>
        <w:r w:rsidR="00DC684C" w:rsidDel="00D839CD">
          <w:rPr>
            <w:rFonts w:hint="eastAsia"/>
            <w:shd w:val="clear" w:color="auto" w:fill="FFFFFF"/>
          </w:rPr>
          <w:delInstrText>、</w:delInstrText>
        </w:r>
        <w:r w:rsidR="00DC684C" w:rsidDel="00D839CD">
          <w:rPr>
            <w:shd w:val="clear" w:color="auto" w:fill="FFFFFF"/>
          </w:rPr>
          <w:delInstrText>information foraging theory</w:delInstrText>
        </w:r>
        <w:r w:rsidR="00DC684C" w:rsidDel="00D839CD">
          <w:rPr>
            <w:rFonts w:hint="eastAsia"/>
            <w:shd w:val="clear" w:color="auto" w:fill="FFFFFF"/>
          </w:rPr>
          <w:delInstrText>、</w:delInstrText>
        </w:r>
        <w:r w:rsidR="00DC684C" w:rsidDel="00D839C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 (CCF C)","container-title":"Information &amp; Management","DOI":"10.1016/j.im.2025.104178","ISSN":"0378-7206","issue":"6","journalAbbreviation":"Information &amp; Management","language":"en","note":"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Online knowledge exchange platforms</w:delInstrText>
        </w:r>
        <w:r w:rsidR="00DC684C" w:rsidDel="00D839CD">
          <w:rPr>
            <w:rFonts w:hint="eastAsia"/>
            <w:shd w:val="clear" w:color="auto" w:fill="FFFFFF"/>
          </w:rPr>
          <w:delInstrText>、</w:delInstrText>
        </w:r>
        <w:r w:rsidR="00DC684C" w:rsidDel="00D839C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DC684C" w:rsidDel="00D839CD">
          <w:rPr>
            <w:rFonts w:hint="eastAsia"/>
            <w:shd w:val="clear" w:color="auto" w:fill="FFFFFF"/>
          </w:rPr>
          <w:delInstrText>undation of China [Grants 72188101 and 72595864]. Supplemental Material: The online appendix is available at https://doi.org/10.1287/isre.2023.0561.\n\n</w:delInstrText>
        </w:r>
        <w:r w:rsidR="00DC684C" w:rsidDel="00D839CD">
          <w:rPr>
            <w:rFonts w:hint="eastAsia"/>
            <w:shd w:val="clear" w:color="auto" w:fill="FFFFFF"/>
          </w:rPr>
          <w:delInstrText>【摘要翻译】大语言模型</w:delInstrText>
        </w:r>
        <w:r w:rsidR="00DC684C" w:rsidDel="00D839CD">
          <w:rPr>
            <w:rFonts w:hint="eastAsia"/>
            <w:shd w:val="clear" w:color="auto" w:fill="FFFFFF"/>
          </w:rPr>
          <w:delInstrText xml:space="preserve"> (LLMs)(</w:delInstrText>
        </w:r>
        <w:r w:rsidR="00DC684C" w:rsidDel="00D839CD">
          <w:rPr>
            <w:rFonts w:hint="eastAsia"/>
            <w:shd w:val="clear" w:color="auto" w:fill="FFFFFF"/>
          </w:rPr>
          <w:delInstrText>如</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预计将显著重塑学习、技能获取和知识创造。它们对用户生成的知识共享问答</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平台的影响对</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平台和</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的比较价值和未来协同演化以及</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的未来学习具有重要意义。通过多种实证设计，我们估计</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的推出导致</w:delInstrText>
        </w:r>
        <w:r w:rsidR="00DC684C" w:rsidDel="00D839CD">
          <w:rPr>
            <w:rFonts w:hint="eastAsia"/>
            <w:shd w:val="clear" w:color="auto" w:fill="FFFFFF"/>
          </w:rPr>
          <w:delInstrText xml:space="preserve"> Stack Overflow </w:delInstrText>
        </w:r>
        <w:r w:rsidR="00DC684C" w:rsidDel="00D839CD">
          <w:rPr>
            <w:rFonts w:hint="eastAsia"/>
            <w:shd w:val="clear" w:color="auto" w:fill="FFFFFF"/>
          </w:rPr>
          <w:delInstrText>上发布的问题数量平均减少了</w:delInstrText>
        </w:r>
        <w:r w:rsidR="00DC684C" w:rsidDel="00D839CD">
          <w:rPr>
            <w:rFonts w:hint="eastAsia"/>
            <w:shd w:val="clear" w:color="auto" w:fill="FFFFFF"/>
          </w:rPr>
          <w:delInstrText xml:space="preserve"> 14.09%</w:delInstrText>
        </w:r>
        <w:r w:rsidR="00DC684C" w:rsidDel="00D839CD">
          <w:rPr>
            <w:rFonts w:hint="eastAsia"/>
            <w:shd w:val="clear" w:color="auto" w:fill="FFFFFF"/>
          </w:rPr>
          <w:delInstrText>，这种影响随着时间的推移而加剧，到</w:delInstrText>
        </w:r>
        <w:r w:rsidR="00DC684C" w:rsidDel="00D839CD">
          <w:rPr>
            <w:rFonts w:hint="eastAsia"/>
            <w:shd w:val="clear" w:color="auto" w:fill="FFFFFF"/>
          </w:rPr>
          <w:delInstrText xml:space="preserve"> 2023 </w:delInstrText>
        </w:r>
        <w:r w:rsidR="00DC684C" w:rsidDel="00D839CD">
          <w:rPr>
            <w:rFonts w:hint="eastAsia"/>
            <w:shd w:val="clear" w:color="auto" w:fill="FFFFFF"/>
          </w:rPr>
          <w:delInstrText>年</w:delInstrText>
        </w:r>
        <w:r w:rsidR="00DC684C" w:rsidDel="00D839CD">
          <w:rPr>
            <w:rFonts w:hint="eastAsia"/>
            <w:shd w:val="clear" w:color="auto" w:fill="FFFFFF"/>
          </w:rPr>
          <w:delInstrText xml:space="preserve"> 5 </w:delInstrText>
        </w:r>
        <w:r w:rsidR="00DC684C" w:rsidDel="00D839CD">
          <w:rPr>
            <w:rFonts w:hint="eastAsia"/>
            <w:shd w:val="clear" w:color="auto" w:fill="FFFFFF"/>
          </w:rPr>
          <w:delInstrText>月达到</w:delInstrText>
        </w:r>
        <w:r w:rsidR="00DC684C" w:rsidDel="00D839CD">
          <w:rPr>
            <w:rFonts w:hint="eastAsia"/>
            <w:shd w:val="clear" w:color="auto" w:fill="FFFFFF"/>
          </w:rPr>
          <w:delInstrText xml:space="preserve"> 27.88% </w:delInstrText>
        </w:r>
        <w:r w:rsidR="00DC684C" w:rsidDel="00D839C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DC684C" w:rsidDel="00D839CD">
          <w:rPr>
            <w:rFonts w:hint="eastAsia"/>
            <w:shd w:val="clear" w:color="auto" w:fill="FFFFFF"/>
          </w:rPr>
          <w:delInstrText xml:space="preserve">:(1) ChatGPT </w:delInstrText>
        </w:r>
        <w:r w:rsidR="00DC684C" w:rsidDel="00D839CD">
          <w:rPr>
            <w:rFonts w:hint="eastAsia"/>
            <w:shd w:val="clear" w:color="auto" w:fill="FFFFFF"/>
          </w:rPr>
          <w:delInstrText>的不均衡替代，其中更简单、中等到低质量的问题更容易消失</w:delInstrText>
        </w:r>
        <w:r w:rsidR="00DC684C" w:rsidDel="00D839CD">
          <w:rPr>
            <w:rFonts w:hint="eastAsia"/>
            <w:shd w:val="clear" w:color="auto" w:fill="FFFFFF"/>
          </w:rPr>
          <w:delInstrText xml:space="preserve">;(2) </w:delInstrText>
        </w:r>
        <w:r w:rsidR="00DC684C" w:rsidDel="00D839CD">
          <w:rPr>
            <w:rFonts w:hint="eastAsia"/>
            <w:shd w:val="clear" w:color="auto" w:fill="FFFFFF"/>
          </w:rPr>
          <w:delInstrText>在考虑数量减少后直接提高质量，表明</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DC684C" w:rsidDel="00D839CD">
          <w:rPr>
            <w:rFonts w:hint="eastAsia"/>
            <w:shd w:val="clear" w:color="auto" w:fill="FFFFFF"/>
          </w:rPr>
          <w:delInstrText>;</w:delInstrText>
        </w:r>
        <w:r w:rsidR="00DC684C" w:rsidDel="00D839CD">
          <w:rPr>
            <w:rFonts w:hint="eastAsia"/>
            <w:shd w:val="clear" w:color="auto" w:fill="FFFFFF"/>
          </w:rPr>
          <w:delInstrText>用户保留率和新用户获取率都显著下降</w:delInstrText>
        </w:r>
        <w:r w:rsidR="00DC684C" w:rsidDel="00D839CD">
          <w:rPr>
            <w:rFonts w:hint="eastAsia"/>
            <w:shd w:val="clear" w:color="auto" w:fill="FFFFFF"/>
          </w:rPr>
          <w:delInstrText>;</w:delInstrText>
        </w:r>
        <w:r w:rsidR="00DC684C" w:rsidDel="00D839C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DC684C" w:rsidDel="00D839CD">
          <w:rPr>
            <w:rFonts w:hint="eastAsia"/>
            <w:shd w:val="clear" w:color="auto" w:fill="FFFFFF"/>
          </w:rPr>
          <w:delInstrText>;</w:delInstrText>
        </w:r>
        <w:r w:rsidR="00DC684C" w:rsidDel="00D839CD">
          <w:rPr>
            <w:rFonts w:hint="eastAsia"/>
            <w:shd w:val="clear" w:color="auto" w:fill="FFFFFF"/>
          </w:rPr>
          <w:delInstrText>助理编辑陈建清。资金：薛建清获得上海金融经济大学中央大学基础研究基金的支持。王立军获得中国国家自然科学基金会的支持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72301259]</w:delInstrText>
        </w:r>
        <w:r w:rsidR="00DC684C" w:rsidDel="00D839CD">
          <w:rPr>
            <w:rFonts w:hint="eastAsia"/>
            <w:shd w:val="clear" w:color="auto" w:fill="FFFFFF"/>
          </w:rPr>
          <w:delInstrText>。李建清获得中国国家自然科学基础的支持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72188101 </w:delInstrText>
        </w:r>
        <w:r w:rsidR="00DC684C" w:rsidDel="00D839CD">
          <w:rPr>
            <w:rFonts w:hint="eastAsia"/>
            <w:shd w:val="clear" w:color="auto" w:fill="FFFFFF"/>
          </w:rPr>
          <w:delInstrText>和</w:delInstrText>
        </w:r>
        <w:r w:rsidR="00DC684C" w:rsidDel="00D839CD">
          <w:rPr>
            <w:rFonts w:hint="eastAsia"/>
            <w:shd w:val="clear" w:color="auto" w:fill="FFFFFF"/>
          </w:rPr>
          <w:delInstrText xml:space="preserve"> 72595864]</w:delInstrText>
        </w:r>
        <w:r w:rsidR="00DC684C" w:rsidDel="00D839CD">
          <w:rPr>
            <w:rFonts w:hint="eastAsia"/>
            <w:shd w:val="clear" w:color="auto" w:fill="FFFFFF"/>
          </w:rPr>
          <w:delInstrText>。补充资料：在线附录可访问</w:delInstrText>
        </w:r>
        <w:r w:rsidR="00DC684C" w:rsidDel="00D839CD">
          <w:rPr>
            <w:rFonts w:hint="eastAsia"/>
            <w:shd w:val="clear" w:color="auto" w:fill="FFFFFF"/>
          </w:rPr>
          <w:delInstrText xml:space="preserve"> https://doi.org/10.1287/isre.2023.0561</w:delInstrText>
        </w:r>
        <w:r w:rsidR="00DC684C" w:rsidDel="00D839CD">
          <w:rPr>
            <w:rFonts w:hint="eastAsia"/>
            <w:shd w:val="clear" w:color="auto" w:fill="FFFFFF"/>
          </w:rPr>
          <w:delInstrText>。</w:delInstrText>
        </w:r>
        <w:r w:rsidR="00DC684C" w:rsidDel="00D839CD">
          <w:rPr>
            <w:rFonts w:hint="eastAsia"/>
            <w:shd w:val="clear" w:color="auto" w:fill="FFFFFF"/>
          </w:rPr>
          <w:delInstrText>","call-number":"1","container-title":"Information Systems Research","DOI"</w:delInstrText>
        </w:r>
        <w:r w:rsidR="00DC684C" w:rsidDel="00D839CD">
          <w:rPr>
            <w:shd w:val="clear" w:color="auto" w:fill="FFFFFF"/>
          </w:rPr>
          <w:delInstrText>:"10.1287/isre.2023.0561","ISSN":"1047-7047","language":"en","note":"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large language models</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Q&amp;A platform</w:delInstrText>
        </w:r>
        <w:r w:rsidR="00DC684C" w:rsidDel="00D839CD">
          <w:rPr>
            <w:rFonts w:hint="eastAsia"/>
            <w:shd w:val="clear" w:color="auto" w:fill="FFFFFF"/>
          </w:rPr>
          <w:delInstrText>、</w:delInstrText>
        </w:r>
        <w:r w:rsidR="00DC684C" w:rsidDel="00D839C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del>
      <w:ins w:id="526" w:author="Dylan CHEN" w:date="2026-08-28T23:16:00Z" w16du:dateUtc="2026-08-28T15:16:00Z">
        <w:del w:id="527" w:author="Prof. LIU Ben" w:date="2026-08-29T22:24:00Z" w16du:dateUtc="2026-08-29T14:24:00Z">
          <w:r w:rsidR="000E3138" w:rsidRPr="0022223D" w:rsidDel="00D839CD">
            <w:rPr>
              <w:shd w:val="clear" w:color="auto" w:fill="FFFFFF"/>
            </w:rPr>
            <w:fldChar w:fldCharType="separate"/>
          </w:r>
          <w:r w:rsidR="000E3138" w:rsidDel="00D839CD">
            <w:delText>(Burtch et al. 2024; Quinn &amp; Gutt 2025; del Rio-Chanona et al. 2024; Sanatizadeh et al. 2025; Xue et al. 2026)</w:delText>
          </w:r>
          <w:r w:rsidR="000E3138" w:rsidRPr="0022223D" w:rsidDel="00D839CD">
            <w:rPr>
              <w:shd w:val="clear" w:color="auto" w:fill="FFFFFF"/>
            </w:rPr>
            <w:fldChar w:fldCharType="end"/>
          </w:r>
        </w:del>
      </w:ins>
      <w:del w:id="528" w:author="Prof. LIU Ben" w:date="2026-08-29T22:24:00Z" w16du:dateUtc="2026-08-29T14:24:00Z">
        <w:r w:rsidRPr="00D2526D" w:rsidDel="00D839CD">
          <w:delText>(del Rio-Chanona et al. 2024; Sanatizadeh et al. 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delText>
        </w:r>
      </w:del>
    </w:p>
    <w:p w14:paraId="3C6ED05D" w14:textId="1E8AECE1" w:rsidR="005C375D" w:rsidRDefault="005C375D" w:rsidP="0049010E">
      <w:pPr>
        <w:pStyle w:val="Heading2"/>
      </w:pPr>
      <w:r w:rsidRPr="00D2526D">
        <w:t>The AI Answer as a Profile of Three Signals</w:t>
      </w:r>
    </w:p>
    <w:p w14:paraId="79D29D96" w14:textId="188228DF" w:rsidR="00D839CD" w:rsidRPr="00D839CD" w:rsidRDefault="00D839CD">
      <w:pPr>
        <w:pStyle w:val="Paragraph0"/>
        <w:rPr>
          <w:ins w:id="529" w:author="Prof. LIU Ben" w:date="2026-08-29T22:24:00Z" w16du:dateUtc="2026-08-29T14:24:00Z"/>
          <w:rPrChange w:id="530" w:author="Prof. LIU Ben" w:date="2026-08-29T22:24:00Z" w16du:dateUtc="2026-08-29T14:24:00Z">
            <w:rPr>
              <w:ins w:id="531" w:author="Prof. LIU Ben" w:date="2026-08-29T22:24:00Z" w16du:dateUtc="2026-08-29T14:24:00Z"/>
              <w:color w:val="000000"/>
            </w:rPr>
          </w:rPrChange>
        </w:rPr>
        <w:pPrChange w:id="532" w:author="Prof. LIU Ben" w:date="2026-08-29T22:24:00Z" w16du:dateUtc="2026-08-29T14:24:00Z">
          <w:pPr>
            <w:spacing w:before="100" w:beforeAutospacing="1" w:after="100" w:afterAutospacing="1"/>
          </w:pPr>
        </w:pPrChange>
      </w:pPr>
      <w:ins w:id="533" w:author="Prof. LIU Ben" w:date="2026-08-29T22:24:00Z" w16du:dateUtc="2026-08-29T14:24:00Z">
        <w:r w:rsidRPr="00D839CD">
          <w:rPr>
            <w:rPrChange w:id="534" w:author="Prof. LIU Ben" w:date="2026-08-29T22:24:00Z" w16du:dateUtc="2026-08-29T14:24:00Z">
              <w:rPr>
                <w:color w:val="000000"/>
              </w:rPr>
            </w:rPrChange>
          </w:rPr>
          <w:t>Research on competitive interaction holds that how an actor responds to a competitor depends on how the actor appraises that competitor, and that this appraisal is built from observable features</w:t>
        </w:r>
      </w:ins>
      <w:ins w:id="535" w:author="Prof. LIU Ben" w:date="2026-08-29T22:25:00Z" w16du:dateUtc="2026-08-29T14:25:00Z">
        <w:r>
          <w:rPr>
            <w:rFonts w:hint="eastAsia"/>
          </w:rPr>
          <w:t xml:space="preserve">, including </w:t>
        </w:r>
      </w:ins>
      <w:ins w:id="536" w:author="Prof. LIU Ben" w:date="2026-08-29T22:24:00Z" w16du:dateUtc="2026-08-29T14:24:00Z">
        <w:r w:rsidRPr="00D839CD">
          <w:rPr>
            <w:rPrChange w:id="537" w:author="Prof. LIU Ben" w:date="2026-08-29T22:24:00Z" w16du:dateUtc="2026-08-29T14:24:00Z">
              <w:rPr>
                <w:color w:val="000000"/>
              </w:rPr>
            </w:rPrChange>
          </w:rPr>
          <w:t>who the competitor is, how capable it appears, and how much effort it appears to have invested (Chen et al. 2007; Chen 2009). It follows that the effect of an AI answer cannot be summarized by a single quantity. The AI answer must instead be read as a profile of signals.</w:t>
        </w:r>
      </w:ins>
    </w:p>
    <w:p w14:paraId="1FF47948" w14:textId="15322F20" w:rsidR="00D839CD" w:rsidRPr="00D839CD" w:rsidRDefault="00D839CD">
      <w:pPr>
        <w:pStyle w:val="Paragraph0"/>
        <w:rPr>
          <w:ins w:id="538" w:author="Prof. LIU Ben" w:date="2026-08-29T22:24:00Z" w16du:dateUtc="2026-08-29T14:24:00Z"/>
          <w:rPrChange w:id="539" w:author="Prof. LIU Ben" w:date="2026-08-29T22:24:00Z" w16du:dateUtc="2026-08-29T14:24:00Z">
            <w:rPr>
              <w:ins w:id="540" w:author="Prof. LIU Ben" w:date="2026-08-29T22:24:00Z" w16du:dateUtc="2026-08-29T14:24:00Z"/>
              <w:color w:val="000000"/>
            </w:rPr>
          </w:rPrChange>
        </w:rPr>
        <w:pPrChange w:id="541" w:author="Prof. LIU Ben" w:date="2026-08-29T22:24:00Z" w16du:dateUtc="2026-08-29T14:24:00Z">
          <w:pPr>
            <w:spacing w:before="100" w:beforeAutospacing="1" w:after="100" w:afterAutospacing="1"/>
          </w:pPr>
        </w:pPrChange>
      </w:pPr>
      <w:ins w:id="542" w:author="Prof. LIU Ben" w:date="2026-08-29T22:24:00Z" w16du:dateUtc="2026-08-29T14:24:00Z">
        <w:r w:rsidRPr="00D839CD">
          <w:rPr>
            <w:rPrChange w:id="543" w:author="Prof. LIU Ben" w:date="2026-08-29T22:24:00Z" w16du:dateUtc="2026-08-29T14:24:00Z">
              <w:rPr>
                <w:color w:val="000000"/>
              </w:rPr>
            </w:rPrChange>
          </w:rPr>
          <w:t xml:space="preserve">We take the AI answer to carry three signals. The source, which we call the </w:t>
        </w:r>
      </w:ins>
      <w:ins w:id="544" w:author="Prof. LIU Ben" w:date="2026-08-29T22:25:00Z" w16du:dateUtc="2026-08-29T14:25:00Z">
        <w:r>
          <w:t>“</w:t>
        </w:r>
      </w:ins>
      <w:ins w:id="545" w:author="Prof. LIU Ben" w:date="2026-08-29T22:24:00Z" w16du:dateUtc="2026-08-29T14:24:00Z">
        <w:r w:rsidRPr="00D839CD">
          <w:rPr>
            <w:rPrChange w:id="546" w:author="Prof. LIU Ben" w:date="2026-08-29T22:24:00Z" w16du:dateUtc="2026-08-29T14:24:00Z">
              <w:rPr>
                <w:color w:val="000000"/>
              </w:rPr>
            </w:rPrChange>
          </w:rPr>
          <w:t>AI label,</w:t>
        </w:r>
      </w:ins>
      <w:ins w:id="547" w:author="Prof. LIU Ben" w:date="2026-08-29T22:25:00Z" w16du:dateUtc="2026-08-29T14:25:00Z">
        <w:r>
          <w:t>”</w:t>
        </w:r>
      </w:ins>
      <w:ins w:id="548" w:author="Prof. LIU Ben" w:date="2026-08-29T22:24:00Z" w16du:dateUtc="2026-08-29T14:24:00Z">
        <w:r w:rsidRPr="00D839CD">
          <w:rPr>
            <w:rPrChange w:id="549" w:author="Prof. LIU Ben" w:date="2026-08-29T22:24:00Z" w16du:dateUtc="2026-08-29T14:24:00Z">
              <w:rPr>
                <w:color w:val="000000"/>
              </w:rPr>
            </w:rPrChange>
          </w:rPr>
          <w:t xml:space="preserve"> tells the answerer what kind of competitor this is (i.e., machine authorship is present). The </w:t>
        </w:r>
      </w:ins>
      <w:ins w:id="550" w:author="Prof. LIU Ben" w:date="2026-08-29T22:25:00Z" w16du:dateUtc="2026-08-29T14:25:00Z">
        <w:r>
          <w:t>“</w:t>
        </w:r>
      </w:ins>
      <w:ins w:id="551" w:author="Prof. LIU Ben" w:date="2026-08-29T22:24:00Z" w16du:dateUtc="2026-08-29T14:24:00Z">
        <w:r w:rsidRPr="00D839CD">
          <w:rPr>
            <w:rPrChange w:id="552" w:author="Prof. LIU Ben" w:date="2026-08-29T22:24:00Z" w16du:dateUtc="2026-08-29T14:24:00Z">
              <w:rPr>
                <w:color w:val="000000"/>
              </w:rPr>
            </w:rPrChange>
          </w:rPr>
          <w:t>AI content</w:t>
        </w:r>
      </w:ins>
      <w:ins w:id="553" w:author="Prof. LIU Ben" w:date="2026-08-29T22:25:00Z" w16du:dateUtc="2026-08-29T14:25:00Z">
        <w:r>
          <w:t>”</w:t>
        </w:r>
      </w:ins>
      <w:ins w:id="554" w:author="Prof. LIU Ben" w:date="2026-08-29T22:24:00Z" w16du:dateUtc="2026-08-29T14:24:00Z">
        <w:r w:rsidRPr="00D839CD">
          <w:rPr>
            <w:rPrChange w:id="555" w:author="Prof. LIU Ben" w:date="2026-08-29T22:24:00Z" w16du:dateUtc="2026-08-29T14:24:00Z">
              <w:rPr>
                <w:color w:val="000000"/>
              </w:rPr>
            </w:rPrChange>
          </w:rPr>
          <w:t xml:space="preserve"> is what the AI actually wrote, and we decompose it into two measurable features: length signals how much of the answerable ground the competitor appears to have taken, and quality signals how good that content is</w:t>
        </w:r>
      </w:ins>
      <w:ins w:id="556" w:author="Prof. LIU Ben" w:date="2026-08-29T22:26:00Z" w16du:dateUtc="2026-08-29T14:26:00Z">
        <w:r>
          <w:t xml:space="preserve"> (e.g., </w:t>
        </w:r>
      </w:ins>
      <w:ins w:id="557" w:author="Prof. LIU Ben" w:date="2026-08-29T22:24:00Z" w16du:dateUtc="2026-08-29T14:24:00Z">
        <w:r w:rsidRPr="00D839CD">
          <w:rPr>
            <w:rPrChange w:id="558" w:author="Prof. LIU Ben" w:date="2026-08-29T22:24:00Z" w16du:dateUtc="2026-08-29T14:24:00Z">
              <w:rPr>
                <w:color w:val="000000"/>
              </w:rPr>
            </w:rPrChange>
          </w:rPr>
          <w:t>whether its reasoning is sound and its solution reliable</w:t>
        </w:r>
      </w:ins>
      <w:ins w:id="559" w:author="Prof. LIU Ben" w:date="2026-08-29T22:26:00Z" w16du:dateUtc="2026-08-29T14:26:00Z">
        <w:r>
          <w:t>)</w:t>
        </w:r>
      </w:ins>
      <w:ins w:id="560" w:author="Prof. LIU Ben" w:date="2026-08-29T22:24:00Z" w16du:dateUtc="2026-08-29T14:24:00Z">
        <w:r w:rsidRPr="00D839CD">
          <w:rPr>
            <w:rPrChange w:id="561" w:author="Prof. LIU Ben" w:date="2026-08-29T22:24:00Z" w16du:dateUtc="2026-08-29T14:24:00Z">
              <w:rPr>
                <w:color w:val="000000"/>
              </w:rPr>
            </w:rPrChange>
          </w:rPr>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D839CD">
          <w:rPr>
            <w:rPrChange w:id="562" w:author="Prof. LIU Ben" w:date="2026-08-29T22:24:00Z" w16du:dateUtc="2026-08-29T14:24:00Z">
              <w:rPr>
                <w:color w:val="000000"/>
              </w:rPr>
            </w:rPrChange>
          </w:rPr>
          <w:lastRenderedPageBreak/>
          <w:t>AI answers grow longer, and as they grow better, the consequence of having one under a question changes in ways that a single average cannot capture.</w:t>
        </w:r>
      </w:ins>
    </w:p>
    <w:p w14:paraId="6492D544" w14:textId="523C9AA1" w:rsidR="005C375D" w:rsidRPr="00D2526D" w:rsidDel="00D839CD" w:rsidRDefault="005C375D" w:rsidP="00D2526D">
      <w:pPr>
        <w:pStyle w:val="Paragraph0"/>
        <w:rPr>
          <w:del w:id="563" w:author="Prof. LIU Ben" w:date="2026-08-29T22:27:00Z" w16du:dateUtc="2026-08-29T14:27:00Z"/>
        </w:rPr>
      </w:pPr>
      <w:del w:id="564" w:author="Prof. LIU Ben" w:date="2026-08-29T22:27:00Z" w16du:dateUtc="2026-08-29T14:27:00Z">
        <w:r w:rsidRPr="00D2526D" w:rsidDel="00D839CD">
          <w:delText xml:space="preserve">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w:delText>
        </w:r>
      </w:del>
      <w:ins w:id="565" w:author="Dylan CHEN" w:date="2026-08-28T23:13:00Z" w16du:dateUtc="2026-08-28T15:13:00Z">
        <w:del w:id="566" w:author="Prof. LIU Ben" w:date="2026-08-29T22:27:00Z" w16du:dateUtc="2026-08-29T14:27:00Z">
          <w:r w:rsidR="000E3138" w:rsidRPr="00E55C5E" w:rsidDel="00D839CD">
            <w:fldChar w:fldCharType="begin"/>
          </w:r>
          <w:r w:rsidR="000E3138" w:rsidDel="00D839CD">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0E3138" w:rsidDel="00D839CD">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0E3138" w:rsidDel="00D839CD">
            <w:rPr>
              <w:rFonts w:hint="eastAsia"/>
            </w:rPr>
            <w:delInstrText>本文研究竞争紧张度，即目标企业与其特定竞争对手之间的紧张关系，这种紧张关系可能导致目标企业采取行动对抗竞争对手。基于认知</w:delInstrText>
          </w:r>
          <w:r w:rsidR="000E3138" w:rsidDel="00D839CD">
            <w:rPr>
              <w:rFonts w:hint="eastAsia"/>
            </w:rPr>
            <w:delInstrText>-</w:delInstrText>
          </w:r>
          <w:r w:rsidR="000E3138" w:rsidDel="00D839CD">
            <w:rPr>
              <w:rFonts w:hint="eastAsia"/>
            </w:rPr>
            <w:delInstrText>动机</w:delInstrText>
          </w:r>
          <w:r w:rsidR="000E3138" w:rsidDel="00D839CD">
            <w:rPr>
              <w:rFonts w:hint="eastAsia"/>
            </w:rPr>
            <w:delInstrText>-</w:delInstrText>
          </w:r>
          <w:r w:rsidR="000E3138" w:rsidDel="00D839CD">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0E3138" w:rsidDel="00D839CD">
            <w:rPr>
              <w:rFonts w:hint="eastAsia"/>
            </w:rPr>
            <w:delInstrText xml:space="preserve">","archive_location":"491 </w:delInstrText>
          </w:r>
          <w:r w:rsidR="000E3138" w:rsidDel="00D839CD">
            <w:rPr>
              <w:rFonts w:ascii="Apple Color Emoji" w:hAnsi="Apple Color Emoji" w:cs="Apple Color Emoji"/>
            </w:rPr>
            <w:delInstrText>📊</w:delInstrText>
          </w:r>
          <w:r w:rsidR="000E3138" w:rsidDel="00D839CD">
            <w:rPr>
              <w:rFonts w:hint="eastAsia"/>
            </w:rPr>
            <w:delInstrText>","call-number":"1","container-title":"Academy of Management Journal","DOI"</w:delInstrText>
          </w:r>
          <w:r w:rsidR="000E3138" w:rsidDel="00D839CD">
            <w:delInstrText>:"10.5465/amj.2007.24162081","ISSN":"0001-4273","issue":"1","journalAbbreviation":"AMJ","language":"en","note":"</w:delInstrText>
          </w:r>
          <w:r w:rsidR="000E3138" w:rsidDel="00D839CD">
            <w:rPr>
              <w:rFonts w:ascii="Apple Color Emoji" w:hAnsi="Apple Color Emoji" w:cs="Apple Color Emoji"/>
            </w:rPr>
            <w:delInstrText>🏷️</w:delInstrText>
          </w:r>
          <w:r w:rsidR="000E3138" w:rsidDel="00D839CD">
            <w:delInstrText xml:space="preserve"> /unread</w:delInstrText>
          </w:r>
          <w:r w:rsidR="000E3138" w:rsidDel="00D839CD">
            <w:rPr>
              <w:rFonts w:hint="eastAsia"/>
            </w:rPr>
            <w:delInstrText>、</w:delInstrText>
          </w:r>
          <w:r w:rsidR="000E3138" w:rsidDel="00D839CD">
            <w:delInstrText>COMPETITION</w:delInstrText>
          </w:r>
          <w:r w:rsidR="000E3138" w:rsidDel="00D839CD">
            <w:rPr>
              <w:rFonts w:hint="eastAsia"/>
            </w:rPr>
            <w:delInstrText>、</w:delInstrText>
          </w:r>
          <w:r w:rsidR="000E3138" w:rsidDel="00D839CD">
            <w:delInstrText>MANAGEMENT</w:delInstrText>
          </w:r>
          <w:r w:rsidR="000E3138" w:rsidDel="00D839CD">
            <w:rPr>
              <w:rFonts w:hint="eastAsia"/>
            </w:rPr>
            <w:delInstrText>、</w:delInstrText>
          </w:r>
          <w:r w:rsidR="000E3138" w:rsidDel="00D839CD">
            <w:delInstrText>BUSINESS enterprises</w:delInstrText>
          </w:r>
          <w:r w:rsidR="000E3138" w:rsidDel="00D839CD">
            <w:rPr>
              <w:rFonts w:hint="eastAsia"/>
            </w:rPr>
            <w:delInstrText>、</w:delInstrText>
          </w:r>
          <w:r w:rsidR="000E3138" w:rsidDel="00D839CD">
            <w:delInstrText>COMMERCE</w:delInstrText>
          </w:r>
          <w:r w:rsidR="000E3138" w:rsidDel="00D839CD">
            <w:rPr>
              <w:rFonts w:hint="eastAsia"/>
            </w:rPr>
            <w:delInstrText>、</w:delInstrText>
          </w:r>
          <w:r w:rsidR="000E3138" w:rsidDel="00D839CD">
            <w:delInstrText>DATA analysis</w:delInstrText>
          </w:r>
          <w:r w:rsidR="000E3138" w:rsidDel="00D839CD">
            <w:rPr>
              <w:rFonts w:hint="eastAsia"/>
            </w:rPr>
            <w:delInstrText>、</w:delInstrText>
          </w:r>
          <w:r w:rsidR="000E3138" w:rsidDel="00D839CD">
            <w:delInstrText>MOTIVATION (Psychology)</w:delInstrText>
          </w:r>
          <w:r w:rsidR="000E3138" w:rsidDel="00D839CD">
            <w:rPr>
              <w:rFonts w:hint="eastAsia"/>
            </w:rPr>
            <w:delInstrText>、</w:delInstrText>
          </w:r>
          <w:r w:rsidR="000E3138" w:rsidDel="00D839CD">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0E3138" w:rsidDel="00D839CD">
            <w:rPr>
              <w:rFonts w:hint="eastAsia"/>
            </w:rPr>
            <w:delInstrText>—</w:delInstrText>
          </w:r>
          <w:r w:rsidR="000E3138" w:rsidDel="00D839CD">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0E3138" w:rsidDel="00D839CD">
            <w:rPr>
              <w:rFonts w:ascii="Apple Color Emoji" w:hAnsi="Apple Color Emoji" w:cs="Apple Color Emoji"/>
            </w:rPr>
            <w:delInstrText>📊</w:delInstrText>
          </w:r>
          <w:r w:rsidR="000E3138" w:rsidDel="00D839CD">
            <w:delInstrText>","call-number":"3","container-title":"Asia Pacific Journal of Management","DOI":"10.1007/s10490-008-9110-7","ISSN":"1572-9958","issue":"1","journalAbbreviation":"Asia Pac J Manag","language":"en","note":"</w:delInstrText>
          </w:r>
          <w:r w:rsidR="000E3138" w:rsidDel="00D839CD">
            <w:rPr>
              <w:rFonts w:ascii="Apple Color Emoji" w:hAnsi="Apple Color Emoji" w:cs="Apple Color Emoji"/>
            </w:rPr>
            <w:delInstrText>🏷️</w:delInstrText>
          </w:r>
          <w:r w:rsidR="000E3138" w:rsidDel="00D839CD">
            <w:delInstrText xml:space="preserve"> /reading</w:delInstrText>
          </w:r>
          <w:r w:rsidR="000E3138" w:rsidDel="00D839CD">
            <w:rPr>
              <w:rFonts w:hint="eastAsia"/>
            </w:rPr>
            <w:delInstrText>、</w:delInstrText>
          </w:r>
          <w:r w:rsidR="000E3138" w:rsidDel="00D839CD">
            <w:delInstrText>Research</w:delInstrText>
          </w:r>
          <w:r w:rsidR="000E3138" w:rsidDel="00D839CD">
            <w:rPr>
              <w:rFonts w:hint="eastAsia"/>
            </w:rPr>
            <w:delInstrText>、</w:delInstrText>
          </w:r>
          <w:r w:rsidR="000E3138" w:rsidDel="00D839CD">
            <w:rPr>
              <w:rFonts w:ascii="Apple Color Emoji" w:hAnsi="Apple Color Emoji" w:cs="Apple Color Emoji"/>
            </w:rPr>
            <w:delInstrText>🤖️</w:delInstrText>
          </w:r>
          <w:r w:rsidR="000E3138" w:rsidDel="00D839CD">
            <w:rPr>
              <w:rFonts w:hint="eastAsia"/>
            </w:rPr>
            <w:delInstrText>、</w:delInstrText>
          </w:r>
          <w:r w:rsidR="000E3138" w:rsidDel="00D839CD">
            <w:delInstrText>Competitive dynamics</w:delInstrText>
          </w:r>
          <w:r w:rsidR="000E3138" w:rsidDel="00D839CD">
            <w:rPr>
              <w:rFonts w:hint="eastAsia"/>
            </w:rPr>
            <w:delInstrText>、</w:delInstrText>
          </w:r>
          <w:r w:rsidR="000E3138" w:rsidDel="00D839CD">
            <w:delInstrText>Publishing</w:delInstrText>
          </w:r>
          <w:r w:rsidR="000E3138" w:rsidDel="00D839CD">
            <w:rPr>
              <w:rFonts w:hint="eastAsia"/>
            </w:rPr>
            <w:delInstrText>、</w:delInstrText>
          </w:r>
          <w:r w:rsidR="000E3138" w:rsidDel="00D839CD">
            <w:delInstrText>Strategic</w:delInstrText>
          </w:r>
          <w:r w:rsidR="000E3138" w:rsidDel="00D839CD">
            <w:rPr>
              <w:rFonts w:hint="eastAsia"/>
            </w:rPr>
            <w:delInstrText xml:space="preserve"> management</w:delInstrText>
          </w:r>
          <w:r w:rsidR="000E3138" w:rsidDel="00D839CD">
            <w:rPr>
              <w:rFonts w:hint="eastAsia"/>
            </w:rPr>
            <w:delInstrText>、</w:delInstrText>
          </w:r>
          <w:r w:rsidR="000E3138" w:rsidDel="00D839CD">
            <w:rPr>
              <w:rFonts w:hint="eastAsia"/>
            </w:rPr>
            <w:delInstrText>U.S.-based journal","page":"5-25","source":"9.7 (Q1)","title":"Competitive dynamics research: An insider</w:delInstrText>
          </w:r>
          <w:r w:rsidR="000E3138" w:rsidDel="00D839CD">
            <w:rPr>
              <w:rFonts w:hint="eastAsia"/>
            </w:rPr>
            <w:delInstrText>’</w:delInstrText>
          </w:r>
          <w:r w:rsidR="000E3138" w:rsidDel="00D839CD">
            <w:rPr>
              <w:rFonts w:hint="eastAsia"/>
            </w:rPr>
            <w:delInstrText>s odyssey","title-short":"Competitive dynamics research","URL":"https://doi.org/10.1007/s10490-008-9110-7","volume":"26","author":[{"famil</w:delInstrText>
          </w:r>
          <w:r w:rsidR="000E3138" w:rsidDel="00D839CD">
            <w:delInstrText xml:space="preserve">y":"Chen","given":"Ming-Jer"}],"accessed":{"date-parts":[["2026",7,27]]},"issued":{"date-parts":[["2009",3,1]]}}}],"schema":"https://github.com/citation-style-language/schema/raw/master/csl-citation.json"} </w:delInstrText>
          </w:r>
          <w:r w:rsidR="000E3138" w:rsidRPr="00E55C5E" w:rsidDel="00D839CD">
            <w:fldChar w:fldCharType="separate"/>
          </w:r>
          <w:r w:rsidR="000E3138" w:rsidDel="00D839CD">
            <w:rPr>
              <w:noProof/>
            </w:rPr>
            <w:delText>(Chen et al. 2007; Chen 2009)</w:delText>
          </w:r>
          <w:r w:rsidR="000E3138" w:rsidRPr="00E55C5E" w:rsidDel="00D839CD">
            <w:fldChar w:fldCharType="end"/>
          </w:r>
        </w:del>
      </w:ins>
      <w:del w:id="567" w:author="Prof. LIU Ben" w:date="2026-08-29T22:27:00Z" w16du:dateUtc="2026-08-29T14:27:00Z">
        <w:r w:rsidRPr="00D2526D" w:rsidDel="00D839CD">
          <w:delText>(Chen et al. 2007; Chen 2009). It follows that the effect of an AI answer cannot be summarized by a single quantity. The AI answer must instead be read as a profile of signals.</w:delText>
        </w:r>
      </w:del>
    </w:p>
    <w:p w14:paraId="700C792D" w14:textId="00A088B8" w:rsidR="005C375D" w:rsidDel="00D839CD" w:rsidRDefault="005C375D" w:rsidP="005C375D">
      <w:pPr>
        <w:pStyle w:val="Paragraph0"/>
        <w:rPr>
          <w:del w:id="568" w:author="Prof. LIU Ben" w:date="2026-08-29T22:27:00Z" w16du:dateUtc="2026-08-29T14:27:00Z"/>
        </w:rPr>
      </w:pPr>
      <w:del w:id="569" w:author="Prof. LIU Ben" w:date="2026-08-29T22:27:00Z" w16du:dateUtc="2026-08-29T14:27:00Z">
        <w:r w:rsidRPr="00D2526D" w:rsidDel="00D839CD">
          <w:delText xml:space="preserve">We take the AI answer to carry three signals. The source, which we call the </w:delText>
        </w:r>
        <w:r w:rsidDel="00D839CD">
          <w:delText>“</w:delText>
        </w:r>
        <w:r w:rsidRPr="00D2526D" w:rsidDel="00D839CD">
          <w:delText>AI label,</w:delText>
        </w:r>
        <w:r w:rsidDel="00D839CD">
          <w:delText>”</w:delText>
        </w:r>
        <w:r w:rsidRPr="00D2526D" w:rsidDel="00D839CD">
          <w:delText xml:space="preserve"> tells the answerer what kind of competitor this is</w:delText>
        </w:r>
        <w:r w:rsidDel="00D839CD">
          <w:rPr>
            <w:rFonts w:hint="eastAsia"/>
          </w:rPr>
          <w:delText xml:space="preserve"> (i.e</w:delText>
        </w:r>
      </w:del>
      <w:ins w:id="570" w:author="Dylan CHEN" w:date="2026-08-27T17:08:00Z" w16du:dateUtc="2026-08-27T09:08:00Z">
        <w:del w:id="571" w:author="Prof. LIU Ben" w:date="2026-08-29T22:27:00Z" w16du:dateUtc="2026-08-29T14:27:00Z">
          <w:r w:rsidR="003F35AE" w:rsidDel="00D839CD">
            <w:rPr>
              <w:rFonts w:hint="eastAsia"/>
            </w:rPr>
            <w:delText>.</w:delText>
          </w:r>
        </w:del>
      </w:ins>
      <w:del w:id="572" w:author="Prof. LIU Ben" w:date="2026-08-29T22:27:00Z" w16du:dateUtc="2026-08-29T14:27:00Z">
        <w:r w:rsidDel="00D839CD">
          <w:rPr>
            <w:rFonts w:hint="eastAsia"/>
          </w:rPr>
          <w:delText>,</w:delText>
        </w:r>
        <w:r w:rsidRPr="00D2526D" w:rsidDel="00D839CD">
          <w:delText xml:space="preserve"> machine authorship is present</w:delText>
        </w:r>
        <w:r w:rsidDel="00D839CD">
          <w:rPr>
            <w:rFonts w:hint="eastAsia"/>
          </w:rPr>
          <w:delText>)</w:delText>
        </w:r>
        <w:r w:rsidRPr="00D2526D" w:rsidDel="00D839CD">
          <w:delText xml:space="preserve">. The </w:delText>
        </w:r>
        <w:r w:rsidDel="00D839CD">
          <w:delText>“</w:delText>
        </w:r>
        <w:r w:rsidRPr="00D2526D" w:rsidDel="00D839CD">
          <w:delText>AI content</w:delText>
        </w:r>
        <w:r w:rsidDel="00D839CD">
          <w:delText>”</w:delText>
        </w:r>
        <w:r w:rsidRPr="00D2526D" w:rsidDel="00D839CD">
          <w:delTex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delText>
        </w:r>
      </w:del>
    </w:p>
    <w:p w14:paraId="3F0A28C9" w14:textId="5585E20B" w:rsidR="005C375D" w:rsidRPr="00D2526D" w:rsidRDefault="005C375D" w:rsidP="0049010E">
      <w:pPr>
        <w:pStyle w:val="Heading2"/>
      </w:pPr>
      <w:r w:rsidRPr="00D2526D">
        <w:t>Linking Signals to Decisions Through Fast and Slow Thinking</w:t>
      </w:r>
    </w:p>
    <w:p w14:paraId="1A430EC5" w14:textId="5810F84E" w:rsidR="00D839CD" w:rsidRPr="00D839CD" w:rsidRDefault="00D839CD">
      <w:pPr>
        <w:pStyle w:val="Paragraph0"/>
        <w:rPr>
          <w:ins w:id="573" w:author="Prof. LIU Ben" w:date="2026-08-29T22:28:00Z" w16du:dateUtc="2026-08-29T14:28:00Z"/>
          <w:rPrChange w:id="574" w:author="Prof. LIU Ben" w:date="2026-08-29T22:28:00Z" w16du:dateUtc="2026-08-29T14:28:00Z">
            <w:rPr>
              <w:ins w:id="575" w:author="Prof. LIU Ben" w:date="2026-08-29T22:28:00Z" w16du:dateUtc="2026-08-29T14:28:00Z"/>
              <w:color w:val="000000"/>
            </w:rPr>
          </w:rPrChange>
        </w:rPr>
        <w:pPrChange w:id="576" w:author="Prof. LIU Ben" w:date="2026-08-29T22:28:00Z" w16du:dateUtc="2026-08-29T14:28:00Z">
          <w:pPr>
            <w:spacing w:before="100" w:beforeAutospacing="1" w:after="100" w:afterAutospacing="1"/>
          </w:pPr>
        </w:pPrChange>
      </w:pPr>
      <w:ins w:id="577" w:author="Prof. LIU Ben" w:date="2026-08-29T22:28:00Z" w16du:dateUtc="2026-08-29T14:28:00Z">
        <w:r w:rsidRPr="00D839CD">
          <w:rPr>
            <w:rPrChange w:id="578" w:author="Prof. LIU Ben" w:date="2026-08-29T22:28:00Z" w16du:dateUtc="2026-08-29T14:28:00Z">
              <w:rPr>
                <w:color w:val="000000"/>
              </w:rPr>
            </w:rPrChange>
          </w:rPr>
          <w:t xml:space="preserve">The three signals do not all arrive at the same moment relative to the two decisions, and this timing is what ties each signal to a particular decision. Source and length are </w:t>
        </w:r>
        <w:r>
          <w:t>“</w:t>
        </w:r>
        <w:r w:rsidRPr="00D839CD">
          <w:rPr>
            <w:rPrChange w:id="579" w:author="Prof. LIU Ben" w:date="2026-08-29T22:28:00Z" w16du:dateUtc="2026-08-29T14:28:00Z">
              <w:rPr>
                <w:color w:val="000000"/>
              </w:rPr>
            </w:rPrChange>
          </w:rPr>
          <w:t>glance</w:t>
        </w:r>
        <w:r>
          <w:t>”</w:t>
        </w:r>
        <w:r w:rsidRPr="00D839CD">
          <w:rPr>
            <w:rPrChange w:id="580" w:author="Prof. LIU Ben" w:date="2026-08-29T22:28:00Z" w16du:dateUtc="2026-08-29T14:28:00Z">
              <w:rPr>
                <w:color w:val="000000"/>
              </w:rPr>
            </w:rPrChange>
          </w:rPr>
          <w:t xml:space="preserve"> signals</w:t>
        </w:r>
        <w:r>
          <w:t>. T</w:t>
        </w:r>
        <w:r w:rsidRPr="00D839CD">
          <w:rPr>
            <w:rPrChange w:id="581" w:author="Prof. LIU Ben" w:date="2026-08-29T22:28:00Z" w16du:dateUtc="2026-08-29T14:28:00Z">
              <w:rPr>
                <w:color w:val="000000"/>
              </w:rPr>
            </w:rPrChange>
          </w:rPr>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ins>
      <w:ins w:id="582" w:author="Prof. LIU Ben" w:date="2026-08-29T22:29:00Z" w16du:dateUtc="2026-08-29T14:29:00Z">
        <w:r>
          <w:t xml:space="preserve"> </w:t>
        </w:r>
      </w:ins>
      <w:ins w:id="583" w:author="Prof. LIU Ben" w:date="2026-08-29T22:28:00Z" w16du:dateUtc="2026-08-29T14:28:00Z">
        <w:r w:rsidRPr="00D839CD">
          <w:rPr>
            <w:rPrChange w:id="584" w:author="Prof. LIU Ben" w:date="2026-08-29T22:28:00Z" w16du:dateUtc="2026-08-29T14:28:00Z">
              <w:rPr>
                <w:color w:val="000000"/>
              </w:rPr>
            </w:rPrChange>
          </w:rPr>
          <w:t>systems of thinking</w:t>
        </w:r>
      </w:ins>
      <w:ins w:id="585" w:author="Prof. LIU Ben" w:date="2026-08-29T22:29:00Z" w16du:dateUtc="2026-08-29T14:29:00Z">
        <w:r w:rsidR="007C76EF">
          <w:t xml:space="preserve"> account</w:t>
        </w:r>
      </w:ins>
      <w:ins w:id="586" w:author="Prof. LIU Ben" w:date="2026-08-29T22:28:00Z" w16du:dateUtc="2026-08-29T14:28:00Z">
        <w:r w:rsidRPr="00D839CD">
          <w:rPr>
            <w:rPrChange w:id="587" w:author="Prof. LIU Ben" w:date="2026-08-29T22:28:00Z" w16du:dateUtc="2026-08-29T14:28:00Z">
              <w:rPr>
                <w:color w:val="000000"/>
              </w:rPr>
            </w:rPrChange>
          </w:rPr>
          <w:t xml:space="preserve"> (Evans &amp; Stanovich 2013; Kahneman 2003, 2011).</w:t>
        </w:r>
      </w:ins>
    </w:p>
    <w:p w14:paraId="199A5018" w14:textId="0FE96918" w:rsidR="00D839CD" w:rsidRPr="00D839CD" w:rsidRDefault="00D839CD">
      <w:pPr>
        <w:pStyle w:val="Paragraph0"/>
        <w:rPr>
          <w:ins w:id="588" w:author="Prof. LIU Ben" w:date="2026-08-29T22:28:00Z" w16du:dateUtc="2026-08-29T14:28:00Z"/>
          <w:rPrChange w:id="589" w:author="Prof. LIU Ben" w:date="2026-08-29T22:28:00Z" w16du:dateUtc="2026-08-29T14:28:00Z">
            <w:rPr>
              <w:ins w:id="590" w:author="Prof. LIU Ben" w:date="2026-08-29T22:28:00Z" w16du:dateUtc="2026-08-29T14:28:00Z"/>
              <w:color w:val="000000"/>
            </w:rPr>
          </w:rPrChange>
        </w:rPr>
        <w:pPrChange w:id="591" w:author="Prof. LIU Ben" w:date="2026-08-29T22:28:00Z" w16du:dateUtc="2026-08-29T14:28:00Z">
          <w:pPr>
            <w:spacing w:before="100" w:beforeAutospacing="1" w:after="100" w:afterAutospacing="1"/>
          </w:pPr>
        </w:pPrChange>
      </w:pPr>
      <w:ins w:id="592" w:author="Prof. LIU Ben" w:date="2026-08-29T22:28:00Z" w16du:dateUtc="2026-08-29T14:28:00Z">
        <w:r w:rsidRPr="00D839CD">
          <w:rPr>
            <w:rPrChange w:id="593" w:author="Prof. LIU Ben" w:date="2026-08-29T22:28:00Z" w16du:dateUtc="2026-08-29T14:28:00Z">
              <w:rPr>
                <w:color w:val="000000"/>
              </w:rPr>
            </w:rPrChange>
          </w:rPr>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ins>
      <w:ins w:id="594" w:author="Prof. LIU Ben" w:date="2026-08-29T22:30:00Z" w16du:dateUtc="2026-08-29T14:30:00Z">
        <w:r w:rsidR="007C76EF">
          <w:t>’</w:t>
        </w:r>
      </w:ins>
      <w:ins w:id="595" w:author="Prof. LIU Ben" w:date="2026-08-29T22:28:00Z" w16du:dateUtc="2026-08-29T14:28:00Z">
        <w:r w:rsidRPr="00D839CD">
          <w:rPr>
            <w:rPrChange w:id="596" w:author="Prof. LIU Ben" w:date="2026-08-29T22:28:00Z" w16du:dateUtc="2026-08-29T14:28:00Z">
              <w:rPr>
                <w:color w:val="000000"/>
              </w:rPr>
            </w:rPrChange>
          </w:rPr>
          <w:t>s time and knowledge and is thus a System 2 decision.</w:t>
        </w:r>
      </w:ins>
    </w:p>
    <w:p w14:paraId="4FFF68DB" w14:textId="2A077CB7" w:rsidR="00D839CD" w:rsidRPr="00D839CD" w:rsidRDefault="00D839CD">
      <w:pPr>
        <w:pStyle w:val="Paragraph0"/>
        <w:rPr>
          <w:ins w:id="597" w:author="Prof. LIU Ben" w:date="2026-08-29T22:28:00Z" w16du:dateUtc="2026-08-29T14:28:00Z"/>
          <w:rPrChange w:id="598" w:author="Prof. LIU Ben" w:date="2026-08-29T22:28:00Z" w16du:dateUtc="2026-08-29T14:28:00Z">
            <w:rPr>
              <w:ins w:id="599" w:author="Prof. LIU Ben" w:date="2026-08-29T22:28:00Z" w16du:dateUtc="2026-08-29T14:28:00Z"/>
              <w:color w:val="000000"/>
            </w:rPr>
          </w:rPrChange>
        </w:rPr>
        <w:pPrChange w:id="600" w:author="Prof. LIU Ben" w:date="2026-08-29T22:28:00Z" w16du:dateUtc="2026-08-29T14:28:00Z">
          <w:pPr>
            <w:spacing w:before="100" w:beforeAutospacing="1" w:after="100" w:afterAutospacing="1"/>
          </w:pPr>
        </w:pPrChange>
      </w:pPr>
      <w:ins w:id="601" w:author="Prof. LIU Ben" w:date="2026-08-29T22:28:00Z" w16du:dateUtc="2026-08-29T14:28:00Z">
        <w:r w:rsidRPr="00D839CD">
          <w:rPr>
            <w:rPrChange w:id="602" w:author="Prof. LIU Ben" w:date="2026-08-29T22:28:00Z" w16du:dateUtc="2026-08-29T14:28:00Z">
              <w:rPr>
                <w:color w:val="000000"/>
              </w:rPr>
            </w:rPrChange>
          </w:rPr>
          <w:t xml:space="preserve">This classification yields a single organizing principle, which we label the </w:t>
        </w:r>
      </w:ins>
      <w:ins w:id="603" w:author="Prof. LIU Ben" w:date="2026-08-29T22:30:00Z" w16du:dateUtc="2026-08-29T14:30:00Z">
        <w:r w:rsidR="007C76EF">
          <w:t>“</w:t>
        </w:r>
      </w:ins>
      <w:ins w:id="604" w:author="Prof. LIU Ben" w:date="2026-08-29T22:28:00Z" w16du:dateUtc="2026-08-29T14:28:00Z">
        <w:r w:rsidRPr="00D839CD">
          <w:rPr>
            <w:rPrChange w:id="605" w:author="Prof. LIU Ben" w:date="2026-08-29T22:28:00Z" w16du:dateUtc="2026-08-29T14:28:00Z">
              <w:rPr>
                <w:color w:val="000000"/>
              </w:rPr>
            </w:rPrChange>
          </w:rPr>
          <w:t>same-level</w:t>
        </w:r>
      </w:ins>
      <w:ins w:id="606" w:author="Prof. LIU Ben" w:date="2026-08-29T22:30:00Z" w16du:dateUtc="2026-08-29T14:30:00Z">
        <w:r w:rsidR="007C76EF">
          <w:t>”</w:t>
        </w:r>
      </w:ins>
      <w:ins w:id="607" w:author="Prof. LIU Ben" w:date="2026-08-29T22:28:00Z" w16du:dateUtc="2026-08-29T14:28:00Z">
        <w:r w:rsidRPr="00D839CD">
          <w:rPr>
            <w:rPrChange w:id="608" w:author="Prof. LIU Ben" w:date="2026-08-29T22:28:00Z" w16du:dateUtc="2026-08-29T14:28:00Z">
              <w:rPr>
                <w:color w:val="000000"/>
              </w:rPr>
            </w:rPrChange>
          </w:rPr>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D839CD">
          <w:rPr>
            <w:rPrChange w:id="609" w:author="Prof. LIU Ben" w:date="2026-08-29T22:28:00Z" w16du:dateUtc="2026-08-29T14:28:00Z">
              <w:rPr>
                <w:color w:val="000000"/>
              </w:rPr>
            </w:rPrChange>
          </w:rPr>
          <w:lastRenderedPageBreak/>
          <w:t>advance to specific null predictions. A framework that predicted an effect in every combination of signal and decision could not be wrong in any interesting way, so the null cells matter as much as the others</w:t>
        </w:r>
      </w:ins>
      <w:ins w:id="610" w:author="Prof. LIU Ben" w:date="2026-08-29T22:31:00Z" w16du:dateUtc="2026-08-29T14:31:00Z">
        <w:r w:rsidR="007C76EF">
          <w:t>. T</w:t>
        </w:r>
      </w:ins>
      <w:ins w:id="611" w:author="Prof. LIU Ben" w:date="2026-08-29T22:28:00Z" w16du:dateUtc="2026-08-29T14:28:00Z">
        <w:r w:rsidRPr="00D839CD">
          <w:rPr>
            <w:rPrChange w:id="612" w:author="Prof. LIU Ben" w:date="2026-08-29T22:28:00Z" w16du:dateUtc="2026-08-29T14:28:00Z">
              <w:rPr>
                <w:color w:val="000000"/>
              </w:rPr>
            </w:rPrChange>
          </w:rPr>
          <w:t>hey are tests the account must pass.</w:t>
        </w:r>
      </w:ins>
    </w:p>
    <w:p w14:paraId="146685FC" w14:textId="77777777" w:rsidR="00D839CD" w:rsidRPr="00D839CD" w:rsidRDefault="00D839CD">
      <w:pPr>
        <w:pStyle w:val="Paragraph0"/>
        <w:rPr>
          <w:ins w:id="613" w:author="Prof. LIU Ben" w:date="2026-08-29T22:28:00Z" w16du:dateUtc="2026-08-29T14:28:00Z"/>
          <w:rPrChange w:id="614" w:author="Prof. LIU Ben" w:date="2026-08-29T22:28:00Z" w16du:dateUtc="2026-08-29T14:28:00Z">
            <w:rPr>
              <w:ins w:id="615" w:author="Prof. LIU Ben" w:date="2026-08-29T22:28:00Z" w16du:dateUtc="2026-08-29T14:28:00Z"/>
              <w:color w:val="000000"/>
            </w:rPr>
          </w:rPrChange>
        </w:rPr>
        <w:pPrChange w:id="616" w:author="Prof. LIU Ben" w:date="2026-08-29T22:28:00Z" w16du:dateUtc="2026-08-29T14:28:00Z">
          <w:pPr>
            <w:spacing w:before="100" w:beforeAutospacing="1" w:after="100" w:afterAutospacing="1"/>
          </w:pPr>
        </w:pPrChange>
      </w:pPr>
      <w:ins w:id="617" w:author="Prof. LIU Ben" w:date="2026-08-29T22:28:00Z" w16du:dateUtc="2026-08-29T14:28:00Z">
        <w:r w:rsidRPr="00D839CD">
          <w:rPr>
            <w:rPrChange w:id="618" w:author="Prof. LIU Ben" w:date="2026-08-29T22:28:00Z" w16du:dateUtc="2026-08-29T14:28:00Z">
              <w:rPr>
                <w:color w:val="000000"/>
              </w:rPr>
            </w:rPrChange>
          </w:rPr>
          <w:t>The remainder of this section develops six hypotheses from this principle. Figure 2 arranges them, with the three signals down the rows and the two decisions across the columns.</w:t>
        </w:r>
      </w:ins>
    </w:p>
    <w:p w14:paraId="03CB8821" w14:textId="32D21E2C" w:rsidR="005C375D" w:rsidRPr="00D2526D" w:rsidDel="007C76EF" w:rsidRDefault="005C375D" w:rsidP="00D2526D">
      <w:pPr>
        <w:pStyle w:val="Paragraph0"/>
        <w:rPr>
          <w:del w:id="619" w:author="Prof. LIU Ben" w:date="2026-08-29T22:31:00Z" w16du:dateUtc="2026-08-29T14:31:00Z"/>
        </w:rPr>
      </w:pPr>
      <w:del w:id="620" w:author="Prof. LIU Ben" w:date="2026-08-29T22:31:00Z" w16du:dateUtc="2026-08-29T14:31:00Z">
        <w:r w:rsidRPr="00D2526D" w:rsidDel="007C76EF">
          <w:delText xml:space="preserve">The three signals do not all arrive at the same moment relative to the two decisions, and this timing is what ties each signal to a particular decision. Source and length are </w:delText>
        </w:r>
        <w:r w:rsidDel="007C76EF">
          <w:delText>“</w:delText>
        </w:r>
        <w:r w:rsidRPr="00D2526D" w:rsidDel="007C76EF">
          <w:delText>glance</w:delText>
        </w:r>
        <w:r w:rsidDel="007C76EF">
          <w:delText>”</w:delText>
        </w:r>
        <w:r w:rsidDel="007C76EF">
          <w:rPr>
            <w:rFonts w:hint="eastAsia"/>
          </w:rPr>
          <w:delText xml:space="preserve"> </w:delText>
        </w:r>
        <w:r w:rsidRPr="00D2526D" w:rsidDel="007C76EF">
          <w:delTex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delText>
        </w:r>
        <w:r w:rsidDel="007C76EF">
          <w:rPr>
            <w:rFonts w:hint="eastAsia"/>
          </w:rPr>
          <w:delText>g</w:delText>
        </w:r>
        <w:r w:rsidRPr="00D2526D" w:rsidDel="007C76EF">
          <w:delText xml:space="preserve"> </w:delText>
        </w:r>
      </w:del>
      <w:ins w:id="621" w:author="Dylan CHEN" w:date="2026-08-28T23:16:00Z" w16du:dateUtc="2026-08-28T15:16:00Z">
        <w:del w:id="622" w:author="Prof. LIU Ben" w:date="2026-08-29T22:31:00Z" w16du:dateUtc="2026-08-29T14:31:00Z">
          <w:r w:rsidR="000E3138" w:rsidRPr="00E55C5E" w:rsidDel="007C76EF">
            <w:fldChar w:fldCharType="begin"/>
          </w:r>
          <w:r w:rsidR="000E3138" w:rsidDel="007C76EF">
            <w:delInstrText xml:space="preserve"> ADDIN ZOTERO_ITEM CSL_CITATION {"citationID":"VLexjOts","properties":{"unsorted":false,"formattedCitation":"(Evans &amp; Stanovich 2013; Kahneman 2003, 2011)","plainCitation":"(Evans &amp; Stanovich 2013; Kahneman 2003, 2011)","noteIndex":0},"citationItems":[{"i</w:delInstrText>
          </w:r>
          <w:r w:rsidR="000E3138" w:rsidDel="007C76EF">
            <w:rPr>
              <w:rFonts w:hint="eastAsia"/>
            </w:rPr>
            <w:delInstrText>d":167162,"uris":["http://zotero.org/users/8905122/items/MLPZAYYR"],"itemData":{"id":167162,"type":"article-journal","abstract":"</w:delInstrText>
          </w:r>
          <w:r w:rsidR="000E3138" w:rsidDel="007C76EF">
            <w:rPr>
              <w:rFonts w:hint="eastAsia"/>
            </w:rPr>
            <w:delInstrText>抽象的</w:delInstrText>
          </w:r>
          <w:r w:rsidR="000E3138" w:rsidDel="007C76EF">
            <w:rPr>
              <w:rFonts w:hint="eastAsia"/>
            </w:rPr>
            <w:delInstrText>Dual-process and dual-system theories in both cognitive and social psychology have been subjected to a number of recently p</w:delInstrText>
          </w:r>
          <w:r w:rsidR="000E3138" w:rsidDel="007C76EF">
            <w:del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delInstrText>
          </w:r>
          <w:r w:rsidR="000E3138" w:rsidDel="007C76EF">
            <w:rPr>
              <w:rFonts w:hint="eastAsia"/>
            </w:rPr>
            <w:delInstrText xml:space="preserve"> memory.</w:delInstrText>
          </w:r>
          <w:r w:rsidR="000E3138" w:rsidDel="007C76EF">
            <w:rPr>
              <w:rFonts w:hint="eastAsia"/>
            </w:rPr>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0E3138" w:rsidDel="007C76EF">
            <w:rPr>
              <w:rFonts w:hint="eastAsia"/>
            </w:rPr>
            <w:delInstrText>1</w:delInstrText>
          </w:r>
          <w:r w:rsidR="000E3138" w:rsidDel="007C76EF">
            <w:rPr>
              <w:rFonts w:hint="eastAsia"/>
            </w:rPr>
            <w:delInstrText>）默认产生默认反应，除非受到独特的、更高阶的推理加工（类型</w:delInstrText>
          </w:r>
          <w:r w:rsidR="000E3138" w:rsidDel="007C76EF">
            <w:rPr>
              <w:rFonts w:hint="eastAsia"/>
            </w:rPr>
            <w:delInstrText>2</w:delInstrText>
          </w:r>
          <w:r w:rsidR="000E3138" w:rsidDel="007C76EF">
            <w:rPr>
              <w:rFonts w:hint="eastAsia"/>
            </w:rPr>
            <w:delInstrText>）的干预。二者的区别在于，类型</w:delInstrText>
          </w:r>
          <w:r w:rsidR="000E3138" w:rsidDel="007C76EF">
            <w:rPr>
              <w:rFonts w:hint="eastAsia"/>
            </w:rPr>
            <w:delInstrText>2</w:delInstrText>
          </w:r>
          <w:r w:rsidR="000E3138" w:rsidDel="007C76EF">
            <w:rPr>
              <w:rFonts w:hint="eastAsia"/>
            </w:rPr>
            <w:delInstrText>加工支持假设性思维，并且会大量占用工作记忆。</w:delInstrText>
          </w:r>
          <w:r w:rsidR="000E3138" w:rsidDel="007C76EF">
            <w:delInstrText xml:space="preserve">","archive_location":"3296 </w:delInstrText>
          </w:r>
          <w:r w:rsidR="000E3138" w:rsidDel="007C76EF">
            <w:rPr>
              <w:rFonts w:ascii="Apple Color Emoji" w:hAnsi="Apple Color Emoji" w:cs="Apple Color Emoji"/>
            </w:rPr>
            <w:delInstrText>📊</w:delInstrText>
          </w:r>
          <w:r w:rsidR="000E3138" w:rsidDel="007C76EF">
            <w:delInstrText>","call-number":"1","container-title":"Perspectives on Psychological Science","DOI":"10.1177/1745691612460685","ISSN":"1745-6916","issue":"3","journalAbbreviation":"Perspect Psychol Sci","language":"en","note":"</w:delInstrText>
          </w:r>
          <w:r w:rsidR="000E3138" w:rsidDel="007C76EF">
            <w:rPr>
              <w:rFonts w:ascii="Apple Color Emoji" w:hAnsi="Apple Color Emoji" w:cs="Apple Color Emoji"/>
            </w:rPr>
            <w:delInstrText>🏷️</w:delInstrText>
          </w:r>
          <w:r w:rsidR="000E3138" w:rsidDel="007C76EF">
            <w:delInstrText xml:space="preserve"> /reading</w:delInstrText>
          </w:r>
          <w:r w:rsidR="000E3138" w:rsidDel="007C76EF">
            <w:rPr>
              <w:rFonts w:hint="eastAsia"/>
            </w:rPr>
            <w:delInstrText>、</w:delInstrText>
          </w:r>
          <w:r w:rsidR="000E3138" w:rsidDel="007C76EF">
            <w:rPr>
              <w:rFonts w:ascii="Apple Color Emoji" w:hAnsi="Apple Color Emoji" w:cs="Apple Color Emoji"/>
            </w:rPr>
            <w:delInstrText>🤖️</w:delInstrText>
          </w:r>
          <w:r w:rsidR="000E3138" w:rsidDel="007C76EF">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0E3138" w:rsidDel="007C76EF">
            <w:rPr>
              <w:rFonts w:ascii="Apple Color Emoji" w:hAnsi="Apple Color Emoji" w:cs="Apple Color Emoji"/>
            </w:rPr>
            <w:delInstrText>📊</w:delInstrText>
          </w:r>
          <w:r w:rsidR="000E3138" w:rsidDel="007C76EF">
            <w:delInstrText>","call-number":"1","container-title":"American Psychologist","DOI":"10.1037/0003-066X.58.9.697","ISSN":"1935-990X","issue":"9","language":"en","note":"</w:delInstrText>
          </w:r>
          <w:r w:rsidR="000E3138" w:rsidDel="007C76EF">
            <w:rPr>
              <w:rFonts w:ascii="Apple Color Emoji" w:hAnsi="Apple Color Emoji" w:cs="Apple Color Emoji"/>
            </w:rPr>
            <w:delInstrText>🏷️</w:delInstrText>
          </w:r>
          <w:r w:rsidR="000E3138" w:rsidDel="007C76EF">
            <w:delInstrText xml:space="preserve"> /unread</w:delInstrText>
          </w:r>
          <w:r w:rsidR="000E3138" w:rsidDel="007C76EF">
            <w:rPr>
              <w:rFonts w:hint="eastAsia"/>
            </w:rPr>
            <w:delInstrText>、</w:delInstrText>
          </w:r>
          <w:r w:rsidR="000E3138" w:rsidDel="007C76EF">
            <w:delInstrText>Choice Behavior</w:delInstrText>
          </w:r>
          <w:r w:rsidR="000E3138" w:rsidDel="007C76EF">
            <w:rPr>
              <w:rFonts w:hint="eastAsia"/>
            </w:rPr>
            <w:delInstrText>、</w:delInstrText>
          </w:r>
          <w:r w:rsidR="000E3138" w:rsidDel="007C76EF">
            <w:delInstrText>Decision Making</w:delInstrText>
          </w:r>
          <w:r w:rsidR="000E3138" w:rsidDel="007C76EF">
            <w:rPr>
              <w:rFonts w:hint="eastAsia"/>
            </w:rPr>
            <w:delInstrText>、</w:delInstrText>
          </w:r>
          <w:r w:rsidR="000E3138" w:rsidDel="007C76EF">
            <w:delInstrText>Judgment</w:delInstrText>
          </w:r>
          <w:r w:rsidR="000E3138" w:rsidDel="007C76EF">
            <w:rPr>
              <w:rFonts w:hint="eastAsia"/>
            </w:rPr>
            <w:delInstrText>、</w:delInstrText>
          </w:r>
          <w:r w:rsidR="000E3138" w:rsidDel="007C76EF">
            <w:delInstrText>Intuition</w:delInstrText>
          </w:r>
          <w:r w:rsidR="000E3138" w:rsidDel="007C76EF">
            <w:rPr>
              <w:rFonts w:hint="eastAsia"/>
            </w:rPr>
            <w:delInstrText>、</w:delInstrText>
          </w:r>
          <w:r w:rsidR="000E3138" w:rsidDel="007C76EF">
            <w:delInstrText>Rationality</w:delInstrText>
          </w:r>
          <w:r w:rsidR="000E3138" w:rsidDel="007C76EF">
            <w:rPr>
              <w:rFonts w:hint="eastAsia"/>
            </w:rPr>
            <w:delInstrText>、</w:delInstrText>
          </w:r>
          <w:r w:rsidR="000E3138" w:rsidDel="007C76EF">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0E3138" w:rsidDel="007C76EF">
            <w:rPr>
              <w:rFonts w:ascii="Apple Color Emoji" w:hAnsi="Apple Color Emoji" w:cs="Apple Color Emoji"/>
            </w:rPr>
            <w:delInstrText>🏷️</w:delInstrText>
          </w:r>
          <w:r w:rsidR="000E3138" w:rsidDel="007C76EF">
            <w:delInstrText xml:space="preserve"> /reading","title":"Thinking, fast and slow","author":[{"family":"Kahneman","given":"Daniel"}],"issued":{"date-parts":[["2011"]]}}}],"schema":"https://github.com/citation-style-language/schema/raw/master/csl-citation.json"} </w:delInstrText>
          </w:r>
          <w:r w:rsidR="000E3138" w:rsidRPr="00E55C5E" w:rsidDel="007C76EF">
            <w:fldChar w:fldCharType="separate"/>
          </w:r>
          <w:r w:rsidR="000E3138" w:rsidDel="007C76EF">
            <w:rPr>
              <w:noProof/>
            </w:rPr>
            <w:delText>(Evans &amp; Stanovich 2013; Kahneman 2003, 2011)</w:delText>
          </w:r>
          <w:r w:rsidR="000E3138" w:rsidRPr="00E55C5E" w:rsidDel="007C76EF">
            <w:fldChar w:fldCharType="end"/>
          </w:r>
        </w:del>
      </w:ins>
      <w:del w:id="623" w:author="Prof. LIU Ben" w:date="2026-08-29T22:31:00Z" w16du:dateUtc="2026-08-29T14:31:00Z">
        <w:r w:rsidRPr="00D2526D" w:rsidDel="007C76EF">
          <w:delText>(Evans &amp; Stanovich 2013; Kahneman 2003, 2011).</w:delText>
        </w:r>
      </w:del>
    </w:p>
    <w:p w14:paraId="32321D0D" w14:textId="3B3CAB9A" w:rsidR="005C375D" w:rsidRPr="00D2526D" w:rsidDel="007C76EF" w:rsidRDefault="005C375D" w:rsidP="00D2526D">
      <w:pPr>
        <w:pStyle w:val="Paragraph0"/>
        <w:rPr>
          <w:del w:id="624" w:author="Prof. LIU Ben" w:date="2026-08-29T22:31:00Z" w16du:dateUtc="2026-08-29T14:31:00Z"/>
        </w:rPr>
      </w:pPr>
      <w:del w:id="625" w:author="Prof. LIU Ben" w:date="2026-08-29T22:31:00Z" w16du:dateUtc="2026-08-29T14:31:00Z">
        <w:r w:rsidRPr="00D2526D" w:rsidDel="007C76EF">
          <w:delTex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delText>
        </w:r>
        <w:r w:rsidDel="007C76EF">
          <w:delText>’</w:delText>
        </w:r>
        <w:r w:rsidRPr="00D2526D" w:rsidDel="007C76EF">
          <w:delText>s time and knowledge and is thus a System 2 decision.</w:delText>
        </w:r>
      </w:del>
    </w:p>
    <w:p w14:paraId="780D29D1" w14:textId="756122AF" w:rsidR="005C375D" w:rsidRPr="00D2526D" w:rsidDel="007C76EF" w:rsidRDefault="005C375D" w:rsidP="00D2526D">
      <w:pPr>
        <w:pStyle w:val="Paragraph0"/>
        <w:rPr>
          <w:del w:id="626" w:author="Prof. LIU Ben" w:date="2026-08-29T22:31:00Z" w16du:dateUtc="2026-08-29T14:31:00Z"/>
        </w:rPr>
      </w:pPr>
      <w:del w:id="627" w:author="Prof. LIU Ben" w:date="2026-08-29T22:31:00Z" w16du:dateUtc="2026-08-29T14:31:00Z">
        <w:r w:rsidRPr="00D2526D" w:rsidDel="007C76EF">
          <w:delText xml:space="preserve">This classification yields a single organizing principle, which we label the </w:delText>
        </w:r>
        <w:r w:rsidDel="007C76EF">
          <w:delText>“</w:delText>
        </w:r>
        <w:r w:rsidRPr="00D2526D" w:rsidDel="007C76EF">
          <w:delText>same-level</w:delText>
        </w:r>
        <w:r w:rsidDel="007C76EF">
          <w:delText>”</w:delText>
        </w:r>
        <w:r w:rsidRPr="00D2526D" w:rsidDel="007C76EF">
          <w:delTex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 they are tests the account must pass.</w:delText>
        </w:r>
      </w:del>
    </w:p>
    <w:p w14:paraId="2B110391" w14:textId="67CAC39C" w:rsidR="005C375D" w:rsidRPr="00D2526D" w:rsidDel="007C76EF" w:rsidRDefault="005C375D" w:rsidP="00224C3C">
      <w:pPr>
        <w:pStyle w:val="Paragraph0"/>
        <w:rPr>
          <w:del w:id="628" w:author="Prof. LIU Ben" w:date="2026-08-29T22:31:00Z" w16du:dateUtc="2026-08-29T14:31:00Z"/>
        </w:rPr>
      </w:pPr>
      <w:del w:id="629" w:author="Prof. LIU Ben" w:date="2026-08-29T22:31:00Z" w16du:dateUtc="2026-08-29T14:31:00Z">
        <w:r w:rsidRPr="00D2526D" w:rsidDel="007C76EF">
          <w:delText xml:space="preserve">The remainder of this section develops six hypotheses from this principle. Figure </w:delText>
        </w:r>
      </w:del>
      <w:ins w:id="630" w:author="Dylan CHEN" w:date="2026-08-27T15:29:00Z" w16du:dateUtc="2026-08-27T07:29:00Z">
        <w:del w:id="631" w:author="Prof. LIU Ben" w:date="2026-08-29T22:31:00Z" w16du:dateUtc="2026-08-29T14:31:00Z">
          <w:r w:rsidR="001C20E5" w:rsidDel="007C76EF">
            <w:rPr>
              <w:rFonts w:hint="eastAsia"/>
            </w:rPr>
            <w:delText>2</w:delText>
          </w:r>
        </w:del>
      </w:ins>
      <w:del w:id="632" w:author="Prof. LIU Ben" w:date="2026-08-29T22:31:00Z" w16du:dateUtc="2026-08-29T14:31:00Z">
        <w:r w:rsidRPr="00D2526D" w:rsidDel="007C76EF">
          <w:delText xml:space="preserve">3 arranges them, with the three signals down the rows and the two decisions across the columns. </w:delText>
        </w:r>
      </w:del>
    </w:p>
    <w:p w14:paraId="47E31CA7" w14:textId="042D48C4" w:rsidR="00C76F53" w:rsidRPr="00015210" w:rsidRDefault="00BE1845" w:rsidP="00C76F53">
      <w:pPr>
        <w:jc w:val="center"/>
      </w:pPr>
      <w:r>
        <w:rPr>
          <w:noProof/>
        </w:rPr>
        <w:drawing>
          <wp:inline distT="0" distB="0" distL="0" distR="0" wp14:anchorId="5E813B38" wp14:editId="501F4938">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6EDA490C" w:rsidR="004E34BE" w:rsidRPr="00015210" w:rsidRDefault="00C76F53" w:rsidP="00D2526D">
      <w:pPr>
        <w:pStyle w:val="TableFiguretitle"/>
      </w:pPr>
      <w:r w:rsidRPr="00015210">
        <w:t xml:space="preserve">Figure </w:t>
      </w:r>
      <w:ins w:id="633" w:author="Dylan CHEN" w:date="2026-08-27T15:29:00Z" w16du:dateUtc="2026-08-27T07:29:00Z">
        <w:r w:rsidR="001C20E5">
          <w:rPr>
            <w:rFonts w:hint="eastAsia"/>
          </w:rPr>
          <w:t>2</w:t>
        </w:r>
      </w:ins>
      <w:del w:id="634" w:author="Dylan CHEN" w:date="2026-08-27T15:29:00Z" w16du:dateUtc="2026-08-27T07:29:00Z">
        <w:r w:rsidR="00270DFC" w:rsidDel="001C20E5">
          <w:delText>3</w:delText>
        </w:r>
      </w:del>
      <w:r w:rsidRPr="00015210">
        <w:t xml:space="preserve">. Conceptual </w:t>
      </w:r>
      <w:r w:rsidR="002B3B5F" w:rsidRPr="00015210">
        <w:t>f</w:t>
      </w:r>
      <w:r w:rsidRPr="00015210">
        <w:t>ramework</w:t>
      </w:r>
      <w:bookmarkStart w:id="635"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7C76EF" w:rsidRDefault="007C76EF">
      <w:pPr>
        <w:pStyle w:val="Paragraph0"/>
        <w:rPr>
          <w:ins w:id="636" w:author="Prof. LIU Ben" w:date="2026-08-29T22:32:00Z" w16du:dateUtc="2026-08-29T14:32:00Z"/>
          <w:rPrChange w:id="637" w:author="Prof. LIU Ben" w:date="2026-08-29T22:32:00Z" w16du:dateUtc="2026-08-29T14:32:00Z">
            <w:rPr>
              <w:ins w:id="638" w:author="Prof. LIU Ben" w:date="2026-08-29T22:32:00Z" w16du:dateUtc="2026-08-29T14:32:00Z"/>
              <w:color w:val="000000"/>
            </w:rPr>
          </w:rPrChange>
        </w:rPr>
        <w:pPrChange w:id="639" w:author="Prof. LIU Ben" w:date="2026-08-29T22:32:00Z" w16du:dateUtc="2026-08-29T14:32:00Z">
          <w:pPr>
            <w:spacing w:before="100" w:beforeAutospacing="1" w:after="100" w:afterAutospacing="1"/>
          </w:pPr>
        </w:pPrChange>
      </w:pPr>
      <w:ins w:id="640" w:author="Prof. LIU Ben" w:date="2026-08-29T22:32:00Z" w16du:dateUtc="2026-08-29T14:32:00Z">
        <w:r w:rsidRPr="007C76EF">
          <w:rPr>
            <w:rPrChange w:id="641" w:author="Prof. LIU Ben" w:date="2026-08-29T22:32:00Z" w16du:dateUtc="2026-08-29T14:32:00Z">
              <w:rPr>
                <w:color w:val="000000"/>
              </w:rPr>
            </w:rPrChange>
          </w:rPr>
          <w:t>The AI label can shape entry because it is available before any content is read. We argue that the label leads the answerer to appraise the AI, and that a “weak-competitor” appraisal strengthens the incentive to enter.</w:t>
        </w:r>
      </w:ins>
    </w:p>
    <w:p w14:paraId="05A38292" w14:textId="01A3FB3D" w:rsidR="007C76EF" w:rsidRPr="007C76EF" w:rsidRDefault="007C76EF">
      <w:pPr>
        <w:pStyle w:val="Paragraph0"/>
        <w:rPr>
          <w:ins w:id="642" w:author="Prof. LIU Ben" w:date="2026-08-29T22:32:00Z" w16du:dateUtc="2026-08-29T14:32:00Z"/>
          <w:rPrChange w:id="643" w:author="Prof. LIU Ben" w:date="2026-08-29T22:32:00Z" w16du:dateUtc="2026-08-29T14:32:00Z">
            <w:rPr>
              <w:ins w:id="644" w:author="Prof. LIU Ben" w:date="2026-08-29T22:32:00Z" w16du:dateUtc="2026-08-29T14:32:00Z"/>
              <w:color w:val="000000"/>
            </w:rPr>
          </w:rPrChange>
        </w:rPr>
        <w:pPrChange w:id="645" w:author="Prof. LIU Ben" w:date="2026-08-29T22:32:00Z" w16du:dateUtc="2026-08-29T14:32:00Z">
          <w:pPr>
            <w:spacing w:before="100" w:beforeAutospacing="1" w:after="100" w:afterAutospacing="1"/>
          </w:pPr>
        </w:pPrChange>
      </w:pPr>
      <w:ins w:id="646" w:author="Prof. LIU Ben" w:date="2026-08-29T22:32:00Z" w16du:dateUtc="2026-08-29T14:32:00Z">
        <w:r w:rsidRPr="007C76EF">
          <w:rPr>
            <w:rPrChange w:id="647" w:author="Prof. LIU Ben" w:date="2026-08-29T22:32:00Z" w16du:dateUtc="2026-08-29T14:32:00Z">
              <w:rPr>
                <w:color w:val="000000"/>
              </w:rPr>
            </w:rPrChange>
          </w:rPr>
          <w:t>Noticing a simple visual marker is enough to know that the answer came from the platform’s AI system. System 1 then judges the competitor</w:t>
        </w:r>
      </w:ins>
      <w:ins w:id="648" w:author="Prof. LIU Ben" w:date="2026-08-29T22:33:00Z" w16du:dateUtc="2026-08-29T14:33:00Z">
        <w:r>
          <w:t>’</w:t>
        </w:r>
      </w:ins>
      <w:ins w:id="649" w:author="Prof. LIU Ben" w:date="2026-08-29T22:32:00Z" w16du:dateUtc="2026-08-29T14:32:00Z">
        <w:r w:rsidRPr="007C76EF">
          <w:rPr>
            <w:rPrChange w:id="650" w:author="Prof. LIU Ben" w:date="2026-08-29T22:32:00Z" w16du:dateUtc="2026-08-29T14:32:00Z">
              <w:rPr>
                <w:color w:val="000000"/>
              </w:rPr>
            </w:rPrChange>
          </w:rPr>
          <w:t>s capability through the availability heuristic, so the judgment rests on whatever beliefs about machine-generated answers come to mind most readily (Tversky &amp; Kahneman 1973). AI</w:t>
        </w:r>
      </w:ins>
      <w:ins w:id="651" w:author="Prof. LIU Ben" w:date="2026-08-29T22:33:00Z" w16du:dateUtc="2026-08-29T14:33:00Z">
        <w:r>
          <w:t>’</w:t>
        </w:r>
      </w:ins>
      <w:ins w:id="652" w:author="Prof. LIU Ben" w:date="2026-08-29T22:32:00Z" w16du:dateUtc="2026-08-29T14:32:00Z">
        <w:r w:rsidRPr="007C76EF">
          <w:rPr>
            <w:rPrChange w:id="653" w:author="Prof. LIU Ben" w:date="2026-08-29T22:32:00Z" w16du:dateUtc="2026-08-29T14:32:00Z">
              <w:rPr>
                <w:color w:val="000000"/>
              </w:rPr>
            </w:rPrChange>
          </w:rPr>
          <w:t>s capability may change over time, but in the early period of GenAI during which our study was conducted, two beliefs are relevant.</w:t>
        </w:r>
      </w:ins>
    </w:p>
    <w:p w14:paraId="3AAD3381" w14:textId="5A381358" w:rsidR="007C76EF" w:rsidRPr="007C76EF" w:rsidRDefault="007C76EF">
      <w:pPr>
        <w:pStyle w:val="Paragraph0"/>
        <w:rPr>
          <w:ins w:id="654" w:author="Prof. LIU Ben" w:date="2026-08-29T22:32:00Z" w16du:dateUtc="2026-08-29T14:32:00Z"/>
          <w:rPrChange w:id="655" w:author="Prof. LIU Ben" w:date="2026-08-29T22:32:00Z" w16du:dateUtc="2026-08-29T14:32:00Z">
            <w:rPr>
              <w:ins w:id="656" w:author="Prof. LIU Ben" w:date="2026-08-29T22:32:00Z" w16du:dateUtc="2026-08-29T14:32:00Z"/>
              <w:color w:val="000000"/>
            </w:rPr>
          </w:rPrChange>
        </w:rPr>
        <w:pPrChange w:id="657" w:author="Prof. LIU Ben" w:date="2026-08-29T22:36:00Z" w16du:dateUtc="2026-08-29T14:36:00Z">
          <w:pPr>
            <w:spacing w:before="100" w:beforeAutospacing="1" w:after="100" w:afterAutospacing="1"/>
          </w:pPr>
        </w:pPrChange>
      </w:pPr>
      <w:commentRangeStart w:id="658"/>
      <w:ins w:id="659" w:author="Prof. LIU Ben" w:date="2026-08-29T22:32:00Z" w16du:dateUtc="2026-08-29T14:32:00Z">
        <w:r w:rsidRPr="007C76EF">
          <w:rPr>
            <w:rPrChange w:id="660" w:author="Prof. LIU Ben" w:date="2026-08-29T22:32:00Z" w16du:dateUtc="2026-08-29T14:32:00Z">
              <w:rPr>
                <w:color w:val="000000"/>
              </w:rPr>
            </w:rPrChange>
          </w:rPr>
          <w:t xml:space="preserve">The first belief is a general impression that generative text is bland and formulaic, a quality that popular discussion captures with the phrase </w:t>
        </w:r>
      </w:ins>
      <w:ins w:id="661" w:author="Prof. LIU Ben" w:date="2026-08-29T22:33:00Z" w16du:dateUtc="2026-08-29T14:33:00Z">
        <w:r>
          <w:t>“</w:t>
        </w:r>
      </w:ins>
      <w:ins w:id="662" w:author="Prof. LIU Ben" w:date="2026-08-29T22:32:00Z" w16du:dateUtc="2026-08-29T14:32:00Z">
        <w:r w:rsidRPr="007C76EF">
          <w:rPr>
            <w:rPrChange w:id="663" w:author="Prof. LIU Ben" w:date="2026-08-29T22:32:00Z" w16du:dateUtc="2026-08-29T14:32:00Z">
              <w:rPr>
                <w:color w:val="000000"/>
              </w:rPr>
            </w:rPrChange>
          </w:rPr>
          <w:t>AI slop</w:t>
        </w:r>
      </w:ins>
      <w:ins w:id="664" w:author="Prof. LIU Ben" w:date="2026-08-29T22:35:00Z" w16du:dateUtc="2026-08-29T14:35:00Z">
        <w:r>
          <w:t>,</w:t>
        </w:r>
      </w:ins>
      <w:ins w:id="665" w:author="Prof. LIU Ben" w:date="2026-08-29T22:33:00Z" w16du:dateUtc="2026-08-29T14:33:00Z">
        <w:r>
          <w:t>”</w:t>
        </w:r>
      </w:ins>
      <w:ins w:id="666" w:author="Prof. LIU Ben" w:date="2026-08-29T22:32:00Z" w16du:dateUtc="2026-08-29T14:32:00Z">
        <w:r w:rsidRPr="007C76EF">
          <w:rPr>
            <w:rPrChange w:id="667" w:author="Prof. LIU Ben" w:date="2026-08-29T22:32:00Z" w16du:dateUtc="2026-08-29T14:32:00Z">
              <w:rPr>
                <w:color w:val="000000"/>
              </w:rPr>
            </w:rPrChange>
          </w:rPr>
          <w:t xml:space="preserve"> </w:t>
        </w:r>
      </w:ins>
      <w:ins w:id="668" w:author="Prof. LIU Ben" w:date="2026-08-29T22:35:00Z" w16du:dateUtc="2026-08-29T14:35:00Z">
        <w:r>
          <w:t xml:space="preserve">which means </w:t>
        </w:r>
      </w:ins>
      <w:ins w:id="669" w:author="Prof. LIU Ben" w:date="2026-08-29T22:32:00Z" w16du:dateUtc="2026-08-29T14:32:00Z">
        <w:r w:rsidRPr="007C76EF">
          <w:rPr>
            <w:rPrChange w:id="670" w:author="Prof. LIU Ben" w:date="2026-08-29T22:32:00Z" w16du:dateUtc="2026-08-29T14:32:00Z">
              <w:rPr>
                <w:color w:val="000000"/>
              </w:rPr>
            </w:rPrChange>
          </w:rPr>
          <w:t>the output follows a predictable template rather than saying anything sharp or particular.</w:t>
        </w:r>
      </w:ins>
      <w:commentRangeEnd w:id="658"/>
      <w:r>
        <w:rPr>
          <w:rStyle w:val="CommentReference"/>
          <w:sz w:val="24"/>
        </w:rPr>
        <w:commentReference w:id="658"/>
      </w:r>
      <w:ins w:id="671" w:author="Prof. LIU Ben" w:date="2026-08-29T22:36:00Z" w16du:dateUtc="2026-08-29T14:36:00Z">
        <w:r>
          <w:t xml:space="preserve"> </w:t>
        </w:r>
      </w:ins>
      <w:ins w:id="672" w:author="Prof. LIU Ben" w:date="2026-08-29T22:32:00Z" w16du:dateUtc="2026-08-29T14:32:00Z">
        <w:r w:rsidRPr="007C76EF">
          <w:rPr>
            <w:rPrChange w:id="673" w:author="Prof. LIU Ben" w:date="2026-08-29T22:32:00Z" w16du:dateUtc="2026-08-29T14:32:00Z">
              <w:rPr>
                <w:color w:val="000000"/>
              </w:rPr>
            </w:rPrChange>
          </w:rPr>
          <w:t xml:space="preserve">The second belief is specific </w:t>
        </w:r>
        <w:r w:rsidRPr="007C76EF">
          <w:rPr>
            <w:rPrChange w:id="674" w:author="Prof. LIU Ben" w:date="2026-08-29T22:32:00Z" w16du:dateUtc="2026-08-29T14:32:00Z">
              <w:rPr>
                <w:color w:val="000000"/>
              </w:rPr>
            </w:rPrChange>
          </w:rPr>
          <w:lastRenderedPageBreak/>
          <w:t>to technical Q&amp;A, and it is the one our argument rests on. Members of technical communities were openly skeptical of AI-generated answers when GenAI appeared, and their skepticism has an empirical basis. Kabir et al. (2024) report that more than half of ChatGPT</w:t>
        </w:r>
      </w:ins>
      <w:ins w:id="675" w:author="Prof. LIU Ben" w:date="2026-08-29T22:38:00Z" w16du:dateUtc="2026-08-29T14:38:00Z">
        <w:r>
          <w:t>’</w:t>
        </w:r>
      </w:ins>
      <w:ins w:id="676" w:author="Prof. LIU Ben" w:date="2026-08-29T22:32:00Z" w16du:dateUtc="2026-08-29T14:32:00Z">
        <w:r w:rsidRPr="007C76EF">
          <w:rPr>
            <w:rPrChange w:id="677" w:author="Prof. LIU Ben" w:date="2026-08-29T22:32:00Z" w16du:dateUtc="2026-08-29T14:32:00Z">
              <w:rPr>
                <w:color w:val="000000"/>
              </w:rPr>
            </w:rPrChange>
          </w:rPr>
          <w:t>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(Longoni et al. 2022).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ins>
    </w:p>
    <w:p w14:paraId="219DBDCC" w14:textId="77777777" w:rsidR="007C76EF" w:rsidRPr="007C76EF" w:rsidRDefault="007C76EF">
      <w:pPr>
        <w:pStyle w:val="Paragraph0"/>
        <w:rPr>
          <w:ins w:id="678" w:author="Prof. LIU Ben" w:date="2026-08-29T22:32:00Z" w16du:dateUtc="2026-08-29T14:32:00Z"/>
          <w:rPrChange w:id="679" w:author="Prof. LIU Ben" w:date="2026-08-29T22:32:00Z" w16du:dateUtc="2026-08-29T14:32:00Z">
            <w:rPr>
              <w:ins w:id="680" w:author="Prof. LIU Ben" w:date="2026-08-29T22:32:00Z" w16du:dateUtc="2026-08-29T14:32:00Z"/>
              <w:color w:val="000000"/>
            </w:rPr>
          </w:rPrChange>
        </w:rPr>
        <w:pPrChange w:id="681" w:author="Prof. LIU Ben" w:date="2026-08-29T22:32:00Z" w16du:dateUtc="2026-08-29T14:32:00Z">
          <w:pPr>
            <w:spacing w:before="100" w:beforeAutospacing="1" w:after="100" w:afterAutospacing="1"/>
          </w:pPr>
        </w:pPrChange>
      </w:pPr>
      <w:ins w:id="682" w:author="Prof. LIU Ben" w:date="2026-08-29T22:32:00Z" w16du:dateUtc="2026-08-29T14:32:00Z">
        <w:r w:rsidRPr="007C76EF">
          <w:rPr>
            <w:rPrChange w:id="683" w:author="Prof. LIU Ben" w:date="2026-08-29T22:32:00Z" w16du:dateUtc="2026-08-29T14:32:00Z">
              <w:rPr>
                <w:color w:val="000000"/>
              </w:rPr>
            </w:rPrChange>
          </w:rPr>
          <w:t>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provide the correct answer the AI failed to provide.</w:t>
        </w:r>
      </w:ins>
    </w:p>
    <w:p w14:paraId="67A29E6E" w14:textId="0A0A1A1A" w:rsidR="005C375D" w:rsidRPr="00D2526D" w:rsidDel="00505892" w:rsidRDefault="005C375D" w:rsidP="00D2526D">
      <w:pPr>
        <w:pStyle w:val="Paragraph0"/>
        <w:rPr>
          <w:del w:id="684" w:author="Prof. LIU Ben" w:date="2026-08-29T22:41:00Z" w16du:dateUtc="2026-08-29T14:41:00Z"/>
        </w:rPr>
      </w:pPr>
      <w:del w:id="685" w:author="Prof. LIU Ben" w:date="2026-08-29T22:41:00Z" w16du:dateUtc="2026-08-29T14:41:00Z">
        <w:r w:rsidRPr="00D2526D" w:rsidDel="00505892">
          <w:delText xml:space="preserve">The AI label can shape entry because it is available before any content is read. We would argue that the label leads the answerer to appraise the AI, and that a </w:delText>
        </w:r>
        <w:r w:rsidDel="00505892">
          <w:delText>“</w:delText>
        </w:r>
        <w:r w:rsidRPr="00D2526D" w:rsidDel="00505892">
          <w:delText>weak-competitor</w:delText>
        </w:r>
        <w:r w:rsidDel="00505892">
          <w:delText>”</w:delText>
        </w:r>
        <w:r w:rsidRPr="00D2526D" w:rsidDel="00505892">
          <w:delText xml:space="preserve"> appraisal strengthens the incentive to enter.</w:delText>
        </w:r>
      </w:del>
    </w:p>
    <w:p w14:paraId="5AAA938E" w14:textId="60C7ADA7" w:rsidR="005C375D" w:rsidDel="00505892" w:rsidRDefault="005C375D" w:rsidP="005C375D">
      <w:pPr>
        <w:pStyle w:val="Paragraph0"/>
        <w:rPr>
          <w:del w:id="686" w:author="Prof. LIU Ben" w:date="2026-08-29T22:41:00Z" w16du:dateUtc="2026-08-29T14:41:00Z"/>
        </w:rPr>
      </w:pPr>
      <w:del w:id="687" w:author="Prof. LIU Ben" w:date="2026-08-29T22:41:00Z" w16du:dateUtc="2026-08-29T14:41:00Z">
        <w:r w:rsidRPr="00D2526D" w:rsidDel="00505892">
          <w:delText>Noticing a simple visual marker is enough to know that the answer came from the platform</w:delText>
        </w:r>
        <w:r w:rsidDel="00505892">
          <w:delText>’</w:delText>
        </w:r>
        <w:r w:rsidRPr="00D2526D" w:rsidDel="00505892">
          <w:delText>s AI system. System 1 then judges the competitor</w:delText>
        </w:r>
        <w:r w:rsidDel="00505892">
          <w:delText>’</w:delText>
        </w:r>
        <w:r w:rsidRPr="00D2526D" w:rsidDel="00505892">
          <w:delText xml:space="preserve">s capability through the availability heuristic, so the judgment rests on whatever beliefs about machine-generated answers come to mind most readily </w:delText>
        </w:r>
      </w:del>
      <w:ins w:id="688" w:author="Dylan CHEN" w:date="2026-08-28T23:17:00Z" w16du:dateUtc="2026-08-28T15:17:00Z">
        <w:del w:id="689" w:author="Prof. LIU Ben" w:date="2026-08-29T22:41:00Z" w16du:dateUtc="2026-08-29T14:41:00Z">
          <w:r w:rsidR="00C454A0" w:rsidRPr="00E55C5E" w:rsidDel="00505892">
            <w:fldChar w:fldCharType="begin"/>
          </w:r>
          <w:r w:rsidR="00C454A0" w:rsidDel="00505892">
            <w:del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delInstrText>
          </w:r>
          <w:r w:rsidR="00C454A0" w:rsidDel="00505892">
            <w:rPr>
              <w:rFonts w:ascii="Apple Color Emoji" w:hAnsi="Apple Color Emoji" w:cs="Apple Color Emoji"/>
            </w:rPr>
            <w:delInstrText>🏷️</w:delInstrText>
          </w:r>
          <w:r w:rsidR="00C454A0" w:rsidDel="00505892">
            <w:del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delInstrText>
          </w:r>
          <w:r w:rsidR="00C454A0" w:rsidRPr="00E55C5E" w:rsidDel="00505892">
            <w:fldChar w:fldCharType="separate"/>
          </w:r>
          <w:r w:rsidR="00C454A0" w:rsidDel="00505892">
            <w:rPr>
              <w:noProof/>
            </w:rPr>
            <w:delText>(Tversky &amp; Kahneman 1973)</w:delText>
          </w:r>
          <w:r w:rsidR="00C454A0" w:rsidRPr="00E55C5E" w:rsidDel="00505892">
            <w:fldChar w:fldCharType="end"/>
          </w:r>
        </w:del>
      </w:ins>
      <w:del w:id="690" w:author="Prof. LIU Ben" w:date="2026-08-29T22:41:00Z" w16du:dateUtc="2026-08-29T14:41:00Z">
        <w:r w:rsidRPr="00D2526D" w:rsidDel="00505892">
          <w:delText>(Tversky &amp; Kahneman 1973). AI</w:delText>
        </w:r>
        <w:r w:rsidDel="00505892">
          <w:delText>’</w:delText>
        </w:r>
        <w:r w:rsidRPr="00D2526D" w:rsidDel="00505892">
          <w:delText xml:space="preserve">s capability may change over time, but in the early period of </w:delText>
        </w:r>
        <w:r w:rsidDel="00505892">
          <w:rPr>
            <w:rFonts w:hint="eastAsia"/>
          </w:rPr>
          <w:delText>Gen</w:delText>
        </w:r>
        <w:r w:rsidRPr="00D2526D" w:rsidDel="00505892">
          <w:delText xml:space="preserve">AI during which our study was conducted, two beliefs are relevant. </w:delText>
        </w:r>
      </w:del>
    </w:p>
    <w:p w14:paraId="59D9F3CF" w14:textId="6E3F293E" w:rsidR="005C375D" w:rsidRPr="00015210" w:rsidDel="00505892" w:rsidRDefault="005C375D" w:rsidP="005C375D">
      <w:pPr>
        <w:pStyle w:val="Paragraph0"/>
        <w:rPr>
          <w:del w:id="691" w:author="Prof. LIU Ben" w:date="2026-08-29T22:41:00Z" w16du:dateUtc="2026-08-29T14:41:00Z"/>
        </w:rPr>
      </w:pPr>
      <w:del w:id="692" w:author="Prof. LIU Ben" w:date="2026-08-29T22:41:00Z" w16du:dateUtc="2026-08-29T14:41:00Z">
        <w:r w:rsidRPr="00015210" w:rsidDel="00505892">
          <w:delTex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delText>
        </w:r>
        <w:r w:rsidRPr="00015210" w:rsidDel="00505892">
          <w:fldChar w:fldCharType="begin"/>
        </w:r>
        <w:r w:rsidRPr="00015210" w:rsidDel="00505892">
          <w:del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delInstrText>
        </w:r>
        <w:r w:rsidRPr="00015210" w:rsidDel="00505892">
          <w:rPr>
            <w:rFonts w:ascii="Apple Color Emoji" w:hAnsi="Apple Color Emoji" w:cs="Apple Color Emoji"/>
          </w:rPr>
          <w:delInstrText>📊</w:delInstrText>
        </w:r>
        <w:r w:rsidRPr="00015210" w:rsidDel="00505892">
          <w:delInstrText>","collection-title":"C&amp;amp;C '24","container-title":"Proceedings of the 16th Conference on Creativity &amp; Cognition","DOI":"10.1145/3635636.3656204","ISBN":"979-8-4007-0485-7","language":"en","note":"</w:delInstrText>
        </w:r>
        <w:r w:rsidRPr="00015210" w:rsidDel="00505892">
          <w:rPr>
            <w:rFonts w:ascii="Apple Color Emoji" w:hAnsi="Apple Color Emoji" w:cs="Apple Color Emoji"/>
          </w:rPr>
          <w:delInstrText>🏷️</w:delInstrText>
        </w:r>
        <w:r w:rsidRPr="00015210" w:rsidDel="00505892">
          <w:del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delInstrText>
        </w:r>
        <w:r w:rsidRPr="00015210" w:rsidDel="00505892">
          <w:rPr>
            <w:rFonts w:ascii="Apple Color Emoji" w:hAnsi="Apple Color Emoji" w:cs="Apple Color Emoji"/>
          </w:rPr>
          <w:delInstrText>📊</w:delInstrText>
        </w:r>
        <w:r w:rsidRPr="00015210" w:rsidDel="00505892">
          <w:delInstrText>","call-number":"1","container-title":"Science Advances","DOI":"10.1126/sciadv.adn5290","issue":"28","language":"en","note":"</w:delInstrText>
        </w:r>
        <w:r w:rsidRPr="00015210" w:rsidDel="00505892">
          <w:rPr>
            <w:rFonts w:ascii="Apple Color Emoji" w:hAnsi="Apple Color Emoji" w:cs="Apple Color Emoji"/>
          </w:rPr>
          <w:delInstrText>🏷️</w:delInstrText>
        </w:r>
        <w:r w:rsidRPr="00015210" w:rsidDel="00505892">
          <w:del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delInstrText>
        </w:r>
        <w:r w:rsidRPr="00015210" w:rsidDel="00505892">
          <w:fldChar w:fldCharType="separate"/>
        </w:r>
        <w:r w:rsidRPr="00015210" w:rsidDel="00505892">
          <w:delText>(Anderson et al. 2024; Doshi &amp; Hauser 2024)</w:delText>
        </w:r>
        <w:r w:rsidRPr="00015210" w:rsidDel="00505892">
          <w:fldChar w:fldCharType="end"/>
        </w:r>
        <w:r w:rsidRPr="00015210" w:rsidDel="00505892">
          <w:delText>. The sense conveyed by “AI slop” is thus that the output follows a predictable template rather than saying anything sharp or particular.</w:delText>
        </w:r>
        <w:r w:rsidRPr="00015210" w:rsidDel="00505892">
          <w:rPr>
            <w:rStyle w:val="FootnoteReference"/>
            <w:color w:val="000000"/>
            <w:sz w:val="22"/>
          </w:rPr>
          <w:footnoteReference w:id="2"/>
        </w:r>
      </w:del>
    </w:p>
    <w:p w14:paraId="20AE6742" w14:textId="28B7D1AD" w:rsidR="005C375D" w:rsidRPr="00D2526D" w:rsidDel="00505892" w:rsidRDefault="005C375D" w:rsidP="00D2526D">
      <w:pPr>
        <w:pStyle w:val="Paragraph0"/>
        <w:rPr>
          <w:del w:id="698" w:author="Prof. LIU Ben" w:date="2026-08-29T22:41:00Z" w16du:dateUtc="2026-08-29T14:41:00Z"/>
        </w:rPr>
      </w:pPr>
      <w:del w:id="699" w:author="Prof. LIU Ben" w:date="2026-08-29T22:41:00Z" w16du:dateUtc="2026-08-29T14:41:00Z">
        <w:r w:rsidRPr="00D2526D" w:rsidDel="00505892">
          <w:delText xml:space="preserve">The second belief is specific to technical Q&amp;A, and it is the one our argument rests on. Members of technical communities were openly skeptical of AI-generated answers when </w:delText>
        </w:r>
        <w:r w:rsidDel="00505892">
          <w:rPr>
            <w:rFonts w:hint="eastAsia"/>
          </w:rPr>
          <w:delText>Gen</w:delText>
        </w:r>
        <w:r w:rsidRPr="00D2526D" w:rsidDel="00505892">
          <w:delText>AI appeared, and their skepticism has an empirical basis</w:delText>
        </w:r>
        <w:r w:rsidDel="00505892">
          <w:rPr>
            <w:rFonts w:hint="eastAsia"/>
          </w:rPr>
          <w:delText xml:space="preserve">. </w:delText>
        </w:r>
      </w:del>
      <w:ins w:id="700" w:author="Dylan CHEN" w:date="2026-08-28T23:17:00Z" w16du:dateUtc="2026-08-28T15:17:00Z">
        <w:del w:id="701" w:author="Prof. LIU Ben" w:date="2026-08-29T22:41:00Z" w16du:dateUtc="2026-08-29T14:41:00Z">
          <w:r w:rsidR="00C454A0" w:rsidRPr="00E55C5E" w:rsidDel="00505892">
            <w:rPr>
              <w:color w:val="000000"/>
            </w:rPr>
            <w:fldChar w:fldCharType="begin"/>
          </w:r>
          <w:r w:rsidR="00C454A0" w:rsidRPr="00E55C5E" w:rsidDel="00505892">
            <w:rPr>
              <w:color w:val="000000"/>
            </w:rPr>
            <w:del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","collection-title":"CHI '24","container-title":"Proceedings of the 2024 CHI Conference on Human Factors in Computing Systems","DOI":"10.1145/3613904.3642596","ISBN":"979-8-4007-0330-0","language":"en","note":"</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C454A0" w:rsidRPr="00E55C5E" w:rsidDel="00505892">
            <w:rPr>
              <w:color w:val="000000"/>
            </w:rPr>
            <w:fldChar w:fldCharType="separate"/>
          </w:r>
          <w:r w:rsidR="00C454A0" w:rsidRPr="00E55C5E" w:rsidDel="00505892">
            <w:rPr>
              <w:noProof/>
              <w:color w:val="000000"/>
            </w:rPr>
            <w:delText>Kabir et al. (2024)</w:delText>
          </w:r>
          <w:r w:rsidR="00C454A0" w:rsidRPr="00E55C5E" w:rsidDel="00505892">
            <w:rPr>
              <w:color w:val="000000"/>
            </w:rPr>
            <w:fldChar w:fldCharType="end"/>
          </w:r>
        </w:del>
      </w:ins>
      <w:del w:id="702" w:author="Prof. LIU Ben" w:date="2026-08-29T22:41:00Z" w16du:dateUtc="2026-08-29T14:41:00Z">
        <w:r w:rsidRPr="00D2526D" w:rsidDel="00505892">
          <w:delText>Kabir et al. (2024) report that more than half of ChatGPT</w:delText>
        </w:r>
        <w:r w:rsidDel="00505892">
          <w:delText>’</w:delText>
        </w:r>
        <w:r w:rsidRPr="00D2526D" w:rsidDel="00505892">
          <w:delText>s answers to Stack Overflow questions contain incorrect information, that these answers are considerably more verbose than human answers, and that readers miss the errors in a substantial share of cases, which is why Stack Overflow banned AI-generated answers.</w:delText>
        </w:r>
        <w:r w:rsidDel="00505892">
          <w:rPr>
            <w:rFonts w:hint="eastAsia"/>
          </w:rPr>
          <w:delText xml:space="preserve"> </w:delText>
        </w:r>
        <w:r w:rsidRPr="00015210" w:rsidDel="00505892">
          <w:delText>Disclosure compounds the effect, since information is judged less accurate when it is identified as machine-</w:delText>
        </w:r>
        <w:r w:rsidRPr="00015210" w:rsidDel="00505892">
          <w:rPr>
            <w:color w:val="000000"/>
          </w:rPr>
          <w:delText xml:space="preserve">generated </w:delText>
        </w:r>
        <w:r w:rsidRPr="00015210" w:rsidDel="00505892">
          <w:rPr>
            <w:color w:val="000000"/>
          </w:rPr>
          <w:fldChar w:fldCharType="begin"/>
        </w:r>
        <w:r w:rsidRPr="00015210" w:rsidDel="00505892">
          <w:rPr>
            <w:color w:val="000000"/>
          </w:rPr>
          <w:del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delInstrText>
        </w:r>
        <w:r w:rsidRPr="00015210" w:rsidDel="00505892">
          <w:rPr>
            <w:rFonts w:ascii="Apple Color Emoji" w:hAnsi="Apple Color Emoji" w:cs="Apple Color Emoji"/>
            <w:color w:val="000000"/>
          </w:rPr>
          <w:delInstrText>📊</w:delInstrText>
        </w:r>
        <w:r w:rsidRPr="00015210" w:rsidDel="00505892">
          <w:rPr>
            <w:color w:val="000000"/>
          </w:rPr>
          <w:delInstrText>","collection-title":"FAccT '22","container-title":"Proceedings of the 2022 ACM Conference on Fairness, Accountability, and Transparency","DOI":"10.1145/3531146.3533077","ISBN":"978-1-4503-9352-2","language":"en","note":"</w:delInstrText>
        </w:r>
        <w:r w:rsidRPr="00015210" w:rsidDel="00505892">
          <w:rPr>
            <w:rFonts w:ascii="Apple Color Emoji" w:hAnsi="Apple Color Emoji" w:cs="Apple Color Emoji"/>
            <w:color w:val="000000"/>
          </w:rPr>
          <w:delInstrText>🏷️</w:delInstrText>
        </w:r>
        <w:r w:rsidRPr="00015210" w:rsidDel="00505892">
          <w:rPr>
            <w:color w:val="000000"/>
          </w:rPr>
          <w:del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delInstrText>
        </w:r>
        <w:r w:rsidRPr="00015210" w:rsidDel="00505892">
          <w:rPr>
            <w:color w:val="000000"/>
          </w:rPr>
          <w:fldChar w:fldCharType="separate"/>
        </w:r>
        <w:r w:rsidRPr="00015210" w:rsidDel="00505892">
          <w:rPr>
            <w:color w:val="000000"/>
          </w:rPr>
          <w:delText>(Longoni et al. 2022)</w:delText>
        </w:r>
        <w:r w:rsidRPr="00015210" w:rsidDel="00505892">
          <w:rPr>
            <w:color w:val="000000"/>
          </w:rPr>
          <w:fldChar w:fldCharType="end"/>
        </w:r>
        <w:r w:rsidRPr="00015210" w:rsidDel="00505892">
          <w:delTex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delText>
        </w:r>
      </w:del>
    </w:p>
    <w:p w14:paraId="234BE507" w14:textId="1A1AA002" w:rsidR="005C375D" w:rsidRPr="00D2526D" w:rsidDel="00505892" w:rsidRDefault="005C375D" w:rsidP="00D2526D">
      <w:pPr>
        <w:pStyle w:val="Paragraph0"/>
        <w:rPr>
          <w:del w:id="703" w:author="Prof. LIU Ben" w:date="2026-08-29T22:41:00Z" w16du:dateUtc="2026-08-29T14:41:00Z"/>
        </w:rPr>
      </w:pPr>
      <w:del w:id="704" w:author="Prof. LIU Ben" w:date="2026-08-29T22:41:00Z" w16du:dateUtc="2026-08-29T14:41:00Z">
        <w:r w:rsidRPr="00D2526D" w:rsidDel="00505892">
          <w:delTex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delText>
        </w:r>
      </w:del>
      <w:ins w:id="705" w:author="Dylan CHEN" w:date="2026-08-28T23:18:00Z" w16du:dateUtc="2026-08-28T15:18:00Z">
        <w:del w:id="706" w:author="Prof. LIU Ben" w:date="2026-08-29T22:41:00Z" w16du:dateUtc="2026-08-29T14:41:00Z">
          <w:r w:rsidR="00C454A0" w:rsidRPr="00E55C5E" w:rsidDel="00505892">
            <w:fldChar w:fldCharType="begin"/>
          </w:r>
          <w:r w:rsidR="00C454A0" w:rsidDel="00505892">
            <w:del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C454A0" w:rsidDel="00505892">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C454A0" w:rsidDel="00505892">
            <w:rPr>
              <w:rFonts w:hint="eastAsia"/>
            </w:rPr>
            <w:delInstrText>本文研究竞争紧张度，即目标企业与其特定竞争对手之间的紧张关系，这种紧张关系可能导致目标企业采取行动对抗竞争对手。基于认知</w:delInstrText>
          </w:r>
          <w:r w:rsidR="00C454A0" w:rsidDel="00505892">
            <w:rPr>
              <w:rFonts w:hint="eastAsia"/>
            </w:rPr>
            <w:delInstrText>-</w:delInstrText>
          </w:r>
          <w:r w:rsidR="00C454A0" w:rsidDel="00505892">
            <w:rPr>
              <w:rFonts w:hint="eastAsia"/>
            </w:rPr>
            <w:delInstrText>动机</w:delInstrText>
          </w:r>
          <w:r w:rsidR="00C454A0" w:rsidDel="00505892">
            <w:rPr>
              <w:rFonts w:hint="eastAsia"/>
            </w:rPr>
            <w:delInstrText>-</w:delInstrText>
          </w:r>
          <w:r w:rsidR="00C454A0" w:rsidDel="00505892">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C454A0" w:rsidDel="00505892">
            <w:rPr>
              <w:rFonts w:hint="eastAsia"/>
            </w:rPr>
            <w:delInstrText xml:space="preserve">","archive_location":"491 </w:delInstrText>
          </w:r>
          <w:r w:rsidR="00C454A0" w:rsidDel="00505892">
            <w:rPr>
              <w:rFonts w:ascii="Apple Color Emoji" w:hAnsi="Apple Color Emoji" w:cs="Apple Color Emoji"/>
            </w:rPr>
            <w:delInstrText>📊</w:delInstrText>
          </w:r>
          <w:r w:rsidR="00C454A0" w:rsidDel="00505892">
            <w:rPr>
              <w:rFonts w:hint="eastAsia"/>
            </w:rPr>
            <w:delInstrText>","call-number":"1","container-title":"Academy of Management Journal","DOI"</w:delInstrText>
          </w:r>
          <w:r w:rsidR="00C454A0" w:rsidDel="00505892">
            <w:delInstrText>:"10.5465/amj.2007.24162081","ISSN":"0001-4273","issue":"1","journalAbbreviation":"AMJ","language":"en","note":"</w:delInstrText>
          </w:r>
          <w:r w:rsidR="00C454A0" w:rsidDel="00505892">
            <w:rPr>
              <w:rFonts w:ascii="Apple Color Emoji" w:hAnsi="Apple Color Emoji" w:cs="Apple Color Emoji"/>
            </w:rPr>
            <w:delInstrText>🏷️</w:delInstrText>
          </w:r>
          <w:r w:rsidR="00C454A0" w:rsidDel="00505892">
            <w:delInstrText xml:space="preserve"> /unread</w:delInstrText>
          </w:r>
          <w:r w:rsidR="00C454A0" w:rsidDel="00505892">
            <w:rPr>
              <w:rFonts w:hint="eastAsia"/>
            </w:rPr>
            <w:delInstrText>、</w:delInstrText>
          </w:r>
          <w:r w:rsidR="00C454A0" w:rsidDel="00505892">
            <w:delInstrText>COMPETITION</w:delInstrText>
          </w:r>
          <w:r w:rsidR="00C454A0" w:rsidDel="00505892">
            <w:rPr>
              <w:rFonts w:hint="eastAsia"/>
            </w:rPr>
            <w:delInstrText>、</w:delInstrText>
          </w:r>
          <w:r w:rsidR="00C454A0" w:rsidDel="00505892">
            <w:delInstrText>MANAGEMENT</w:delInstrText>
          </w:r>
          <w:r w:rsidR="00C454A0" w:rsidDel="00505892">
            <w:rPr>
              <w:rFonts w:hint="eastAsia"/>
            </w:rPr>
            <w:delInstrText>、</w:delInstrText>
          </w:r>
          <w:r w:rsidR="00C454A0" w:rsidDel="00505892">
            <w:delInstrText>BUSINESS enterprises</w:delInstrText>
          </w:r>
          <w:r w:rsidR="00C454A0" w:rsidDel="00505892">
            <w:rPr>
              <w:rFonts w:hint="eastAsia"/>
            </w:rPr>
            <w:delInstrText>、</w:delInstrText>
          </w:r>
          <w:r w:rsidR="00C454A0" w:rsidDel="00505892">
            <w:delInstrText>COMMERCE</w:delInstrText>
          </w:r>
          <w:r w:rsidR="00C454A0" w:rsidDel="00505892">
            <w:rPr>
              <w:rFonts w:hint="eastAsia"/>
            </w:rPr>
            <w:delInstrText>、</w:delInstrText>
          </w:r>
          <w:r w:rsidR="00C454A0" w:rsidDel="00505892">
            <w:delInstrText>DATA analysis</w:delInstrText>
          </w:r>
          <w:r w:rsidR="00C454A0" w:rsidDel="00505892">
            <w:rPr>
              <w:rFonts w:hint="eastAsia"/>
            </w:rPr>
            <w:delInstrText>、</w:delInstrText>
          </w:r>
          <w:r w:rsidR="00C454A0" w:rsidDel="00505892">
            <w:delInstrText>MOTIVATION (Psychology)</w:delInstrText>
          </w:r>
          <w:r w:rsidR="00C454A0" w:rsidDel="00505892">
            <w:rPr>
              <w:rFonts w:hint="eastAsia"/>
            </w:rPr>
            <w:delInstrText>、</w:delInstrText>
          </w:r>
          <w:r w:rsidR="00C454A0" w:rsidDel="00505892">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C454A0" w:rsidDel="00505892">
            <w:rPr>
              <w:rFonts w:hint="eastAsia"/>
            </w:rPr>
            <w:delInstrText>—</w:delInstrText>
          </w:r>
          <w:r w:rsidR="00C454A0" w:rsidDel="00505892">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505892">
            <w:rPr>
              <w:rFonts w:ascii="Apple Color Emoji" w:hAnsi="Apple Color Emoji" w:cs="Apple Color Emoji"/>
            </w:rPr>
            <w:delInstrText>📊</w:delInstrText>
          </w:r>
          <w:r w:rsidR="00C454A0" w:rsidDel="00505892">
            <w:delInstrText>","call-number":"3","container-title":"Asia Pacific Journal of Management","DOI":"10.1007/s10490-008-9110-7","ISSN":"1572-9958","issue":"1","journalAbbreviation":"Asia Pac J Manag","language":"en","note":"</w:delInstrText>
          </w:r>
          <w:r w:rsidR="00C454A0" w:rsidDel="00505892">
            <w:rPr>
              <w:rFonts w:ascii="Apple Color Emoji" w:hAnsi="Apple Color Emoji" w:cs="Apple Color Emoji"/>
            </w:rPr>
            <w:delInstrText>🏷️</w:delInstrText>
          </w:r>
          <w:r w:rsidR="00C454A0" w:rsidDel="00505892">
            <w:delInstrText xml:space="preserve"> /reading</w:delInstrText>
          </w:r>
          <w:r w:rsidR="00C454A0" w:rsidDel="00505892">
            <w:rPr>
              <w:rFonts w:hint="eastAsia"/>
            </w:rPr>
            <w:delInstrText>、</w:delInstrText>
          </w:r>
          <w:r w:rsidR="00C454A0" w:rsidDel="00505892">
            <w:delInstrText>Research</w:delInstrText>
          </w:r>
          <w:r w:rsidR="00C454A0" w:rsidDel="00505892">
            <w:rPr>
              <w:rFonts w:hint="eastAsia"/>
            </w:rPr>
            <w:delInstrText>、</w:delInstrText>
          </w:r>
          <w:r w:rsidR="00C454A0" w:rsidDel="00505892">
            <w:rPr>
              <w:rFonts w:ascii="Apple Color Emoji" w:hAnsi="Apple Color Emoji" w:cs="Apple Color Emoji"/>
            </w:rPr>
            <w:delInstrText>🤖️</w:delInstrText>
          </w:r>
          <w:r w:rsidR="00C454A0" w:rsidDel="00505892">
            <w:rPr>
              <w:rFonts w:hint="eastAsia"/>
            </w:rPr>
            <w:delInstrText>、</w:delInstrText>
          </w:r>
          <w:r w:rsidR="00C454A0" w:rsidDel="00505892">
            <w:delInstrText>Competitive dynamics</w:delInstrText>
          </w:r>
          <w:r w:rsidR="00C454A0" w:rsidDel="00505892">
            <w:rPr>
              <w:rFonts w:hint="eastAsia"/>
            </w:rPr>
            <w:delInstrText>、</w:delInstrText>
          </w:r>
          <w:r w:rsidR="00C454A0" w:rsidDel="00505892">
            <w:delInstrText>Publishing</w:delInstrText>
          </w:r>
          <w:r w:rsidR="00C454A0" w:rsidDel="00505892">
            <w:rPr>
              <w:rFonts w:hint="eastAsia"/>
            </w:rPr>
            <w:delInstrText>、</w:delInstrText>
          </w:r>
          <w:r w:rsidR="00C454A0" w:rsidDel="00505892">
            <w:delInstrText>Strategic</w:delInstrText>
          </w:r>
          <w:r w:rsidR="00C454A0" w:rsidDel="00505892">
            <w:rPr>
              <w:rFonts w:hint="eastAsia"/>
            </w:rPr>
            <w:delInstrText xml:space="preserve"> management</w:delInstrText>
          </w:r>
          <w:r w:rsidR="00C454A0" w:rsidDel="00505892">
            <w:rPr>
              <w:rFonts w:hint="eastAsia"/>
            </w:rPr>
            <w:delInstrText>、</w:delInstrText>
          </w:r>
          <w:r w:rsidR="00C454A0" w:rsidDel="00505892">
            <w:rPr>
              <w:rFonts w:hint="eastAsia"/>
            </w:rPr>
            <w:delInstrText>U.S.-based journal","page":"5-25","source":"9.7 (Q1)","title":"Competitive dynamics research: An insider</w:delInstrText>
          </w:r>
          <w:r w:rsidR="00C454A0" w:rsidDel="00505892">
            <w:rPr>
              <w:rFonts w:hint="eastAsia"/>
            </w:rPr>
            <w:delInstrText>’</w:delInstrText>
          </w:r>
          <w:r w:rsidR="00C454A0" w:rsidDel="00505892">
            <w:rPr>
              <w:rFonts w:hint="eastAsia"/>
            </w:rPr>
            <w:delInstrText>s odyssey","title-short":"Competitive dynamics research","URL":"https://doi.org/10.1007/s10490-008-9110-7","volume":"26","author":[{"famil</w:delInstrText>
          </w:r>
          <w:r w:rsidR="00C454A0" w:rsidDel="00505892">
            <w:delInstrText xml:space="preserve">y":"Chen","given":"Ming-Jer"}],"accessed":{"date-parts":[["2026",7,27]]},"issued":{"date-parts":[["2009",3,1]]}}}],"schema":"https://github.com/citation-style-language/schema/raw/master/csl-citation.json"} </w:delInstrText>
          </w:r>
          <w:r w:rsidR="00C454A0" w:rsidRPr="00E55C5E" w:rsidDel="00505892">
            <w:fldChar w:fldCharType="separate"/>
          </w:r>
          <w:r w:rsidR="00C454A0" w:rsidDel="00505892">
            <w:rPr>
              <w:noProof/>
            </w:rPr>
            <w:delText>(Chen et al. 2007; Chen 2009)</w:delText>
          </w:r>
          <w:r w:rsidR="00C454A0" w:rsidRPr="00E55C5E" w:rsidDel="00505892">
            <w:fldChar w:fldCharType="end"/>
          </w:r>
        </w:del>
      </w:ins>
      <w:del w:id="707" w:author="Prof. LIU Ben" w:date="2026-08-29T22:41:00Z" w16du:dateUtc="2026-08-29T14:41:00Z">
        <w:r w:rsidRPr="00D2526D" w:rsidDel="00505892">
          <w:delText xml:space="preserve">(Chen et al. 2007; Chen 2009). A weak competitor makes responding attractive, because the risk of losing is low and a competent developer can </w:delText>
        </w:r>
        <w:r w:rsidDel="00505892">
          <w:rPr>
            <w:rFonts w:hint="eastAsia"/>
          </w:rPr>
          <w:delText>provide</w:delText>
        </w:r>
        <w:r w:rsidRPr="00D2526D" w:rsidDel="00505892">
          <w:delText xml:space="preserve"> the correct answer the AI failed to provide.</w:delText>
        </w:r>
      </w:del>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0ECAFFC2"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ins w:id="708" w:author="Dylan CHEN" w:date="2026-08-28T23:18:00Z" w16du:dateUtc="2026-08-28T15:18:00Z">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ins>
      <w:del w:id="709" w:author="Dylan CHEN" w:date="2026-08-28T23:18:00Z" w16du:dateUtc="2026-08-28T15:18:00Z">
        <w:r w:rsidRPr="00D2526D" w:rsidDel="00C454A0">
          <w:delText>(Kahneman 2011; Kahneman &amp; Frederick 2002)</w:delText>
        </w:r>
      </w:del>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0F889CA"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ins w:id="710" w:author="Dylan CHEN" w:date="2026-08-28T23:19:00Z" w16du:dateUtc="2026-08-28T15:19:00Z">
        <w:r w:rsidR="00C454A0" w:rsidRPr="00E55C5E">
          <w:rPr>
            <w:rFonts w:eastAsia="DengXian"/>
            <w:kern w:val="2"/>
            <w14:ligatures w14:val="standardContextual"/>
          </w:rPr>
          <w:fldChar w:fldCharType="begin"/>
        </w:r>
      </w:ins>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ins w:id="711" w:author="Dylan CHEN" w:date="2026-08-28T23:19:00Z" w16du:dateUtc="2026-08-28T15:19:00Z">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712" w:author="Dylan CHEN" w:date="2026-08-28T23:19:00Z" w16du:dateUtc="2026-08-28T15:19:00Z">
        <w:r w:rsidRPr="00D2526D" w:rsidDel="00C454A0">
          <w:delText>(Kabir et al. 2024)</w:delText>
        </w:r>
      </w:del>
      <w:r w:rsidRPr="00D2526D">
        <w:t>. Second, H2 complements H1 in describing the overall effect of a glance</w:t>
      </w:r>
      <w:ins w:id="713" w:author="Prof. LIU Ben" w:date="2026-08-29T22:42:00Z" w16du:dateUtc="2026-08-29T14:42:00Z">
        <w:r w:rsidR="00505892">
          <w:t>.</w:t>
        </w:r>
      </w:ins>
      <w:del w:id="714" w:author="Prof. LIU Ben" w:date="2026-08-29T22:42:00Z" w16du:dateUtc="2026-08-29T14:42:00Z">
        <w:r w:rsidRPr="00D2526D" w:rsidDel="00505892">
          <w:delText>:</w:delText>
        </w:r>
      </w:del>
      <w:r w:rsidRPr="00D2526D">
        <w:t xml:space="preserve"> </w:t>
      </w:r>
      <w:ins w:id="715" w:author="Prof. LIU Ben" w:date="2026-08-29T22:42:00Z" w16du:dateUtc="2026-08-29T14:42:00Z">
        <w:r w:rsidR="00505892">
          <w:t>T</w:t>
        </w:r>
      </w:ins>
      <w:del w:id="716" w:author="Prof. LIU Ben" w:date="2026-08-29T22:42:00Z" w16du:dateUtc="2026-08-29T14:42:00Z">
        <w:r w:rsidRPr="00D2526D" w:rsidDel="00505892">
          <w:delText>t</w:delText>
        </w:r>
      </w:del>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4E019618" w:rsidR="00505892" w:rsidRPr="00505892" w:rsidRDefault="00505892">
      <w:pPr>
        <w:pStyle w:val="Paragraph0"/>
        <w:rPr>
          <w:ins w:id="717" w:author="Prof. LIU Ben" w:date="2026-08-29T22:43:00Z" w16du:dateUtc="2026-08-29T14:43:00Z"/>
          <w:rPrChange w:id="718" w:author="Prof. LIU Ben" w:date="2026-08-29T22:43:00Z" w16du:dateUtc="2026-08-29T14:43:00Z">
            <w:rPr>
              <w:ins w:id="719" w:author="Prof. LIU Ben" w:date="2026-08-29T22:43:00Z" w16du:dateUtc="2026-08-29T14:43:00Z"/>
              <w:color w:val="000000"/>
            </w:rPr>
          </w:rPrChange>
        </w:rPr>
        <w:pPrChange w:id="720" w:author="Prof. LIU Ben" w:date="2026-08-29T22:43:00Z" w16du:dateUtc="2026-08-29T14:43:00Z">
          <w:pPr>
            <w:spacing w:before="100" w:beforeAutospacing="1" w:after="100" w:afterAutospacing="1"/>
          </w:pPr>
        </w:pPrChange>
      </w:pPr>
      <w:ins w:id="721" w:author="Prof. LIU Ben" w:date="2026-08-29T22:43:00Z" w16du:dateUtc="2026-08-29T14:43:00Z">
        <w:r w:rsidRPr="00505892">
          <w:rPr>
            <w:rPrChange w:id="722" w:author="Prof. LIU Ben" w:date="2026-08-29T22:43:00Z" w16du:dateUtc="2026-08-29T14:43:00Z">
              <w:rPr>
                <w:color w:val="000000"/>
              </w:rPr>
            </w:rPrChange>
          </w:rPr>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is then in a position to examine that disposition and either endorse it or overturn it. The two-systems account emphasizes that System </w:t>
        </w:r>
        <w:r w:rsidRPr="00505892">
          <w:rPr>
            <w:rPrChange w:id="723" w:author="Prof. LIU Ben" w:date="2026-08-29T22:43:00Z" w16du:dateUtc="2026-08-29T14:43:00Z">
              <w:rPr>
                <w:color w:val="000000"/>
              </w:rPr>
            </w:rPrChange>
          </w:rPr>
          <w:lastRenderedPageBreak/>
          <w:t>2 normally endorses, because it is recruited only when the fast route fails to deliver a confident answer, and not recruited when the fast route delivers one cheaply, which is the law of least effort at work (Kahneman 2011). Here the fast route does deliver a confident answer</w:t>
        </w:r>
      </w:ins>
      <w:ins w:id="724" w:author="Prof. LIU Ben" w:date="2026-08-29T22:44:00Z" w16du:dateUtc="2026-08-29T14:44:00Z">
        <w:r>
          <w:t>. T</w:t>
        </w:r>
      </w:ins>
      <w:ins w:id="725" w:author="Prof. LIU Ben" w:date="2026-08-29T22:43:00Z" w16du:dateUtc="2026-08-29T14:43:00Z">
        <w:r w:rsidRPr="00505892">
          <w:rPr>
            <w:rPrChange w:id="726" w:author="Prof. LIU Ben" w:date="2026-08-29T22:43:00Z" w16du:dateUtc="2026-08-29T14:43:00Z">
              <w:rPr>
                <w:color w:val="000000"/>
              </w:rPr>
            </w:rPrChange>
          </w:rPr>
          <w:t>he label and the length together produce a coherent impression of how much ground the competitor has taken, so nothing calls for the more expensive judgment that assessing quality would require.</w:t>
        </w:r>
      </w:ins>
    </w:p>
    <w:p w14:paraId="7A7945C6" w14:textId="77777777" w:rsidR="00505892" w:rsidRPr="00505892" w:rsidRDefault="00505892">
      <w:pPr>
        <w:pStyle w:val="Paragraph0"/>
        <w:rPr>
          <w:ins w:id="727" w:author="Prof. LIU Ben" w:date="2026-08-29T22:43:00Z" w16du:dateUtc="2026-08-29T14:43:00Z"/>
          <w:rPrChange w:id="728" w:author="Prof. LIU Ben" w:date="2026-08-29T22:43:00Z" w16du:dateUtc="2026-08-29T14:43:00Z">
            <w:rPr>
              <w:ins w:id="729" w:author="Prof. LIU Ben" w:date="2026-08-29T22:43:00Z" w16du:dateUtc="2026-08-29T14:43:00Z"/>
              <w:color w:val="000000"/>
            </w:rPr>
          </w:rPrChange>
        </w:rPr>
        <w:pPrChange w:id="730" w:author="Prof. LIU Ben" w:date="2026-08-29T22:43:00Z" w16du:dateUtc="2026-08-29T14:43:00Z">
          <w:pPr>
            <w:spacing w:before="100" w:beforeAutospacing="1" w:after="100" w:afterAutospacing="1"/>
          </w:pPr>
        </w:pPrChange>
      </w:pPr>
      <w:ins w:id="731" w:author="Prof. LIU Ben" w:date="2026-08-29T22:43:00Z" w16du:dateUtc="2026-08-29T14:43:00Z">
        <w:r w:rsidRPr="00505892">
          <w:rPr>
            <w:rPrChange w:id="732" w:author="Prof. LIU Ben" w:date="2026-08-29T22:43:00Z" w16du:dateUtc="2026-08-29T14:43:00Z">
              <w:rPr>
                <w:color w:val="000000"/>
              </w:rPr>
            </w:rPrChange>
          </w:rPr>
          <w:t>Even an answerer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(Lee &amp; Lee 2025), and errors in AI answers often go undetected for exactly this reason (Kabir et al. 2024). Careful reading is thus costly to start and unreliable once started, so it overturns the first impression less often than one might expect.</w:t>
        </w:r>
      </w:ins>
    </w:p>
    <w:p w14:paraId="1976B771" w14:textId="77777777" w:rsidR="00505892" w:rsidRPr="00505892" w:rsidRDefault="00505892">
      <w:pPr>
        <w:pStyle w:val="Paragraph0"/>
        <w:rPr>
          <w:ins w:id="733" w:author="Prof. LIU Ben" w:date="2026-08-29T22:43:00Z" w16du:dateUtc="2026-08-29T14:43:00Z"/>
          <w:rPrChange w:id="734" w:author="Prof. LIU Ben" w:date="2026-08-29T22:43:00Z" w16du:dateUtc="2026-08-29T14:43:00Z">
            <w:rPr>
              <w:ins w:id="735" w:author="Prof. LIU Ben" w:date="2026-08-29T22:43:00Z" w16du:dateUtc="2026-08-29T14:43:00Z"/>
              <w:color w:val="000000"/>
            </w:rPr>
          </w:rPrChange>
        </w:rPr>
        <w:pPrChange w:id="736" w:author="Prof. LIU Ben" w:date="2026-08-29T22:43:00Z" w16du:dateUtc="2026-08-29T14:43:00Z">
          <w:pPr>
            <w:spacing w:before="100" w:beforeAutospacing="1" w:after="100" w:afterAutospacing="1"/>
          </w:pPr>
        </w:pPrChange>
      </w:pPr>
      <w:ins w:id="737" w:author="Prof. LIU Ben" w:date="2026-08-29T22:43:00Z" w16du:dateUtc="2026-08-29T14:43:00Z">
        <w:r w:rsidRPr="00505892">
          <w:rPr>
            <w:rPrChange w:id="738" w:author="Prof. LIU Ben" w:date="2026-08-29T22:43:00Z" w16du:dateUtc="2026-08-29T14:43:00Z">
              <w:rPr>
                <w:color w:val="000000"/>
              </w:rPr>
            </w:rPrChange>
          </w:rPr>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ins>
    </w:p>
    <w:p w14:paraId="53BE1E6D" w14:textId="7D4F41DC" w:rsidR="005C375D" w:rsidRPr="00015210" w:rsidDel="00505892" w:rsidRDefault="005C375D" w:rsidP="005C375D">
      <w:pPr>
        <w:pStyle w:val="Paragraph0"/>
        <w:rPr>
          <w:del w:id="739" w:author="Prof. LIU Ben" w:date="2026-08-29T22:45:00Z" w16du:dateUtc="2026-08-29T14:45:00Z"/>
        </w:rPr>
      </w:pPr>
      <w:del w:id="740" w:author="Prof. LIU Ben" w:date="2026-08-29T22:45:00Z" w16du:dateUtc="2026-08-29T14:45:00Z">
        <w:r w:rsidRPr="00D2526D" w:rsidDel="00505892">
          <w:delText xml:space="preserve">Quality is a System 2 signal, and entry is a System 1 decision, so the same-level principle predicts no systematic effect of AI answer quality on entry. </w:delText>
        </w:r>
        <w:r w:rsidRPr="00015210" w:rsidDel="00505892">
          <w:delText>Quality becomes available only afterward, because it requires reading the answer through and checking it against the specific problem. Therefore, entry is shaped mainly by what arrives first.</w:delText>
        </w:r>
        <w:r w:rsidDel="00505892">
          <w:delText xml:space="preserve"> </w:delText>
        </w:r>
        <w:r w:rsidRPr="00015210" w:rsidDel="00505892">
          <w:delTex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delText>
        </w:r>
        <w:r w:rsidDel="00505892">
          <w:rPr>
            <w:rFonts w:hint="eastAsia"/>
          </w:rPr>
          <w:delText>two systems</w:delText>
        </w:r>
        <w:r w:rsidRPr="00015210" w:rsidDel="00505892">
          <w:delText xml:space="preserve"> account emphasizes that System 2 normally </w:delText>
        </w:r>
        <w:r w:rsidRPr="00015210" w:rsidDel="00505892">
          <w:rPr>
            <w:i/>
            <w:iCs/>
          </w:rPr>
          <w:delText>endorses</w:delText>
        </w:r>
        <w:r w:rsidRPr="00015210" w:rsidDel="00505892">
          <w:delText xml:space="preserve">, because it is recruited only when the fast route fails to deliver a confident answer, and not recruited when the fast route delivers one cheaply, which is the law of least effort at work </w:delText>
        </w:r>
        <w:r w:rsidRPr="00015210" w:rsidDel="00505892">
          <w:fldChar w:fldCharType="begin"/>
        </w:r>
        <w:r w:rsidRPr="00015210" w:rsidDel="00505892">
          <w:del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delInstrText>
        </w:r>
        <w:r w:rsidRPr="00015210" w:rsidDel="00505892">
          <w:rPr>
            <w:rFonts w:ascii="Apple Color Emoji" w:hAnsi="Apple Color Emoji" w:cs="Apple Color Emoji"/>
          </w:rPr>
          <w:delInstrText>🏷️</w:delInstrText>
        </w:r>
        <w:r w:rsidRPr="00015210" w:rsidDel="00505892">
          <w:delInstrText xml:space="preserve"> /reading","title":"Thinking, fast and slow","author":[{"family":"Kahneman","given":"Daniel"}],"issued":{"date-parts":[["2011"]]}}}],"schema":"https://github.com/citation-style-language/schema/raw/master/csl-citation.json"} </w:delInstrText>
        </w:r>
        <w:r w:rsidRPr="00015210" w:rsidDel="00505892">
          <w:fldChar w:fldCharType="separate"/>
        </w:r>
        <w:r w:rsidRPr="00015210" w:rsidDel="00505892">
          <w:delText>(Kahneman 2011)</w:delText>
        </w:r>
        <w:r w:rsidRPr="00015210" w:rsidDel="00505892">
          <w:fldChar w:fldCharType="end"/>
        </w:r>
        <w:r w:rsidRPr="00015210" w:rsidDel="00505892">
          <w:delText xml:space="preserve">. Here the fast route does deliver a confident answer: the label and the length together produce a coherent impression of how much ground the </w:delText>
        </w:r>
        <w:r w:rsidDel="00505892">
          <w:delText>competitor</w:delText>
        </w:r>
        <w:r w:rsidRPr="00015210" w:rsidDel="00505892">
          <w:delText xml:space="preserve"> has taken, so nothing calls for the more expensive judgment that assessing quality would require.</w:delText>
        </w:r>
      </w:del>
    </w:p>
    <w:p w14:paraId="3FA22D6A" w14:textId="1D37D987" w:rsidR="005C375D" w:rsidRPr="00015210" w:rsidDel="00505892" w:rsidRDefault="005C375D" w:rsidP="005C375D">
      <w:pPr>
        <w:pStyle w:val="Paragraph0"/>
        <w:rPr>
          <w:del w:id="741" w:author="Prof. LIU Ben" w:date="2026-08-29T22:45:00Z" w16du:dateUtc="2026-08-29T14:45:00Z"/>
        </w:rPr>
      </w:pPr>
      <w:del w:id="742" w:author="Prof. LIU Ben" w:date="2026-08-29T22:45:00Z" w16du:dateUtc="2026-08-29T14:45:00Z">
        <w:r w:rsidRPr="00015210" w:rsidDel="00505892">
          <w:delText>Even a</w:delText>
        </w:r>
        <w:r w:rsidDel="00505892">
          <w:delText>n</w:delText>
        </w:r>
        <w:r w:rsidRPr="00015210" w:rsidDel="00505892">
          <w:delText xml:space="preserve"> </w:delText>
        </w:r>
        <w:r w:rsidDel="00505892">
          <w:delText>answerer</w:delText>
        </w:r>
        <w:r w:rsidRPr="00015210" w:rsidDel="00505892">
          <w:delTex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delText>
        </w:r>
        <w:r w:rsidRPr="00015210" w:rsidDel="00505892">
          <w:fldChar w:fldCharType="begin"/>
        </w:r>
        <w:r w:rsidRPr="00015210" w:rsidDel="00505892">
          <w:del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delInstrText>
        </w:r>
        <w:r w:rsidRPr="00015210" w:rsidDel="00505892">
          <w:rPr>
            <w:rFonts w:ascii="Apple Color Emoji" w:hAnsi="Apple Color Emoji" w:cs="Apple Color Emoji"/>
          </w:rPr>
          <w:delInstrText>📊</w:delInstrText>
        </w:r>
        <w:r w:rsidRPr="00015210" w:rsidDel="00505892">
          <w:delInstrText>","call-number":"1 (CCF C)","container-title":"Knowledge-Based Systems","DOI":"10.1016/j.knosys.2025.113091","ISSN":"0950-7051","journalAbbreviation":"Knowledge-Based Systems","language":"en","note":"</w:delInstrText>
        </w:r>
        <w:r w:rsidRPr="00015210" w:rsidDel="00505892">
          <w:rPr>
            <w:rFonts w:ascii="Apple Color Emoji" w:hAnsi="Apple Color Emoji" w:cs="Apple Color Emoji"/>
          </w:rPr>
          <w:delInstrText>🏷️</w:delInstrText>
        </w:r>
        <w:r w:rsidRPr="00015210" w:rsidDel="00505892">
          <w:delInstrText xml:space="preserve"> /reading</w:delInstrText>
        </w:r>
        <w:r w:rsidRPr="00015210" w:rsidDel="00505892">
          <w:delInstrText>、</w:delInstrText>
        </w:r>
        <w:r w:rsidRPr="00015210" w:rsidDel="00505892">
          <w:delInstrText>Question answering</w:delInstrText>
        </w:r>
        <w:r w:rsidRPr="00015210" w:rsidDel="00505892">
          <w:delInstrText>、</w:delInstrText>
        </w:r>
        <w:r w:rsidRPr="00015210" w:rsidDel="00505892">
          <w:delInstrText>Natural language processing</w:delInstrText>
        </w:r>
        <w:r w:rsidRPr="00015210" w:rsidDel="00505892">
          <w:delInstrText>、</w:delInstrText>
        </w:r>
        <w:r w:rsidRPr="00015210" w:rsidDel="00505892">
          <w:delInstrText>Answer verification</w:delInstrText>
        </w:r>
        <w:r w:rsidRPr="00015210" w:rsidDel="00505892">
          <w:delInstrText>、</w:delInstrText>
        </w:r>
        <w:r w:rsidRPr="00015210" w:rsidDel="00505892">
          <w:del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delInstrText>
        </w:r>
        <w:r w:rsidRPr="00015210" w:rsidDel="00505892">
          <w:fldChar w:fldCharType="separate"/>
        </w:r>
        <w:r w:rsidRPr="00015210" w:rsidDel="00505892">
          <w:delText>(Lee &amp; Lee 2025)</w:delText>
        </w:r>
        <w:r w:rsidRPr="00015210" w:rsidDel="00505892">
          <w:fldChar w:fldCharType="end"/>
        </w:r>
        <w:r w:rsidRPr="00015210" w:rsidDel="00505892">
          <w:delText xml:space="preserve">, and errors in AI answers often go undetected for exactly this reason </w:delText>
        </w:r>
        <w:r w:rsidRPr="00015210" w:rsidDel="00505892">
          <w:rPr>
            <w:rFonts w:eastAsia="DengXian"/>
            <w:kern w:val="2"/>
            <w14:ligatures w14:val="standardContextual"/>
          </w:rPr>
          <w:fldChar w:fldCharType="begin"/>
        </w:r>
        <w:r w:rsidR="00DC684C" w:rsidDel="00505892">
          <w:rPr>
            <w:rFonts w:eastAsia="DengXian"/>
            <w:kern w:val="2"/>
            <w14:ligatures w14:val="standardContextual"/>
          </w:rPr>
          <w:del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Pr="00015210" w:rsidDel="00505892">
          <w:rPr>
            <w:rFonts w:eastAsia="DengXian"/>
            <w:kern w:val="2"/>
            <w14:ligatures w14:val="standardContextual"/>
          </w:rPr>
          <w:fldChar w:fldCharType="separate"/>
        </w:r>
        <w:r w:rsidRPr="00015210" w:rsidDel="00505892">
          <w:rPr>
            <w:rFonts w:eastAsia="DengXian"/>
            <w:kern w:val="2"/>
            <w14:ligatures w14:val="standardContextual"/>
          </w:rPr>
          <w:delText>(Kabir et al. 2024)</w:delText>
        </w:r>
        <w:r w:rsidRPr="00015210" w:rsidDel="00505892">
          <w:rPr>
            <w:rFonts w:eastAsia="DengXian"/>
            <w:kern w:val="2"/>
            <w14:ligatures w14:val="standardContextual"/>
          </w:rPr>
          <w:fldChar w:fldCharType="end"/>
        </w:r>
        <w:r w:rsidRPr="00015210" w:rsidDel="00505892">
          <w:delText>. Careful reading is thus costly to start and unreliable once started, so it overturns the first impression less often than one might expect.</w:delText>
        </w:r>
      </w:del>
    </w:p>
    <w:p w14:paraId="4BB511FA" w14:textId="60F218DA" w:rsidR="005C375D" w:rsidRPr="00015210" w:rsidDel="00505892" w:rsidRDefault="005C375D" w:rsidP="005C375D">
      <w:pPr>
        <w:pStyle w:val="Paragraph0"/>
        <w:rPr>
          <w:del w:id="743" w:author="Prof. LIU Ben" w:date="2026-08-29T22:45:00Z" w16du:dateUtc="2026-08-29T14:45:00Z"/>
        </w:rPr>
      </w:pPr>
      <w:del w:id="744" w:author="Prof. LIU Ben" w:date="2026-08-29T22:45:00Z" w16du:dateUtc="2026-08-29T14:45:00Z">
        <w:r w:rsidRPr="00015210" w:rsidDel="00505892">
          <w:delText>Reversals do occur in both directions. A</w:delText>
        </w:r>
        <w:r w:rsidDel="00505892">
          <w:delText>n</w:delText>
        </w:r>
        <w:r w:rsidRPr="00015210" w:rsidDel="00505892">
          <w:delText xml:space="preserve"> </w:delText>
        </w:r>
        <w:r w:rsidDel="00505892">
          <w:delText>answerer</w:delText>
        </w:r>
        <w:r w:rsidRPr="00015210" w:rsidDel="00505892">
          <w:delText xml:space="preserve"> who meant to pass may find the AI answer mistaken and write up their own answer after all; a</w:delText>
        </w:r>
        <w:r w:rsidDel="00505892">
          <w:delText>n</w:delText>
        </w:r>
        <w:r w:rsidRPr="00015210" w:rsidDel="00505892">
          <w:delText xml:space="preserve"> </w:delText>
        </w:r>
        <w:r w:rsidDel="00505892">
          <w:delText>answerer</w:delText>
        </w:r>
        <w:r w:rsidRPr="00015210" w:rsidDel="00505892">
          <w:delTex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delText>
        </w:r>
      </w:del>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22CF4E1A" w:rsidR="005C375D" w:rsidRPr="00D2526D" w:rsidRDefault="005C375D" w:rsidP="0049010E">
      <w:pPr>
        <w:pStyle w:val="Heading2"/>
      </w:pPr>
      <w:r w:rsidRPr="00D2526D">
        <w:t>Hypotheses on the</w:t>
      </w:r>
      <w:ins w:id="745" w:author="Prof. LIU Ben" w:date="2026-08-29T22:46:00Z" w16du:dateUtc="2026-08-29T14:46:00Z">
        <w:r w:rsidR="00505892">
          <w:t xml:space="preserve"> Crafting</w:t>
        </w:r>
      </w:ins>
      <w:del w:id="746" w:author="Prof. LIU Ben" w:date="2026-08-29T22:46:00Z" w16du:dateUtc="2026-08-29T14:46:00Z">
        <w:r w:rsidRPr="00D2526D" w:rsidDel="00505892">
          <w:delText xml:space="preserve"> Quality</w:delText>
        </w:r>
      </w:del>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505892" w:rsidRDefault="00505892">
      <w:pPr>
        <w:pStyle w:val="Paragraph0"/>
        <w:rPr>
          <w:ins w:id="747" w:author="Prof. LIU Ben" w:date="2026-08-29T22:46:00Z" w16du:dateUtc="2026-08-29T14:46:00Z"/>
          <w:rPrChange w:id="748" w:author="Prof. LIU Ben" w:date="2026-08-29T22:46:00Z" w16du:dateUtc="2026-08-29T14:46:00Z">
            <w:rPr>
              <w:ins w:id="749" w:author="Prof. LIU Ben" w:date="2026-08-29T22:46:00Z" w16du:dateUtc="2026-08-29T14:46:00Z"/>
              <w:color w:val="000000"/>
            </w:rPr>
          </w:rPrChange>
        </w:rPr>
        <w:pPrChange w:id="750" w:author="Prof. LIU Ben" w:date="2026-08-29T22:46:00Z" w16du:dateUtc="2026-08-29T14:46:00Z">
          <w:pPr>
            <w:spacing w:before="100" w:beforeAutospacing="1" w:after="100" w:afterAutospacing="1"/>
          </w:pPr>
        </w:pPrChange>
      </w:pPr>
      <w:ins w:id="751" w:author="Prof. LIU Ben" w:date="2026-08-29T22:46:00Z" w16du:dateUtc="2026-08-29T14:46:00Z">
        <w:r w:rsidRPr="00505892">
          <w:rPr>
            <w:rPrChange w:id="752" w:author="Prof. LIU Ben" w:date="2026-08-29T22:46:00Z" w16du:dateUtc="2026-08-29T14:46:00Z">
              <w:rPr>
                <w:color w:val="000000"/>
              </w:rPr>
            </w:rPrChange>
          </w:rPr>
          <w:t xml:space="preserve">The crafting decision is made after the answerer has committed to answering and has thus </w:t>
        </w:r>
        <w:r w:rsidRPr="00505892">
          <w:rPr>
            <w:rPrChange w:id="753" w:author="Prof. LIU Ben" w:date="2026-08-29T22:46:00Z" w16du:dateUtc="2026-08-29T14:46:00Z">
              <w:rPr>
                <w:color w:val="000000"/>
              </w:rPr>
            </w:rPrChange>
          </w:rPr>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ins>
    </w:p>
    <w:p w14:paraId="1E5F11EA" w14:textId="77777777" w:rsidR="00505892" w:rsidRPr="00505892" w:rsidRDefault="00505892">
      <w:pPr>
        <w:pStyle w:val="Paragraph0"/>
        <w:rPr>
          <w:ins w:id="754" w:author="Prof. LIU Ben" w:date="2026-08-29T22:46:00Z" w16du:dateUtc="2026-08-29T14:46:00Z"/>
          <w:rPrChange w:id="755" w:author="Prof. LIU Ben" w:date="2026-08-29T22:46:00Z" w16du:dateUtc="2026-08-29T14:46:00Z">
            <w:rPr>
              <w:ins w:id="756" w:author="Prof. LIU Ben" w:date="2026-08-29T22:46:00Z" w16du:dateUtc="2026-08-29T14:46:00Z"/>
              <w:color w:val="000000"/>
            </w:rPr>
          </w:rPrChange>
        </w:rPr>
        <w:pPrChange w:id="757" w:author="Prof. LIU Ben" w:date="2026-08-29T22:46:00Z" w16du:dateUtc="2026-08-29T14:46:00Z">
          <w:pPr>
            <w:spacing w:before="100" w:beforeAutospacing="1" w:after="100" w:afterAutospacing="1"/>
          </w:pPr>
        </w:pPrChange>
      </w:pPr>
      <w:ins w:id="758" w:author="Prof. LIU Ben" w:date="2026-08-29T22:46:00Z" w16du:dateUtc="2026-08-29T14:46:00Z">
        <w:r w:rsidRPr="00505892">
          <w:rPr>
            <w:rPrChange w:id="759" w:author="Prof. LIU Ben" w:date="2026-08-29T22:46:00Z" w16du:dateUtc="2026-08-29T14:46:00Z">
              <w:rPr>
                <w:color w:val="000000"/>
              </w:rPr>
            </w:rPrChange>
          </w:rPr>
          <w:t>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actually contains, rather than from the bare fact of machine authorship. It could be argued that the weak-competitor appraisal formed at a glance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ins>
    </w:p>
    <w:p w14:paraId="429FBBC0" w14:textId="2F34967B" w:rsidR="005C375D" w:rsidRPr="00D2526D" w:rsidDel="00505892" w:rsidRDefault="005C375D" w:rsidP="00D2526D">
      <w:pPr>
        <w:pStyle w:val="Paragraph0"/>
        <w:rPr>
          <w:del w:id="760" w:author="Prof. LIU Ben" w:date="2026-08-29T22:48:00Z" w16du:dateUtc="2026-08-29T14:48:00Z"/>
        </w:rPr>
      </w:pPr>
      <w:del w:id="761" w:author="Prof. LIU Ben" w:date="2026-08-29T22:48:00Z" w16du:dateUtc="2026-08-29T14:48:00Z">
        <w:r w:rsidRPr="00D2526D" w:rsidDel="00505892">
          <w:delTex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delText>
        </w:r>
      </w:del>
    </w:p>
    <w:p w14:paraId="04F280E2" w14:textId="119EDFC9" w:rsidR="005C375D" w:rsidRPr="00D2526D" w:rsidDel="00505892" w:rsidRDefault="005C375D" w:rsidP="00D2526D">
      <w:pPr>
        <w:pStyle w:val="Paragraph0"/>
        <w:rPr>
          <w:del w:id="762" w:author="Prof. LIU Ben" w:date="2026-08-29T22:48:00Z" w16du:dateUtc="2026-08-29T14:48:00Z"/>
        </w:rPr>
      </w:pPr>
      <w:del w:id="763" w:author="Prof. LIU Ben" w:date="2026-08-29T22:48:00Z" w16du:dateUtc="2026-08-29T14:48:00Z">
        <w:r w:rsidRPr="00D2526D" w:rsidDel="00505892">
          <w:delTex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delText>
        </w:r>
        <w:r w:rsidDel="00505892">
          <w:rPr>
            <w:rFonts w:hint="eastAsia"/>
          </w:rPr>
          <w:delText>two systems</w:delText>
        </w:r>
        <w:r w:rsidRPr="00D2526D" w:rsidDel="00505892">
          <w:delText xml:space="preserve"> account predicts that once System 2 is engaged, effort tracks the concrete benchmark</w:delText>
        </w:r>
        <w:r w:rsidDel="00505892">
          <w:rPr>
            <w:rFonts w:hint="eastAsia"/>
          </w:rPr>
          <w:delText xml:space="preserve"> (i.e., answer quality)</w:delText>
        </w:r>
        <w:r w:rsidRPr="00D2526D" w:rsidDel="00505892">
          <w:delText xml:space="preserve"> rather than the abstract source cue. We therefore predict no systematic label effect on the quality decision.</w:delText>
        </w:r>
      </w:del>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401BBE71" w:rsidR="00505892" w:rsidRPr="00505892" w:rsidRDefault="00505892">
      <w:pPr>
        <w:pStyle w:val="Paragraph0"/>
        <w:rPr>
          <w:ins w:id="764" w:author="Prof. LIU Ben" w:date="2026-08-29T22:48:00Z" w16du:dateUtc="2026-08-29T14:48:00Z"/>
          <w:rPrChange w:id="765" w:author="Prof. LIU Ben" w:date="2026-08-29T22:48:00Z" w16du:dateUtc="2026-08-29T14:48:00Z">
            <w:rPr>
              <w:ins w:id="766" w:author="Prof. LIU Ben" w:date="2026-08-29T22:48:00Z" w16du:dateUtc="2026-08-29T14:48:00Z"/>
              <w:color w:val="000000"/>
            </w:rPr>
          </w:rPrChange>
        </w:rPr>
        <w:pPrChange w:id="767" w:author="Prof. LIU Ben" w:date="2026-08-29T22:48:00Z" w16du:dateUtc="2026-08-29T14:48:00Z">
          <w:pPr/>
        </w:pPrChange>
      </w:pPr>
      <w:ins w:id="768" w:author="Prof. LIU Ben" w:date="2026-08-29T22:48:00Z" w16du:dateUtc="2026-08-29T14:48:00Z">
        <w:r w:rsidRPr="00505892">
          <w:rPr>
            <w:rPrChange w:id="769" w:author="Prof. LIU Ben" w:date="2026-08-29T22:48:00Z" w16du:dateUtc="2026-08-29T14:48:00Z">
              <w:rPr>
                <w:color w:val="000000"/>
              </w:rPr>
            </w:rPrChange>
          </w:rPr>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505892">
          <w:rPr>
            <w:rPrChange w:id="770" w:author="Prof. LIU Ben" w:date="2026-08-29T22:48:00Z" w16du:dateUtc="2026-08-29T14:48:00Z">
              <w:rPr>
                <w:color w:val="000000"/>
              </w:rPr>
            </w:rPrChange>
          </w:rPr>
          <w:lastRenderedPageBreak/>
          <w:t>residual impression of the competitor</w:t>
        </w:r>
      </w:ins>
      <w:ins w:id="771" w:author="Prof. LIU Ben" w:date="2026-08-29T22:49:00Z" w16du:dateUtc="2026-08-29T14:49:00Z">
        <w:r w:rsidR="00902CBB">
          <w:t>’</w:t>
        </w:r>
      </w:ins>
      <w:ins w:id="772" w:author="Prof. LIU Ben" w:date="2026-08-29T22:48:00Z" w16du:dateUtc="2026-08-29T14:48:00Z">
        <w:r w:rsidRPr="00505892">
          <w:rPr>
            <w:rPrChange w:id="773" w:author="Prof. LIU Ben" w:date="2026-08-29T22:48:00Z" w16du:dateUtc="2026-08-29T14:48:00Z">
              <w:rPr>
                <w:color w:val="000000"/>
              </w:rPr>
            </w:rPrChange>
          </w:rPr>
          <w:t>s scope from the initial scan. We claim only that this residue is too weak to generate a systematic relationship between the length of an AI answer and the quality of the human answers that follow.</w:t>
        </w:r>
      </w:ins>
    </w:p>
    <w:p w14:paraId="1D74081B" w14:textId="6383A48D" w:rsidR="005C375D" w:rsidRPr="00015210" w:rsidDel="00902CBB" w:rsidRDefault="005C375D" w:rsidP="005C375D">
      <w:pPr>
        <w:pStyle w:val="Paragraph0"/>
        <w:rPr>
          <w:del w:id="774" w:author="Prof. LIU Ben" w:date="2026-08-29T22:49:00Z" w16du:dateUtc="2026-08-29T14:49:00Z"/>
        </w:rPr>
      </w:pPr>
      <w:del w:id="775" w:author="Prof. LIU Ben" w:date="2026-08-29T22:49:00Z" w16du:dateUtc="2026-08-29T14:49:00Z">
        <w:r w:rsidRPr="00D2526D" w:rsidDel="00902CBB">
          <w:delText xml:space="preserve">Length is superseded for the same reason, reinforced by the beliefs of this population. Once 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w:delText>
        </w:r>
      </w:del>
      <w:ins w:id="776" w:author="Dylan CHEN" w:date="2026-08-28T23:19:00Z" w16du:dateUtc="2026-08-28T15:19:00Z">
        <w:del w:id="777" w:author="Prof. LIU Ben" w:date="2026-08-29T22:49:00Z" w16du:dateUtc="2026-08-29T14:49:00Z">
          <w:r w:rsidR="00C454A0" w:rsidRPr="00E55C5E" w:rsidDel="00902CBB">
            <w:rPr>
              <w:rFonts w:eastAsia="DengXian"/>
              <w:kern w:val="2"/>
              <w14:ligatures w14:val="standardContextual"/>
            </w:rPr>
            <w:fldChar w:fldCharType="begin"/>
          </w:r>
        </w:del>
      </w:ins>
      <w:del w:id="778" w:author="Prof. LIU Ben" w:date="2026-08-29T22:49:00Z" w16du:dateUtc="2026-08-29T14:49:00Z">
        <w:r w:rsidR="00DC684C" w:rsidDel="00902CBB">
          <w:rPr>
            <w:rFonts w:eastAsia="DengXian"/>
            <w:kern w:val="2"/>
            <w14:ligatures w14:val="standardContextual"/>
          </w:rPr>
          <w:del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del>
      <w:ins w:id="779" w:author="Dylan CHEN" w:date="2026-08-28T23:19:00Z" w16du:dateUtc="2026-08-28T15:19:00Z">
        <w:del w:id="780" w:author="Prof. LIU Ben" w:date="2026-08-29T22:49:00Z" w16du:dateUtc="2026-08-29T14:49:00Z">
          <w:r w:rsidR="00C454A0" w:rsidRPr="00E55C5E" w:rsidDel="00902CBB">
            <w:rPr>
              <w:rFonts w:eastAsia="DengXian"/>
              <w:kern w:val="2"/>
              <w14:ligatures w14:val="standardContextual"/>
            </w:rPr>
            <w:fldChar w:fldCharType="separate"/>
          </w:r>
          <w:r w:rsidR="00C454A0" w:rsidDel="00902CBB">
            <w:rPr>
              <w:rFonts w:eastAsia="DengXian"/>
              <w:noProof/>
              <w:kern w:val="2"/>
              <w14:ligatures w14:val="standardContextual"/>
            </w:rPr>
            <w:delText>(Kabir et al. 2024)</w:delText>
          </w:r>
          <w:r w:rsidR="00C454A0" w:rsidRPr="00E55C5E" w:rsidDel="00902CBB">
            <w:rPr>
              <w:rFonts w:eastAsia="DengXian"/>
              <w:kern w:val="2"/>
              <w14:ligatures w14:val="standardContextual"/>
            </w:rPr>
            <w:fldChar w:fldCharType="end"/>
          </w:r>
        </w:del>
      </w:ins>
      <w:del w:id="781" w:author="Prof. LIU Ben" w:date="2026-08-29T22:49:00Z" w16du:dateUtc="2026-08-29T14:49:00Z">
        <w:r w:rsidRPr="00D2526D" w:rsidDel="00902CBB">
          <w:delText xml:space="preserve">(Kabir et al. 2024), and an answerer who holds this belief treats length as an indication of how much has been attempted rather than how well it has been done. Thus deliberation discounts the cue rather than defers to it. </w:delText>
        </w:r>
        <w:r w:rsidRPr="00015210" w:rsidDel="00902CBB">
          <w:delText>We would not claim that length plays no role at all in the quality decision, since a</w:delText>
        </w:r>
        <w:r w:rsidDel="00902CBB">
          <w:delText>n</w:delText>
        </w:r>
        <w:r w:rsidRPr="00015210" w:rsidDel="00902CBB">
          <w:delText xml:space="preserve"> </w:delText>
        </w:r>
        <w:r w:rsidDel="00902CBB">
          <w:delText>answerer</w:delText>
        </w:r>
        <w:r w:rsidRPr="00015210" w:rsidDel="00902CBB">
          <w:delText xml:space="preserve"> may retain some residual impression of the </w:delText>
        </w:r>
        <w:r w:rsidDel="00902CBB">
          <w:delText>competitor</w:delText>
        </w:r>
        <w:r w:rsidRPr="00015210" w:rsidDel="00902CBB">
          <w:delText>’s scope from the initial scan. We claim only that this residue is too weak to generate a systematic relationship between the length of an AI answer and the quality of the human answers that follow.</w:delText>
        </w:r>
      </w:del>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CF51D9E" w:rsidR="005C375D" w:rsidRPr="00015210" w:rsidDel="00902CBB" w:rsidRDefault="005C375D" w:rsidP="005C375D">
      <w:pPr>
        <w:pStyle w:val="Paragraph0"/>
        <w:rPr>
          <w:del w:id="782" w:author="Prof. LIU Ben" w:date="2026-08-29T22:50:00Z" w16du:dateUtc="2026-08-29T14:50:00Z"/>
        </w:rPr>
      </w:pPr>
      <w:del w:id="783" w:author="Prof. LIU Ben" w:date="2026-08-29T22:50:00Z" w16du:dateUtc="2026-08-29T14:50:00Z">
        <w:r w:rsidRPr="00015210" w:rsidDel="00902CBB">
          <w:delText>H5 does not imply that long AI answers are equivalent to short ones in every respect; H2 predicts that they are not. It implies only that once a</w:delText>
        </w:r>
        <w:r w:rsidDel="00902CBB">
          <w:delText>n</w:delText>
        </w:r>
        <w:r w:rsidRPr="00015210" w:rsidDel="00902CBB">
          <w:delText xml:space="preserve"> </w:delText>
        </w:r>
        <w:r w:rsidDel="00902CBB">
          <w:delText>answerer</w:delText>
        </w:r>
        <w:r w:rsidRPr="00015210" w:rsidDel="00902CBB">
          <w:delText xml:space="preserve"> is engaged closely enough to weigh the standard their answer must meet, length carries little information about what that standard is.</w:delText>
        </w:r>
      </w:del>
    </w:p>
    <w:p w14:paraId="132906EC" w14:textId="3F215991" w:rsidR="005C375D" w:rsidRDefault="005C375D" w:rsidP="0049010E">
      <w:pPr>
        <w:pStyle w:val="Heading3"/>
      </w:pPr>
      <w:r>
        <w:t>AI Answer Quality Shapes Human Answer Quality (System 2)</w:t>
      </w:r>
    </w:p>
    <w:p w14:paraId="2BEF6C9E" w14:textId="1F7B34F8" w:rsidR="001C3581" w:rsidDel="00902CBB" w:rsidRDefault="001C3581">
      <w:pPr>
        <w:pStyle w:val="Paragraph0"/>
        <w:rPr>
          <w:del w:id="784" w:author="Prof. LIU Ben" w:date="2026-08-29T22:56:00Z" w16du:dateUtc="2026-08-29T14:56:00Z"/>
        </w:rPr>
        <w:pPrChange w:id="785" w:author="Prof. LIU Ben" w:date="2026-08-29T22:58:00Z" w16du:dateUtc="2026-08-29T14:58:00Z">
          <w:pPr>
            <w:pStyle w:val="Paragraph0"/>
            <w:ind w:left="533" w:firstLine="0"/>
          </w:pPr>
        </w:pPrChange>
      </w:pPr>
      <w:del w:id="786" w:author="Prof. LIU Ben" w:date="2026-08-29T22:56:00Z" w16du:dateUtc="2026-08-29T14:56:00Z">
        <w:r w:rsidRPr="00D2526D" w:rsidDel="00902CBB">
          <w:delText>Quality is a System 2 signal and the quality decision a System 2 decision, so the same-level principle predicts a genuine effect. An answerer who has decided to contribute must still judge how much effort to invest</w:delText>
        </w:r>
        <w:r w:rsidDel="00902CBB">
          <w:rPr>
            <w:rFonts w:hint="eastAsia"/>
          </w:rPr>
          <w:delText>. Q</w:delText>
        </w:r>
        <w:r w:rsidRPr="00D2526D" w:rsidDel="00902CBB">
          <w:delText>uestions on SegmentFault are usually brief and rarely state what would count as an adequate reply. The goal is underspecified. The AI answer helps define it: it shows an example of an answer, how directly it should address the questioner</w:delText>
        </w:r>
        <w:r w:rsidDel="00902CBB">
          <w:delText>’</w:delText>
        </w:r>
        <w:r w:rsidRPr="00D2526D" w:rsidDel="00902CBB">
          <w:delText>s specific problem, and whether it should explain the cause of the error or simply provide the fix.</w:delText>
        </w:r>
        <w:r w:rsidDel="00902CBB">
          <w:rPr>
            <w:rFonts w:hint="eastAsia"/>
          </w:rPr>
          <w:delText xml:space="preserve"> </w:delText>
        </w:r>
        <w:r w:rsidRPr="00D2526D" w:rsidDel="00902CBB">
          <w:delText xml:space="preserve">Thus it </w:delText>
        </w:r>
        <w:r w:rsidDel="00902CBB">
          <w:rPr>
            <w:rFonts w:hint="eastAsia"/>
          </w:rPr>
          <w:delText>provides</w:delText>
        </w:r>
        <w:r w:rsidRPr="00D2526D" w:rsidDel="00902CBB">
          <w:delText xml:space="preserve"> a visible reference for the answerer, which we call the </w:delText>
        </w:r>
        <w:r w:rsidDel="00902CBB">
          <w:delText>“</w:delText>
        </w:r>
        <w:r w:rsidRPr="00D2526D" w:rsidDel="00902CBB">
          <w:delText>demonstrated standard.</w:delText>
        </w:r>
        <w:r w:rsidDel="00902CBB">
          <w:delText>”</w:delText>
        </w:r>
      </w:del>
    </w:p>
    <w:p w14:paraId="5BAA6981" w14:textId="40F911F8" w:rsidR="00902CBB" w:rsidRPr="00902CBB" w:rsidRDefault="00902CBB">
      <w:pPr>
        <w:pStyle w:val="Paragraph0"/>
        <w:rPr>
          <w:ins w:id="787" w:author="Prof. LIU Ben" w:date="2026-08-29T22:58:00Z" w16du:dateUtc="2026-08-29T14:58:00Z"/>
          <w:rPrChange w:id="788" w:author="Prof. LIU Ben" w:date="2026-08-29T22:58:00Z" w16du:dateUtc="2026-08-29T14:58:00Z">
            <w:rPr>
              <w:ins w:id="789" w:author="Prof. LIU Ben" w:date="2026-08-29T22:58:00Z" w16du:dateUtc="2026-08-29T14:58:00Z"/>
              <w:color w:val="000000"/>
            </w:rPr>
          </w:rPrChange>
        </w:rPr>
        <w:pPrChange w:id="790" w:author="Prof. LIU Ben" w:date="2026-08-29T22:58:00Z" w16du:dateUtc="2026-08-29T14:58:00Z">
          <w:pPr>
            <w:spacing w:before="100" w:beforeAutospacing="1" w:after="100" w:afterAutospacing="1"/>
          </w:pPr>
        </w:pPrChange>
      </w:pPr>
      <w:ins w:id="791" w:author="Prof. LIU Ben" w:date="2026-08-29T22:58:00Z" w16du:dateUtc="2026-08-29T14:58:00Z">
        <w:r w:rsidRPr="00902CBB">
          <w:rPr>
            <w:rPrChange w:id="792" w:author="Prof. LIU Ben" w:date="2026-08-29T22:58:00Z" w16du:dateUtc="2026-08-29T14:58:00Z">
              <w:rPr>
                <w:color w:val="000000"/>
              </w:rPr>
            </w:rPrChange>
          </w:rPr>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ins>
    </w:p>
    <w:p w14:paraId="339E5726" w14:textId="0634353A" w:rsidR="00902CBB" w:rsidRPr="00902CBB" w:rsidRDefault="00902CBB">
      <w:pPr>
        <w:pStyle w:val="Paragraph0"/>
        <w:rPr>
          <w:ins w:id="793" w:author="Prof. LIU Ben" w:date="2026-08-29T22:58:00Z" w16du:dateUtc="2026-08-29T14:58:00Z"/>
          <w:rPrChange w:id="794" w:author="Prof. LIU Ben" w:date="2026-08-29T22:58:00Z" w16du:dateUtc="2026-08-29T14:58:00Z">
            <w:rPr>
              <w:ins w:id="795" w:author="Prof. LIU Ben" w:date="2026-08-29T22:58:00Z" w16du:dateUtc="2026-08-29T14:58:00Z"/>
              <w:color w:val="000000"/>
            </w:rPr>
          </w:rPrChange>
        </w:rPr>
        <w:pPrChange w:id="796" w:author="Prof. LIU Ben" w:date="2026-08-29T22:58:00Z" w16du:dateUtc="2026-08-29T14:58:00Z">
          <w:pPr>
            <w:spacing w:before="100" w:beforeAutospacing="1" w:after="100" w:afterAutospacing="1"/>
          </w:pPr>
        </w:pPrChange>
      </w:pPr>
      <w:ins w:id="797" w:author="Prof. LIU Ben" w:date="2026-08-29T22:58:00Z" w16du:dateUtc="2026-08-29T14:58:00Z">
        <w:r w:rsidRPr="00902CBB">
          <w:rPr>
            <w:rPrChange w:id="798" w:author="Prof. LIU Ben" w:date="2026-08-29T22:58:00Z" w16du:dateUtc="2026-08-29T14:58:00Z">
              <w:rPr>
                <w:color w:val="000000"/>
              </w:rPr>
            </w:rPrChange>
          </w:rPr>
          <w:t xml:space="preserve">How useful this is depends on how good the AI answer is. A weak AI answer (e.g., a shaky diagnosis or code that may not run) offers little the answerer can trust or reuse, so the answerer must construct an answer largely from scratch. A strong AI answer both clarifies what a good </w:t>
        </w:r>
      </w:ins>
      <w:ins w:id="799" w:author="Prof. LIU Ben" w:date="2026-08-29T23:00:00Z" w16du:dateUtc="2026-08-29T15:00:00Z">
        <w:r w:rsidR="00091013">
          <w:t>answer</w:t>
        </w:r>
      </w:ins>
      <w:ins w:id="800" w:author="Prof. LIU Ben" w:date="2026-08-29T22:58:00Z" w16du:dateUtc="2026-08-29T14:58:00Z">
        <w:r w:rsidRPr="00902CBB">
          <w:rPr>
            <w:rPrChange w:id="801" w:author="Prof. LIU Ben" w:date="2026-08-29T22:58:00Z" w16du:dateUtc="2026-08-29T14:58:00Z">
              <w:rPr>
                <w:color w:val="000000"/>
              </w:rPr>
            </w:rPrChange>
          </w:rPr>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ins>
    </w:p>
    <w:p w14:paraId="5C822C1D" w14:textId="77777777" w:rsidR="00902CBB" w:rsidRPr="00902CBB" w:rsidRDefault="00902CBB">
      <w:pPr>
        <w:pStyle w:val="Paragraph0"/>
        <w:rPr>
          <w:ins w:id="802" w:author="Prof. LIU Ben" w:date="2026-08-29T22:58:00Z" w16du:dateUtc="2026-08-29T14:58:00Z"/>
          <w:rPrChange w:id="803" w:author="Prof. LIU Ben" w:date="2026-08-29T22:58:00Z" w16du:dateUtc="2026-08-29T14:58:00Z">
            <w:rPr>
              <w:ins w:id="804" w:author="Prof. LIU Ben" w:date="2026-08-29T22:58:00Z" w16du:dateUtc="2026-08-29T14:58:00Z"/>
              <w:color w:val="000000"/>
            </w:rPr>
          </w:rPrChange>
        </w:rPr>
        <w:pPrChange w:id="805" w:author="Prof. LIU Ben" w:date="2026-08-29T22:58:00Z" w16du:dateUtc="2026-08-29T14:58:00Z">
          <w:pPr>
            <w:spacing w:before="100" w:beforeAutospacing="1" w:after="100" w:afterAutospacing="1"/>
          </w:pPr>
        </w:pPrChange>
      </w:pPr>
      <w:ins w:id="806" w:author="Prof. LIU Ben" w:date="2026-08-29T22:58:00Z" w16du:dateUtc="2026-08-29T14:58:00Z">
        <w:r w:rsidRPr="00902CBB">
          <w:rPr>
            <w:rPrChange w:id="807" w:author="Prof. LIU Ben" w:date="2026-08-29T22:58:00Z" w16du:dateUtc="2026-08-29T14:58:00Z">
              <w:rPr>
                <w:color w:val="000000"/>
              </w:rPr>
            </w:rPrChange>
          </w:rPr>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ins>
    </w:p>
    <w:p w14:paraId="7064540F" w14:textId="5418F786" w:rsidR="00902CBB" w:rsidRPr="00D2526D" w:rsidRDefault="00902CBB" w:rsidP="00091013">
      <w:pPr>
        <w:pStyle w:val="Paragraph0"/>
        <w:rPr>
          <w:ins w:id="808" w:author="Prof. LIU Ben" w:date="2026-08-29T22:58:00Z" w16du:dateUtc="2026-08-29T14:58:00Z"/>
        </w:rPr>
      </w:pPr>
      <w:ins w:id="809" w:author="Prof. LIU Ben" w:date="2026-08-29T22:58:00Z" w16du:dateUtc="2026-08-29T14:58:00Z">
        <w:r w:rsidRPr="00902CBB">
          <w:rPr>
            <w:rPrChange w:id="810" w:author="Prof. LIU Ben" w:date="2026-08-29T22:58:00Z" w16du:dateUtc="2026-08-29T14:58:00Z">
              <w:rPr>
                <w:color w:val="000000"/>
              </w:rPr>
            </w:rPrChange>
          </w:rPr>
          <w:t>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(Chen 2009; Hsieh et al. 2015), but the operative mechanism here is reuse and redirection: a better AI answer is a better foundation to build on.</w:t>
        </w:r>
      </w:ins>
    </w:p>
    <w:p w14:paraId="1B26AD10" w14:textId="7DEAB0AF" w:rsidR="001C3581" w:rsidRPr="00D2526D" w:rsidDel="00902CBB" w:rsidRDefault="001C3581" w:rsidP="00D2526D">
      <w:pPr>
        <w:pStyle w:val="Paragraph0"/>
        <w:rPr>
          <w:del w:id="811" w:author="Prof. LIU Ben" w:date="2026-08-29T22:56:00Z" w16du:dateUtc="2026-08-29T14:56:00Z"/>
        </w:rPr>
      </w:pPr>
      <w:del w:id="812" w:author="Prof. LIU Ben" w:date="2026-08-29T22:56:00Z" w16du:dateUtc="2026-08-29T14:56:00Z">
        <w:r w:rsidRPr="00D2526D" w:rsidDel="00902CBB">
          <w:delTex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delText>
        </w:r>
        <w:r w:rsidDel="00902CBB">
          <w:delText>’</w:delText>
        </w:r>
        <w:r w:rsidRPr="00D2526D" w:rsidDel="00902CBB">
          <w:delTex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delText>
        </w:r>
        <w:r w:rsidDel="00902CBB">
          <w:rPr>
            <w:rFonts w:hint="eastAsia"/>
          </w:rPr>
          <w:delText>make</w:delText>
        </w:r>
        <w:r w:rsidRPr="00D2526D" w:rsidDel="00902CBB">
          <w:delText xml:space="preserve"> effort only up to the level a goal requires (Kahneman 2011), and with competition research showing that the intensity of a competitive response rises with how much the competitor appears to have invested </w:delText>
        </w:r>
      </w:del>
      <w:ins w:id="813" w:author="Dylan CHEN" w:date="2026-08-28T23:20:00Z" w16du:dateUtc="2026-08-28T15:20:00Z">
        <w:del w:id="814" w:author="Prof. LIU Ben" w:date="2026-08-29T22:56:00Z" w16du:dateUtc="2026-08-29T14:56:00Z">
          <w:r w:rsidR="00C454A0" w:rsidRPr="00E55C5E" w:rsidDel="00902CBB">
            <w:fldChar w:fldCharType="begin"/>
          </w:r>
          <w:r w:rsidR="00C454A0" w:rsidDel="00902CBB">
            <w:del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902CBB">
            <w:rPr>
              <w:rFonts w:ascii="Apple Color Emoji" w:hAnsi="Apple Color Emoji" w:cs="Apple Color Emoji"/>
            </w:rPr>
            <w:delInstrText>📊</w:delInstrText>
          </w:r>
          <w:r w:rsidR="00C454A0" w:rsidDel="00902CBB">
            <w:delInstrText>","call-number":"3","container-title":"Asia Pacific Journal of Management","DOI":"10.1007/s10490-008-9110-7","ISSN":"1572-9958","issue":"1","journalAbbreviation":"Asia Pac J Manag","language":"en","note":"</w:delInstrText>
          </w:r>
          <w:r w:rsidR="00C454A0" w:rsidDel="00902CBB">
            <w:rPr>
              <w:rFonts w:ascii="Apple Color Emoji" w:hAnsi="Apple Color Emoji" w:cs="Apple Color Emoji"/>
            </w:rPr>
            <w:delInstrText>🏷️</w:delInstrText>
          </w:r>
          <w:r w:rsidR="00C454A0" w:rsidDel="00902CBB">
            <w:delInstrText xml:space="preserve"> /reading</w:delInstrText>
          </w:r>
          <w:r w:rsidR="00C454A0" w:rsidDel="00902CBB">
            <w:rPr>
              <w:rFonts w:hint="eastAsia"/>
            </w:rPr>
            <w:delInstrText>、</w:delInstrText>
          </w:r>
          <w:r w:rsidR="00C454A0" w:rsidDel="00902CBB">
            <w:delInstrText>Research</w:delInstrText>
          </w:r>
          <w:r w:rsidR="00C454A0" w:rsidDel="00902CBB">
            <w:rPr>
              <w:rFonts w:hint="eastAsia"/>
            </w:rPr>
            <w:delInstrText>、</w:delInstrText>
          </w:r>
          <w:r w:rsidR="00C454A0" w:rsidDel="00902CBB">
            <w:rPr>
              <w:rFonts w:ascii="Apple Color Emoji" w:hAnsi="Apple Color Emoji" w:cs="Apple Color Emoji"/>
            </w:rPr>
            <w:delInstrText>🤖️</w:delInstrText>
          </w:r>
          <w:r w:rsidR="00C454A0" w:rsidDel="00902CBB">
            <w:rPr>
              <w:rFonts w:hint="eastAsia"/>
            </w:rPr>
            <w:delInstrText>、</w:delInstrText>
          </w:r>
          <w:r w:rsidR="00C454A0" w:rsidDel="00902CBB">
            <w:delInstrText>Competitive dyn</w:delInstrText>
          </w:r>
          <w:r w:rsidR="00C454A0" w:rsidDel="00902CBB">
            <w:rPr>
              <w:rFonts w:hint="eastAsia"/>
            </w:rPr>
            <w:delInstrText>amics</w:delInstrText>
          </w:r>
          <w:r w:rsidR="00C454A0" w:rsidDel="00902CBB">
            <w:rPr>
              <w:rFonts w:hint="eastAsia"/>
            </w:rPr>
            <w:delInstrText>、</w:delInstrText>
          </w:r>
          <w:r w:rsidR="00C454A0" w:rsidDel="00902CBB">
            <w:rPr>
              <w:rFonts w:hint="eastAsia"/>
            </w:rPr>
            <w:delInstrText>Publishing</w:delInstrText>
          </w:r>
          <w:r w:rsidR="00C454A0" w:rsidDel="00902CBB">
            <w:rPr>
              <w:rFonts w:hint="eastAsia"/>
            </w:rPr>
            <w:delInstrText>、</w:delInstrText>
          </w:r>
          <w:r w:rsidR="00C454A0" w:rsidDel="00902CBB">
            <w:rPr>
              <w:rFonts w:hint="eastAsia"/>
            </w:rPr>
            <w:delInstrText>Strategic management</w:delInstrText>
          </w:r>
          <w:r w:rsidR="00C454A0" w:rsidDel="00902CBB">
            <w:rPr>
              <w:rFonts w:hint="eastAsia"/>
            </w:rPr>
            <w:delInstrText>、</w:delInstrText>
          </w:r>
          <w:r w:rsidR="00C454A0" w:rsidDel="00902CBB">
            <w:rPr>
              <w:rFonts w:hint="eastAsia"/>
            </w:rPr>
            <w:delInstrText>U.S.-based journal","page":"5-25","source":"9.7 (Q1)","title":"Competitive dynamics research: An insider</w:delInstrText>
          </w:r>
          <w:r w:rsidR="00C454A0" w:rsidDel="00902CBB">
            <w:rPr>
              <w:rFonts w:hint="eastAsia"/>
            </w:rPr>
            <w:delInstrText>’</w:delInstrText>
          </w:r>
          <w:r w:rsidR="00C454A0" w:rsidDel="00902CBB">
            <w:rPr>
              <w:rFonts w:hint="eastAsia"/>
            </w:rPr>
            <w:delInstrText>s odyssey","title-short":"Competitive dynamics research","URL":"https://doi.org/10.1007/s10490-008-9110-7","volu</w:delInstrText>
          </w:r>
          <w:r w:rsidR="00C454A0" w:rsidDel="00902CBB">
            <w:del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delInstrText>
          </w:r>
          <w:r w:rsidR="00C454A0" w:rsidDel="00902CBB">
            <w:rPr>
              <w:rFonts w:hint="eastAsia"/>
            </w:rPr>
            <w:delInstrText>r research focus on decision makers' persistence irrespective of external cues, we also find that a firm's escalation behavior is decreased by larger rivals' negative performance.</w:delInstrText>
          </w:r>
          <w:r w:rsidR="00C454A0" w:rsidDel="00902CBB">
            <w:rPr>
              <w:rFonts w:hint="eastAsia"/>
            </w:rPr>
            <w:del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delInstrText>
          </w:r>
          <w:r w:rsidR="00C454A0" w:rsidDel="00902CBB">
            <w:rPr>
              <w:rFonts w:hint="eastAsia"/>
            </w:rPr>
            <w:delInstrText xml:space="preserve">","archive_location":"109 </w:delInstrText>
          </w:r>
          <w:r w:rsidR="00C454A0" w:rsidDel="00902CBB">
            <w:rPr>
              <w:rFonts w:ascii="Apple Color Emoji" w:hAnsi="Apple Color Emoji" w:cs="Apple Color Emoji"/>
            </w:rPr>
            <w:delInstrText>📊</w:delInstrText>
          </w:r>
          <w:r w:rsidR="00C454A0" w:rsidDel="00902CBB">
            <w:rPr>
              <w:rFonts w:hint="eastAsia"/>
            </w:rPr>
            <w:delInstrText>","call-number":"1","container-title":"Academy of Manage</w:delInstrText>
          </w:r>
          <w:r w:rsidR="00C454A0" w:rsidDel="00902CBB">
            <w:delInstrText>ment Journal","DOI":"10.5465/amj.2011.0869","ISSN":"0001-4273","issue":"1","journalAbbreviation":"AMJ","language":"en","note":"</w:delInstrText>
          </w:r>
          <w:r w:rsidR="00C454A0" w:rsidDel="00902CBB">
            <w:rPr>
              <w:rFonts w:ascii="Apple Color Emoji" w:hAnsi="Apple Color Emoji" w:cs="Apple Color Emoji"/>
            </w:rPr>
            <w:delInstrText>🏷️</w:delInstrText>
          </w:r>
          <w:r w:rsidR="00C454A0" w:rsidDel="00902CBB">
            <w:delInstrText xml:space="preserve"> /unread</w:delInstrText>
          </w:r>
          <w:r w:rsidR="00C454A0" w:rsidDel="00902CBB">
            <w:rPr>
              <w:rFonts w:hint="eastAsia"/>
            </w:rPr>
            <w:delInstrText>、</w:delInstrText>
          </w:r>
          <w:r w:rsidR="00C454A0" w:rsidDel="00902CBB">
            <w:delInstrText>imitation</w:delInstrText>
          </w:r>
          <w:r w:rsidR="00C454A0" w:rsidDel="00902CBB">
            <w:rPr>
              <w:rFonts w:hint="eastAsia"/>
            </w:rPr>
            <w:delInstrText>、</w:delInstrText>
          </w:r>
          <w:r w:rsidR="00C454A0" w:rsidDel="00902CBB">
            <w:delInstrText>competitive dynamics</w:delInstrText>
          </w:r>
          <w:r w:rsidR="00C454A0" w:rsidDel="00902CBB">
            <w:rPr>
              <w:rFonts w:hint="eastAsia"/>
            </w:rPr>
            <w:delInstrText>、</w:delInstrText>
          </w:r>
          <w:r w:rsidR="00C454A0" w:rsidDel="00902CBB">
            <w:delInstrText>escalation of commitment</w:delInstrText>
          </w:r>
          <w:r w:rsidR="00C454A0" w:rsidDel="00902CBB">
            <w:rPr>
              <w:rFonts w:hint="eastAsia"/>
            </w:rPr>
            <w:delInstrText>、</w:delInstrText>
          </w:r>
          <w:r w:rsidR="00C454A0" w:rsidDel="00902CBB">
            <w:delInstrText>market entry</w:delInstrText>
          </w:r>
          <w:r w:rsidR="00C454A0" w:rsidDel="00902CBB">
            <w:rPr>
              <w:rFonts w:hint="eastAsia"/>
            </w:rPr>
            <w:delInstrText>、</w:delInstrText>
          </w:r>
          <w:r w:rsidR="00C454A0" w:rsidDel="00902CBB">
            <w:del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delInstrText>
          </w:r>
          <w:r w:rsidR="00C454A0" w:rsidRPr="00E55C5E" w:rsidDel="00902CBB">
            <w:fldChar w:fldCharType="separate"/>
          </w:r>
          <w:r w:rsidR="00C454A0" w:rsidDel="00902CBB">
            <w:rPr>
              <w:noProof/>
            </w:rPr>
            <w:delText>(Chen 2009; Hsieh et al. 2015)</w:delText>
          </w:r>
          <w:r w:rsidR="00C454A0" w:rsidRPr="00E55C5E" w:rsidDel="00902CBB">
            <w:fldChar w:fldCharType="end"/>
          </w:r>
        </w:del>
      </w:ins>
      <w:del w:id="815" w:author="Prof. LIU Ben" w:date="2026-08-29T22:56:00Z" w16du:dateUtc="2026-08-29T14:56:00Z">
        <w:r w:rsidRPr="00D2526D" w:rsidDel="00902CBB">
          <w:delText>(Chen 2009; Hsieh et al. 2015).</w:delText>
        </w:r>
      </w:del>
    </w:p>
    <w:p w14:paraId="1FDE70BF" w14:textId="5755239E" w:rsidR="001C3581" w:rsidRPr="00D2526D" w:rsidDel="00902CBB" w:rsidRDefault="001C3581" w:rsidP="00D2526D">
      <w:pPr>
        <w:pStyle w:val="Paragraph0"/>
        <w:rPr>
          <w:del w:id="816" w:author="Prof. LIU Ben" w:date="2026-08-29T22:56:00Z" w16du:dateUtc="2026-08-29T14:56:00Z"/>
        </w:rPr>
      </w:pPr>
      <w:del w:id="817" w:author="Prof. LIU Ben" w:date="2026-08-29T22:56:00Z" w16du:dateUtc="2026-08-29T14:56:00Z">
        <w:r w:rsidRPr="00D2526D" w:rsidDel="00902CBB">
          <w:delTex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delText>
        </w:r>
        <w:r w:rsidDel="00902CBB">
          <w:rPr>
            <w:rFonts w:hint="eastAsia"/>
          </w:rPr>
          <w:delText>answer</w:delText>
        </w:r>
        <w:r w:rsidRPr="00D2526D" w:rsidDel="00902CBB">
          <w:delText xml:space="preserve"> it should elicit.</w:delText>
        </w:r>
      </w:del>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commentRangeStart w:id="818"/>
      <w:r w:rsidRPr="00261E78">
        <w:rPr>
          <w:vertAlign w:val="superscript"/>
        </w:rPr>
        <w:footnoteReference w:id="4"/>
      </w:r>
      <w:r w:rsidRPr="00D2526D">
        <w:t xml:space="preserve"> </w:t>
      </w:r>
      <w:commentRangeEnd w:id="818"/>
      <w:r w:rsidR="00326B32" w:rsidRPr="00D2526D">
        <w:rPr>
          <w:rStyle w:val="CommentReference"/>
          <w:sz w:val="24"/>
        </w:rPr>
        <w:commentReference w:id="818"/>
      </w:r>
      <w:r w:rsidRPr="00D2526D">
        <w:t>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w:t>
      </w:r>
      <w:commentRangeStart w:id="819"/>
      <w:r w:rsidRPr="00D2526D">
        <w:t xml:space="preserve">The platform records precise timestamps for human answers but not for AI answers; we observe that AI answers appear </w:t>
      </w:r>
      <w:del w:id="820" w:author="Prof. LIU Ben" w:date="2026-08-29T23:38:00Z" w16du:dateUtc="2026-08-29T15:38:00Z">
        <w:r w:rsidRPr="00D2526D" w:rsidDel="00326B32">
          <w:delText>with</w:delText>
        </w:r>
      </w:del>
      <w:r w:rsidRPr="00D2526D">
        <w:t xml:space="preserve">in five minutes of posting, far faster than the average nine-hour delay of the first human answer, so an AI answer almost always occupies the first position. </w:t>
      </w:r>
      <w:commentRangeEnd w:id="819"/>
      <w:r w:rsidR="00326B32" w:rsidRPr="00D2526D">
        <w:rPr>
          <w:rStyle w:val="CommentReference"/>
          <w:sz w:val="24"/>
        </w:rPr>
        <w:commentReference w:id="819"/>
      </w:r>
      <w:r w:rsidRPr="00D2526D">
        <w:t xml:space="preserve">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w:t>
      </w:r>
      <w:r w:rsidRPr="00904A3D">
        <w:rPr>
          <w:color w:val="000000"/>
        </w:rPr>
        <w:lastRenderedPageBreak/>
        <w:t>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posts 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lastRenderedPageBreak/>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ins w:id="821" w:author="Dylan CHEN" w:date="2026-08-27T16:10:00Z" w16du:dateUtc="2026-08-27T08:10:00Z">
              <w:r w:rsidR="00701DB1">
                <w:rPr>
                  <w:rFonts w:eastAsiaTheme="minorEastAsia" w:hint="eastAsia"/>
                </w:rPr>
                <w:t xml:space="preserve"> (full observation window</w:t>
              </w:r>
              <w:del w:id="822" w:author="Prof. LIU Ben" w:date="2026-08-29T23:43:00Z" w16du:dateUtc="2026-08-29T15:43:00Z">
                <w:r w:rsidR="00701DB1" w:rsidDel="00326B32">
                  <w:rPr>
                    <w:rFonts w:eastAsiaTheme="minorEastAsia" w:hint="eastAsia"/>
                  </w:rPr>
                  <w:delText>s</w:delText>
                </w:r>
              </w:del>
              <w:r w:rsidR="00701DB1">
                <w:rPr>
                  <w:rFonts w:eastAsiaTheme="minorEastAsia" w:hint="eastAsia"/>
                </w:rPr>
                <w:t>)</w:t>
              </w:r>
            </w:ins>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Notes: 1. Columns 2-4 present the means</w:t>
      </w:r>
      <w:del w:id="823" w:author="Prof. LIU Ben" w:date="2026-08-29T23:43:00Z" w16du:dateUtc="2026-08-29T15:43:00Z">
        <w:r w:rsidRPr="00261E78" w:rsidDel="00326B32">
          <w:delText xml:space="preserve"> of the main variables</w:delText>
        </w:r>
      </w:del>
      <w:r w:rsidRPr="00261E78">
        <w:t xml:space="preserve">,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5804DD94"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ins w:id="824" w:author="Dylan CHEN" w:date="2026-08-28T23:20:00Z" w16du:dateUtc="2026-08-28T15:20:00Z">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ins>
      <w:del w:id="825" w:author="Dylan CHEN" w:date="2026-08-28T23:20:00Z" w16du:dateUtc="2026-08-28T15:20:00Z">
        <w:r w:rsidRPr="00D2526D" w:rsidDel="001C4E9A">
          <w:delText>(Austin 2009)</w:delText>
        </w:r>
      </w:del>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w:t>
      </w:r>
      <w:r w:rsidRPr="00D2526D">
        <w:lastRenderedPageBreak/>
        <w:t>quotes). We also use an LLM to score each question</w:t>
      </w:r>
      <w:r>
        <w:t>’</w:t>
      </w:r>
      <w:r w:rsidRPr="00D2526D">
        <w:t xml:space="preserve">s linguistic complexity, technical-jargon use, and difficulty </w:t>
      </w:r>
      <w:ins w:id="826" w:author="Dylan CHEN" w:date="2026-08-28T23:20:00Z" w16du:dateUtc="2026-08-28T15:20:00Z">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ins>
      <w:ins w:id="827" w:author="Dylan CHEN" w:date="2026-08-28T23:21:00Z" w16du:dateUtc="2026-08-28T15:21:00Z">
        <w:r w:rsidR="001C4E9A">
          <w:rPr>
            <w:rFonts w:hint="eastAsia"/>
          </w:rPr>
          <w:t xml:space="preserve">; </w:t>
        </w:r>
        <w:r w:rsidR="001C4E9A" w:rsidRPr="00D2526D">
          <w:t xml:space="preserve">see Online Appendix </w:t>
        </w:r>
      </w:ins>
      <w:ins w:id="828" w:author="Dylan CHEN" w:date="2026-08-29T09:46:00Z" w16du:dateUtc="2026-08-29T01:46:00Z">
        <w:r w:rsidR="00D42624">
          <w:rPr>
            <w:rFonts w:hint="eastAsia"/>
          </w:rPr>
          <w:t>C</w:t>
        </w:r>
      </w:ins>
      <w:ins w:id="829" w:author="Dylan CHEN" w:date="2026-08-29T09:47:00Z" w16du:dateUtc="2026-08-29T01:47:00Z">
        <w:r w:rsidR="00E32405">
          <w:rPr>
            <w:rFonts w:hint="eastAsia"/>
          </w:rPr>
          <w:t xml:space="preserve"> for LLM-based quality measure details and validation tests</w:t>
        </w:r>
      </w:ins>
      <w:ins w:id="830" w:author="Dylan CHEN" w:date="2026-08-28T23:20:00Z" w16du:dateUtc="2026-08-28T15:20:00Z">
        <w:r w:rsidR="001C4E9A" w:rsidRPr="00261E78">
          <w:rPr>
            <w:rFonts w:hint="eastAsia"/>
          </w:rPr>
          <w:t>)</w:t>
        </w:r>
        <w:r w:rsidR="001C4E9A" w:rsidRPr="00261E78">
          <w:fldChar w:fldCharType="end"/>
        </w:r>
      </w:ins>
      <w:del w:id="831" w:author="Dylan CHEN" w:date="2026-08-28T23:20:00Z" w16du:dateUtc="2026-08-28T15:20:00Z">
        <w:r w:rsidRPr="00D2526D" w:rsidDel="001C4E9A">
          <w:delText xml:space="preserve">(Li et al. 2024; </w:delText>
        </w:r>
      </w:del>
      <w:del w:id="832" w:author="Dylan CHEN" w:date="2026-08-28T23:21:00Z" w16du:dateUtc="2026-08-28T15:21:00Z">
        <w:r w:rsidRPr="00D2526D" w:rsidDel="001C4E9A">
          <w:delText>see Online Appendix B)</w:delText>
        </w:r>
      </w:del>
      <w:r w:rsidRPr="00D2526D">
        <w:t>, and we account for question category and posting time.</w:t>
      </w:r>
    </w:p>
    <w:p w14:paraId="778E7F7E" w14:textId="6CBAAC8C"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ins w:id="833" w:author="Dylan CHEN" w:date="2026-08-27T15:30:00Z" w16du:dateUtc="2026-08-27T07:30:00Z">
        <w:r w:rsidR="001C20E5">
          <w:rPr>
            <w:rFonts w:hint="eastAsia"/>
          </w:rPr>
          <w:t>B</w:t>
        </w:r>
      </w:ins>
      <w:ins w:id="834" w:author="Dylan CHEN" w:date="2026-08-27T15:31:00Z" w16du:dateUtc="2026-08-27T07:31:00Z">
        <w:r w:rsidR="001C20E5">
          <w:rPr>
            <w:rFonts w:hint="eastAsia"/>
          </w:rPr>
          <w:t>1</w:t>
        </w:r>
      </w:ins>
      <w:del w:id="835" w:author="Dylan CHEN" w:date="2026-08-27T15:30:00Z" w16du:dateUtc="2026-08-27T07:30:00Z">
        <w:r w:rsidRPr="00D2526D" w:rsidDel="001C20E5">
          <w:delText>A1</w:delText>
        </w:r>
      </w:del>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ins w:id="836" w:author="Dylan CHEN" w:date="2026-08-27T15:31:00Z" w16du:dateUtc="2026-08-27T07:31:00Z">
        <w:r w:rsidR="001C20E5">
          <w:rPr>
            <w:rFonts w:hint="eastAsia"/>
          </w:rPr>
          <w:t>B</w:t>
        </w:r>
      </w:ins>
      <w:del w:id="837" w:author="Dylan CHEN" w:date="2026-08-27T15:31:00Z" w16du:dateUtc="2026-08-27T07:31:00Z">
        <w:r w:rsidRPr="00D2526D" w:rsidDel="001C20E5">
          <w:delText>A</w:delText>
        </w:r>
      </w:del>
      <w:r w:rsidRPr="00D2526D">
        <w:t>2).</w:t>
      </w:r>
    </w:p>
    <w:bookmarkEnd w:id="0"/>
    <w:bookmarkEnd w:id="464"/>
    <w:bookmarkEnd w:id="465"/>
    <w:bookmarkEnd w:id="635"/>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ins w:id="838" w:author="Dylan CHEN" w:date="2026-08-27T17:09:00Z" w16du:dateUtc="2026-08-27T09:09:00Z">
        <w:r w:rsidR="003F35AE">
          <w:rPr>
            <w:rFonts w:hint="eastAsia"/>
          </w:rPr>
          <w:t>s</w:t>
        </w:r>
      </w:ins>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ins w:id="839" w:author="Dylan CHEN" w:date="2026-08-27T16:08:00Z" w16du:dateUtc="2026-08-27T08:08:00Z">
        <w:r w:rsidR="002E1246">
          <w:rPr>
            <w:rFonts w:hint="eastAsia"/>
            <w:i/>
            <w:iCs/>
          </w:rPr>
          <w:t xml:space="preserve">human </w:t>
        </w:r>
      </w:ins>
      <w:r w:rsidR="001C3581" w:rsidRPr="00D2526D">
        <w:rPr>
          <w:i/>
          <w:iCs/>
        </w:rPr>
        <w:t>answer number in 7 days)</w:t>
      </w:r>
      <w:r w:rsidR="001C3581">
        <w:rPr>
          <w:rFonts w:hint="eastAsia"/>
        </w:rPr>
        <w:t>.</w:t>
      </w:r>
    </w:p>
    <w:p w14:paraId="504EB373" w14:textId="125FB61C"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w:t>
      </w:r>
      <w:del w:id="840" w:author="Prof. LIU Ben" w:date="2026-08-29T23:46:00Z" w16du:dateUtc="2026-08-29T15:46:00Z">
        <w:r w:rsidDel="00326B32">
          <w:delText>, which reflects answerers’ effort</w:delText>
        </w:r>
      </w:del>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ins w:id="841" w:author="Dylan CHEN" w:date="2026-08-29T09:46:00Z" w16du:dateUtc="2026-08-29T01:46:00Z">
        <w:r w:rsidR="00D42624">
          <w:rPr>
            <w:rFonts w:hint="eastAsia"/>
          </w:rPr>
          <w:t>C</w:t>
        </w:r>
      </w:ins>
      <w:del w:id="842" w:author="Dylan CHEN" w:date="2026-08-29T09:46:00Z" w16du:dateUtc="2026-08-29T01:46:00Z">
        <w:r w:rsidR="00954DD3" w:rsidRPr="00015210" w:rsidDel="00D42624">
          <w:delText>B</w:delText>
        </w:r>
      </w:del>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ins w:id="843" w:author="Dylan CHEN" w:date="2026-08-27T16:42:00Z" w16du:dateUtc="2026-08-27T08:42:00Z">
        <w:r w:rsidR="00AA69A0">
          <w:rPr>
            <w:rFonts w:hint="eastAsia"/>
            <w:i/>
            <w:iCs/>
          </w:rPr>
          <w:t xml:space="preserve"> human</w:t>
        </w:r>
      </w:ins>
      <w:r w:rsidR="001C3581" w:rsidRPr="00D2526D">
        <w:rPr>
          <w:i/>
          <w:iCs/>
        </w:rPr>
        <w:t xml:space="preserve"> ans</w:t>
      </w:r>
      <w:ins w:id="844" w:author="Dylan CHEN" w:date="2026-08-27T16:42:00Z" w16du:dateUtc="2026-08-27T08:42:00Z">
        <w:r w:rsidR="00AA69A0">
          <w:rPr>
            <w:rFonts w:hint="eastAsia"/>
            <w:i/>
            <w:iCs/>
          </w:rPr>
          <w:t>w</w:t>
        </w:r>
      </w:ins>
      <w:r w:rsidR="001C3581" w:rsidRPr="00D2526D">
        <w:rPr>
          <w:i/>
          <w:iCs/>
        </w:rPr>
        <w:t>er quality</w:t>
      </w:r>
      <w:r w:rsidR="001C3581">
        <w:rPr>
          <w:rFonts w:hint="eastAsia"/>
        </w:rPr>
        <w:t>.</w:t>
      </w:r>
    </w:p>
    <w:p w14:paraId="6F4D6B34" w14:textId="01C06FF3"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w:t>
      </w:r>
      <w:ins w:id="845" w:author="Prof. LIU Ben" w:date="2026-08-29T23:46:00Z" w16du:dateUtc="2026-08-29T15:46:00Z">
        <w:r w:rsidR="00326B32">
          <w:t xml:space="preserve">. </w:t>
        </w:r>
      </w:ins>
      <w:del w:id="846" w:author="Prof. LIU Ben" w:date="2026-08-29T23:46:00Z" w16du:dateUtc="2026-08-29T15:46:00Z">
        <w:r w:rsidRPr="00015210" w:rsidDel="00326B32">
          <w:delText xml:space="preserve"> content </w:delText>
        </w:r>
      </w:del>
      <w:r w:rsidRPr="00015210">
        <w:t>dimensions</w:t>
      </w:r>
      <w:del w:id="847" w:author="Prof. LIU Ben" w:date="2026-08-29T23:47:00Z" w16du:dateUtc="2026-08-29T15:47:00Z">
        <w:r w:rsidRPr="00015210" w:rsidDel="00326B32">
          <w:delText xml:space="preserve"> the framework identi</w:delText>
        </w:r>
      </w:del>
      <w:del w:id="848" w:author="Prof. LIU Ben" w:date="2026-08-29T23:46:00Z" w16du:dateUtc="2026-08-29T15:46:00Z">
        <w:r w:rsidRPr="00015210" w:rsidDel="00326B32">
          <w:delText>fies</w:delText>
        </w:r>
      </w:del>
      <w:r w:rsidRPr="00015210">
        <w:t xml:space="preserve">.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xml:space="preserve">. Both are defined only </w:t>
      </w:r>
      <w:r w:rsidRPr="00015210">
        <w:lastRenderedPageBreak/>
        <w:t>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rPr>
          <w:ins w:id="849" w:author="Dylan CHEN" w:date="2026-08-28T21:53:00Z" w16du:dateUtc="2026-08-28T13:53:00Z"/>
        </w:rPr>
      </w:pPr>
      <w:ins w:id="850" w:author="Dylan CHEN" w:date="2026-08-28T21:53:00Z" w16du:dateUtc="2026-08-28T13:53:00Z">
        <w:r>
          <w:rPr>
            <w:rFonts w:hint="eastAsia"/>
          </w:rPr>
          <w:t>We model the impact of the AI answer as follows:</w:t>
        </w:r>
      </w:ins>
    </w:p>
    <w:p w14:paraId="521D0DCB" w14:textId="77777777" w:rsidR="0045239F" w:rsidRPr="00015210" w:rsidRDefault="00000000" w:rsidP="0045239F">
      <w:pPr>
        <w:pStyle w:val="Paragraph0"/>
        <w:jc w:val="right"/>
        <w:rPr>
          <w:ins w:id="851" w:author="Dylan CHEN" w:date="2026-08-28T21:53:00Z" w16du:dateUtc="2026-08-28T13:53:00Z"/>
          <w:color w:val="000000"/>
        </w:rPr>
      </w:pPr>
      <m:oMath>
        <m:sSub>
          <m:sSubPr>
            <m:ctrlPr>
              <w:ins w:id="852" w:author="Dylan CHEN" w:date="2026-08-28T21:53:00Z" w16du:dateUtc="2026-08-28T13:53:00Z">
                <w:rPr>
                  <w:rFonts w:ascii="Cambria Math" w:hAnsi="Cambria Math"/>
                </w:rPr>
              </w:ins>
            </m:ctrlPr>
          </m:sSubPr>
          <m:e>
            <m:r>
              <w:ins w:id="853" w:author="Dylan CHEN" w:date="2026-08-28T21:53:00Z" w16du:dateUtc="2026-08-28T13:53:00Z">
                <w:rPr>
                  <w:rFonts w:ascii="Cambria Math" w:hAnsi="Cambria Math"/>
                </w:rPr>
                <m:t>Y</m:t>
              </w:ins>
            </m:r>
          </m:e>
          <m:sub>
            <m:r>
              <w:ins w:id="854" w:author="Dylan CHEN" w:date="2026-08-28T21:53:00Z" w16du:dateUtc="2026-08-28T13:53:00Z">
                <w:rPr>
                  <w:rFonts w:ascii="Cambria Math" w:hAnsi="Cambria Math"/>
                </w:rPr>
                <m:t>i</m:t>
              </w:ins>
            </m:r>
          </m:sub>
        </m:sSub>
        <m:r>
          <w:ins w:id="855" w:author="Dylan CHEN" w:date="2026-08-28T21:53:00Z" w16du:dateUtc="2026-08-28T13:53:00Z">
            <w:rPr>
              <w:rFonts w:ascii="Cambria Math" w:hAnsi="Cambria Math"/>
            </w:rPr>
            <m:t>=</m:t>
          </w:ins>
        </m:r>
        <m:sSub>
          <m:sSubPr>
            <m:ctrlPr>
              <w:ins w:id="856" w:author="Dylan CHEN" w:date="2026-08-28T21:53:00Z" w16du:dateUtc="2026-08-28T13:53:00Z">
                <w:rPr>
                  <w:rFonts w:ascii="Cambria Math" w:hAnsi="Cambria Math"/>
                </w:rPr>
              </w:ins>
            </m:ctrlPr>
          </m:sSubPr>
          <m:e>
            <m:r>
              <w:ins w:id="857" w:author="Dylan CHEN" w:date="2026-08-28T21:53:00Z" w16du:dateUtc="2026-08-28T13:53:00Z">
                <w:rPr>
                  <w:rFonts w:ascii="Cambria Math" w:hAnsi="Cambria Math" w:hint="eastAsia"/>
                  <w:szCs w:val="24"/>
                </w:rPr>
                <m:t>δ</m:t>
              </w:ins>
            </m:r>
          </m:e>
          <m:sub>
            <m:r>
              <w:ins w:id="858" w:author="Dylan CHEN" w:date="2026-08-28T21:53:00Z" w16du:dateUtc="2026-08-28T13:53:00Z">
                <w:rPr>
                  <w:rFonts w:ascii="Cambria Math" w:hAnsi="Cambria Math"/>
                </w:rPr>
                <m:t>0</m:t>
              </w:ins>
            </m:r>
          </m:sub>
        </m:sSub>
        <m:r>
          <w:ins w:id="859" w:author="Dylan CHEN" w:date="2026-08-28T21:53:00Z" w16du:dateUtc="2026-08-28T13:53:00Z">
            <w:rPr>
              <w:rFonts w:ascii="Cambria Math" w:hAnsi="Cambria Math"/>
            </w:rPr>
            <m:t>+</m:t>
          </w:ins>
        </m:r>
        <m:sSub>
          <m:sSubPr>
            <m:ctrlPr>
              <w:ins w:id="860" w:author="Dylan CHEN" w:date="2026-08-28T21:53:00Z" w16du:dateUtc="2026-08-28T13:53:00Z">
                <w:rPr>
                  <w:rFonts w:ascii="Cambria Math" w:hAnsi="Cambria Math"/>
                </w:rPr>
              </w:ins>
            </m:ctrlPr>
          </m:sSubPr>
          <m:e>
            <m:r>
              <w:ins w:id="861" w:author="Dylan CHEN" w:date="2026-08-28T21:53:00Z" w16du:dateUtc="2026-08-28T13:53:00Z">
                <w:rPr>
                  <w:rFonts w:ascii="Cambria Math" w:hAnsi="Cambria Math" w:hint="eastAsia"/>
                  <w:szCs w:val="24"/>
                </w:rPr>
                <m:t>δ</m:t>
              </w:ins>
            </m:r>
          </m:e>
          <m:sub>
            <m:r>
              <w:ins w:id="862" w:author="Dylan CHEN" w:date="2026-08-28T21:53:00Z" w16du:dateUtc="2026-08-28T13:53:00Z">
                <w:rPr>
                  <w:rFonts w:ascii="Cambria Math" w:hAnsi="Cambria Math"/>
                </w:rPr>
                <m:t>1</m:t>
              </w:ins>
            </m:r>
          </m:sub>
        </m:sSub>
        <m:r>
          <w:ins w:id="863" w:author="Dylan CHEN" w:date="2026-08-28T21:53:00Z" w16du:dateUtc="2026-08-28T13:53:00Z">
            <w:rPr>
              <w:rFonts w:ascii="Cambria Math" w:hAnsi="Cambria Math"/>
            </w:rPr>
            <m:t>A</m:t>
          </w:ins>
        </m:r>
        <m:sSub>
          <m:sSubPr>
            <m:ctrlPr>
              <w:ins w:id="864" w:author="Dylan CHEN" w:date="2026-08-28T21:53:00Z" w16du:dateUtc="2026-08-28T13:53:00Z">
                <w:rPr>
                  <w:rFonts w:ascii="Cambria Math" w:hAnsi="Cambria Math"/>
                </w:rPr>
              </w:ins>
            </m:ctrlPr>
          </m:sSubPr>
          <m:e>
            <m:r>
              <w:ins w:id="865" w:author="Dylan CHEN" w:date="2026-08-28T21:53:00Z" w16du:dateUtc="2026-08-28T13:53:00Z">
                <w:rPr>
                  <w:rFonts w:ascii="Cambria Math" w:hAnsi="Cambria Math"/>
                </w:rPr>
                <m:t>I</m:t>
              </w:ins>
            </m:r>
          </m:e>
          <m:sub>
            <m:r>
              <w:ins w:id="866" w:author="Dylan CHEN" w:date="2026-08-28T21:53:00Z" w16du:dateUtc="2026-08-28T13:53:00Z">
                <w:rPr>
                  <w:rFonts w:ascii="Cambria Math" w:hAnsi="Cambria Math"/>
                </w:rPr>
                <m:t>i</m:t>
              </w:ins>
            </m:r>
          </m:sub>
        </m:sSub>
        <m:r>
          <w:ins w:id="867" w:author="Dylan CHEN" w:date="2026-08-28T21:53:00Z" w16du:dateUtc="2026-08-28T13:53:00Z">
            <w:rPr>
              <w:rFonts w:ascii="Cambria Math" w:hAnsi="Cambria Math"/>
            </w:rPr>
            <m:t>+</m:t>
          </w:ins>
        </m:r>
        <m:sSub>
          <m:sSubPr>
            <m:ctrlPr>
              <w:ins w:id="868" w:author="Dylan CHEN" w:date="2026-08-28T21:53:00Z" w16du:dateUtc="2026-08-28T13:53:00Z">
                <w:rPr>
                  <w:rFonts w:ascii="Cambria Math" w:hAnsi="Cambria Math"/>
                </w:rPr>
              </w:ins>
            </m:ctrlPr>
          </m:sSubPr>
          <m:e>
            <m:r>
              <w:ins w:id="869" w:author="Dylan CHEN" w:date="2026-08-28T21:53:00Z" w16du:dateUtc="2026-08-28T13:53:00Z">
                <w:rPr>
                  <w:rFonts w:ascii="Cambria Math" w:hAnsi="Cambria Math"/>
                </w:rPr>
                <m:t>X</m:t>
              </w:ins>
            </m:r>
          </m:e>
          <m:sub>
            <m:r>
              <w:ins w:id="870" w:author="Dylan CHEN" w:date="2026-08-28T21:53:00Z" w16du:dateUtc="2026-08-28T13:53:00Z">
                <w:rPr>
                  <w:rFonts w:ascii="Cambria Math" w:hAnsi="Cambria Math"/>
                </w:rPr>
                <m:t>i</m:t>
              </w:ins>
            </m:r>
          </m:sub>
        </m:sSub>
        <m:r>
          <w:ins w:id="871" w:author="Dylan CHEN" w:date="2026-08-28T21:53:00Z" w16du:dateUtc="2026-08-28T13:53:00Z">
            <w:rPr>
              <w:rFonts w:ascii="Cambria Math" w:hAnsi="Cambria Math"/>
            </w:rPr>
            <m:t>'γ+</m:t>
          </w:ins>
        </m:r>
        <m:sSub>
          <m:sSubPr>
            <m:ctrlPr>
              <w:ins w:id="872" w:author="Dylan CHEN" w:date="2026-08-28T21:53:00Z" w16du:dateUtc="2026-08-28T13:53:00Z">
                <w:rPr>
                  <w:rFonts w:ascii="Cambria Math" w:hAnsi="Cambria Math"/>
                </w:rPr>
              </w:ins>
            </m:ctrlPr>
          </m:sSubPr>
          <m:e>
            <m:r>
              <w:ins w:id="873" w:author="Dylan CHEN" w:date="2026-08-28T21:53:00Z" w16du:dateUtc="2026-08-28T13:53:00Z">
                <w:rPr>
                  <w:rFonts w:ascii="Cambria Math" w:hAnsi="Cambria Math"/>
                </w:rPr>
                <m:t>δ</m:t>
              </w:ins>
            </m:r>
          </m:e>
          <m:sub>
            <m:r>
              <w:ins w:id="874" w:author="Dylan CHEN" w:date="2026-08-28T21:53:00Z" w16du:dateUtc="2026-08-28T13:53:00Z">
                <w:rPr>
                  <w:rFonts w:ascii="Cambria Math" w:hAnsi="Cambria Math"/>
                </w:rPr>
                <m:t>t</m:t>
              </w:ins>
            </m:r>
          </m:sub>
        </m:sSub>
        <m:r>
          <w:ins w:id="875" w:author="Dylan CHEN" w:date="2026-08-28T21:53:00Z" w16du:dateUtc="2026-08-28T13:53:00Z">
            <w:rPr>
              <w:rFonts w:ascii="Cambria Math" w:hAnsi="Cambria Math"/>
            </w:rPr>
            <m:t>+</m:t>
          </w:ins>
        </m:r>
        <m:sSub>
          <m:sSubPr>
            <m:ctrlPr>
              <w:ins w:id="876" w:author="Dylan CHEN" w:date="2026-08-28T21:53:00Z" w16du:dateUtc="2026-08-28T13:53:00Z">
                <w:rPr>
                  <w:rFonts w:ascii="Cambria Math" w:hAnsi="Cambria Math"/>
                </w:rPr>
              </w:ins>
            </m:ctrlPr>
          </m:sSubPr>
          <m:e>
            <m:r>
              <w:ins w:id="877" w:author="Dylan CHEN" w:date="2026-08-28T21:53:00Z" w16du:dateUtc="2026-08-28T13:53:00Z">
                <w:rPr>
                  <w:rFonts w:ascii="Cambria Math" w:hAnsi="Cambria Math"/>
                </w:rPr>
                <m:t>ε</m:t>
              </w:ins>
            </m:r>
          </m:e>
          <m:sub>
            <m:r>
              <w:ins w:id="878" w:author="Dylan CHEN" w:date="2026-08-28T21:53:00Z" w16du:dateUtc="2026-08-28T13:53:00Z">
                <w:rPr>
                  <w:rFonts w:ascii="Cambria Math" w:hAnsi="Cambria Math"/>
                </w:rPr>
                <m:t>i</m:t>
              </w:ins>
            </m:r>
          </m:sub>
        </m:sSub>
      </m:oMath>
      <w:ins w:id="879" w:author="Dylan CHEN" w:date="2026-08-28T21:53:00Z" w16du:dateUtc="2026-08-28T13:53:00Z">
        <w:r w:rsidR="0045239F">
          <w:rPr>
            <w:rFonts w:hint="eastAsia"/>
          </w:rPr>
          <w:t xml:space="preserve">                                       (1)</w:t>
        </w:r>
      </w:ins>
    </w:p>
    <w:p w14:paraId="3FA70029" w14:textId="77777777" w:rsidR="0045239F" w:rsidRDefault="0045239F" w:rsidP="0045239F">
      <w:pPr>
        <w:pStyle w:val="Paragraph0"/>
        <w:rPr>
          <w:ins w:id="880" w:author="Dylan CHEN" w:date="2026-08-28T21:53:00Z" w16du:dateUtc="2026-08-28T13:53:00Z"/>
        </w:rPr>
      </w:pPr>
      <w:ins w:id="881" w:author="Dylan CHEN" w:date="2026-08-28T21:53:00Z" w16du:dateUtc="2026-08-28T13:53:00Z">
        <w:r w:rsidRPr="00015210">
          <w:t xml:space="preserve">where </w:t>
        </w:r>
        <w:r w:rsidRPr="00015210">
          <w:rPr>
            <w:i/>
            <w:iCs/>
          </w:rPr>
          <w:t>i</w:t>
        </w:r>
        <w:r w:rsidRPr="00015210">
          <w:t xml:space="preserve"> indexes questions, </w:t>
        </w:r>
      </w:ins>
      <m:oMath>
        <m:sSub>
          <m:sSubPr>
            <m:ctrlPr>
              <w:ins w:id="882" w:author="Dylan CHEN" w:date="2026-08-28T21:53:00Z" w16du:dateUtc="2026-08-28T13:53:00Z">
                <w:rPr>
                  <w:rFonts w:ascii="Cambria Math" w:hAnsi="Cambria Math"/>
                </w:rPr>
              </w:ins>
            </m:ctrlPr>
          </m:sSubPr>
          <m:e>
            <m:r>
              <w:ins w:id="883" w:author="Dylan CHEN" w:date="2026-08-28T21:53:00Z" w16du:dateUtc="2026-08-28T13:53:00Z">
                <w:rPr>
                  <w:rFonts w:ascii="Cambria Math" w:hAnsi="Cambria Math"/>
                </w:rPr>
                <m:t>Y</m:t>
              </w:ins>
            </m:r>
          </m:e>
          <m:sub>
            <m:r>
              <w:ins w:id="884" w:author="Dylan CHEN" w:date="2026-08-28T21:53:00Z" w16du:dateUtc="2026-08-28T13:53:00Z">
                <w:rPr>
                  <w:rFonts w:ascii="Cambria Math" w:hAnsi="Cambria Math"/>
                </w:rPr>
                <m:t>i</m:t>
              </w:ins>
            </m:r>
          </m:sub>
        </m:sSub>
      </m:oMath>
      <w:ins w:id="885" w:author="Dylan CHEN" w:date="2026-08-28T21:53:00Z" w16du:dateUtc="2026-08-28T13:53:00Z">
        <w:r w:rsidRPr="00015210">
          <w:t xml:space="preserve"> is one of our two outcomes: the logarithm of the number of human answers received by question </w:t>
        </w:r>
      </w:ins>
      <m:oMath>
        <m:r>
          <w:ins w:id="886" w:author="Dylan CHEN" w:date="2026-08-28T21:53:00Z" w16du:dateUtc="2026-08-28T13:53:00Z">
            <w:rPr>
              <w:rFonts w:ascii="Cambria Math" w:hAnsi="Cambria Math"/>
            </w:rPr>
            <m:t>i</m:t>
          </w:ins>
        </m:r>
      </m:oMath>
      <w:ins w:id="887" w:author="Dylan CHEN" w:date="2026-08-28T21:53:00Z" w16du:dateUtc="2026-08-28T13:53:00Z">
        <w:r w:rsidRPr="00015210">
          <w:t xml:space="preserve"> </w:t>
        </w:r>
        <w:del w:id="888" w:author="Prof. LIU Ben" w:date="2026-08-29T23:47:00Z" w16du:dateUtc="2026-08-29T15:47:00Z">
          <w:r w:rsidRPr="00015210" w:rsidDel="007E3103">
            <w:delText>with</w:delText>
          </w:r>
        </w:del>
        <w:r w:rsidRPr="00015210">
          <w:t>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w:ins>
      <m:oMath>
        <m:sSub>
          <m:sSubPr>
            <m:ctrlPr>
              <w:ins w:id="889" w:author="Dylan CHEN" w:date="2026-08-28T21:53:00Z" w16du:dateUtc="2026-08-28T13:53:00Z">
                <w:rPr>
                  <w:rFonts w:ascii="Cambria Math" w:hAnsi="Cambria Math"/>
                </w:rPr>
              </w:ins>
            </m:ctrlPr>
          </m:sSubPr>
          <m:e>
            <m:r>
              <w:ins w:id="890" w:author="Dylan CHEN" w:date="2026-08-28T21:53:00Z" w16du:dateUtc="2026-08-28T13:53:00Z">
                <w:rPr>
                  <w:rFonts w:ascii="Cambria Math" w:hAnsi="Cambria Math"/>
                </w:rPr>
                <m:t>δ</m:t>
              </w:ins>
            </m:r>
          </m:e>
          <m:sub>
            <m:r>
              <w:ins w:id="891" w:author="Dylan CHEN" w:date="2026-08-28T21:53:00Z" w16du:dateUtc="2026-08-28T13:53:00Z">
                <w:rPr>
                  <w:rFonts w:ascii="Cambria Math" w:hAnsi="Cambria Math"/>
                </w:rPr>
                <m:t>t</m:t>
              </w:ins>
            </m:r>
          </m:sub>
        </m:sSub>
      </m:oMath>
      <w:ins w:id="892" w:author="Dylan CHEN" w:date="2026-08-28T21:53:00Z" w16du:dateUtc="2026-08-28T13:53:00Z">
        <w:r w:rsidRPr="00015210">
          <w:t xml:space="preserve"> captures question posting date fixed effects. </w:t>
        </w:r>
        <w:r>
          <w:rPr>
            <w:rFonts w:hint="eastAsia"/>
          </w:rPr>
          <w:t xml:space="preserve">The impact of the AI answer,  </w:t>
        </w:r>
      </w:ins>
      <m:oMath>
        <m:sSub>
          <m:sSubPr>
            <m:ctrlPr>
              <w:ins w:id="893" w:author="Dylan CHEN" w:date="2026-08-28T21:53:00Z" w16du:dateUtc="2026-08-28T13:53:00Z">
                <w:rPr>
                  <w:rFonts w:ascii="Cambria Math" w:hAnsi="Cambria Math"/>
                </w:rPr>
              </w:ins>
            </m:ctrlPr>
          </m:sSubPr>
          <m:e>
            <m:r>
              <w:ins w:id="894" w:author="Dylan CHEN" w:date="2026-08-28T21:53:00Z" w16du:dateUtc="2026-08-28T13:53:00Z">
                <w:rPr>
                  <w:rFonts w:ascii="Cambria Math" w:hAnsi="Cambria Math" w:hint="eastAsia"/>
                  <w:szCs w:val="24"/>
                </w:rPr>
                <m:t>δ</m:t>
              </w:ins>
            </m:r>
          </m:e>
          <m:sub>
            <m:r>
              <w:ins w:id="895" w:author="Dylan CHEN" w:date="2026-08-28T21:53:00Z" w16du:dateUtc="2026-08-28T13:53:00Z">
                <w:rPr>
                  <w:rFonts w:ascii="Cambria Math" w:hAnsi="Cambria Math"/>
                </w:rPr>
                <m:t>1</m:t>
              </w:ins>
            </m:r>
          </m:sub>
        </m:sSub>
      </m:oMath>
      <w:ins w:id="896" w:author="Dylan CHEN" w:date="2026-08-28T21:53:00Z" w16du:dateUtc="2026-08-28T13:53:00Z">
        <w:r>
          <w:rPr>
            <w:rFonts w:hint="eastAsia"/>
            <w:szCs w:val="24"/>
          </w:rPr>
          <w:t xml:space="preserve">, </w:t>
        </w:r>
        <w:r>
          <w:rPr>
            <w:rFonts w:hint="eastAsia"/>
          </w:rPr>
          <w:t>is a function of its length and quality:</w:t>
        </w:r>
      </w:ins>
    </w:p>
    <w:p w14:paraId="04BDEF74" w14:textId="77777777" w:rsidR="0045239F" w:rsidRPr="007A1BDC" w:rsidRDefault="00000000" w:rsidP="0045239F">
      <w:pPr>
        <w:pStyle w:val="Paragraph0"/>
        <w:jc w:val="right"/>
        <w:rPr>
          <w:ins w:id="897" w:author="Dylan CHEN" w:date="2026-08-28T21:53:00Z" w16du:dateUtc="2026-08-28T13:53:00Z"/>
          <w:szCs w:val="24"/>
        </w:rPr>
      </w:pPr>
      <m:oMath>
        <m:sSub>
          <m:sSubPr>
            <m:ctrlPr>
              <w:ins w:id="898" w:author="Dylan CHEN" w:date="2026-08-28T21:53:00Z" w16du:dateUtc="2026-08-28T13:53:00Z">
                <w:rPr>
                  <w:rFonts w:ascii="Cambria Math" w:hAnsi="Cambria Math"/>
                </w:rPr>
              </w:ins>
            </m:ctrlPr>
          </m:sSubPr>
          <m:e>
            <m:r>
              <w:ins w:id="899" w:author="Dylan CHEN" w:date="2026-08-28T21:53:00Z" w16du:dateUtc="2026-08-28T13:53:00Z">
                <w:rPr>
                  <w:rFonts w:ascii="Cambria Math" w:hAnsi="Cambria Math" w:hint="eastAsia"/>
                  <w:szCs w:val="24"/>
                </w:rPr>
                <m:t>δ</m:t>
              </w:ins>
            </m:r>
          </m:e>
          <m:sub>
            <m:r>
              <w:ins w:id="900" w:author="Dylan CHEN" w:date="2026-08-28T21:53:00Z" w16du:dateUtc="2026-08-28T13:53:00Z">
                <w:rPr>
                  <w:rFonts w:ascii="Cambria Math" w:hAnsi="Cambria Math"/>
                </w:rPr>
                <m:t>1</m:t>
              </w:ins>
            </m:r>
          </m:sub>
        </m:sSub>
        <m:r>
          <w:ins w:id="901" w:author="Dylan CHEN" w:date="2026-08-28T21:53:00Z" w16du:dateUtc="2026-08-28T13:53:00Z">
            <w:rPr>
              <w:rFonts w:ascii="Cambria Math" w:hAnsi="Cambria Math"/>
              <w:szCs w:val="24"/>
            </w:rPr>
            <m:t>=</m:t>
          </w:ins>
        </m:r>
        <m:sSub>
          <m:sSubPr>
            <m:ctrlPr>
              <w:ins w:id="902" w:author="Dylan CHEN" w:date="2026-08-28T21:53:00Z" w16du:dateUtc="2026-08-28T13:53:00Z">
                <w:rPr>
                  <w:rFonts w:ascii="Cambria Math" w:hAnsi="Cambria Math"/>
                </w:rPr>
              </w:ins>
            </m:ctrlPr>
          </m:sSubPr>
          <m:e>
            <m:r>
              <w:ins w:id="903" w:author="Dylan CHEN" w:date="2026-08-28T21:53:00Z" w16du:dateUtc="2026-08-28T13:53:00Z">
                <w:rPr>
                  <w:rFonts w:ascii="Cambria Math" w:eastAsia="Times New Roman" w:hAnsi="Cambria Math"/>
                  <w:szCs w:val="24"/>
                </w:rPr>
                <m:t>β</m:t>
              </w:ins>
            </m:r>
          </m:e>
          <m:sub>
            <m:r>
              <w:ins w:id="904" w:author="Dylan CHEN" w:date="2026-08-28T21:53:00Z" w16du:dateUtc="2026-08-28T13:53:00Z">
                <w:rPr>
                  <w:rFonts w:ascii="Cambria Math" w:hAnsi="Cambria Math"/>
                </w:rPr>
                <m:t>0</m:t>
              </w:ins>
            </m:r>
          </m:sub>
        </m:sSub>
        <m:r>
          <w:ins w:id="905" w:author="Dylan CHEN" w:date="2026-08-28T21:53:00Z" w16du:dateUtc="2026-08-28T13:53:00Z">
            <w:rPr>
              <w:rFonts w:ascii="Cambria Math" w:hAnsi="Cambria Math"/>
              <w:szCs w:val="24"/>
            </w:rPr>
            <m:t>+</m:t>
          </w:ins>
        </m:r>
        <m:sSub>
          <m:sSubPr>
            <m:ctrlPr>
              <w:ins w:id="906" w:author="Dylan CHEN" w:date="2026-08-28T21:53:00Z" w16du:dateUtc="2026-08-28T13:53:00Z">
                <w:rPr>
                  <w:rFonts w:ascii="Cambria Math" w:hAnsi="Cambria Math"/>
                </w:rPr>
              </w:ins>
            </m:ctrlPr>
          </m:sSubPr>
          <m:e>
            <m:r>
              <w:ins w:id="907" w:author="Dylan CHEN" w:date="2026-08-28T21:53:00Z" w16du:dateUtc="2026-08-28T13:53:00Z">
                <w:rPr>
                  <w:rFonts w:ascii="Cambria Math" w:eastAsia="Times New Roman" w:hAnsi="Cambria Math"/>
                  <w:szCs w:val="24"/>
                </w:rPr>
                <m:t>β</m:t>
              </w:ins>
            </m:r>
          </m:e>
          <m:sub>
            <m:r>
              <w:ins w:id="908" w:author="Dylan CHEN" w:date="2026-08-28T21:53:00Z" w16du:dateUtc="2026-08-28T13:53:00Z">
                <w:rPr>
                  <w:rFonts w:ascii="Cambria Math" w:hAnsi="Cambria Math"/>
                </w:rPr>
                <m:t>1</m:t>
              </w:ins>
            </m:r>
          </m:sub>
        </m:sSub>
        <m:r>
          <w:ins w:id="909" w:author="Dylan CHEN" w:date="2026-08-28T21:53:00Z" w16du:dateUtc="2026-08-28T13:53:00Z">
            <w:rPr>
              <w:rFonts w:ascii="Cambria Math" w:hAnsi="Cambria Math"/>
              <w:szCs w:val="24"/>
            </w:rPr>
            <m:t>*Length+</m:t>
          </w:ins>
        </m:r>
        <m:sSub>
          <m:sSubPr>
            <m:ctrlPr>
              <w:ins w:id="910" w:author="Dylan CHEN" w:date="2026-08-28T21:53:00Z" w16du:dateUtc="2026-08-28T13:53:00Z">
                <w:rPr>
                  <w:rFonts w:ascii="Cambria Math" w:hAnsi="Cambria Math"/>
                </w:rPr>
              </w:ins>
            </m:ctrlPr>
          </m:sSubPr>
          <m:e>
            <m:r>
              <w:ins w:id="911" w:author="Dylan CHEN" w:date="2026-08-28T21:53:00Z" w16du:dateUtc="2026-08-28T13:53:00Z">
                <w:rPr>
                  <w:rFonts w:ascii="Cambria Math" w:eastAsia="Times New Roman" w:hAnsi="Cambria Math"/>
                  <w:szCs w:val="24"/>
                </w:rPr>
                <m:t>β</m:t>
              </w:ins>
            </m:r>
          </m:e>
          <m:sub>
            <m:r>
              <w:ins w:id="912" w:author="Dylan CHEN" w:date="2026-08-28T21:53:00Z" w16du:dateUtc="2026-08-28T13:53:00Z">
                <w:rPr>
                  <w:rFonts w:ascii="Cambria Math" w:hAnsi="Cambria Math"/>
                </w:rPr>
                <m:t>2</m:t>
              </w:ins>
            </m:r>
          </m:sub>
        </m:sSub>
        <m:r>
          <w:ins w:id="913" w:author="Dylan CHEN" w:date="2026-08-28T21:53:00Z" w16du:dateUtc="2026-08-28T13:53:00Z">
            <w:rPr>
              <w:rFonts w:ascii="Cambria Math" w:hAnsi="Cambria Math"/>
              <w:szCs w:val="24"/>
            </w:rPr>
            <m:t>*Q</m:t>
          </w:ins>
        </m:r>
        <m:r>
          <w:ins w:id="914" w:author="Dylan CHEN" w:date="2026-08-28T21:53:00Z" w16du:dateUtc="2026-08-28T13:53:00Z">
            <w:rPr>
              <w:rFonts w:ascii="Cambria Math" w:hAnsi="Cambria Math" w:hint="eastAsia"/>
              <w:szCs w:val="24"/>
            </w:rPr>
            <m:t>ualit</m:t>
          </w:ins>
        </m:r>
        <m:r>
          <w:ins w:id="915" w:author="Dylan CHEN" w:date="2026-08-28T21:53:00Z" w16du:dateUtc="2026-08-28T13:53:00Z">
            <w:rPr>
              <w:rFonts w:ascii="Cambria Math" w:hAnsi="Cambria Math"/>
              <w:szCs w:val="24"/>
            </w:rPr>
            <m:t>y</m:t>
          </w:ins>
        </m:r>
      </m:oMath>
      <w:ins w:id="916" w:author="Dylan CHEN" w:date="2026-08-28T21:53:00Z" w16du:dateUtc="2026-08-28T13:53:00Z">
        <w:r w:rsidR="0045239F">
          <w:rPr>
            <w:rFonts w:hint="eastAsia"/>
            <w:szCs w:val="24"/>
          </w:rPr>
          <w:t xml:space="preserve">                                   (2)</w:t>
        </w:r>
      </w:ins>
    </w:p>
    <w:p w14:paraId="0597DE5B" w14:textId="7158BD06" w:rsidR="0045239F" w:rsidRPr="007A1BDC" w:rsidRDefault="0045239F" w:rsidP="0045239F">
      <w:pPr>
        <w:pStyle w:val="Paragraph0"/>
        <w:rPr>
          <w:ins w:id="917" w:author="Dylan CHEN" w:date="2026-08-28T21:53:00Z" w16du:dateUtc="2026-08-28T13:53:00Z"/>
        </w:rPr>
      </w:pPr>
      <w:ins w:id="918" w:author="Dylan CHEN" w:date="2026-08-28T21:53:00Z" w16du:dateUtc="2026-08-28T13:53:00Z">
        <w:r>
          <w:rPr>
            <w:rFonts w:hint="eastAsia"/>
            <w:szCs w:val="24"/>
          </w:rPr>
          <w:t xml:space="preserve">where </w:t>
        </w:r>
      </w:ins>
      <m:oMath>
        <m:sSub>
          <m:sSubPr>
            <m:ctrlPr>
              <w:ins w:id="919" w:author="Dylan CHEN" w:date="2026-08-28T21:53:00Z" w16du:dateUtc="2026-08-28T13:53:00Z">
                <w:rPr>
                  <w:rFonts w:ascii="Cambria Math" w:hAnsi="Cambria Math"/>
                </w:rPr>
              </w:ins>
            </m:ctrlPr>
          </m:sSubPr>
          <m:e>
            <m:r>
              <w:ins w:id="920" w:author="Dylan CHEN" w:date="2026-08-28T21:53:00Z" w16du:dateUtc="2026-08-28T13:53:00Z">
                <w:rPr>
                  <w:rFonts w:ascii="Cambria Math" w:eastAsia="Times New Roman" w:hAnsi="Cambria Math"/>
                  <w:szCs w:val="24"/>
                </w:rPr>
                <m:t>β</m:t>
              </w:ins>
            </m:r>
          </m:e>
          <m:sub>
            <m:r>
              <w:ins w:id="921" w:author="Dylan CHEN" w:date="2026-08-28T21:53:00Z" w16du:dateUtc="2026-08-28T13:53:00Z">
                <w:rPr>
                  <w:rFonts w:ascii="Cambria Math" w:hAnsi="Cambria Math"/>
                </w:rPr>
                <m:t>0</m:t>
              </w:ins>
            </m:r>
          </m:sub>
        </m:sSub>
      </m:oMath>
      <w:ins w:id="922" w:author="Dylan CHEN" w:date="2026-08-28T21:53:00Z" w16du:dateUtc="2026-08-28T13:53:00Z">
        <w:r>
          <w:rPr>
            <w:rFonts w:hint="eastAsia"/>
            <w:szCs w:val="24"/>
          </w:rPr>
          <w:t xml:space="preserve"> captures the level effect of the AI </w:t>
        </w:r>
      </w:ins>
      <w:ins w:id="923" w:author="Prof. LIU Ben" w:date="2026-08-29T23:48:00Z" w16du:dateUtc="2026-08-29T15:48:00Z">
        <w:r w:rsidR="007E3103">
          <w:rPr>
            <w:szCs w:val="24"/>
          </w:rPr>
          <w:t>label</w:t>
        </w:r>
      </w:ins>
      <w:ins w:id="924" w:author="Dylan CHEN" w:date="2026-08-28T21:53:00Z" w16du:dateUtc="2026-08-28T13:53:00Z">
        <w:del w:id="925" w:author="Prof. LIU Ben" w:date="2026-08-29T23:48:00Z" w16du:dateUtc="2026-08-29T15:48:00Z">
          <w:r w:rsidDel="007E3103">
            <w:rPr>
              <w:rFonts w:hint="eastAsia"/>
              <w:szCs w:val="24"/>
            </w:rPr>
            <w:delText>authorship</w:delText>
          </w:r>
        </w:del>
        <w:r>
          <w:rPr>
            <w:rFonts w:hint="eastAsia"/>
            <w:szCs w:val="24"/>
          </w:rPr>
          <w:t xml:space="preserve">, </w:t>
        </w:r>
      </w:ins>
      <m:oMath>
        <m:sSub>
          <m:sSubPr>
            <m:ctrlPr>
              <w:ins w:id="926" w:author="Dylan CHEN" w:date="2026-08-28T21:53:00Z" w16du:dateUtc="2026-08-28T13:53:00Z">
                <w:rPr>
                  <w:rFonts w:ascii="Cambria Math" w:hAnsi="Cambria Math"/>
                </w:rPr>
              </w:ins>
            </m:ctrlPr>
          </m:sSubPr>
          <m:e>
            <m:r>
              <w:ins w:id="927" w:author="Dylan CHEN" w:date="2026-08-28T21:53:00Z" w16du:dateUtc="2026-08-28T13:53:00Z">
                <w:rPr>
                  <w:rFonts w:ascii="Cambria Math" w:eastAsia="Times New Roman" w:hAnsi="Cambria Math"/>
                  <w:szCs w:val="24"/>
                </w:rPr>
                <m:t>β</m:t>
              </w:ins>
            </m:r>
          </m:e>
          <m:sub>
            <m:r>
              <w:ins w:id="928" w:author="Dylan CHEN" w:date="2026-08-28T21:53:00Z" w16du:dateUtc="2026-08-28T13:53:00Z">
                <w:rPr>
                  <w:rFonts w:ascii="Cambria Math" w:hAnsi="Cambria Math"/>
                </w:rPr>
                <m:t>1</m:t>
              </w:ins>
            </m:r>
          </m:sub>
        </m:sSub>
      </m:oMath>
      <w:ins w:id="929" w:author="Dylan CHEN" w:date="2026-08-28T21:53:00Z" w16du:dateUtc="2026-08-28T13:53:00Z">
        <w:r>
          <w:rPr>
            <w:rFonts w:hint="eastAsia"/>
            <w:szCs w:val="24"/>
          </w:rPr>
          <w:t xml:space="preserve"> captures how the AI effect varies with its length, and </w:t>
        </w:r>
      </w:ins>
      <m:oMath>
        <m:sSub>
          <m:sSubPr>
            <m:ctrlPr>
              <w:ins w:id="930" w:author="Dylan CHEN" w:date="2026-08-28T21:53:00Z" w16du:dateUtc="2026-08-28T13:53:00Z">
                <w:rPr>
                  <w:rFonts w:ascii="Cambria Math" w:hAnsi="Cambria Math"/>
                </w:rPr>
              </w:ins>
            </m:ctrlPr>
          </m:sSubPr>
          <m:e>
            <m:r>
              <w:ins w:id="931" w:author="Dylan CHEN" w:date="2026-08-28T21:53:00Z" w16du:dateUtc="2026-08-28T13:53:00Z">
                <w:rPr>
                  <w:rFonts w:ascii="Cambria Math" w:eastAsia="Times New Roman" w:hAnsi="Cambria Math"/>
                  <w:szCs w:val="24"/>
                </w:rPr>
                <m:t>β</m:t>
              </w:ins>
            </m:r>
          </m:e>
          <m:sub>
            <m:r>
              <w:ins w:id="932" w:author="Dylan CHEN" w:date="2026-08-28T21:53:00Z" w16du:dateUtc="2026-08-28T13:53:00Z">
                <w:rPr>
                  <w:rFonts w:ascii="Cambria Math" w:hAnsi="Cambria Math"/>
                </w:rPr>
                <m:t>2</m:t>
              </w:ins>
            </m:r>
          </m:sub>
        </m:sSub>
      </m:oMath>
      <w:ins w:id="933" w:author="Dylan CHEN" w:date="2026-08-28T21:53:00Z" w16du:dateUtc="2026-08-28T13:53:00Z">
        <w:r>
          <w:rPr>
            <w:rFonts w:hint="eastAsia"/>
            <w:szCs w:val="24"/>
          </w:rPr>
          <w:t xml:space="preserve"> captures how the AI effect varies with its quality. </w:t>
        </w:r>
      </w:ins>
      <w:ins w:id="934" w:author="Prof. LIU Ben" w:date="2026-08-29T23:50:00Z" w16du:dateUtc="2026-08-29T15:50:00Z">
        <w:r w:rsidR="007E3103">
          <w:rPr>
            <w:szCs w:val="24"/>
          </w:rPr>
          <w:t>Substituting</w:t>
        </w:r>
      </w:ins>
      <w:ins w:id="935" w:author="Dylan CHEN" w:date="2026-08-28T21:53:00Z" w16du:dateUtc="2026-08-28T13:53:00Z">
        <w:del w:id="936" w:author="Prof. LIU Ben" w:date="2026-08-29T23:50:00Z" w16du:dateUtc="2026-08-29T15:50:00Z">
          <w:r w:rsidDel="007E3103">
            <w:rPr>
              <w:rFonts w:hint="eastAsia"/>
              <w:szCs w:val="24"/>
            </w:rPr>
            <w:delText>Insert</w:delText>
          </w:r>
        </w:del>
        <w:r>
          <w:rPr>
            <w:rFonts w:hint="eastAsia"/>
            <w:szCs w:val="24"/>
          </w:rPr>
          <w:t xml:space="preserve"> Equation 2 into Equation 1</w:t>
        </w:r>
      </w:ins>
      <w:ins w:id="937" w:author="Prof. LIU Ben" w:date="2026-08-29T23:50:00Z" w16du:dateUtc="2026-08-29T15:50:00Z">
        <w:r w:rsidR="007E3103">
          <w:rPr>
            <w:szCs w:val="24"/>
          </w:rPr>
          <w:t xml:space="preserve"> yields</w:t>
        </w:r>
      </w:ins>
      <w:ins w:id="938" w:author="Dylan CHEN" w:date="2026-08-28T21:53:00Z" w16du:dateUtc="2026-08-28T13:53:00Z">
        <w:r>
          <w:rPr>
            <w:rFonts w:hint="eastAsia"/>
            <w:szCs w:val="24"/>
          </w:rPr>
          <w:t>:</w:t>
        </w:r>
      </w:ins>
    </w:p>
    <w:p w14:paraId="2E39F8CA" w14:textId="22128F54" w:rsidR="0045239F" w:rsidRPr="00015210" w:rsidRDefault="00000000" w:rsidP="0045239F">
      <w:pPr>
        <w:spacing w:before="100" w:beforeAutospacing="1" w:after="100" w:afterAutospacing="1"/>
        <w:jc w:val="right"/>
        <w:rPr>
          <w:ins w:id="939" w:author="Dylan CHEN" w:date="2026-08-28T21:53:00Z" w16du:dateUtc="2026-08-28T13:53:00Z"/>
          <w:color w:val="000000"/>
        </w:rPr>
      </w:pPr>
      <m:oMath>
        <m:sSub>
          <m:sSubPr>
            <m:ctrlPr>
              <w:ins w:id="940" w:author="Dylan CHEN" w:date="2026-08-28T21:53:00Z" w16du:dateUtc="2026-08-28T13:53:00Z">
                <w:rPr>
                  <w:rFonts w:ascii="Cambria Math" w:hAnsi="Cambria Math"/>
                </w:rPr>
              </w:ins>
            </m:ctrlPr>
          </m:sSubPr>
          <m:e>
            <m:r>
              <w:ins w:id="941" w:author="Dylan CHEN" w:date="2026-08-28T21:53:00Z" w16du:dateUtc="2026-08-28T13:53:00Z">
                <w:rPr>
                  <w:rFonts w:ascii="Cambria Math" w:hAnsi="Cambria Math"/>
                </w:rPr>
                <m:t>Y</m:t>
              </w:ins>
            </m:r>
          </m:e>
          <m:sub>
            <m:r>
              <w:ins w:id="942" w:author="Dylan CHEN" w:date="2026-08-28T21:53:00Z" w16du:dateUtc="2026-08-28T13:53:00Z">
                <w:rPr>
                  <w:rFonts w:ascii="Cambria Math" w:hAnsi="Cambria Math"/>
                </w:rPr>
                <m:t>i</m:t>
              </w:ins>
            </m:r>
          </m:sub>
        </m:sSub>
        <m:r>
          <w:ins w:id="943" w:author="Dylan CHEN" w:date="2026-08-28T21:53:00Z" w16du:dateUtc="2026-08-28T13:53:00Z">
            <w:rPr>
              <w:rFonts w:ascii="Cambria Math" w:hAnsi="Cambria Math"/>
            </w:rPr>
            <m:t>=</m:t>
          </w:ins>
        </m:r>
        <m:sSub>
          <m:sSubPr>
            <m:ctrlPr>
              <w:ins w:id="944" w:author="Dylan CHEN" w:date="2026-08-28T21:53:00Z" w16du:dateUtc="2026-08-28T13:53:00Z">
                <w:rPr>
                  <w:rFonts w:ascii="Cambria Math" w:hAnsi="Cambria Math"/>
                </w:rPr>
              </w:ins>
            </m:ctrlPr>
          </m:sSubPr>
          <m:e>
            <m:r>
              <w:ins w:id="945" w:author="Dylan CHEN" w:date="2026-08-28T21:53:00Z" w16du:dateUtc="2026-08-28T13:53:00Z">
                <w:rPr>
                  <w:rFonts w:ascii="Cambria Math" w:hAnsi="Cambria Math"/>
                </w:rPr>
                <m:t>β</m:t>
              </w:ins>
            </m:r>
          </m:e>
          <m:sub>
            <m:r>
              <w:ins w:id="946" w:author="Dylan CHEN" w:date="2026-08-28T21:53:00Z" w16du:dateUtc="2026-08-28T13:53:00Z">
                <w:rPr>
                  <w:rFonts w:ascii="Cambria Math" w:hAnsi="Cambria Math"/>
                </w:rPr>
                <m:t>0</m:t>
              </w:ins>
            </m:r>
          </m:sub>
        </m:sSub>
        <m:r>
          <w:ins w:id="947" w:author="Dylan CHEN" w:date="2026-08-28T21:53:00Z" w16du:dateUtc="2026-08-28T13:53:00Z">
            <w:rPr>
              <w:rFonts w:ascii="Cambria Math" w:hAnsi="Cambria Math"/>
            </w:rPr>
            <m:t>+</m:t>
          </w:ins>
        </m:r>
        <m:sSub>
          <m:sSubPr>
            <m:ctrlPr>
              <w:ins w:id="948" w:author="Dylan CHEN" w:date="2026-08-28T21:53:00Z" w16du:dateUtc="2026-08-28T13:53:00Z">
                <w:rPr>
                  <w:rFonts w:ascii="Cambria Math" w:hAnsi="Cambria Math"/>
                </w:rPr>
              </w:ins>
            </m:ctrlPr>
          </m:sSubPr>
          <m:e>
            <m:r>
              <w:ins w:id="949" w:author="Dylan CHEN" w:date="2026-08-28T21:53:00Z" w16du:dateUtc="2026-08-28T13:53:00Z">
                <w:rPr>
                  <w:rFonts w:ascii="Cambria Math" w:hAnsi="Cambria Math"/>
                </w:rPr>
                <m:t>β</m:t>
              </w:ins>
            </m:r>
          </m:e>
          <m:sub>
            <m:r>
              <w:ins w:id="950" w:author="Dylan CHEN" w:date="2026-08-28T21:53:00Z" w16du:dateUtc="2026-08-28T13:53:00Z">
                <w:rPr>
                  <w:rFonts w:ascii="Cambria Math" w:hAnsi="Cambria Math"/>
                </w:rPr>
                <m:t>1</m:t>
              </w:ins>
            </m:r>
          </m:sub>
        </m:sSub>
        <m:r>
          <w:ins w:id="951" w:author="Dylan CHEN" w:date="2026-08-28T21:53:00Z" w16du:dateUtc="2026-08-28T13:53:00Z">
            <w:rPr>
              <w:rFonts w:ascii="Cambria Math" w:hAnsi="Cambria Math"/>
            </w:rPr>
            <m:t>A</m:t>
          </w:ins>
        </m:r>
        <m:sSub>
          <m:sSubPr>
            <m:ctrlPr>
              <w:ins w:id="952" w:author="Dylan CHEN" w:date="2026-08-28T21:53:00Z" w16du:dateUtc="2026-08-28T13:53:00Z">
                <w:rPr>
                  <w:rFonts w:ascii="Cambria Math" w:hAnsi="Cambria Math"/>
                </w:rPr>
              </w:ins>
            </m:ctrlPr>
          </m:sSubPr>
          <m:e>
            <m:r>
              <w:ins w:id="953" w:author="Dylan CHEN" w:date="2026-08-28T21:53:00Z" w16du:dateUtc="2026-08-28T13:53:00Z">
                <w:rPr>
                  <w:rFonts w:ascii="Cambria Math" w:hAnsi="Cambria Math"/>
                </w:rPr>
                <m:t>I</m:t>
              </w:ins>
            </m:r>
          </m:e>
          <m:sub>
            <m:r>
              <w:ins w:id="954" w:author="Dylan CHEN" w:date="2026-08-28T21:53:00Z" w16du:dateUtc="2026-08-28T13:53:00Z">
                <w:rPr>
                  <w:rFonts w:ascii="Cambria Math" w:hAnsi="Cambria Math"/>
                </w:rPr>
                <m:t>i</m:t>
              </w:ins>
            </m:r>
          </m:sub>
        </m:sSub>
        <m:r>
          <w:ins w:id="955" w:author="Dylan CHEN" w:date="2026-08-28T21:53:00Z" w16du:dateUtc="2026-08-28T13:53:00Z">
            <w:rPr>
              <w:rFonts w:ascii="Cambria Math" w:hAnsi="Cambria Math"/>
            </w:rPr>
            <m:t>+</m:t>
          </w:ins>
        </m:r>
        <m:sSub>
          <m:sSubPr>
            <m:ctrlPr>
              <w:ins w:id="956" w:author="Dylan CHEN" w:date="2026-08-28T21:53:00Z" w16du:dateUtc="2026-08-28T13:53:00Z">
                <w:rPr>
                  <w:rFonts w:ascii="Cambria Math" w:hAnsi="Cambria Math"/>
                </w:rPr>
              </w:ins>
            </m:ctrlPr>
          </m:sSubPr>
          <m:e>
            <m:r>
              <w:ins w:id="957" w:author="Dylan CHEN" w:date="2026-08-28T21:53:00Z" w16du:dateUtc="2026-08-28T13:53:00Z">
                <w:rPr>
                  <w:rFonts w:ascii="Cambria Math" w:hAnsi="Cambria Math"/>
                </w:rPr>
                <m:t>β</m:t>
              </w:ins>
            </m:r>
          </m:e>
          <m:sub>
            <m:r>
              <w:ins w:id="958" w:author="Dylan CHEN" w:date="2026-08-28T21:53:00Z" w16du:dateUtc="2026-08-28T13:53:00Z">
                <w:rPr>
                  <w:rFonts w:ascii="Cambria Math" w:hAnsi="Cambria Math"/>
                </w:rPr>
                <m:t>2</m:t>
              </w:ins>
            </m:r>
          </m:sub>
        </m:sSub>
        <m:r>
          <w:ins w:id="959" w:author="Dylan CHEN" w:date="2026-08-28T21:53:00Z" w16du:dateUtc="2026-08-28T13:53:00Z">
            <w:rPr>
              <w:rFonts w:ascii="Cambria Math" w:hAnsi="Cambria Math"/>
            </w:rPr>
            <m:t>(A</m:t>
          </w:ins>
        </m:r>
        <m:sSub>
          <m:sSubPr>
            <m:ctrlPr>
              <w:ins w:id="960" w:author="Dylan CHEN" w:date="2026-08-28T21:53:00Z" w16du:dateUtc="2026-08-28T13:53:00Z">
                <w:rPr>
                  <w:rFonts w:ascii="Cambria Math" w:hAnsi="Cambria Math"/>
                </w:rPr>
              </w:ins>
            </m:ctrlPr>
          </m:sSubPr>
          <m:e>
            <m:r>
              <w:ins w:id="961" w:author="Dylan CHEN" w:date="2026-08-28T21:53:00Z" w16du:dateUtc="2026-08-28T13:53:00Z">
                <w:rPr>
                  <w:rFonts w:ascii="Cambria Math" w:hAnsi="Cambria Math"/>
                </w:rPr>
                <m:t>I</m:t>
              </w:ins>
            </m:r>
          </m:e>
          <m:sub>
            <m:r>
              <w:ins w:id="962" w:author="Dylan CHEN" w:date="2026-08-28T21:53:00Z" w16du:dateUtc="2026-08-28T13:53:00Z">
                <w:rPr>
                  <w:rFonts w:ascii="Cambria Math" w:hAnsi="Cambria Math"/>
                </w:rPr>
                <m:t>i</m:t>
              </w:ins>
            </m:r>
          </m:sub>
        </m:sSub>
        <m:r>
          <w:ins w:id="963" w:author="Dylan CHEN" w:date="2026-08-28T21:53:00Z" w16du:dateUtc="2026-08-28T13:53:00Z">
            <w:rPr>
              <w:rFonts w:ascii="Cambria Math" w:hAnsi="Cambria Math"/>
            </w:rPr>
            <m:t>×Lengt</m:t>
          </w:ins>
        </m:r>
        <m:sSub>
          <m:sSubPr>
            <m:ctrlPr>
              <w:ins w:id="964" w:author="Dylan CHEN" w:date="2026-08-28T21:53:00Z" w16du:dateUtc="2026-08-28T13:53:00Z">
                <w:rPr>
                  <w:rFonts w:ascii="Cambria Math" w:hAnsi="Cambria Math"/>
                </w:rPr>
              </w:ins>
            </m:ctrlPr>
          </m:sSubPr>
          <m:e>
            <m:r>
              <w:ins w:id="965" w:author="Dylan CHEN" w:date="2026-08-28T21:53:00Z" w16du:dateUtc="2026-08-28T13:53:00Z">
                <w:rPr>
                  <w:rFonts w:ascii="Cambria Math" w:hAnsi="Cambria Math"/>
                </w:rPr>
                <m:t>h</m:t>
              </w:ins>
            </m:r>
          </m:e>
          <m:sub>
            <m:r>
              <w:ins w:id="966" w:author="Dylan CHEN" w:date="2026-08-28T21:53:00Z" w16du:dateUtc="2026-08-28T13:53:00Z">
                <w:rPr>
                  <w:rFonts w:ascii="Cambria Math" w:hAnsi="Cambria Math"/>
                </w:rPr>
                <m:t>i</m:t>
              </w:ins>
            </m:r>
          </m:sub>
        </m:sSub>
        <m:r>
          <w:ins w:id="967" w:author="Dylan CHEN" w:date="2026-08-28T21:53:00Z" w16du:dateUtc="2026-08-28T13:53:00Z">
            <w:rPr>
              <w:rFonts w:ascii="Cambria Math" w:hAnsi="Cambria Math"/>
            </w:rPr>
            <m:t>)+</m:t>
          </w:ins>
        </m:r>
        <m:sSub>
          <m:sSubPr>
            <m:ctrlPr>
              <w:ins w:id="968" w:author="Dylan CHEN" w:date="2026-08-28T21:53:00Z" w16du:dateUtc="2026-08-28T13:53:00Z">
                <w:rPr>
                  <w:rFonts w:ascii="Cambria Math" w:hAnsi="Cambria Math"/>
                </w:rPr>
              </w:ins>
            </m:ctrlPr>
          </m:sSubPr>
          <m:e>
            <m:r>
              <w:ins w:id="969" w:author="Dylan CHEN" w:date="2026-08-28T21:53:00Z" w16du:dateUtc="2026-08-28T13:53:00Z">
                <w:rPr>
                  <w:rFonts w:ascii="Cambria Math" w:hAnsi="Cambria Math"/>
                </w:rPr>
                <m:t>β</m:t>
              </w:ins>
            </m:r>
          </m:e>
          <m:sub>
            <m:r>
              <w:ins w:id="970" w:author="Dylan CHEN" w:date="2026-08-28T21:53:00Z" w16du:dateUtc="2026-08-28T13:53:00Z">
                <w:rPr>
                  <w:rFonts w:ascii="Cambria Math" w:hAnsi="Cambria Math"/>
                </w:rPr>
                <m:t>3</m:t>
              </w:ins>
            </m:r>
          </m:sub>
        </m:sSub>
        <m:r>
          <w:ins w:id="971" w:author="Dylan CHEN" w:date="2026-08-28T21:53:00Z" w16du:dateUtc="2026-08-28T13:53:00Z">
            <w:rPr>
              <w:rFonts w:ascii="Cambria Math" w:hAnsi="Cambria Math"/>
            </w:rPr>
            <m:t>(A</m:t>
          </w:ins>
        </m:r>
        <m:sSub>
          <m:sSubPr>
            <m:ctrlPr>
              <w:ins w:id="972" w:author="Dylan CHEN" w:date="2026-08-28T21:53:00Z" w16du:dateUtc="2026-08-28T13:53:00Z">
                <w:rPr>
                  <w:rFonts w:ascii="Cambria Math" w:hAnsi="Cambria Math"/>
                </w:rPr>
              </w:ins>
            </m:ctrlPr>
          </m:sSubPr>
          <m:e>
            <m:r>
              <w:ins w:id="973" w:author="Dylan CHEN" w:date="2026-08-28T21:53:00Z" w16du:dateUtc="2026-08-28T13:53:00Z">
                <w:rPr>
                  <w:rFonts w:ascii="Cambria Math" w:hAnsi="Cambria Math"/>
                </w:rPr>
                <m:t>I</m:t>
              </w:ins>
            </m:r>
          </m:e>
          <m:sub>
            <m:r>
              <w:ins w:id="974" w:author="Dylan CHEN" w:date="2026-08-28T21:53:00Z" w16du:dateUtc="2026-08-28T13:53:00Z">
                <w:rPr>
                  <w:rFonts w:ascii="Cambria Math" w:hAnsi="Cambria Math"/>
                </w:rPr>
                <m:t>i</m:t>
              </w:ins>
            </m:r>
          </m:sub>
        </m:sSub>
        <m:r>
          <w:ins w:id="975" w:author="Dylan CHEN" w:date="2026-08-28T21:53:00Z" w16du:dateUtc="2026-08-28T13:53:00Z">
            <w:rPr>
              <w:rFonts w:ascii="Cambria Math" w:hAnsi="Cambria Math"/>
            </w:rPr>
            <m:t>×Qualit</m:t>
          </w:ins>
        </m:r>
        <m:sSub>
          <m:sSubPr>
            <m:ctrlPr>
              <w:ins w:id="976" w:author="Dylan CHEN" w:date="2026-08-28T21:53:00Z" w16du:dateUtc="2026-08-28T13:53:00Z">
                <w:rPr>
                  <w:rFonts w:ascii="Cambria Math" w:hAnsi="Cambria Math"/>
                </w:rPr>
              </w:ins>
            </m:ctrlPr>
          </m:sSubPr>
          <m:e>
            <m:r>
              <w:ins w:id="977" w:author="Dylan CHEN" w:date="2026-08-28T21:53:00Z" w16du:dateUtc="2026-08-28T13:53:00Z">
                <w:rPr>
                  <w:rFonts w:ascii="Cambria Math" w:hAnsi="Cambria Math"/>
                </w:rPr>
                <m:t>y</m:t>
              </w:ins>
            </m:r>
          </m:e>
          <m:sub>
            <m:r>
              <w:ins w:id="978" w:author="Dylan CHEN" w:date="2026-08-28T21:53:00Z" w16du:dateUtc="2026-08-28T13:53:00Z">
                <w:rPr>
                  <w:rFonts w:ascii="Cambria Math" w:hAnsi="Cambria Math"/>
                </w:rPr>
                <m:t>i</m:t>
              </w:ins>
            </m:r>
          </m:sub>
        </m:sSub>
        <m:r>
          <w:ins w:id="979" w:author="Dylan CHEN" w:date="2026-08-28T21:53:00Z" w16du:dateUtc="2026-08-28T13:53:00Z">
            <w:rPr>
              <w:rFonts w:ascii="Cambria Math" w:hAnsi="Cambria Math"/>
            </w:rPr>
            <m:t>)+</m:t>
          </w:ins>
        </m:r>
        <m:sSub>
          <m:sSubPr>
            <m:ctrlPr>
              <w:ins w:id="980" w:author="Dylan CHEN" w:date="2026-08-28T21:53:00Z" w16du:dateUtc="2026-08-28T13:53:00Z">
                <w:rPr>
                  <w:rFonts w:ascii="Cambria Math" w:hAnsi="Cambria Math"/>
                </w:rPr>
              </w:ins>
            </m:ctrlPr>
          </m:sSubPr>
          <m:e>
            <m:r>
              <w:ins w:id="981" w:author="Dylan CHEN" w:date="2026-08-28T21:53:00Z" w16du:dateUtc="2026-08-28T13:53:00Z">
                <w:rPr>
                  <w:rFonts w:ascii="Cambria Math" w:hAnsi="Cambria Math"/>
                </w:rPr>
                <m:t>X</m:t>
              </w:ins>
            </m:r>
          </m:e>
          <m:sub>
            <m:r>
              <w:ins w:id="982" w:author="Dylan CHEN" w:date="2026-08-28T21:53:00Z" w16du:dateUtc="2026-08-28T13:53:00Z">
                <w:rPr>
                  <w:rFonts w:ascii="Cambria Math" w:hAnsi="Cambria Math"/>
                </w:rPr>
                <m:t>i</m:t>
              </w:ins>
            </m:r>
          </m:sub>
        </m:sSub>
        <m:r>
          <w:ins w:id="983" w:author="Dylan CHEN" w:date="2026-08-28T21:53:00Z" w16du:dateUtc="2026-08-28T13:53:00Z">
            <w:rPr>
              <w:rFonts w:ascii="Cambria Math" w:hAnsi="Cambria Math"/>
            </w:rPr>
            <m:t>'γ+</m:t>
          </w:ins>
        </m:r>
        <m:sSub>
          <m:sSubPr>
            <m:ctrlPr>
              <w:ins w:id="984" w:author="Dylan CHEN" w:date="2026-08-28T21:53:00Z" w16du:dateUtc="2026-08-28T13:53:00Z">
                <w:rPr>
                  <w:rFonts w:ascii="Cambria Math" w:hAnsi="Cambria Math"/>
                </w:rPr>
              </w:ins>
            </m:ctrlPr>
          </m:sSubPr>
          <m:e>
            <m:r>
              <w:ins w:id="985" w:author="Dylan CHEN" w:date="2026-08-28T21:53:00Z" w16du:dateUtc="2026-08-28T13:53:00Z">
                <w:rPr>
                  <w:rFonts w:ascii="Cambria Math" w:hAnsi="Cambria Math"/>
                </w:rPr>
                <m:t>δ</m:t>
              </w:ins>
            </m:r>
          </m:e>
          <m:sub>
            <m:r>
              <w:ins w:id="986" w:author="Dylan CHEN" w:date="2026-08-28T21:53:00Z" w16du:dateUtc="2026-08-28T13:53:00Z">
                <w:rPr>
                  <w:rFonts w:ascii="Cambria Math" w:hAnsi="Cambria Math"/>
                </w:rPr>
                <m:t>t</m:t>
              </w:ins>
            </m:r>
          </m:sub>
        </m:sSub>
        <m:r>
          <w:ins w:id="987" w:author="Dylan CHEN" w:date="2026-08-28T21:53:00Z" w16du:dateUtc="2026-08-28T13:53:00Z">
            <w:rPr>
              <w:rFonts w:ascii="Cambria Math" w:hAnsi="Cambria Math"/>
            </w:rPr>
            <m:t>+</m:t>
          </w:ins>
        </m:r>
        <m:sSub>
          <m:sSubPr>
            <m:ctrlPr>
              <w:ins w:id="988" w:author="Dylan CHEN" w:date="2026-08-28T21:53:00Z" w16du:dateUtc="2026-08-28T13:53:00Z">
                <w:rPr>
                  <w:rFonts w:ascii="Cambria Math" w:hAnsi="Cambria Math"/>
                </w:rPr>
              </w:ins>
            </m:ctrlPr>
          </m:sSubPr>
          <m:e>
            <m:r>
              <w:ins w:id="989" w:author="Dylan CHEN" w:date="2026-08-28T21:53:00Z" w16du:dateUtc="2026-08-28T13:53:00Z">
                <w:rPr>
                  <w:rFonts w:ascii="Cambria Math" w:hAnsi="Cambria Math"/>
                </w:rPr>
                <m:t>ε</m:t>
              </w:ins>
            </m:r>
          </m:e>
          <m:sub>
            <m:r>
              <w:ins w:id="990" w:author="Dylan CHEN" w:date="2026-08-28T21:53:00Z" w16du:dateUtc="2026-08-28T13:53:00Z">
                <w:rPr>
                  <w:rFonts w:ascii="Cambria Math" w:hAnsi="Cambria Math"/>
                </w:rPr>
                <m:t>i</m:t>
              </w:ins>
            </m:r>
          </m:sub>
        </m:sSub>
      </m:oMath>
      <w:ins w:id="991" w:author="Dylan CHEN" w:date="2026-08-28T21:53:00Z" w16du:dateUtc="2026-08-28T13:53:00Z">
        <w:r w:rsidR="0045239F">
          <w:rPr>
            <w:rFonts w:hint="eastAsia"/>
          </w:rPr>
          <w:t xml:space="preserve">          (3)</w:t>
        </w:r>
      </w:ins>
    </w:p>
    <w:p w14:paraId="0FEAA570" w14:textId="4948023E" w:rsidR="0014752F" w:rsidRPr="00015210" w:rsidDel="0045239F" w:rsidRDefault="0014752F">
      <w:pPr>
        <w:pStyle w:val="Paragraph0"/>
        <w:ind w:firstLine="0"/>
        <w:rPr>
          <w:del w:id="992" w:author="Dylan CHEN" w:date="2026-08-28T21:53:00Z" w16du:dateUtc="2026-08-28T13:53:00Z"/>
        </w:rPr>
        <w:pPrChange w:id="993" w:author="Dylan CHEN" w:date="2026-08-28T21:53:00Z" w16du:dateUtc="2026-08-28T13:53:00Z">
          <w:pPr>
            <w:pStyle w:val="Paragraph0"/>
          </w:pPr>
        </w:pPrChange>
      </w:pPr>
      <w:del w:id="994" w:author="Dylan CHEN" w:date="2026-08-28T21:53:00Z" w16du:dateUtc="2026-08-28T13:53:00Z">
        <w:r w:rsidRPr="00015210" w:rsidDel="0045239F">
          <w:delText>Our baseline model regresses each outcome on the AI treatment and, where relevant, its interactions with the moderators:</w:delText>
        </w:r>
      </w:del>
    </w:p>
    <w:p w14:paraId="37D97B2D" w14:textId="053EBA60" w:rsidR="0014752F" w:rsidRPr="00015210" w:rsidDel="0045239F" w:rsidRDefault="00000000">
      <w:pPr>
        <w:spacing w:before="100" w:beforeAutospacing="1" w:after="100" w:afterAutospacing="1"/>
        <w:jc w:val="right"/>
        <w:rPr>
          <w:del w:id="995" w:author="Dylan CHEN" w:date="2026-08-28T21:53:00Z" w16du:dateUtc="2026-08-28T13:53:00Z"/>
          <w:color w:val="000000"/>
        </w:rPr>
        <w:pPrChange w:id="996" w:author="Dylan CHEN" w:date="2026-08-28T21:53:00Z" w16du:dateUtc="2026-08-28T13:53:00Z">
          <w:pPr>
            <w:spacing w:before="100" w:beforeAutospacing="1" w:after="100" w:afterAutospacing="1"/>
          </w:pPr>
        </w:pPrChange>
      </w:pPr>
      <m:oMathPara>
        <m:oMath>
          <m:sSub>
            <m:sSubPr>
              <m:ctrlPr>
                <w:del w:id="997" w:author="Dylan CHEN" w:date="2026-08-28T21:53:00Z" w16du:dateUtc="2026-08-28T13:53:00Z">
                  <w:rPr>
                    <w:rFonts w:ascii="Cambria Math" w:hAnsi="Cambria Math"/>
                  </w:rPr>
                </w:del>
              </m:ctrlPr>
            </m:sSubPr>
            <m:e>
              <m:r>
                <w:del w:id="998" w:author="Dylan CHEN" w:date="2026-08-28T21:53:00Z" w16du:dateUtc="2026-08-28T13:53:00Z">
                  <w:rPr>
                    <w:rFonts w:ascii="Cambria Math" w:hAnsi="Cambria Math"/>
                  </w:rPr>
                  <m:t>Y</m:t>
                </w:del>
              </m:r>
            </m:e>
            <m:sub>
              <m:r>
                <w:del w:id="999" w:author="Dylan CHEN" w:date="2026-08-28T21:53:00Z" w16du:dateUtc="2026-08-28T13:53:00Z">
                  <w:rPr>
                    <w:rFonts w:ascii="Cambria Math" w:hAnsi="Cambria Math"/>
                  </w:rPr>
                  <m:t>i</m:t>
                </w:del>
              </m:r>
            </m:sub>
          </m:sSub>
          <m:r>
            <w:del w:id="1000" w:author="Dylan CHEN" w:date="2026-08-28T21:53:00Z" w16du:dateUtc="2026-08-28T13:53:00Z">
              <w:rPr>
                <w:rFonts w:ascii="Cambria Math" w:hAnsi="Cambria Math"/>
              </w:rPr>
              <m:t>=</m:t>
            </w:del>
          </m:r>
          <m:sSub>
            <m:sSubPr>
              <m:ctrlPr>
                <w:del w:id="1001" w:author="Dylan CHEN" w:date="2026-08-28T21:53:00Z" w16du:dateUtc="2026-08-28T13:53:00Z">
                  <w:rPr>
                    <w:rFonts w:ascii="Cambria Math" w:hAnsi="Cambria Math"/>
                  </w:rPr>
                </w:del>
              </m:ctrlPr>
            </m:sSubPr>
            <m:e>
              <m:r>
                <w:del w:id="1002" w:author="Dylan CHEN" w:date="2026-08-28T21:53:00Z" w16du:dateUtc="2026-08-28T13:53:00Z">
                  <w:rPr>
                    <w:rFonts w:ascii="Cambria Math" w:hAnsi="Cambria Math"/>
                  </w:rPr>
                  <m:t>β</m:t>
                </w:del>
              </m:r>
            </m:e>
            <m:sub>
              <m:r>
                <w:del w:id="1003" w:author="Dylan CHEN" w:date="2026-08-28T21:53:00Z" w16du:dateUtc="2026-08-28T13:53:00Z">
                  <w:rPr>
                    <w:rFonts w:ascii="Cambria Math" w:hAnsi="Cambria Math"/>
                  </w:rPr>
                  <m:t>0</m:t>
                </w:del>
              </m:r>
            </m:sub>
          </m:sSub>
          <m:r>
            <w:del w:id="1004" w:author="Dylan CHEN" w:date="2026-08-28T21:53:00Z" w16du:dateUtc="2026-08-28T13:53:00Z">
              <w:rPr>
                <w:rFonts w:ascii="Cambria Math" w:hAnsi="Cambria Math"/>
              </w:rPr>
              <m:t>+</m:t>
            </w:del>
          </m:r>
          <m:sSub>
            <m:sSubPr>
              <m:ctrlPr>
                <w:del w:id="1005" w:author="Dylan CHEN" w:date="2026-08-28T21:53:00Z" w16du:dateUtc="2026-08-28T13:53:00Z">
                  <w:rPr>
                    <w:rFonts w:ascii="Cambria Math" w:hAnsi="Cambria Math"/>
                  </w:rPr>
                </w:del>
              </m:ctrlPr>
            </m:sSubPr>
            <m:e>
              <m:r>
                <w:del w:id="1006" w:author="Dylan CHEN" w:date="2026-08-28T21:53:00Z" w16du:dateUtc="2026-08-28T13:53:00Z">
                  <w:rPr>
                    <w:rFonts w:ascii="Cambria Math" w:hAnsi="Cambria Math"/>
                  </w:rPr>
                  <m:t>β</m:t>
                </w:del>
              </m:r>
            </m:e>
            <m:sub>
              <m:r>
                <w:del w:id="1007" w:author="Dylan CHEN" w:date="2026-08-28T21:53:00Z" w16du:dateUtc="2026-08-28T13:53:00Z">
                  <w:rPr>
                    <w:rFonts w:ascii="Cambria Math" w:hAnsi="Cambria Math"/>
                  </w:rPr>
                  <m:t>1</m:t>
                </w:del>
              </m:r>
            </m:sub>
          </m:sSub>
          <m:r>
            <w:del w:id="1008" w:author="Dylan CHEN" w:date="2026-08-28T21:53:00Z" w16du:dateUtc="2026-08-28T13:53:00Z">
              <w:rPr>
                <w:rFonts w:ascii="Cambria Math" w:hAnsi="Cambria Math"/>
              </w:rPr>
              <m:t>A</m:t>
            </w:del>
          </m:r>
          <m:sSub>
            <m:sSubPr>
              <m:ctrlPr>
                <w:del w:id="1009" w:author="Dylan CHEN" w:date="2026-08-28T21:53:00Z" w16du:dateUtc="2026-08-28T13:53:00Z">
                  <w:rPr>
                    <w:rFonts w:ascii="Cambria Math" w:hAnsi="Cambria Math"/>
                  </w:rPr>
                </w:del>
              </m:ctrlPr>
            </m:sSubPr>
            <m:e>
              <m:r>
                <w:del w:id="1010" w:author="Dylan CHEN" w:date="2026-08-28T21:53:00Z" w16du:dateUtc="2026-08-28T13:53:00Z">
                  <w:rPr>
                    <w:rFonts w:ascii="Cambria Math" w:hAnsi="Cambria Math"/>
                  </w:rPr>
                  <m:t>I</m:t>
                </w:del>
              </m:r>
            </m:e>
            <m:sub>
              <m:r>
                <w:del w:id="1011" w:author="Dylan CHEN" w:date="2026-08-28T21:53:00Z" w16du:dateUtc="2026-08-28T13:53:00Z">
                  <w:rPr>
                    <w:rFonts w:ascii="Cambria Math" w:hAnsi="Cambria Math"/>
                  </w:rPr>
                  <m:t>i</m:t>
                </w:del>
              </m:r>
            </m:sub>
          </m:sSub>
          <m:r>
            <w:del w:id="1012" w:author="Dylan CHEN" w:date="2026-08-28T21:53:00Z" w16du:dateUtc="2026-08-28T13:53:00Z">
              <w:rPr>
                <w:rFonts w:ascii="Cambria Math" w:hAnsi="Cambria Math"/>
              </w:rPr>
              <m:t>+</m:t>
            </w:del>
          </m:r>
          <m:sSub>
            <m:sSubPr>
              <m:ctrlPr>
                <w:del w:id="1013" w:author="Dylan CHEN" w:date="2026-08-28T21:53:00Z" w16du:dateUtc="2026-08-28T13:53:00Z">
                  <w:rPr>
                    <w:rFonts w:ascii="Cambria Math" w:hAnsi="Cambria Math"/>
                  </w:rPr>
                </w:del>
              </m:ctrlPr>
            </m:sSubPr>
            <m:e>
              <m:r>
                <w:del w:id="1014" w:author="Dylan CHEN" w:date="2026-08-28T21:53:00Z" w16du:dateUtc="2026-08-28T13:53:00Z">
                  <w:rPr>
                    <w:rFonts w:ascii="Cambria Math" w:hAnsi="Cambria Math"/>
                  </w:rPr>
                  <m:t>β</m:t>
                </w:del>
              </m:r>
            </m:e>
            <m:sub>
              <m:r>
                <w:del w:id="1015" w:author="Dylan CHEN" w:date="2026-08-28T21:53:00Z" w16du:dateUtc="2026-08-28T13:53:00Z">
                  <w:rPr>
                    <w:rFonts w:ascii="Cambria Math" w:hAnsi="Cambria Math"/>
                  </w:rPr>
                  <m:t>2</m:t>
                </w:del>
              </m:r>
            </m:sub>
          </m:sSub>
          <m:r>
            <w:del w:id="1016" w:author="Dylan CHEN" w:date="2026-08-28T21:53:00Z" w16du:dateUtc="2026-08-28T13:53:00Z">
              <w:rPr>
                <w:rFonts w:ascii="Cambria Math" w:hAnsi="Cambria Math"/>
              </w:rPr>
              <m:t>(A</m:t>
            </w:del>
          </m:r>
          <m:sSub>
            <m:sSubPr>
              <m:ctrlPr>
                <w:del w:id="1017" w:author="Dylan CHEN" w:date="2026-08-28T21:53:00Z" w16du:dateUtc="2026-08-28T13:53:00Z">
                  <w:rPr>
                    <w:rFonts w:ascii="Cambria Math" w:hAnsi="Cambria Math"/>
                  </w:rPr>
                </w:del>
              </m:ctrlPr>
            </m:sSubPr>
            <m:e>
              <m:r>
                <w:del w:id="1018" w:author="Dylan CHEN" w:date="2026-08-28T21:53:00Z" w16du:dateUtc="2026-08-28T13:53:00Z">
                  <w:rPr>
                    <w:rFonts w:ascii="Cambria Math" w:hAnsi="Cambria Math"/>
                  </w:rPr>
                  <m:t>I</m:t>
                </w:del>
              </m:r>
            </m:e>
            <m:sub>
              <m:r>
                <w:del w:id="1019" w:author="Dylan CHEN" w:date="2026-08-28T21:53:00Z" w16du:dateUtc="2026-08-28T13:53:00Z">
                  <w:rPr>
                    <w:rFonts w:ascii="Cambria Math" w:hAnsi="Cambria Math"/>
                  </w:rPr>
                  <m:t>i</m:t>
                </w:del>
              </m:r>
            </m:sub>
          </m:sSub>
          <m:r>
            <w:del w:id="1020" w:author="Dylan CHEN" w:date="2026-08-28T21:53:00Z" w16du:dateUtc="2026-08-28T13:53:00Z">
              <w:rPr>
                <w:rFonts w:ascii="Cambria Math" w:hAnsi="Cambria Math"/>
              </w:rPr>
              <m:t>×Lengt</m:t>
            </w:del>
          </m:r>
          <m:sSub>
            <m:sSubPr>
              <m:ctrlPr>
                <w:del w:id="1021" w:author="Dylan CHEN" w:date="2026-08-28T21:53:00Z" w16du:dateUtc="2026-08-28T13:53:00Z">
                  <w:rPr>
                    <w:rFonts w:ascii="Cambria Math" w:hAnsi="Cambria Math"/>
                  </w:rPr>
                </w:del>
              </m:ctrlPr>
            </m:sSubPr>
            <m:e>
              <m:r>
                <w:del w:id="1022" w:author="Dylan CHEN" w:date="2026-08-28T21:53:00Z" w16du:dateUtc="2026-08-28T13:53:00Z">
                  <w:rPr>
                    <w:rFonts w:ascii="Cambria Math" w:hAnsi="Cambria Math"/>
                  </w:rPr>
                  <m:t>h</m:t>
                </w:del>
              </m:r>
            </m:e>
            <m:sub>
              <m:r>
                <w:del w:id="1023" w:author="Dylan CHEN" w:date="2026-08-28T21:53:00Z" w16du:dateUtc="2026-08-28T13:53:00Z">
                  <w:rPr>
                    <w:rFonts w:ascii="Cambria Math" w:hAnsi="Cambria Math"/>
                  </w:rPr>
                  <m:t>i</m:t>
                </w:del>
              </m:r>
            </m:sub>
          </m:sSub>
          <m:r>
            <w:del w:id="1024" w:author="Dylan CHEN" w:date="2026-08-28T21:53:00Z" w16du:dateUtc="2026-08-28T13:53:00Z">
              <w:rPr>
                <w:rFonts w:ascii="Cambria Math" w:hAnsi="Cambria Math"/>
              </w:rPr>
              <m:t>)+</m:t>
            </w:del>
          </m:r>
          <m:sSub>
            <m:sSubPr>
              <m:ctrlPr>
                <w:del w:id="1025" w:author="Dylan CHEN" w:date="2026-08-28T21:53:00Z" w16du:dateUtc="2026-08-28T13:53:00Z">
                  <w:rPr>
                    <w:rFonts w:ascii="Cambria Math" w:hAnsi="Cambria Math"/>
                  </w:rPr>
                </w:del>
              </m:ctrlPr>
            </m:sSubPr>
            <m:e>
              <m:r>
                <w:del w:id="1026" w:author="Dylan CHEN" w:date="2026-08-28T21:53:00Z" w16du:dateUtc="2026-08-28T13:53:00Z">
                  <w:rPr>
                    <w:rFonts w:ascii="Cambria Math" w:hAnsi="Cambria Math"/>
                  </w:rPr>
                  <m:t>β</m:t>
                </w:del>
              </m:r>
            </m:e>
            <m:sub>
              <m:r>
                <w:del w:id="1027" w:author="Dylan CHEN" w:date="2026-08-28T21:53:00Z" w16du:dateUtc="2026-08-28T13:53:00Z">
                  <w:rPr>
                    <w:rFonts w:ascii="Cambria Math" w:hAnsi="Cambria Math"/>
                  </w:rPr>
                  <m:t>3</m:t>
                </w:del>
              </m:r>
            </m:sub>
          </m:sSub>
          <m:r>
            <w:del w:id="1028" w:author="Dylan CHEN" w:date="2026-08-28T21:53:00Z" w16du:dateUtc="2026-08-28T13:53:00Z">
              <w:rPr>
                <w:rFonts w:ascii="Cambria Math" w:hAnsi="Cambria Math"/>
              </w:rPr>
              <m:t>(A</m:t>
            </w:del>
          </m:r>
          <m:sSub>
            <m:sSubPr>
              <m:ctrlPr>
                <w:del w:id="1029" w:author="Dylan CHEN" w:date="2026-08-28T21:53:00Z" w16du:dateUtc="2026-08-28T13:53:00Z">
                  <w:rPr>
                    <w:rFonts w:ascii="Cambria Math" w:hAnsi="Cambria Math"/>
                  </w:rPr>
                </w:del>
              </m:ctrlPr>
            </m:sSubPr>
            <m:e>
              <m:r>
                <w:del w:id="1030" w:author="Dylan CHEN" w:date="2026-08-28T21:53:00Z" w16du:dateUtc="2026-08-28T13:53:00Z">
                  <w:rPr>
                    <w:rFonts w:ascii="Cambria Math" w:hAnsi="Cambria Math"/>
                  </w:rPr>
                  <m:t>I</m:t>
                </w:del>
              </m:r>
            </m:e>
            <m:sub>
              <m:r>
                <w:del w:id="1031" w:author="Dylan CHEN" w:date="2026-08-28T21:53:00Z" w16du:dateUtc="2026-08-28T13:53:00Z">
                  <w:rPr>
                    <w:rFonts w:ascii="Cambria Math" w:hAnsi="Cambria Math"/>
                  </w:rPr>
                  <m:t>i</m:t>
                </w:del>
              </m:r>
            </m:sub>
          </m:sSub>
          <m:r>
            <w:del w:id="1032" w:author="Dylan CHEN" w:date="2026-08-28T21:53:00Z" w16du:dateUtc="2026-08-28T13:53:00Z">
              <w:rPr>
                <w:rFonts w:ascii="Cambria Math" w:hAnsi="Cambria Math"/>
              </w:rPr>
              <m:t>×Qualit</m:t>
            </w:del>
          </m:r>
          <m:sSub>
            <m:sSubPr>
              <m:ctrlPr>
                <w:del w:id="1033" w:author="Dylan CHEN" w:date="2026-08-28T21:53:00Z" w16du:dateUtc="2026-08-28T13:53:00Z">
                  <w:rPr>
                    <w:rFonts w:ascii="Cambria Math" w:hAnsi="Cambria Math"/>
                  </w:rPr>
                </w:del>
              </m:ctrlPr>
            </m:sSubPr>
            <m:e>
              <m:r>
                <w:del w:id="1034" w:author="Dylan CHEN" w:date="2026-08-28T21:53:00Z" w16du:dateUtc="2026-08-28T13:53:00Z">
                  <w:rPr>
                    <w:rFonts w:ascii="Cambria Math" w:hAnsi="Cambria Math"/>
                  </w:rPr>
                  <m:t>y</m:t>
                </w:del>
              </m:r>
            </m:e>
            <m:sub>
              <m:r>
                <w:del w:id="1035" w:author="Dylan CHEN" w:date="2026-08-28T21:53:00Z" w16du:dateUtc="2026-08-28T13:53:00Z">
                  <w:rPr>
                    <w:rFonts w:ascii="Cambria Math" w:hAnsi="Cambria Math"/>
                  </w:rPr>
                  <m:t>i</m:t>
                </w:del>
              </m:r>
            </m:sub>
          </m:sSub>
          <m:r>
            <w:del w:id="1036" w:author="Dylan CHEN" w:date="2026-08-28T21:53:00Z" w16du:dateUtc="2026-08-28T13:53:00Z">
              <w:rPr>
                <w:rFonts w:ascii="Cambria Math" w:hAnsi="Cambria Math"/>
              </w:rPr>
              <m:t>)+γ</m:t>
            </w:del>
          </m:r>
          <m:sSub>
            <m:sSubPr>
              <m:ctrlPr>
                <w:del w:id="1037" w:author="Dylan CHEN" w:date="2026-08-28T21:53:00Z" w16du:dateUtc="2026-08-28T13:53:00Z">
                  <w:rPr>
                    <w:rFonts w:ascii="Cambria Math" w:hAnsi="Cambria Math"/>
                  </w:rPr>
                </w:del>
              </m:ctrlPr>
            </m:sSubPr>
            <m:e>
              <m:r>
                <w:del w:id="1038" w:author="Dylan CHEN" w:date="2026-08-28T21:53:00Z" w16du:dateUtc="2026-08-28T13:53:00Z">
                  <w:rPr>
                    <w:rFonts w:ascii="Cambria Math" w:hAnsi="Cambria Math"/>
                  </w:rPr>
                  <m:t>X</m:t>
                </w:del>
              </m:r>
            </m:e>
            <m:sub>
              <m:r>
                <w:del w:id="1039" w:author="Dylan CHEN" w:date="2026-08-28T21:53:00Z" w16du:dateUtc="2026-08-28T13:53:00Z">
                  <w:rPr>
                    <w:rFonts w:ascii="Cambria Math" w:hAnsi="Cambria Math"/>
                  </w:rPr>
                  <m:t>i</m:t>
                </w:del>
              </m:r>
            </m:sub>
          </m:sSub>
          <m:r>
            <w:del w:id="1040" w:author="Dylan CHEN" w:date="2026-08-28T21:53:00Z" w16du:dateUtc="2026-08-28T13:53:00Z">
              <w:rPr>
                <w:rFonts w:ascii="Cambria Math" w:hAnsi="Cambria Math"/>
              </w:rPr>
              <m:t>+</m:t>
            </w:del>
          </m:r>
          <m:sSub>
            <m:sSubPr>
              <m:ctrlPr>
                <w:del w:id="1041" w:author="Dylan CHEN" w:date="2026-08-28T21:53:00Z" w16du:dateUtc="2026-08-28T13:53:00Z">
                  <w:rPr>
                    <w:rFonts w:ascii="Cambria Math" w:hAnsi="Cambria Math"/>
                  </w:rPr>
                </w:del>
              </m:ctrlPr>
            </m:sSubPr>
            <m:e>
              <m:r>
                <w:del w:id="1042" w:author="Dylan CHEN" w:date="2026-08-28T21:53:00Z" w16du:dateUtc="2026-08-28T13:53:00Z">
                  <w:rPr>
                    <w:rFonts w:ascii="Cambria Math" w:hAnsi="Cambria Math"/>
                  </w:rPr>
                  <m:t>δ</m:t>
                </w:del>
              </m:r>
            </m:e>
            <m:sub>
              <m:r>
                <w:del w:id="1043" w:author="Dylan CHEN" w:date="2026-08-28T21:53:00Z" w16du:dateUtc="2026-08-28T13:53:00Z">
                  <w:rPr>
                    <w:rFonts w:ascii="Cambria Math" w:hAnsi="Cambria Math"/>
                  </w:rPr>
                  <m:t>t</m:t>
                </w:del>
              </m:r>
            </m:sub>
          </m:sSub>
          <m:r>
            <w:del w:id="1044" w:author="Dylan CHEN" w:date="2026-08-28T21:53:00Z" w16du:dateUtc="2026-08-28T13:53:00Z">
              <w:rPr>
                <w:rFonts w:ascii="Cambria Math" w:hAnsi="Cambria Math"/>
              </w:rPr>
              <m:t>+</m:t>
            </w:del>
          </m:r>
          <m:sSub>
            <m:sSubPr>
              <m:ctrlPr>
                <w:del w:id="1045" w:author="Dylan CHEN" w:date="2026-08-28T21:53:00Z" w16du:dateUtc="2026-08-28T13:53:00Z">
                  <w:rPr>
                    <w:rFonts w:ascii="Cambria Math" w:hAnsi="Cambria Math"/>
                  </w:rPr>
                </w:del>
              </m:ctrlPr>
            </m:sSubPr>
            <m:e>
              <m:r>
                <w:del w:id="1046" w:author="Dylan CHEN" w:date="2026-08-28T21:53:00Z" w16du:dateUtc="2026-08-28T13:53:00Z">
                  <w:rPr>
                    <w:rFonts w:ascii="Cambria Math" w:hAnsi="Cambria Math"/>
                  </w:rPr>
                  <m:t>ε</m:t>
                </w:del>
              </m:r>
            </m:e>
            <m:sub>
              <m:r>
                <w:del w:id="1047" w:author="Dylan CHEN" w:date="2026-08-28T21:53:00Z" w16du:dateUtc="2026-08-28T13:53:00Z">
                  <w:rPr>
                    <w:rFonts w:ascii="Cambria Math" w:hAnsi="Cambria Math"/>
                  </w:rPr>
                  <m:t>i</m:t>
                </w:del>
              </m:r>
            </m:sub>
          </m:sSub>
        </m:oMath>
      </m:oMathPara>
    </w:p>
    <w:p w14:paraId="72B8C764" w14:textId="6BCECFA6" w:rsidR="0083015A" w:rsidRPr="00015210" w:rsidDel="0045239F" w:rsidRDefault="0014752F">
      <w:pPr>
        <w:pStyle w:val="Paragraph0"/>
        <w:ind w:firstLine="0"/>
        <w:rPr>
          <w:del w:id="1048" w:author="Dylan CHEN" w:date="2026-08-28T21:53:00Z" w16du:dateUtc="2026-08-28T13:53:00Z"/>
        </w:rPr>
        <w:pPrChange w:id="1049" w:author="Dylan CHEN" w:date="2026-08-28T21:53:00Z" w16du:dateUtc="2026-08-28T13:53:00Z">
          <w:pPr>
            <w:pStyle w:val="Paragraph0"/>
          </w:pPr>
        </w:pPrChange>
      </w:pPr>
      <w:del w:id="1050" w:author="Dylan CHEN" w:date="2026-08-28T21:53:00Z" w16du:dateUtc="2026-08-28T13:53:00Z">
        <w:r w:rsidRPr="00015210" w:rsidDel="0045239F">
          <w:delText xml:space="preserve">where </w:delText>
        </w:r>
        <w:r w:rsidRPr="00015210" w:rsidDel="0045239F">
          <w:rPr>
            <w:i/>
            <w:iCs/>
          </w:rPr>
          <w:delText>i</w:delText>
        </w:r>
        <w:r w:rsidRPr="00015210" w:rsidDel="0045239F">
          <w:delText xml:space="preserve"> indexes questions, </w:delText>
        </w:r>
      </w:del>
      <m:oMath>
        <m:sSub>
          <m:sSubPr>
            <m:ctrlPr>
              <w:del w:id="1051" w:author="Dylan CHEN" w:date="2026-08-28T21:53:00Z" w16du:dateUtc="2026-08-28T13:53:00Z">
                <w:rPr>
                  <w:rFonts w:ascii="Cambria Math" w:hAnsi="Cambria Math"/>
                </w:rPr>
              </w:del>
            </m:ctrlPr>
          </m:sSubPr>
          <m:e>
            <m:r>
              <w:del w:id="1052" w:author="Dylan CHEN" w:date="2026-08-28T21:53:00Z" w16du:dateUtc="2026-08-28T13:53:00Z">
                <w:rPr>
                  <w:rFonts w:ascii="Cambria Math" w:hAnsi="Cambria Math"/>
                </w:rPr>
                <m:t>Y</m:t>
              </w:del>
            </m:r>
          </m:e>
          <m:sub>
            <m:r>
              <w:del w:id="1053" w:author="Dylan CHEN" w:date="2026-08-28T21:53:00Z" w16du:dateUtc="2026-08-28T13:53:00Z">
                <w:rPr>
                  <w:rFonts w:ascii="Cambria Math" w:hAnsi="Cambria Math"/>
                </w:rPr>
                <m:t>i</m:t>
              </w:del>
            </m:r>
          </m:sub>
        </m:sSub>
      </m:oMath>
      <w:del w:id="1054" w:author="Dylan CHEN" w:date="2026-08-28T21:53:00Z" w16du:dateUtc="2026-08-28T13:53:00Z">
        <w:r w:rsidR="0039081F" w:rsidRPr="00015210" w:rsidDel="0045239F">
          <w:delText xml:space="preserve"> is one of our two outcomes: the logarithm of the number of human answers received by question </w:delText>
        </w:r>
      </w:del>
      <m:oMath>
        <m:r>
          <w:del w:id="1055" w:author="Dylan CHEN" w:date="2026-08-28T21:53:00Z" w16du:dateUtc="2026-08-28T13:53:00Z">
            <w:rPr>
              <w:rFonts w:ascii="Cambria Math" w:hAnsi="Cambria Math"/>
            </w:rPr>
            <m:t>i</m:t>
          </w:del>
        </m:r>
      </m:oMath>
      <w:del w:id="1056" w:author="Dylan CHEN" w:date="2026-08-28T21:53:00Z" w16du:dateUtc="2026-08-28T13:53:00Z">
        <w:r w:rsidR="0039081F" w:rsidRPr="00015210" w:rsidDel="0045239F">
          <w:delText xml:space="preserve"> within seven days, or the quality of the first human answer to question</w:delText>
        </w:r>
        <w:r w:rsidR="00C14342" w:rsidDel="0045239F">
          <w:delText xml:space="preserve"> </w:delText>
        </w:r>
        <w:r w:rsidR="00C14342" w:rsidRPr="00D2526D" w:rsidDel="0045239F">
          <w:rPr>
            <w:i/>
            <w:iCs/>
          </w:rPr>
          <w:delText>i</w:delText>
        </w:r>
        <w:r w:rsidR="00C14342" w:rsidDel="0045239F">
          <w:delText>,</w:delText>
        </w:r>
        <w:r w:rsidRPr="00015210" w:rsidDel="0045239F">
          <w:delText xml:space="preserve"> </w:delText>
        </w:r>
        <w:r w:rsidRPr="00015210" w:rsidDel="0045239F">
          <w:rPr>
            <w:i/>
            <w:iCs/>
          </w:rPr>
          <w:delText>AI</w:delText>
        </w:r>
        <w:r w:rsidRPr="00015210" w:rsidDel="0045239F">
          <w:rPr>
            <w:i/>
            <w:iCs/>
            <w:vertAlign w:val="subscript"/>
          </w:rPr>
          <w:delText>i</w:delText>
        </w:r>
        <w:r w:rsidRPr="00015210" w:rsidDel="0045239F">
          <w:delText xml:space="preserve"> indicates treatment assignment (1 if AI-generated answer provided, 0 otherwise), </w:delText>
        </w:r>
        <w:r w:rsidRPr="00015210" w:rsidDel="0045239F">
          <w:rPr>
            <w:rFonts w:eastAsia="SimSun"/>
            <w:i/>
            <w:iCs/>
          </w:rPr>
          <w:delText>X</w:delText>
        </w:r>
        <w:r w:rsidRPr="00015210" w:rsidDel="0045239F">
          <w:rPr>
            <w:rFonts w:eastAsia="SimSun"/>
            <w:i/>
            <w:iCs/>
            <w:vertAlign w:val="subscript"/>
          </w:rPr>
          <w:delText>i</w:delText>
        </w:r>
        <w:r w:rsidRPr="00015210" w:rsidDel="0045239F">
          <w:delText xml:space="preserve"> includes control variables (questioner characteristics, question content, and question type), and </w:delText>
        </w:r>
      </w:del>
      <m:oMath>
        <m:sSub>
          <m:sSubPr>
            <m:ctrlPr>
              <w:del w:id="1057" w:author="Dylan CHEN" w:date="2026-08-28T21:53:00Z" w16du:dateUtc="2026-08-28T13:53:00Z">
                <w:rPr>
                  <w:rFonts w:ascii="Cambria Math" w:hAnsi="Cambria Math"/>
                </w:rPr>
              </w:del>
            </m:ctrlPr>
          </m:sSubPr>
          <m:e>
            <m:r>
              <w:del w:id="1058" w:author="Dylan CHEN" w:date="2026-08-28T21:53:00Z" w16du:dateUtc="2026-08-28T13:53:00Z">
                <w:rPr>
                  <w:rFonts w:ascii="Cambria Math" w:hAnsi="Cambria Math"/>
                </w:rPr>
                <m:t>δ</m:t>
              </w:del>
            </m:r>
          </m:e>
          <m:sub>
            <m:r>
              <w:del w:id="1059" w:author="Dylan CHEN" w:date="2026-08-28T21:53:00Z" w16du:dateUtc="2026-08-28T13:53:00Z">
                <w:rPr>
                  <w:rFonts w:ascii="Cambria Math" w:hAnsi="Cambria Math"/>
                </w:rPr>
                <m:t>t</m:t>
              </w:del>
            </m:r>
          </m:sub>
        </m:sSub>
      </m:oMath>
      <w:del w:id="1060" w:author="Dylan CHEN" w:date="2026-08-28T21:53:00Z" w16du:dateUtc="2026-08-28T13:53:00Z">
        <w:r w:rsidRPr="00015210" w:rsidDel="0045239F">
          <w:delText xml:space="preserve"> captures question posting date fixed effects. </w:delText>
        </w:r>
      </w:del>
    </w:p>
    <w:p w14:paraId="3D1B8B18" w14:textId="41D73E11"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w:t>
      </w:r>
      <w:del w:id="1061" w:author="Dylan CHEN" w:date="2026-08-27T17:09:00Z" w16du:dateUtc="2026-08-27T09:09:00Z">
        <w:r w:rsidR="001C3581" w:rsidRPr="00D2526D" w:rsidDel="003F35AE">
          <w:delText>f</w:delText>
        </w:r>
      </w:del>
      <w:r w:rsidR="001C3581" w:rsidRPr="00D2526D">
        <w:t>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lastRenderedPageBreak/>
        <w:t>Results</w:t>
      </w:r>
    </w:p>
    <w:p w14:paraId="0C875BF5" w14:textId="09F66254" w:rsidR="0014752F" w:rsidRPr="00015210" w:rsidRDefault="00B51AB5" w:rsidP="0049010E">
      <w:pPr>
        <w:pStyle w:val="Heading2"/>
      </w:pPr>
      <w:bookmarkStart w:id="1062" w:name="OLE_LINK18"/>
      <w:r w:rsidRPr="00015210">
        <w:t>How the Effect on Answer Supply Varies with the AI Answer</w:t>
      </w:r>
    </w:p>
    <w:p w14:paraId="56ED8B1F" w14:textId="77777777" w:rsidR="001C3581" w:rsidRPr="00D2526D" w:rsidRDefault="001C3581" w:rsidP="00D2526D">
      <w:pPr>
        <w:pStyle w:val="Paragraph0"/>
      </w:pPr>
      <w:bookmarkStart w:id="1063"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ins w:id="1064"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ins w:id="1065" w:author="Dylan CHEN" w:date="2026-08-27T16:06:00Z" w16du:dateUtc="2026-08-27T08:06:00Z">
              <w:r w:rsidR="002E1246">
                <w:rPr>
                  <w:rFonts w:hint="eastAsia"/>
                  <w:color w:val="000000"/>
                  <w:sz w:val="20"/>
                  <w:szCs w:val="20"/>
                </w:rPr>
                <w:t xml:space="preserve">human </w:t>
              </w:r>
            </w:ins>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35456DF9"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w:t>
      </w:r>
      <w:ins w:id="1066" w:author="Dylan CHEN" w:date="2026-08-27T15:10:00Z" w16du:dateUtc="2026-08-27T07:10:00Z">
        <w:r w:rsidR="001165F9" w:rsidRPr="001165F9">
          <w:t xml:space="preserve">because the LLM </w:t>
        </w:r>
        <w:r w:rsidR="001165F9">
          <w:rPr>
            <w:rFonts w:hint="eastAsia"/>
          </w:rPr>
          <w:t>decline</w:t>
        </w:r>
      </w:ins>
      <w:ins w:id="1067" w:author="Dylan CHEN" w:date="2026-08-27T15:11:00Z" w16du:dateUtc="2026-08-27T07:11:00Z">
        <w:r w:rsidR="001165F9">
          <w:rPr>
            <w:rFonts w:hint="eastAsia"/>
          </w:rPr>
          <w:t>d</w:t>
        </w:r>
      </w:ins>
      <w:ins w:id="1068" w:author="Dylan CHEN" w:date="2026-08-27T15:10:00Z" w16du:dateUtc="2026-08-27T07:10:00Z">
        <w:r w:rsidR="001165F9">
          <w:rPr>
            <w:rFonts w:hint="eastAsia"/>
          </w:rPr>
          <w:t xml:space="preserve"> to provide the assessment </w:t>
        </w:r>
      </w:ins>
      <w:ins w:id="1069" w:author="Dylan CHEN" w:date="2026-08-27T15:11:00Z" w16du:dateUtc="2026-08-27T07:11:00Z">
        <w:r w:rsidR="001165F9">
          <w:rPr>
            <w:rFonts w:hint="eastAsia"/>
          </w:rPr>
          <w:t xml:space="preserve">for </w:t>
        </w:r>
      </w:ins>
      <w:ins w:id="1070" w:author="Prof. LIU Ben" w:date="2026-08-29T23:52:00Z" w16du:dateUtc="2026-08-29T15:52:00Z">
        <w:r w:rsidR="007E3103">
          <w:t>one</w:t>
        </w:r>
      </w:ins>
      <w:ins w:id="1071" w:author="Dylan CHEN" w:date="2026-08-27T15:11:00Z" w16du:dateUtc="2026-08-27T07:11:00Z">
        <w:del w:id="1072" w:author="Prof. LIU Ben" w:date="2026-08-29T23:52:00Z" w16du:dateUtc="2026-08-29T15:52:00Z">
          <w:r w:rsidR="001165F9" w:rsidDel="007E3103">
            <w:rPr>
              <w:rFonts w:hint="eastAsia"/>
            </w:rPr>
            <w:delText>a</w:delText>
          </w:r>
        </w:del>
      </w:ins>
      <w:ins w:id="1073" w:author="Dylan CHEN" w:date="2026-08-27T15:10:00Z" w16du:dateUtc="2026-08-27T07:10:00Z">
        <w:del w:id="1074" w:author="Prof. LIU Ben" w:date="2026-08-29T23:52:00Z" w16du:dateUtc="2026-08-29T15:52:00Z">
          <w:r w:rsidR="001165F9" w:rsidDel="007E3103">
            <w:rPr>
              <w:rFonts w:hint="eastAsia"/>
            </w:rPr>
            <w:delText xml:space="preserve"> specific</w:delText>
          </w:r>
        </w:del>
      </w:ins>
      <w:ins w:id="1075" w:author="Dylan CHEN" w:date="2026-08-27T15:11:00Z" w16du:dateUtc="2026-08-27T07:11:00Z">
        <w:r w:rsidR="001165F9">
          <w:rPr>
            <w:rFonts w:hint="eastAsia"/>
          </w:rPr>
          <w:t xml:space="preserve"> AI</w:t>
        </w:r>
      </w:ins>
      <w:ins w:id="1076" w:author="Dylan CHEN" w:date="2026-08-27T15:10:00Z" w16du:dateUtc="2026-08-27T07:10:00Z">
        <w:r w:rsidR="001165F9">
          <w:rPr>
            <w:rFonts w:hint="eastAsia"/>
          </w:rPr>
          <w:t xml:space="preserve"> </w:t>
        </w:r>
      </w:ins>
      <w:ins w:id="1077" w:author="Dylan CHEN" w:date="2026-08-27T15:11:00Z" w16du:dateUtc="2026-08-27T07:11:00Z">
        <w:r w:rsidR="001165F9">
          <w:rPr>
            <w:rFonts w:hint="eastAsia"/>
          </w:rPr>
          <w:t>answer</w:t>
        </w:r>
      </w:ins>
      <w:ins w:id="1078" w:author="Dylan CHEN" w:date="2026-08-27T15:10:00Z" w16du:dateUtc="2026-08-27T07:10:00Z">
        <w:r w:rsidR="001165F9">
          <w:rPr>
            <w:rFonts w:hint="eastAsia"/>
          </w:rPr>
          <w:t>.</w:t>
        </w:r>
        <w:r w:rsidR="001165F9" w:rsidRPr="001165F9" w:rsidDel="001165F9">
          <w:t xml:space="preserve"> </w:t>
        </w:r>
      </w:ins>
      <w:del w:id="1079" w:author="Dylan CHEN" w:date="2026-08-27T15:10:00Z" w16du:dateUtc="2026-08-27T07:10:00Z">
        <w:r w:rsidRPr="00015210" w:rsidDel="001165F9">
          <w:delText xml:space="preserve">because computing answer quality is not possible for a small number of questions affected by connection issues. </w:delText>
        </w:r>
      </w:del>
      <w:del w:id="1080" w:author="Dylan CHEN" w:date="2026-08-27T15:12:00Z" w16du:dateUtc="2026-08-27T07:12:00Z">
        <w:r w:rsidRPr="00015210" w:rsidDel="001165F9">
          <w:delText>Columns 3 and 4 are estimated on questions with a first human answer, and the quality outcome requires generating a reference answer, both of which reduce the sample.</w:delText>
        </w:r>
      </w:del>
      <w:ins w:id="1081" w:author="Dylan CHEN" w:date="2026-08-27T15:09:00Z" w16du:dateUtc="2026-08-27T07:09:00Z">
        <w:r w:rsidR="001165F9" w:rsidRPr="001165F9">
          <w:t xml:space="preserve">Columns 3 and 4 </w:t>
        </w:r>
      </w:ins>
      <w:ins w:id="1082" w:author="Dylan CHEN" w:date="2026-08-27T15:12:00Z" w16du:dateUtc="2026-08-27T07:12:00Z">
        <w:r w:rsidR="001165F9" w:rsidRPr="001165F9">
          <w:t xml:space="preserve">are estimated on questions with a first human answer </w:t>
        </w:r>
      </w:ins>
      <w:ins w:id="1083" w:author="Dylan CHEN" w:date="2026-08-27T15:09:00Z" w16du:dateUtc="2026-08-27T07:09:00Z">
        <w:r w:rsidR="001165F9" w:rsidRPr="001165F9">
          <w:t xml:space="preserve">and the required first-human-answer-quality outcome. Column 4 additionally requires usable AI-answer quality and therefore excludes one further observation. </w:t>
        </w:r>
      </w:ins>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0AF10284"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w:t>
      </w:r>
      <w:r w:rsidRPr="00015210">
        <w:lastRenderedPageBreak/>
        <w:t>indistinguishable from zero (0.004,</w:t>
      </w:r>
      <w:ins w:id="1084" w:author="Dylan CHEN" w:date="2026-08-27T16:30:00Z" w16du:dateUtc="2026-08-27T08:30:00Z">
        <w:r w:rsidR="00437BA6">
          <w:rPr>
            <w:rFonts w:hint="eastAsia"/>
          </w:rPr>
          <w:t xml:space="preserve"> p = 0.391</w:t>
        </w:r>
      </w:ins>
      <w:del w:id="1085" w:author="Dylan CHEN" w:date="2026-08-27T16:30:00Z" w16du:dateUtc="2026-08-27T08:30:00Z">
        <w:r w:rsidRPr="00015210" w:rsidDel="00437BA6">
          <w:delText xml:space="preserve"> s.e. 0.004</w:delText>
        </w:r>
      </w:del>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029B4D31" w:rsidR="00B51AB5" w:rsidRPr="00015210" w:rsidDel="007E3103" w:rsidRDefault="00B51AB5" w:rsidP="00B51AB5">
      <w:pPr>
        <w:pStyle w:val="Paragraph0"/>
        <w:rPr>
          <w:del w:id="1086" w:author="Prof. LIU Ben" w:date="2026-08-29T23:54:00Z" w16du:dateUtc="2026-08-29T15:54:00Z"/>
        </w:rPr>
      </w:pPr>
      <w:del w:id="1087" w:author="Prof. LIU Ben" w:date="2026-08-29T23:54:00Z" w16du:dateUtc="2026-08-29T15:54:00Z">
        <w:r w:rsidRPr="00015210" w:rsidDel="007E3103">
          <w:rPr>
            <w:rFonts w:eastAsia="Times New Roman"/>
            <w:color w:val="000000"/>
            <w:szCs w:val="24"/>
          </w:rPr>
          <w:delText xml:space="preserve">Together the three coefficients describe </w:delText>
        </w:r>
        <w:r w:rsidR="00745A6A" w:rsidDel="007E3103">
          <w:rPr>
            <w:rFonts w:eastAsia="Times New Roman"/>
            <w:color w:val="000000"/>
            <w:szCs w:val="24"/>
          </w:rPr>
          <w:delText>that</w:delText>
        </w:r>
        <w:r w:rsidRPr="00015210" w:rsidDel="007E3103">
          <w:rPr>
            <w:rFonts w:eastAsia="Times New Roman"/>
            <w:color w:val="000000"/>
            <w:szCs w:val="24"/>
          </w:rPr>
          <w:delText xml:space="preserve"> having an AI answer under the question draws human contribution</w:delText>
        </w:r>
        <w:r w:rsidR="00745A6A" w:rsidRPr="00745A6A" w:rsidDel="007E3103">
          <w:rPr>
            <w:rFonts w:eastAsia="Times New Roman"/>
            <w:color w:val="000000"/>
            <w:szCs w:val="24"/>
          </w:rPr>
          <w:delText xml:space="preserve"> </w:delText>
        </w:r>
        <w:r w:rsidR="00745A6A" w:rsidDel="007E3103">
          <w:rPr>
            <w:rFonts w:eastAsia="Times New Roman"/>
            <w:color w:val="000000"/>
            <w:szCs w:val="24"/>
          </w:rPr>
          <w:delText>w</w:delText>
        </w:r>
        <w:r w:rsidR="00745A6A" w:rsidRPr="00015210" w:rsidDel="007E3103">
          <w:rPr>
            <w:rFonts w:eastAsia="Times New Roman"/>
            <w:color w:val="000000"/>
            <w:szCs w:val="24"/>
          </w:rPr>
          <w:delText>here the AI answer’s content is thin</w:delText>
        </w:r>
        <w:r w:rsidR="00745A6A" w:rsidDel="007E3103">
          <w:rPr>
            <w:rFonts w:eastAsia="Times New Roman"/>
            <w:color w:val="000000"/>
            <w:szCs w:val="24"/>
          </w:rPr>
          <w:delText>.</w:delText>
        </w:r>
        <w:r w:rsidRPr="00015210" w:rsidDel="007E3103">
          <w:rPr>
            <w:rFonts w:eastAsia="Times New Roman"/>
            <w:color w:val="000000"/>
            <w:szCs w:val="24"/>
          </w:rPr>
          <w:delText xml:space="preserve"> </w:delText>
        </w:r>
        <w:r w:rsidR="00745A6A" w:rsidDel="007E3103">
          <w:rPr>
            <w:rFonts w:eastAsia="Times New Roman"/>
            <w:color w:val="000000"/>
            <w:szCs w:val="24"/>
          </w:rPr>
          <w:delText>A</w:delText>
        </w:r>
        <w:r w:rsidRPr="00015210" w:rsidDel="007E3103">
          <w:rPr>
            <w:rFonts w:eastAsia="Times New Roman"/>
            <w:color w:val="000000"/>
            <w:szCs w:val="24"/>
          </w:rPr>
          <w:delText>s content thickens, the draw weakens.</w:delText>
        </w:r>
      </w:del>
    </w:p>
    <w:bookmarkEnd w:id="1062"/>
    <w:p w14:paraId="2100D34E" w14:textId="716C989A" w:rsidR="00B51AB5" w:rsidRPr="00015210" w:rsidRDefault="00B51AB5" w:rsidP="0049010E">
      <w:pPr>
        <w:pStyle w:val="Heading2"/>
      </w:pPr>
      <w:r w:rsidRPr="00015210">
        <w:t>How the Effect on Answer Quality Varies with the AI Answer</w:t>
      </w:r>
    </w:p>
    <w:p w14:paraId="3F6CA7BF" w14:textId="683FEAC3" w:rsidR="00B51AB5" w:rsidRPr="00015210" w:rsidRDefault="00B51AB5" w:rsidP="00B76B85">
      <w:pPr>
        <w:pStyle w:val="Paragraph0"/>
      </w:pPr>
      <w:r w:rsidRPr="00015210">
        <w:t xml:space="preserve">Columns 3 and 4 </w:t>
      </w:r>
      <w:r w:rsidR="00745A6A">
        <w:t xml:space="preserve">of Table 3 </w:t>
      </w:r>
      <w:ins w:id="1088" w:author="Prof. LIU Ben" w:date="2026-08-29T23:54:00Z" w16du:dateUtc="2026-08-29T15:54:00Z">
        <w:r w:rsidR="007E3103">
          <w:t>examine</w:t>
        </w:r>
        <w:del w:id="1089" w:author="Dylan CHEN" w:date="2026-08-30T00:11:00Z" w16du:dateUtc="2026-08-29T16:11:00Z">
          <w:r w:rsidR="007E3103" w:rsidDel="00E61B0A">
            <w:delText>s</w:delText>
          </w:r>
        </w:del>
      </w:ins>
      <w:del w:id="1090" w:author="Prof. LIU Ben" w:date="2026-08-29T23:54:00Z" w16du:dateUtc="2026-08-29T15:54:00Z">
        <w:r w:rsidRPr="00015210" w:rsidDel="007E3103">
          <w:delText>study</w:delText>
        </w:r>
      </w:del>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ins w:id="1091" w:author="Dylan CHEN" w:date="2026-08-27T16:30:00Z" w16du:dateUtc="2026-08-27T08:30:00Z">
        <w:r w:rsidR="00437BA6">
          <w:rPr>
            <w:rFonts w:hint="eastAsia"/>
          </w:rPr>
          <w:t>p = 0.381</w:t>
        </w:r>
      </w:ins>
      <w:del w:id="1092" w:author="Dylan CHEN" w:date="2026-08-27T16:30:00Z" w16du:dateUtc="2026-08-27T08:30:00Z">
        <w:r w:rsidR="002B3B5F" w:rsidRPr="00015210" w:rsidDel="00437BA6">
          <w:delText>s.e. 0.083</w:delText>
        </w:r>
      </w:del>
      <w:r w:rsidR="002B3B5F" w:rsidRPr="00015210">
        <w:t>), and we proceed to examine how this average effect is composed through the AI content profile in Column 4.</w:t>
      </w:r>
    </w:p>
    <w:p w14:paraId="5302207B" w14:textId="7B06D217"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ins w:id="1093" w:author="Dylan CHEN" w:date="2026-08-27T16:31:00Z" w16du:dateUtc="2026-08-27T08:31:00Z">
        <w:r w:rsidR="00437BA6">
          <w:rPr>
            <w:rFonts w:eastAsia="Times New Roman" w:hint="eastAsia"/>
            <w:color w:val="000000"/>
            <w:szCs w:val="24"/>
          </w:rPr>
          <w:t xml:space="preserve"> p = 0.495</w:t>
        </w:r>
      </w:ins>
      <w:del w:id="1094" w:author="Dylan CHEN" w:date="2026-08-27T16:31:00Z" w16du:dateUtc="2026-08-27T08:31:00Z">
        <w:r w:rsidR="001C3581" w:rsidRPr="001C3581" w:rsidDel="00437BA6">
          <w:rPr>
            <w:rFonts w:eastAsia="Times New Roman"/>
            <w:color w:val="000000"/>
            <w:szCs w:val="24"/>
          </w:rPr>
          <w:delText xml:space="preserve"> s.e. 0.718</w:delText>
        </w:r>
      </w:del>
      <w:r w:rsidR="001C3581" w:rsidRPr="001C3581">
        <w:rPr>
          <w:rFonts w:eastAsia="Times New Roman"/>
          <w:color w:val="000000"/>
          <w:szCs w:val="24"/>
        </w:rPr>
        <w:t>). Consistent with H4, the bare fact of machine authorship does not shift the quality of the human answer</w:t>
      </w:r>
      <w:ins w:id="1095" w:author="Prof. LIU Ben" w:date="2026-08-29T23:54:00Z" w16du:dateUtc="2026-08-29T15:54:00Z">
        <w:r w:rsidR="007E3103">
          <w:rPr>
            <w:rFonts w:eastAsia="Times New Roman"/>
            <w:color w:val="000000"/>
            <w:szCs w:val="24"/>
          </w:rPr>
          <w:t xml:space="preserve">. </w:t>
        </w:r>
      </w:ins>
      <w:del w:id="1096" w:author="Prof. LIU Ben" w:date="2026-08-29T23:54:00Z" w16du:dateUtc="2026-08-29T15:54:00Z">
        <w:r w:rsidR="001C3581" w:rsidRPr="001C3581" w:rsidDel="007E3103">
          <w:rPr>
            <w:rFonts w:eastAsia="Times New Roman"/>
            <w:color w:val="000000"/>
            <w:szCs w:val="24"/>
          </w:rPr>
          <w:delText xml:space="preserve">: </w:delText>
        </w:r>
      </w:del>
      <w:ins w:id="1097" w:author="Prof. LIU Ben" w:date="2026-08-29T23:54:00Z" w16du:dateUtc="2026-08-29T15:54:00Z">
        <w:r w:rsidR="007E3103">
          <w:rPr>
            <w:rFonts w:eastAsia="Times New Roman"/>
            <w:color w:val="000000"/>
            <w:szCs w:val="24"/>
          </w:rPr>
          <w:t>O</w:t>
        </w:r>
      </w:ins>
      <w:del w:id="1098" w:author="Prof. LIU Ben" w:date="2026-08-29T23:54:00Z" w16du:dateUtc="2026-08-29T15:54:00Z">
        <w:r w:rsidR="001C3581" w:rsidRPr="001C3581" w:rsidDel="007E3103">
          <w:rPr>
            <w:rFonts w:eastAsia="Times New Roman"/>
            <w:color w:val="000000"/>
            <w:szCs w:val="24"/>
          </w:rPr>
          <w:delText>o</w:delText>
        </w:r>
      </w:del>
      <w:r w:rsidR="001C3581" w:rsidRPr="001C3581">
        <w:rPr>
          <w:rFonts w:eastAsia="Times New Roman"/>
          <w:color w:val="000000"/>
          <w:szCs w:val="24"/>
        </w:rPr>
        <w:t xml:space="preserve">nce a contributor has committed to answering and engages with the content, </w:t>
      </w:r>
      <w:ins w:id="1099" w:author="Prof. LIU Ben" w:date="2026-08-29T23:55:00Z" w16du:dateUtc="2026-08-29T15:55:00Z">
        <w:r w:rsidR="007E3103">
          <w:rPr>
            <w:rFonts w:eastAsia="Times New Roman"/>
            <w:color w:val="000000"/>
            <w:szCs w:val="24"/>
          </w:rPr>
          <w:t>their answer</w:t>
        </w:r>
      </w:ins>
      <w:del w:id="1100" w:author="Prof. LIU Ben" w:date="2026-08-29T23:55:00Z" w16du:dateUtc="2026-08-29T15:55:00Z">
        <w:r w:rsidR="001C3581" w:rsidRPr="001C3581" w:rsidDel="007E3103">
          <w:rPr>
            <w:rFonts w:eastAsia="Times New Roman"/>
            <w:color w:val="000000"/>
            <w:szCs w:val="24"/>
          </w:rPr>
          <w:delText>effort</w:delText>
        </w:r>
      </w:del>
      <w:r w:rsidR="001C3581" w:rsidRPr="001C3581">
        <w:rPr>
          <w:rFonts w:eastAsia="Times New Roman"/>
          <w:color w:val="000000"/>
          <w:szCs w:val="24"/>
        </w:rPr>
        <w:t xml:space="preserve"> is calibrated to the </w:t>
      </w:r>
      <w:ins w:id="1101" w:author="Prof. LIU Ben" w:date="2026-08-29T23:55:00Z" w16du:dateUtc="2026-08-29T15:55:00Z">
        <w:r w:rsidR="007E3103">
          <w:rPr>
            <w:rFonts w:eastAsia="Times New Roman"/>
            <w:color w:val="000000"/>
            <w:szCs w:val="24"/>
          </w:rPr>
          <w:t>quality of the AI answer</w:t>
        </w:r>
      </w:ins>
      <w:del w:id="1102" w:author="Prof. LIU Ben" w:date="2026-08-29T23:55:00Z" w16du:dateUtc="2026-08-29T15:55:00Z">
        <w:r w:rsidR="001C3581" w:rsidRPr="001C3581" w:rsidDel="007E3103">
          <w:rPr>
            <w:rFonts w:eastAsia="Times New Roman"/>
            <w:color w:val="000000"/>
            <w:szCs w:val="24"/>
          </w:rPr>
          <w:delText>demonstrated standard</w:delText>
        </w:r>
      </w:del>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del w:id="1103" w:author="Prof. LIU Ben" w:date="2026-08-29T23:56:00Z" w16du:dateUtc="2026-08-29T15:56:00Z">
        <w:r w:rsidR="001C3581" w:rsidRPr="001C3581" w:rsidDel="007E3103">
          <w:rPr>
            <w:rFonts w:eastAsia="Times New Roman"/>
            <w:color w:val="000000"/>
            <w:szCs w:val="24"/>
          </w:rPr>
          <w:delText>. H4 is supported</w:delText>
        </w:r>
      </w:del>
      <w:r w:rsidR="001C3581" w:rsidRPr="001C3581">
        <w:rPr>
          <w:rFonts w:eastAsia="Times New Roman"/>
          <w:color w:val="000000"/>
          <w:szCs w:val="24"/>
        </w:rPr>
        <w:t>.</w:t>
      </w:r>
    </w:p>
    <w:p w14:paraId="1191BDC0" w14:textId="312A99C6"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ins w:id="1104" w:author="Dylan CHEN" w:date="2026-08-27T16:31:00Z" w16du:dateUtc="2026-08-27T08:31:00Z">
        <w:r w:rsidR="00437BA6">
          <w:rPr>
            <w:rFonts w:hint="eastAsia"/>
          </w:rPr>
          <w:t xml:space="preserve"> p = 0.054</w:t>
        </w:r>
      </w:ins>
      <w:del w:id="1105" w:author="Dylan CHEN" w:date="2026-08-27T16:31:00Z" w16du:dateUtc="2026-08-27T08:31:00Z">
        <w:r w:rsidR="001C3581" w:rsidRPr="00D2526D" w:rsidDel="00437BA6">
          <w:delText xml:space="preserve"> s.e. 0.128</w:delText>
        </w:r>
      </w:del>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062A0177" w:rsidR="002F3285" w:rsidRDefault="00B51AB5" w:rsidP="002F3285">
      <w:pPr>
        <w:pStyle w:val="Paragraph0"/>
        <w:rPr>
          <w:ins w:id="1106" w:author="Prof. LIU Ben" w:date="2026-08-29T23:59:00Z" w16du:dateUtc="2026-08-29T15:59:00Z"/>
        </w:rPr>
      </w:pPr>
      <w:bookmarkStart w:id="1107"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ins w:id="1108" w:author="Prof. LIU Ben" w:date="2026-08-30T00:00:00Z" w16du:dateUtc="2026-08-29T16:00:00Z">
        <w:r w:rsidR="00472D08" w:rsidRPr="00325599">
          <w:t xml:space="preserve">The interaction between the AI indicator and AI answer quality is positive and significant (0.114, p &lt; 0.01): the higher the quality of the AI answer, the higher the quality of the human answer that follows. This is consistent with our account, in which a stronger </w:t>
        </w:r>
        <w:r w:rsidR="00472D08" w:rsidRPr="00325599">
          <w:lastRenderedPageBreak/>
          <w:t>AI answer gives the contributor a better foundation to build on and raises the quality of the resulting human answer. H6 is therefore supported.</w:t>
        </w:r>
      </w:ins>
      <w:del w:id="1109" w:author="Prof. LIU Ben" w:date="2026-08-30T00:00:00Z" w16du:dateUtc="2026-08-29T16:00:00Z">
        <w:r w:rsidRPr="00015210" w:rsidDel="00472D08">
          <w:delText>The interaction between the AI indicator and AI answer quality is positive and significant (0.</w:delText>
        </w:r>
        <w:r w:rsidR="000D48EE" w:rsidRPr="00015210" w:rsidDel="00472D08">
          <w:delText>114</w:delText>
        </w:r>
        <w:r w:rsidRPr="00015210" w:rsidDel="00472D08">
          <w:delText>, p &lt; 0.0</w:delText>
        </w:r>
        <w:r w:rsidR="000D48EE" w:rsidRPr="00015210" w:rsidDel="00472D08">
          <w:delText>1</w:delText>
        </w:r>
        <w:r w:rsidRPr="00015210" w:rsidDel="00472D08">
          <w:delText xml:space="preserve">). The better the AI answer, the higher the quality of the human answer that follows it. </w:delText>
        </w:r>
        <w:r w:rsidR="002F3285" w:rsidRPr="00015210" w:rsidDel="00472D08">
          <w:delText xml:space="preserve">This is consistent with our </w:delText>
        </w:r>
        <w:r w:rsidR="001C3581" w:rsidDel="00472D08">
          <w:rPr>
            <w:rFonts w:hint="eastAsia"/>
          </w:rPr>
          <w:delText>account</w:delText>
        </w:r>
        <w:r w:rsidR="002F3285" w:rsidRPr="00015210" w:rsidDel="00472D08">
          <w:delText xml:space="preserve">: </w:delText>
        </w:r>
      </w:del>
      <w:del w:id="1110" w:author="Prof. LIU Ben" w:date="2026-08-29T23:57:00Z" w16du:dateUtc="2026-08-29T15:57:00Z">
        <w:r w:rsidR="002F3285" w:rsidRPr="00015210" w:rsidDel="00472D08">
          <w:delText xml:space="preserve">when </w:delText>
        </w:r>
        <w:r w:rsidR="001C3581" w:rsidDel="00472D08">
          <w:rPr>
            <w:rFonts w:hint="eastAsia"/>
          </w:rPr>
          <w:delText xml:space="preserve">the </w:delText>
        </w:r>
        <w:r w:rsidR="002F3285" w:rsidRPr="00015210" w:rsidDel="007E3103">
          <w:delText>AI sets a higher benchmark in the competition</w:delText>
        </w:r>
        <w:r w:rsidR="002F3285" w:rsidRPr="00015210" w:rsidDel="00472D08">
          <w:delText>, human contributors respond with higher quality answers</w:delText>
        </w:r>
      </w:del>
      <w:del w:id="1111" w:author="Prof. LIU Ben" w:date="2026-08-30T00:00:00Z" w16du:dateUtc="2026-08-29T16:00:00Z">
        <w:r w:rsidR="002F3285" w:rsidRPr="00015210" w:rsidDel="00472D08">
          <w:delText xml:space="preserve">. </w:delText>
        </w:r>
        <w:r w:rsidRPr="00015210" w:rsidDel="00472D08">
          <w:delText>H6 is supported.</w:delText>
        </w:r>
      </w:del>
      <w:ins w:id="1112" w:author="Dylan CHEN" w:date="2026-08-29T09:45:00Z" w16du:dateUtc="2026-08-29T01:45:00Z">
        <w:r w:rsidR="000728F4" w:rsidRPr="000728F4">
          <w:t xml:space="preserve"> </w:t>
        </w:r>
      </w:ins>
    </w:p>
    <w:p w14:paraId="1B14E7C3" w14:textId="009245F8" w:rsidR="00472D08" w:rsidRPr="00015210" w:rsidDel="00472D08" w:rsidRDefault="00472D08" w:rsidP="002F3285">
      <w:pPr>
        <w:pStyle w:val="Paragraph0"/>
        <w:rPr>
          <w:del w:id="1113" w:author="Prof. LIU Ben" w:date="2026-08-30T00:00:00Z" w16du:dateUtc="2026-08-29T16:00:00Z"/>
        </w:rPr>
      </w:pPr>
    </w:p>
    <w:bookmarkEnd w:id="1107"/>
    <w:p w14:paraId="7C63F95A" w14:textId="568D8BCC" w:rsidR="001C3581" w:rsidRDefault="002F3285" w:rsidP="0049010E">
      <w:pPr>
        <w:pStyle w:val="Heading2"/>
        <w:rPr>
          <w:color w:val="000000"/>
          <w:sz w:val="22"/>
        </w:rPr>
      </w:pPr>
      <w:r w:rsidRPr="00015210">
        <w:t>The Pattern as a Whole</w:t>
      </w:r>
    </w:p>
    <w:p w14:paraId="47A650FC" w14:textId="4E638260" w:rsidR="001C3581" w:rsidRPr="00D2526D" w:rsidRDefault="001C3581">
      <w:pPr>
        <w:pStyle w:val="Paragraph0"/>
        <w:pPrChange w:id="1114" w:author="Dylan CHEN" w:date="2026-08-27T16:36:00Z" w16du:dateUtc="2026-08-27T08:36:00Z">
          <w:pPr>
            <w:pStyle w:val="Paragraph0"/>
            <w:spacing w:before="100" w:beforeAutospacing="1"/>
          </w:pPr>
        </w:pPrChange>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ins w:id="1115" w:author="Dylan CHEN" w:date="2026-08-27T17:10:00Z" w16du:dateUtc="2026-08-27T09:10:00Z">
        <w:r w:rsidR="003F35AE">
          <w:rPr>
            <w:rFonts w:hint="eastAsia"/>
          </w:rPr>
          <w:t>;</w:t>
        </w:r>
      </w:ins>
      <w:del w:id="1116" w:author="Dylan CHEN" w:date="2026-08-27T17:10:00Z" w16du:dateUtc="2026-08-27T09:10:00Z">
        <w:r w:rsidRPr="00D2526D" w:rsidDel="003F35AE">
          <w:delText>,</w:delText>
        </w:r>
      </w:del>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ins w:id="1117" w:author="Dylan CHEN" w:date="2026-08-27T17:09:00Z" w16du:dateUtc="2026-08-27T09:09:00Z">
        <w:r w:rsidR="003F35AE">
          <w:rPr>
            <w:rFonts w:hint="eastAsia"/>
          </w:rPr>
          <w:t xml:space="preserve">the </w:t>
        </w:r>
      </w:ins>
      <w:ins w:id="1118" w:author="Prof. LIU Ben" w:date="2026-08-30T00:01:00Z" w16du:dateUtc="2026-08-29T16:01:00Z">
        <w:r w:rsidR="00472D08">
          <w:t>crafting</w:t>
        </w:r>
      </w:ins>
      <w:del w:id="1119" w:author="Prof. LIU Ben" w:date="2026-08-30T00:01:00Z" w16du:dateUtc="2026-08-29T16:01:00Z">
        <w:r w:rsidDel="00472D08">
          <w:rPr>
            <w:rFonts w:hint="eastAsia"/>
          </w:rPr>
          <w:delText>quality</w:delText>
        </w:r>
      </w:del>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63B1EDD" w:rsidR="00276913" w:rsidRDefault="001C3581">
      <w:pPr>
        <w:pStyle w:val="Paragraph0"/>
        <w:pPrChange w:id="1120" w:author="Dylan CHEN" w:date="2026-08-27T16:35:00Z" w16du:dateUtc="2026-08-27T08:35:00Z">
          <w:pPr>
            <w:pStyle w:val="Paragraph0"/>
            <w:spacing w:before="100" w:beforeAutospacing="1"/>
          </w:pPr>
        </w:pPrChange>
      </w:pPr>
      <w:r w:rsidRPr="00D2526D">
        <w:t>The results show a clear separation between System 1 and System 2 processing in</w:t>
      </w:r>
      <w:r>
        <w:rPr>
          <w:rFonts w:hint="eastAsia"/>
        </w:rPr>
        <w:t xml:space="preserve"> </w:t>
      </w:r>
      <w:ins w:id="1121" w:author="Prof. LIU Ben" w:date="2026-08-30T00:01:00Z" w16du:dateUtc="2026-08-29T16:01:00Z">
        <w:r w:rsidR="00472D08">
          <w:t xml:space="preserve">the </w:t>
        </w:r>
      </w:ins>
      <w:r w:rsidRPr="00D2526D">
        <w:t xml:space="preserve">entry and </w:t>
      </w:r>
      <w:ins w:id="1122" w:author="Prof. LIU Ben" w:date="2026-08-30T00:01:00Z" w16du:dateUtc="2026-08-29T16:01:00Z">
        <w:r w:rsidR="00472D08">
          <w:t>crafting</w:t>
        </w:r>
      </w:ins>
      <w:del w:id="1123" w:author="Prof. LIU Ben" w:date="2026-08-30T00:01:00Z" w16du:dateUtc="2026-08-29T16:01:00Z">
        <w:r w:rsidDel="00472D08">
          <w:rPr>
            <w:rFonts w:hint="eastAsia"/>
          </w:rPr>
          <w:delText>quality</w:delText>
        </w:r>
      </w:del>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reading follows the decision to enter, so </w:t>
      </w:r>
      <w:ins w:id="1124" w:author="Prof. LIU Ben" w:date="2026-08-30T00:02:00Z" w16du:dateUtc="2026-08-29T16:02:00Z">
        <w:r w:rsidR="00472D08">
          <w:t xml:space="preserve">the </w:t>
        </w:r>
      </w:ins>
      <w:r w:rsidRPr="00D2526D">
        <w:t>quality</w:t>
      </w:r>
      <w:ins w:id="1125" w:author="Prof. LIU Ben" w:date="2026-08-30T00:02:00Z" w16du:dateUtc="2026-08-29T16:02:00Z">
        <w:r w:rsidR="00472D08">
          <w:t xml:space="preserve"> of the AI answer</w:t>
        </w:r>
      </w:ins>
      <w:r w:rsidRPr="00D2526D">
        <w:t xml:space="preserve"> shapes </w:t>
      </w:r>
      <w:del w:id="1126" w:author="Prof. LIU Ben" w:date="2026-08-30T00:02:00Z" w16du:dateUtc="2026-08-29T16:02:00Z">
        <w:r w:rsidRPr="00D2526D" w:rsidDel="00472D08">
          <w:delText>how much effort an answerer invests</w:delText>
        </w:r>
      </w:del>
      <w:ins w:id="1127" w:author="Prof. LIU Ben" w:date="2026-08-30T00:02:00Z" w16du:dateUtc="2026-08-29T16:02:00Z">
        <w:r w:rsidR="00472D08">
          <w:t>the human answer</w:t>
        </w:r>
      </w:ins>
      <w:r w:rsidRPr="00D2526D">
        <w:t xml:space="preserve"> (H6).</w:t>
      </w:r>
    </w:p>
    <w:p w14:paraId="3F9A4084" w14:textId="419FD474" w:rsidR="001C3581" w:rsidRPr="00D2526D" w:rsidRDefault="001C3581">
      <w:pPr>
        <w:pStyle w:val="Paragraph0"/>
        <w:pPrChange w:id="1128" w:author="Dylan CHEN" w:date="2026-08-27T16:35:00Z" w16du:dateUtc="2026-08-27T08:35:00Z">
          <w:pPr>
            <w:pStyle w:val="Paragraph0"/>
            <w:spacing w:before="100" w:beforeAutospacing="1"/>
          </w:pPr>
        </w:pPrChange>
      </w:pPr>
      <w:r w:rsidRPr="00D2526D">
        <w:t xml:space="preserve">Figure 4 visualizes these two gradients. Panel (a) plots the effect on answer supply as AI answer length varies, and Panel (b) plots the effect on answer quality as AI answer quality varies. In each panel, the horizontal line at zero is the no-AI-answer baseline, the solid segment covers </w:t>
      </w:r>
      <w:r w:rsidRPr="00D2526D">
        <w:lastRenderedPageBreak/>
        <w:t>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17159D9C" w:rsidR="004429AB" w:rsidRPr="00015210" w:rsidRDefault="00AA69A0" w:rsidP="00D2526D">
      <w:pPr>
        <w:pStyle w:val="Paragraph0"/>
        <w:spacing w:line="360" w:lineRule="auto"/>
        <w:ind w:firstLine="0"/>
        <w:jc w:val="center"/>
      </w:pPr>
      <w:bookmarkStart w:id="1129" w:name="OLE_LINK15"/>
      <w:ins w:id="1130" w:author="Dylan CHEN" w:date="2026-08-27T16:39:00Z" w16du:dateUtc="2026-08-27T08:39:00Z">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4"/>
                      <a:stretch>
                        <a:fillRect/>
                      </a:stretch>
                    </pic:blipFill>
                    <pic:spPr>
                      <a:xfrm>
                        <a:off x="0" y="0"/>
                        <a:ext cx="5943600" cy="2940685"/>
                      </a:xfrm>
                      <a:prstGeom prst="rect">
                        <a:avLst/>
                      </a:prstGeom>
                    </pic:spPr>
                  </pic:pic>
                </a:graphicData>
              </a:graphic>
            </wp:inline>
          </w:drawing>
        </w:r>
      </w:ins>
      <w:del w:id="1131" w:author="Dylan CHEN" w:date="2026-08-27T16:39:00Z" w16du:dateUtc="2026-08-27T08:39:00Z">
        <w:r w:rsidR="004429AB" w:rsidRPr="00015210" w:rsidDel="00AA69A0">
          <w:rPr>
            <w:noProof/>
          </w:rPr>
          <w:drawing>
            <wp:inline distT="0" distB="0" distL="0" distR="0" wp14:anchorId="5957389B" wp14:editId="423E784D">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5"/>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del>
    </w:p>
    <w:p w14:paraId="580F2DA7" w14:textId="118AD77E" w:rsidR="004429AB" w:rsidRPr="00015210" w:rsidRDefault="004429AB" w:rsidP="004429AB">
      <w:pPr>
        <w:pStyle w:val="TableFiguretitle"/>
      </w:pPr>
      <w:r w:rsidRPr="00015210">
        <w:t xml:space="preserve">Figure 4. The effect of AI answers depends on </w:t>
      </w:r>
      <w:del w:id="1132" w:author="Dylan CHEN" w:date="2026-08-27T16:36:00Z" w16du:dateUtc="2026-08-27T08:36:00Z">
        <w:r w:rsidRPr="00015210" w:rsidDel="00AA69A0">
          <w:delText xml:space="preserve">the </w:delText>
        </w:r>
      </w:del>
      <w:ins w:id="1133" w:author="Dylan CHEN" w:date="2026-08-27T16:36:00Z" w16du:dateUtc="2026-08-27T08:36:00Z">
        <w:r w:rsidR="00AA69A0">
          <w:rPr>
            <w:rFonts w:hint="eastAsia"/>
          </w:rPr>
          <w:t>the AI answer</w:t>
        </w:r>
        <w:r w:rsidR="00AA69A0">
          <w:t>’</w:t>
        </w:r>
        <w:r w:rsidR="00AA69A0">
          <w:rPr>
            <w:rFonts w:hint="eastAsia"/>
          </w:rPr>
          <w:t>s profile</w:t>
        </w:r>
      </w:ins>
      <w:del w:id="1134" w:author="Dylan CHEN" w:date="2026-08-27T16:36:00Z" w16du:dateUtc="2026-08-27T08:36:00Z">
        <w:r w:rsidRPr="00015210" w:rsidDel="00AA69A0">
          <w:delText>AI label and the AI content</w:delText>
        </w:r>
      </w:del>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8745F92" w:rsidR="00276913" w:rsidRPr="00D2526D" w:rsidRDefault="00276913" w:rsidP="00D2526D">
      <w:pPr>
        <w:pStyle w:val="Paragraph0"/>
      </w:pPr>
      <w:r w:rsidRPr="00D2526D">
        <w:t xml:space="preserve">This distinction </w:t>
      </w:r>
      <w:r>
        <w:rPr>
          <w:rFonts w:hint="eastAsia"/>
        </w:rPr>
        <w:t>is import</w:t>
      </w:r>
      <w:del w:id="1135" w:author="Dylan CHEN" w:date="2026-08-27T17:10:00Z" w16du:dateUtc="2026-08-27T09:10:00Z">
        <w:r w:rsidDel="003F35AE">
          <w:rPr>
            <w:rFonts w:hint="eastAsia"/>
          </w:rPr>
          <w:delText>na</w:delText>
        </w:r>
      </w:del>
      <w:ins w:id="1136" w:author="Dylan CHEN" w:date="2026-08-27T17:10:00Z" w16du:dateUtc="2026-08-27T09:10:00Z">
        <w:r w:rsidR="003F35AE">
          <w:rPr>
            <w:rFonts w:hint="eastAsia"/>
          </w:rPr>
          <w:t>an</w:t>
        </w:r>
      </w:ins>
      <w:r>
        <w:rPr>
          <w:rFonts w:hint="eastAsia"/>
        </w:rPr>
        <w:t>t</w:t>
      </w:r>
      <w:r w:rsidRPr="00D2526D">
        <w:t xml:space="preserve"> because length and quality often rise together for the wrong reason. </w:t>
      </w:r>
      <w:del w:id="1137" w:author="Prof. LIU Ben" w:date="2026-08-30T00:04:00Z" w16du:dateUtc="2026-08-29T16:04:00Z">
        <w:r w:rsidRPr="00D2526D" w:rsidDel="00472D08">
          <w:delText xml:space="preserve">Much </w:delText>
        </w:r>
      </w:del>
      <w:r w:rsidRPr="00D2526D">
        <w:t xml:space="preserve">AI-generated text </w:t>
      </w:r>
      <w:ins w:id="1138" w:author="Prof. LIU Ben" w:date="2026-08-30T00:04:00Z" w16du:dateUtc="2026-08-29T16:04:00Z">
        <w:r w:rsidR="00472D08">
          <w:t>can be</w:t>
        </w:r>
      </w:ins>
      <w:del w:id="1139" w:author="Prof. LIU Ben" w:date="2026-08-30T00:04:00Z" w16du:dateUtc="2026-08-29T16:04:00Z">
        <w:r w:rsidRPr="00D2526D" w:rsidDel="00472D08">
          <w:delText>is</w:delText>
        </w:r>
      </w:del>
      <w:r w:rsidRPr="00D2526D">
        <w:t xml:space="preserve">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w:t>
      </w:r>
      <w:r w:rsidRPr="00D2526D">
        <w:lastRenderedPageBreak/>
        <w:t>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13EF9DB7" w14:textId="0C21A457" w:rsidR="00276913" w:rsidRPr="00D2526D" w:rsidDel="00472D08" w:rsidRDefault="00276913" w:rsidP="00D2526D">
      <w:pPr>
        <w:pStyle w:val="Paragraph0"/>
        <w:rPr>
          <w:del w:id="1140" w:author="Prof. LIU Ben" w:date="2026-08-30T00:05:00Z" w16du:dateUtc="2026-08-29T16:05:00Z"/>
        </w:rPr>
      </w:pPr>
      <w:del w:id="1141" w:author="Prof. LIU Ben" w:date="2026-08-30T00:05:00Z" w16du:dateUtc="2026-08-29T16:05:00Z">
        <w:r w:rsidRPr="00D2526D" w:rsidDel="00472D08">
          <w:delText>Finally, a note on how far these results extend. The two slopes describe how contributors respond to features of an AI answer that may change, so a platform considering a different or better internal system can insert that system</w:delText>
        </w:r>
        <w:r w:rsidDel="00472D08">
          <w:delText>’</w:delText>
        </w:r>
        <w:r w:rsidRPr="00D2526D" w:rsidDel="00472D08">
          <w:delTex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delText>
        </w:r>
        <w:r w:rsidDel="00472D08">
          <w:delText>’</w:delText>
        </w:r>
        <w:r w:rsidRPr="00D2526D" w:rsidDel="00472D08">
          <w:delText>s abilities; as those beliefs shift, the label effect should shift with them.</w:delText>
        </w:r>
      </w:del>
    </w:p>
    <w:p w14:paraId="53CBCA04" w14:textId="77777777" w:rsidR="00C816AB" w:rsidRPr="00015210" w:rsidRDefault="00C816AB" w:rsidP="0049010E">
      <w:pPr>
        <w:pStyle w:val="Heading2"/>
        <w:rPr>
          <w:rFonts w:eastAsiaTheme="minorEastAsia"/>
        </w:rPr>
      </w:pPr>
      <w:bookmarkStart w:id="1142" w:name="_Hlk176369668"/>
      <w:bookmarkStart w:id="1143" w:name="OLE_LINK16"/>
      <w:bookmarkEnd w:id="1063"/>
      <w:bookmarkEnd w:id="1129"/>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461FD80A"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w:t>
      </w:r>
      <w:r w:rsidRPr="00015210">
        <w:rPr>
          <w:color w:val="000000"/>
        </w:rPr>
        <w:lastRenderedPageBreak/>
        <w:t xml:space="preserve">better) under the count models. The interaction with AI answer quality is small and never significant, moving only between 0.003 and 0.010. Adding the questioner random effect in Column </w:t>
      </w:r>
      <w:ins w:id="1144" w:author="Dylan CHEN" w:date="2026-08-27T16:26:00Z" w16du:dateUtc="2026-08-27T08:26:00Z">
        <w:r w:rsidR="00437BA6">
          <w:rPr>
            <w:rFonts w:hint="eastAsia"/>
            <w:color w:val="000000"/>
          </w:rPr>
          <w:t>1</w:t>
        </w:r>
      </w:ins>
      <w:del w:id="1145" w:author="Dylan CHEN" w:date="2026-08-27T16:26:00Z" w16du:dateUtc="2026-08-27T08:26:00Z">
        <w:r w:rsidRPr="00015210" w:rsidDel="00437BA6">
          <w:rPr>
            <w:color w:val="000000"/>
          </w:rPr>
          <w:delText>2</w:delText>
        </w:r>
      </w:del>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146" w:name="_Ref210225085"/>
      <w:r w:rsidRPr="00015210">
        <w:t xml:space="preserve">Table </w:t>
      </w:r>
      <w:bookmarkEnd w:id="1146"/>
      <w:r w:rsidR="00745A6A">
        <w:t>5</w:t>
      </w:r>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ins w:id="1147" w:author="Dylan CHEN" w:date="2026-08-27T16:08:00Z" w16du:dateUtc="2026-08-27T08:08:00Z">
              <w:r w:rsidR="002E1246">
                <w:rPr>
                  <w:rFonts w:hint="eastAsia"/>
                  <w:color w:val="000000"/>
                  <w:sz w:val="20"/>
                  <w:szCs w:val="20"/>
                </w:rPr>
                <w:t xml:space="preserve">human </w:t>
              </w:r>
            </w:ins>
            <w:r w:rsidR="00D61EA7" w:rsidRPr="00015210">
              <w:rPr>
                <w:color w:val="000000"/>
                <w:sz w:val="20"/>
                <w:szCs w:val="20"/>
              </w:rPr>
              <w:t>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708F7E8C"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ins w:id="1148" w:author="Dylan CHEN" w:date="2026-08-27T16:08:00Z" w16du:dateUtc="2026-08-27T08:08:00Z">
              <w:r w:rsidR="002E1246">
                <w:rPr>
                  <w:rFonts w:hint="eastAsia"/>
                  <w:color w:val="000000"/>
                  <w:sz w:val="20"/>
                  <w:szCs w:val="20"/>
                </w:rPr>
                <w:t>Human a</w:t>
              </w:r>
            </w:ins>
            <w:del w:id="1149" w:author="Dylan CHEN" w:date="2026-08-27T16:08:00Z" w16du:dateUtc="2026-08-27T08:08:00Z">
              <w:r w:rsidR="00D61EA7" w:rsidDel="002E1246">
                <w:rPr>
                  <w:color w:val="000000"/>
                  <w:sz w:val="20"/>
                  <w:szCs w:val="20"/>
                </w:rPr>
                <w:delText>A</w:delText>
              </w:r>
            </w:del>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ins w:id="1150" w:author="Dylan CHEN" w:date="2026-08-27T16:07:00Z" w16du:dateUtc="2026-08-27T08:07:00Z">
              <w:r w:rsidR="002E1246">
                <w:rPr>
                  <w:rFonts w:hint="eastAsia"/>
                  <w:color w:val="000000"/>
                  <w:sz w:val="20"/>
                  <w:szCs w:val="20"/>
                </w:rPr>
                <w:t xml:space="preserve">human </w:t>
              </w:r>
            </w:ins>
            <w:r w:rsidR="00D61EA7" w:rsidRPr="00015210">
              <w:rPr>
                <w:color w:val="000000"/>
                <w:sz w:val="20"/>
                <w:szCs w:val="20"/>
              </w:rPr>
              <w:t>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6DE38197" w:rsidR="00D61EA7" w:rsidRPr="00015210" w:rsidRDefault="00D61EA7" w:rsidP="00D61EA7">
            <w:pPr>
              <w:rPr>
                <w:color w:val="000000"/>
                <w:sz w:val="20"/>
                <w:szCs w:val="20"/>
              </w:rPr>
            </w:pPr>
            <w:r w:rsidRPr="00015210">
              <w:rPr>
                <w:color w:val="000000"/>
                <w:sz w:val="20"/>
                <w:szCs w:val="20"/>
              </w:rPr>
              <w:t>pseudo R</w:t>
            </w:r>
            <w:del w:id="1151" w:author="Prof. LIU Ben" w:date="2026-08-30T00:08:00Z" w16du:dateUtc="2026-08-29T16:08:00Z">
              <w:r w:rsidRPr="00015210" w:rsidDel="0096012F">
                <w:rPr>
                  <w:color w:val="000000"/>
                  <w:sz w:val="20"/>
                  <w:szCs w:val="20"/>
                </w:rPr>
                <w:delText>^</w:delText>
              </w:r>
            </w:del>
            <w:ins w:id="1152" w:author="Prof. LIU Ben" w:date="2026-08-30T00:08:00Z" w16du:dateUtc="2026-08-29T16:08:00Z">
              <w:r w:rsidR="0096012F">
                <w:rPr>
                  <w:rFonts w:hint="eastAsia"/>
                  <w:color w:val="000000"/>
                  <w:sz w:val="20"/>
                  <w:szCs w:val="20"/>
                </w:rPr>
                <w:t>-squared</w:t>
              </w:r>
            </w:ins>
            <w:del w:id="1153" w:author="Prof. LIU Ben" w:date="2026-08-30T00:08:00Z" w16du:dateUtc="2026-08-29T16:08:00Z">
              <w:r w:rsidRPr="00015210" w:rsidDel="0096012F">
                <w:rPr>
                  <w:rFonts w:hint="eastAsia"/>
                  <w:color w:val="000000"/>
                  <w:sz w:val="20"/>
                  <w:szCs w:val="20"/>
                </w:rPr>
                <w:delText>2</w:delText>
              </w:r>
            </w:del>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737096CE"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561DE718"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The interaction between the AI indicator and AI answer quality stays positive and significant in both columns (0.114, p &lt; 0.01)</w:t>
      </w:r>
      <w:del w:id="1154" w:author="Dylan CHEN" w:date="2026-08-30T00:15:00Z" w16du:dateUtc="2026-08-29T16:15:00Z">
        <w:r w:rsidR="00151A30" w:rsidRPr="00015210" w:rsidDel="00E61B0A">
          <w:delText xml:space="preserve">, which matches the </w:delText>
        </w:r>
      </w:del>
      <w:del w:id="1155" w:author="Dylan CHEN" w:date="2026-08-30T00:14:00Z" w16du:dateUtc="2026-08-29T16:14:00Z">
        <w:r w:rsidR="00151A30" w:rsidRPr="00015210" w:rsidDel="00E61B0A">
          <w:rPr>
            <w:rFonts w:hint="eastAsia"/>
          </w:rPr>
          <w:delText xml:space="preserve">benchmark relationship </w:delText>
        </w:r>
      </w:del>
      <w:del w:id="1156" w:author="Dylan CHEN" w:date="2026-08-30T00:15:00Z" w16du:dateUtc="2026-08-29T16:15:00Z">
        <w:r w:rsidR="00151A30" w:rsidRPr="00015210" w:rsidDel="00E61B0A">
          <w:delText>in H6</w:delText>
        </w:r>
      </w:del>
      <w:r w:rsidR="00151A30" w:rsidRPr="00015210">
        <w:t xml:space="preserve">.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157" w:name="OLE_LINK19"/>
      <w:r w:rsidRPr="00015210">
        <w:lastRenderedPageBreak/>
        <w:t xml:space="preserve">Columns </w:t>
      </w:r>
      <w:r w:rsidR="00DF063F">
        <w:t>4</w:t>
      </w:r>
      <w:r w:rsidRPr="00015210">
        <w:t>-</w:t>
      </w:r>
      <w:r w:rsidR="00DF063F">
        <w:t>6</w:t>
      </w:r>
      <w:r w:rsidRPr="00015210">
        <w:t xml:space="preserve"> restrict the sample to </w:t>
      </w:r>
      <w:bookmarkStart w:id="1158" w:name="_Hlk238737395"/>
      <w:r w:rsidRPr="00015210">
        <w:t>questions posted within the first 30, 60, and 90 days after the experiment began</w:t>
      </w:r>
      <w:bookmarkEnd w:id="1158"/>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159" w:name="_Ref210248973"/>
      <w:r w:rsidRPr="00015210">
        <w:t xml:space="preserve">Table </w:t>
      </w:r>
      <w:bookmarkEnd w:id="1159"/>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
      <w:tblGrid>
        <w:gridCol w:w="1564"/>
        <w:gridCol w:w="1077"/>
        <w:gridCol w:w="1221"/>
        <w:gridCol w:w="1221"/>
        <w:gridCol w:w="1264"/>
        <w:gridCol w:w="1264"/>
        <w:gridCol w:w="1264"/>
      </w:tblGrid>
      <w:tr w:rsidR="00DB0101" w:rsidRPr="00015210" w14:paraId="046CA110" w14:textId="77777777" w:rsidTr="00D2526D">
        <w:trPr>
          <w:cantSplit/>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2526D">
        <w:trPr>
          <w:cantSplit/>
          <w:trHeight w:val="475"/>
          <w:jc w:val="center"/>
        </w:trPr>
        <w:tc>
          <w:tcPr>
            <w:tcW w:w="0" w:type="auto"/>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ins w:id="1160"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ins w:id="1161"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r>
      <w:tr w:rsidR="00DB0101" w:rsidRPr="00015210" w14:paraId="69909D5B"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2526D">
        <w:trPr>
          <w:cantSplit/>
          <w:jc w:val="center"/>
        </w:trPr>
        <w:tc>
          <w:tcPr>
            <w:tcW w:w="0" w:type="auto"/>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2526D">
        <w:trPr>
          <w:cantSplit/>
          <w:jc w:val="center"/>
        </w:trPr>
        <w:tc>
          <w:tcPr>
            <w:tcW w:w="0" w:type="auto"/>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2526D">
        <w:trPr>
          <w:cantSplit/>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2526D">
        <w:trPr>
          <w:cantSplit/>
          <w:jc w:val="center"/>
        </w:trPr>
        <w:tc>
          <w:tcPr>
            <w:tcW w:w="0" w:type="auto"/>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60822EAB" w:rsidR="00C816AB" w:rsidRPr="00015210" w:rsidRDefault="00F045BB" w:rsidP="00C816AB">
      <w:pPr>
        <w:pStyle w:val="Notes"/>
      </w:pPr>
      <w:r w:rsidRPr="00015210">
        <w:t xml:space="preserve"> </w:t>
      </w:r>
      <w:r w:rsidR="00374352" w:rsidRPr="00015210">
        <w:t>Notes. Standard errors in parentheses. . p&lt;0.1, * p&lt;0.05, ** p&lt;0.01, *** p&lt;0.001. 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ins w:id="1162" w:author="Dylan CHEN" w:date="2026-08-27T15:35:00Z" w16du:dateUtc="2026-08-27T07:35:00Z">
        <w:r w:rsidR="007232A8" w:rsidRPr="007232A8">
          <w:t>questions posted within the first 30, 60, and 90 days after the experiment began</w:t>
        </w:r>
      </w:ins>
      <w:del w:id="1163" w:author="Dylan CHEN" w:date="2026-08-27T15:35:00Z" w16du:dateUtc="2026-08-27T07:35:00Z">
        <w:r w:rsidR="00374352" w:rsidRPr="00015210" w:rsidDel="007232A8">
          <w:delText>questions observed for 30, 60, and 90 days</w:delText>
        </w:r>
      </w:del>
      <w:r w:rsidR="00374352" w:rsidRPr="00015210">
        <w:t>.</w:t>
      </w:r>
    </w:p>
    <w:bookmarkEnd w:id="1157"/>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 xml:space="preserve">applies the same subsamples to the quality outcome. The interaction between the AI indicator and AI answer quality is positive in all three subsamples (0.110, 0.106, and 0.149), and its significance rises with the sample size. It is insignificant in the 30-day sample (N = 592), </w:t>
      </w:r>
      <w:r w:rsidRPr="00015210">
        <w:lastRenderedPageBreak/>
        <w:t>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ins w:id="1164" w:author="Dylan CHEN" w:date="2026-08-27T16:40:00Z" w16du:dateUtc="2026-08-27T08:40:00Z">
        <w:r w:rsidR="00AA69A0">
          <w:rPr>
            <w:rFonts w:hint="eastAsia"/>
          </w:rPr>
          <w:t xml:space="preserve"> first</w:t>
        </w:r>
      </w:ins>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ins w:id="1165" w:author="Dylan CHEN" w:date="2026-08-27T16:07:00Z" w16du:dateUtc="2026-08-27T08:07:00Z">
              <w:r w:rsidR="002E1246">
                <w:rPr>
                  <w:rFonts w:hint="eastAsia"/>
                  <w:color w:val="000000"/>
                  <w:sz w:val="20"/>
                  <w:szCs w:val="20"/>
                </w:rPr>
                <w:t xml:space="preserve">human </w:t>
              </w:r>
            </w:ins>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6F565BAE"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ins w:id="1166" w:author="Dylan CHEN" w:date="2026-08-30T00:25:00Z" w16du:dateUtc="2026-08-29T16:25:00Z">
        <w:r w:rsidR="00962397">
          <w:rPr>
            <w:rFonts w:hint="eastAsia"/>
          </w:rPr>
          <w:t xml:space="preserve">, </w:t>
        </w:r>
      </w:ins>
      <w:del w:id="1167" w:author="Dylan CHEN" w:date="2026-08-30T00:25:00Z" w16du:dateUtc="2026-08-29T16:25:00Z">
        <w:r w:rsidRPr="00015210" w:rsidDel="00962397">
          <w:delText>—</w:delText>
        </w:r>
      </w:del>
      <w:r w:rsidRPr="00015210">
        <w:t>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 xml:space="preserve">re-experiment questions have been on the platform longer and have mechanically accumulated more answers over time. Our spillover test addresses this concern through regression controls for a cubic polynomial of question age (to </w:t>
      </w:r>
      <w:r w:rsidRPr="00015210">
        <w:lastRenderedPageBreak/>
        <w:t>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1168" w:name="_Ref194764278"/>
      <w:r w:rsidRPr="00015210">
        <w:t xml:space="preserve">Table </w:t>
      </w:r>
      <w:bookmarkEnd w:id="1168"/>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ins w:id="1169"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5FEA467" w:rsidR="00C816AB" w:rsidRPr="00015210" w:rsidRDefault="00F045BB" w:rsidP="00C816AB">
      <w:pPr>
        <w:pStyle w:val="Notes"/>
      </w:pPr>
      <w:r w:rsidRPr="00015210">
        <w:t xml:space="preserve"> </w:t>
      </w:r>
      <w:r w:rsidR="00C816AB" w:rsidRPr="00015210">
        <w:t>Note: ***p&lt;0.001; **p&lt;0.01; *p&lt;0.05.</w:t>
      </w:r>
      <w:r w:rsidR="001C3581">
        <w:rPr>
          <w:rFonts w:hint="eastAsia"/>
        </w:rPr>
        <w:t xml:space="preserve"> </w:t>
      </w:r>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6AC26728" w:rsidR="00276913" w:rsidRPr="00D2526D" w:rsidRDefault="00276913" w:rsidP="00D2526D">
      <w:pPr>
        <w:pStyle w:val="Paragraph0"/>
      </w:pPr>
      <w:r w:rsidRPr="00D2526D">
        <w:t xml:space="preserve">The platform assigns AI answers to questions at random. </w:t>
      </w:r>
      <w:del w:id="1170" w:author="Dylan CHEN" w:date="2026-08-30T00:26:00Z" w16du:dateUtc="2026-08-29T16:26:00Z">
        <w:r w:rsidRPr="00D2526D" w:rsidDel="00962397">
          <w:delText xml:space="preserve">Our earlier tests are consistent with this, showing no relationship between treatment status and observable question characteristics. </w:delText>
        </w:r>
      </w:del>
      <w:r w:rsidRPr="00D2526D">
        <w:t>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290C105"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w:t>
      </w:r>
      <w:r w:rsidRPr="00015210">
        <w:lastRenderedPageBreak/>
        <w:t xml:space="preserve">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w:t>
      </w:r>
      <w:del w:id="1171" w:author="Dylan CHEN" w:date="2026-08-27T15:43:00Z" w16du:dateUtc="2026-08-27T07:43:00Z">
        <w:r w:rsidRPr="00015210" w:rsidDel="007232A8">
          <w:delText>s</w:delText>
        </w:r>
      </w:del>
      <w:r w:rsidRPr="00015210">
        <w:t xml:space="preserv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1172" w:name="_Ref194135100"/>
      <w:bookmarkStart w:id="1173" w:name="_Ref177392144"/>
      <w:r w:rsidRPr="00015210">
        <w:t xml:space="preserve">Table </w:t>
      </w:r>
      <w:bookmarkEnd w:id="1172"/>
      <w:r w:rsidR="00144EC0">
        <w:t>9</w:t>
      </w:r>
      <w:r w:rsidRPr="00015210">
        <w:t xml:space="preserve">. </w:t>
      </w:r>
      <w:bookmarkEnd w:id="1173"/>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Change w:id="1174" w:author="Dylan CHEN" w:date="2026-08-27T16:09:00Z" w16du:dateUtc="2026-08-27T08:09:00Z">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PrChange>
      </w:tblPr>
      <w:tblGrid>
        <w:gridCol w:w="3510"/>
        <w:gridCol w:w="1620"/>
        <w:gridCol w:w="990"/>
        <w:gridCol w:w="630"/>
        <w:gridCol w:w="1260"/>
        <w:gridCol w:w="1350"/>
        <w:tblGridChange w:id="1175">
          <w:tblGrid>
            <w:gridCol w:w="3042"/>
            <w:gridCol w:w="468"/>
            <w:gridCol w:w="720"/>
            <w:gridCol w:w="720"/>
            <w:gridCol w:w="180"/>
            <w:gridCol w:w="540"/>
            <w:gridCol w:w="450"/>
            <w:gridCol w:w="630"/>
            <w:gridCol w:w="630"/>
            <w:gridCol w:w="630"/>
            <w:gridCol w:w="1350"/>
          </w:tblGrid>
        </w:tblGridChange>
      </w:tblGrid>
      <w:tr w:rsidR="00C816AB" w:rsidRPr="00015210" w14:paraId="763FD633" w14:textId="77777777" w:rsidTr="002E1246">
        <w:trPr>
          <w:trHeight w:val="270"/>
          <w:jc w:val="center"/>
          <w:trPrChange w:id="1176" w:author="Dylan CHEN" w:date="2026-08-27T16:09:00Z" w16du:dateUtc="2026-08-27T08:09:00Z">
            <w:trPr>
              <w:trHeight w:val="270"/>
              <w:jc w:val="center"/>
            </w:trPr>
          </w:trPrChange>
        </w:trPr>
        <w:tc>
          <w:tcPr>
            <w:tcW w:w="3510" w:type="dxa"/>
            <w:noWrap/>
            <w:vAlign w:val="center"/>
            <w:hideMark/>
            <w:tcPrChange w:id="1177" w:author="Dylan CHEN" w:date="2026-08-27T16:09:00Z" w16du:dateUtc="2026-08-27T08:09:00Z">
              <w:tcPr>
                <w:tcW w:w="3042" w:type="dxa"/>
                <w:noWrap/>
                <w:vAlign w:val="center"/>
                <w:hideMark/>
              </w:tcPr>
            </w:tcPrChange>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Change w:id="1178" w:author="Dylan CHEN" w:date="2026-08-27T16:09:00Z" w16du:dateUtc="2026-08-27T08:09:00Z">
              <w:tcPr>
                <w:tcW w:w="1188" w:type="dxa"/>
                <w:gridSpan w:val="2"/>
                <w:tcBorders>
                  <w:top w:val="single" w:sz="12" w:space="0" w:color="auto"/>
                  <w:bottom w:val="single" w:sz="8" w:space="0" w:color="auto"/>
                </w:tcBorders>
                <w:vAlign w:val="center"/>
              </w:tcPr>
            </w:tcPrChange>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Change w:id="1179" w:author="Dylan CHEN" w:date="2026-08-27T16:09:00Z" w16du:dateUtc="2026-08-27T08:09:00Z">
              <w:tcPr>
                <w:tcW w:w="720" w:type="dxa"/>
                <w:tcBorders>
                  <w:top w:val="single" w:sz="12" w:space="0" w:color="auto"/>
                  <w:bottom w:val="single" w:sz="8" w:space="0" w:color="auto"/>
                </w:tcBorders>
                <w:vAlign w:val="center"/>
              </w:tcPr>
            </w:tcPrChange>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Change w:id="1180" w:author="Dylan CHEN" w:date="2026-08-27T16:09:00Z" w16du:dateUtc="2026-08-27T08:09:00Z">
              <w:tcPr>
                <w:tcW w:w="720" w:type="dxa"/>
                <w:gridSpan w:val="2"/>
                <w:tcBorders>
                  <w:top w:val="single" w:sz="12" w:space="0" w:color="auto"/>
                  <w:bottom w:val="single" w:sz="8" w:space="0" w:color="auto"/>
                </w:tcBorders>
                <w:noWrap/>
                <w:vAlign w:val="center"/>
                <w:hideMark/>
              </w:tcPr>
            </w:tcPrChange>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Change w:id="1181" w:author="Dylan CHEN" w:date="2026-08-27T16:09:00Z" w16du:dateUtc="2026-08-27T08:09:00Z">
              <w:tcPr>
                <w:tcW w:w="1710" w:type="dxa"/>
                <w:gridSpan w:val="3"/>
                <w:tcBorders>
                  <w:top w:val="single" w:sz="12" w:space="0" w:color="auto"/>
                  <w:bottom w:val="single" w:sz="8" w:space="0" w:color="auto"/>
                </w:tcBorders>
                <w:noWrap/>
                <w:vAlign w:val="center"/>
                <w:hideMark/>
              </w:tcPr>
            </w:tcPrChange>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Change w:id="1182" w:author="Dylan CHEN" w:date="2026-08-27T16:09:00Z" w16du:dateUtc="2026-08-27T08:09:00Z">
              <w:tcPr>
                <w:tcW w:w="1980" w:type="dxa"/>
                <w:gridSpan w:val="2"/>
                <w:tcBorders>
                  <w:top w:val="single" w:sz="12" w:space="0" w:color="auto"/>
                  <w:bottom w:val="single" w:sz="8" w:space="0" w:color="auto"/>
                </w:tcBorders>
                <w:noWrap/>
                <w:vAlign w:val="center"/>
                <w:hideMark/>
              </w:tcPr>
            </w:tcPrChange>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2E1246">
        <w:trPr>
          <w:trHeight w:val="270"/>
          <w:jc w:val="center"/>
          <w:trPrChange w:id="1183" w:author="Dylan CHEN" w:date="2026-08-27T16:09:00Z" w16du:dateUtc="2026-08-27T08:09:00Z">
            <w:trPr>
              <w:trHeight w:val="270"/>
              <w:jc w:val="center"/>
            </w:trPr>
          </w:trPrChange>
        </w:trPr>
        <w:tc>
          <w:tcPr>
            <w:tcW w:w="3510" w:type="dxa"/>
            <w:noWrap/>
            <w:vAlign w:val="center"/>
            <w:hideMark/>
            <w:tcPrChange w:id="1184" w:author="Dylan CHEN" w:date="2026-08-27T16:09:00Z" w16du:dateUtc="2026-08-27T08:09:00Z">
              <w:tcPr>
                <w:tcW w:w="3042" w:type="dxa"/>
                <w:noWrap/>
                <w:vAlign w:val="center"/>
                <w:hideMark/>
              </w:tcPr>
            </w:tcPrChange>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ins w:id="1185" w:author="Dylan CHEN" w:date="2026-08-27T16:09:00Z" w16du:dateUtc="2026-08-27T08:09:00Z">
              <w:r w:rsidR="002E1246">
                <w:rPr>
                  <w:rFonts w:hint="eastAsia"/>
                  <w:color w:val="000000"/>
                  <w:sz w:val="20"/>
                  <w:szCs w:val="20"/>
                </w:rPr>
                <w:t xml:space="preserve">human </w:t>
              </w:r>
            </w:ins>
            <w:r w:rsidR="00F045BB" w:rsidRPr="00015210">
              <w:rPr>
                <w:color w:val="000000"/>
                <w:sz w:val="20"/>
                <w:szCs w:val="20"/>
              </w:rPr>
              <w:t>answer number in 7 days)</w:t>
            </w:r>
          </w:p>
        </w:tc>
        <w:tc>
          <w:tcPr>
            <w:tcW w:w="1620" w:type="dxa"/>
            <w:vAlign w:val="center"/>
            <w:tcPrChange w:id="1186" w:author="Dylan CHEN" w:date="2026-08-27T16:09:00Z" w16du:dateUtc="2026-08-27T08:09:00Z">
              <w:tcPr>
                <w:tcW w:w="1188" w:type="dxa"/>
                <w:gridSpan w:val="2"/>
                <w:vAlign w:val="center"/>
              </w:tcPr>
            </w:tcPrChange>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Change w:id="1187" w:author="Dylan CHEN" w:date="2026-08-27T16:09:00Z" w16du:dateUtc="2026-08-27T08:09:00Z">
              <w:tcPr>
                <w:tcW w:w="720" w:type="dxa"/>
                <w:vAlign w:val="center"/>
              </w:tcPr>
            </w:tcPrChange>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Change w:id="1188" w:author="Dylan CHEN" w:date="2026-08-27T16:09:00Z" w16du:dateUtc="2026-08-27T08:09:00Z">
              <w:tcPr>
                <w:tcW w:w="720" w:type="dxa"/>
                <w:gridSpan w:val="2"/>
                <w:noWrap/>
                <w:vAlign w:val="center"/>
                <w:hideMark/>
              </w:tcPr>
            </w:tcPrChange>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Change w:id="1189" w:author="Dylan CHEN" w:date="2026-08-27T16:09:00Z" w16du:dateUtc="2026-08-27T08:09:00Z">
              <w:tcPr>
                <w:tcW w:w="1710" w:type="dxa"/>
                <w:gridSpan w:val="3"/>
                <w:noWrap/>
                <w:vAlign w:val="center"/>
                <w:hideMark/>
              </w:tcPr>
            </w:tcPrChange>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Change w:id="1190" w:author="Dylan CHEN" w:date="2026-08-27T16:09:00Z" w16du:dateUtc="2026-08-27T08:09:00Z">
              <w:tcPr>
                <w:tcW w:w="1980" w:type="dxa"/>
                <w:gridSpan w:val="2"/>
                <w:noWrap/>
                <w:vAlign w:val="center"/>
                <w:hideMark/>
              </w:tcPr>
            </w:tcPrChange>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142"/>
    </w:p>
    <w:bookmarkEnd w:id="1143"/>
    <w:p w14:paraId="75B909BD" w14:textId="1DE2EFE8" w:rsidR="0064691E" w:rsidRDefault="002B130F" w:rsidP="0064691E">
      <w:pPr>
        <w:pStyle w:val="Heading3"/>
        <w:rPr>
          <w:ins w:id="1191" w:author="Dylan CHEN" w:date="2026-08-30T00:27:00Z" w16du:dateUtc="2026-08-29T16:27:00Z"/>
        </w:rPr>
      </w:pPr>
      <w:ins w:id="1192" w:author="Dylan CHEN" w:date="2026-08-30T00:43:00Z" w16du:dateUtc="2026-08-29T16:43:00Z">
        <w:r w:rsidRPr="002B130F">
          <w:t xml:space="preserve">Bounding the Effect of AI </w:t>
        </w:r>
      </w:ins>
      <w:ins w:id="1193" w:author="Dylan CHEN" w:date="2026-08-30T00:44:00Z" w16du:dateUtc="2026-08-29T16:44:00Z">
        <w:r w:rsidR="00A306D5">
          <w:rPr>
            <w:rFonts w:hint="eastAsia"/>
          </w:rPr>
          <w:t xml:space="preserve">Answer </w:t>
        </w:r>
      </w:ins>
      <w:ins w:id="1194" w:author="Dylan CHEN" w:date="2026-08-30T00:43:00Z" w16du:dateUtc="2026-08-29T16:43:00Z">
        <w:r w:rsidRPr="002B130F">
          <w:t>Quality Under Sample Selection</w:t>
        </w:r>
      </w:ins>
    </w:p>
    <w:p w14:paraId="64ED223E" w14:textId="3ABE4321" w:rsidR="00194BF6" w:rsidRPr="00194BF6" w:rsidRDefault="00194BF6">
      <w:pPr>
        <w:pStyle w:val="Paragraph0"/>
        <w:rPr>
          <w:ins w:id="1195" w:author="Dylan CHEN" w:date="2026-08-30T00:43:00Z" w16du:dateUtc="2026-08-29T16:43:00Z"/>
        </w:rPr>
        <w:pPrChange w:id="1196" w:author="Dylan CHEN" w:date="2026-08-30T00:43:00Z" w16du:dateUtc="2026-08-29T16:43:00Z">
          <w:pPr>
            <w:spacing w:before="100" w:beforeAutospacing="1" w:after="100" w:afterAutospacing="1"/>
          </w:pPr>
        </w:pPrChange>
      </w:pPr>
      <w:ins w:id="1197" w:author="Dylan CHEN" w:date="2026-08-30T00:43:00Z" w16du:dateUtc="2026-08-29T16:43:00Z">
        <w:r w:rsidRPr="00194BF6">
          <w:t xml:space="preserve">To estimate the effect of AI </w:t>
        </w:r>
      </w:ins>
      <w:ins w:id="1198" w:author="Dylan CHEN" w:date="2026-08-30T00:44:00Z" w16du:dateUtc="2026-08-29T16:44:00Z">
        <w:r w:rsidR="00A306D5">
          <w:rPr>
            <w:rFonts w:hint="eastAsia"/>
          </w:rPr>
          <w:t xml:space="preserve">answer </w:t>
        </w:r>
      </w:ins>
      <w:ins w:id="1199" w:author="Dylan CHEN" w:date="2026-08-30T00:43:00Z" w16du:dateUtc="2026-08-29T16:43:00Z">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ins>
      <w:ins w:id="1200" w:author="Dylan CHEN" w:date="2026-08-30T00:45:00Z" w16du:dateUtc="2026-08-29T16:45:00Z">
        <w:r w:rsidR="00A306D5">
          <w:rPr>
            <w:rFonts w:hint="eastAsia"/>
          </w:rPr>
          <w:t xml:space="preserve">answer </w:t>
        </w:r>
      </w:ins>
      <w:ins w:id="1201" w:author="Dylan CHEN" w:date="2026-08-30T00:43:00Z" w16du:dateUtc="2026-08-29T16:43:00Z">
        <w:r w:rsidRPr="00194BF6">
          <w:t>quality</w:t>
        </w:r>
      </w:ins>
      <w:ins w:id="1202" w:author="Dylan CHEN" w:date="2026-08-30T00:45:00Z" w16du:dateUtc="2026-08-29T16:45:00Z">
        <w:r w:rsidR="00A306D5">
          <w:t>’</w:t>
        </w:r>
      </w:ins>
      <w:ins w:id="1203" w:author="Dylan CHEN" w:date="2026-08-30T00:43:00Z" w16du:dateUtc="2026-08-29T16:43:00Z">
        <w:r w:rsidRPr="00194BF6">
          <w:t>s effect (</w:t>
        </w:r>
      </w:ins>
      <m:oMath>
        <m:sSub>
          <m:sSubPr>
            <m:ctrlPr>
              <w:ins w:id="1204" w:author="Dylan CHEN" w:date="2026-08-30T00:43:00Z" w16du:dateUtc="2026-08-29T16:43:00Z">
                <w:rPr>
                  <w:rFonts w:ascii="Cambria Math" w:hAnsi="Cambria Math"/>
                </w:rPr>
              </w:ins>
            </m:ctrlPr>
          </m:sSubPr>
          <m:e>
            <m:r>
              <w:ins w:id="1205" w:author="Dylan CHEN" w:date="2026-08-30T00:43:00Z" w16du:dateUtc="2026-08-29T16:43:00Z">
                <w:rPr>
                  <w:rFonts w:ascii="Cambria Math" w:hAnsi="Cambria Math"/>
                </w:rPr>
                <m:t>β</m:t>
              </w:ins>
            </m:r>
          </m:e>
          <m:sub>
            <m:r>
              <w:ins w:id="1206" w:author="Dylan CHEN" w:date="2026-08-30T00:43:00Z" w16du:dateUtc="2026-08-29T16:43:00Z">
                <w:rPr>
                  <w:rFonts w:ascii="Cambria Math" w:hAnsi="Cambria Math"/>
                </w:rPr>
                <m:t>3</m:t>
              </w:ins>
            </m:r>
          </m:sub>
        </m:sSub>
      </m:oMath>
      <w:ins w:id="1207" w:author="Dylan CHEN" w:date="2026-08-30T00:43:00Z" w16du:dateUtc="2026-08-29T16:43:00Z">
        <w:r w:rsidRPr="00194BF6">
          <w:t xml:space="preserve">) can be biased. To check whether our conclusion survives this concern, we compute </w:t>
        </w:r>
        <w:commentRangeStart w:id="1208"/>
        <w:r w:rsidRPr="00194BF6">
          <w:t xml:space="preserve">Lee (2009) </w:t>
        </w:r>
      </w:ins>
      <w:commentRangeEnd w:id="1208"/>
      <w:r w:rsidR="00E02DA9" w:rsidRPr="00194BF6">
        <w:rPr>
          <w:rStyle w:val="CommentReference"/>
          <w:sz w:val="24"/>
        </w:rPr>
        <w:commentReference w:id="1208"/>
      </w:r>
      <w:ins w:id="1209" w:author="Dylan CHEN" w:date="2026-08-30T00:43:00Z" w16du:dateUtc="2026-08-29T16:43:00Z">
        <w:r w:rsidRPr="00194BF6">
          <w:t>bounds, which give a range that is guaranteed to contain the true effect even under this kind of selection.</w:t>
        </w:r>
      </w:ins>
    </w:p>
    <w:p w14:paraId="78479331" w14:textId="2CB7C195" w:rsidR="00194BF6" w:rsidRPr="00194BF6" w:rsidRDefault="00194BF6">
      <w:pPr>
        <w:pStyle w:val="Paragraph0"/>
        <w:rPr>
          <w:ins w:id="1210" w:author="Dylan CHEN" w:date="2026-08-30T00:43:00Z" w16du:dateUtc="2026-08-29T16:43:00Z"/>
        </w:rPr>
        <w:pPrChange w:id="1211" w:author="Dylan CHEN" w:date="2026-08-30T00:43:00Z" w16du:dateUtc="2026-08-29T16:43:00Z">
          <w:pPr>
            <w:spacing w:before="100" w:beforeAutospacing="1" w:after="100" w:afterAutospacing="1"/>
          </w:pPr>
        </w:pPrChange>
      </w:pPr>
      <w:ins w:id="1212" w:author="Dylan CHEN" w:date="2026-08-30T00:43:00Z" w16du:dateUtc="2026-08-29T16:43:00Z">
        <w:r w:rsidRPr="00194BF6">
          <w:t xml:space="preserve">The Lee method is built for a </w:t>
        </w:r>
      </w:ins>
      <w:ins w:id="1213" w:author="Dylan CHEN" w:date="2026-08-30T00:45:00Z" w16du:dateUtc="2026-08-29T16:45:00Z">
        <w:r w:rsidR="00A306D5">
          <w:rPr>
            <w:rFonts w:hint="eastAsia"/>
          </w:rPr>
          <w:t>binary treatment</w:t>
        </w:r>
      </w:ins>
      <w:ins w:id="1214" w:author="Dylan CHEN" w:date="2026-08-30T00:43:00Z" w16du:dateUtc="2026-08-29T16:43:00Z">
        <w:r w:rsidRPr="00194BF6">
          <w:t xml:space="preserve">, but AI </w:t>
        </w:r>
      </w:ins>
      <w:ins w:id="1215" w:author="Dylan CHEN" w:date="2026-08-30T00:45:00Z" w16du:dateUtc="2026-08-29T16:45:00Z">
        <w:r w:rsidR="00A306D5">
          <w:rPr>
            <w:rFonts w:hint="eastAsia"/>
          </w:rPr>
          <w:t xml:space="preserve">answer </w:t>
        </w:r>
      </w:ins>
      <w:ins w:id="1216" w:author="Dylan CHEN" w:date="2026-08-30T00:43:00Z" w16du:dateUtc="2026-08-29T16:43:00Z">
        <w:r w:rsidRPr="00194BF6">
          <w:t>quality is a continuous measure. We therefore convert the continuous measure into a binary comparison in two different ways, so that the conclusion does not depend on any single choice.</w:t>
        </w:r>
      </w:ins>
    </w:p>
    <w:p w14:paraId="6CE6BA81" w14:textId="77777777" w:rsidR="00194BF6" w:rsidRPr="00194BF6" w:rsidRDefault="00194BF6">
      <w:pPr>
        <w:pStyle w:val="Paragraph0"/>
        <w:rPr>
          <w:ins w:id="1217" w:author="Dylan CHEN" w:date="2026-08-30T00:43:00Z" w16du:dateUtc="2026-08-29T16:43:00Z"/>
        </w:rPr>
        <w:pPrChange w:id="1218" w:author="Dylan CHEN" w:date="2026-08-30T00:43:00Z" w16du:dateUtc="2026-08-29T16:43:00Z">
          <w:pPr>
            <w:spacing w:before="100" w:beforeAutospacing="1" w:after="100" w:afterAutospacing="1"/>
          </w:pPr>
        </w:pPrChange>
      </w:pPr>
      <w:ins w:id="1219" w:author="Dylan CHEN" w:date="2026-08-30T00:43:00Z" w16du:dateUtc="2026-08-29T16:43:00Z">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w:t>
        </w:r>
        <w:r w:rsidRPr="00194BF6">
          <w:lastRenderedPageBreak/>
          <w:t xml:space="preserve">bound on the per-unit slope </w:t>
        </w:r>
      </w:ins>
      <m:oMath>
        <m:sSub>
          <m:sSubPr>
            <m:ctrlPr>
              <w:ins w:id="1220" w:author="Dylan CHEN" w:date="2026-08-30T00:43:00Z" w16du:dateUtc="2026-08-29T16:43:00Z">
                <w:rPr>
                  <w:rFonts w:ascii="Cambria Math" w:hAnsi="Cambria Math"/>
                </w:rPr>
              </w:ins>
            </m:ctrlPr>
          </m:sSubPr>
          <m:e>
            <m:r>
              <w:ins w:id="1221" w:author="Dylan CHEN" w:date="2026-08-30T00:43:00Z" w16du:dateUtc="2026-08-29T16:43:00Z">
                <w:rPr>
                  <w:rFonts w:ascii="Cambria Math" w:hAnsi="Cambria Math"/>
                </w:rPr>
                <m:t>β</m:t>
              </w:ins>
            </m:r>
          </m:e>
          <m:sub>
            <m:r>
              <w:ins w:id="1222" w:author="Dylan CHEN" w:date="2026-08-30T00:43:00Z" w16du:dateUtc="2026-08-29T16:43:00Z">
                <w:rPr>
                  <w:rFonts w:ascii="Cambria Math" w:hAnsi="Cambria Math"/>
                </w:rPr>
                <m:t>3</m:t>
              </w:ins>
            </m:r>
          </m:sub>
        </m:sSub>
      </m:oMath>
      <w:ins w:id="1223" w:author="Dylan CHEN" w:date="2026-08-30T00:43:00Z" w16du:dateUtc="2026-08-29T16:43:00Z">
        <w:r w:rsidRPr="00194BF6">
          <w:t>.</w:t>
        </w:r>
      </w:ins>
    </w:p>
    <w:p w14:paraId="6A8DE2DE" w14:textId="77777777" w:rsidR="00194BF6" w:rsidRPr="00194BF6" w:rsidRDefault="00194BF6">
      <w:pPr>
        <w:pStyle w:val="Paragraph0"/>
        <w:rPr>
          <w:ins w:id="1224" w:author="Dylan CHEN" w:date="2026-08-30T00:43:00Z" w16du:dateUtc="2026-08-29T16:43:00Z"/>
        </w:rPr>
        <w:pPrChange w:id="1225" w:author="Dylan CHEN" w:date="2026-08-30T00:43:00Z" w16du:dateUtc="2026-08-29T16:43:00Z">
          <w:pPr>
            <w:spacing w:before="100" w:beforeAutospacing="1" w:after="100" w:afterAutospacing="1"/>
          </w:pPr>
        </w:pPrChange>
      </w:pPr>
      <w:ins w:id="1226" w:author="Dylan CHEN" w:date="2026-08-30T00:43:00Z" w16du:dateUtc="2026-08-29T16:43:00Z">
        <w:r w:rsidRPr="00194BF6">
          <w:t>The second approach uses finer quality bins and compares them to the control group. We sort treated questions into terciles of AI quality, compute Lee bounds for the top and bottom terciles relative to the control group, and take the difference between these two bounds divided by their gap in average quality. Because it uses the extremes of the quality distribution rather than a single median cut, this approach draws on more of the continuous variation in quality.</w:t>
        </w:r>
      </w:ins>
    </w:p>
    <w:p w14:paraId="5F7E6253" w14:textId="4847DE25" w:rsidR="00E8272E" w:rsidRPr="0064691E" w:rsidRDefault="00194BF6">
      <w:pPr>
        <w:pStyle w:val="Paragraph0"/>
        <w:rPr>
          <w:ins w:id="1227" w:author="Dylan CHEN" w:date="2026-08-30T00:27:00Z" w16du:dateUtc="2026-08-29T16:27:00Z"/>
        </w:rPr>
        <w:pPrChange w:id="1228" w:author="Dylan CHEN" w:date="2026-08-30T00:43:00Z" w16du:dateUtc="2026-08-29T16:43:00Z">
          <w:pPr>
            <w:pStyle w:val="Heading2"/>
          </w:pPr>
        </w:pPrChange>
      </w:pPr>
      <w:ins w:id="1229" w:author="Dylan CHEN" w:date="2026-08-30T00:43:00Z" w16du:dateUtc="2026-08-29T16:43:00Z">
        <w:r w:rsidRPr="00194BF6">
          <w:t>Both approaches produce ranges that lie entirely above zero (</w:t>
        </w:r>
      </w:ins>
      <m:oMath>
        <m:d>
          <m:dPr>
            <m:begChr m:val="["/>
            <m:sepChr m:val=","/>
            <m:endChr m:val="]"/>
            <m:ctrlPr>
              <w:ins w:id="1230" w:author="Dylan CHEN" w:date="2026-08-30T00:43:00Z" w16du:dateUtc="2026-08-29T16:43:00Z">
                <w:rPr>
                  <w:rFonts w:ascii="Cambria Math" w:hAnsi="Cambria Math"/>
                </w:rPr>
              </w:ins>
            </m:ctrlPr>
          </m:dPr>
          <m:e>
            <m:r>
              <w:ins w:id="1231" w:author="Dylan CHEN" w:date="2026-08-30T00:43:00Z" w16du:dateUtc="2026-08-29T16:43:00Z">
                <w:rPr>
                  <w:rFonts w:ascii="Cambria Math" w:hAnsi="Cambria Math"/>
                </w:rPr>
                <m:t>0.112</m:t>
              </w:ins>
            </m:r>
          </m:e>
          <m:e>
            <m:r>
              <w:ins w:id="1232" w:author="Dylan CHEN" w:date="2026-08-30T00:43:00Z" w16du:dateUtc="2026-08-29T16:43:00Z">
                <m:rPr>
                  <m:nor/>
                </m:rPr>
                <m:t> </m:t>
              </w:ins>
            </m:r>
            <m:r>
              <w:ins w:id="1233" w:author="Dylan CHEN" w:date="2026-08-30T00:43:00Z" w16du:dateUtc="2026-08-29T16:43:00Z">
                <w:rPr>
                  <w:rFonts w:ascii="Cambria Math" w:hAnsi="Cambria Math"/>
                </w:rPr>
                <m:t>0.344</m:t>
              </w:ins>
            </m:r>
          </m:e>
        </m:d>
      </m:oMath>
      <w:ins w:id="1234" w:author="Dylan CHEN" w:date="2026-08-30T00:43:00Z" w16du:dateUtc="2026-08-29T16:43:00Z">
        <w:r w:rsidRPr="00194BF6">
          <w:t xml:space="preserve"> for the first approach and </w:t>
        </w:r>
      </w:ins>
      <m:oMath>
        <m:d>
          <m:dPr>
            <m:begChr m:val="["/>
            <m:sepChr m:val=","/>
            <m:endChr m:val="]"/>
            <m:ctrlPr>
              <w:ins w:id="1235" w:author="Dylan CHEN" w:date="2026-08-30T00:43:00Z" w16du:dateUtc="2026-08-29T16:43:00Z">
                <w:rPr>
                  <w:rFonts w:ascii="Cambria Math" w:hAnsi="Cambria Math"/>
                </w:rPr>
              </w:ins>
            </m:ctrlPr>
          </m:dPr>
          <m:e>
            <m:r>
              <w:ins w:id="1236" w:author="Dylan CHEN" w:date="2026-08-30T00:43:00Z" w16du:dateUtc="2026-08-29T16:43:00Z">
                <w:rPr>
                  <w:rFonts w:ascii="Cambria Math" w:hAnsi="Cambria Math"/>
                </w:rPr>
                <m:t>0.086</m:t>
              </w:ins>
            </m:r>
          </m:e>
          <m:e>
            <m:r>
              <w:ins w:id="1237" w:author="Dylan CHEN" w:date="2026-08-30T00:43:00Z" w16du:dateUtc="2026-08-29T16:43:00Z">
                <m:rPr>
                  <m:nor/>
                </m:rPr>
                <m:t> </m:t>
              </w:ins>
            </m:r>
            <m:r>
              <w:ins w:id="1238" w:author="Dylan CHEN" w:date="2026-08-30T00:43:00Z" w16du:dateUtc="2026-08-29T16:43:00Z">
                <w:rPr>
                  <w:rFonts w:ascii="Cambria Math" w:hAnsi="Cambria Math"/>
                </w:rPr>
                <m:t>0.322</m:t>
              </w:ins>
            </m:r>
          </m:e>
        </m:d>
      </m:oMath>
      <w:ins w:id="1239" w:author="Dylan CHEN" w:date="2026-08-30T00:43:00Z" w16du:dateUtc="2026-08-29T16:43:00Z">
        <w:r w:rsidR="006F7257">
          <w:rPr>
            <w:rFonts w:hint="eastAsia"/>
          </w:rPr>
          <w:t xml:space="preserve"> </w:t>
        </w:r>
        <w:r w:rsidRPr="00194BF6">
          <w:t xml:space="preserve">for the second). This means that even in the most pessimistic scenario allowed by the selection problem, higher AI </w:t>
        </w:r>
      </w:ins>
      <w:ins w:id="1240" w:author="Prof. LIU Ben" w:date="2026-08-30T00:57:00Z" w16du:dateUtc="2026-08-29T16:57:00Z">
        <w:r w:rsidR="00E02DA9">
          <w:rPr>
            <w:rFonts w:hint="eastAsia"/>
          </w:rPr>
          <w:t xml:space="preserve">answer </w:t>
        </w:r>
      </w:ins>
      <w:ins w:id="1241" w:author="Dylan CHEN" w:date="2026-08-30T00:43:00Z" w16du:dateUtc="2026-08-29T16:43:00Z">
        <w:r w:rsidRPr="00194BF6">
          <w:t xml:space="preserve">quality is still associated with higher </w:t>
        </w:r>
        <w:del w:id="1242" w:author="Prof. LIU Ben" w:date="2026-08-30T00:57:00Z" w16du:dateUtc="2026-08-29T16:57:00Z">
          <w:r w:rsidRPr="00194BF6" w:rsidDel="00E02DA9">
            <w:delText>first-</w:delText>
          </w:r>
        </w:del>
        <w:r w:rsidRPr="00194BF6">
          <w:t>human</w:t>
        </w:r>
      </w:ins>
      <w:ins w:id="1243" w:author="Prof. LIU Ben" w:date="2026-08-30T00:57:00Z" w16du:dateUtc="2026-08-29T16:57:00Z">
        <w:r w:rsidR="00E02DA9">
          <w:rPr>
            <w:rFonts w:hint="eastAsia"/>
          </w:rPr>
          <w:t xml:space="preserve"> </w:t>
        </w:r>
      </w:ins>
      <w:ins w:id="1244" w:author="Dylan CHEN" w:date="2026-08-30T00:43:00Z" w16du:dateUtc="2026-08-29T16:43:00Z">
        <w:del w:id="1245" w:author="Prof. LIU Ben" w:date="2026-08-30T00:57:00Z" w16du:dateUtc="2026-08-29T16:57:00Z">
          <w:r w:rsidRPr="00194BF6" w:rsidDel="00E02DA9">
            <w:delText>-</w:delText>
          </w:r>
        </w:del>
        <w:r w:rsidRPr="00194BF6">
          <w:t>answer quality. Because the entire range excludes zero, the positive effect cannot be explained away as an artifact of which questions happen to receive a human answer, and the</w:t>
        </w:r>
        <w:del w:id="1246" w:author="Prof. LIU Ben" w:date="2026-08-30T00:58:00Z" w16du:dateUtc="2026-08-29T16:58:00Z">
          <w:r w:rsidRPr="00194BF6" w:rsidDel="00E02DA9">
            <w:delText xml:space="preserve"> agreement between</w:delText>
          </w:r>
        </w:del>
        <w:r w:rsidRPr="00194BF6">
          <w:t xml:space="preserve"> two independent bounding strategies further reinforces this conclusion. Appendix D provides additional details</w:t>
        </w:r>
        <w:del w:id="1247" w:author="Prof. LIU Ben" w:date="2026-08-30T00:58:00Z" w16du:dateUtc="2026-08-29T16:58:00Z">
          <w:r w:rsidRPr="00194BF6" w:rsidDel="00E02DA9">
            <w:delText xml:space="preserve"> </w:delText>
          </w:r>
        </w:del>
      </w:ins>
      <w:ins w:id="1248" w:author="Prof. LIU Ben" w:date="2026-08-30T00:58:00Z" w16du:dateUtc="2026-08-29T16:58:00Z">
        <w:r w:rsidR="00E02DA9">
          <w:rPr>
            <w:rFonts w:hint="eastAsia"/>
          </w:rPr>
          <w:t xml:space="preserve"> for the estimation</w:t>
        </w:r>
      </w:ins>
      <w:ins w:id="1249" w:author="Dylan CHEN" w:date="2026-08-30T00:43:00Z" w16du:dateUtc="2026-08-29T16:43:00Z">
        <w:del w:id="1250" w:author="Prof. LIU Ben" w:date="2026-08-30T00:58:00Z" w16du:dateUtc="2026-08-29T16:58:00Z">
          <w:r w:rsidRPr="00194BF6" w:rsidDel="00E02DA9">
            <w:delText>and shows that the result is robust to this specification</w:delText>
          </w:r>
        </w:del>
        <w:r w:rsidRPr="00194BF6">
          <w:t>.</w:t>
        </w:r>
      </w:ins>
    </w:p>
    <w:p w14:paraId="201B9CFE" w14:textId="2A7215BF" w:rsidR="0014752F" w:rsidRPr="0049010E" w:rsidRDefault="0014752F" w:rsidP="0049010E">
      <w:pPr>
        <w:pStyle w:val="Heading2"/>
      </w:pPr>
      <w:r w:rsidRPr="0049010E">
        <w:t>Mechanisms</w:t>
      </w:r>
    </w:p>
    <w:p w14:paraId="6566D319" w14:textId="19870B08" w:rsidR="00276913" w:rsidRDefault="00276913" w:rsidP="00276913">
      <w:pPr>
        <w:pStyle w:val="Paragraph0"/>
      </w:pPr>
      <w:r w:rsidRPr="00D2526D">
        <w:t>In this section, we probe the mechanisms that</w:t>
      </w:r>
      <w:del w:id="1251" w:author="Prof. LIU Ben" w:date="2026-08-30T00:58:00Z" w16du:dateUtc="2026-08-29T16:58:00Z">
        <w:r w:rsidRPr="00D2526D" w:rsidDel="00E02DA9">
          <w:delText xml:space="preserve"> may</w:delText>
        </w:r>
      </w:del>
      <w:r w:rsidRPr="00D2526D">
        <w:t xml:space="preserve">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w:t>
      </w:r>
      <w:ins w:id="1252" w:author="Prof. LIU Ben" w:date="2026-08-30T00:59:00Z" w16du:dateUtc="2026-08-29T16:59:00Z">
        <w:r w:rsidR="00E02DA9">
          <w:rPr>
            <w:rFonts w:hint="eastAsia"/>
          </w:rPr>
          <w:t>alternative explanations</w:t>
        </w:r>
      </w:ins>
      <w:del w:id="1253" w:author="Prof. LIU Ben" w:date="2026-08-30T00:59:00Z" w16du:dateUtc="2026-08-29T16:59:00Z">
        <w:r w:rsidRPr="00D2526D" w:rsidDel="00E02DA9">
          <w:delText>rival accounts</w:delText>
        </w:r>
      </w:del>
      <w:r w:rsidRPr="00D2526D">
        <w:t xml:space="preserve">. For each hypothesis, we test for these patterns and use them, where possible, to distinguish our account from </w:t>
      </w:r>
      <w:ins w:id="1254" w:author="Prof. LIU Ben" w:date="2026-08-30T00:59:00Z" w16du:dateUtc="2026-08-29T16:59:00Z">
        <w:r w:rsidR="00E02DA9">
          <w:rPr>
            <w:rFonts w:hint="eastAsia"/>
          </w:rPr>
          <w:t>alternative</w:t>
        </w:r>
      </w:ins>
      <w:del w:id="1255" w:author="Prof. LIU Ben" w:date="2026-08-30T00:59:00Z" w16du:dateUtc="2026-08-29T16:59:00Z">
        <w:r w:rsidRPr="00D2526D" w:rsidDel="00E02DA9">
          <w:delText>competing</w:delText>
        </w:r>
      </w:del>
      <w:r w:rsidRPr="00D2526D">
        <w:t xml:space="preserve"> explanations. These results should be read as support for the plausibility of our arguments, not as estimates of the magnitude of each channel.</w:t>
      </w:r>
    </w:p>
    <w:p w14:paraId="0D5AB7AF" w14:textId="5AF10AFE"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w:t>
      </w:r>
      <w:r w:rsidRPr="00D2526D">
        <w:lastRenderedPageBreak/>
        <w:t>testable patterns we can probe or use to rule out alternatives</w:t>
      </w:r>
      <w:del w:id="1256" w:author="Prof. LIU Ben" w:date="2026-08-30T01:00:00Z" w16du:dateUtc="2026-08-29T17:00:00Z">
        <w:r w:rsidRPr="00D2526D" w:rsidDel="00E02DA9">
          <w:delText>. A prediction of no effect implies no such patterns, so there is nothing further to look for</w:delText>
        </w:r>
      </w:del>
      <w:r w:rsidRPr="00D2526D">
        <w:t xml:space="preserve">. We therefore examine the three supported hypotheses, H1, H2, and H6, in turn: for H1 we </w:t>
      </w:r>
      <w:ins w:id="1257" w:author="Prof. LIU Ben" w:date="2026-08-30T01:01:00Z" w16du:dateUtc="2026-08-29T17:01:00Z">
        <w:r w:rsidR="00E02DA9">
          <w:rPr>
            <w:rFonts w:hint="eastAsia"/>
          </w:rPr>
          <w:t>probe</w:t>
        </w:r>
      </w:ins>
      <w:del w:id="1258" w:author="Prof. LIU Ben" w:date="2026-08-30T01:01:00Z" w16du:dateUtc="2026-08-29T17:01:00Z">
        <w:r w:rsidRPr="00D2526D" w:rsidDel="00E02DA9">
          <w:delText>test</w:delText>
        </w:r>
      </w:del>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0819CEAA" w:rsidR="00B35552" w:rsidRPr="00D2526D" w:rsidDel="00E02DA9" w:rsidRDefault="00B35552" w:rsidP="00D2526D">
      <w:pPr>
        <w:pStyle w:val="Paragraph0"/>
        <w:rPr>
          <w:del w:id="1259" w:author="Prof. LIU Ben" w:date="2026-08-30T01:03:00Z" w16du:dateUtc="2026-08-29T17:03:00Z"/>
        </w:rPr>
      </w:pPr>
      <w:r w:rsidRPr="00D2526D">
        <w:t>This yields a sharp, testable implication. If the label effect operates through the weak-competitor belief, that effect should concentrate on difficult questions</w:t>
      </w:r>
      <w:del w:id="1260" w:author="Prof. LIU Ben" w:date="2026-08-30T01:02:00Z" w16du:dateUtc="2026-08-29T17:02:00Z">
        <w:r w:rsidRPr="00D2526D" w:rsidDel="00E02DA9">
          <w:delText>, where the belief is salient and a weak AI answer still leaves ample room to add value</w:delText>
        </w:r>
      </w:del>
      <w:r w:rsidRPr="00D2526D">
        <w:t xml:space="preserve">. </w:t>
      </w:r>
      <w:del w:id="1261" w:author="Prof. LIU Ben" w:date="2026-08-30T01:02:00Z" w16du:dateUtc="2026-08-29T17:02:00Z">
        <w:r w:rsidRPr="00D2526D" w:rsidDel="00E02DA9">
          <w:delText xml:space="preserve">On easy questions the belief carries little force, because even a weak AI answer may already be sufficient, so the label should do little to invite contribution. </w:delText>
        </w:r>
      </w:del>
      <w:r w:rsidRPr="00D2526D">
        <w:t>We measure question difficulty using a</w:t>
      </w:r>
      <w:ins w:id="1262" w:author="Dylan CHEN" w:date="2026-08-27T15:32:00Z" w16du:dateUtc="2026-08-27T07:32:00Z">
        <w:r w:rsidR="001C20E5">
          <w:rPr>
            <w:rFonts w:hint="eastAsia"/>
          </w:rPr>
          <w:t>n</w:t>
        </w:r>
      </w:ins>
      <w:r w:rsidRPr="00D2526D">
        <w:t xml:space="preserve"> </w:t>
      </w:r>
      <w:r>
        <w:rPr>
          <w:rFonts w:hint="eastAsia"/>
        </w:rPr>
        <w:t>LLM</w:t>
      </w:r>
      <w:r w:rsidRPr="00D2526D">
        <w:t>–generated score, with details in the Appendix</w:t>
      </w:r>
      <w:ins w:id="1263" w:author="Dylan CHEN" w:date="2026-08-29T09:46:00Z" w16du:dateUtc="2026-08-29T01:46:00Z">
        <w:r w:rsidR="00D42624">
          <w:rPr>
            <w:rFonts w:hint="eastAsia"/>
          </w:rPr>
          <w:t xml:space="preserve"> C</w:t>
        </w:r>
      </w:ins>
      <w:r w:rsidRPr="00D2526D">
        <w:t>, and we split the sample at the mean difficulty.</w:t>
      </w:r>
      <w:ins w:id="1264" w:author="Prof. LIU Ben" w:date="2026-08-30T01:03:00Z" w16du:dateUtc="2026-08-29T17:03:00Z">
        <w:r w:rsidR="00E02DA9">
          <w:rPr>
            <w:rFonts w:hint="eastAsia"/>
          </w:rPr>
          <w:t xml:space="preserve"> </w:t>
        </w:r>
      </w:ins>
    </w:p>
    <w:p w14:paraId="3F540D1E" w14:textId="62D5520D" w:rsidR="00B35552" w:rsidRPr="00D2526D" w:rsidRDefault="00B35552" w:rsidP="00E02DA9">
      <w:pPr>
        <w:pStyle w:val="Paragraph0"/>
      </w:pPr>
      <w:r w:rsidRPr="00D2526D">
        <w:t>Table 10</w:t>
      </w:r>
      <w:del w:id="1265" w:author="Dylan CHEN" w:date="2026-08-27T15:32:00Z" w16du:dateUtc="2026-08-27T07:32:00Z">
        <w:r w:rsidRPr="00D2526D" w:rsidDel="001C20E5">
          <w:delText>3</w:delText>
        </w:r>
      </w:del>
      <w:r w:rsidRPr="00D2526D">
        <w:t xml:space="preserve"> confirms this prediction. On difficult questions the AI label effect is positive and significant (0.282, p&lt;0.01), and the interaction with answer length is </w:t>
      </w:r>
      <w:r w:rsidRPr="00D2526D">
        <w:lastRenderedPageBreak/>
        <w:t xml:space="preserve">negative and significant (-0.059, p&lt;0.001). On easy questions the AI label effect is not significant. </w:t>
      </w:r>
    </w:p>
    <w:p w14:paraId="3D8645DD" w14:textId="37770DCB" w:rsidR="00C1485A" w:rsidRPr="00015210" w:rsidRDefault="00C1485A" w:rsidP="00C1485A">
      <w:pPr>
        <w:pStyle w:val="TableFiguretitle"/>
        <w:rPr>
          <w:sz w:val="24"/>
          <w:szCs w:val="24"/>
        </w:rPr>
      </w:pPr>
      <w:r w:rsidRPr="00015210">
        <w:t>Table 1</w:t>
      </w:r>
      <w:r w:rsidR="00717310">
        <w:t>0</w:t>
      </w:r>
      <w:r w:rsidRPr="00015210">
        <w:t xml:space="preserve">. </w:t>
      </w:r>
      <w:ins w:id="1266" w:author="Dylan CHEN" w:date="2026-08-27T16:41:00Z" w16du:dateUtc="2026-08-27T08:41:00Z">
        <w:r w:rsidR="00AA69A0">
          <w:rPr>
            <w:rFonts w:hint="eastAsia"/>
          </w:rPr>
          <w:t>The effect on answer supply by q</w:t>
        </w:r>
      </w:ins>
      <w:del w:id="1267" w:author="Dylan CHEN" w:date="2026-08-27T16:41:00Z" w16du:dateUtc="2026-08-27T08:41:00Z">
        <w:r w:rsidRPr="00015210" w:rsidDel="00AA69A0">
          <w:delText>Q</w:delText>
        </w:r>
      </w:del>
      <w:r w:rsidRPr="00015210">
        <w:t xml:space="preserve">uestion difficulty </w:t>
      </w:r>
      <w:ins w:id="1268" w:author="Dylan CHEN" w:date="2026-08-27T16:42:00Z" w16du:dateUtc="2026-08-27T08:42:00Z">
        <w:r w:rsidR="00AA69A0">
          <w:rPr>
            <w:rFonts w:hint="eastAsia"/>
          </w:rPr>
          <w:t>(</w:t>
        </w:r>
      </w:ins>
      <w:ins w:id="1269" w:author="Dylan CHEN" w:date="2026-08-27T16:43:00Z" w16du:dateUtc="2026-08-27T08:43:00Z">
        <w:r w:rsidR="00AA69A0">
          <w:rPr>
            <w:rFonts w:hint="eastAsia"/>
          </w:rPr>
          <w:t>for H1</w:t>
        </w:r>
      </w:ins>
      <w:ins w:id="1270" w:author="Dylan CHEN" w:date="2026-08-27T16:42:00Z" w16du:dateUtc="2026-08-27T08:42:00Z">
        <w:r w:rsidR="00AA69A0">
          <w:rPr>
            <w:rFonts w:hint="eastAsia"/>
          </w:rPr>
          <w:t>)</w:t>
        </w:r>
      </w:ins>
      <w:del w:id="1271" w:author="Dylan CHEN" w:date="2026-08-27T16:41:00Z" w16du:dateUtc="2026-08-27T08:41:00Z">
        <w:r w:rsidRPr="00015210" w:rsidDel="00AA69A0">
          <w:delText>subgroups</w:delText>
        </w:r>
      </w:del>
    </w:p>
    <w:tbl>
      <w:tblPr>
        <w:tblW w:w="5000" w:type="pct"/>
        <w:jc w:val="center"/>
        <w:tblLayout w:type="fixed"/>
        <w:tblLook w:val="04A0" w:firstRow="1" w:lastRow="0" w:firstColumn="1" w:lastColumn="0" w:noHBand="0" w:noVBand="1"/>
        <w:tblPrChange w:id="1272" w:author="Dylan CHEN" w:date="2026-08-27T16:41:00Z" w16du:dateUtc="2026-08-27T08:41:00Z">
          <w:tblPr>
            <w:tblW w:w="5000" w:type="pct"/>
            <w:jc w:val="center"/>
            <w:tblLayout w:type="fixed"/>
            <w:tblLook w:val="04A0" w:firstRow="1" w:lastRow="0" w:firstColumn="1" w:lastColumn="0" w:noHBand="0" w:noVBand="1"/>
          </w:tblPr>
        </w:tblPrChange>
      </w:tblPr>
      <w:tblGrid>
        <w:gridCol w:w="3690"/>
        <w:gridCol w:w="2690"/>
        <w:gridCol w:w="2980"/>
        <w:tblGridChange w:id="1273">
          <w:tblGrid>
            <w:gridCol w:w="3595"/>
            <w:gridCol w:w="95"/>
            <w:gridCol w:w="2690"/>
            <w:gridCol w:w="2980"/>
          </w:tblGrid>
        </w:tblGridChange>
      </w:tblGrid>
      <w:tr w:rsidR="000D6DDF" w:rsidRPr="00015210" w14:paraId="1161A0E4" w14:textId="77777777" w:rsidTr="00AA69A0">
        <w:trPr>
          <w:trHeight w:val="386"/>
          <w:jc w:val="center"/>
          <w:trPrChange w:id="1274" w:author="Dylan CHEN" w:date="2026-08-27T16:41:00Z" w16du:dateUtc="2026-08-27T08:41:00Z">
            <w:trPr>
              <w:jc w:val="center"/>
            </w:trPr>
          </w:trPrChange>
        </w:trPr>
        <w:tc>
          <w:tcPr>
            <w:tcW w:w="3690" w:type="dxa"/>
            <w:tcBorders>
              <w:top w:val="single" w:sz="4" w:space="0" w:color="auto"/>
              <w:left w:val="nil"/>
              <w:bottom w:val="nil"/>
              <w:right w:val="nil"/>
            </w:tcBorders>
            <w:noWrap/>
            <w:hideMark/>
            <w:tcPrChange w:id="1275" w:author="Dylan CHEN" w:date="2026-08-27T16:41:00Z" w16du:dateUtc="2026-08-27T08:41:00Z">
              <w:tcPr>
                <w:tcW w:w="3595"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Change w:id="1276" w:author="Dylan CHEN" w:date="2026-08-27T16:41:00Z" w16du:dateUtc="2026-08-27T08:41:00Z">
              <w:tcPr>
                <w:tcW w:w="2785" w:type="dxa"/>
                <w:gridSpan w:val="2"/>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1277" w:author="Dylan CHEN" w:date="2026-08-27T16:41:00Z" w16du:dateUtc="2026-08-27T08:41:00Z">
              <w:tcPr>
                <w:tcW w:w="298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A69A0">
        <w:trPr>
          <w:trHeight w:val="423"/>
          <w:jc w:val="center"/>
          <w:trPrChange w:id="1278" w:author="Dylan CHEN" w:date="2026-08-27T16:41:00Z" w16du:dateUtc="2026-08-27T08:41:00Z">
            <w:trPr>
              <w:jc w:val="center"/>
            </w:trPr>
          </w:trPrChange>
        </w:trPr>
        <w:tc>
          <w:tcPr>
            <w:tcW w:w="3690" w:type="dxa"/>
            <w:tcBorders>
              <w:top w:val="nil"/>
              <w:left w:val="nil"/>
              <w:bottom w:val="nil"/>
              <w:right w:val="nil"/>
            </w:tcBorders>
            <w:hideMark/>
            <w:tcPrChange w:id="1279" w:author="Dylan CHEN" w:date="2026-08-27T16:41:00Z" w16du:dateUtc="2026-08-27T08:41:00Z">
              <w:tcPr>
                <w:tcW w:w="3595" w:type="dxa"/>
                <w:tcBorders>
                  <w:top w:val="nil"/>
                  <w:left w:val="nil"/>
                  <w:bottom w:val="nil"/>
                  <w:right w:val="nil"/>
                </w:tcBorders>
                <w:hideMark/>
              </w:tcPr>
            </w:tcPrChange>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ins w:id="1280"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c>
          <w:tcPr>
            <w:tcW w:w="2690" w:type="dxa"/>
            <w:tcBorders>
              <w:top w:val="nil"/>
              <w:left w:val="nil"/>
              <w:bottom w:val="nil"/>
              <w:right w:val="nil"/>
            </w:tcBorders>
            <w:noWrap/>
            <w:hideMark/>
            <w:tcPrChange w:id="1281" w:author="Dylan CHEN" w:date="2026-08-27T16:41:00Z" w16du:dateUtc="2026-08-27T08:41:00Z">
              <w:tcPr>
                <w:tcW w:w="2785" w:type="dxa"/>
                <w:gridSpan w:val="2"/>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1282" w:author="Dylan CHEN" w:date="2026-08-27T16:41:00Z" w16du:dateUtc="2026-08-27T08:41:00Z">
              <w:tcPr>
                <w:tcW w:w="298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2E1246">
        <w:trPr>
          <w:jc w:val="center"/>
          <w:trPrChange w:id="1283"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284" w:author="Dylan CHEN" w:date="2026-08-27T16:09:00Z" w16du:dateUtc="2026-08-27T08:09:00Z">
              <w:tcPr>
                <w:tcW w:w="3595"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Change w:id="1285" w:author="Dylan CHEN" w:date="2026-08-27T16:09:00Z" w16du:dateUtc="2026-08-27T08:09:00Z">
              <w:tcPr>
                <w:tcW w:w="2785" w:type="dxa"/>
                <w:gridSpan w:val="2"/>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1286" w:author="Dylan CHEN" w:date="2026-08-27T16:09:00Z" w16du:dateUtc="2026-08-27T08:09:00Z">
              <w:tcPr>
                <w:tcW w:w="298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2E1246">
        <w:trPr>
          <w:jc w:val="center"/>
          <w:trPrChange w:id="1287" w:author="Dylan CHEN" w:date="2026-08-27T16:09:00Z" w16du:dateUtc="2026-08-27T08:09:00Z">
            <w:trPr>
              <w:jc w:val="center"/>
            </w:trPr>
          </w:trPrChange>
        </w:trPr>
        <w:tc>
          <w:tcPr>
            <w:tcW w:w="3690" w:type="dxa"/>
            <w:vMerge/>
            <w:tcBorders>
              <w:top w:val="nil"/>
              <w:left w:val="nil"/>
              <w:bottom w:val="nil"/>
              <w:right w:val="nil"/>
            </w:tcBorders>
            <w:hideMark/>
            <w:tcPrChange w:id="1288" w:author="Dylan CHEN" w:date="2026-08-27T16:09:00Z" w16du:dateUtc="2026-08-27T08:09:00Z">
              <w:tcPr>
                <w:tcW w:w="3595"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289" w:author="Dylan CHEN" w:date="2026-08-27T16:09:00Z" w16du:dateUtc="2026-08-27T08:09:00Z">
              <w:tcPr>
                <w:tcW w:w="2785" w:type="dxa"/>
                <w:gridSpan w:val="2"/>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1290" w:author="Dylan CHEN" w:date="2026-08-27T16:09:00Z" w16du:dateUtc="2026-08-27T08:09:00Z">
              <w:tcPr>
                <w:tcW w:w="298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2E1246">
        <w:trPr>
          <w:jc w:val="center"/>
          <w:trPrChange w:id="1291"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292" w:author="Dylan CHEN" w:date="2026-08-27T16:09:00Z" w16du:dateUtc="2026-08-27T08:09:00Z">
              <w:tcPr>
                <w:tcW w:w="3595"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Change w:id="1293" w:author="Dylan CHEN" w:date="2026-08-27T16:09:00Z" w16du:dateUtc="2026-08-27T08:09:00Z">
              <w:tcPr>
                <w:tcW w:w="2785" w:type="dxa"/>
                <w:gridSpan w:val="2"/>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1294" w:author="Dylan CHEN" w:date="2026-08-27T16:09:00Z" w16du:dateUtc="2026-08-27T08:09:00Z">
              <w:tcPr>
                <w:tcW w:w="298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2E1246">
        <w:trPr>
          <w:jc w:val="center"/>
          <w:trPrChange w:id="1295" w:author="Dylan CHEN" w:date="2026-08-27T16:09:00Z" w16du:dateUtc="2026-08-27T08:09:00Z">
            <w:trPr>
              <w:jc w:val="center"/>
            </w:trPr>
          </w:trPrChange>
        </w:trPr>
        <w:tc>
          <w:tcPr>
            <w:tcW w:w="3690" w:type="dxa"/>
            <w:vMerge/>
            <w:tcBorders>
              <w:top w:val="nil"/>
              <w:left w:val="nil"/>
              <w:bottom w:val="nil"/>
              <w:right w:val="nil"/>
            </w:tcBorders>
            <w:hideMark/>
            <w:tcPrChange w:id="1296" w:author="Dylan CHEN" w:date="2026-08-27T16:09:00Z" w16du:dateUtc="2026-08-27T08:09:00Z">
              <w:tcPr>
                <w:tcW w:w="3595"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297" w:author="Dylan CHEN" w:date="2026-08-27T16:09:00Z" w16du:dateUtc="2026-08-27T08:09:00Z">
              <w:tcPr>
                <w:tcW w:w="2785" w:type="dxa"/>
                <w:gridSpan w:val="2"/>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1298" w:author="Dylan CHEN" w:date="2026-08-27T16:09:00Z" w16du:dateUtc="2026-08-27T08:09:00Z">
              <w:tcPr>
                <w:tcW w:w="298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2E1246">
        <w:trPr>
          <w:jc w:val="center"/>
          <w:trPrChange w:id="1299" w:author="Dylan CHEN" w:date="2026-08-27T16:09:00Z" w16du:dateUtc="2026-08-27T08:09:00Z">
            <w:trPr>
              <w:jc w:val="center"/>
            </w:trPr>
          </w:trPrChange>
        </w:trPr>
        <w:tc>
          <w:tcPr>
            <w:tcW w:w="3690" w:type="dxa"/>
            <w:vMerge w:val="restart"/>
            <w:tcBorders>
              <w:top w:val="nil"/>
              <w:left w:val="nil"/>
              <w:bottom w:val="single" w:sz="4" w:space="0" w:color="000000"/>
              <w:right w:val="nil"/>
            </w:tcBorders>
            <w:noWrap/>
            <w:hideMark/>
            <w:tcPrChange w:id="1300" w:author="Dylan CHEN" w:date="2026-08-27T16:09:00Z" w16du:dateUtc="2026-08-27T08:09:00Z">
              <w:tcPr>
                <w:tcW w:w="3595"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Change w:id="1301" w:author="Dylan CHEN" w:date="2026-08-27T16:09:00Z" w16du:dateUtc="2026-08-27T08:09:00Z">
              <w:tcPr>
                <w:tcW w:w="2785" w:type="dxa"/>
                <w:gridSpan w:val="2"/>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1302" w:author="Dylan CHEN" w:date="2026-08-27T16:09:00Z" w16du:dateUtc="2026-08-27T08:09:00Z">
              <w:tcPr>
                <w:tcW w:w="298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2E1246">
        <w:trPr>
          <w:jc w:val="center"/>
          <w:trPrChange w:id="1303" w:author="Dylan CHEN" w:date="2026-08-27T16:09:00Z" w16du:dateUtc="2026-08-27T08:09:00Z">
            <w:trPr>
              <w:jc w:val="center"/>
            </w:trPr>
          </w:trPrChange>
        </w:trPr>
        <w:tc>
          <w:tcPr>
            <w:tcW w:w="3690" w:type="dxa"/>
            <w:vMerge/>
            <w:tcBorders>
              <w:top w:val="nil"/>
              <w:left w:val="nil"/>
              <w:bottom w:val="single" w:sz="4" w:space="0" w:color="000000"/>
              <w:right w:val="nil"/>
            </w:tcBorders>
            <w:hideMark/>
            <w:tcPrChange w:id="1304" w:author="Dylan CHEN" w:date="2026-08-27T16:09:00Z" w16du:dateUtc="2026-08-27T08:09:00Z">
              <w:tcPr>
                <w:tcW w:w="3595"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Change w:id="1305" w:author="Dylan CHEN" w:date="2026-08-27T16:09:00Z" w16du:dateUtc="2026-08-27T08:09:00Z">
              <w:tcPr>
                <w:tcW w:w="2785" w:type="dxa"/>
                <w:gridSpan w:val="2"/>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1306" w:author="Dylan CHEN" w:date="2026-08-27T16:09:00Z" w16du:dateUtc="2026-08-27T08:09:00Z">
              <w:tcPr>
                <w:tcW w:w="298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2E1246">
        <w:trPr>
          <w:jc w:val="center"/>
          <w:trPrChange w:id="1307" w:author="Dylan CHEN" w:date="2026-08-27T16:09:00Z" w16du:dateUtc="2026-08-27T08:09:00Z">
            <w:trPr>
              <w:jc w:val="center"/>
            </w:trPr>
          </w:trPrChange>
        </w:trPr>
        <w:tc>
          <w:tcPr>
            <w:tcW w:w="3690" w:type="dxa"/>
            <w:tcBorders>
              <w:top w:val="nil"/>
              <w:left w:val="nil"/>
              <w:bottom w:val="nil"/>
              <w:right w:val="nil"/>
            </w:tcBorders>
            <w:noWrap/>
            <w:hideMark/>
            <w:tcPrChange w:id="1308" w:author="Dylan CHEN" w:date="2026-08-27T16:09:00Z" w16du:dateUtc="2026-08-27T08:09:00Z">
              <w:tcPr>
                <w:tcW w:w="3595"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Change w:id="1309" w:author="Dylan CHEN" w:date="2026-08-27T16:09:00Z" w16du:dateUtc="2026-08-27T08:09:00Z">
              <w:tcPr>
                <w:tcW w:w="2785" w:type="dxa"/>
                <w:gridSpan w:val="2"/>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310" w:author="Dylan CHEN" w:date="2026-08-27T16:09:00Z" w16du:dateUtc="2026-08-27T08:09:00Z">
              <w:tcPr>
                <w:tcW w:w="298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2E1246">
        <w:trPr>
          <w:jc w:val="center"/>
          <w:trPrChange w:id="1311" w:author="Dylan CHEN" w:date="2026-08-27T16:09:00Z" w16du:dateUtc="2026-08-27T08:09:00Z">
            <w:trPr>
              <w:jc w:val="center"/>
            </w:trPr>
          </w:trPrChange>
        </w:trPr>
        <w:tc>
          <w:tcPr>
            <w:tcW w:w="3690" w:type="dxa"/>
            <w:tcBorders>
              <w:top w:val="nil"/>
              <w:left w:val="nil"/>
              <w:bottom w:val="nil"/>
              <w:right w:val="nil"/>
            </w:tcBorders>
            <w:noWrap/>
            <w:hideMark/>
            <w:tcPrChange w:id="1312" w:author="Dylan CHEN" w:date="2026-08-27T16:09:00Z" w16du:dateUtc="2026-08-27T08:09:00Z">
              <w:tcPr>
                <w:tcW w:w="3595"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Change w:id="1313" w:author="Dylan CHEN" w:date="2026-08-27T16:09:00Z" w16du:dateUtc="2026-08-27T08:09:00Z">
              <w:tcPr>
                <w:tcW w:w="2785" w:type="dxa"/>
                <w:gridSpan w:val="2"/>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314" w:author="Dylan CHEN" w:date="2026-08-27T16:09:00Z" w16du:dateUtc="2026-08-27T08:09:00Z">
              <w:tcPr>
                <w:tcW w:w="298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2E1246">
        <w:trPr>
          <w:jc w:val="center"/>
          <w:trPrChange w:id="1315" w:author="Dylan CHEN" w:date="2026-08-27T16:09:00Z" w16du:dateUtc="2026-08-27T08:09:00Z">
            <w:trPr>
              <w:jc w:val="center"/>
            </w:trPr>
          </w:trPrChange>
        </w:trPr>
        <w:tc>
          <w:tcPr>
            <w:tcW w:w="3690" w:type="dxa"/>
            <w:tcBorders>
              <w:top w:val="nil"/>
              <w:left w:val="nil"/>
              <w:bottom w:val="nil"/>
              <w:right w:val="nil"/>
            </w:tcBorders>
            <w:noWrap/>
            <w:hideMark/>
            <w:tcPrChange w:id="1316" w:author="Dylan CHEN" w:date="2026-08-27T16:09:00Z" w16du:dateUtc="2026-08-27T08:09:00Z">
              <w:tcPr>
                <w:tcW w:w="3595"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Change w:id="1317" w:author="Dylan CHEN" w:date="2026-08-27T16:09:00Z" w16du:dateUtc="2026-08-27T08:09:00Z">
              <w:tcPr>
                <w:tcW w:w="2785" w:type="dxa"/>
                <w:gridSpan w:val="2"/>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318" w:author="Dylan CHEN" w:date="2026-08-27T16:09:00Z" w16du:dateUtc="2026-08-27T08:09:00Z">
              <w:tcPr>
                <w:tcW w:w="298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2E1246">
        <w:trPr>
          <w:jc w:val="center"/>
          <w:trPrChange w:id="1319" w:author="Dylan CHEN" w:date="2026-08-27T16:09:00Z" w16du:dateUtc="2026-08-27T08:09:00Z">
            <w:trPr>
              <w:jc w:val="center"/>
            </w:trPr>
          </w:trPrChange>
        </w:trPr>
        <w:tc>
          <w:tcPr>
            <w:tcW w:w="3690" w:type="dxa"/>
            <w:tcBorders>
              <w:top w:val="nil"/>
              <w:left w:val="nil"/>
              <w:bottom w:val="single" w:sz="4" w:space="0" w:color="auto"/>
              <w:right w:val="nil"/>
            </w:tcBorders>
            <w:noWrap/>
            <w:hideMark/>
            <w:tcPrChange w:id="1320" w:author="Dylan CHEN" w:date="2026-08-27T16:09:00Z" w16du:dateUtc="2026-08-27T08:09:00Z">
              <w:tcPr>
                <w:tcW w:w="3595"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Change w:id="1321" w:author="Dylan CHEN" w:date="2026-08-27T16:09:00Z" w16du:dateUtc="2026-08-27T08:09:00Z">
              <w:tcPr>
                <w:tcW w:w="2785" w:type="dxa"/>
                <w:gridSpan w:val="2"/>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1322" w:author="Dylan CHEN" w:date="2026-08-27T16:09:00Z" w16du:dateUtc="2026-08-27T08:09:00Z">
              <w:tcPr>
                <w:tcW w:w="298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1323"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023065B1" w:rsidR="00625971" w:rsidRDefault="00625971" w:rsidP="00625971">
      <w:pPr>
        <w:pStyle w:val="Paragraph0"/>
      </w:pPr>
      <w:r w:rsidRPr="00BF6686">
        <w:t>The fast nature of the entry decision favors coverage. Length is plausibly informative about coverage</w:t>
      </w:r>
      <w:ins w:id="1324" w:author="Prof. LIU Ben" w:date="2026-08-30T01:05:00Z" w16du:dateUtc="2026-08-29T17:05:00Z">
        <w:r w:rsidR="00E02DA9">
          <w:rPr>
            <w:rFonts w:hint="eastAsia"/>
          </w:rPr>
          <w:t xml:space="preserve">. </w:t>
        </w:r>
      </w:ins>
      <w:del w:id="1325" w:author="Prof. LIU Ben" w:date="2026-08-30T01:05:00Z" w16du:dateUtc="2026-08-29T17:05:00Z">
        <w:r w:rsidRPr="00BF6686" w:rsidDel="00E02DA9">
          <w:delText xml:space="preserve">: </w:delText>
        </w:r>
      </w:del>
      <w:ins w:id="1326" w:author="Prof. LIU Ben" w:date="2026-08-30T01:05:00Z" w16du:dateUtc="2026-08-29T17:05:00Z">
        <w:r w:rsidR="00E02DA9">
          <w:rPr>
            <w:rFonts w:hint="eastAsia"/>
          </w:rPr>
          <w:t>A</w:t>
        </w:r>
      </w:ins>
      <w:del w:id="1327" w:author="Prof. LIU Ben" w:date="2026-08-30T01:05:00Z" w16du:dateUtc="2026-08-29T17:05:00Z">
        <w:r w:rsidRPr="00BF6686" w:rsidDel="00E02DA9">
          <w:delText>a</w:delText>
        </w:r>
      </w:del>
      <w:r w:rsidRPr="00BF6686">
        <w:t xml:space="preserve"> longer, more heavily itemized answer looks like it touches more distinct points. </w:t>
      </w:r>
      <w:r>
        <w:rPr>
          <w:rFonts w:hint="eastAsia"/>
        </w:rPr>
        <w:t>However, i</w:t>
      </w:r>
      <w:r w:rsidRPr="00BF6686">
        <w:t xml:space="preserve">t is uninformative about quality, which can be judged only through the careful reading that a fast entry decision does not involve. An answerer glancing at length can form an </w:t>
      </w:r>
      <w:r w:rsidRPr="00BF6686">
        <w:lastRenderedPageBreak/>
        <w:t>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4569E748"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w:t>
      </w:r>
      <w:ins w:id="1328" w:author="Prof. LIU Ben" w:date="2026-08-30T01:07:00Z" w16du:dateUtc="2026-08-29T17:07:00Z">
        <w:r w:rsidR="00BB236B">
          <w:rPr>
            <w:rFonts w:hint="eastAsia"/>
          </w:rPr>
          <w:t>non</w:t>
        </w:r>
      </w:ins>
      <w:del w:id="1329" w:author="Prof. LIU Ben" w:date="2026-08-30T01:07:00Z" w16du:dateUtc="2026-08-29T17:07:00Z">
        <w:r w:rsidRPr="00BF6686" w:rsidDel="00BB236B">
          <w:delText xml:space="preserve">marginal </w:delText>
        </w:r>
      </w:del>
      <w:r w:rsidRPr="00BF6686">
        <w:t xml:space="preserve">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0F8A646"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ins w:id="1330" w:author="Prof. LIU Ben" w:date="2026-08-30T01:08:00Z" w16du:dateUtc="2026-08-29T17:08:00Z">
        <w:r w:rsidR="00BB236B">
          <w:rPr>
            <w:rFonts w:hint="eastAsia"/>
          </w:rPr>
          <w:t xml:space="preserve">correlation = </w:t>
        </w:r>
      </w:ins>
      <w:del w:id="1331" w:author="Dylan CHEN" w:date="2026-08-27T21:27:00Z" w16du:dateUtc="2026-08-27T13:27:00Z">
        <w:r w:rsidRPr="00BF6686" w:rsidDel="00625971">
          <w:rPr>
            <w:highlight w:val="yellow"/>
          </w:rPr>
          <w:delText>[X]</w:delText>
        </w:r>
      </w:del>
      <w:ins w:id="1332" w:author="Dylan CHEN" w:date="2026-08-27T21:27:00Z" w16du:dateUtc="2026-08-27T13:27:00Z">
        <w:r>
          <w:rPr>
            <w:rFonts w:hint="eastAsia"/>
          </w:rPr>
          <w:t>0.448</w:t>
        </w:r>
      </w:ins>
      <w:r w:rsidRPr="00BF6686">
        <w:t xml:space="preserve">), because AI answers can be padded with filler or repetition that adds length without adding ground. This has two implications. First, it is what makes the test informative; if length </w:t>
      </w:r>
      <w:r w:rsidRPr="00BF6686">
        <w:lastRenderedPageBreak/>
        <w:t>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2DEB369E" w:rsidR="00C1485A" w:rsidRPr="00015210" w:rsidRDefault="00C1485A" w:rsidP="00C1485A">
      <w:pPr>
        <w:pStyle w:val="TableFiguretitle"/>
      </w:pPr>
      <w:r w:rsidRPr="00015210">
        <w:t>Table 1</w:t>
      </w:r>
      <w:r w:rsidR="00717310">
        <w:t>1</w:t>
      </w:r>
      <w:r w:rsidRPr="00015210">
        <w:t xml:space="preserve">. </w:t>
      </w:r>
      <w:ins w:id="1333" w:author="Dylan CHEN" w:date="2026-08-27T16:43:00Z" w16du:dateUtc="2026-08-27T08:43:00Z">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ins>
      <w:ins w:id="1334" w:author="Dylan CHEN" w:date="2026-08-27T16:44:00Z" w16du:dateUtc="2026-08-27T08:44:00Z">
        <w:r w:rsidR="00AA69A0">
          <w:rPr>
            <w:rFonts w:hint="eastAsia"/>
          </w:rPr>
          <w:t>s</w:t>
        </w:r>
      </w:ins>
      <w:ins w:id="1335" w:author="Dylan CHEN" w:date="2026-08-27T16:43:00Z" w16du:dateUtc="2026-08-27T08:43:00Z">
        <w:r w:rsidR="00AA69A0" w:rsidRPr="00AA69A0">
          <w:t xml:space="preserve"> </w:t>
        </w:r>
        <w:r w:rsidR="00AA69A0">
          <w:rPr>
            <w:rFonts w:hint="eastAsia"/>
          </w:rPr>
          <w:t>answer supply</w:t>
        </w:r>
        <w:del w:id="1336" w:author="Prof. LIU Ben" w:date="2026-08-30T01:10:00Z" w16du:dateUtc="2026-08-29T17:10:00Z">
          <w:r w:rsidR="00AA69A0" w:rsidDel="00BB236B">
            <w:rPr>
              <w:rFonts w:hint="eastAsia"/>
            </w:rPr>
            <w:delText>?</w:delText>
          </w:r>
        </w:del>
      </w:ins>
      <w:del w:id="1337" w:author="Dylan CHEN" w:date="2026-08-27T16:44:00Z" w16du:dateUtc="2026-08-27T08:44:00Z">
        <w:r w:rsidRPr="00015210" w:rsidDel="00AA69A0">
          <w:delText>The role of answer coverage</w:delText>
        </w:r>
      </w:del>
      <w:r w:rsidRPr="00015210">
        <w:t xml:space="preserve"> (</w:t>
      </w:r>
      <w:ins w:id="1338" w:author="Dylan CHEN" w:date="2026-08-27T16:43:00Z" w16du:dateUtc="2026-08-27T08:43:00Z">
        <w:r w:rsidR="00AA69A0">
          <w:rPr>
            <w:rFonts w:hint="eastAsia"/>
          </w:rPr>
          <w:t xml:space="preserve">for </w:t>
        </w:r>
      </w:ins>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ins w:id="1339"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w:t>
      </w:r>
      <w:commentRangeStart w:id="1340"/>
      <w:r w:rsidRPr="00015210">
        <w:t>connection issues.</w:t>
      </w:r>
      <w:commentRangeEnd w:id="1340"/>
      <w:r w:rsidR="008169F6" w:rsidRPr="00015210">
        <w:rPr>
          <w:rStyle w:val="CommentReference"/>
          <w:sz w:val="20"/>
        </w:rPr>
        <w:commentReference w:id="1340"/>
      </w:r>
    </w:p>
    <w:bookmarkEnd w:id="1323"/>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BB236B" w:rsidRDefault="00BB236B">
      <w:pPr>
        <w:pStyle w:val="Paragraph0"/>
        <w:rPr>
          <w:ins w:id="1341" w:author="Prof. LIU Ben" w:date="2026-08-30T01:15:00Z" w16du:dateUtc="2026-08-29T17:15:00Z"/>
          <w:rPrChange w:id="1342" w:author="Prof. LIU Ben" w:date="2026-08-30T01:15:00Z" w16du:dateUtc="2026-08-29T17:15:00Z">
            <w:rPr>
              <w:ins w:id="1343" w:author="Prof. LIU Ben" w:date="2026-08-30T01:15:00Z" w16du:dateUtc="2026-08-29T17:15:00Z"/>
              <w:color w:val="000000"/>
            </w:rPr>
          </w:rPrChange>
        </w:rPr>
        <w:pPrChange w:id="1344" w:author="Prof. LIU Ben" w:date="2026-08-30T01:15:00Z" w16du:dateUtc="2026-08-29T17:15:00Z">
          <w:pPr/>
        </w:pPrChange>
      </w:pPr>
      <w:ins w:id="1345" w:author="Prof. LIU Ben" w:date="2026-08-30T01:15:00Z" w16du:dateUtc="2026-08-29T17:15:00Z">
        <w:r w:rsidRPr="00BB236B">
          <w:rPr>
            <w:rPrChange w:id="1346" w:author="Prof. LIU Ben" w:date="2026-08-30T01:15:00Z" w16du:dateUtc="2026-08-29T17:15:00Z">
              <w:rPr>
                <w:color w:val="000000"/>
              </w:rPr>
            </w:rPrChange>
          </w:rPr>
          <w:t>The main results show that a higher-quality AI answer is followed by a higher-quality human answer. Our account is reuse and redirection: a stronger AI answer lowers the cost of producing a strong human answer because it hands the contributor something to build on</w:t>
        </w:r>
      </w:ins>
      <w:ins w:id="1347" w:author="Prof. LIU Ben" w:date="2026-08-30T01:16:00Z" w16du:dateUtc="2026-08-29T17:16:00Z">
        <w:r w:rsidR="00650942">
          <w:rPr>
            <w:rFonts w:hint="eastAsia"/>
          </w:rPr>
          <w:t xml:space="preserve"> (e.g., </w:t>
        </w:r>
      </w:ins>
      <w:ins w:id="1348" w:author="Prof. LIU Ben" w:date="2026-08-30T01:15:00Z" w16du:dateUtc="2026-08-29T17:15:00Z">
        <w:r w:rsidRPr="00BB236B">
          <w:rPr>
            <w:rPrChange w:id="1349" w:author="Prof. LIU Ben" w:date="2026-08-30T01:15:00Z" w16du:dateUtc="2026-08-29T17:15:00Z">
              <w:rPr>
                <w:color w:val="000000"/>
              </w:rPr>
            </w:rPrChange>
          </w:rPr>
          <w:t>sound material to adapt or a viable direction to develop</w:t>
        </w:r>
      </w:ins>
      <w:ins w:id="1350" w:author="Prof. LIU Ben" w:date="2026-08-30T01:16:00Z" w16du:dateUtc="2026-08-29T17:16:00Z">
        <w:r w:rsidR="00650942">
          <w:rPr>
            <w:rFonts w:hint="eastAsia"/>
          </w:rPr>
          <w:t xml:space="preserve">), </w:t>
        </w:r>
      </w:ins>
      <w:ins w:id="1351" w:author="Prof. LIU Ben" w:date="2026-08-30T01:15:00Z" w16du:dateUtc="2026-08-29T17:15:00Z">
        <w:r w:rsidRPr="00BB236B">
          <w:rPr>
            <w:rPrChange w:id="1352" w:author="Prof. LIU Ben" w:date="2026-08-30T01:15:00Z" w16du:dateUtc="2026-08-29T17:15:00Z">
              <w:rPr>
                <w:color w:val="000000"/>
              </w:rPr>
            </w:rPrChange>
          </w:rPr>
          <w:t>so the answer a given contributor can produce at a given level of effort improves as the AI answer improves.</w:t>
        </w:r>
      </w:ins>
    </w:p>
    <w:p w14:paraId="05A909F0" w14:textId="416E614D" w:rsidR="00650942" w:rsidRPr="00650942" w:rsidRDefault="00650942">
      <w:pPr>
        <w:pStyle w:val="Paragraph0"/>
        <w:rPr>
          <w:ins w:id="1353" w:author="Prof. LIU Ben" w:date="2026-08-30T01:17:00Z" w16du:dateUtc="2026-08-29T17:17:00Z"/>
          <w:rPrChange w:id="1354" w:author="Prof. LIU Ben" w:date="2026-08-30T01:17:00Z" w16du:dateUtc="2026-08-29T17:17:00Z">
            <w:rPr>
              <w:ins w:id="1355" w:author="Prof. LIU Ben" w:date="2026-08-30T01:17:00Z" w16du:dateUtc="2026-08-29T17:17:00Z"/>
              <w:color w:val="000000"/>
            </w:rPr>
          </w:rPrChange>
        </w:rPr>
        <w:pPrChange w:id="1356" w:author="Prof. LIU Ben" w:date="2026-08-30T01:17:00Z" w16du:dateUtc="2026-08-29T17:17:00Z">
          <w:pPr/>
        </w:pPrChange>
      </w:pPr>
      <w:ins w:id="1357" w:author="Prof. LIU Ben" w:date="2026-08-30T01:17:00Z" w16du:dateUtc="2026-08-29T17:17:00Z">
        <w:r w:rsidRPr="00650942">
          <w:rPr>
            <w:rPrChange w:id="1358" w:author="Prof. LIU Ben" w:date="2026-08-30T01:17:00Z" w16du:dateUtc="2026-08-29T17:17:00Z">
              <w:rPr>
                <w:color w:val="000000"/>
              </w:rPr>
            </w:rPrChange>
          </w:rPr>
          <w:t xml:space="preserve">Reuse and redirection is not the only way to read this result. Two alternatives could produce the same aggregate pattern. The first is </w:t>
        </w:r>
        <w:r w:rsidRPr="00650942">
          <w:rPr>
            <w:i/>
            <w:iCs/>
            <w:rPrChange w:id="1359" w:author="Prof. LIU Ben" w:date="2026-08-30T01:17:00Z" w16du:dateUtc="2026-08-29T17:17:00Z">
              <w:rPr>
                <w:color w:val="000000"/>
              </w:rPr>
            </w:rPrChange>
          </w:rPr>
          <w:t>selection</w:t>
        </w:r>
        <w:r w:rsidRPr="00650942">
          <w:rPr>
            <w:rPrChange w:id="1360" w:author="Prof. LIU Ben" w:date="2026-08-30T01:17:00Z" w16du:dateUtc="2026-08-29T17:17:00Z">
              <w:rPr>
                <w:color w:val="000000"/>
              </w:rPr>
            </w:rPrChange>
          </w:rPr>
          <w:t xml:space="preserve">: a higher-quality AI answer may draw contributions from more expert users, so the observed rise reflects who shows up rather than how </w:t>
        </w:r>
        <w:r w:rsidRPr="00650942">
          <w:rPr>
            <w:rPrChange w:id="1361" w:author="Prof. LIU Ben" w:date="2026-08-30T01:17:00Z" w16du:dateUtc="2026-08-29T17:17:00Z">
              <w:rPr>
                <w:color w:val="000000"/>
              </w:rPr>
            </w:rPrChange>
          </w:rPr>
          <w:lastRenderedPageBreak/>
          <w:t xml:space="preserve">any given person writes. The second is </w:t>
        </w:r>
        <w:r w:rsidRPr="00650942">
          <w:rPr>
            <w:i/>
            <w:iCs/>
            <w:rPrChange w:id="1362" w:author="Prof. LIU Ben" w:date="2026-08-30T01:17:00Z" w16du:dateUtc="2026-08-29T17:17:00Z">
              <w:rPr>
                <w:color w:val="000000"/>
              </w:rPr>
            </w:rPrChange>
          </w:rPr>
          <w:t>differentiation</w:t>
        </w:r>
        <w:r w:rsidRPr="00650942">
          <w:rPr>
            <w:rPrChange w:id="1363" w:author="Prof. LIU Ben" w:date="2026-08-30T01:17:00Z" w16du:dateUtc="2026-08-29T17:17:00Z">
              <w:rPr>
                <w:color w:val="000000"/>
              </w:rPr>
            </w:rPrChange>
          </w:rPr>
          <w:t xml:space="preserve">: rather than building on the AI answer, humans may steer away from it, competing by </w:t>
        </w:r>
        <w:r>
          <w:rPr>
            <w:rFonts w:hint="eastAsia"/>
          </w:rPr>
          <w:t>providing</w:t>
        </w:r>
        <w:r w:rsidRPr="00650942">
          <w:rPr>
            <w:rPrChange w:id="1364" w:author="Prof. LIU Ben" w:date="2026-08-30T01:17:00Z" w16du:dateUtc="2026-08-29T17:17:00Z">
              <w:rPr>
                <w:color w:val="000000"/>
              </w:rPr>
            </w:rPrChange>
          </w:rPr>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ins>
    </w:p>
    <w:p w14:paraId="02EE39FA" w14:textId="6F8C3038" w:rsidR="00650942" w:rsidRPr="00650942" w:rsidRDefault="00650942">
      <w:pPr>
        <w:pStyle w:val="Paragraph0"/>
        <w:rPr>
          <w:ins w:id="1365" w:author="Prof. LIU Ben" w:date="2026-08-30T01:18:00Z" w16du:dateUtc="2026-08-29T17:18:00Z"/>
          <w:rPrChange w:id="1366" w:author="Prof. LIU Ben" w:date="2026-08-30T01:18:00Z" w16du:dateUtc="2026-08-29T17:18:00Z">
            <w:rPr>
              <w:ins w:id="1367" w:author="Prof. LIU Ben" w:date="2026-08-30T01:18:00Z" w16du:dateUtc="2026-08-29T17:18:00Z"/>
              <w:color w:val="000000"/>
            </w:rPr>
          </w:rPrChange>
        </w:rPr>
        <w:pPrChange w:id="1368" w:author="Prof. LIU Ben" w:date="2026-08-30T01:18:00Z" w16du:dateUtc="2026-08-29T17:18:00Z">
          <w:pPr/>
        </w:pPrChange>
      </w:pPr>
      <w:ins w:id="1369" w:author="Prof. LIU Ben" w:date="2026-08-30T01:18:00Z" w16du:dateUtc="2026-08-29T17:18:00Z">
        <w:r w:rsidRPr="00650942">
          <w:rPr>
            <w:b/>
            <w:bCs/>
            <w:rPrChange w:id="1370" w:author="Prof. LIU Ben" w:date="2026-08-30T01:18:00Z" w16du:dateUtc="2026-08-29T17:18:00Z">
              <w:rPr>
                <w:i/>
                <w:iCs/>
                <w:color w:val="000000"/>
              </w:rPr>
            </w:rPrChange>
          </w:rPr>
          <w:t>Which dimension rises pins down the mechanism</w:t>
        </w:r>
        <w:r w:rsidRPr="00650942">
          <w:rPr>
            <w:rPrChange w:id="1371" w:author="Prof. LIU Ben" w:date="2026-08-30T01:18:00Z" w16du:dateUtc="2026-08-29T17:18:00Z">
              <w:rPr>
                <w:i/>
                <w:iCs/>
                <w:color w:val="000000"/>
              </w:rPr>
            </w:rPrChange>
          </w:rPr>
          <w:t>.</w:t>
        </w:r>
        <w:r w:rsidRPr="00650942">
          <w:rPr>
            <w:rPrChange w:id="1372" w:author="Prof. LIU Ben" w:date="2026-08-30T01:18:00Z" w16du:dateUtc="2026-08-29T17:18:00Z">
              <w:rPr>
                <w:color w:val="000000"/>
              </w:rPr>
            </w:rPrChange>
          </w:rPr>
          <w:t xml:space="preserve"> Reuse and differentiation disagree about where in the human answer the gain should appear. Reuse predicts the gain should concentrate on accuracy, because what a contributor can actually borrow or build on from a strong AI answer is its correct technical content</w:t>
        </w:r>
      </w:ins>
      <w:ins w:id="1373" w:author="Prof. LIU Ben" w:date="2026-08-30T01:19:00Z" w16du:dateUtc="2026-08-29T17:19:00Z">
        <w:r>
          <w:rPr>
            <w:rFonts w:hint="eastAsia"/>
          </w:rPr>
          <w:t xml:space="preserve">, </w:t>
        </w:r>
        <w:r>
          <w:t>including</w:t>
        </w:r>
        <w:r>
          <w:rPr>
            <w:rFonts w:hint="eastAsia"/>
          </w:rPr>
          <w:t xml:space="preserve"> </w:t>
        </w:r>
      </w:ins>
      <w:ins w:id="1374" w:author="Prof. LIU Ben" w:date="2026-08-30T01:18:00Z" w16du:dateUtc="2026-08-29T17:18:00Z">
        <w:r w:rsidRPr="00650942">
          <w:rPr>
            <w:rPrChange w:id="1375" w:author="Prof. LIU Ben" w:date="2026-08-30T01:18:00Z" w16du:dateUtc="2026-08-29T17:18:00Z">
              <w:rPr>
                <w:color w:val="000000"/>
              </w:rPr>
            </w:rPrChange>
          </w:rPr>
          <w:t>a sound diagnosis, working code, the right direction</w:t>
        </w:r>
      </w:ins>
      <w:ins w:id="1376" w:author="Prof. LIU Ben" w:date="2026-08-30T01:19:00Z" w16du:dateUtc="2026-08-29T17:19:00Z">
        <w:r>
          <w:rPr>
            <w:rFonts w:hint="eastAsia"/>
          </w:rPr>
          <w:t xml:space="preserve">, </w:t>
        </w:r>
      </w:ins>
      <w:ins w:id="1377" w:author="Prof. LIU Ben" w:date="2026-08-30T01:18:00Z" w16du:dateUtc="2026-08-29T17:18:00Z">
        <w:r w:rsidRPr="00650942">
          <w:rPr>
            <w:rPrChange w:id="1378" w:author="Prof. LIU Ben" w:date="2026-08-30T01:18:00Z" w16du:dateUtc="2026-08-29T17:18:00Z">
              <w:rPr>
                <w:color w:val="000000"/>
              </w:rPr>
            </w:rPrChange>
          </w:rPr>
          <w:t xml:space="preserve">and reusing that material is precisely what makes the resulting human answer more accurate. Differentiation predicts the opposite: if humans compete by distinguishing themselves from a strong AI answer, the gains should land on dimensions where humans hold a distinctive edge and the AI offers nothing to reuse, such as personal experience or </w:t>
        </w:r>
      </w:ins>
      <w:ins w:id="1379" w:author="Prof. LIU Ben" w:date="2026-08-30T01:21:00Z" w16du:dateUtc="2026-08-29T17:21:00Z">
        <w:r>
          <w:rPr>
            <w:rFonts w:hint="eastAsia"/>
          </w:rPr>
          <w:t>alternative solutions</w:t>
        </w:r>
      </w:ins>
      <w:ins w:id="1380" w:author="Prof. LIU Ben" w:date="2026-08-30T01:18:00Z" w16du:dateUtc="2026-08-29T17:18:00Z">
        <w:r w:rsidRPr="00650942">
          <w:rPr>
            <w:rPrChange w:id="1381" w:author="Prof. LIU Ben" w:date="2026-08-30T01:18:00Z" w16du:dateUtc="2026-08-29T17:18:00Z">
              <w:rPr>
                <w:color w:val="000000"/>
              </w:rPr>
            </w:rPrChange>
          </w:rPr>
          <w:t xml:space="preserve">.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w:ins>
      <m:oMath>
        <m:r>
          <w:ins w:id="1382" w:author="Prof. LIU Ben" w:date="2026-08-30T01:18:00Z" w16du:dateUtc="2026-08-29T17:18:00Z">
            <w:rPr>
              <w:rFonts w:ascii="Cambria Math" w:hAnsi="Cambria Math"/>
            </w:rPr>
            <m:t>A</m:t>
          </w:ins>
        </m:r>
        <m:sSub>
          <m:sSubPr>
            <m:ctrlPr>
              <w:ins w:id="1383" w:author="Prof. LIU Ben" w:date="2026-08-30T01:18:00Z" w16du:dateUtc="2026-08-29T17:18:00Z">
                <w:rPr>
                  <w:rFonts w:ascii="Cambria Math" w:hAnsi="Cambria Math"/>
                </w:rPr>
              </w:ins>
            </m:ctrlPr>
          </m:sSubPr>
          <m:e>
            <m:r>
              <w:ins w:id="1384" w:author="Prof. LIU Ben" w:date="2026-08-30T01:18:00Z" w16du:dateUtc="2026-08-29T17:18:00Z">
                <w:rPr>
                  <w:rFonts w:ascii="Cambria Math" w:hAnsi="Cambria Math"/>
                </w:rPr>
                <m:t>I</m:t>
              </w:ins>
            </m:r>
          </m:e>
          <m:sub>
            <m:r>
              <w:ins w:id="1385" w:author="Prof. LIU Ben" w:date="2026-08-30T01:18:00Z" w16du:dateUtc="2026-08-29T17:18:00Z">
                <w:rPr>
                  <w:rFonts w:ascii="Cambria Math" w:hAnsi="Cambria Math"/>
                </w:rPr>
                <m:t>i</m:t>
              </w:ins>
            </m:r>
          </m:sub>
        </m:sSub>
      </m:oMath>
      <w:ins w:id="1386" w:author="Prof. LIU Ben" w:date="2026-08-30T01:18:00Z" w16du:dateUtc="2026-08-29T17:18:00Z">
        <w:r w:rsidRPr="00650942">
          <w:rPr>
            <w:rPrChange w:id="1387" w:author="Prof. LIU Ben" w:date="2026-08-30T01:18:00Z" w16du:dateUtc="2026-08-29T17:18:00Z">
              <w:rPr>
                <w:color w:val="000000"/>
              </w:rPr>
            </w:rPrChange>
          </w:rPr>
          <w:t>and answer quality is positive and significant on accuracy (0.083, p &lt; 0.05), while for the other nine dimensions AI quality has no significant effect. A higher-quality AI answer is followed by a more accurate human answer, and by nothing else. This is exactly the signature reuse predicts, and it weighs against differentiation.</w:t>
        </w:r>
      </w:ins>
    </w:p>
    <w:p w14:paraId="32A2BD54" w14:textId="644EDB4B" w:rsidR="00A00064" w:rsidDel="00650942" w:rsidRDefault="00A00064" w:rsidP="00A00064">
      <w:pPr>
        <w:pStyle w:val="Paragraph0"/>
        <w:rPr>
          <w:del w:id="1388" w:author="Prof. LIU Ben" w:date="2026-08-30T01:16:00Z" w16du:dateUtc="2026-08-29T17:16:00Z"/>
        </w:rPr>
      </w:pPr>
      <w:del w:id="1389" w:author="Prof. LIU Ben" w:date="2026-08-30T01:16:00Z" w16du:dateUtc="2026-08-29T17:16:00Z">
        <w:r w:rsidRPr="00D2526D" w:rsidDel="00650942">
          <w:lastRenderedPageBreak/>
          <w:delTex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delText>
        </w:r>
      </w:del>
    </w:p>
    <w:p w14:paraId="28461D2E" w14:textId="398BD16E" w:rsidR="00A00064" w:rsidRPr="00D2526D" w:rsidDel="00650942" w:rsidRDefault="00A00064" w:rsidP="00D2526D">
      <w:pPr>
        <w:pStyle w:val="Paragraph0"/>
        <w:rPr>
          <w:del w:id="1390" w:author="Prof. LIU Ben" w:date="2026-08-30T01:18:00Z" w16du:dateUtc="2026-08-29T17:18:00Z"/>
        </w:rPr>
      </w:pPr>
      <w:del w:id="1391" w:author="Prof. LIU Ben" w:date="2026-08-30T01:18:00Z" w16du:dateUtc="2026-08-29T17:18:00Z">
        <w:r w:rsidRPr="00D2526D" w:rsidDel="00650942">
          <w:delText xml:space="preserve">Standard-setting is not the only way to read the main result. Two alternatives could produce the same aggregate pattern. The first is </w:delText>
        </w:r>
        <w:r w:rsidRPr="00D2526D" w:rsidDel="00650942">
          <w:rPr>
            <w:i/>
            <w:iCs/>
          </w:rPr>
          <w:delText>selection</w:delText>
        </w:r>
        <w:r w:rsidRPr="00D2526D" w:rsidDel="00650942">
          <w:delText xml:space="preserve">: a higher-quality AI answer may draw contributions from more expert users, so the observed rise reflects who shows up rather than how any given person writes. The second is </w:delText>
        </w:r>
        <w:r w:rsidRPr="00D2526D" w:rsidDel="00650942">
          <w:rPr>
            <w:i/>
            <w:iCs/>
          </w:rPr>
          <w:delText>differentiation</w:delText>
        </w:r>
        <w:r w:rsidRPr="00D2526D" w:rsidDel="00650942">
          <w:delText xml:space="preserve">: rather than meeting the AI on its own terms, humans may steer away from it, competing by </w:delText>
        </w:r>
        <w:r w:rsidDel="00650942">
          <w:delText>providing</w:delText>
        </w:r>
        <w:r w:rsidRPr="00D2526D" w:rsidDel="00650942">
          <w:delTex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delText>
        </w:r>
      </w:del>
    </w:p>
    <w:p w14:paraId="24DA2323" w14:textId="3BF36258" w:rsidR="00A00064" w:rsidDel="00650942" w:rsidRDefault="00A00064" w:rsidP="00A00064">
      <w:pPr>
        <w:pStyle w:val="Paragraph0"/>
        <w:rPr>
          <w:del w:id="1392" w:author="Prof. LIU Ben" w:date="2026-08-30T01:22:00Z" w16du:dateUtc="2026-08-29T17:22:00Z"/>
        </w:rPr>
      </w:pPr>
      <w:del w:id="1393" w:author="Prof. LIU Ben" w:date="2026-08-30T01:22:00Z" w16du:dateUtc="2026-08-29T17:22:00Z">
        <w:r w:rsidRPr="00D2526D" w:rsidDel="00650942">
          <w:rPr>
            <w:b/>
            <w:bCs/>
          </w:rPr>
          <w:delText>Which dimension rises pins down the mechanism</w:delText>
        </w:r>
        <w:r w:rsidRPr="00D2526D" w:rsidDel="00650942">
          <w:delText xml:space="preserve">. Standard-setting and differentiation disagree about where in the human answer the gain should appear. Standard-setting predicts the gain </w:delText>
        </w:r>
        <w:r w:rsidDel="00650942">
          <w:delText xml:space="preserve">may </w:delText>
        </w:r>
        <w:r w:rsidRPr="00D2526D" w:rsidDel="00650942">
          <w:delText xml:space="preserve">concentrate on accuracy, because accuracy is fundamental to what such a platform is for: a question is posted to resolve a concrete problem, and an answer </w:delText>
        </w:r>
      </w:del>
      <w:ins w:id="1394" w:author="Dylan CHEN" w:date="2026-08-27T17:13:00Z" w16du:dateUtc="2026-08-27T09:13:00Z">
        <w:del w:id="1395" w:author="Prof. LIU Ben" w:date="2026-08-30T01:22:00Z" w16du:dateUtc="2026-08-29T17:22:00Z">
          <w:r w:rsidR="00321F5C" w:rsidRPr="00321F5C" w:rsidDel="00650942">
            <w:delText xml:space="preserve">whose claims </w:delText>
          </w:r>
        </w:del>
      </w:ins>
      <w:del w:id="1396" w:author="Prof. LIU Ben" w:date="2026-08-30T01:22:00Z" w16du:dateUtc="2026-08-29T17:22:00Z">
        <w:r w:rsidRPr="00D2526D" w:rsidDel="00650942">
          <w:delText>do</w:delText>
        </w:r>
        <w:r w:rsidDel="00650942">
          <w:delText>es</w:delText>
        </w:r>
        <w:r w:rsidRPr="00D2526D" w:rsidDel="00650942">
          <w:delText xml:space="preserve">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w:delText>
        </w:r>
      </w:del>
      <w:ins w:id="1397" w:author="Dylan CHEN" w:date="2026-08-29T09:46:00Z" w16du:dateUtc="2026-08-29T01:46:00Z">
        <w:del w:id="1398" w:author="Prof. LIU Ben" w:date="2026-08-30T01:22:00Z" w16du:dateUtc="2026-08-29T17:22:00Z">
          <w:r w:rsidR="00D42624" w:rsidDel="00650942">
            <w:rPr>
              <w:rFonts w:hint="eastAsia"/>
            </w:rPr>
            <w:delText>C</w:delText>
          </w:r>
        </w:del>
      </w:ins>
      <w:del w:id="1399" w:author="Prof. LIU Ben" w:date="2026-08-30T01:22:00Z" w16du:dateUtc="2026-08-29T17:22:00Z">
        <w:r w:rsidRPr="00D2526D" w:rsidDel="00650942">
          <w:delText xml:space="preserve">B for definitions and validation). We regress each dimension on AI quality. Only one dimension responds. As Column 1 of Table 12 shows, the interaction between </w:delText>
        </w:r>
      </w:del>
      <m:oMath>
        <m:r>
          <w:del w:id="1400" w:author="Prof. LIU Ben" w:date="2026-08-30T01:22:00Z" w16du:dateUtc="2026-08-29T17:22:00Z">
            <w:rPr>
              <w:rFonts w:ascii="Cambria Math" w:hAnsi="Cambria Math"/>
            </w:rPr>
            <m:t>A</m:t>
          </w:del>
        </m:r>
        <m:sSub>
          <m:sSubPr>
            <m:ctrlPr>
              <w:del w:id="1401" w:author="Prof. LIU Ben" w:date="2026-08-30T01:22:00Z" w16du:dateUtc="2026-08-29T17:22:00Z">
                <w:rPr>
                  <w:rFonts w:ascii="Cambria Math" w:hAnsi="Cambria Math"/>
                </w:rPr>
              </w:del>
            </m:ctrlPr>
          </m:sSubPr>
          <m:e>
            <m:r>
              <w:del w:id="1402" w:author="Prof. LIU Ben" w:date="2026-08-30T01:22:00Z" w16du:dateUtc="2026-08-29T17:22:00Z">
                <w:rPr>
                  <w:rFonts w:ascii="Cambria Math" w:hAnsi="Cambria Math"/>
                </w:rPr>
                <m:t>I</m:t>
              </w:del>
            </m:r>
          </m:e>
          <m:sub>
            <m:r>
              <w:del w:id="1403" w:author="Prof. LIU Ben" w:date="2026-08-30T01:22:00Z" w16du:dateUtc="2026-08-29T17:22:00Z">
                <w:rPr>
                  <w:rFonts w:ascii="Cambria Math" w:hAnsi="Cambria Math"/>
                </w:rPr>
                <m:t>i</m:t>
              </w:del>
            </m:r>
          </m:sub>
        </m:sSub>
      </m:oMath>
      <w:del w:id="1404" w:author="Prof. LIU Ben" w:date="2026-08-30T01:22:00Z" w16du:dateUtc="2026-08-29T17:22:00Z">
        <w:r w:rsidRPr="00D2526D" w:rsidDel="00650942">
          <w:delText>and answer quality is positive and significant on accuracy (0.083, p &lt; 0.05), while for the other nine dimensions AI quality has no significant effect. A higher-quality AI answer is followed by a more accurate human answer, and by nothing else. This is precisely the signature standard-setting predicts, and it weighs directly against differentiation: the human-edge dimensions, including personal experience and storytelling, do not move, so contributors are not competing by playing to those strengths.</w:delText>
        </w:r>
      </w:del>
    </w:p>
    <w:p w14:paraId="76EE9976" w14:textId="2B3A9804" w:rsidR="00A00064" w:rsidRDefault="00A00064" w:rsidP="00A00064">
      <w:pPr>
        <w:pStyle w:val="Paragraph0"/>
        <w:rPr>
          <w:ins w:id="1405" w:author="Prof. LIU Ben" w:date="2026-08-30T01:23:00Z" w16du:dateUtc="2026-08-29T17:23:00Z"/>
        </w:rPr>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1406" w:author="Dylan CHEN" w:date="2026-08-27T17:14:00Z" w16du:dateUtc="2026-08-27T09:14:00Z">
        <w:r w:rsidR="00321F5C">
          <w:rPr>
            <w:rFonts w:hint="eastAsia"/>
          </w:rPr>
          <w:t xml:space="preserve"> </w:t>
        </w:r>
      </w:ins>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del w:id="1407" w:author="Prof. LIU Ben" w:date="2026-08-30T01:24:00Z" w16du:dateUtc="2026-08-29T17:24:00Z">
        <w:r w:rsidRPr="00325599" w:rsidDel="00650942">
          <w:delText>Selection is ruled out.</w:delText>
        </w:r>
      </w:del>
    </w:p>
    <w:p w14:paraId="7F40B668" w14:textId="6C4701E1" w:rsidR="00650942" w:rsidRPr="00325599" w:rsidDel="00650942" w:rsidRDefault="00650942" w:rsidP="00A00064">
      <w:pPr>
        <w:pStyle w:val="Paragraph0"/>
        <w:rPr>
          <w:del w:id="1408" w:author="Prof. LIU Ben" w:date="2026-08-30T01:24:00Z" w16du:dateUtc="2026-08-29T17:24:00Z"/>
        </w:rPr>
      </w:pPr>
    </w:p>
    <w:p w14:paraId="1960E65D" w14:textId="5DF83891" w:rsidR="002B58E3" w:rsidRPr="00015210" w:rsidRDefault="002B58E3" w:rsidP="002B58E3">
      <w:pPr>
        <w:pStyle w:val="TableFiguretitle"/>
      </w:pPr>
      <w:r w:rsidRPr="00015210">
        <w:t>Table 1</w:t>
      </w:r>
      <w:r>
        <w:t>2</w:t>
      </w:r>
      <w:r w:rsidRPr="00015210">
        <w:t xml:space="preserve">. </w:t>
      </w:r>
      <w:ins w:id="1409" w:author="Dylan CHEN" w:date="2026-08-27T16:44:00Z" w16du:dateUtc="2026-08-27T08:44:00Z">
        <w:r w:rsidR="008C3BDB">
          <w:rPr>
            <w:rFonts w:hint="eastAsia"/>
          </w:rPr>
          <w:t>Effect on f</w:t>
        </w:r>
      </w:ins>
      <w:del w:id="1410" w:author="Dylan CHEN" w:date="2026-08-27T16:44:00Z" w16du:dateUtc="2026-08-27T08:44:00Z">
        <w:r w:rsidRPr="00015210" w:rsidDel="008C3BDB">
          <w:delText>F</w:delText>
        </w:r>
      </w:del>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48F6F80C" w:rsidR="002B58E3" w:rsidRPr="00015210" w:rsidRDefault="002E1246" w:rsidP="009A4D13">
            <w:pPr>
              <w:jc w:val="center"/>
              <w:rPr>
                <w:color w:val="000000"/>
                <w:sz w:val="20"/>
                <w:szCs w:val="20"/>
              </w:rPr>
            </w:pPr>
            <w:ins w:id="1411" w:author="Dylan CHEN" w:date="2026-08-27T16:07:00Z" w16du:dateUtc="2026-08-27T08:07:00Z">
              <w:r>
                <w:rPr>
                  <w:rFonts w:hint="eastAsia"/>
                  <w:color w:val="000000"/>
                  <w:sz w:val="20"/>
                  <w:szCs w:val="20"/>
                </w:rPr>
                <w:t>First human</w:t>
              </w:r>
            </w:ins>
            <w:del w:id="1412" w:author="Dylan CHEN" w:date="2026-08-27T16:07:00Z" w16du:dateUtc="2026-08-27T08:07:00Z">
              <w:r w:rsidR="002B58E3" w:rsidRPr="00015210" w:rsidDel="002E1246">
                <w:rPr>
                  <w:color w:val="000000"/>
                  <w:sz w:val="20"/>
                  <w:szCs w:val="20"/>
                </w:rPr>
                <w:delText>Human 1 A</w:delText>
              </w:r>
            </w:del>
            <w:ins w:id="1413" w:author="Dylan CHEN" w:date="2026-08-27T16:07:00Z" w16du:dateUtc="2026-08-27T08:07:00Z">
              <w:r>
                <w:rPr>
                  <w:rFonts w:hint="eastAsia"/>
                  <w:color w:val="000000"/>
                  <w:sz w:val="20"/>
                  <w:szCs w:val="20"/>
                </w:rPr>
                <w:t xml:space="preserve"> answer a</w:t>
              </w:r>
            </w:ins>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6D7E1EF6" w:rsidR="002B58E3" w:rsidRPr="00015210" w:rsidRDefault="002B58E3" w:rsidP="009A4D13">
            <w:pPr>
              <w:jc w:val="center"/>
              <w:rPr>
                <w:color w:val="000000"/>
                <w:sz w:val="20"/>
                <w:szCs w:val="20"/>
              </w:rPr>
            </w:pPr>
            <w:del w:id="1414" w:author="Dylan CHEN" w:date="2026-08-27T16:07:00Z" w16du:dateUtc="2026-08-27T08:07:00Z">
              <w:r w:rsidRPr="00015210" w:rsidDel="002E1246">
                <w:rPr>
                  <w:color w:val="000000"/>
                  <w:sz w:val="20"/>
                  <w:szCs w:val="20"/>
                </w:rPr>
                <w:delText>Human 1</w:delText>
              </w:r>
            </w:del>
            <w:ins w:id="1415" w:author="Dylan CHEN" w:date="2026-08-27T16:07:00Z" w16du:dateUtc="2026-08-27T08:07:00Z">
              <w:r w:rsidR="002E1246">
                <w:rPr>
                  <w:rFonts w:hint="eastAsia"/>
                  <w:color w:val="000000"/>
                  <w:sz w:val="20"/>
                  <w:szCs w:val="20"/>
                </w:rPr>
                <w:t>First human</w:t>
              </w:r>
            </w:ins>
            <w:r w:rsidRPr="00015210">
              <w:rPr>
                <w:color w:val="000000"/>
                <w:sz w:val="20"/>
                <w:szCs w:val="20"/>
              </w:rPr>
              <w:t xml:space="preserve"> </w:t>
            </w:r>
            <w:ins w:id="1416" w:author="Dylan CHEN" w:date="2026-08-27T16:07:00Z" w16du:dateUtc="2026-08-27T08:07:00Z">
              <w:r w:rsidR="002E1246">
                <w:rPr>
                  <w:rFonts w:hint="eastAsia"/>
                  <w:color w:val="000000"/>
                  <w:sz w:val="20"/>
                  <w:szCs w:val="20"/>
                </w:rPr>
                <w:t>e</w:t>
              </w:r>
            </w:ins>
            <w:del w:id="1417" w:author="Dylan CHEN" w:date="2026-08-27T16:07:00Z" w16du:dateUtc="2026-08-27T08:07:00Z">
              <w:r w:rsidRPr="00015210" w:rsidDel="002E1246">
                <w:rPr>
                  <w:color w:val="000000"/>
                  <w:sz w:val="20"/>
                  <w:szCs w:val="20"/>
                </w:rPr>
                <w:delText>E</w:delText>
              </w:r>
            </w:del>
            <w:r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72393B5B" w14:textId="421CB60A" w:rsidR="008169F6" w:rsidRPr="008169F6" w:rsidRDefault="00A00064">
      <w:pPr>
        <w:pStyle w:val="Paragraph0"/>
        <w:rPr>
          <w:ins w:id="1418" w:author="Prof. LIU Ben" w:date="2026-08-30T01:26:00Z" w16du:dateUtc="2026-08-29T17:26:00Z"/>
          <w:rPrChange w:id="1419" w:author="Prof. LIU Ben" w:date="2026-08-30T01:26:00Z" w16du:dateUtc="2026-08-29T17:26:00Z">
            <w:rPr>
              <w:ins w:id="1420" w:author="Prof. LIU Ben" w:date="2026-08-30T01:26:00Z" w16du:dateUtc="2026-08-29T17:26:00Z"/>
              <w:color w:val="000000"/>
            </w:rPr>
          </w:rPrChange>
        </w:rPr>
        <w:pPrChange w:id="1421" w:author="Prof. LIU Ben" w:date="2026-08-30T01:29:00Z" w16du:dateUtc="2026-08-29T17:29:00Z">
          <w:pPr/>
        </w:pPrChange>
      </w:pPr>
      <w:r w:rsidRPr="00D2526D">
        <w:rPr>
          <w:b/>
          <w:bCs/>
        </w:rPr>
        <w:t>Ruling out differentiation</w:t>
      </w:r>
      <w:r w:rsidRPr="00D2526D">
        <w:t xml:space="preserve">. </w:t>
      </w:r>
      <w:ins w:id="1422" w:author="Prof. LIU Ben" w:date="2026-08-30T01:26:00Z" w16du:dateUtc="2026-08-29T17:26:00Z">
        <w:r w:rsidR="008169F6" w:rsidRPr="008169F6">
          <w:rPr>
            <w:rPrChange w:id="1423" w:author="Prof. LIU Ben" w:date="2026-08-30T01:26:00Z" w16du:dateUtc="2026-08-29T17:26:00Z">
              <w:rPr>
                <w:color w:val="000000"/>
              </w:rPr>
            </w:rPrChange>
          </w:rPr>
          <w:t>The dimension evidence already points away from differentiation; a second test confirms it from a different angle by examining how similar the human answer is to the AI answer.</w:t>
        </w:r>
      </w:ins>
      <w:ins w:id="1424" w:author="Prof. LIU Ben" w:date="2026-08-30T01:28:00Z" w16du:dateUtc="2026-08-29T17:28:00Z">
        <w:r w:rsidR="008169F6">
          <w:rPr>
            <w:rFonts w:hint="eastAsia"/>
          </w:rPr>
          <w:t xml:space="preserve"> </w:t>
        </w:r>
        <w:r w:rsidR="008169F6" w:rsidRPr="008169F6">
          <w:rPr>
            <w:rPrChange w:id="1425" w:author="Prof. LIU Ben" w:date="2026-08-30T01:28:00Z" w16du:dateUtc="2026-08-29T17:28:00Z">
              <w:rPr>
                <w:color w:val="000000"/>
              </w:rPr>
            </w:rPrChange>
          </w:rPr>
          <w:t xml:space="preserve">Differentiation predicts </w:t>
        </w:r>
        <w:r w:rsidR="008169F6">
          <w:rPr>
            <w:rFonts w:hint="eastAsia"/>
          </w:rPr>
          <w:t>that</w:t>
        </w:r>
        <w:r w:rsidR="008169F6" w:rsidRPr="008169F6">
          <w:rPr>
            <w:rPrChange w:id="1426" w:author="Prof. LIU Ben" w:date="2026-08-30T01:28:00Z" w16du:dateUtc="2026-08-29T17:28:00Z">
              <w:rPr>
                <w:color w:val="000000"/>
              </w:rPr>
            </w:rPrChange>
          </w:rPr>
          <w:t xml:space="preserve"> if humans compete by giving answers that differ from the AI, then a better AI answer should make the human answer less similar to it.</w:t>
        </w:r>
      </w:ins>
      <w:ins w:id="1427" w:author="Prof. LIU Ben" w:date="2026-08-30T01:29:00Z" w16du:dateUtc="2026-08-29T17:29:00Z">
        <w:r w:rsidR="008169F6">
          <w:rPr>
            <w:rFonts w:hint="eastAsia"/>
          </w:rPr>
          <w:t xml:space="preserve"> </w:t>
        </w:r>
      </w:ins>
      <w:ins w:id="1428" w:author="Prof. LIU Ben" w:date="2026-08-30T01:26:00Z" w16du:dateUtc="2026-08-29T17:26:00Z">
        <w:r w:rsidR="008169F6" w:rsidRPr="008169F6">
          <w:rPr>
            <w:rPrChange w:id="1429" w:author="Prof. LIU Ben" w:date="2026-08-30T01:26:00Z" w16du:dateUtc="2026-08-29T17:26:00Z">
              <w:rPr>
                <w:color w:val="000000"/>
              </w:rPr>
            </w:rPrChange>
          </w:rPr>
          <w:t xml:space="preserve">We measure the semantic similarity between the AI answer and the first human answer using Sentence-BERT. Table 13 supports reuse and redirection. The coefficient on </w:t>
        </w:r>
      </w:ins>
      <m:oMath>
        <m:r>
          <w:ins w:id="1430" w:author="Prof. LIU Ben" w:date="2026-08-30T01:26:00Z" w16du:dateUtc="2026-08-29T17:26:00Z">
            <w:rPr>
              <w:rFonts w:ascii="Cambria Math" w:hAnsi="Cambria Math"/>
            </w:rPr>
            <m:t>AIAnswerQualit</m:t>
          </w:ins>
        </m:r>
        <m:sSub>
          <m:sSubPr>
            <m:ctrlPr>
              <w:ins w:id="1431" w:author="Prof. LIU Ben" w:date="2026-08-30T01:26:00Z" w16du:dateUtc="2026-08-29T17:26:00Z">
                <w:rPr>
                  <w:rFonts w:ascii="Cambria Math" w:hAnsi="Cambria Math"/>
                </w:rPr>
              </w:ins>
            </m:ctrlPr>
          </m:sSubPr>
          <m:e>
            <m:r>
              <w:ins w:id="1432" w:author="Prof. LIU Ben" w:date="2026-08-30T01:26:00Z" w16du:dateUtc="2026-08-29T17:26:00Z">
                <w:rPr>
                  <w:rFonts w:ascii="Cambria Math" w:hAnsi="Cambria Math"/>
                </w:rPr>
                <m:t>y</m:t>
              </w:ins>
            </m:r>
          </m:e>
          <m:sub>
            <m:r>
              <w:ins w:id="1433" w:author="Prof. LIU Ben" w:date="2026-08-30T01:26:00Z" w16du:dateUtc="2026-08-29T17:26:00Z">
                <w:rPr>
                  <w:rFonts w:ascii="Cambria Math" w:hAnsi="Cambria Math"/>
                </w:rPr>
                <m:t>i</m:t>
              </w:ins>
            </m:r>
          </m:sub>
        </m:sSub>
      </m:oMath>
      <w:ins w:id="1434" w:author="Prof. LIU Ben" w:date="2026-08-30T01:26:00Z" w16du:dateUtc="2026-08-29T17:26:00Z">
        <w:r w:rsidR="008169F6" w:rsidRPr="008169F6">
          <w:rPr>
            <w:rPrChange w:id="1435" w:author="Prof. LIU Ben" w:date="2026-08-30T01:26:00Z" w16du:dateUtc="2026-08-29T17:26:00Z">
              <w:rPr>
                <w:color w:val="000000"/>
              </w:rPr>
            </w:rPrChange>
          </w:rPr>
          <w:t xml:space="preserve">is positive and significant (0.011, p &lt; 0.001): as the AI answer improves, the human answer grows closer to it. This is the direct opposite of what differentiation predicts. </w:t>
        </w:r>
      </w:ins>
    </w:p>
    <w:p w14:paraId="218032A0" w14:textId="4F878A49" w:rsidR="00A00064" w:rsidRPr="00D2526D" w:rsidDel="008169F6" w:rsidRDefault="00A00064" w:rsidP="00D2526D">
      <w:pPr>
        <w:pStyle w:val="Paragraph0"/>
        <w:rPr>
          <w:del w:id="1436" w:author="Prof. LIU Ben" w:date="2026-08-30T01:29:00Z" w16du:dateUtc="2026-08-29T17:29:00Z"/>
        </w:rPr>
      </w:pPr>
      <w:del w:id="1437" w:author="Prof. LIU Ben" w:date="2026-08-30T01:29:00Z" w16du:dateUtc="2026-08-29T17:29:00Z">
        <w:r w:rsidRPr="00D2526D" w:rsidDel="008169F6">
          <w:lastRenderedPageBreak/>
          <w:delText xml:space="preserve">The dimension evidence already points away from differentiation; a second test confirms it from a different angle, by examining how similar the human answer is to the AI answer. The differentiation account makes a clear prediction here: if humans compete by </w:delText>
        </w:r>
      </w:del>
      <w:del w:id="1438" w:author="Prof. LIU Ben" w:date="2026-08-30T01:25:00Z" w16du:dateUtc="2026-08-29T17:25:00Z">
        <w:r w:rsidRPr="00D2526D" w:rsidDel="00650942">
          <w:delText>carving out separate territory, they deliberately avoid overlapping with the AI</w:delText>
        </w:r>
      </w:del>
      <w:del w:id="1439" w:author="Prof. LIU Ben" w:date="2026-08-30T01:29:00Z" w16du:dateUtc="2026-08-29T17:29:00Z">
        <w:r w:rsidRPr="00D2526D" w:rsidDel="008169F6">
          <w:delText xml:space="preserve">, so a higher-quality AI answer should push the human answer </w:delText>
        </w:r>
        <w:r w:rsidRPr="00D2526D" w:rsidDel="008169F6">
          <w:rPr>
            <w:i/>
            <w:iCs/>
          </w:rPr>
          <w:delText>away</w:delText>
        </w:r>
        <w:r w:rsidRPr="00D2526D" w:rsidDel="008169F6">
          <w:delText xml:space="preserve"> from it and similarity should </w:delText>
        </w:r>
        <w:r w:rsidRPr="00D2526D" w:rsidDel="008169F6">
          <w:rPr>
            <w:i/>
            <w:iCs/>
          </w:rPr>
          <w:delText>fall</w:delText>
        </w:r>
        <w:r w:rsidRPr="00D2526D" w:rsidDel="008169F6">
          <w:delText xml:space="preserve">. Standard-setting predicts no such retreat. </w:delText>
        </w:r>
        <w:r w:rsidR="00FC2E19" w:rsidDel="008169F6">
          <w:delText>M</w:delText>
        </w:r>
        <w:r w:rsidRPr="00D2526D" w:rsidDel="008169F6">
          <w:delText>eeting the standard</w:delText>
        </w:r>
        <w:r w:rsidR="00FC2E19" w:rsidDel="008169F6">
          <w:delText xml:space="preserve"> demonstrated by the AI answer</w:delText>
        </w:r>
        <w:r w:rsidRPr="00D2526D" w:rsidDel="008169F6">
          <w:delTex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delText>
        </w:r>
        <w:r w:rsidR="00FC2E19" w:rsidDel="008169F6">
          <w:delText>may actually rise</w:delText>
        </w:r>
        <w:r w:rsidRPr="00D2526D" w:rsidDel="008169F6">
          <w:delText xml:space="preserve">. We measure the semantic similarity between the AI answer and the first human answer using Sentence-BERT. Table 13 supports standard-setting. The coefficient on </w:delText>
        </w:r>
        <w:r w:rsidR="00FC2E19" w:rsidRPr="00D2526D" w:rsidDel="008169F6">
          <w:rPr>
            <w:i/>
            <w:iCs/>
          </w:rPr>
          <w:delText>AIAnswerQuality</w:delText>
        </w:r>
        <w:r w:rsidR="00FC2E19" w:rsidDel="008169F6">
          <w:rPr>
            <w:i/>
            <w:iCs/>
            <w:vertAlign w:val="subscript"/>
          </w:rPr>
          <w:delText>i</w:delText>
        </w:r>
        <w:r w:rsidR="00FC2E19" w:rsidDel="008169F6">
          <w:rPr>
            <w:i/>
            <w:iCs/>
          </w:rPr>
          <w:delText xml:space="preserve"> </w:delText>
        </w:r>
        <w:r w:rsidRPr="00D2526D" w:rsidDel="008169F6">
          <w:delTex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delText>
        </w:r>
      </w:del>
    </w:p>
    <w:p w14:paraId="0A6316AC" w14:textId="29185CB1" w:rsidR="00D25B8E" w:rsidRPr="00015210" w:rsidRDefault="00D25B8E" w:rsidP="00D25B8E">
      <w:pPr>
        <w:pStyle w:val="TableFiguretitle"/>
      </w:pPr>
      <w:r w:rsidRPr="00015210">
        <w:t xml:space="preserve">Table </w:t>
      </w:r>
      <w:r w:rsidR="004B4800" w:rsidRPr="00015210">
        <w:t>1</w:t>
      </w:r>
      <w:r w:rsidR="004B4800">
        <w:t>3</w:t>
      </w:r>
      <w:r w:rsidRPr="00015210">
        <w:t xml:space="preserve">. </w:t>
      </w:r>
      <w:ins w:id="1440" w:author="Dylan CHEN" w:date="2026-08-27T16:44:00Z" w16du:dateUtc="2026-08-27T08:44:00Z">
        <w:r w:rsidR="008C3BDB">
          <w:rPr>
            <w:rFonts w:hint="eastAsia"/>
          </w:rPr>
          <w:t>Effect on s</w:t>
        </w:r>
      </w:ins>
      <w:del w:id="1441" w:author="Dylan CHEN" w:date="2026-08-27T16:44:00Z" w16du:dateUtc="2026-08-27T08:44:00Z">
        <w:r w:rsidRPr="00015210" w:rsidDel="008C3BDB">
          <w:delText>S</w:delText>
        </w:r>
      </w:del>
      <w:r w:rsidRPr="00015210">
        <w:t xml:space="preserve">imilarity between the </w:t>
      </w:r>
      <w:del w:id="1442" w:author="Dylan CHEN" w:date="2026-08-27T16:45:00Z" w16du:dateUtc="2026-08-27T08:45:00Z">
        <w:r w:rsidRPr="00015210" w:rsidDel="008C3BDB">
          <w:delText xml:space="preserve">first </w:delText>
        </w:r>
      </w:del>
      <w:ins w:id="1443" w:author="Dylan CHEN" w:date="2026-08-27T16:45:00Z" w16du:dateUtc="2026-08-27T08:45:00Z">
        <w:r w:rsidR="008C3BDB">
          <w:rPr>
            <w:rFonts w:hint="eastAsia"/>
          </w:rPr>
          <w:t>AI</w:t>
        </w:r>
        <w:r w:rsidR="008C3BDB" w:rsidRPr="00015210">
          <w:t xml:space="preserve"> </w:t>
        </w:r>
      </w:ins>
      <w:r w:rsidRPr="00015210">
        <w:t xml:space="preserve">and </w:t>
      </w:r>
      <w:del w:id="1444" w:author="Dylan CHEN" w:date="2026-08-27T16:45:00Z" w16du:dateUtc="2026-08-27T08:45:00Z">
        <w:r w:rsidRPr="00015210" w:rsidDel="008C3BDB">
          <w:delText xml:space="preserve">second </w:delText>
        </w:r>
      </w:del>
      <w:ins w:id="1445" w:author="Dylan CHEN" w:date="2026-08-27T16:45:00Z" w16du:dateUtc="2026-08-27T08:45:00Z">
        <w:r w:rsidR="008C3BDB">
          <w:rPr>
            <w:rFonts w:hint="eastAsia"/>
          </w:rPr>
          <w:t>human</w:t>
        </w:r>
        <w:r w:rsidR="008C3BDB" w:rsidRPr="00015210">
          <w:t xml:space="preserve"> </w:t>
        </w:r>
      </w:ins>
      <w:r w:rsidRPr="00015210">
        <w:t>answer</w:t>
      </w:r>
      <w:del w:id="1446" w:author="Dylan CHEN" w:date="2026-08-27T16:45:00Z" w16du:dateUtc="2026-08-27T08:45:00Z">
        <w:r w:rsidRPr="00015210" w:rsidDel="008C3BDB">
          <w:delText>s</w:delText>
        </w:r>
      </w:del>
      <w:r w:rsidRPr="00015210">
        <w:t xml:space="preserve"> (H</w:t>
      </w:r>
      <w:r w:rsidR="00143D3A" w:rsidRPr="00015210">
        <w:t>6</w:t>
      </w:r>
      <w:r w:rsidRPr="00015210">
        <w:t xml:space="preserve">, </w:t>
      </w:r>
      <w:ins w:id="1447" w:author="Dylan CHEN" w:date="2026-08-27T16:45:00Z" w16du:dateUtc="2026-08-27T08:45:00Z">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ins>
      <w:del w:id="1448" w:author="Dylan CHEN" w:date="2026-08-27T16:45:00Z" w16du:dateUtc="2026-08-27T08:45:00Z">
        <w:r w:rsidR="00A04922" w:rsidRPr="00015210" w:rsidDel="008C3BDB">
          <w:delText>improving</w:delText>
        </w:r>
        <w:r w:rsidRPr="00015210" w:rsidDel="008C3BDB">
          <w:delText xml:space="preserve"> </w:delText>
        </w:r>
      </w:del>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pPr>
    </w:p>
    <w:p w14:paraId="35B0529F" w14:textId="38270A9F" w:rsidR="00C1485A" w:rsidRPr="00015210" w:rsidDel="008169F6" w:rsidRDefault="00FC2E19" w:rsidP="00D2526D">
      <w:pPr>
        <w:pStyle w:val="Paragraph0"/>
        <w:rPr>
          <w:del w:id="1449" w:author="Prof. LIU Ben" w:date="2026-08-30T01:31:00Z" w16du:dateUtc="2026-08-29T17:31:00Z"/>
        </w:rPr>
      </w:pPr>
      <w:del w:id="1450" w:author="Prof. LIU Ben" w:date="2026-08-30T01:31:00Z" w16du:dateUtc="2026-08-29T17:31:00Z">
        <w:r w:rsidRPr="00D2526D" w:rsidDel="008169F6">
          <w:delTex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delText>
        </w:r>
      </w:del>
    </w:p>
    <w:p w14:paraId="6A15FA40" w14:textId="21D1D7E5" w:rsidR="00190B9B" w:rsidRDefault="00190B9B" w:rsidP="00190B9B">
      <w:pPr>
        <w:pStyle w:val="Heading1"/>
      </w:pPr>
      <w:r>
        <w:rPr>
          <w:rFonts w:hint="eastAsia"/>
        </w:rPr>
        <w:t>Discussion and Conclusions</w:t>
      </w:r>
    </w:p>
    <w:p w14:paraId="09A08FF0" w14:textId="77777777" w:rsidR="008169F6" w:rsidRDefault="00625971" w:rsidP="00625971">
      <w:pPr>
        <w:pStyle w:val="Paragraph0"/>
        <w:rPr>
          <w:ins w:id="1451" w:author="Prof. LIU Ben" w:date="2026-08-30T01:31:00Z" w16du:dateUtc="2026-08-29T17:31:00Z"/>
        </w:rPr>
      </w:pPr>
      <w:r w:rsidRPr="00BF6686">
        <w:rPr>
          <w:b/>
          <w:bCs/>
        </w:rPr>
        <w:t>Main results</w:t>
      </w:r>
      <w:r w:rsidRPr="00BF6686">
        <w:t xml:space="preserve">. </w:t>
      </w:r>
    </w:p>
    <w:p w14:paraId="6AA1042E" w14:textId="77777777" w:rsidR="00043612" w:rsidRPr="00043612" w:rsidRDefault="00043612">
      <w:pPr>
        <w:pStyle w:val="Paragraph0"/>
        <w:rPr>
          <w:ins w:id="1452" w:author="Prof. LIU Ben" w:date="2026-08-30T01:43:00Z" w16du:dateUtc="2026-08-29T17:43:00Z"/>
          <w:rPrChange w:id="1453" w:author="Prof. LIU Ben" w:date="2026-08-30T01:44:00Z" w16du:dateUtc="2026-08-29T17:44:00Z">
            <w:rPr>
              <w:ins w:id="1454" w:author="Prof. LIU Ben" w:date="2026-08-30T01:43:00Z" w16du:dateUtc="2026-08-29T17:43:00Z"/>
              <w:color w:val="000000"/>
            </w:rPr>
          </w:rPrChange>
        </w:rPr>
        <w:pPrChange w:id="1455" w:author="Prof. LIU Ben" w:date="2026-08-30T01:44:00Z" w16du:dateUtc="2026-08-29T17:44:00Z">
          <w:pPr>
            <w:spacing w:before="100" w:beforeAutospacing="1" w:after="100" w:afterAutospacing="1"/>
          </w:pPr>
        </w:pPrChange>
      </w:pPr>
      <w:ins w:id="1456" w:author="Prof. LIU Ben" w:date="2026-08-30T01:43:00Z" w16du:dateUtc="2026-08-29T17:43:00Z">
        <w:r w:rsidRPr="00043612">
          <w:rPr>
            <w:rPrChange w:id="1457" w:author="Prof. LIU Ben" w:date="2026-08-30T01:44:00Z" w16du:dateUtc="2026-08-29T17:44:00Z">
              <w:rPr>
                <w:color w:val="000000"/>
              </w:rPr>
            </w:rPrChange>
          </w:rPr>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ins>
    </w:p>
    <w:p w14:paraId="500CD8B4" w14:textId="77777777" w:rsidR="00043612" w:rsidRPr="00043612" w:rsidRDefault="00043612">
      <w:pPr>
        <w:pStyle w:val="Paragraph0"/>
        <w:rPr>
          <w:ins w:id="1458" w:author="Prof. LIU Ben" w:date="2026-08-30T01:44:00Z" w16du:dateUtc="2026-08-29T17:44:00Z"/>
          <w:rPrChange w:id="1459" w:author="Prof. LIU Ben" w:date="2026-08-30T01:44:00Z" w16du:dateUtc="2026-08-29T17:44:00Z">
            <w:rPr>
              <w:ins w:id="1460" w:author="Prof. LIU Ben" w:date="2026-08-30T01:44:00Z" w16du:dateUtc="2026-08-29T17:44:00Z"/>
              <w:color w:val="000000"/>
            </w:rPr>
          </w:rPrChange>
        </w:rPr>
        <w:pPrChange w:id="1461" w:author="Prof. LIU Ben" w:date="2026-08-30T01:44:00Z" w16du:dateUtc="2026-08-29T17:44:00Z">
          <w:pPr>
            <w:spacing w:before="100" w:beforeAutospacing="1" w:after="100" w:afterAutospacing="1"/>
          </w:pPr>
        </w:pPrChange>
      </w:pPr>
      <w:ins w:id="1462" w:author="Prof. LIU Ben" w:date="2026-08-30T01:44:00Z" w16du:dateUtc="2026-08-29T17:44:00Z">
        <w:r w:rsidRPr="00043612">
          <w:rPr>
            <w:rPrChange w:id="1463" w:author="Prof. LIU Ben" w:date="2026-08-30T01:44:00Z" w16du:dateUtc="2026-08-29T17:44:00Z">
              <w:rPr>
                <w:color w:val="000000"/>
              </w:rPr>
            </w:rPrChange>
          </w:rPr>
          <w:t>For answer supply, the AI label raises human contribution. This is consistent with a skeptical community that treats the machine as a weak competitor whose presence invites 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ins>
    </w:p>
    <w:p w14:paraId="17E243BD" w14:textId="7790C9FD" w:rsidR="00043612" w:rsidRPr="00043612" w:rsidRDefault="00043612">
      <w:pPr>
        <w:pStyle w:val="Paragraph0"/>
        <w:rPr>
          <w:ins w:id="1464" w:author="Prof. LIU Ben" w:date="2026-08-30T01:44:00Z" w16du:dateUtc="2026-08-29T17:44:00Z"/>
          <w:rPrChange w:id="1465" w:author="Prof. LIU Ben" w:date="2026-08-30T01:44:00Z" w16du:dateUtc="2026-08-29T17:44:00Z">
            <w:rPr>
              <w:ins w:id="1466" w:author="Prof. LIU Ben" w:date="2026-08-30T01:44:00Z" w16du:dateUtc="2026-08-29T17:44:00Z"/>
              <w:color w:val="000000"/>
            </w:rPr>
          </w:rPrChange>
        </w:rPr>
        <w:pPrChange w:id="1467" w:author="Prof. LIU Ben" w:date="2026-08-30T01:44:00Z" w16du:dateUtc="2026-08-29T17:44:00Z">
          <w:pPr>
            <w:spacing w:before="100" w:beforeAutospacing="1" w:after="100" w:afterAutospacing="1"/>
          </w:pPr>
        </w:pPrChange>
      </w:pPr>
      <w:ins w:id="1468" w:author="Prof. LIU Ben" w:date="2026-08-30T01:44:00Z" w16du:dateUtc="2026-08-29T17:44:00Z">
        <w:r w:rsidRPr="00043612">
          <w:rPr>
            <w:rPrChange w:id="1469" w:author="Prof. LIU Ben" w:date="2026-08-30T01:44:00Z" w16du:dateUtc="2026-08-29T17:44:00Z">
              <w:rPr>
                <w:color w:val="000000"/>
              </w:rPr>
            </w:rPrChange>
          </w:rPr>
          <w:t>For contribution quality, neither the label nor the length of the AI answer matters. A higher-quality AI answer raises the quality of the first human answer, because it gives the contributor sound material to adapt and a viable direction to develop.</w:t>
        </w:r>
      </w:ins>
    </w:p>
    <w:p w14:paraId="5E4D7509" w14:textId="48BC8C79" w:rsidR="00043612" w:rsidRPr="00043612" w:rsidRDefault="00043612">
      <w:pPr>
        <w:pStyle w:val="Paragraph0"/>
        <w:rPr>
          <w:ins w:id="1470" w:author="Prof. LIU Ben" w:date="2026-08-30T01:44:00Z" w16du:dateUtc="2026-08-29T17:44:00Z"/>
          <w:rPrChange w:id="1471" w:author="Prof. LIU Ben" w:date="2026-08-30T01:44:00Z" w16du:dateUtc="2026-08-29T17:44:00Z">
            <w:rPr>
              <w:ins w:id="1472" w:author="Prof. LIU Ben" w:date="2026-08-30T01:44:00Z" w16du:dateUtc="2026-08-29T17:44:00Z"/>
              <w:color w:val="000000"/>
            </w:rPr>
          </w:rPrChange>
        </w:rPr>
        <w:pPrChange w:id="1473" w:author="Prof. LIU Ben" w:date="2026-08-30T01:44:00Z" w16du:dateUtc="2026-08-29T17:44:00Z">
          <w:pPr>
            <w:spacing w:before="100" w:beforeAutospacing="1" w:after="100" w:afterAutospacing="1"/>
          </w:pPr>
        </w:pPrChange>
      </w:pPr>
      <w:ins w:id="1474" w:author="Prof. LIU Ben" w:date="2026-08-30T01:44:00Z" w16du:dateUtc="2026-08-29T17:44:00Z">
        <w:r w:rsidRPr="00043612">
          <w:rPr>
            <w:rPrChange w:id="1475" w:author="Prof. LIU Ben" w:date="2026-08-30T01:44:00Z" w16du:dateUtc="2026-08-29T17:44:00Z">
              <w:rPr>
                <w:color w:val="000000"/>
              </w:rPr>
            </w:rPrChange>
          </w:rPr>
          <w:lastRenderedPageBreak/>
          <w:t xml:space="preserve">Our mechanism tests support this account. The label effect concentrates on difficult questions, where </w:t>
        </w:r>
      </w:ins>
      <w:ins w:id="1476" w:author="Prof. LIU Ben" w:date="2026-08-30T01:47:00Z" w16du:dateUtc="2026-08-29T17:47:00Z">
        <w:r w:rsidR="00D575AD">
          <w:rPr>
            <w:rFonts w:hint="eastAsia"/>
          </w:rPr>
          <w:t>the perception of AI as a weak competitor is more salient and relevant</w:t>
        </w:r>
      </w:ins>
      <w:ins w:id="1477" w:author="Prof. LIU Ben" w:date="2026-08-30T01:44:00Z" w16du:dateUtc="2026-08-29T17:44:00Z">
        <w:r w:rsidRPr="00043612">
          <w:rPr>
            <w:rPrChange w:id="1478" w:author="Prof. LIU Ben" w:date="2026-08-30T01:44:00Z" w16du:dateUtc="2026-08-29T17:44:00Z">
              <w:rPr>
                <w:color w:val="000000"/>
              </w:rPr>
            </w:rPrChange>
          </w:rPr>
          <w:t>.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similar to stronger AI answers rather than more distinct from them.</w:t>
        </w:r>
      </w:ins>
    </w:p>
    <w:p w14:paraId="2E7A6AD0" w14:textId="7B40DD3F" w:rsidR="00625971" w:rsidRPr="00BF6686" w:rsidDel="00043612" w:rsidRDefault="00625971" w:rsidP="00625971">
      <w:pPr>
        <w:pStyle w:val="Paragraph0"/>
        <w:rPr>
          <w:del w:id="1479" w:author="Prof. LIU Ben" w:date="2026-08-30T01:37:00Z" w16du:dateUtc="2026-08-29T17:37:00Z"/>
        </w:rPr>
      </w:pPr>
      <w:del w:id="1480" w:author="Prof. LIU Ben" w:date="2026-08-30T01:37:00Z" w16du:dateUtc="2026-08-29T17:37:00Z">
        <w:r w:rsidRPr="00BF6686" w:rsidDel="00043612">
          <w:delText xml:space="preserve">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Del="00043612">
          <w:delText>have</w:delText>
        </w:r>
        <w:r w:rsidRPr="00BF6686" w:rsidDel="00043612">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4BDAABC3" w14:textId="77777777" w:rsidR="008169F6" w:rsidRDefault="00625971" w:rsidP="00625971">
      <w:pPr>
        <w:pStyle w:val="Paragraph0"/>
        <w:rPr>
          <w:ins w:id="1481" w:author="Prof. LIU Ben" w:date="2026-08-30T01:31:00Z" w16du:dateUtc="2026-08-29T17:31:00Z"/>
        </w:rPr>
      </w:pPr>
      <w:r w:rsidRPr="00BF6686">
        <w:rPr>
          <w:b/>
          <w:bCs/>
        </w:rPr>
        <w:t>Theoretical contribution</w:t>
      </w:r>
      <w:r w:rsidRPr="00BF6686">
        <w:t xml:space="preserve">. </w:t>
      </w:r>
    </w:p>
    <w:p w14:paraId="6695237E" w14:textId="1E3B03F8" w:rsidR="00D575AD" w:rsidRPr="00D575AD" w:rsidRDefault="00D575AD">
      <w:pPr>
        <w:pStyle w:val="Paragraph0"/>
        <w:rPr>
          <w:ins w:id="1482" w:author="Prof. LIU Ben" w:date="2026-08-30T01:57:00Z" w16du:dateUtc="2026-08-29T17:57:00Z"/>
          <w:rPrChange w:id="1483" w:author="Prof. LIU Ben" w:date="2026-08-30T01:57:00Z" w16du:dateUtc="2026-08-29T17:57:00Z">
            <w:rPr>
              <w:ins w:id="1484" w:author="Prof. LIU Ben" w:date="2026-08-30T01:57:00Z" w16du:dateUtc="2026-08-29T17:57:00Z"/>
              <w:color w:val="000000"/>
            </w:rPr>
          </w:rPrChange>
        </w:rPr>
        <w:pPrChange w:id="1485" w:author="Prof. LIU Ben" w:date="2026-08-30T01:57:00Z" w16du:dateUtc="2026-08-29T17:57:00Z">
          <w:pPr>
            <w:spacing w:before="100" w:beforeAutospacing="1" w:after="100" w:afterAutospacing="1"/>
          </w:pPr>
        </w:pPrChange>
      </w:pPr>
      <w:ins w:id="1486" w:author="Prof. LIU Ben" w:date="2026-08-30T01:57:00Z" w16du:dateUtc="2026-08-29T17:57:00Z">
        <w:r w:rsidRPr="00D575AD">
          <w:rPr>
            <w:rPrChange w:id="1487" w:author="Prof. LIU Ben" w:date="2026-08-30T01:57:00Z" w16du:dateUtc="2026-08-29T17:57:00Z">
              <w:rPr>
                <w:color w:val="000000"/>
              </w:rPr>
            </w:rPrChange>
          </w:rPr>
          <w:t xml:space="preserve">We contribute to the literature on GenAI in online communities by </w:t>
        </w:r>
        <w:r>
          <w:rPr>
            <w:rFonts w:hint="eastAsia"/>
          </w:rPr>
          <w:t>investigating</w:t>
        </w:r>
        <w:r w:rsidRPr="00D575AD">
          <w:rPr>
            <w:rPrChange w:id="1488" w:author="Prof. LIU Ben" w:date="2026-08-30T01:57:00Z" w16du:dateUtc="2026-08-29T17:57:00Z">
              <w:rPr>
                <w:color w:val="000000"/>
              </w:rPr>
            </w:rPrChange>
          </w:rPr>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effects separately and test the distinct decisions through which each operates. We show that a community</w:t>
        </w:r>
        <w:r w:rsidR="00E4064C">
          <w:t>’</w:t>
        </w:r>
        <w:r w:rsidRPr="00D575AD">
          <w:rPr>
            <w:rPrChange w:id="1489" w:author="Prof. LIU Ben" w:date="2026-08-30T01:57:00Z" w16du:dateUtc="2026-08-29T17:57:00Z">
              <w:rPr>
                <w:color w:val="000000"/>
              </w:rPr>
            </w:rPrChange>
          </w:rPr>
          <w:t xml:space="preserve">s response to an AI competitor is not a single quantity but depends on identifiable features of the AI answer, and that these features act through the specific level of processing at which they become available. </w:t>
        </w:r>
      </w:ins>
    </w:p>
    <w:p w14:paraId="027F96BB" w14:textId="2FF0E26E" w:rsidR="00D575AD" w:rsidRPr="00D575AD" w:rsidRDefault="00D575AD">
      <w:pPr>
        <w:pStyle w:val="Paragraph0"/>
        <w:rPr>
          <w:ins w:id="1490" w:author="Prof. LIU Ben" w:date="2026-08-30T01:57:00Z" w16du:dateUtc="2026-08-29T17:57:00Z"/>
          <w:rPrChange w:id="1491" w:author="Prof. LIU Ben" w:date="2026-08-30T01:57:00Z" w16du:dateUtc="2026-08-29T17:57:00Z">
            <w:rPr>
              <w:ins w:id="1492" w:author="Prof. LIU Ben" w:date="2026-08-30T01:57:00Z" w16du:dateUtc="2026-08-29T17:57:00Z"/>
              <w:color w:val="000000"/>
            </w:rPr>
          </w:rPrChange>
        </w:rPr>
        <w:pPrChange w:id="1493" w:author="Prof. LIU Ben" w:date="2026-08-30T01:57:00Z" w16du:dateUtc="2026-08-29T17:57:00Z">
          <w:pPr>
            <w:spacing w:before="100" w:beforeAutospacing="1" w:after="100" w:afterAutospacing="1"/>
          </w:pPr>
        </w:pPrChange>
      </w:pPr>
      <w:ins w:id="1494" w:author="Prof. LIU Ben" w:date="2026-08-30T01:57:00Z" w16du:dateUtc="2026-08-29T17:57:00Z">
        <w:r w:rsidRPr="00D575AD">
          <w:rPr>
            <w:rPrChange w:id="1495" w:author="Prof. LIU Ben" w:date="2026-08-30T01:57:00Z" w16du:dateUtc="2026-08-29T17:57:00Z">
              <w:rPr>
                <w:color w:val="000000"/>
              </w:rPr>
            </w:rPrChange>
          </w:rPr>
          <w:t>We also extend research on how prior contributions shape subsequent contribution. Th</w:t>
        </w:r>
      </w:ins>
      <w:ins w:id="1496" w:author="Prof. LIU Ben" w:date="2026-08-30T01:58:00Z" w16du:dateUtc="2026-08-29T17:58:00Z">
        <w:r w:rsidR="00E4064C">
          <w:rPr>
            <w:rFonts w:hint="eastAsia"/>
          </w:rPr>
          <w:t>is</w:t>
        </w:r>
      </w:ins>
      <w:ins w:id="1497" w:author="Prof. LIU Ben" w:date="2026-08-30T01:57:00Z" w16du:dateUtc="2026-08-29T17:57:00Z">
        <w:r w:rsidRPr="00D575AD">
          <w:rPr>
            <w:rPrChange w:id="1498" w:author="Prof. LIU Ben" w:date="2026-08-30T01:57:00Z" w16du:dateUtc="2026-08-29T17:57:00Z">
              <w:rPr>
                <w:color w:val="000000"/>
              </w:rPr>
            </w:rPrChange>
          </w:rPr>
          <w:t xml:space="preserve"> literature establishes how the presence, volume, quality, and source of existing content affect a newcomer</w:t>
        </w:r>
      </w:ins>
      <w:ins w:id="1499" w:author="Prof. LIU Ben" w:date="2026-08-30T01:58:00Z" w16du:dateUtc="2026-08-29T17:58:00Z">
        <w:r w:rsidR="00E4064C">
          <w:t>’</w:t>
        </w:r>
      </w:ins>
      <w:ins w:id="1500" w:author="Prof. LIU Ben" w:date="2026-08-30T01:57:00Z" w16du:dateUtc="2026-08-29T17:57:00Z">
        <w:r w:rsidRPr="00D575AD">
          <w:rPr>
            <w:rPrChange w:id="1501" w:author="Prof. LIU Ben" w:date="2026-08-30T01:57:00Z" w16du:dateUtc="2026-08-29T17:57:00Z">
              <w:rPr>
                <w:color w:val="000000"/>
              </w:rPr>
            </w:rPrChange>
          </w:rPr>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w:t>
        </w:r>
        <w:r w:rsidRPr="00D575AD">
          <w:rPr>
            <w:rPrChange w:id="1502" w:author="Prof. LIU Ben" w:date="2026-08-30T01:57:00Z" w16du:dateUtc="2026-08-29T17:57:00Z">
              <w:rPr>
                <w:color w:val="000000"/>
              </w:rPr>
            </w:rPrChange>
          </w:rPr>
          <w:lastRenderedPageBreak/>
          <w:t xml:space="preserve">read one way from a trusted human are read differently when the community regards the author as a weak competitor. </w:t>
        </w:r>
      </w:ins>
      <w:ins w:id="1503" w:author="Prof. LIU Ben" w:date="2026-08-30T01:59:00Z" w16du:dateUtc="2026-08-29T17:59:00Z">
        <w:r w:rsidR="00E4064C">
          <w:rPr>
            <w:rFonts w:hint="eastAsia"/>
          </w:rPr>
          <w:t>Separating</w:t>
        </w:r>
      </w:ins>
      <w:ins w:id="1504" w:author="Prof. LIU Ben" w:date="2026-08-30T01:57:00Z" w16du:dateUtc="2026-08-29T17:57:00Z">
        <w:r w:rsidRPr="00D575AD">
          <w:rPr>
            <w:rPrChange w:id="1505" w:author="Prof. LIU Ben" w:date="2026-08-30T01:57:00Z" w16du:dateUtc="2026-08-29T17:57:00Z">
              <w:rPr>
                <w:color w:val="000000"/>
              </w:rPr>
            </w:rPrChange>
          </w:rPr>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ins>
    </w:p>
    <w:p w14:paraId="73C6445E" w14:textId="49E80B2C" w:rsidR="00D575AD" w:rsidRPr="00D575AD" w:rsidRDefault="00D575AD">
      <w:pPr>
        <w:pStyle w:val="Paragraph0"/>
        <w:rPr>
          <w:ins w:id="1506" w:author="Prof. LIU Ben" w:date="2026-08-30T01:57:00Z" w16du:dateUtc="2026-08-29T17:57:00Z"/>
          <w:rPrChange w:id="1507" w:author="Prof. LIU Ben" w:date="2026-08-30T01:57:00Z" w16du:dateUtc="2026-08-29T17:57:00Z">
            <w:rPr>
              <w:ins w:id="1508" w:author="Prof. LIU Ben" w:date="2026-08-30T01:57:00Z" w16du:dateUtc="2026-08-29T17:57:00Z"/>
              <w:color w:val="000000"/>
            </w:rPr>
          </w:rPrChange>
        </w:rPr>
        <w:pPrChange w:id="1509" w:author="Prof. LIU Ben" w:date="2026-08-30T01:57:00Z" w16du:dateUtc="2026-08-29T17:57:00Z">
          <w:pPr>
            <w:spacing w:before="100" w:beforeAutospacing="1" w:after="100" w:afterAutospacing="1"/>
          </w:pPr>
        </w:pPrChange>
      </w:pPr>
      <w:ins w:id="1510" w:author="Prof. LIU Ben" w:date="2026-08-30T01:57:00Z" w16du:dateUtc="2026-08-29T17:57:00Z">
        <w:r w:rsidRPr="00D575AD">
          <w:rPr>
            <w:rPrChange w:id="1511" w:author="Prof. LIU Ben" w:date="2026-08-30T01:57:00Z" w16du:dateUtc="2026-08-29T17:57:00Z">
              <w:rPr>
                <w:color w:val="000000"/>
              </w:rPr>
            </w:rPrChange>
          </w:rPr>
          <w:t>The decomposition also carries a forward-looking benefit. Because our results tie the total 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ins>
      <w:ins w:id="1512" w:author="Prof. LIU Ben" w:date="2026-08-30T02:00:00Z" w16du:dateUtc="2026-08-29T18:00:00Z">
        <w:r w:rsidR="00E4064C">
          <w:t>’</w:t>
        </w:r>
      </w:ins>
      <w:ins w:id="1513" w:author="Prof. LIU Ben" w:date="2026-08-30T01:57:00Z" w16du:dateUtc="2026-08-29T17:57:00Z">
        <w:r w:rsidRPr="00D575AD">
          <w:rPr>
            <w:rPrChange w:id="1514" w:author="Prof. LIU Ben" w:date="2026-08-30T01:57:00Z" w16du:dateUtc="2026-08-29T17:57:00Z">
              <w:rPr>
                <w:color w:val="000000"/>
              </w:rPr>
            </w:rPrChange>
          </w:rPr>
          <w:t>s role remains contingent on community beliefs that may themselves change.</w:t>
        </w:r>
      </w:ins>
    </w:p>
    <w:p w14:paraId="1839D273" w14:textId="694070D2" w:rsidR="00D575AD" w:rsidRPr="00D575AD" w:rsidRDefault="00D575AD">
      <w:pPr>
        <w:pStyle w:val="Paragraph0"/>
        <w:rPr>
          <w:ins w:id="1515" w:author="Prof. LIU Ben" w:date="2026-08-30T01:57:00Z" w16du:dateUtc="2026-08-29T17:57:00Z"/>
          <w:rPrChange w:id="1516" w:author="Prof. LIU Ben" w:date="2026-08-30T01:57:00Z" w16du:dateUtc="2026-08-29T17:57:00Z">
            <w:rPr>
              <w:ins w:id="1517" w:author="Prof. LIU Ben" w:date="2026-08-30T01:57:00Z" w16du:dateUtc="2026-08-29T17:57:00Z"/>
              <w:color w:val="000000"/>
            </w:rPr>
          </w:rPrChange>
        </w:rPr>
        <w:pPrChange w:id="1518" w:author="Prof. LIU Ben" w:date="2026-08-30T01:57:00Z" w16du:dateUtc="2026-08-29T17:57:00Z">
          <w:pPr>
            <w:spacing w:before="100" w:beforeAutospacing="1" w:after="100" w:afterAutospacing="1"/>
          </w:pPr>
        </w:pPrChange>
      </w:pPr>
      <w:ins w:id="1519" w:author="Prof. LIU Ben" w:date="2026-08-30T01:57:00Z" w16du:dateUtc="2026-08-29T17:57:00Z">
        <w:r w:rsidRPr="00D575AD">
          <w:rPr>
            <w:rPrChange w:id="1520" w:author="Prof. LIU Ben" w:date="2026-08-30T01:57:00Z" w16du:dateUtc="2026-08-29T17:57:00Z">
              <w:rPr>
                <w:color w:val="000000"/>
              </w:rPr>
            </w:rPrChange>
          </w:rPr>
          <w:t>The most direct point of comparison is Su et al. (2025), who study Quora</w:t>
        </w:r>
      </w:ins>
      <w:ins w:id="1521" w:author="Prof. LIU Ben" w:date="2026-08-30T02:00:00Z" w16du:dateUtc="2026-08-29T18:00:00Z">
        <w:r w:rsidR="00E4064C">
          <w:t>’</w:t>
        </w:r>
      </w:ins>
      <w:ins w:id="1522" w:author="Prof. LIU Ben" w:date="2026-08-30T01:57:00Z" w16du:dateUtc="2026-08-29T17:57:00Z">
        <w:r w:rsidRPr="00D575AD">
          <w:rPr>
            <w:rPrChange w:id="1523" w:author="Prof. LIU Ben" w:date="2026-08-30T01:57:00Z" w16du:dateUtc="2026-08-29T17:57:00Z">
              <w:rPr>
                <w:color w:val="000000"/>
              </w:rPr>
            </w:rPrChange>
          </w:rPr>
          <w: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they are two readings of the same mechanism under different conditions. The AI label effect dominates in Su et al.</w:t>
        </w:r>
      </w:ins>
      <w:ins w:id="1524" w:author="Prof. LIU Ben" w:date="2026-08-30T02:00:00Z" w16du:dateUtc="2026-08-29T18:00:00Z">
        <w:r w:rsidR="00E4064C">
          <w:t>’</w:t>
        </w:r>
      </w:ins>
      <w:ins w:id="1525" w:author="Prof. LIU Ben" w:date="2026-08-30T01:57:00Z" w16du:dateUtc="2026-08-29T17:57:00Z">
        <w:r w:rsidRPr="00D575AD">
          <w:rPr>
            <w:rPrChange w:id="1526" w:author="Prof. LIU Ben" w:date="2026-08-30T01:57:00Z" w16du:dateUtc="2026-08-29T17:57:00Z">
              <w:rPr>
                <w:color w:val="000000"/>
              </w:rPr>
            </w:rPrChange>
          </w:rPr>
          <w:t>s (2025) setting, and the deterrent role of length does not materialize there.</w:t>
        </w:r>
      </w:ins>
    </w:p>
    <w:p w14:paraId="7D4B3966" w14:textId="70B8271F" w:rsidR="00D575AD" w:rsidRPr="00D575AD" w:rsidRDefault="00D575AD">
      <w:pPr>
        <w:pStyle w:val="Paragraph0"/>
        <w:rPr>
          <w:ins w:id="1527" w:author="Prof. LIU Ben" w:date="2026-08-30T01:57:00Z" w16du:dateUtc="2026-08-29T17:57:00Z"/>
          <w:rPrChange w:id="1528" w:author="Prof. LIU Ben" w:date="2026-08-30T01:57:00Z" w16du:dateUtc="2026-08-29T17:57:00Z">
            <w:rPr>
              <w:ins w:id="1529" w:author="Prof. LIU Ben" w:date="2026-08-30T01:57:00Z" w16du:dateUtc="2026-08-29T17:57:00Z"/>
              <w:color w:val="000000"/>
            </w:rPr>
          </w:rPrChange>
        </w:rPr>
        <w:pPrChange w:id="1530" w:author="Prof. LIU Ben" w:date="2026-08-30T01:57:00Z" w16du:dateUtc="2026-08-29T17:57:00Z">
          <w:pPr>
            <w:spacing w:before="100" w:beforeAutospacing="1" w:after="100" w:afterAutospacing="1"/>
          </w:pPr>
        </w:pPrChange>
      </w:pPr>
      <w:ins w:id="1531" w:author="Prof. LIU Ben" w:date="2026-08-30T01:57:00Z" w16du:dateUtc="2026-08-29T17:57:00Z">
        <w:r w:rsidRPr="00D575AD">
          <w:rPr>
            <w:rPrChange w:id="1532" w:author="Prof. LIU Ben" w:date="2026-08-30T01:57:00Z" w16du:dateUtc="2026-08-29T17:57:00Z">
              <w:rPr>
                <w:color w:val="000000"/>
              </w:rPr>
            </w:rPrChange>
          </w:rPr>
          <w:t xml:space="preserve">The reason lies in whether contributors read the length of the AI answer as a signal of 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w:t>
        </w:r>
        <w:r w:rsidRPr="00D575AD">
          <w:rPr>
            <w:rPrChange w:id="1533" w:author="Prof. LIU Ben" w:date="2026-08-30T01:57:00Z" w16du:dateUtc="2026-08-29T17:57:00Z">
              <w:rPr>
                <w:color w:val="000000"/>
              </w:rPr>
            </w:rPrChange>
          </w:rPr>
          <w:lastRenderedPageBreak/>
          <w:t xml:space="preserve">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ins>
      <w:ins w:id="1534" w:author="Prof. LIU Ben" w:date="2026-08-30T02:01:00Z" w16du:dateUtc="2026-08-29T18:01:00Z">
        <w:r w:rsidR="00E4064C">
          <w:rPr>
            <w:rFonts w:hint="eastAsia"/>
          </w:rPr>
          <w:t xml:space="preserve">may </w:t>
        </w:r>
      </w:ins>
      <w:ins w:id="1535" w:author="Prof. LIU Ben" w:date="2026-08-30T01:57:00Z" w16du:dateUtc="2026-08-29T17:57:00Z">
        <w:r w:rsidRPr="00D575AD">
          <w:rPr>
            <w:rPrChange w:id="1536" w:author="Prof. LIU Ben" w:date="2026-08-30T01:57:00Z" w16du:dateUtc="2026-08-29T17:57:00Z">
              <w:rPr>
                <w:color w:val="000000"/>
              </w:rPr>
            </w:rPrChange>
          </w:rPr>
          <w:t>not</w:t>
        </w:r>
      </w:ins>
      <w:ins w:id="1537" w:author="Prof. LIU Ben" w:date="2026-08-30T02:01:00Z" w16du:dateUtc="2026-08-29T18:01:00Z">
        <w:r w:rsidR="00E4064C">
          <w:rPr>
            <w:rFonts w:hint="eastAsia"/>
          </w:rPr>
          <w:t xml:space="preserve"> be</w:t>
        </w:r>
      </w:ins>
      <w:ins w:id="1538" w:author="Prof. LIU Ben" w:date="2026-08-30T01:57:00Z" w16du:dateUtc="2026-08-29T17:57:00Z">
        <w:r w:rsidRPr="00D575AD">
          <w:rPr>
            <w:rPrChange w:id="1539" w:author="Prof. LIU Ben" w:date="2026-08-30T01:57:00Z" w16du:dateUtc="2026-08-29T17:57:00Z">
              <w:rPr>
                <w:color w:val="000000"/>
              </w:rPr>
            </w:rPrChange>
          </w:rPr>
          <w:t xml:space="preserve"> read as a coverage cue. The deterrent channel that dominates our setting is muted, and the positive label effect prevails.</w:t>
        </w:r>
      </w:ins>
    </w:p>
    <w:p w14:paraId="49E60407" w14:textId="095EBEF7" w:rsidR="00D575AD" w:rsidRPr="00D575AD" w:rsidRDefault="00D575AD">
      <w:pPr>
        <w:pStyle w:val="Paragraph0"/>
        <w:rPr>
          <w:ins w:id="1540" w:author="Prof. LIU Ben" w:date="2026-08-30T01:57:00Z" w16du:dateUtc="2026-08-29T17:57:00Z"/>
          <w:rPrChange w:id="1541" w:author="Prof. LIU Ben" w:date="2026-08-30T01:57:00Z" w16du:dateUtc="2026-08-29T17:57:00Z">
            <w:rPr>
              <w:ins w:id="1542" w:author="Prof. LIU Ben" w:date="2026-08-30T01:57:00Z" w16du:dateUtc="2026-08-29T17:57:00Z"/>
              <w:color w:val="000000"/>
            </w:rPr>
          </w:rPrChange>
        </w:rPr>
        <w:pPrChange w:id="1543" w:author="Prof. LIU Ben" w:date="2026-08-30T01:57:00Z" w16du:dateUtc="2026-08-29T17:57:00Z">
          <w:pPr>
            <w:spacing w:before="100" w:beforeAutospacing="1" w:after="100" w:afterAutospacing="1"/>
          </w:pPr>
        </w:pPrChange>
      </w:pPr>
      <w:ins w:id="1544" w:author="Prof. LIU Ben" w:date="2026-08-30T01:57:00Z" w16du:dateUtc="2026-08-29T17:57:00Z">
        <w:r w:rsidRPr="00D575AD">
          <w:rPr>
            <w:rPrChange w:id="1545" w:author="Prof. LIU Ben" w:date="2026-08-30T01:57:00Z" w16du:dateUtc="2026-08-29T17:57:00Z">
              <w:rPr>
                <w:color w:val="000000"/>
              </w:rPr>
            </w:rPrChange>
          </w:rPr>
          <w:t xml:space="preserve">Timing compounds this contrast. In Su et al. (2025) the AI answer is </w:t>
        </w:r>
        <w:commentRangeStart w:id="1546"/>
        <w:r w:rsidRPr="00D575AD">
          <w:rPr>
            <w:rPrChange w:id="1547" w:author="Prof. LIU Ben" w:date="2026-08-30T01:57:00Z" w16du:dateUtc="2026-08-29T17:57:00Z">
              <w:rPr>
                <w:color w:val="000000"/>
              </w:rPr>
            </w:rPrChange>
          </w:rPr>
          <w:t>added roughly three months after posting</w:t>
        </w:r>
      </w:ins>
      <w:commentRangeEnd w:id="1546"/>
      <w:r w:rsidR="00E4064C" w:rsidRPr="00D575AD">
        <w:rPr>
          <w:rStyle w:val="CommentReference"/>
          <w:sz w:val="24"/>
          <w:rPrChange w:id="1548" w:author="Prof. LIU Ben" w:date="2026-08-30T01:57:00Z" w16du:dateUtc="2026-08-29T17:57:00Z">
            <w:rPr>
              <w:rStyle w:val="CommentReference"/>
              <w:color w:val="000000"/>
              <w:sz w:val="24"/>
            </w:rPr>
          </w:rPrChange>
        </w:rPr>
        <w:commentReference w:id="1546"/>
      </w:r>
      <w:ins w:id="1549" w:author="Prof. LIU Ben" w:date="2026-08-30T01:57:00Z" w16du:dateUtc="2026-08-29T17:57:00Z">
        <w:r w:rsidRPr="00D575AD">
          <w:rPr>
            <w:rPrChange w:id="1550" w:author="Prof. LIU Ben" w:date="2026-08-30T01:57:00Z" w16du:dateUtc="2026-08-29T17:57:00Z">
              <w:rPr>
                <w:color w:val="000000"/>
              </w:rPr>
            </w:rPrChange>
          </w:rPr>
          <w:t>, once human answers have already accumulated, so the AI enters as a retrospective supplement to an established discussion rather than as the competitor a contributor confronts on arrival. In our setting the AI answer is generated</w:t>
        </w:r>
      </w:ins>
      <w:ins w:id="1551" w:author="Prof. LIU Ben" w:date="2026-08-30T02:02:00Z" w16du:dateUtc="2026-08-29T18:02:00Z">
        <w:r w:rsidR="00E4064C">
          <w:rPr>
            <w:rFonts w:hint="eastAsia"/>
          </w:rPr>
          <w:t xml:space="preserve"> quickly after the question posting</w:t>
        </w:r>
      </w:ins>
      <w:ins w:id="1552" w:author="Prof. LIU Ben" w:date="2026-08-30T01:57:00Z" w16du:dateUtc="2026-08-29T17:57:00Z">
        <w:r w:rsidRPr="00D575AD">
          <w:rPr>
            <w:rPrChange w:id="1553" w:author="Prof. LIU Ben" w:date="2026-08-30T01:57:00Z" w16du:dateUtc="2026-08-29T17:57:00Z">
              <w:rPr>
                <w:color w:val="000000"/>
              </w:rPr>
            </w:rPrChange>
          </w:rPr>
          <w:t xml:space="preserve"> and before human contributor</w:t>
        </w:r>
      </w:ins>
      <w:ins w:id="1554" w:author="Prof. LIU Ben" w:date="2026-08-30T02:03:00Z" w16du:dateUtc="2026-08-29T18:03:00Z">
        <w:r w:rsidR="00E4064C">
          <w:rPr>
            <w:rFonts w:hint="eastAsia"/>
          </w:rPr>
          <w:t>s</w:t>
        </w:r>
      </w:ins>
      <w:ins w:id="1555" w:author="Prof. LIU Ben" w:date="2026-08-30T01:57:00Z" w16du:dateUtc="2026-08-29T17:57:00Z">
        <w:r w:rsidRPr="00D575AD">
          <w:rPr>
            <w:rPrChange w:id="1556" w:author="Prof. LIU Ben" w:date="2026-08-30T01:57:00Z" w16du:dateUtc="2026-08-29T17:57:00Z">
              <w:rPr>
                <w:color w:val="000000"/>
              </w:rPr>
            </w:rPrChange>
          </w:rPr>
          <w:t xml:space="preserve"> arrive, so it is the rival a contributor evaluates at the moment of entry. This configuration activates the fast entry decision and the slower crafting decision we theorize, whereas a retrospective supplement largely does not.</w:t>
        </w:r>
      </w:ins>
    </w:p>
    <w:p w14:paraId="29608634" w14:textId="6B596485" w:rsidR="00625971" w:rsidDel="00D575AD" w:rsidRDefault="00D575AD">
      <w:pPr>
        <w:pStyle w:val="Paragraph0"/>
        <w:rPr>
          <w:del w:id="1557" w:author="Prof. LIU Ben" w:date="2026-08-30T01:53:00Z" w16du:dateUtc="2026-08-29T17:53:00Z"/>
        </w:rPr>
      </w:pPr>
      <w:ins w:id="1558" w:author="Prof. LIU Ben" w:date="2026-08-30T01:57:00Z" w16du:dateUtc="2026-08-29T17:57:00Z">
        <w:r w:rsidRPr="00D575AD">
          <w:rPr>
            <w:rPrChange w:id="1559" w:author="Prof. LIU Ben" w:date="2026-08-30T01:57:00Z" w16du:dateUtc="2026-08-29T17:57:00Z">
              <w:rPr>
                <w:color w:val="000000"/>
              </w:rPr>
            </w:rPrChange>
          </w:rPr>
          <w:t>Taken as a whole, the comparison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an apparent conflict in the literature into a single conditional prediction, under which an internal AI may act as complement or competitor depending on the domain, on how much content the AI provides, on how readily that content is read as coverage, and on when the AI answer arrives relative to human contributors.</w:t>
        </w:r>
      </w:ins>
      <w:del w:id="1560" w:author="Prof. LIU Ben" w:date="2026-08-30T01:53:00Z" w16du:dateUtc="2026-08-29T17:53:00Z">
        <w:r w:rsidR="00625971" w:rsidRPr="00BF6686" w:rsidDel="00D575AD">
          <w:delText xml:space="preserve">We contribute to the emerging literature on </w:delText>
        </w:r>
        <w:r w:rsidR="00625971" w:rsidDel="00D575AD">
          <w:delText>Gen</w:delText>
        </w:r>
        <w:r w:rsidR="00625971" w:rsidRPr="00BF6686" w:rsidDel="00D575AD">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205D15AF" w14:textId="77777777" w:rsidR="00D575AD" w:rsidRPr="00BF6686" w:rsidRDefault="00D575AD">
      <w:pPr>
        <w:pStyle w:val="Paragraph0"/>
        <w:ind w:firstLine="0"/>
        <w:rPr>
          <w:ins w:id="1561" w:author="Prof. LIU Ben" w:date="2026-08-30T01:57:00Z" w16du:dateUtc="2026-08-29T17:57:00Z"/>
        </w:rPr>
        <w:pPrChange w:id="1562" w:author="Prof. LIU Ben" w:date="2026-08-30T02:03:00Z" w16du:dateUtc="2026-08-29T18:03:00Z">
          <w:pPr>
            <w:pStyle w:val="Paragraph0"/>
          </w:pPr>
        </w:pPrChange>
      </w:pPr>
    </w:p>
    <w:p w14:paraId="77094E28" w14:textId="7705FCAE" w:rsidR="00625971" w:rsidRPr="00BF6686" w:rsidDel="00D575AD" w:rsidRDefault="00625971" w:rsidP="00625971">
      <w:pPr>
        <w:pStyle w:val="Paragraph0"/>
        <w:rPr>
          <w:del w:id="1563" w:author="Prof. LIU Ben" w:date="2026-08-30T01:53:00Z" w16du:dateUtc="2026-08-29T17:53:00Z"/>
        </w:rPr>
      </w:pPr>
      <w:del w:id="1564" w:author="Prof. LIU Ben" w:date="2026-08-30T01:53:00Z" w16du:dateUtc="2026-08-29T17:53:00Z">
        <w:r w:rsidRPr="00BF6686" w:rsidDel="00D575AD">
          <w:delText>Wh</w:delText>
        </w:r>
        <w:r w:rsidDel="00D575AD">
          <w:delText>ile</w:delText>
        </w:r>
        <w:r w:rsidRPr="00BF6686" w:rsidDel="00D575AD">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r w:rsidDel="00D575AD">
          <w:rPr>
            <w:rFonts w:hint="eastAsia"/>
          </w:rPr>
          <w:delText>in</w:delText>
        </w:r>
        <w:r w:rsidDel="00D575AD">
          <w:delText xml:space="preserve"> a competition lens and two systems of thinking framework</w:delText>
        </w:r>
        <w:r w:rsidRPr="00BF6686" w:rsidDel="00D575AD">
          <w:delText>, we show that a community</w:delText>
        </w:r>
        <w:r w:rsidDel="00D575AD">
          <w:delText>’</w:delText>
        </w:r>
        <w:r w:rsidRPr="00BF6686" w:rsidDel="00D575AD">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Del="00D575AD">
          <w:delText>’</w:delText>
        </w:r>
        <w:r w:rsidRPr="00BF6686" w:rsidDel="00D575AD">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3B08497F" w14:textId="19C0C6DD" w:rsidR="00625971" w:rsidRPr="00BF6686" w:rsidDel="00D575AD" w:rsidRDefault="00625971" w:rsidP="00625971">
      <w:pPr>
        <w:pStyle w:val="Paragraph0"/>
        <w:rPr>
          <w:del w:id="1565" w:author="Prof. LIU Ben" w:date="2026-08-30T01:53:00Z" w16du:dateUtc="2026-08-29T17:53:00Z"/>
        </w:rPr>
      </w:pPr>
      <w:del w:id="1566" w:author="Prof. LIU Ben" w:date="2026-08-30T01:53:00Z" w16du:dateUtc="2026-08-29T17:53:00Z">
        <w:r w:rsidRPr="00BF6686" w:rsidDel="00D575AD">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Del="00D575AD">
          <w:delText>’</w:delText>
        </w:r>
        <w:r w:rsidRPr="00BF6686" w:rsidDel="00D575AD">
          <w:delText>s role is contingent on community beliefs that may themselves change.</w:delText>
        </w:r>
      </w:del>
    </w:p>
    <w:p w14:paraId="47F85571" w14:textId="24C4C16D" w:rsidR="00625971" w:rsidRPr="00BF6686" w:rsidDel="00D575AD" w:rsidRDefault="00625971" w:rsidP="00625971">
      <w:pPr>
        <w:pStyle w:val="Paragraph0"/>
        <w:rPr>
          <w:del w:id="1567" w:author="Prof. LIU Ben" w:date="2026-08-30T01:53:00Z" w16du:dateUtc="2026-08-29T17:53:00Z"/>
        </w:rPr>
      </w:pPr>
      <w:del w:id="1568" w:author="Prof. LIU Ben" w:date="2026-08-30T01:53:00Z" w16du:dateUtc="2026-08-29T17:53:00Z">
        <w:r w:rsidRPr="00BF6686" w:rsidDel="00D575AD">
          <w:delText>The most direct point of comparison is Su et al. (2025), who study Quora</w:delText>
        </w:r>
        <w:r w:rsidDel="00D575AD">
          <w:delText>’</w:delText>
        </w:r>
        <w:r w:rsidRPr="00BF6686" w:rsidDel="00D575AD">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Del="00D575AD">
          <w:delText>’</w:delText>
        </w:r>
        <w:r w:rsidRPr="00BF6686" w:rsidDel="00D575AD">
          <w:delText>s (2025) setting, while the deterrent role of length does not materialize there.</w:delText>
        </w:r>
      </w:del>
    </w:p>
    <w:p w14:paraId="1CF2B4C2" w14:textId="16C189F9" w:rsidR="00625971" w:rsidRPr="00BF6686" w:rsidDel="00D575AD" w:rsidRDefault="00625971" w:rsidP="00625971">
      <w:pPr>
        <w:pStyle w:val="Paragraph0"/>
        <w:rPr>
          <w:del w:id="1569" w:author="Prof. LIU Ben" w:date="2026-08-30T01:53:00Z" w16du:dateUtc="2026-08-29T17:53:00Z"/>
        </w:rPr>
      </w:pPr>
      <w:del w:id="1570" w:author="Prof. LIU Ben" w:date="2026-08-30T01:53:00Z" w16du:dateUtc="2026-08-29T17:53:00Z">
        <w:r w:rsidRPr="00BF6686" w:rsidDel="00D575AD">
          <w:delText xml:space="preserve">The reason lies in whether contributors read the length of the AI answer as a signal of coverage at the moment they decide whether to enter. In our technical setting, </w:delText>
        </w:r>
        <w:r w:rsidDel="00D575AD">
          <w:delText>w</w:delText>
        </w:r>
        <w:r w:rsidRPr="00BF6686" w:rsidDel="00D575AD">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Del="00D575AD">
          <w:delText xml:space="preserve"> </w:delText>
        </w:r>
        <w:r w:rsidRPr="00BF6686" w:rsidDel="00D575AD">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Del="00D575AD">
          <w:delText>may</w:delText>
        </w:r>
        <w:r w:rsidRPr="00BF6686" w:rsidDel="00D575AD">
          <w:delText xml:space="preserve"> not foreclose. Length is thus not read as a coverage cue that crowds out entry, so the deterrent channel that dominates our setting is muted, and the positive label effect prevails.</w:delText>
        </w:r>
      </w:del>
    </w:p>
    <w:p w14:paraId="260D2EC0" w14:textId="323BEB25" w:rsidR="00625971" w:rsidRPr="00BF6686" w:rsidDel="00D575AD" w:rsidRDefault="00625971" w:rsidP="00625971">
      <w:pPr>
        <w:pStyle w:val="Paragraph0"/>
        <w:rPr>
          <w:del w:id="1571" w:author="Prof. LIU Ben" w:date="2026-08-30T01:53:00Z" w16du:dateUtc="2026-08-29T17:53:00Z"/>
        </w:rPr>
      </w:pPr>
      <w:del w:id="1572" w:author="Prof. LIU Ben" w:date="2026-08-30T01:53:00Z" w16du:dateUtc="2026-08-29T17:53:00Z">
        <w:r w:rsidRPr="00BF6686" w:rsidDel="00D575AD">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62C73F09" w14:textId="3260849F" w:rsidR="00625971" w:rsidRPr="00BF6686" w:rsidDel="00D575AD" w:rsidRDefault="00625971" w:rsidP="00625971">
      <w:pPr>
        <w:pStyle w:val="Paragraph0"/>
        <w:rPr>
          <w:del w:id="1573" w:author="Prof. LIU Ben" w:date="2026-08-30T01:53:00Z" w16du:dateUtc="2026-08-29T17:53:00Z"/>
        </w:rPr>
      </w:pPr>
      <w:del w:id="1574" w:author="Prof. LIU Ben" w:date="2026-08-30T01:53:00Z" w16du:dateUtc="2026-08-29T17:53:00Z">
        <w:r w:rsidRPr="00BF6686" w:rsidDel="00D575AD">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6D52490E" w14:textId="77777777" w:rsidR="008169F6" w:rsidRDefault="00625971" w:rsidP="00625971">
      <w:pPr>
        <w:pStyle w:val="Paragraph0"/>
        <w:rPr>
          <w:ins w:id="1575" w:author="Prof. LIU Ben" w:date="2026-08-30T01:31:00Z" w16du:dateUtc="2026-08-29T17:31:00Z"/>
        </w:rPr>
      </w:pPr>
      <w:r w:rsidRPr="00BF6686">
        <w:rPr>
          <w:b/>
          <w:bCs/>
        </w:rPr>
        <w:t>Practical implication</w:t>
      </w:r>
      <w:r w:rsidRPr="00BF6686">
        <w:t xml:space="preserve">. </w:t>
      </w:r>
    </w:p>
    <w:p w14:paraId="06C9D1EB" w14:textId="1A95C3ED" w:rsidR="00420C48" w:rsidRPr="00420C48" w:rsidRDefault="00420C48">
      <w:pPr>
        <w:pStyle w:val="Paragraph0"/>
        <w:rPr>
          <w:ins w:id="1576" w:author="Prof. LIU Ben" w:date="2026-08-30T02:12:00Z" w16du:dateUtc="2026-08-29T18:12:00Z"/>
          <w:rPrChange w:id="1577" w:author="Prof. LIU Ben" w:date="2026-08-30T02:12:00Z" w16du:dateUtc="2026-08-29T18:12:00Z">
            <w:rPr>
              <w:ins w:id="1578" w:author="Prof. LIU Ben" w:date="2026-08-30T02:12:00Z" w16du:dateUtc="2026-08-29T18:12:00Z"/>
              <w:color w:val="000000"/>
            </w:rPr>
          </w:rPrChange>
        </w:rPr>
        <w:pPrChange w:id="1579" w:author="Prof. LIU Ben" w:date="2026-08-30T02:12:00Z" w16du:dateUtc="2026-08-29T18:12:00Z">
          <w:pPr>
            <w:spacing w:before="100" w:beforeAutospacing="1" w:after="100" w:afterAutospacing="1"/>
          </w:pPr>
        </w:pPrChange>
      </w:pPr>
      <w:ins w:id="1580" w:author="Prof. LIU Ben" w:date="2026-08-30T02:12:00Z" w16du:dateUtc="2026-08-29T18:12:00Z">
        <w:r w:rsidRPr="00420C48">
          <w:rPr>
            <w:rPrChange w:id="1581" w:author="Prof. LIU Ben" w:date="2026-08-30T02:12:00Z" w16du:dateUtc="2026-08-29T18:12:00Z">
              <w:rPr>
                <w:color w:val="000000"/>
              </w:rPr>
            </w:rPrChange>
          </w:rPr>
          <w:t xml:space="preserve">Platforms that cannot eliminate external GenAI can still design an internal GenAI system, and our findings speak to how that design should proceed. The central lesson is that the label and </w:t>
        </w:r>
        <w:r w:rsidRPr="00420C48">
          <w:rPr>
            <w:rPrChange w:id="1582" w:author="Prof. LIU Ben" w:date="2026-08-30T02:12:00Z" w16du:dateUtc="2026-08-29T18:12:00Z">
              <w:rPr>
                <w:color w:val="000000"/>
              </w:rPr>
            </w:rPrChange>
          </w:rPr>
          <w:lastRenderedPageBreak/>
          <w:t xml:space="preserve">the content of an internal AI answer are separate </w:t>
        </w:r>
      </w:ins>
      <w:ins w:id="1583" w:author="Prof. LIU Ben" w:date="2026-08-30T02:13:00Z" w16du:dateUtc="2026-08-29T18:13:00Z">
        <w:r>
          <w:rPr>
            <w:rFonts w:hint="eastAsia"/>
          </w:rPr>
          <w:t>design choices</w:t>
        </w:r>
      </w:ins>
      <w:ins w:id="1584" w:author="Prof. LIU Ben" w:date="2026-08-30T02:12:00Z" w16du:dateUtc="2026-08-29T18:12:00Z">
        <w:r w:rsidRPr="00420C48">
          <w:rPr>
            <w:rPrChange w:id="1585" w:author="Prof. LIU Ben" w:date="2026-08-30T02:12:00Z" w16du:dateUtc="2026-08-29T18:12:00Z">
              <w:rPr>
                <w:color w:val="000000"/>
              </w:rPr>
            </w:rPrChange>
          </w:rPr>
          <w:t xml:space="preserve"> that move human contribution in different ways. A visible AI label is not inherently harmful and can draw people in, above all on difficult questions where a weak competitor leaves room to add value, so platforms </w:t>
        </w:r>
      </w:ins>
      <w:ins w:id="1586" w:author="Prof. LIU Ben" w:date="2026-08-30T02:13:00Z" w16du:dateUtc="2026-08-29T18:13:00Z">
        <w:r>
          <w:rPr>
            <w:rFonts w:hint="eastAsia"/>
          </w:rPr>
          <w:t>do not need to</w:t>
        </w:r>
      </w:ins>
      <w:ins w:id="1587" w:author="Prof. LIU Ben" w:date="2026-08-30T02:12:00Z" w16du:dateUtc="2026-08-29T18:12:00Z">
        <w:r w:rsidRPr="00420C48">
          <w:rPr>
            <w:rPrChange w:id="1588" w:author="Prof. LIU Ben" w:date="2026-08-30T02:12:00Z" w16du:dateUtc="2026-08-29T18:12:00Z">
              <w:rPr>
                <w:color w:val="000000"/>
              </w:rPr>
            </w:rPrChange>
          </w:rPr>
          <w:t xml:space="preserve"> conceal that an answer is machine-generated.</w:t>
        </w:r>
      </w:ins>
    </w:p>
    <w:p w14:paraId="0786D2C1" w14:textId="12606492" w:rsidR="00420C48" w:rsidRPr="00420C48" w:rsidRDefault="00420C48">
      <w:pPr>
        <w:pStyle w:val="Paragraph0"/>
        <w:rPr>
          <w:ins w:id="1589" w:author="Prof. LIU Ben" w:date="2026-08-30T02:12:00Z" w16du:dateUtc="2026-08-29T18:12:00Z"/>
          <w:rPrChange w:id="1590" w:author="Prof. LIU Ben" w:date="2026-08-30T02:12:00Z" w16du:dateUtc="2026-08-29T18:12:00Z">
            <w:rPr>
              <w:ins w:id="1591" w:author="Prof. LIU Ben" w:date="2026-08-30T02:12:00Z" w16du:dateUtc="2026-08-29T18:12:00Z"/>
              <w:color w:val="000000"/>
            </w:rPr>
          </w:rPrChange>
        </w:rPr>
        <w:pPrChange w:id="1592" w:author="Prof. LIU Ben" w:date="2026-08-30T02:13:00Z" w16du:dateUtc="2026-08-29T18:13:00Z">
          <w:pPr>
            <w:spacing w:before="100" w:beforeAutospacing="1" w:after="100" w:afterAutospacing="1"/>
          </w:pPr>
        </w:pPrChange>
      </w:pPr>
      <w:ins w:id="1593" w:author="Prof. LIU Ben" w:date="2026-08-30T02:12:00Z" w16du:dateUtc="2026-08-29T18:12:00Z">
        <w:r w:rsidRPr="00420C48">
          <w:rPr>
            <w:rPrChange w:id="1594" w:author="Prof. LIU Ben" w:date="2026-08-30T02:12:00Z" w16du:dateUtc="2026-08-29T18:12:00Z">
              <w:rPr>
                <w:color w:val="000000"/>
              </w:rPr>
            </w:rPrChange>
          </w:rPr>
          <w:t xml:space="preserve">The deterrent force comes from content that reads as </w:t>
        </w:r>
      </w:ins>
      <w:ins w:id="1595" w:author="Prof. LIU Ben" w:date="2026-08-30T02:13:00Z" w16du:dateUtc="2026-08-29T18:13:00Z">
        <w:r>
          <w:rPr>
            <w:rFonts w:hint="eastAsia"/>
          </w:rPr>
          <w:t xml:space="preserve">already </w:t>
        </w:r>
      </w:ins>
      <w:ins w:id="1596" w:author="Prof. LIU Ben" w:date="2026-08-30T02:12:00Z" w16du:dateUtc="2026-08-29T18:12:00Z">
        <w:r w:rsidRPr="00420C48">
          <w:rPr>
            <w:rPrChange w:id="1597" w:author="Prof. LIU Ben" w:date="2026-08-30T02:12:00Z" w16du:dateUtc="2026-08-29T18:12:00Z">
              <w:rPr>
                <w:color w:val="000000"/>
              </w:rPr>
            </w:rPrChange>
          </w:rPr>
          <w:t xml:space="preserve">covering the question. Platforms that want to sustain answer volume should therefore be cautious about placing long AI answers in the </w:t>
        </w:r>
      </w:ins>
      <w:ins w:id="1598" w:author="Prof. LIU Ben" w:date="2026-08-30T02:13:00Z" w16du:dateUtc="2026-08-29T18:13:00Z">
        <w:r>
          <w:rPr>
            <w:rFonts w:hint="eastAsia"/>
          </w:rPr>
          <w:t>salient position</w:t>
        </w:r>
      </w:ins>
      <w:ins w:id="1599" w:author="Prof. LIU Ben" w:date="2026-08-30T02:12:00Z" w16du:dateUtc="2026-08-29T18:12:00Z">
        <w:r w:rsidRPr="00420C48">
          <w:rPr>
            <w:rPrChange w:id="1600" w:author="Prof. LIU Ben" w:date="2026-08-30T02:12:00Z" w16du:dateUtc="2026-08-29T18:12:00Z">
              <w:rPr>
                <w:color w:val="000000"/>
              </w:rPr>
            </w:rPrChange>
          </w:rPr>
          <w:t>, and might present that content in a shorter or summarized form so it does not appear, at a glance, to have filled the solution space. A higher-quality AI answer works in the opposite direction. It hands contributors sound material and a direction to follow, so improving the internal AI raises the quality of human answers.</w:t>
        </w:r>
      </w:ins>
    </w:p>
    <w:p w14:paraId="5A4FFA4C" w14:textId="184FA717" w:rsidR="00420C48" w:rsidRPr="00420C48" w:rsidRDefault="00420C48">
      <w:pPr>
        <w:pStyle w:val="Paragraph0"/>
        <w:rPr>
          <w:ins w:id="1601" w:author="Prof. LIU Ben" w:date="2026-08-30T02:12:00Z" w16du:dateUtc="2026-08-29T18:12:00Z"/>
          <w:rPrChange w:id="1602" w:author="Prof. LIU Ben" w:date="2026-08-30T02:12:00Z" w16du:dateUtc="2026-08-29T18:12:00Z">
            <w:rPr>
              <w:ins w:id="1603" w:author="Prof. LIU Ben" w:date="2026-08-30T02:12:00Z" w16du:dateUtc="2026-08-29T18:12:00Z"/>
              <w:color w:val="000000"/>
            </w:rPr>
          </w:rPrChange>
        </w:rPr>
        <w:pPrChange w:id="1604" w:author="Prof. LIU Ben" w:date="2026-08-30T02:15:00Z" w16du:dateUtc="2026-08-29T18:15:00Z">
          <w:pPr>
            <w:spacing w:before="100" w:beforeAutospacing="1" w:after="100" w:afterAutospacing="1"/>
          </w:pPr>
        </w:pPrChange>
      </w:pPr>
      <w:ins w:id="1605" w:author="Prof. LIU Ben" w:date="2026-08-30T02:14:00Z" w16du:dateUtc="2026-08-29T18:14:00Z">
        <w:r>
          <w:rPr>
            <w:rFonts w:hint="eastAsia"/>
          </w:rPr>
          <w:t>T</w:t>
        </w:r>
      </w:ins>
      <w:ins w:id="1606" w:author="Prof. LIU Ben" w:date="2026-08-30T02:15:00Z" w16du:dateUtc="2026-08-29T18:15:00Z">
        <w:r>
          <w:rPr>
            <w:rFonts w:hint="eastAsia"/>
          </w:rPr>
          <w:t xml:space="preserve">he </w:t>
        </w:r>
      </w:ins>
      <w:ins w:id="1607" w:author="Prof. LIU Ben" w:date="2026-08-30T02:12:00Z" w16du:dateUtc="2026-08-29T18:12:00Z">
        <w:r w:rsidRPr="00420C48">
          <w:rPr>
            <w:rPrChange w:id="1608" w:author="Prof. LIU Ben" w:date="2026-08-30T02:12:00Z" w16du:dateUtc="2026-08-29T18:12:00Z">
              <w:rPr>
                <w:color w:val="000000"/>
              </w:rPr>
            </w:rPrChange>
          </w:rPr>
          <w:t xml:space="preserve">managerial upshot </w:t>
        </w:r>
      </w:ins>
      <w:ins w:id="1609" w:author="Prof. LIU Ben" w:date="2026-08-30T02:15:00Z" w16du:dateUtc="2026-08-29T18:15:00Z">
        <w:r>
          <w:rPr>
            <w:rFonts w:hint="eastAsia"/>
          </w:rPr>
          <w:t>is that t</w:t>
        </w:r>
      </w:ins>
      <w:ins w:id="1610" w:author="Prof. LIU Ben" w:date="2026-08-30T02:12:00Z" w16du:dateUtc="2026-08-29T18:12:00Z">
        <w:r w:rsidRPr="00420C48">
          <w:rPr>
            <w:rPrChange w:id="1611" w:author="Prof. LIU Ben" w:date="2026-08-30T02:12:00Z" w16du:dateUtc="2026-08-29T18:12:00Z">
              <w:rPr>
                <w:color w:val="000000"/>
              </w:rPr>
            </w:rPrChange>
          </w:rPr>
          <w:t xml:space="preserve">he two </w:t>
        </w:r>
      </w:ins>
      <w:ins w:id="1612" w:author="Prof. LIU Ben" w:date="2026-08-30T02:15:00Z" w16du:dateUtc="2026-08-29T18:15:00Z">
        <w:r>
          <w:rPr>
            <w:rFonts w:hint="eastAsia"/>
          </w:rPr>
          <w:t>design choices</w:t>
        </w:r>
      </w:ins>
      <w:ins w:id="1613" w:author="Prof. LIU Ben" w:date="2026-08-30T02:12:00Z" w16du:dateUtc="2026-08-29T18:12:00Z">
        <w:r w:rsidRPr="00420C48">
          <w:rPr>
            <w:rPrChange w:id="1614" w:author="Prof. LIU Ben" w:date="2026-08-30T02:12:00Z" w16du:dateUtc="2026-08-29T18:12:00Z">
              <w:rPr>
                <w:color w:val="000000"/>
              </w:rPr>
            </w:rPrChange>
          </w:rPr>
          <w:t xml:space="preserve"> should be tuned in opposite directions</w:t>
        </w:r>
      </w:ins>
      <w:ins w:id="1615" w:author="Prof. LIU Ben" w:date="2026-08-30T02:15:00Z" w16du:dateUtc="2026-08-29T18:15:00Z">
        <w:r>
          <w:rPr>
            <w:rFonts w:hint="eastAsia"/>
          </w:rPr>
          <w:t xml:space="preserve">, that is, </w:t>
        </w:r>
      </w:ins>
      <w:ins w:id="1616" w:author="Prof. LIU Ben" w:date="2026-08-30T02:12:00Z" w16du:dateUtc="2026-08-29T18:12:00Z">
        <w:r w:rsidRPr="00420C48">
          <w:rPr>
            <w:rPrChange w:id="1617" w:author="Prof. LIU Ben" w:date="2026-08-30T02:12:00Z" w16du:dateUtc="2026-08-29T18:12:00Z">
              <w:rPr>
                <w:color w:val="000000"/>
              </w:rPr>
            </w:rPrChange>
          </w:rPr>
          <w:t xml:space="preserve">hold visible length down while pushing accuracy and useful coverage up. This combination captures the reuse gains that lift human quality while limiting the displacement that longer answers cause, which </w:t>
        </w:r>
      </w:ins>
      <w:ins w:id="1618" w:author="Prof. LIU Ben" w:date="2026-08-30T02:15:00Z" w16du:dateUtc="2026-08-29T18:15:00Z">
        <w:r>
          <w:rPr>
            <w:rFonts w:hint="eastAsia"/>
          </w:rPr>
          <w:t>allows</w:t>
        </w:r>
      </w:ins>
      <w:ins w:id="1619" w:author="Prof. LIU Ben" w:date="2026-08-30T02:12:00Z" w16du:dateUtc="2026-08-29T18:12:00Z">
        <w:r w:rsidRPr="00420C48">
          <w:rPr>
            <w:rPrChange w:id="1620" w:author="Prof. LIU Ben" w:date="2026-08-30T02:12:00Z" w16du:dateUtc="2026-08-29T18:12:00Z">
              <w:rPr>
                <w:color w:val="000000"/>
              </w:rPr>
            </w:rPrChange>
          </w:rPr>
          <w:t xml:space="preserve"> a platform </w:t>
        </w:r>
      </w:ins>
      <w:ins w:id="1621" w:author="Prof. LIU Ben" w:date="2026-08-30T02:15:00Z" w16du:dateUtc="2026-08-29T18:15:00Z">
        <w:r>
          <w:rPr>
            <w:rFonts w:hint="eastAsia"/>
          </w:rPr>
          <w:t xml:space="preserve">to </w:t>
        </w:r>
      </w:ins>
      <w:ins w:id="1622" w:author="Prof. LIU Ben" w:date="2026-08-30T02:12:00Z" w16du:dateUtc="2026-08-29T18:12:00Z">
        <w:r w:rsidRPr="00420C48">
          <w:rPr>
            <w:rPrChange w:id="1623" w:author="Prof. LIU Ben" w:date="2026-08-30T02:12:00Z" w16du:dateUtc="2026-08-29T18:12:00Z">
              <w:rPr>
                <w:color w:val="000000"/>
              </w:rPr>
            </w:rPrChange>
          </w:rPr>
          <w:t>integrate a capable AI and preserve the distinctive value of human contribution.</w:t>
        </w:r>
      </w:ins>
    </w:p>
    <w:p w14:paraId="10CA1A75" w14:textId="7CBBC8A6" w:rsidR="00625971" w:rsidDel="00E4064C" w:rsidRDefault="00625971" w:rsidP="007F1E67">
      <w:pPr>
        <w:pStyle w:val="Paragraph0"/>
        <w:rPr>
          <w:del w:id="1624" w:author="Prof. LIU Ben" w:date="2026-08-30T02:05:00Z" w16du:dateUtc="2026-08-29T18:05:00Z"/>
        </w:rPr>
      </w:pPr>
      <w:del w:id="1625" w:author="Prof. LIU Ben" w:date="2026-08-30T02:05:00Z" w16du:dateUtc="2026-08-29T18:05:00Z">
        <w:r w:rsidRPr="00BF6686" w:rsidDel="00E4064C">
          <w:delText>For platforms that cannot eliminate external GenAI, building an internal GenAI system is the one strategic action that is both forced upon them and fully within their power to design, and our findings speak</w:delText>
        </w:r>
      </w:del>
      <w:del w:id="1626" w:author="Prof. LIU Ben" w:date="2026-08-30T02:04:00Z" w16du:dateUtc="2026-08-29T18:04:00Z">
        <w:r w:rsidRPr="00BF6686" w:rsidDel="00E4064C">
          <w:delText xml:space="preserve"> directly</w:delText>
        </w:r>
      </w:del>
      <w:del w:id="1627" w:author="Prof. LIU Ben" w:date="2026-08-30T02:05:00Z" w16du:dateUtc="2026-08-29T18:05:00Z">
        <w:r w:rsidRPr="00BF6686" w:rsidDel="00E4064C">
          <w:delText xml:space="preserve"> to how that design should proceed. The key managerial lesson is that the label and the content of an internal GenAI answer must be managed as separate </w:delText>
        </w:r>
        <w:r w:rsidDel="00E4064C">
          <w:delText>design choices</w:delText>
        </w:r>
        <w:r w:rsidRPr="00BF6686" w:rsidDel="00E4064C">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465BA58" w14:textId="30A1B14B" w:rsidR="00625971" w:rsidRPr="00BF6686" w:rsidDel="00E4064C" w:rsidRDefault="00625971" w:rsidP="00625971">
      <w:pPr>
        <w:pStyle w:val="Paragraph0"/>
        <w:rPr>
          <w:del w:id="1628" w:author="Prof. LIU Ben" w:date="2026-08-30T02:05:00Z" w16du:dateUtc="2026-08-29T18:05:00Z"/>
        </w:rPr>
      </w:pPr>
      <w:del w:id="1629" w:author="Prof. LIU Ben" w:date="2026-08-30T02:05:00Z" w16du:dateUtc="2026-08-29T18:05:00Z">
        <w:r w:rsidRPr="00BF6686" w:rsidDel="00E4064C">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3DAA9284" w14:textId="29A3B97B" w:rsidR="00625971" w:rsidRPr="00BF6686" w:rsidDel="00E4064C" w:rsidRDefault="007F1E67" w:rsidP="00625971">
      <w:pPr>
        <w:pStyle w:val="Paragraph0"/>
        <w:rPr>
          <w:del w:id="1630" w:author="Prof. LIU Ben" w:date="2026-08-30T02:05:00Z" w16du:dateUtc="2026-08-29T18:05:00Z"/>
        </w:rPr>
      </w:pPr>
      <w:ins w:id="1631" w:author="Dylan CHEN" w:date="2026-08-28T22:35:00Z" w16du:dateUtc="2026-08-28T14:35:00Z">
        <w:del w:id="1632" w:author="Prof. LIU Ben" w:date="2026-08-30T02:05:00Z" w16du:dateUtc="2026-08-29T18:05:00Z">
          <w:r w:rsidRPr="007F1E67" w:rsidDel="00E4064C">
            <w:delText>These findings suggest that platforms should treat answer length and substantive quality as separate design levers. Length shapes whether users perceive room to enter, whereas quality shapes the standard faced by those who do enter. The central design objective should therefore be to maximize informational density: every unit of visible text should deliver as much technical accuracy and useful coverage as possible. Platforms should remove padding, repetition, and formulaic exposition that expand an answer without adding substantive value. This configuration preserves opportunities for participation while presenting subsequent contributors with a demanding standard that encourages greater care in preparing their own responses</w:delText>
          </w:r>
        </w:del>
      </w:ins>
      <w:del w:id="1633" w:author="Prof. LIU Ben" w:date="2026-08-30T02:05:00Z" w16du:dateUtc="2026-08-29T18:05:00Z">
        <w:r w:rsidR="00625971" w:rsidRPr="00BF6686" w:rsidDel="00E4064C">
          <w:delText xml:space="preserve">The two </w:delText>
        </w:r>
        <w:r w:rsidR="00625971" w:rsidDel="00E4064C">
          <w:delText>design choices</w:delText>
        </w:r>
        <w:r w:rsidR="00625971" w:rsidRPr="00BF6686" w:rsidDel="00E4064C">
          <w:delText xml:space="preserve"> point to a sharper design principle than </w:delText>
        </w:r>
        <w:r w:rsidR="00625971" w:rsidDel="00E4064C">
          <w:delText>“</w:delText>
        </w:r>
        <w:r w:rsidR="00625971" w:rsidRPr="00BF6686" w:rsidDel="00E4064C">
          <w:delText>improve the AI.</w:delText>
        </w:r>
        <w:r w:rsidR="00625971" w:rsidDel="00E4064C">
          <w:delText>”</w:delText>
        </w:r>
        <w:r w:rsidR="00625971" w:rsidRPr="00BF6686" w:rsidDel="00E4064C">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625971" w:rsidDel="00E4064C">
          <w:delText>which allows</w:delText>
        </w:r>
        <w:r w:rsidR="00625971" w:rsidRPr="00BF6686" w:rsidDel="00E4064C">
          <w:delText xml:space="preserve"> platforms to integrate capable AI while preserving the distinctive value of human contribution.</w:delText>
        </w:r>
      </w:del>
    </w:p>
    <w:p w14:paraId="36D11182" w14:textId="77777777" w:rsidR="008169F6" w:rsidRDefault="00625971" w:rsidP="007F1E67">
      <w:pPr>
        <w:pStyle w:val="Paragraph0"/>
        <w:rPr>
          <w:ins w:id="1634" w:author="Prof. LIU Ben" w:date="2026-08-30T01:31:00Z" w16du:dateUtc="2026-08-29T17:31:00Z"/>
        </w:rPr>
      </w:pPr>
      <w:r w:rsidRPr="00BF6686">
        <w:rPr>
          <w:b/>
          <w:bCs/>
        </w:rPr>
        <w:t>Limitations</w:t>
      </w:r>
      <w:r w:rsidRPr="00BF6686">
        <w:t xml:space="preserve">. </w:t>
      </w:r>
    </w:p>
    <w:p w14:paraId="02B2B844" w14:textId="77777777" w:rsidR="00420C48" w:rsidRDefault="00625971" w:rsidP="007F1E67">
      <w:pPr>
        <w:pStyle w:val="Paragraph0"/>
        <w:rPr>
          <w:ins w:id="1635" w:author="Prof. LIU Ben" w:date="2026-08-30T02:16:00Z" w16du:dateUtc="2026-08-29T18:16:00Z"/>
        </w:rPr>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w:t>
      </w:r>
      <w:r w:rsidRPr="00BF6686">
        <w:lastRenderedPageBreak/>
        <w:t xml:space="preserve">domains unlike ours remain to be tested directly. </w:t>
      </w:r>
    </w:p>
    <w:p w14:paraId="7F5C65E1" w14:textId="77777777" w:rsidR="00420C48" w:rsidRDefault="00625971" w:rsidP="007F1E67">
      <w:pPr>
        <w:pStyle w:val="Paragraph0"/>
        <w:rPr>
          <w:ins w:id="1636" w:author="Prof. LIU Ben" w:date="2026-08-30T02:17:00Z" w16du:dateUtc="2026-08-29T18:17:00Z"/>
        </w:rPr>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74CA9552" w14:textId="0FF234A8" w:rsidR="00981D68" w:rsidRPr="00D2526D" w:rsidDel="00625971" w:rsidRDefault="00625971">
      <w:pPr>
        <w:pStyle w:val="Paragraph0"/>
        <w:rPr>
          <w:del w:id="1637" w:author="Dylan CHEN" w:date="2026-08-27T21:21:00Z" w16du:dateUtc="2026-08-27T13:21:00Z"/>
        </w:rPr>
      </w:pPr>
      <w:r w:rsidRPr="00BF6686">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ins w:id="1638" w:author="Prof. LIU Ben" w:date="2026-08-30T02:17:00Z" w16du:dateUtc="2026-08-29T18:17:00Z">
        <w:r w:rsidR="00420C48">
          <w:rPr>
            <w:rFonts w:hint="eastAsia"/>
          </w:rPr>
          <w:t>investigate</w:t>
        </w:r>
      </w:ins>
      <w:del w:id="1639" w:author="Prof. LIU Ben" w:date="2026-08-30T02:17:00Z" w16du:dateUtc="2026-08-29T18:17:00Z">
        <w:r w:rsidRPr="00BF6686" w:rsidDel="00420C48">
          <w:delText>study</w:delText>
        </w:r>
      </w:del>
      <w:r w:rsidRPr="00BF6686">
        <w:t xml:space="preserve"> longer-run consequences for community membership and the composition of human expertise.</w:t>
      </w:r>
      <w:del w:id="1640" w:author="Dylan CHEN" w:date="2026-08-27T21:21:00Z" w16du:dateUtc="2026-08-27T13:21:00Z">
        <w:r w:rsidR="00981D68" w:rsidRPr="00D2526D" w:rsidDel="00625971">
          <w:rPr>
            <w:b/>
            <w:bCs/>
          </w:rPr>
          <w:delText>Main results</w:delText>
        </w:r>
        <w:r w:rsidR="00981D68" w:rsidRPr="00D2526D" w:rsidDel="00625971">
          <w:delTex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R="00D503A6" w:rsidDel="00625971">
          <w:delText>have</w:delText>
        </w:r>
        <w:r w:rsidR="00981D68" w:rsidRPr="00D2526D" w:rsidDel="00625971">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1ACF54AA" w14:textId="208E5827" w:rsidR="00981D68" w:rsidRPr="00D2526D" w:rsidDel="00625971" w:rsidRDefault="00981D68">
      <w:pPr>
        <w:pStyle w:val="Paragraph0"/>
        <w:rPr>
          <w:del w:id="1641" w:author="Dylan CHEN" w:date="2026-08-27T21:21:00Z" w16du:dateUtc="2026-08-27T13:21:00Z"/>
        </w:rPr>
      </w:pPr>
      <w:del w:id="1642" w:author="Dylan CHEN" w:date="2026-08-27T21:21:00Z" w16du:dateUtc="2026-08-27T13:21:00Z">
        <w:r w:rsidRPr="00D2526D" w:rsidDel="00625971">
          <w:rPr>
            <w:b/>
            <w:bCs/>
          </w:rPr>
          <w:delText>Theoretical contribution</w:delText>
        </w:r>
        <w:r w:rsidRPr="00D2526D" w:rsidDel="00625971">
          <w:delText xml:space="preserve">. We contribute to the emerging literature on </w:delText>
        </w:r>
        <w:r w:rsidR="00D503A6" w:rsidDel="00625971">
          <w:delText>Gen</w:delText>
        </w:r>
        <w:r w:rsidRPr="00D2526D" w:rsidDel="00625971">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1EEFCA90" w14:textId="61A871D2" w:rsidR="00981D68" w:rsidRPr="00D2526D" w:rsidDel="00625971" w:rsidRDefault="00981D68">
      <w:pPr>
        <w:pStyle w:val="Paragraph0"/>
        <w:rPr>
          <w:del w:id="1643" w:author="Dylan CHEN" w:date="2026-08-27T21:21:00Z" w16du:dateUtc="2026-08-27T13:21:00Z"/>
        </w:rPr>
      </w:pPr>
      <w:del w:id="1644" w:author="Dylan CHEN" w:date="2026-08-27T21:21:00Z" w16du:dateUtc="2026-08-27T13:21:00Z">
        <w:r w:rsidRPr="00D2526D" w:rsidDel="00625971">
          <w:delText>Wh</w:delText>
        </w:r>
        <w:r w:rsidR="00D503A6" w:rsidDel="00625971">
          <w:delText>ile</w:delText>
        </w:r>
        <w:r w:rsidRPr="00D2526D" w:rsidDel="00625971">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del>
      <w:del w:id="1645" w:author="Dylan CHEN" w:date="2026-08-27T17:14:00Z" w16du:dateUtc="2026-08-27T09:14:00Z">
        <w:r w:rsidR="00D503A6" w:rsidDel="00321F5C">
          <w:delText xml:space="preserve">from </w:delText>
        </w:r>
      </w:del>
      <w:del w:id="1646" w:author="Dylan CHEN" w:date="2026-08-27T21:21:00Z" w16du:dateUtc="2026-08-27T13:21:00Z">
        <w:r w:rsidR="00D503A6" w:rsidDel="00625971">
          <w:delText>a competition lens and two systems of thinking framework</w:delText>
        </w:r>
        <w:r w:rsidRPr="00D2526D" w:rsidDel="00625971">
          <w:delText>, we show that a community</w:delText>
        </w:r>
        <w:r w:rsidR="00D503A6" w:rsidDel="00625971">
          <w:delText>’</w:delText>
        </w:r>
        <w:r w:rsidRPr="00D2526D" w:rsidDel="00625971">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R="00D503A6" w:rsidDel="00625971">
          <w:delText>’</w:delText>
        </w:r>
        <w:r w:rsidRPr="00D2526D" w:rsidDel="00625971">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703AB0C1" w14:textId="4AC94D16" w:rsidR="00981D68" w:rsidRPr="00D2526D" w:rsidDel="00625971" w:rsidRDefault="00981D68">
      <w:pPr>
        <w:pStyle w:val="Paragraph0"/>
        <w:rPr>
          <w:del w:id="1647" w:author="Dylan CHEN" w:date="2026-08-27T21:21:00Z" w16du:dateUtc="2026-08-27T13:21:00Z"/>
        </w:rPr>
      </w:pPr>
      <w:del w:id="1648" w:author="Dylan CHEN" w:date="2026-08-27T21:21:00Z" w16du:dateUtc="2026-08-27T13:21:00Z">
        <w:r w:rsidRPr="00D2526D" w:rsidDel="00625971">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R="00D503A6" w:rsidDel="00625971">
          <w:delText>’</w:delText>
        </w:r>
        <w:r w:rsidRPr="00D2526D" w:rsidDel="00625971">
          <w:delText>s role is contingent on community beliefs that may themselves change.</w:delText>
        </w:r>
      </w:del>
    </w:p>
    <w:p w14:paraId="169BD008" w14:textId="597A2CF6" w:rsidR="00981D68" w:rsidRPr="00D2526D" w:rsidDel="00625971" w:rsidRDefault="00981D68">
      <w:pPr>
        <w:pStyle w:val="Paragraph0"/>
        <w:rPr>
          <w:del w:id="1649" w:author="Dylan CHEN" w:date="2026-08-27T21:21:00Z" w16du:dateUtc="2026-08-27T13:21:00Z"/>
        </w:rPr>
      </w:pPr>
      <w:del w:id="1650" w:author="Dylan CHEN" w:date="2026-08-27T21:21:00Z" w16du:dateUtc="2026-08-27T13:21:00Z">
        <w:r w:rsidRPr="00D2526D" w:rsidDel="00625971">
          <w:delText>The most direct point of comparison is Su et al. (2025), who study Quora</w:delText>
        </w:r>
        <w:r w:rsidR="00D503A6" w:rsidDel="00625971">
          <w:delText>’</w:delText>
        </w:r>
        <w:r w:rsidRPr="00D2526D" w:rsidDel="00625971">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R="00D503A6" w:rsidDel="00625971">
          <w:delText>’</w:delText>
        </w:r>
        <w:r w:rsidRPr="00D2526D" w:rsidDel="00625971">
          <w:delText>s (2025) setting, while the deterrent role of length does not materialize there.</w:delText>
        </w:r>
      </w:del>
    </w:p>
    <w:p w14:paraId="72887661" w14:textId="1D6F3C40" w:rsidR="00981D68" w:rsidRPr="00D2526D" w:rsidDel="00625971" w:rsidRDefault="00981D68">
      <w:pPr>
        <w:pStyle w:val="Paragraph0"/>
        <w:rPr>
          <w:del w:id="1651" w:author="Dylan CHEN" w:date="2026-08-27T21:21:00Z" w16du:dateUtc="2026-08-27T13:21:00Z"/>
        </w:rPr>
      </w:pPr>
      <w:del w:id="1652" w:author="Dylan CHEN" w:date="2026-08-27T21:21:00Z" w16du:dateUtc="2026-08-27T13:21:00Z">
        <w:r w:rsidRPr="00D2526D" w:rsidDel="00625971">
          <w:delText xml:space="preserve">The reason lies in whether contributors read the length of the AI answer as a signal of coverage at the moment they decide whether to enter. In our technical setting, </w:delText>
        </w:r>
        <w:r w:rsidR="00D503A6" w:rsidDel="00625971">
          <w:delText>w</w:delText>
        </w:r>
        <w:r w:rsidRPr="00D2526D" w:rsidDel="00625971">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R="00D503A6" w:rsidDel="00625971">
          <w:delText xml:space="preserve"> </w:delText>
        </w:r>
        <w:r w:rsidRPr="00D2526D" w:rsidDel="00625971">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R="00D503A6" w:rsidDel="00625971">
          <w:delText>may</w:delText>
        </w:r>
        <w:r w:rsidRPr="00D2526D" w:rsidDel="00625971">
          <w:delText xml:space="preserve"> not foreclose. Length is thus not read as a coverage cue that crowds out entry, so the deterrent channel that dominates our setting is muted, and the positive label effect prevails.</w:delText>
        </w:r>
      </w:del>
    </w:p>
    <w:p w14:paraId="78325F45" w14:textId="71328D7D" w:rsidR="00981D68" w:rsidRPr="00D2526D" w:rsidDel="00625971" w:rsidRDefault="00981D68">
      <w:pPr>
        <w:pStyle w:val="Paragraph0"/>
        <w:rPr>
          <w:del w:id="1653" w:author="Dylan CHEN" w:date="2026-08-27T21:21:00Z" w16du:dateUtc="2026-08-27T13:21:00Z"/>
        </w:rPr>
      </w:pPr>
      <w:del w:id="1654" w:author="Dylan CHEN" w:date="2026-08-27T21:21:00Z" w16du:dateUtc="2026-08-27T13:21:00Z">
        <w:r w:rsidRPr="00D2526D" w:rsidDel="00625971">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3F7DD9D2" w14:textId="234AE50B" w:rsidR="00981D68" w:rsidRPr="00D2526D" w:rsidDel="00625971" w:rsidRDefault="00981D68">
      <w:pPr>
        <w:pStyle w:val="Paragraph0"/>
        <w:rPr>
          <w:del w:id="1655" w:author="Dylan CHEN" w:date="2026-08-27T21:21:00Z" w16du:dateUtc="2026-08-27T13:21:00Z"/>
        </w:rPr>
      </w:pPr>
      <w:del w:id="1656" w:author="Dylan CHEN" w:date="2026-08-27T21:21:00Z" w16du:dateUtc="2026-08-27T13:21:00Z">
        <w:r w:rsidRPr="00D2526D" w:rsidDel="00625971">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5A1A1B96" w14:textId="59B64C29" w:rsidR="00981D68" w:rsidRPr="00D2526D" w:rsidDel="00625971" w:rsidRDefault="00981D68">
      <w:pPr>
        <w:pStyle w:val="Paragraph0"/>
        <w:rPr>
          <w:del w:id="1657" w:author="Dylan CHEN" w:date="2026-08-27T21:21:00Z" w16du:dateUtc="2026-08-27T13:21:00Z"/>
        </w:rPr>
      </w:pPr>
      <w:del w:id="1658" w:author="Dylan CHEN" w:date="2026-08-27T21:21:00Z" w16du:dateUtc="2026-08-27T13:21:00Z">
        <w:r w:rsidRPr="00D2526D" w:rsidDel="00625971">
          <w:rPr>
            <w:b/>
            <w:bCs/>
          </w:rPr>
          <w:delText>Practical implication</w:delText>
        </w:r>
        <w:r w:rsidRPr="00D2526D" w:rsidDel="00625971">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delText>
        </w:r>
        <w:r w:rsidR="00D503A6" w:rsidDel="00625971">
          <w:delText>design choices</w:delText>
        </w:r>
        <w:r w:rsidRPr="00D2526D" w:rsidDel="00625971">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6A14294" w14:textId="0C4A57A1" w:rsidR="00981D68" w:rsidRPr="00D2526D" w:rsidDel="00625971" w:rsidRDefault="00981D68">
      <w:pPr>
        <w:pStyle w:val="Paragraph0"/>
        <w:rPr>
          <w:del w:id="1659" w:author="Dylan CHEN" w:date="2026-08-27T21:21:00Z" w16du:dateUtc="2026-08-27T13:21:00Z"/>
        </w:rPr>
      </w:pPr>
      <w:del w:id="1660" w:author="Dylan CHEN" w:date="2026-08-27T21:21:00Z" w16du:dateUtc="2026-08-27T13:21:00Z">
        <w:r w:rsidRPr="00D2526D" w:rsidDel="00625971">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6383EF9F" w14:textId="13E87197" w:rsidR="00981D68" w:rsidRPr="00D2526D" w:rsidDel="00625971" w:rsidRDefault="00981D68">
      <w:pPr>
        <w:pStyle w:val="Paragraph0"/>
        <w:rPr>
          <w:del w:id="1661" w:author="Dylan CHEN" w:date="2026-08-27T21:21:00Z" w16du:dateUtc="2026-08-27T13:21:00Z"/>
        </w:rPr>
      </w:pPr>
      <w:commentRangeStart w:id="1662"/>
      <w:del w:id="1663" w:author="Dylan CHEN" w:date="2026-08-27T21:21:00Z" w16du:dateUtc="2026-08-27T13:21:00Z">
        <w:r w:rsidRPr="00D2526D" w:rsidDel="00625971">
          <w:delText xml:space="preserve">The two </w:delText>
        </w:r>
        <w:r w:rsidR="00D503A6" w:rsidDel="00625971">
          <w:delText>design choices</w:delText>
        </w:r>
        <w:r w:rsidRPr="00D2526D" w:rsidDel="00625971">
          <w:delText xml:space="preserve"> point to a sharper design principle than </w:delText>
        </w:r>
        <w:r w:rsidR="00D503A6" w:rsidDel="00625971">
          <w:delText>“</w:delText>
        </w:r>
        <w:r w:rsidRPr="00D2526D" w:rsidDel="00625971">
          <w:delText>improve the AI.</w:delText>
        </w:r>
        <w:r w:rsidR="00D503A6" w:rsidDel="00625971">
          <w:delText>”</w:delText>
        </w:r>
        <w:r w:rsidRPr="00D2526D" w:rsidDel="00625971">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D503A6" w:rsidDel="00625971">
          <w:delText>which allows</w:delText>
        </w:r>
        <w:r w:rsidRPr="00D2526D" w:rsidDel="00625971">
          <w:delText xml:space="preserve"> platforms to integrate capable AI while preserving the distinctive value of human contribution.</w:delText>
        </w:r>
        <w:commentRangeEnd w:id="1662"/>
        <w:r w:rsidR="00D503A6" w:rsidRPr="00D2526D" w:rsidDel="00625971">
          <w:rPr>
            <w:rStyle w:val="CommentReference"/>
            <w:sz w:val="24"/>
          </w:rPr>
          <w:commentReference w:id="1662"/>
        </w:r>
      </w:del>
    </w:p>
    <w:p w14:paraId="578C8804" w14:textId="1A183A1F" w:rsidR="00981D68" w:rsidRPr="00D2526D" w:rsidRDefault="00981D68" w:rsidP="007F1E67">
      <w:pPr>
        <w:pStyle w:val="Paragraph0"/>
      </w:pPr>
      <w:del w:id="1664" w:author="Dylan CHEN" w:date="2026-08-27T21:21:00Z" w16du:dateUtc="2026-08-27T13:21:00Z">
        <w:r w:rsidRPr="00D2526D" w:rsidDel="00625971">
          <w:rPr>
            <w:b/>
            <w:bCs/>
          </w:rPr>
          <w:delText>Limitations</w:delText>
        </w:r>
        <w:r w:rsidRPr="00D2526D" w:rsidDel="00625971">
          <w:delText xml:space="preserve">. Several limitations qualify our conclusions and point to future work. First, our evidence comes from a single technical Q&amp;A community, where contributions </w:delText>
        </w:r>
        <w:r w:rsidR="00A53668" w:rsidDel="00625971">
          <w:delText>can be</w:delText>
        </w:r>
        <w:r w:rsidRPr="00D2526D" w:rsidDel="00625971">
          <w:delText xml:space="preserve"> evaluated on correctness and where practitioners at the time held domain-specific doubts about AI capability. As our comparison with Su et al. (2025) makes clear, the sign of the aggregate effect depends on the domain and on the timing of the AI answer</w:delText>
        </w:r>
        <w:r w:rsidR="00A53668" w:rsidDel="00625971">
          <w:delText>’</w:delText>
        </w:r>
        <w:r w:rsidRPr="00D2526D" w:rsidDel="00625971">
          <w:delTex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delText>
        </w:r>
      </w:del>
      <w:del w:id="1665" w:author="Dylan CHEN" w:date="2026-08-27T17:15:00Z" w16du:dateUtc="2026-08-27T09:15:00Z">
        <w:r w:rsidRPr="00D2526D" w:rsidDel="00321F5C">
          <w:delText>revise</w:delText>
        </w:r>
      </w:del>
      <w:del w:id="1666" w:author="Dylan CHEN" w:date="2026-08-27T21:21:00Z" w16du:dateUtc="2026-08-27T13:21:00Z">
        <w:r w:rsidRPr="00D2526D" w:rsidDel="00625971">
          <w:delText>,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2C717DA1" w14:textId="7C5DB5C1" w:rsidR="00B96D8F" w:rsidRPr="00015210" w:rsidRDefault="00B96D8F" w:rsidP="00B96D8F">
      <w:pPr>
        <w:pStyle w:val="Heading1"/>
        <w:numPr>
          <w:ilvl w:val="0"/>
          <w:numId w:val="0"/>
        </w:numPr>
        <w:ind w:left="360" w:hanging="360"/>
      </w:pPr>
      <w:r w:rsidRPr="00015210">
        <w:t>Reference</w:t>
      </w:r>
      <w:ins w:id="1667" w:author="Dylan CHEN" w:date="2026-08-27T17:15:00Z" w16du:dateUtc="2026-08-27T09:15:00Z">
        <w:r w:rsidR="00321F5C">
          <w:rPr>
            <w:rFonts w:hint="eastAsia"/>
          </w:rPr>
          <w:t>s</w:t>
        </w:r>
      </w:ins>
    </w:p>
    <w:p w14:paraId="0F3D3E8D" w14:textId="77777777" w:rsidR="00DC684C" w:rsidRPr="00DC684C" w:rsidRDefault="00B96D8F" w:rsidP="00DC684C">
      <w:pPr>
        <w:pStyle w:val="Bibliography"/>
      </w:pPr>
      <w:r w:rsidRPr="00015210">
        <w:fldChar w:fldCharType="begin"/>
      </w:r>
      <w:r w:rsidR="00DC684C">
        <w:instrText xml:space="preserve"> ADDIN ZOTERO_BIBL {"uncited":[],"omitted":[],"custom":[]} CSL_BIBLIOGRAPHY </w:instrText>
      </w:r>
      <w:r w:rsidRPr="00015210">
        <w:fldChar w:fldCharType="separate"/>
      </w:r>
      <w:r w:rsidR="00DC684C" w:rsidRPr="00DC684C">
        <w:t xml:space="preserve">Anderson, B. R., Shah, J. H., &amp; Kreminski, M. (2024). Homogenization Effects of Large Language Models on Human Creative Ideation. In </w:t>
      </w:r>
      <w:r w:rsidR="00DC684C" w:rsidRPr="00DC684C">
        <w:rPr>
          <w:i/>
          <w:iCs/>
        </w:rPr>
        <w:t>Proceedings of the 16th Conference on Creativity &amp; Cognition</w:t>
      </w:r>
      <w:r w:rsidR="00DC684C" w:rsidRPr="00DC684C">
        <w:t>, 413–425.</w:t>
      </w:r>
    </w:p>
    <w:p w14:paraId="3B956663" w14:textId="77777777" w:rsidR="00DC684C" w:rsidRPr="00DC684C" w:rsidRDefault="00DC684C" w:rsidP="00DC684C">
      <w:pPr>
        <w:pStyle w:val="Bibliography"/>
      </w:pPr>
      <w:r w:rsidRPr="00DC684C">
        <w:t>Austin, P. C. (2009). Balance Diagnostics for Comparing the Distribution of Baseline Covariates between Treatment Groups in Propensity</w:t>
      </w:r>
      <w:r w:rsidRPr="00DC684C">
        <w:rPr>
          <w:rFonts w:cs="Cambria Math"/>
        </w:rPr>
        <w:t>‐</w:t>
      </w:r>
      <w:r w:rsidRPr="00DC684C">
        <w:t xml:space="preserve">score Matched Samples. </w:t>
      </w:r>
      <w:r w:rsidRPr="00DC684C">
        <w:rPr>
          <w:i/>
          <w:iCs/>
        </w:rPr>
        <w:t>Statistics in Medicine</w:t>
      </w:r>
      <w:r w:rsidRPr="00DC684C">
        <w:t>, 28(25), 3083–3107.</w:t>
      </w:r>
    </w:p>
    <w:p w14:paraId="6D85C286" w14:textId="77777777" w:rsidR="00DC684C" w:rsidRPr="00DC684C" w:rsidRDefault="00DC684C" w:rsidP="00DC684C">
      <w:pPr>
        <w:pStyle w:val="Bibliography"/>
      </w:pPr>
      <w:r w:rsidRPr="00DC684C">
        <w:t xml:space="preserve">Berger, P., Hennig, P., Bocklisch, T., Herold, T., &amp; Meinel, C. (2016). A Journey of Bounty Hunters: Analyzing the Influence of Reward Systems on StackOverflow Question Response Times. In </w:t>
      </w:r>
      <w:r w:rsidRPr="00DC684C">
        <w:rPr>
          <w:i/>
          <w:iCs/>
        </w:rPr>
        <w:t>2016 IEEE/WIC/ACM International Conference on Web Intelligence (WI)</w:t>
      </w:r>
      <w:r w:rsidRPr="00DC684C">
        <w:t>, 644–649.</w:t>
      </w:r>
    </w:p>
    <w:p w14:paraId="3F84715C" w14:textId="77777777" w:rsidR="00DC684C" w:rsidRPr="00DC684C" w:rsidRDefault="00DC684C" w:rsidP="00DC684C">
      <w:pPr>
        <w:pStyle w:val="Bibliography"/>
      </w:pPr>
      <w:r w:rsidRPr="00DC684C">
        <w:t xml:space="preserve">Borwankar, S., Khern-am-nuai, W., Pocheptsova Ghosh, A., &amp; Kannan, K. N. (2026). </w:t>
      </w:r>
      <w:r w:rsidRPr="00DC684C">
        <w:rPr>
          <w:i/>
          <w:iCs/>
        </w:rPr>
        <w:t>Unraveling the Impact: An Empirical Investigation of ChatGPT’s Exclusion from Stack Overflow</w:t>
      </w:r>
      <w:r w:rsidRPr="00DC684C">
        <w:t>. SSRN Scholarly Paper.</w:t>
      </w:r>
    </w:p>
    <w:p w14:paraId="56FDB8CD" w14:textId="77777777" w:rsidR="00DC684C" w:rsidRPr="00DC684C" w:rsidRDefault="00DC684C" w:rsidP="00DC684C">
      <w:pPr>
        <w:pStyle w:val="Bibliography"/>
      </w:pPr>
      <w:r w:rsidRPr="00DC684C">
        <w:t xml:space="preserve">Burke, M., Kraut, R., &amp; Joyce, E. (2010). Membership Claims and Requests: Conversation-Level Newcomer Socialization Strategies in Online Groups. </w:t>
      </w:r>
      <w:r w:rsidRPr="00DC684C">
        <w:rPr>
          <w:i/>
          <w:iCs/>
        </w:rPr>
        <w:t>Small Group Research</w:t>
      </w:r>
      <w:r w:rsidRPr="00DC684C">
        <w:t>, 32(9), 1600–1631.</w:t>
      </w:r>
    </w:p>
    <w:p w14:paraId="5EA77D44" w14:textId="77777777" w:rsidR="00DC684C" w:rsidRPr="00DC684C" w:rsidRDefault="00DC684C" w:rsidP="00DC684C">
      <w:pPr>
        <w:pStyle w:val="Bibliography"/>
      </w:pPr>
      <w:r w:rsidRPr="00DC684C">
        <w:t xml:space="preserve">Burtch, G., Lee, D., &amp; Chen, Z. (2024). The Consequences of Generative AI for Online Knowledge Communities. </w:t>
      </w:r>
      <w:r w:rsidRPr="00DC684C">
        <w:rPr>
          <w:i/>
          <w:iCs/>
        </w:rPr>
        <w:t>Scientific Reports</w:t>
      </w:r>
      <w:r w:rsidRPr="00DC684C">
        <w:t>, 14(1), 10413.</w:t>
      </w:r>
    </w:p>
    <w:p w14:paraId="5A7D9003" w14:textId="77777777" w:rsidR="00DC684C" w:rsidRPr="00DC684C" w:rsidRDefault="00DC684C" w:rsidP="00DC684C">
      <w:pPr>
        <w:pStyle w:val="Bibliography"/>
      </w:pPr>
      <w:r w:rsidRPr="00DC684C">
        <w:t xml:space="preserve">Calefato, F., Lanubile, F., &amp; Novielli, N. (2018). How to Ask for Technical Help? Evidence-Based Guidelines for Writing Questions on Stack Overflow. </w:t>
      </w:r>
      <w:r w:rsidRPr="00DC684C">
        <w:rPr>
          <w:i/>
          <w:iCs/>
        </w:rPr>
        <w:t>Information and Software Technology</w:t>
      </w:r>
      <w:r w:rsidRPr="00DC684C">
        <w:t>, 94, 186–207.</w:t>
      </w:r>
    </w:p>
    <w:p w14:paraId="1E0ABC07" w14:textId="77777777" w:rsidR="00DC684C" w:rsidRPr="00DC684C" w:rsidRDefault="00DC684C" w:rsidP="00DC684C">
      <w:pPr>
        <w:pStyle w:val="Bibliography"/>
      </w:pPr>
      <w:r w:rsidRPr="00DC684C">
        <w:t xml:space="preserve">Castelo, N., Bos, M. W., &amp; Lehmann, D. R. (2019). Task-Dependent Algorithm Aversion. </w:t>
      </w:r>
      <w:r w:rsidRPr="00DC684C">
        <w:rPr>
          <w:i/>
          <w:iCs/>
        </w:rPr>
        <w:t>Journal of Marketing Research</w:t>
      </w:r>
      <w:r w:rsidRPr="00DC684C">
        <w:t>, 56(5), 809–825.</w:t>
      </w:r>
    </w:p>
    <w:p w14:paraId="1CDC1277" w14:textId="77777777" w:rsidR="00DC684C" w:rsidRPr="00DC684C" w:rsidRDefault="00DC684C" w:rsidP="00DC684C">
      <w:pPr>
        <w:pStyle w:val="Bibliography"/>
      </w:pPr>
      <w:r w:rsidRPr="00DC684C">
        <w:lastRenderedPageBreak/>
        <w:t xml:space="preserve">Chen, J., &amp; Roth, J. (2024). Logs with Zeros? Some Problems and Solutions. </w:t>
      </w:r>
      <w:r w:rsidRPr="00DC684C">
        <w:rPr>
          <w:i/>
          <w:iCs/>
        </w:rPr>
        <w:t>The Quarterly Journal of Economics</w:t>
      </w:r>
      <w:r w:rsidRPr="00DC684C">
        <w:t>, 139(2), 891–936.</w:t>
      </w:r>
    </w:p>
    <w:p w14:paraId="41BD225E" w14:textId="77777777" w:rsidR="00DC684C" w:rsidRPr="00DC684C" w:rsidRDefault="00DC684C" w:rsidP="00DC684C">
      <w:pPr>
        <w:pStyle w:val="Bibliography"/>
      </w:pPr>
      <w:r w:rsidRPr="00DC684C">
        <w:t xml:space="preserve">Chen, L., Baird, A., &amp; Straub, D. (2022). The Impact of Hierarchical Privilege Levels and Non-Hierarchical Incentives on Continued Contribution in Online Q&amp;A Communities: A Motivational Model of Gamification Goals. </w:t>
      </w:r>
      <w:r w:rsidRPr="00DC684C">
        <w:rPr>
          <w:i/>
          <w:iCs/>
        </w:rPr>
        <w:t>Decision Support Systems</w:t>
      </w:r>
      <w:r w:rsidRPr="00DC684C">
        <w:t>, 153, 113667.</w:t>
      </w:r>
    </w:p>
    <w:p w14:paraId="0FDC4066" w14:textId="77777777" w:rsidR="00DC684C" w:rsidRPr="00DC684C" w:rsidRDefault="00DC684C" w:rsidP="00DC684C">
      <w:pPr>
        <w:pStyle w:val="Bibliography"/>
      </w:pPr>
      <w:r w:rsidRPr="00DC684C">
        <w:t xml:space="preserve">Chen, M., Su, K.-H., &amp; Tsai, W. (2007). Competitive Tension: The Awareness-Motivation-Capability Perspective. </w:t>
      </w:r>
      <w:r w:rsidRPr="00DC684C">
        <w:rPr>
          <w:i/>
          <w:iCs/>
        </w:rPr>
        <w:t>Academy of Management Journal</w:t>
      </w:r>
      <w:r w:rsidRPr="00DC684C">
        <w:t>, 50(1), 101–118.</w:t>
      </w:r>
    </w:p>
    <w:p w14:paraId="0F9F5124" w14:textId="77777777" w:rsidR="00DC684C" w:rsidRPr="00DC684C" w:rsidRDefault="00DC684C" w:rsidP="00DC684C">
      <w:pPr>
        <w:pStyle w:val="Bibliography"/>
      </w:pPr>
      <w:r w:rsidRPr="00DC684C">
        <w:t xml:space="preserve">Chen, M.-J. (2009). Competitive Dynamics Research: An Insider’s Odyssey. </w:t>
      </w:r>
      <w:r w:rsidRPr="00DC684C">
        <w:rPr>
          <w:i/>
          <w:iCs/>
        </w:rPr>
        <w:t>Asia Pacific Journal of Management</w:t>
      </w:r>
      <w:r w:rsidRPr="00DC684C">
        <w:t>, 26(1), 5–25.</w:t>
      </w:r>
    </w:p>
    <w:p w14:paraId="6DF87B83" w14:textId="77777777" w:rsidR="00DC684C" w:rsidRPr="00DC684C" w:rsidRDefault="00DC684C" w:rsidP="00DC684C">
      <w:pPr>
        <w:pStyle w:val="Bibliography"/>
      </w:pPr>
      <w:r w:rsidRPr="00DC684C">
        <w:t xml:space="preserve">Chen, Y., Harper, F. M., Konstan, J., &amp; Li, S. X. (2010). Social Comparisons and Contributions to Online Communities: A Field Experiment on MovieLens. </w:t>
      </w:r>
      <w:r w:rsidRPr="00DC684C">
        <w:rPr>
          <w:i/>
          <w:iCs/>
        </w:rPr>
        <w:t>American Economic Review</w:t>
      </w:r>
      <w:r w:rsidRPr="00DC684C">
        <w:t>, 100(4), 1358–1398.</w:t>
      </w:r>
    </w:p>
    <w:p w14:paraId="70A73B96" w14:textId="77777777" w:rsidR="00DC684C" w:rsidRPr="00DC684C" w:rsidRDefault="00DC684C" w:rsidP="00DC684C">
      <w:pPr>
        <w:pStyle w:val="Bibliography"/>
      </w:pPr>
      <w:r w:rsidRPr="00DC684C">
        <w:t xml:space="preserve">Demirci, O., Hannane, J., &amp; Zhu, X. (2024). Who Is AI Replacing? The Impact of GenAI on Online Freelancing Platforms. </w:t>
      </w:r>
      <w:r w:rsidRPr="00DC684C">
        <w:rPr>
          <w:i/>
          <w:iCs/>
        </w:rPr>
        <w:t>Management Science</w:t>
      </w:r>
      <w:r w:rsidRPr="00DC684C">
        <w:t>.</w:t>
      </w:r>
    </w:p>
    <w:p w14:paraId="5AA5D204" w14:textId="77777777" w:rsidR="00DC684C" w:rsidRPr="00DC684C" w:rsidRDefault="00DC684C" w:rsidP="00DC684C">
      <w:pPr>
        <w:pStyle w:val="Bibliography"/>
      </w:pPr>
      <w:r w:rsidRPr="00DC684C">
        <w:t xml:space="preserve">Dietvorst, B. J., Simmons, J. P., &amp; Massey, C. (2015). Algorithm Aversion: People Erroneously Avoid Algorithms after Seeing Them Err. </w:t>
      </w:r>
      <w:r w:rsidRPr="00DC684C">
        <w:rPr>
          <w:i/>
          <w:iCs/>
        </w:rPr>
        <w:t>Journal of Experimental Psychology: General</w:t>
      </w:r>
      <w:r w:rsidRPr="00DC684C">
        <w:t>, 144(1), 114–126.</w:t>
      </w:r>
    </w:p>
    <w:p w14:paraId="2676CC48" w14:textId="77777777" w:rsidR="00DC684C" w:rsidRPr="00DC684C" w:rsidRDefault="00DC684C" w:rsidP="00DC684C">
      <w:pPr>
        <w:pStyle w:val="Bibliography"/>
      </w:pPr>
      <w:r w:rsidRPr="00DC684C">
        <w:t xml:space="preserve">Doshi, A. R., &amp; Hauser, O. P. (2024). Generative AI Enhances Individual Creativity but Reduces the Collective Diversity of Novel Content. </w:t>
      </w:r>
      <w:r w:rsidRPr="00DC684C">
        <w:rPr>
          <w:i/>
          <w:iCs/>
        </w:rPr>
        <w:t>Science Advances</w:t>
      </w:r>
      <w:r w:rsidRPr="00DC684C">
        <w:t>, 10(28), eadn5290.</w:t>
      </w:r>
    </w:p>
    <w:p w14:paraId="36879E0E" w14:textId="77777777" w:rsidR="00DC684C" w:rsidRPr="00DC684C" w:rsidRDefault="00DC684C" w:rsidP="00DC684C">
      <w:pPr>
        <w:pStyle w:val="Bibliography"/>
      </w:pPr>
      <w:r w:rsidRPr="00DC684C">
        <w:t xml:space="preserve">Evans, J. St. B. T., &amp; Stanovich, K. E. (2013). Dual-Process Theories of Higher Cognition: Advancing the Debate. </w:t>
      </w:r>
      <w:r w:rsidRPr="00DC684C">
        <w:rPr>
          <w:i/>
          <w:iCs/>
        </w:rPr>
        <w:t>Perspectives on Psychological Science</w:t>
      </w:r>
      <w:r w:rsidRPr="00DC684C">
        <w:t>, 8(3), 223–241.</w:t>
      </w:r>
    </w:p>
    <w:p w14:paraId="0BC745E6" w14:textId="77777777" w:rsidR="00DC684C" w:rsidRPr="00DC684C" w:rsidRDefault="00DC684C" w:rsidP="00DC684C">
      <w:pPr>
        <w:pStyle w:val="Bibliography"/>
      </w:pPr>
      <w:r w:rsidRPr="00DC684C">
        <w:t xml:space="preserve">Fang, Y., &amp; Zhou, T. (2026). Impact of AI-Generated Content Restriction Policy on User Contribution: Evidence from an Online Knowledge-Sharing Platform. </w:t>
      </w:r>
      <w:r w:rsidRPr="00DC684C">
        <w:rPr>
          <w:i/>
          <w:iCs/>
        </w:rPr>
        <w:t>Information &amp; Management</w:t>
      </w:r>
      <w:r w:rsidRPr="00DC684C">
        <w:t>, 63(3), 104322.</w:t>
      </w:r>
    </w:p>
    <w:p w14:paraId="76D12E9E" w14:textId="77777777" w:rsidR="00DC684C" w:rsidRPr="00DC684C" w:rsidRDefault="00DC684C" w:rsidP="00DC684C">
      <w:pPr>
        <w:pStyle w:val="Bibliography"/>
      </w:pPr>
      <w:r w:rsidRPr="00DC684C">
        <w:t xml:space="preserve">Hsieh, K.-Y., Tsai, W., &amp; Chen, M.-J. (2015). If They Can Do It, Why Not Us? Competitors as Reference Points for Justifying Escalation of Commitment. </w:t>
      </w:r>
      <w:r w:rsidRPr="00DC684C">
        <w:rPr>
          <w:i/>
          <w:iCs/>
        </w:rPr>
        <w:t>Academy of Management Journal</w:t>
      </w:r>
      <w:r w:rsidRPr="00DC684C">
        <w:t>, 58(1), 38–58.</w:t>
      </w:r>
    </w:p>
    <w:p w14:paraId="51F647BA" w14:textId="77777777" w:rsidR="00DC684C" w:rsidRPr="00DC684C" w:rsidRDefault="00DC684C" w:rsidP="00DC684C">
      <w:pPr>
        <w:pStyle w:val="Bibliography"/>
      </w:pPr>
      <w:r w:rsidRPr="00DC684C">
        <w:t xml:space="preserve">Hui, X., Reshef, O., &amp; Zhou, L. (2024). The Short-Term Effects of Generative Artificial Intelligence on Employment: Evidence from an Online Labor Market. </w:t>
      </w:r>
      <w:r w:rsidRPr="00DC684C">
        <w:rPr>
          <w:i/>
          <w:iCs/>
        </w:rPr>
        <w:t>Organization Science</w:t>
      </w:r>
      <w:r w:rsidRPr="00DC684C">
        <w:t>, 35(6), 1977–1989.</w:t>
      </w:r>
    </w:p>
    <w:p w14:paraId="702A8CCC" w14:textId="77777777" w:rsidR="00DC684C" w:rsidRPr="00DC684C" w:rsidRDefault="00DC684C" w:rsidP="00DC684C">
      <w:pPr>
        <w:pStyle w:val="Bibliography"/>
      </w:pPr>
      <w:r w:rsidRPr="00DC684C">
        <w:t xml:space="preserve">Jiang, S., Nguyen, D. K., Dai, P.-F., &amp; Meng, Q. (2024). Monetary Income as Opportunity Cost: Exploring the Negative Effect on Free Knowledge Contribution of Knowledge Suppliers. </w:t>
      </w:r>
      <w:r w:rsidRPr="00DC684C">
        <w:rPr>
          <w:i/>
          <w:iCs/>
        </w:rPr>
        <w:t>Journal of Knowledge Management</w:t>
      </w:r>
      <w:r w:rsidRPr="00DC684C">
        <w:t>, 28(2), 440–462.</w:t>
      </w:r>
    </w:p>
    <w:p w14:paraId="2B687355" w14:textId="77777777" w:rsidR="00DC684C" w:rsidRPr="00DC684C" w:rsidRDefault="00DC684C" w:rsidP="00DC684C">
      <w:pPr>
        <w:pStyle w:val="Bibliography"/>
      </w:pPr>
      <w:r w:rsidRPr="00DC684C">
        <w:t xml:space="preserve">Kabir, S., Udo-Imeh, D. N., Kou, B., &amp; Zhang, T. (2024). Is Stack Overflow Obsolete? An Empirical Study of the Characteristics of ChatGPT Answers to Stack Overflow Questions. In </w:t>
      </w:r>
      <w:r w:rsidRPr="00DC684C">
        <w:rPr>
          <w:i/>
          <w:iCs/>
        </w:rPr>
        <w:t>Proceedings of the 2024 CHI Conference on Human Factors in Computing Systems</w:t>
      </w:r>
      <w:r w:rsidRPr="00DC684C">
        <w:t>, 1–17.</w:t>
      </w:r>
    </w:p>
    <w:p w14:paraId="611D5C11" w14:textId="77777777" w:rsidR="00DC684C" w:rsidRPr="00DC684C" w:rsidRDefault="00DC684C" w:rsidP="00DC684C">
      <w:pPr>
        <w:pStyle w:val="Bibliography"/>
      </w:pPr>
      <w:r w:rsidRPr="00DC684C">
        <w:t xml:space="preserve">Kahneman, D. (2003). A Perspective on Judgment and Choice: Mapping Bounded Rationality. </w:t>
      </w:r>
      <w:r w:rsidRPr="00DC684C">
        <w:rPr>
          <w:i/>
          <w:iCs/>
        </w:rPr>
        <w:t>American Psychologist</w:t>
      </w:r>
      <w:r w:rsidRPr="00DC684C">
        <w:t>, 58(9), 697–720.</w:t>
      </w:r>
    </w:p>
    <w:p w14:paraId="3E61F05C" w14:textId="77777777" w:rsidR="00DC684C" w:rsidRPr="00DC684C" w:rsidRDefault="00DC684C" w:rsidP="00DC684C">
      <w:pPr>
        <w:pStyle w:val="Bibliography"/>
      </w:pPr>
      <w:r w:rsidRPr="00DC684C">
        <w:t xml:space="preserve">Kahneman, D. (2011). Thinking, Fast and Slow. </w:t>
      </w:r>
      <w:r w:rsidRPr="00DC684C">
        <w:rPr>
          <w:i/>
          <w:iCs/>
        </w:rPr>
        <w:t>Farrar, Straus and Giroux</w:t>
      </w:r>
      <w:r w:rsidRPr="00DC684C">
        <w:t>.</w:t>
      </w:r>
    </w:p>
    <w:p w14:paraId="4E4EE0BF" w14:textId="77777777" w:rsidR="00DC684C" w:rsidRPr="00DC684C" w:rsidRDefault="00DC684C" w:rsidP="00DC684C">
      <w:pPr>
        <w:pStyle w:val="Bibliography"/>
      </w:pPr>
      <w:r w:rsidRPr="00DC684C">
        <w:t xml:space="preserve">Kahneman, D., &amp; Frederick, S. (2002). Representativeness Revisited: Attribute Substitution in Intuitive Judgment. </w:t>
      </w:r>
      <w:r w:rsidRPr="00DC684C">
        <w:rPr>
          <w:i/>
          <w:iCs/>
        </w:rPr>
        <w:t>Heuristics and Biases: The Psychology of Intuitive Judgment</w:t>
      </w:r>
      <w:r w:rsidRPr="00DC684C">
        <w:t>, 49(49–81), 74.</w:t>
      </w:r>
    </w:p>
    <w:p w14:paraId="4310EBBC" w14:textId="77777777" w:rsidR="00DC684C" w:rsidRPr="00DC684C" w:rsidRDefault="00DC684C" w:rsidP="00DC684C">
      <w:pPr>
        <w:pStyle w:val="Bibliography"/>
      </w:pPr>
      <w:r w:rsidRPr="00DC684C">
        <w:lastRenderedPageBreak/>
        <w:t xml:space="preserve">Lee, J., &amp; Lee, G. G. (2025). Structured Reasoning and Answer Verification: Enhancing Question Answering System Accuracy and Explainability. </w:t>
      </w:r>
      <w:r w:rsidRPr="00DC684C">
        <w:rPr>
          <w:i/>
          <w:iCs/>
        </w:rPr>
        <w:t>Knowledge-Based Systems</w:t>
      </w:r>
      <w:r w:rsidRPr="00DC684C">
        <w:t>, 311, 113091.</w:t>
      </w:r>
    </w:p>
    <w:p w14:paraId="7B3057CC" w14:textId="77777777" w:rsidR="00DC684C" w:rsidRPr="00DC684C" w:rsidRDefault="00DC684C" w:rsidP="00DC684C">
      <w:pPr>
        <w:pStyle w:val="Bibliography"/>
      </w:pPr>
      <w:r w:rsidRPr="00DC684C">
        <w:t xml:space="preserve">Li, H., Shankar, R., &amp; Stallaert, J. (2020). Invested or Indebted: Ex-Ante and Ex-Post Reciprocity in Online Knowledge Sharing Communities. </w:t>
      </w:r>
      <w:r w:rsidRPr="00DC684C">
        <w:rPr>
          <w:i/>
          <w:iCs/>
        </w:rPr>
        <w:t>ACM Transactions on Management Information Systems</w:t>
      </w:r>
      <w:r w:rsidRPr="00DC684C">
        <w:t>, 11(1), 1–26.</w:t>
      </w:r>
    </w:p>
    <w:p w14:paraId="08A51869" w14:textId="77777777" w:rsidR="00DC684C" w:rsidRPr="00DC684C" w:rsidRDefault="00DC684C" w:rsidP="00DC684C">
      <w:pPr>
        <w:pStyle w:val="Bibliography"/>
      </w:pPr>
      <w:r w:rsidRPr="00DC684C">
        <w:t xml:space="preserve">Li, L., Li, A., Song, X., Li, X., Huang, K., &amp; Ye, E. M. (2023). Characterizing Response Quantity on Academic Social Q&amp;A Sites: A Multidiscipline Comparison of Linguistic Characteristics of Questions. </w:t>
      </w:r>
      <w:r w:rsidRPr="00DC684C">
        <w:rPr>
          <w:i/>
          <w:iCs/>
        </w:rPr>
        <w:t>Library Hi Tech</w:t>
      </w:r>
      <w:r w:rsidRPr="00DC684C">
        <w:t>, 41(3), 921–938.</w:t>
      </w:r>
    </w:p>
    <w:p w14:paraId="40A62BD1" w14:textId="77777777" w:rsidR="00DC684C" w:rsidRPr="00DC684C" w:rsidRDefault="00DC684C" w:rsidP="00DC684C">
      <w:pPr>
        <w:pStyle w:val="Bibliography"/>
      </w:pPr>
      <w:r w:rsidRPr="00DC684C">
        <w:t xml:space="preserve">Li, P., Castelo, N., Katona, Z., &amp; Sarvary, M. (2024). Frontiers: Determining the Validity of Large Language Models for Automated Perceptual Analysis. </w:t>
      </w:r>
      <w:r w:rsidRPr="00DC684C">
        <w:rPr>
          <w:i/>
          <w:iCs/>
        </w:rPr>
        <w:t>Marketing Science</w:t>
      </w:r>
      <w:r w:rsidRPr="00DC684C">
        <w:t>, 43(2), 254–266.</w:t>
      </w:r>
    </w:p>
    <w:p w14:paraId="41EBC931" w14:textId="77777777" w:rsidR="00DC684C" w:rsidRPr="00DC684C" w:rsidRDefault="00DC684C" w:rsidP="00DC684C">
      <w:pPr>
        <w:pStyle w:val="Bibliography"/>
      </w:pPr>
      <w:r w:rsidRPr="00DC684C">
        <w:t xml:space="preserve">Li, X., &amp; Kim, K. (2025). Impacts of Generative AI on User Contributions: Evidence from a Coding Q &amp;A Platform. </w:t>
      </w:r>
      <w:r w:rsidRPr="00DC684C">
        <w:rPr>
          <w:i/>
          <w:iCs/>
        </w:rPr>
        <w:t>Marketing Letters</w:t>
      </w:r>
      <w:r w:rsidRPr="00DC684C">
        <w:t>, 36(3), 577–591.</w:t>
      </w:r>
    </w:p>
    <w:p w14:paraId="0D923598" w14:textId="77777777" w:rsidR="00DC684C" w:rsidRPr="00DC684C" w:rsidRDefault="00DC684C" w:rsidP="00DC684C">
      <w:pPr>
        <w:pStyle w:val="Bibliography"/>
      </w:pPr>
      <w:r w:rsidRPr="00DC684C">
        <w:t xml:space="preserve">Logg, J. M., Minson, J. A., &amp; Moore, D. A. (2019). Algorithm Appreciation: People Prefer Algorithmic to Human Judgment. </w:t>
      </w:r>
      <w:r w:rsidRPr="00DC684C">
        <w:rPr>
          <w:i/>
          <w:iCs/>
        </w:rPr>
        <w:t>Organizational Behavior and Human Decision Processes</w:t>
      </w:r>
      <w:r w:rsidRPr="00DC684C">
        <w:t>, 151, 90–103.</w:t>
      </w:r>
    </w:p>
    <w:p w14:paraId="3D1EC510" w14:textId="77777777" w:rsidR="00DC684C" w:rsidRPr="00DC684C" w:rsidRDefault="00DC684C" w:rsidP="00DC684C">
      <w:pPr>
        <w:pStyle w:val="Bibliography"/>
      </w:pPr>
      <w:r w:rsidRPr="00DC684C">
        <w:t xml:space="preserve">Longoni, C., Fradkin, A., Cian, L., &amp; Pennycook, G. (2022). News from Generative Artificial Intelligence Is Believed Less. In </w:t>
      </w:r>
      <w:r w:rsidRPr="00DC684C">
        <w:rPr>
          <w:i/>
          <w:iCs/>
        </w:rPr>
        <w:t>Proceedings of the 2022 ACM Conference on Fairness, Accountability, and Transparency</w:t>
      </w:r>
      <w:r w:rsidRPr="00DC684C">
        <w:t>, 97–106.</w:t>
      </w:r>
    </w:p>
    <w:p w14:paraId="607ABD2B" w14:textId="77777777" w:rsidR="00DC684C" w:rsidRPr="00DC684C" w:rsidRDefault="00DC684C" w:rsidP="00DC684C">
      <w:pPr>
        <w:pStyle w:val="Bibliography"/>
      </w:pPr>
      <w:r w:rsidRPr="00DC684C">
        <w:t xml:space="preserve">Meng, X., Webster, S. A., &amp; Butler, B. S. (2013). Motivational Effects of Badge Systems on Participation in Stack Exchange Social Q&amp;A Online Community. In </w:t>
      </w:r>
      <w:r w:rsidRPr="00DC684C">
        <w:rPr>
          <w:i/>
          <w:iCs/>
        </w:rPr>
        <w:t>Proceedings of Americas Conference on Information Systems</w:t>
      </w:r>
      <w:r w:rsidRPr="00DC684C">
        <w:t>, (Vol. 4), 2478–2484.</w:t>
      </w:r>
    </w:p>
    <w:p w14:paraId="5FB809F7" w14:textId="77777777" w:rsidR="00DC684C" w:rsidRPr="00DC684C" w:rsidRDefault="00DC684C" w:rsidP="00DC684C">
      <w:pPr>
        <w:pStyle w:val="Bibliography"/>
      </w:pPr>
      <w:r w:rsidRPr="00DC684C">
        <w:t xml:space="preserve">Moon, J. Y., &amp; Sproull, L. S. (2008). The Role of Feedback in Managing the Internet-Based Volunteer Work Force. </w:t>
      </w:r>
      <w:r w:rsidRPr="00DC684C">
        <w:rPr>
          <w:i/>
          <w:iCs/>
        </w:rPr>
        <w:t>Information Systems Research</w:t>
      </w:r>
      <w:r w:rsidRPr="00DC684C">
        <w:t>, 19(4), 494–515.</w:t>
      </w:r>
    </w:p>
    <w:p w14:paraId="32631F6C" w14:textId="77777777" w:rsidR="00DC684C" w:rsidRPr="00DC684C" w:rsidRDefault="00DC684C" w:rsidP="00DC684C">
      <w:pPr>
        <w:pStyle w:val="Bibliography"/>
      </w:pPr>
      <w:r w:rsidRPr="00DC684C">
        <w:t xml:space="preserve">Olson Jr, M. (1971). </w:t>
      </w:r>
      <w:r w:rsidRPr="00DC684C">
        <w:rPr>
          <w:i/>
          <w:iCs/>
        </w:rPr>
        <w:t>The Logic of Collective Action: Public Goods and the Theory of Groups, with a New Preface and Appendix</w:t>
      </w:r>
      <w:r w:rsidRPr="00DC684C">
        <w:t>. (Vol. 124).</w:t>
      </w:r>
    </w:p>
    <w:p w14:paraId="1FB95225" w14:textId="77777777" w:rsidR="00DC684C" w:rsidRPr="00DC684C" w:rsidRDefault="00DC684C" w:rsidP="00DC684C">
      <w:pPr>
        <w:pStyle w:val="Bibliography"/>
      </w:pPr>
      <w:r w:rsidRPr="00DC684C">
        <w:t xml:space="preserve">Oster, E. (2019). Unobservable Selection and Coefficient Stability: Theory and Evidence. </w:t>
      </w:r>
      <w:r w:rsidRPr="00DC684C">
        <w:rPr>
          <w:i/>
          <w:iCs/>
        </w:rPr>
        <w:t>Journal of Business &amp; Economic Statistics</w:t>
      </w:r>
      <w:r w:rsidRPr="00DC684C">
        <w:t>, 37(2), 187–204.</w:t>
      </w:r>
    </w:p>
    <w:p w14:paraId="23911C1A" w14:textId="77777777" w:rsidR="00DC684C" w:rsidRPr="00DC684C" w:rsidRDefault="00DC684C" w:rsidP="00DC684C">
      <w:pPr>
        <w:pStyle w:val="Bibliography"/>
      </w:pPr>
      <w:r w:rsidRPr="00DC684C">
        <w:t xml:space="preserve">Quinn, M., &amp; Gutt, D. (2025). Heterogeneous Effects of Generative Artificial Intelligence (GenAI) on Knowledge Seeking in Online Communities. </w:t>
      </w:r>
      <w:r w:rsidRPr="00DC684C">
        <w:rPr>
          <w:i/>
          <w:iCs/>
        </w:rPr>
        <w:t>Journal of Management Information Systems</w:t>
      </w:r>
      <w:r w:rsidRPr="00DC684C">
        <w:t>, 42(2), 370–399.</w:t>
      </w:r>
    </w:p>
    <w:p w14:paraId="10EFCFF0" w14:textId="77777777" w:rsidR="00DC684C" w:rsidRPr="00DC684C" w:rsidRDefault="00DC684C" w:rsidP="00DC684C">
      <w:pPr>
        <w:pStyle w:val="Bibliography"/>
      </w:pPr>
      <w:r w:rsidRPr="00DC684C">
        <w:t xml:space="preserve">Rao, X., Shan, G., &amp; Qiu, L. (2026). </w:t>
      </w:r>
      <w:r w:rsidRPr="00DC684C">
        <w:rPr>
          <w:i/>
          <w:iCs/>
        </w:rPr>
        <w:t>How Generative AI Transforms Questioning Behavior on Q&amp;A Platforms: Evidence from A Natural Experiment with Pilot Usage of ChatGPT</w:t>
      </w:r>
      <w:r w:rsidRPr="00DC684C">
        <w:t>. SSRN Scholarly Paper.</w:t>
      </w:r>
    </w:p>
    <w:p w14:paraId="5B08F065" w14:textId="77777777" w:rsidR="00DC684C" w:rsidRPr="00DC684C" w:rsidRDefault="00DC684C" w:rsidP="00DC684C">
      <w:pPr>
        <w:pStyle w:val="Bibliography"/>
      </w:pPr>
      <w:r w:rsidRPr="00DC684C">
        <w:t xml:space="preserve">del Rio-Chanona, R. M., Laurentsyeva, N., &amp; Wachs, J. (2024). Large Language Models Reduce Public Knowledge Sharing on Online Q&amp;A Platforms. </w:t>
      </w:r>
      <w:r w:rsidRPr="00DC684C">
        <w:rPr>
          <w:i/>
          <w:iCs/>
        </w:rPr>
        <w:t>PNAS Nexus</w:t>
      </w:r>
      <w:r w:rsidRPr="00DC684C">
        <w:t>, 3(9), pgae400.</w:t>
      </w:r>
    </w:p>
    <w:p w14:paraId="00FB341A" w14:textId="77777777" w:rsidR="00DC684C" w:rsidRPr="00DC684C" w:rsidRDefault="00DC684C" w:rsidP="00DC684C">
      <w:pPr>
        <w:pStyle w:val="Bibliography"/>
      </w:pPr>
      <w:r w:rsidRPr="00DC684C">
        <w:t xml:space="preserve">Sanatizadeh, A., Lu, Y., Zhao, K., &amp; Hu, Y. (2025). Engagement or Entanglement? The Dual Impact of Generative Artificial Intelligence in Online Knowledge Exchange Platforms. </w:t>
      </w:r>
      <w:r w:rsidRPr="00DC684C">
        <w:rPr>
          <w:i/>
          <w:iCs/>
        </w:rPr>
        <w:t>Information &amp; Management</w:t>
      </w:r>
      <w:r w:rsidRPr="00DC684C">
        <w:t>, 62(6), 104178.</w:t>
      </w:r>
    </w:p>
    <w:p w14:paraId="400A8204" w14:textId="77777777" w:rsidR="00DC684C" w:rsidRPr="00DC684C" w:rsidRDefault="00DC684C" w:rsidP="00DC684C">
      <w:pPr>
        <w:pStyle w:val="Bibliography"/>
      </w:pPr>
      <w:r w:rsidRPr="00DC684C">
        <w:t xml:space="preserve">Shan, G., &amp; Qiu, L. (2026). Examining the Impact of Generative AI on Users’ Voluntary Knowledge Contribution: Evidence from a Natural Experiment on Stack Overflow. </w:t>
      </w:r>
      <w:r w:rsidRPr="00DC684C">
        <w:rPr>
          <w:i/>
          <w:iCs/>
        </w:rPr>
        <w:t>Information Systems Research</w:t>
      </w:r>
      <w:r w:rsidRPr="00DC684C">
        <w:t>, 37(2), 1021–1041.</w:t>
      </w:r>
    </w:p>
    <w:p w14:paraId="6E2AB29C" w14:textId="77777777" w:rsidR="00DC684C" w:rsidRPr="00DC684C" w:rsidRDefault="00DC684C" w:rsidP="00DC684C">
      <w:pPr>
        <w:pStyle w:val="Bibliography"/>
      </w:pPr>
      <w:r w:rsidRPr="00DC684C">
        <w:lastRenderedPageBreak/>
        <w:t xml:space="preserve">Shi, C., Hu, P., Fan, W., &amp; Qiu, L. (2024). Competitive Peer Influence on Knowledge Contribution Behaviors in Online Q&amp;A Communities: A Social Comparison Perspective. </w:t>
      </w:r>
      <w:r w:rsidRPr="00DC684C">
        <w:rPr>
          <w:i/>
          <w:iCs/>
        </w:rPr>
        <w:t>Internet Research</w:t>
      </w:r>
      <w:r w:rsidRPr="00DC684C">
        <w:t>, 34(5), 1577–1601.</w:t>
      </w:r>
    </w:p>
    <w:p w14:paraId="77130A32" w14:textId="77777777" w:rsidR="00DC684C" w:rsidRPr="00DC684C" w:rsidRDefault="00DC684C" w:rsidP="00DC684C">
      <w:pPr>
        <w:pStyle w:val="Bibliography"/>
      </w:pPr>
      <w:r w:rsidRPr="00DC684C">
        <w:t xml:space="preserve">Shin, M., Kim, J., van Opheusden, B., &amp; Griffiths, T. L. (2023). Superhuman Artificial Intelligence Can Improve Human Decision-Making by Increasing Novelty. </w:t>
      </w:r>
      <w:r w:rsidRPr="00DC684C">
        <w:rPr>
          <w:i/>
          <w:iCs/>
        </w:rPr>
        <w:t>Proceedings of the National Academy of Sciences</w:t>
      </w:r>
      <w:r w:rsidRPr="00DC684C">
        <w:t>, 120(12), e2214840120.</w:t>
      </w:r>
    </w:p>
    <w:p w14:paraId="307B2636" w14:textId="77777777" w:rsidR="00DC684C" w:rsidRPr="00DC684C" w:rsidRDefault="00DC684C" w:rsidP="00DC684C">
      <w:pPr>
        <w:pStyle w:val="Bibliography"/>
      </w:pPr>
      <w:r w:rsidRPr="00DC684C">
        <w:t xml:space="preserve">Su, Y., Zhang, K., Wang, Q., &amp; Qiu, L. (2025). </w:t>
      </w:r>
      <w:r w:rsidRPr="00DC684C">
        <w:rPr>
          <w:i/>
          <w:iCs/>
        </w:rPr>
        <w:t>Generative AI and Human Knowledge Sharing: Evidence from A Natural Experiment</w:t>
      </w:r>
      <w:r w:rsidRPr="00DC684C">
        <w:t>. SSRN Scholarly Paper.</w:t>
      </w:r>
    </w:p>
    <w:p w14:paraId="7F75BDCE" w14:textId="77777777" w:rsidR="00DC684C" w:rsidRPr="00DC684C" w:rsidRDefault="00DC684C" w:rsidP="00DC684C">
      <w:pPr>
        <w:pStyle w:val="Bibliography"/>
      </w:pPr>
      <w:r w:rsidRPr="00DC684C">
        <w:t xml:space="preserve">Tversky, A., &amp; Kahneman, D. (1973). Availability: A Heuristic for Judging Frequency and Probability. </w:t>
      </w:r>
      <w:r w:rsidRPr="00DC684C">
        <w:rPr>
          <w:i/>
          <w:iCs/>
        </w:rPr>
        <w:t>Cognitive Psychology</w:t>
      </w:r>
      <w:r w:rsidRPr="00DC684C">
        <w:t>, 5(2), 207–232.</w:t>
      </w:r>
    </w:p>
    <w:p w14:paraId="62FF8005" w14:textId="77777777" w:rsidR="00DC684C" w:rsidRPr="00DC684C" w:rsidRDefault="00DC684C" w:rsidP="00DC684C">
      <w:pPr>
        <w:pStyle w:val="Bibliography"/>
      </w:pPr>
      <w:r w:rsidRPr="00DC684C">
        <w:t xml:space="preserve">Wang, N., Liu, Y., &amp; Xiao, S. (2022). Which Feedback Matters? The Role of Expressions and Valence in Continuous High-Quality Knowledge Contribution in the Online Q&amp;A Community. </w:t>
      </w:r>
      <w:r w:rsidRPr="00DC684C">
        <w:rPr>
          <w:i/>
          <w:iCs/>
        </w:rPr>
        <w:t>Decision Support Systems</w:t>
      </w:r>
      <w:r w:rsidRPr="00DC684C">
        <w:t>, 156, 113750.</w:t>
      </w:r>
    </w:p>
    <w:p w14:paraId="7EDF2724" w14:textId="77777777" w:rsidR="00DC684C" w:rsidRPr="00DC684C" w:rsidRDefault="00DC684C" w:rsidP="00DC684C">
      <w:pPr>
        <w:pStyle w:val="Bibliography"/>
      </w:pPr>
      <w:r w:rsidRPr="00DC684C">
        <w:t xml:space="preserve">Wang, X. (Shawn), &amp; Zheng, J. (2024). </w:t>
      </w:r>
      <w:r w:rsidRPr="00DC684C">
        <w:rPr>
          <w:i/>
          <w:iCs/>
        </w:rPr>
        <w:t>Can Banning AI-Generated Content Save User-Generated Q&amp;A Platforms?</w:t>
      </w:r>
      <w:r w:rsidRPr="00DC684C">
        <w:t xml:space="preserve"> SSRN Scholarly Paper.</w:t>
      </w:r>
    </w:p>
    <w:p w14:paraId="51ED7C6C" w14:textId="77777777" w:rsidR="00DC684C" w:rsidRPr="00DC684C" w:rsidRDefault="00DC684C" w:rsidP="00DC684C">
      <w:pPr>
        <w:pStyle w:val="Bibliography"/>
      </w:pPr>
      <w:r w:rsidRPr="00DC684C">
        <w:t xml:space="preserve">Xue, J., Wang, L., Zheng, J., Li, Y., &amp; Tan, Y. (2026). Can ChatGPT Kill User-Generated Q&amp;A Platforms? </w:t>
      </w:r>
      <w:r w:rsidRPr="00DC684C">
        <w:rPr>
          <w:i/>
          <w:iCs/>
        </w:rPr>
        <w:t>Information Systems Research</w:t>
      </w:r>
      <w:r w:rsidRPr="00DC684C">
        <w:t>.</w:t>
      </w:r>
    </w:p>
    <w:p w14:paraId="1ECB2E1A" w14:textId="77777777" w:rsidR="00DC684C" w:rsidRPr="00DC684C" w:rsidRDefault="00DC684C" w:rsidP="00DC684C">
      <w:pPr>
        <w:pStyle w:val="Bibliography"/>
      </w:pPr>
      <w:r w:rsidRPr="00DC684C">
        <w:t xml:space="preserve">Yiu, S., Seamans, R., Raj, M., &amp; Liu, T. (2026). Worker Repositioning and Technological Change: Evidence from an Online Labor Market. </w:t>
      </w:r>
      <w:r w:rsidRPr="00DC684C">
        <w:rPr>
          <w:i/>
          <w:iCs/>
        </w:rPr>
        <w:t>Organization Science</w:t>
      </w:r>
      <w:r w:rsidRPr="00DC684C">
        <w:t>.</w:t>
      </w:r>
    </w:p>
    <w:p w14:paraId="73B46060" w14:textId="77777777" w:rsidR="00DC684C" w:rsidRPr="00DC684C" w:rsidRDefault="00DC684C" w:rsidP="00DC684C">
      <w:pPr>
        <w:pStyle w:val="Bibliography"/>
      </w:pPr>
      <w:r w:rsidRPr="00DC684C">
        <w:t xml:space="preserve">Zhang, L., Li, Y.-N., Peng, T.-Q., &amp; Wu, Y. (2022). Dynamics of the Social Construction of Knowledge: An Empirical Study of Zhihu in China. </w:t>
      </w:r>
      <w:r w:rsidRPr="00DC684C">
        <w:rPr>
          <w:i/>
          <w:iCs/>
        </w:rPr>
        <w:t>EPJ Data Science</w:t>
      </w:r>
      <w:r w:rsidRPr="00DC684C">
        <w:t>, 11(1), 35.</w:t>
      </w:r>
    </w:p>
    <w:p w14:paraId="69E24745" w14:textId="77777777" w:rsidR="00DC684C" w:rsidRPr="00DC684C" w:rsidRDefault="00DC684C" w:rsidP="00DC684C">
      <w:pPr>
        <w:pStyle w:val="Bibliography"/>
      </w:pPr>
      <w:r w:rsidRPr="00DC684C">
        <w:t xml:space="preserve">Zhang, X. (Michael), &amp; Zhu, F. (2011). Group Size and Incentives to Contribute: A Natural Experiment at Chinese Wikipedia. </w:t>
      </w:r>
      <w:r w:rsidRPr="00DC684C">
        <w:rPr>
          <w:i/>
          <w:iCs/>
        </w:rPr>
        <w:t>American Economic Review</w:t>
      </w:r>
      <w:r w:rsidRPr="00DC684C">
        <w:t>, 101(4), 1601–1615.</w:t>
      </w:r>
    </w:p>
    <w:p w14:paraId="4684B71E" w14:textId="28D520C6" w:rsidR="00B96D8F" w:rsidRPr="00015210" w:rsidRDefault="00B96D8F" w:rsidP="00DC684C">
      <w:pPr>
        <w:pStyle w:val="Bibliography"/>
        <w:rPr>
          <w:szCs w:val="24"/>
          <w:lang w:eastAsia="zh-CN"/>
        </w:rPr>
      </w:pPr>
      <w:r w:rsidRPr="00015210">
        <w:fldChar w:fldCharType="end"/>
      </w:r>
      <w:bookmarkEnd w:id="1"/>
    </w:p>
    <w:sectPr w:rsidR="00B96D8F" w:rsidRPr="00015210" w:rsidSect="000862C8">
      <w:headerReference w:type="even" r:id="rId26"/>
      <w:footerReference w:type="even" r:id="rId27"/>
      <w:footerReference w:type="default" r:id="rId28"/>
      <w:headerReference w:type="first" r:id="rId29"/>
      <w:footerReference w:type="first" r:id="rId30"/>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58" w:author="Prof. LIU Ben" w:date="2026-08-29T22:36:00Z" w:initials="BL">
    <w:p w14:paraId="3C34E2E9" w14:textId="77777777" w:rsidR="007C76EF" w:rsidRDefault="007C76EF" w:rsidP="007C76EF">
      <w:r>
        <w:rPr>
          <w:rStyle w:val="CommentReference"/>
        </w:rPr>
        <w:annotationRef/>
      </w:r>
      <w:r>
        <w:rPr>
          <w:rFonts w:ascii="Georgia" w:eastAsiaTheme="minorEastAsia" w:hAnsi="Georgia" w:cs="Georgia"/>
          <w:sz w:val="20"/>
          <w:szCs w:val="20"/>
          <w:lang w:eastAsia="en-US"/>
        </w:rPr>
        <w:t xml:space="preserve">two citations are deleted. we do NOT need them. Remove them from the reference. </w:t>
      </w:r>
    </w:p>
  </w:comment>
  <w:comment w:id="818" w:author="Prof. LIU Ben" w:date="2026-08-29T23:38:00Z" w:initials="BL">
    <w:p w14:paraId="23940E4A" w14:textId="77777777" w:rsidR="00326B32" w:rsidRDefault="00326B32" w:rsidP="00326B32">
      <w:r>
        <w:rPr>
          <w:rStyle w:val="CommentReference"/>
        </w:rPr>
        <w:annotationRef/>
      </w:r>
      <w:r>
        <w:rPr>
          <w:rFonts w:ascii="Georgia" w:eastAsiaTheme="minorEastAsia" w:hAnsi="Georgia" w:cs="Georgia"/>
          <w:sz w:val="20"/>
          <w:szCs w:val="20"/>
          <w:lang w:eastAsia="en-US"/>
        </w:rPr>
        <w:t>remove it because the link no longer works.</w:t>
      </w:r>
    </w:p>
  </w:comment>
  <w:comment w:id="819" w:author="Prof. LIU Ben" w:date="2026-08-29T23:40:00Z" w:initials="BL">
    <w:p w14:paraId="22EA322F" w14:textId="77777777" w:rsidR="00326B32" w:rsidRDefault="00326B32" w:rsidP="00326B32">
      <w:r>
        <w:rPr>
          <w:rStyle w:val="CommentReference"/>
        </w:rPr>
        <w:annotationRef/>
      </w:r>
      <w:r>
        <w:rPr>
          <w:rFonts w:ascii="Georgia" w:eastAsiaTheme="minorEastAsia" w:hAnsi="Georgia" w:cs="Georgia"/>
          <w:sz w:val="20"/>
          <w:szCs w:val="20"/>
          <w:lang w:eastAsia="en-US"/>
        </w:rPr>
        <w:t xml:space="preserve">just the say the plaform executive confirms that the AI answer is generated based on the question content when a question is posted </w:t>
      </w:r>
    </w:p>
  </w:comment>
  <w:comment w:id="1208" w:author="Prof. LIU Ben" w:date="2026-08-30T00:55:00Z" w:initials="BL">
    <w:p w14:paraId="7659B525" w14:textId="77777777" w:rsidR="00E02DA9" w:rsidRDefault="00E02DA9" w:rsidP="00E02DA9">
      <w:r>
        <w:rPr>
          <w:rStyle w:val="CommentReference"/>
        </w:rPr>
        <w:annotationRef/>
      </w:r>
      <w:r>
        <w:rPr>
          <w:rFonts w:ascii="Georgia" w:eastAsiaTheme="minorEastAsia" w:hAnsi="Georgia" w:cs="Georgia"/>
          <w:sz w:val="20"/>
          <w:szCs w:val="20"/>
          <w:lang w:eastAsia="en-US"/>
        </w:rPr>
        <w:t>reference should be added.</w:t>
      </w:r>
    </w:p>
  </w:comment>
  <w:comment w:id="1340" w:author="Prof. LIU Ben" w:date="2026-08-30T01:30:00Z" w:initials="BL">
    <w:p w14:paraId="02FFF3D5" w14:textId="77777777" w:rsidR="008169F6" w:rsidRDefault="008169F6" w:rsidP="008169F6">
      <w:r>
        <w:rPr>
          <w:rStyle w:val="CommentReference"/>
        </w:rPr>
        <w:annotationRef/>
      </w:r>
      <w:r>
        <w:rPr>
          <w:rFonts w:ascii="Georgia" w:eastAsiaTheme="minorEastAsia" w:hAnsi="Georgia" w:cs="Georgia"/>
          <w:sz w:val="20"/>
          <w:szCs w:val="20"/>
          <w:lang w:eastAsia="en-US"/>
        </w:rPr>
        <w:t>still not corrected.</w:t>
      </w:r>
    </w:p>
  </w:comment>
  <w:comment w:id="1546" w:author="Prof. LIU Ben" w:date="2026-08-30T02:01:00Z" w:initials="BL">
    <w:p w14:paraId="3868DD24" w14:textId="77777777" w:rsidR="00E4064C" w:rsidRDefault="00E4064C" w:rsidP="00E4064C">
      <w:r>
        <w:rPr>
          <w:rStyle w:val="CommentReference"/>
        </w:rPr>
        <w:annotationRef/>
      </w:r>
      <w:r>
        <w:rPr>
          <w:rFonts w:ascii="Georgia" w:eastAsiaTheme="minorEastAsia" w:hAnsi="Georgia" w:cs="Georgia"/>
          <w:sz w:val="20"/>
          <w:szCs w:val="20"/>
          <w:lang w:eastAsia="en-US"/>
        </w:rPr>
        <w:t>still not revised. see my edits in the literature review.</w:t>
      </w:r>
    </w:p>
  </w:comment>
  <w:comment w:id="1662"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34E2E9" w15:done="0"/>
  <w15:commentEx w15:paraId="23940E4A" w15:done="0"/>
  <w15:commentEx w15:paraId="22EA322F" w15:done="0"/>
  <w15:commentEx w15:paraId="7659B525" w15:done="0"/>
  <w15:commentEx w15:paraId="02FFF3D5" w15:done="0"/>
  <w15:commentEx w15:paraId="3868DD24" w15:done="0"/>
  <w15:commentEx w15:paraId="3CF0DD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29D674" w16cex:dateUtc="2026-08-29T14:36:00Z"/>
  <w16cex:commentExtensible w16cex:durableId="7AB04631" w16cex:dateUtc="2026-08-29T15:38:00Z"/>
  <w16cex:commentExtensible w16cex:durableId="0641BBE3" w16cex:dateUtc="2026-08-29T15:40:00Z"/>
  <w16cex:commentExtensible w16cex:durableId="30EF32D2" w16cex:dateUtc="2026-08-29T16:55:00Z"/>
  <w16cex:commentExtensible w16cex:durableId="1BFF369E" w16cex:dateUtc="2026-08-29T17:30:00Z"/>
  <w16cex:commentExtensible w16cex:durableId="142CD6C5" w16cex:dateUtc="2026-08-29T18:01:00Z"/>
  <w16cex:commentExtensible w16cex:durableId="3486C603" w16cex:dateUtc="2026-08-26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34E2E9" w16cid:durableId="5029D674"/>
  <w16cid:commentId w16cid:paraId="23940E4A" w16cid:durableId="7AB04631"/>
  <w16cid:commentId w16cid:paraId="22EA322F" w16cid:durableId="0641BBE3"/>
  <w16cid:commentId w16cid:paraId="7659B525" w16cid:durableId="30EF32D2"/>
  <w16cid:commentId w16cid:paraId="02FFF3D5" w16cid:durableId="1BFF369E"/>
  <w16cid:commentId w16cid:paraId="3868DD24" w16cid:durableId="142CD6C5"/>
  <w16cid:commentId w16cid:paraId="3CF0DD6E" w16cid:durableId="3486C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790BB8" w14:textId="77777777" w:rsidR="00CA5983" w:rsidRPr="00015210" w:rsidRDefault="00CA5983" w:rsidP="00413127">
      <w:r w:rsidRPr="00015210">
        <w:separator/>
      </w:r>
    </w:p>
    <w:p w14:paraId="02C357E8" w14:textId="77777777" w:rsidR="00CA5983" w:rsidRPr="00015210" w:rsidRDefault="00CA5983" w:rsidP="00413127"/>
    <w:p w14:paraId="1B100C64" w14:textId="77777777" w:rsidR="00CA5983" w:rsidRPr="00015210" w:rsidRDefault="00CA5983" w:rsidP="00413127"/>
    <w:p w14:paraId="51B81925" w14:textId="77777777" w:rsidR="00CA5983" w:rsidRPr="00015210" w:rsidRDefault="00CA5983"/>
  </w:endnote>
  <w:endnote w:type="continuationSeparator" w:id="0">
    <w:p w14:paraId="65270073" w14:textId="77777777" w:rsidR="00CA5983" w:rsidRPr="00015210" w:rsidRDefault="00CA5983" w:rsidP="00413127">
      <w:r w:rsidRPr="00015210">
        <w:continuationSeparator/>
      </w:r>
    </w:p>
    <w:p w14:paraId="24492727" w14:textId="77777777" w:rsidR="00CA5983" w:rsidRPr="00015210" w:rsidRDefault="00CA5983" w:rsidP="00413127"/>
    <w:p w14:paraId="256FC1CF" w14:textId="77777777" w:rsidR="00CA5983" w:rsidRPr="00015210" w:rsidRDefault="00CA5983" w:rsidP="00413127"/>
    <w:p w14:paraId="4B6AF658" w14:textId="77777777" w:rsidR="00CA5983" w:rsidRPr="00015210" w:rsidRDefault="00CA59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altName w:val="Yu Gothi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0B538B" w14:textId="77777777" w:rsidR="00CA5983" w:rsidRPr="00015210" w:rsidRDefault="00CA5983">
      <w:r w:rsidRPr="00015210">
        <w:separator/>
      </w:r>
    </w:p>
  </w:footnote>
  <w:footnote w:type="continuationSeparator" w:id="0">
    <w:p w14:paraId="1B3DBFEE" w14:textId="77777777" w:rsidR="00CA5983" w:rsidRPr="00015210" w:rsidRDefault="00CA5983" w:rsidP="00413127">
      <w:r w:rsidRPr="00015210">
        <w:continuationSeparator/>
      </w:r>
    </w:p>
  </w:footnote>
  <w:footnote w:type="continuationNotice" w:id="1">
    <w:p w14:paraId="283BD8C0" w14:textId="77777777" w:rsidR="00CA5983" w:rsidRPr="00015210" w:rsidRDefault="00CA5983" w:rsidP="003549C6">
      <w:pPr>
        <w:pStyle w:val="Footer"/>
        <w:rPr>
          <w:lang w:eastAsia="zh-CN"/>
        </w:rPr>
      </w:pPr>
    </w:p>
  </w:footnote>
  <w:footnote w:id="2">
    <w:p w14:paraId="196B26DD" w14:textId="047CB816" w:rsidR="005C375D" w:rsidRPr="00015210" w:rsidDel="00505892" w:rsidRDefault="005C375D" w:rsidP="005C375D">
      <w:pPr>
        <w:pStyle w:val="Footnotes"/>
        <w:rPr>
          <w:del w:id="693" w:author="Prof. LIU Ben" w:date="2026-08-29T22:41:00Z" w16du:dateUtc="2026-08-29T14:41:00Z"/>
          <w:lang w:eastAsia="zh-CN"/>
        </w:rPr>
      </w:pPr>
      <w:del w:id="694" w:author="Prof. LIU Ben" w:date="2026-08-29T22:41:00Z" w16du:dateUtc="2026-08-29T14:41:00Z">
        <w:r w:rsidRPr="00015210" w:rsidDel="00505892">
          <w:rPr>
            <w:rStyle w:val="FootnoteReference"/>
          </w:rPr>
          <w:footnoteRef/>
        </w:r>
        <w:r w:rsidRPr="00015210" w:rsidDel="00505892">
          <w:delTex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delText>
        </w:r>
      </w:del>
      <w:ins w:id="695" w:author="Dylan CHEN" w:date="2026-08-27T16:12:00Z" w16du:dateUtc="2026-08-27T08:12:00Z">
        <w:del w:id="696" w:author="Prof. LIU Ben" w:date="2026-08-29T22:41:00Z" w16du:dateUtc="2026-08-29T14:41:00Z">
          <w:r w:rsidR="00701DB1" w:rsidRPr="00701DB1" w:rsidDel="00505892">
            <w:delTex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delText>
          </w:r>
        </w:del>
      </w:ins>
      <w:del w:id="697" w:author="Prof. LIU Ben" w:date="2026-08-29T22:41:00Z" w16du:dateUtc="2026-08-29T14:41:00Z">
        <w:r w:rsidRPr="00015210" w:rsidDel="00505892">
          <w:delText>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delText>
        </w:r>
      </w:del>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rof. LIU Ben">
    <w15:presenceInfo w15:providerId="AD" w15:userId="S::qianqliu@um.cityu.edu.hk::0399b488-429f-4550-bd90-600d7bce4605"/>
  </w15:person>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64C"/>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3.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54</Pages>
  <Words>59093</Words>
  <Characters>336836</Characters>
  <Application>Microsoft Office Word</Application>
  <DocSecurity>0</DocSecurity>
  <Lines>2806</Lines>
  <Paragraphs>790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Prof. LIU Ben</cp:lastModifiedBy>
  <cp:revision>4</cp:revision>
  <cp:lastPrinted>2026-08-29T18:18:00Z</cp:lastPrinted>
  <dcterms:created xsi:type="dcterms:W3CDTF">2026-08-29T18:18:00Z</dcterms:created>
  <dcterms:modified xsi:type="dcterms:W3CDTF">2026-08-29T18:57:00Z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