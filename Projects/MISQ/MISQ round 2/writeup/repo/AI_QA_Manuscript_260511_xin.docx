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4C00" w14:textId="6188A374" w:rsidR="0062333A" w:rsidRPr="0022223D" w:rsidRDefault="00F11B1B" w:rsidP="0037499A">
      <w:pPr>
        <w:pStyle w:val="Title"/>
      </w:pPr>
      <w:bookmarkStart w:id="0" w:name="OLE_LINK10"/>
      <w:ins w:id="1" w:author="Xin Li" w:date="2026-04-10T20:11:00Z" w16du:dateUtc="2026-04-10T12:11:00Z">
        <w:r w:rsidRPr="0022223D">
          <w:rPr>
            <w:lang w:eastAsia="zh-CN"/>
          </w:rPr>
          <w:t>Intenalized</w:t>
        </w:r>
      </w:ins>
      <w:ins w:id="2" w:author="Xin Li" w:date="2026-03-28T07:58:00Z" w16du:dateUtc="2026-03-27T23:58:00Z">
        <w:r w:rsidR="00FF6742" w:rsidRPr="0022223D">
          <w:rPr>
            <w:lang w:eastAsia="zh-CN"/>
          </w:rPr>
          <w:t xml:space="preserve"> </w:t>
        </w:r>
      </w:ins>
      <w:ins w:id="3" w:author="Xin Li" w:date="2026-04-11T07:52:00Z" w16du:dateUtc="2026-04-10T23:52:00Z">
        <w:r w:rsidR="0058132E">
          <w:rPr>
            <w:lang w:eastAsia="zh-CN"/>
          </w:rPr>
          <w:t xml:space="preserve">Supply </w:t>
        </w:r>
      </w:ins>
      <w:r w:rsidR="0062333A" w:rsidRPr="0022223D">
        <w:rPr>
          <w:lang w:eastAsia="zh-CN"/>
        </w:rPr>
        <w:t>Co</w:t>
      </w:r>
      <w:ins w:id="4" w:author="Xin Li" w:date="2026-03-16T14:22:00Z" w16du:dateUtc="2026-03-16T06:22:00Z">
        <w:r w:rsidR="004221D3" w:rsidRPr="0022223D">
          <w:rPr>
            <w:lang w:eastAsia="zh-CN"/>
          </w:rPr>
          <w:t>mpet</w:t>
        </w:r>
      </w:ins>
      <w:ins w:id="5" w:author="Xin Li" w:date="2026-03-28T07:58:00Z" w16du:dateUtc="2026-03-27T23:58:00Z">
        <w:r w:rsidR="00FF6742" w:rsidRPr="0022223D">
          <w:rPr>
            <w:lang w:eastAsia="zh-CN"/>
          </w:rPr>
          <w:t>ition</w:t>
        </w:r>
      </w:ins>
      <w:ins w:id="6" w:author="Xin Li" w:date="2026-04-10T20:11:00Z" w16du:dateUtc="2026-04-10T12:11:00Z">
        <w:r w:rsidRPr="0022223D">
          <w:rPr>
            <w:lang w:eastAsia="zh-CN"/>
          </w:rPr>
          <w:t xml:space="preserve"> f</w:t>
        </w:r>
      </w:ins>
      <w:ins w:id="7" w:author="Xin Li" w:date="2026-04-10T20:12:00Z" w16du:dateUtc="2026-04-10T12:12:00Z">
        <w:r w:rsidRPr="0022223D">
          <w:rPr>
            <w:lang w:eastAsia="zh-CN"/>
          </w:rPr>
          <w:t>rom AI</w:t>
        </w:r>
      </w:ins>
      <w:del w:id="8" w:author="Xin Li" w:date="2026-03-16T14:22:00Z" w16du:dateUtc="2026-03-16T06:22:00Z">
        <w:r w:rsidR="0062333A" w:rsidRPr="0022223D" w:rsidDel="004221D3">
          <w:rPr>
            <w:lang w:eastAsia="zh-CN"/>
          </w:rPr>
          <w:delText xml:space="preserve">ntent, </w:delText>
        </w:r>
        <w:r w:rsidR="00F803FF" w:rsidRPr="0022223D" w:rsidDel="004221D3">
          <w:rPr>
            <w:lang w:eastAsia="zh-CN"/>
          </w:rPr>
          <w:delText>Source</w:delText>
        </w:r>
        <w:r w:rsidR="0062333A" w:rsidRPr="0022223D" w:rsidDel="004221D3">
          <w:rPr>
            <w:lang w:eastAsia="zh-CN"/>
          </w:rPr>
          <w:delText>,</w:delText>
        </w:r>
        <w:r w:rsidR="0062333A" w:rsidRPr="0022223D" w:rsidDel="004221D3">
          <w:delText xml:space="preserve"> and </w:delText>
        </w:r>
        <w:r w:rsidR="00F803FF" w:rsidRPr="0022223D" w:rsidDel="004221D3">
          <w:rPr>
            <w:lang w:eastAsia="zh-CN"/>
          </w:rPr>
          <w:delText>Position</w:delText>
        </w:r>
      </w:del>
      <w:r w:rsidR="0062333A" w:rsidRPr="0022223D">
        <w:t>: The Impact</w:t>
      </w:r>
      <w:del w:id="9" w:author="Xin Li" w:date="2026-04-10T20:22:00Z" w16du:dateUtc="2026-04-10T12:22:00Z">
        <w:r w:rsidR="0062333A" w:rsidRPr="0022223D" w:rsidDel="00D2377A">
          <w:rPr>
            <w:lang w:eastAsia="zh-CN"/>
          </w:rPr>
          <w:delText>s</w:delText>
        </w:r>
      </w:del>
      <w:r w:rsidR="0062333A" w:rsidRPr="0022223D">
        <w:t xml:space="preserve"> of Platform-</w:t>
      </w:r>
      <w:ins w:id="10" w:author="Xin Li" w:date="2026-03-16T14:22:00Z" w16du:dateUtc="2026-03-16T06:22:00Z">
        <w:r w:rsidR="004221D3" w:rsidRPr="0022223D">
          <w:t>P</w:t>
        </w:r>
      </w:ins>
      <w:ins w:id="11" w:author="Xin Li" w:date="2026-03-16T14:21:00Z" w16du:dateUtc="2026-03-16T06:21:00Z">
        <w:r w:rsidR="004221D3" w:rsidRPr="0022223D">
          <w:t>rov</w:t>
        </w:r>
      </w:ins>
      <w:ins w:id="12" w:author="Xin Li" w:date="2026-03-16T14:22:00Z" w16du:dateUtc="2026-03-16T06:22:00Z">
        <w:r w:rsidR="004221D3" w:rsidRPr="0022223D">
          <w:t>ided</w:t>
        </w:r>
      </w:ins>
      <w:del w:id="13" w:author="Xin Li" w:date="2026-03-16T14:22:00Z" w16du:dateUtc="2026-03-16T06:22:00Z">
        <w:r w:rsidR="00CE05C9" w:rsidRPr="0022223D" w:rsidDel="004221D3">
          <w:delText>S</w:delText>
        </w:r>
        <w:r w:rsidR="00E30040" w:rsidRPr="0022223D" w:rsidDel="004221D3">
          <w:delText>pecific</w:delText>
        </w:r>
      </w:del>
      <w:r w:rsidR="00E30040" w:rsidRPr="0022223D">
        <w:t xml:space="preserve"> </w:t>
      </w:r>
      <w:del w:id="14" w:author="Xin Li" w:date="2026-03-16T14:22:00Z" w16du:dateUtc="2026-03-16T06:22:00Z">
        <w:r w:rsidR="0062333A" w:rsidRPr="0022223D" w:rsidDel="004221D3">
          <w:delText xml:space="preserve">Internal </w:delText>
        </w:r>
      </w:del>
      <w:r w:rsidR="0062333A" w:rsidRPr="0022223D">
        <w:t>Generative AI on Online Q&amp;A Communities</w:t>
      </w:r>
    </w:p>
    <w:p w14:paraId="0E29B9B1" w14:textId="0D7FFF6F" w:rsidR="00900E0B" w:rsidRPr="0022223D" w:rsidRDefault="00F40939" w:rsidP="00A86F82">
      <w:pPr>
        <w:spacing w:line="360" w:lineRule="auto"/>
      </w:pPr>
      <w:r w:rsidRPr="0022223D">
        <w:rPr>
          <w:b/>
        </w:rPr>
        <w:t>Abstract</w:t>
      </w:r>
    </w:p>
    <w:p w14:paraId="1F5985E3" w14:textId="77D4FDD0"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ins w:id="15" w:author="Xin Li" w:date="2026-04-10T20:51:00Z" w16du:dateUtc="2026-04-10T12:51:00Z">
        <w:r w:rsidR="00F60E9E" w:rsidRPr="0022223D">
          <w:t xml:space="preserve">how </w:t>
        </w:r>
      </w:ins>
      <w:del w:id="16" w:author="Xin Li" w:date="2026-04-10T20:51:00Z" w16du:dateUtc="2026-04-10T12:51:00Z">
        <w:r w:rsidR="00D1059C" w:rsidRPr="0022223D" w:rsidDel="00F60E9E">
          <w:delText xml:space="preserve">whether </w:delText>
        </w:r>
      </w:del>
      <w:r w:rsidR="0009162F" w:rsidRPr="0022223D">
        <w:t xml:space="preserve">an </w:t>
      </w:r>
      <w:r w:rsidR="00236C38" w:rsidRPr="0022223D">
        <w:t xml:space="preserve">additional </w:t>
      </w:r>
      <w:r w:rsidRPr="0022223D">
        <w:t>platform-</w:t>
      </w:r>
      <w:ins w:id="17" w:author="Xin Li" w:date="2026-04-10T20:51:00Z" w16du:dateUtc="2026-04-10T12:51:00Z">
        <w:r w:rsidR="00F60E9E" w:rsidRPr="0022223D">
          <w:t>provided</w:t>
        </w:r>
      </w:ins>
      <w:del w:id="18" w:author="Xin Li" w:date="2026-04-10T20:51:00Z" w16du:dateUtc="2026-04-10T12:51:00Z">
        <w:r w:rsidRPr="0022223D" w:rsidDel="00F60E9E">
          <w:delText>specific</w:delText>
        </w:r>
      </w:del>
      <w:r w:rsidRPr="0022223D">
        <w:t>, internal</w:t>
      </w:r>
      <w:del w:id="19" w:author="Xin Li" w:date="2026-04-10T20:51:00Z" w16du:dateUtc="2026-04-10T12:51:00Z">
        <w:r w:rsidRPr="0022223D" w:rsidDel="00F60E9E">
          <w:delText>ly developed</w:delText>
        </w:r>
      </w:del>
      <w:r w:rsidRPr="0022223D">
        <w:t xml:space="preserve"> GenAI </w:t>
      </w:r>
      <w:ins w:id="20" w:author="Xin Li" w:date="2026-04-10T20:51:00Z" w16du:dateUtc="2026-04-10T12:51:00Z">
        <w:r w:rsidR="00F60E9E" w:rsidRPr="0022223D">
          <w:t xml:space="preserve">changes </w:t>
        </w:r>
      </w:ins>
      <w:ins w:id="21" w:author="Xin Li" w:date="2026-04-10T20:52:00Z" w16du:dateUtc="2026-04-10T12:52:00Z">
        <w:r w:rsidR="00F60E9E" w:rsidRPr="0022223D">
          <w:t>Q&amp;A communities</w:t>
        </w:r>
      </w:ins>
      <w:del w:id="22" w:author="Xin Li" w:date="2026-04-10T20:52:00Z" w16du:dateUtc="2026-04-10T12:52:00Z">
        <w:r w:rsidRPr="0022223D" w:rsidDel="00F60E9E">
          <w:delText>could offer a balanced solution</w:delText>
        </w:r>
      </w:del>
      <w:r w:rsidRPr="0022223D">
        <w:t xml:space="preserve">. Leveraging a randomized experiment from a leading Chinese </w:t>
      </w:r>
      <w:r w:rsidR="001F5883" w:rsidRPr="0022223D">
        <w:t xml:space="preserve">online </w:t>
      </w:r>
      <w:r w:rsidRPr="0022223D">
        <w:t xml:space="preserve">technical Q&amp;A community, we </w:t>
      </w:r>
      <w:del w:id="23" w:author="Xin Li" w:date="2026-04-10T21:16:00Z" w16du:dateUtc="2026-04-10T13:16:00Z">
        <w:r w:rsidRPr="0022223D" w:rsidDel="001A41CB">
          <w:delText xml:space="preserve">examine </w:delText>
        </w:r>
        <w:r w:rsidR="00CE05C9" w:rsidRPr="0022223D" w:rsidDel="001A41CB">
          <w:delText xml:space="preserve">the behaviors of </w:delText>
        </w:r>
        <w:r w:rsidRPr="0022223D" w:rsidDel="001A41CB">
          <w:delText>human user</w:delText>
        </w:r>
        <w:r w:rsidR="00CE05C9" w:rsidRPr="0022223D" w:rsidDel="001A41CB">
          <w:delText>s</w:delText>
        </w:r>
        <w:r w:rsidRPr="0022223D" w:rsidDel="001A41CB">
          <w:delText xml:space="preserve"> (answerers and viewers) after the introduction of internal GenAI. Our findings </w:delText>
        </w:r>
      </w:del>
      <w:r w:rsidRPr="0022223D">
        <w:t xml:space="preserve">reveal a reduction in human-provided answers and </w:t>
      </w:r>
      <w:del w:id="24" w:author="Xin Li" w:date="2026-04-10T21:16:00Z" w16du:dateUtc="2026-04-10T13:16:00Z">
        <w:r w:rsidRPr="0022223D" w:rsidDel="001A41CB">
          <w:delText xml:space="preserve">viewer </w:delText>
        </w:r>
      </w:del>
      <w:ins w:id="25" w:author="Xin Li" w:date="2026-04-10T21:16:00Z" w16du:dateUtc="2026-04-10T13:16:00Z">
        <w:r w:rsidR="001A41CB" w:rsidRPr="0022223D">
          <w:t xml:space="preserve">increased human answer novelty after the introduction of  </w:t>
        </w:r>
      </w:ins>
      <w:del w:id="26" w:author="Xin Li" w:date="2026-04-10T21:18:00Z" w16du:dateUtc="2026-04-10T13:18:00Z">
        <w:r w:rsidRPr="0022223D" w:rsidDel="001A41CB">
          <w:delText xml:space="preserve">recognition of these </w:delText>
        </w:r>
      </w:del>
      <w:r w:rsidRPr="0022223D">
        <w:t>answers</w:t>
      </w:r>
      <w:ins w:id="27" w:author="Xin Li" w:date="2026-04-10T21:18:00Z" w16du:dateUtc="2026-04-10T13:18:00Z">
        <w:r w:rsidR="001A41CB" w:rsidRPr="0022223D">
          <w:t xml:space="preserve"> generated by internal GenAI</w:t>
        </w:r>
      </w:ins>
      <w:r w:rsidRPr="0022223D">
        <w:t xml:space="preserve">. We identify </w:t>
      </w:r>
      <w:del w:id="28" w:author="Xin Li" w:date="2026-04-10T21:18:00Z" w16du:dateUtc="2026-04-10T13:18:00Z">
        <w:r w:rsidRPr="0022223D" w:rsidDel="001A41CB">
          <w:delText xml:space="preserve">three </w:delText>
        </w:r>
      </w:del>
      <w:del w:id="29" w:author="Xin Li" w:date="2026-04-11T07:43:00Z" w16du:dateUtc="2026-04-10T23:43:00Z">
        <w:r w:rsidRPr="0022223D" w:rsidDel="0022223D">
          <w:delText xml:space="preserve">key mechanisms </w:delText>
        </w:r>
      </w:del>
      <w:r w:rsidRPr="0022223D">
        <w:t xml:space="preserve">that </w:t>
      </w:r>
      <w:ins w:id="30" w:author="Xin Li" w:date="2026-04-11T07:43:00Z" w16du:dateUtc="2026-04-10T23:43:00Z">
        <w:r w:rsidR="0022223D" w:rsidRPr="0022223D">
          <w:t xml:space="preserve">the two effects are </w:t>
        </w:r>
      </w:ins>
      <w:r w:rsidRPr="0022223D">
        <w:t>drive</w:t>
      </w:r>
      <w:ins w:id="31" w:author="Xin Li" w:date="2026-04-11T07:43:00Z" w16du:dateUtc="2026-04-10T23:43:00Z">
        <w:r w:rsidR="0022223D" w:rsidRPr="0022223D">
          <w:t>n</w:t>
        </w:r>
      </w:ins>
      <w:r w:rsidRPr="0022223D">
        <w:t xml:space="preserve"> </w:t>
      </w:r>
      <w:ins w:id="32" w:author="Xin Li" w:date="2026-04-11T07:43:00Z" w16du:dateUtc="2026-04-10T23:43:00Z">
        <w:r w:rsidR="0022223D" w:rsidRPr="0022223D">
          <w:t xml:space="preserve">by </w:t>
        </w:r>
      </w:ins>
      <w:del w:id="33" w:author="Xin Li" w:date="2026-04-11T07:43:00Z" w16du:dateUtc="2026-04-10T23:43:00Z">
        <w:r w:rsidRPr="0022223D" w:rsidDel="0022223D">
          <w:delText xml:space="preserve">this reduction: a </w:delText>
        </w:r>
      </w:del>
      <w:r w:rsidRPr="0022223D">
        <w:t xml:space="preserve">“content </w:t>
      </w:r>
      <w:ins w:id="34" w:author="Xin Li" w:date="2026-04-10T21:19:00Z" w16du:dateUtc="2026-04-10T13:19:00Z">
        <w:r w:rsidR="001A41CB" w:rsidRPr="0022223D">
          <w:t>quality</w:t>
        </w:r>
      </w:ins>
      <w:del w:id="35" w:author="Xin Li" w:date="2026-04-11T07:43:00Z" w16du:dateUtc="2026-04-10T23:43:00Z">
        <w:r w:rsidRPr="0022223D" w:rsidDel="0022223D">
          <w:delText>effect,</w:delText>
        </w:r>
      </w:del>
      <w:r w:rsidRPr="0022223D">
        <w:t xml:space="preserve">” </w:t>
      </w:r>
      <w:ins w:id="36" w:author="Xin Li" w:date="2026-04-11T07:43:00Z" w16du:dateUtc="2026-04-10T23:43:00Z">
        <w:r w:rsidR="0022223D" w:rsidRPr="0022223D">
          <w:t>of the AI answer</w:t>
        </w:r>
      </w:ins>
      <w:ins w:id="37" w:author="Xin Li" w:date="2026-04-11T07:44:00Z" w16du:dateUtc="2026-04-10T23:44:00Z">
        <w:r w:rsidR="0022223D" w:rsidRPr="0022223D">
          <w:t xml:space="preserve">, which is due to </w:t>
        </w:r>
      </w:ins>
      <w:del w:id="38" w:author="Xin Li" w:date="2026-04-10T21:19:00Z" w16du:dateUtc="2026-04-10T13:19:00Z">
        <w:r w:rsidRPr="0022223D" w:rsidDel="001A41CB">
          <w:delText>as high-quality AI answers may make human efforts seem redundant;</w:delText>
        </w:r>
        <w:r w:rsidR="00F803FF" w:rsidRPr="0022223D" w:rsidDel="001A41CB">
          <w:delText xml:space="preserve"> </w:delText>
        </w:r>
      </w:del>
      <w:del w:id="39" w:author="Xin Li" w:date="2026-04-11T07:44:00Z" w16du:dateUtc="2026-04-10T23:44:00Z">
        <w:r w:rsidR="00F803FF" w:rsidRPr="0022223D" w:rsidDel="0022223D">
          <w:delText>a “</w:delText>
        </w:r>
      </w:del>
      <w:del w:id="40" w:author="Xin Li" w:date="2026-04-10T21:19:00Z" w16du:dateUtc="2026-04-10T13:19:00Z">
        <w:r w:rsidR="00F803FF" w:rsidRPr="0022223D" w:rsidDel="001A41CB">
          <w:delText xml:space="preserve">source </w:delText>
        </w:r>
      </w:del>
      <w:del w:id="41" w:author="Xin Li" w:date="2026-04-11T07:44:00Z" w16du:dateUtc="2026-04-10T23:44:00Z">
        <w:r w:rsidR="00F803FF" w:rsidRPr="0022223D" w:rsidDel="0022223D">
          <w:delText>effect,” which stems from AI as the information source; and</w:delText>
        </w:r>
        <w:r w:rsidRPr="0022223D" w:rsidDel="0022223D">
          <w:delText xml:space="preserve"> a “position effect,” because AI-generated answers appear almost instantaneously in the first position and demotivate human contribution. We show that the reduction in </w:delText>
        </w:r>
      </w:del>
      <w:r w:rsidRPr="0022223D">
        <w:t>human answer</w:t>
      </w:r>
      <w:ins w:id="42" w:author="Xin Li" w:date="2026-04-11T07:44:00Z" w16du:dateUtc="2026-04-10T23:44:00Z">
        <w:r w:rsidR="0022223D" w:rsidRPr="0022223D">
          <w:t>er’</w:t>
        </w:r>
      </w:ins>
      <w:r w:rsidRPr="0022223D">
        <w:t xml:space="preserve"> </w:t>
      </w:r>
      <w:ins w:id="43" w:author="Xin Li" w:date="2026-04-11T07:44:00Z" w16du:dateUtc="2026-04-10T23:44:00Z">
        <w:r w:rsidR="0022223D">
          <w:t>p</w:t>
        </w:r>
      </w:ins>
      <w:ins w:id="44" w:author="Xin Li" w:date="2026-04-11T07:45:00Z" w16du:dateUtc="2026-04-10T23:45:00Z">
        <w:r w:rsidR="0022223D">
          <w:t>erception of the competition from AI answers. Due to the different information need to make answer decisions and compile answers human answers’ amount and novelty are affected</w:t>
        </w:r>
      </w:ins>
      <w:ins w:id="45" w:author="Xin Li" w:date="2026-04-11T07:46:00Z" w16du:dateUtc="2026-04-10T23:46:00Z">
        <w:r w:rsidR="0022223D">
          <w:t xml:space="preserve"> by shallow or deep quality signal of AI answers</w:t>
        </w:r>
      </w:ins>
      <w:del w:id="46" w:author="Xin Li" w:date="2026-04-11T07:46:00Z" w16du:dateUtc="2026-04-10T23:46:00Z">
        <w:r w:rsidRPr="0022223D" w:rsidDel="0022223D">
          <w:delText xml:space="preserve">recognition is due to </w:delText>
        </w:r>
        <w:r w:rsidR="00661B49" w:rsidRPr="0022223D" w:rsidDel="0022223D">
          <w:delText xml:space="preserve">elevated </w:delText>
        </w:r>
        <w:r w:rsidRPr="0022223D" w:rsidDel="0022223D">
          <w:delText>expectations for human answers rather than</w:delText>
        </w:r>
        <w:r w:rsidR="00FD4BBD" w:rsidRPr="0022223D" w:rsidDel="0022223D">
          <w:delText xml:space="preserve"> to</w:delText>
        </w:r>
        <w:r w:rsidRPr="0022223D" w:rsidDel="0022223D">
          <w:delText xml:space="preserve"> </w:delText>
        </w:r>
        <w:bookmarkStart w:id="47" w:name="_Hlk214095578"/>
        <w:r w:rsidR="00FD4BBD" w:rsidRPr="0022223D" w:rsidDel="0022223D">
          <w:delText>viewers’ distraction from</w:delText>
        </w:r>
        <w:r w:rsidR="001F5883" w:rsidRPr="0022223D" w:rsidDel="0022223D">
          <w:delText xml:space="preserve"> human answers or </w:delText>
        </w:r>
        <w:r w:rsidR="00A83A8C" w:rsidRPr="0022223D" w:rsidDel="0022223D">
          <w:delText xml:space="preserve">to </w:delText>
        </w:r>
        <w:r w:rsidR="00661B49" w:rsidRPr="0022223D" w:rsidDel="0022223D">
          <w:delText xml:space="preserve">degraded </w:delText>
        </w:r>
        <w:r w:rsidR="001F5883" w:rsidRPr="0022223D" w:rsidDel="0022223D">
          <w:delText xml:space="preserve">human </w:delText>
        </w:r>
        <w:r w:rsidRPr="0022223D" w:rsidDel="0022223D">
          <w:delText>answer quality</w:delText>
        </w:r>
        <w:bookmarkEnd w:id="47"/>
        <w:r w:rsidRPr="0022223D" w:rsidDel="0022223D">
          <w:delText>. We further demonstrate that in this AI-augmented environment, internal GenAI prompts human answerers to offer more personalized, experience-based insights</w:delText>
        </w:r>
      </w:del>
      <w:r w:rsidRPr="0022223D">
        <w:t>. We contribute to the emerging literature on GenAI</w:t>
      </w:r>
      <w:r w:rsidR="00144466" w:rsidRPr="0022223D">
        <w:t>’</w:t>
      </w:r>
      <w:r w:rsidRPr="0022223D">
        <w:t>s impact and provide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09AD5343"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FB59A6">
        <w:rPr>
          <w:shd w:val="clear" w:color="auto" w:fill="FFFFFF"/>
        </w:rPr>
        <w:instrText xml:space="preserve"> ADDIN ZOTERO_ITEM CSL_CITATION {"citationID":"zBqq6TmF","properties":{"formattedCitation":"(Burtch et al., 2023; del Rio-Chanona et al., 2023; Quinn &amp; Gutt, 2023; Sanatizadeh et al., 2023; Xue et al., 2023)","plainCitation":"(Burtch et al., 2023; del Rio-Chanona et al., 2023; Quinn &amp; Gutt, 2023; Sanatizadeh et al., 2023; Xue et al., 2023)","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w:instrText>
      </w:r>
      <w:r w:rsidR="00FB59A6">
        <w:rPr>
          <w:rFonts w:hint="eastAsia"/>
          <w:shd w:val="clear" w:color="auto" w:fill="FFFFFF"/>
        </w:rPr>
        <w:instrText xml:space="preserve">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w:instrText>
      </w:r>
      <w:r w:rsidR="00FB59A6">
        <w:rPr>
          <w:shd w:val="clear" w:color="auto" w:fill="FFFFFF"/>
        </w:rPr>
        <w:instrText>,"language":"en","note":"publisher-place: Rochester, NY","title":"The consequences of generative AI for UGC and online community engagement","author":[{"family":"Bur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w:instrText>
      </w:r>
      <w:r w:rsidR="00FB59A6">
        <w:rPr>
          <w:rFonts w:hint="eastAsia"/>
          <w:shd w:val="clear" w:color="auto" w:fill="FFFFFF"/>
        </w:rPr>
        <w:instrText>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","DOI":"10.48550/arXiv.2307.07367","language":"en","publisher":"arXiv","title":"Are large language models a thre</w:instrText>
      </w:r>
      <w:r w:rsidR="00FB59A6">
        <w:rPr>
          <w:shd w:val="clear" w:color="auto" w:fill="FFFFFF"/>
        </w:rPr>
        <w:instrText xml:space="preserv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w:instrText>
      </w:r>
      <w:r w:rsidR="00FB59A6">
        <w:rPr>
          <w:rFonts w:hint="eastAsia"/>
          <w:shd w:val="clear" w:color="auto" w:fill="FFFFFF"/>
        </w:rPr>
        <w:instrText>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Paper","language":"en","note":"publisher-place: Rochester, NY","title":"The effect of generative artificial intelligenc</w:instrText>
      </w:r>
      <w:r w:rsidR="00FB59A6">
        <w:rPr>
          <w:shd w:val="clear" w:color="auto" w:fill="FFFFFF"/>
        </w:rPr>
        <w:instrText>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w:instrText>
      </w:r>
      <w:r w:rsidR="00FB59A6">
        <w:rPr>
          <w:rFonts w:hint="eastAsia"/>
          <w:shd w:val="clear" w:color="auto" w:fill="FFFFFF"/>
        </w:rPr>
        <w:instrTex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w:instrText>
      </w:r>
      <w:r w:rsidR="00FB59A6">
        <w:rPr>
          <w:shd w:val="clear" w:color="auto" w:fill="FFFFFF"/>
        </w:rPr>
        <w:instrText xml:space="preserve">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C50CEE" w:rsidRPr="0022223D">
        <w:rPr>
          <w:shd w:val="clear" w:color="auto" w:fill="FFFFFF"/>
        </w:rPr>
        <w:fldChar w:fldCharType="separate"/>
      </w:r>
      <w:r w:rsidR="00FB59A6" w:rsidRPr="00FB59A6">
        <w:t>(Burtch et al., 2023; del Rio-Chanona et al., 2023; Quinn &amp; Gutt, 2023; Sanatizadeh et al., 2023; Xue et al., 2023)</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2F6D8FE8"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hereafter “</w:t>
      </w:r>
      <w:r w:rsidRPr="0022223D">
        <w:t>internal GenAI</w:t>
      </w:r>
      <w:r w:rsidR="00CE05C9" w:rsidRPr="0022223D">
        <w:t>;</w:t>
      </w:r>
      <w:r w:rsidR="006A01BD" w:rsidRPr="0022223D">
        <w:t>”</w:t>
      </w:r>
      <w:r w:rsidRPr="0022223D">
        <w:t xml:space="preserve"> </w:t>
      </w:r>
      <w:bookmarkStart w:id="48"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F3590D" w:rsidRPr="0022223D">
        <w:t>Figure</w:t>
      </w:r>
      <w:r w:rsidR="00F3590D" w:rsidRPr="0022223D">
        <w:rPr>
          <w:rFonts w:eastAsia="Georgia"/>
        </w:rPr>
        <w:t xml:space="preserve"> </w:t>
      </w:r>
      <w:r w:rsidR="00F3590D" w:rsidRPr="0022223D">
        <w:t>1</w:t>
      </w:r>
      <w:r w:rsidR="00E40062" w:rsidRPr="0022223D">
        <w:fldChar w:fldCharType="end"/>
      </w:r>
      <w:bookmarkEnd w:id="48"/>
      <w:r w:rsidRPr="0022223D">
        <w:t xml:space="preserve">) aims to enhance user experience through </w:t>
      </w:r>
      <w:ins w:id="49" w:author="Xin Li" w:date="2026-04-11T07:58:00Z" w16du:dateUtc="2026-04-10T23:58:00Z">
        <w:r w:rsidR="00D25C29">
          <w:t xml:space="preserve">quick response </w:t>
        </w:r>
      </w:ins>
      <w:del w:id="50" w:author="Xin Li" w:date="2026-04-11T07:58:00Z" w16du:dateUtc="2026-04-10T23:58:00Z">
        <w:r w:rsidRPr="0022223D" w:rsidDel="00D25C29">
          <w:delText xml:space="preserve">high-quality answers </w:delText>
        </w:r>
      </w:del>
      <w:r w:rsidR="00E72D64" w:rsidRPr="0022223D">
        <w:t>and to recapture question demand in an environment where external GenAI tools remain widely accessible.</w:t>
      </w:r>
      <w:ins w:id="51" w:author="Xin Li" w:date="2026-04-11T08:13:00Z" w16du:dateUtc="2026-04-11T00:13:00Z">
        <w:r w:rsidR="00EA4408" w:rsidRPr="00EA4408">
          <w:t xml:space="preserve"> </w:t>
        </w:r>
      </w:ins>
      <w:moveToRangeStart w:id="52" w:author="Xin Li" w:date="2026-04-11T08:13:00Z" w:name="move226787599"/>
      <w:moveTo w:id="53" w:author="Xin Li" w:date="2026-04-11T08:13:00Z" w16du:dateUtc="2026-04-11T00:13:00Z">
        <w:r w:rsidR="00EA4408" w:rsidRPr="0022223D">
          <w:t>This setting reflects the practical reality facing online Q&amp;A platforms: they cannot eliminate external GenAI usage, but they can introduce internal GenAI systems to better serve their members.</w:t>
        </w:r>
      </w:moveTo>
      <w:moveToRangeEnd w:id="52"/>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61E5F268" w:rsidR="0058132E" w:rsidRPr="0022223D" w:rsidRDefault="0058132E">
      <w:pPr>
        <w:pStyle w:val="TableFiguretitle"/>
        <w:spacing w:after="0" w:line="480" w:lineRule="auto"/>
        <w:pPrChange w:id="54" w:author="Xin Li" w:date="2026-04-11T07:54:00Z" w16du:dateUtc="2026-04-10T23:54:00Z">
          <w:pPr>
            <w:pStyle w:val="TableFiguretitle"/>
          </w:pPr>
        </w:pPrChange>
      </w:pPr>
      <w:r w:rsidRPr="0022223D">
        <w:t>Figure</w:t>
      </w:r>
      <w:r w:rsidRPr="0022223D">
        <w:rPr>
          <w:rFonts w:eastAsia="Georgia"/>
        </w:rPr>
        <w:t xml:space="preserve"> </w:t>
      </w:r>
      <w:r>
        <w:fldChar w:fldCharType="begin"/>
      </w:r>
      <w:r>
        <w:instrText xml:space="preserve"> SEQ Figure \* ARABIC </w:instrText>
      </w:r>
      <w:r>
        <w:fldChar w:fldCharType="separate"/>
      </w:r>
      <w:r w:rsidRPr="0022223D">
        <w:t>1</w:t>
      </w:r>
      <w:r>
        <w:fldChar w:fldCharType="end"/>
      </w:r>
      <w:r w:rsidRPr="0022223D">
        <w:rPr>
          <w:rFonts w:eastAsia="Georgia"/>
        </w:rPr>
        <w:t xml:space="preserve">. </w:t>
      </w:r>
      <w:ins w:id="55" w:author="Xin Li" w:date="2026-04-11T08:35:00Z" w16du:dateUtc="2026-04-11T00:35:00Z">
        <w:r w:rsidR="00A24DA0">
          <w:rPr>
            <w:rFonts w:eastAsia="Georgia"/>
          </w:rPr>
          <w:t xml:space="preserve">Difference between external GenAI and internal GenAI in </w:t>
        </w:r>
      </w:ins>
      <w:del w:id="56" w:author="Xin Li" w:date="2026-04-11T08:35:00Z" w16du:dateUtc="2026-04-11T00:35:00Z">
        <w:r w:rsidRPr="0022223D" w:rsidDel="00A24DA0">
          <w:delText xml:space="preserve">Illustration of </w:delText>
        </w:r>
      </w:del>
      <w:r w:rsidRPr="0022223D">
        <w:t xml:space="preserve">online Q&amp;A communities </w:t>
      </w:r>
      <w:del w:id="57" w:author="Xin Li" w:date="2026-04-11T08:35:00Z" w16du:dateUtc="2026-04-11T00:35:00Z">
        <w:r w:rsidRPr="0022223D" w:rsidDel="00A24DA0">
          <w:delText>under the impact of GenAI</w:delText>
        </w:r>
      </w:del>
    </w:p>
    <w:p w14:paraId="0255CE3B" w14:textId="12562AA6" w:rsidR="00E72D64" w:rsidRPr="0022223D" w:rsidRDefault="00E83631" w:rsidP="007814DB">
      <w:pPr>
        <w:pStyle w:val="Paragraph0"/>
      </w:pPr>
      <w:r w:rsidRPr="0022223D">
        <w:lastRenderedPageBreak/>
        <w:t>A critical distinction exists between external general-purpose GenAI and platform-</w:t>
      </w:r>
      <w:del w:id="58" w:author="Xin Li" w:date="2026-04-11T07:47:00Z" w16du:dateUtc="2026-04-10T23:47:00Z">
        <w:r w:rsidRPr="0022223D" w:rsidDel="0058132E">
          <w:delText xml:space="preserve">specific </w:delText>
        </w:r>
      </w:del>
      <w:ins w:id="59" w:author="Xin Li" w:date="2026-04-11T07:47:00Z" w16du:dateUtc="2026-04-10T23:47:00Z">
        <w:r w:rsidR="0058132E">
          <w:t>provided</w:t>
        </w:r>
        <w:r w:rsidR="0058132E" w:rsidRPr="0022223D">
          <w:t xml:space="preserve"> </w:t>
        </w:r>
      </w:ins>
      <w:r w:rsidRPr="0022223D">
        <w:t>internal GenAI</w:t>
      </w:r>
      <w:ins w:id="60" w:author="Xin Li" w:date="2026-04-11T07:55:00Z" w16du:dateUtc="2026-04-10T23:55:00Z">
        <w:r w:rsidR="0056536B">
          <w:t>, which worth careful investig</w:t>
        </w:r>
      </w:ins>
      <w:ins w:id="61" w:author="Xin Li" w:date="2026-04-11T07:56:00Z" w16du:dateUtc="2026-04-10T23:56:00Z">
        <w:r w:rsidR="0056536B">
          <w:t>ation</w:t>
        </w:r>
      </w:ins>
      <w:r w:rsidRPr="0022223D">
        <w:t xml:space="preserve">. </w:t>
      </w:r>
      <w:del w:id="62" w:author="Xin Li" w:date="2026-04-11T07:56:00Z" w16du:dateUtc="2026-04-10T23:56:00Z">
        <w:r w:rsidRPr="0022223D" w:rsidDel="0056536B">
          <w:delText xml:space="preserve">This distinction has </w:delText>
        </w:r>
        <w:r w:rsidR="000A4E92" w:rsidRPr="0022223D" w:rsidDel="0056536B">
          <w:delText>important</w:delText>
        </w:r>
        <w:r w:rsidRPr="0022223D" w:rsidDel="0056536B">
          <w:delText xml:space="preserve"> implications</w:delText>
        </w:r>
        <w:r w:rsidR="009E23F6" w:rsidRPr="0022223D" w:rsidDel="0056536B">
          <w:delText>, overlooked in the extant literature,</w:delText>
        </w:r>
        <w:r w:rsidRPr="0022223D" w:rsidDel="0056536B">
          <w:delText xml:space="preserve"> for research methodology, platform dynamics, and stakeholder behaviors</w:delText>
        </w:r>
      </w:del>
      <w:ins w:id="63" w:author="Xin Li" w:date="2026-04-11T07:56:00Z" w16du:dateUtc="2026-04-10T23:56:00Z">
        <w:r w:rsidR="0056536B">
          <w:t>As shown in the left panel of</w:t>
        </w:r>
      </w:ins>
      <w:ins w:id="64" w:author="Xin Li" w:date="2026-04-11T07:58:00Z" w16du:dateUtc="2026-04-10T23:58:00Z">
        <w:r w:rsidR="005774E8">
          <w:t xml:space="preserve"> Figure 1, </w:t>
        </w:r>
      </w:ins>
      <w:del w:id="65" w:author="Xin Li" w:date="2026-04-11T07:56:00Z" w16du:dateUtc="2026-04-10T23:56:00Z">
        <w:r w:rsidRPr="0022223D" w:rsidDel="0056536B">
          <w:delText>.</w:delText>
        </w:r>
      </w:del>
      <w:r w:rsidR="000A4E92" w:rsidRPr="0022223D">
        <w:t xml:space="preserve"> </w:t>
      </w:r>
      <w:ins w:id="66" w:author="Xin Li" w:date="2026-04-11T07:56:00Z" w16du:dateUtc="2026-04-10T23:56:00Z">
        <w:r w:rsidR="0056536B">
          <w:t>e</w:t>
        </w:r>
      </w:ins>
      <w:del w:id="67" w:author="Xin Li" w:date="2026-04-11T07:56:00Z" w16du:dateUtc="2026-04-10T23:56:00Z">
        <w:r w:rsidRPr="0022223D" w:rsidDel="0056536B">
          <w:delText>E</w:delText>
        </w:r>
      </w:del>
      <w:r w:rsidRPr="0022223D">
        <w:t xml:space="preserve">xternal GenAI tools function independently of specific platforms </w:t>
      </w:r>
      <w:del w:id="68" w:author="Xin Li" w:date="2026-04-11T07:48:00Z" w16du:dateUtc="2026-04-10T23:48:00Z">
        <w:r w:rsidRPr="0022223D" w:rsidDel="0058132E">
          <w:delText xml:space="preserve">as </w:delText>
        </w:r>
        <w:r w:rsidR="00113053" w:rsidRPr="0022223D" w:rsidDel="0058132E">
          <w:delText xml:space="preserve">domain-agnostic </w:delText>
        </w:r>
        <w:r w:rsidRPr="0022223D" w:rsidDel="0058132E">
          <w:delText>all-purpose assistants. These</w:delText>
        </w:r>
      </w:del>
      <w:ins w:id="69" w:author="Xin Li" w:date="2026-04-11T07:48:00Z" w16du:dateUtc="2026-04-10T23:48:00Z">
        <w:r w:rsidR="0058132E">
          <w:t>and</w:t>
        </w:r>
      </w:ins>
      <w:del w:id="70" w:author="Xin Li" w:date="2026-04-11T07:48:00Z" w16du:dateUtc="2026-04-10T23:48:00Z">
        <w:r w:rsidRPr="0022223D" w:rsidDel="0058132E">
          <w:delText xml:space="preserve"> tools</w:delText>
        </w:r>
      </w:del>
      <w:r w:rsidRPr="0022223D">
        <w:t xml:space="preserve"> divert questions away from online Q&amp;A platforms</w:t>
      </w:r>
      <w:del w:id="71" w:author="Xin Li" w:date="2026-04-11T07:57:00Z" w16du:dateUtc="2026-04-10T23:57:00Z">
        <w:r w:rsidRPr="0022223D" w:rsidDel="00903228">
          <w:delText xml:space="preserve"> (</w:delText>
        </w:r>
      </w:del>
      <w:del w:id="72" w:author="Xin Li" w:date="2026-04-11T07:56:00Z" w16du:dateUtc="2026-04-10T23:56:00Z">
        <w:r w:rsidR="00D81DE1" w:rsidRPr="0022223D" w:rsidDel="00903228">
          <w:fldChar w:fldCharType="begin"/>
        </w:r>
        <w:r w:rsidR="00D81DE1" w:rsidRPr="00903228" w:rsidDel="00903228">
          <w:delInstrText xml:space="preserve"> REF _Ref177392598 \h </w:delInstrText>
        </w:r>
        <w:r w:rsidR="00D81DE1" w:rsidRPr="0022223D" w:rsidDel="00903228">
          <w:fldChar w:fldCharType="separate"/>
        </w:r>
        <w:r w:rsidR="00F3590D" w:rsidRPr="0022223D" w:rsidDel="00903228">
          <w:delText>Figure</w:delText>
        </w:r>
        <w:r w:rsidR="00F3590D" w:rsidRPr="0022223D" w:rsidDel="00903228">
          <w:rPr>
            <w:rFonts w:eastAsia="Georgia"/>
          </w:rPr>
          <w:delText xml:space="preserve"> </w:delText>
        </w:r>
        <w:r w:rsidR="00F3590D" w:rsidRPr="0022223D" w:rsidDel="00903228">
          <w:delText>1</w:delText>
        </w:r>
        <w:r w:rsidR="00D81DE1" w:rsidRPr="0022223D" w:rsidDel="00903228">
          <w:fldChar w:fldCharType="end"/>
        </w:r>
        <w:r w:rsidRPr="0022223D" w:rsidDel="00903228">
          <w:delText>, left panel)</w:delText>
        </w:r>
      </w:del>
      <w:del w:id="73" w:author="Xin Li" w:date="2026-04-11T07:48:00Z" w16du:dateUtc="2026-04-10T23:48:00Z">
        <w:r w:rsidRPr="0022223D" w:rsidDel="0058132E">
          <w:delText>, which creates methodological challenges for researchers. The demand diversion remains unobservable within platform data, which precludes a comprehensive assessment of AI</w:delText>
        </w:r>
        <w:r w:rsidR="00144466" w:rsidRPr="0022223D" w:rsidDel="0058132E">
          <w:delText>’</w:delText>
        </w:r>
        <w:r w:rsidRPr="0022223D" w:rsidDel="0058132E">
          <w:delText>s impact on community dynamics</w:delText>
        </w:r>
      </w:del>
      <w:r w:rsidRPr="0022223D">
        <w:t xml:space="preserve">. Furthermore, human answerers </w:t>
      </w:r>
      <w:ins w:id="74" w:author="Xin Li" w:date="2026-04-11T07:48:00Z" w16du:dateUtc="2026-04-10T23:48:00Z">
        <w:r w:rsidR="0058132E">
          <w:t xml:space="preserve">can </w:t>
        </w:r>
      </w:ins>
      <w:del w:id="75" w:author="Xin Li" w:date="2026-04-11T07:48:00Z" w16du:dateUtc="2026-04-10T23:48:00Z">
        <w:r w:rsidRPr="0022223D" w:rsidDel="0058132E">
          <w:delText xml:space="preserve">increasingly </w:delText>
        </w:r>
      </w:del>
      <w:r w:rsidRPr="0022223D">
        <w:t>use external GenAI when they craft responses</w:t>
      </w:r>
      <w:ins w:id="76" w:author="Xin Li" w:date="2026-04-11T07:48:00Z" w16du:dateUtc="2026-04-10T23:48:00Z">
        <w:r w:rsidR="0058132E">
          <w:t xml:space="preserve"> which </w:t>
        </w:r>
      </w:ins>
      <w:del w:id="77" w:author="Xin Li" w:date="2026-04-11T07:49:00Z" w16du:dateUtc="2026-04-10T23:49:00Z">
        <w:r w:rsidRPr="0022223D" w:rsidDel="0058132E">
          <w:delText xml:space="preserve">. This practice </w:delText>
        </w:r>
      </w:del>
      <w:r w:rsidRPr="0022223D">
        <w:t xml:space="preserve">blurs the boundaries between human and AI contributions </w:t>
      </w:r>
      <w:del w:id="78" w:author="Xin Li" w:date="2026-04-11T07:59:00Z" w16du:dateUtc="2026-04-10T23:59:00Z">
        <w:r w:rsidRPr="0022223D" w:rsidDel="005774E8">
          <w:delText xml:space="preserve">through hybrid responses </w:delText>
        </w:r>
      </w:del>
      <w:ins w:id="79" w:author="Xin Li" w:date="2026-04-11T07:49:00Z" w16du:dateUtc="2026-04-10T23:49:00Z">
        <w:r w:rsidR="0058132E">
          <w:t>and eases or increase the supply to platforms</w:t>
        </w:r>
        <w:r w:rsidR="0058132E" w:rsidRPr="0022223D">
          <w:t>.</w:t>
        </w:r>
      </w:ins>
      <w:del w:id="80" w:author="Xin Li" w:date="2026-04-11T07:49:00Z" w16du:dateUtc="2026-04-10T23:49:00Z">
        <w:r w:rsidRPr="0022223D" w:rsidDel="0058132E">
          <w:delText xml:space="preserve">that complicate </w:delText>
        </w:r>
        <w:r w:rsidR="00113053" w:rsidRPr="0022223D" w:rsidDel="0058132E">
          <w:delText>effect attribution and impact assessment</w:delText>
        </w:r>
        <w:r w:rsidRPr="0022223D" w:rsidDel="0058132E">
          <w:delText>.</w:delText>
        </w:r>
      </w:del>
    </w:p>
    <w:p w14:paraId="6CDD8EE6" w14:textId="44908862" w:rsidR="007814DB" w:rsidRPr="0022223D" w:rsidRDefault="005774E8" w:rsidP="00374FC1">
      <w:pPr>
        <w:pStyle w:val="Paragraph0"/>
      </w:pPr>
      <w:ins w:id="81" w:author="Xin Li" w:date="2026-04-11T07:59:00Z" w16du:dateUtc="2026-04-10T23:59:00Z">
        <w:r>
          <w:t>However, b</w:t>
        </w:r>
      </w:ins>
      <w:ins w:id="82" w:author="Xin Li" w:date="2026-04-11T07:50:00Z" w16du:dateUtc="2026-04-10T23:50:00Z">
        <w:r w:rsidR="0058132E">
          <w:t>eyond external GenAI</w:t>
        </w:r>
      </w:ins>
      <w:del w:id="83" w:author="Xin Li" w:date="2026-04-11T07:50:00Z" w16du:dateUtc="2026-04-10T23:50:00Z">
        <w:r w:rsidR="00113053" w:rsidRPr="0022223D" w:rsidDel="0058132E">
          <w:delText>In contrast</w:delText>
        </w:r>
      </w:del>
      <w:r w:rsidR="00113053" w:rsidRPr="0022223D">
        <w:t>, platform-</w:t>
      </w:r>
      <w:ins w:id="84" w:author="Xin Li" w:date="2026-04-11T07:50:00Z" w16du:dateUtc="2026-04-10T23:50:00Z">
        <w:r w:rsidR="0058132E">
          <w:t xml:space="preserve">provided </w:t>
        </w:r>
      </w:ins>
      <w:del w:id="85" w:author="Xin Li" w:date="2026-04-11T07:50:00Z" w16du:dateUtc="2026-04-10T23:50:00Z">
        <w:r w:rsidR="00113053" w:rsidRPr="0022223D" w:rsidDel="0058132E">
          <w:delText xml:space="preserve">specific </w:delText>
        </w:r>
      </w:del>
      <w:r w:rsidR="00113053" w:rsidRPr="0022223D">
        <w:t>internal GenAI operates within the platform</w:t>
      </w:r>
      <w:r w:rsidR="00144466" w:rsidRPr="0022223D">
        <w:t>’</w:t>
      </w:r>
      <w:r w:rsidR="00113053" w:rsidRPr="0022223D">
        <w:t>s ecosystem under direct governance</w:t>
      </w:r>
      <w:r w:rsidR="005626AF" w:rsidRPr="0022223D">
        <w:t xml:space="preserve">, </w:t>
      </w:r>
      <w:del w:id="86" w:author="Xin Li" w:date="2026-04-11T07:50:00Z" w16du:dateUtc="2026-04-10T23:50:00Z">
        <w:r w:rsidR="006A01BD" w:rsidRPr="0022223D" w:rsidDel="0058132E">
          <w:delText>typically coexisting with external GenAI</w:delText>
        </w:r>
        <w:r w:rsidR="00113053" w:rsidRPr="0022223D" w:rsidDel="0058132E">
          <w:delText xml:space="preserve">. This </w:delText>
        </w:r>
      </w:del>
      <w:ins w:id="87" w:author="Xin Li" w:date="2026-04-11T07:50:00Z" w16du:dateUtc="2026-04-10T23:50:00Z">
        <w:r w:rsidR="0058132E">
          <w:t>which</w:t>
        </w:r>
      </w:ins>
      <w:del w:id="88" w:author="Xin Li" w:date="2026-04-11T07:50:00Z" w16du:dateUtc="2026-04-10T23:50:00Z">
        <w:r w:rsidR="00113053" w:rsidRPr="0022223D" w:rsidDel="0058132E">
          <w:delText>approach</w:delText>
        </w:r>
      </w:del>
      <w:r w:rsidR="00113053" w:rsidRPr="0022223D">
        <w:t xml:space="preserve"> </w:t>
      </w:r>
      <w:r w:rsidR="00E72D64" w:rsidRPr="0022223D">
        <w:t xml:space="preserve">attempts to </w:t>
      </w:r>
      <w:ins w:id="89" w:author="Xin Li" w:date="2026-04-11T07:50:00Z" w16du:dateUtc="2026-04-10T23:50:00Z">
        <w:r w:rsidR="0058132E">
          <w:t>re</w:t>
        </w:r>
      </w:ins>
      <w:r w:rsidR="005626AF" w:rsidRPr="0022223D">
        <w:t xml:space="preserve">serve </w:t>
      </w:r>
      <w:r w:rsidR="00113053" w:rsidRPr="0022223D">
        <w:t xml:space="preserve">demand within the </w:t>
      </w:r>
      <w:del w:id="90" w:author="Xin Li" w:date="2026-04-11T07:50:00Z" w16du:dateUtc="2026-04-10T23:50:00Z">
        <w:r w:rsidR="00113053" w:rsidRPr="0022223D" w:rsidDel="0058132E">
          <w:delText xml:space="preserve">observable </w:delText>
        </w:r>
      </w:del>
      <w:r w:rsidR="00113053" w:rsidRPr="0022223D">
        <w:t>platform</w:t>
      </w:r>
      <w:del w:id="91" w:author="Xin Li" w:date="2026-04-11T07:50:00Z" w16du:dateUtc="2026-04-10T23:50:00Z">
        <w:r w:rsidR="00113053" w:rsidRPr="0022223D" w:rsidDel="0058132E">
          <w:delText xml:space="preserve"> environment</w:delText>
        </w:r>
      </w:del>
      <w:ins w:id="92" w:author="Xin Li" w:date="2026-04-11T07:50:00Z" w16du:dateUtc="2026-04-10T23:50:00Z">
        <w:r w:rsidR="0058132E">
          <w:t xml:space="preserve">. </w:t>
        </w:r>
      </w:ins>
      <w:moveToRangeStart w:id="93" w:author="Xin Li" w:date="2026-04-11T08:15:00Z" w:name="move226787765"/>
      <w:moveTo w:id="94" w:author="Xin Li" w:date="2026-04-11T08:15:00Z" w16du:dateUtc="2026-04-11T00:15:00Z">
        <w:r w:rsidR="00EA4408" w:rsidRPr="0022223D">
          <w:t xml:space="preserve">Internal GenAI creates clear demarcations between AI-generated and human-generated content through explicit labeling. </w:t>
        </w:r>
      </w:moveTo>
      <w:moveToRangeEnd w:id="93"/>
      <w:ins w:id="95" w:author="Xin Li" w:date="2026-04-11T07:50:00Z" w16du:dateUtc="2026-04-10T23:50:00Z">
        <w:r w:rsidR="0058132E">
          <w:t>In this setup</w:t>
        </w:r>
      </w:ins>
      <w:del w:id="96" w:author="Xin Li" w:date="2026-04-11T07:51:00Z" w16du:dateUtc="2026-04-10T23:51:00Z">
        <w:r w:rsidR="006A01BD" w:rsidRPr="0022223D" w:rsidDel="0058132E">
          <w:delText>:</w:delText>
        </w:r>
      </w:del>
      <w:ins w:id="97" w:author="Xin Li" w:date="2026-04-11T07:51:00Z" w16du:dateUtc="2026-04-10T23:51:00Z">
        <w:r w:rsidR="0058132E">
          <w:t>,</w:t>
        </w:r>
      </w:ins>
      <w:r w:rsidR="006A01BD" w:rsidRPr="0022223D">
        <w:t xml:space="preserve"> </w:t>
      </w:r>
      <w:del w:id="98" w:author="Xin Li" w:date="2026-04-11T07:51:00Z" w16du:dateUtc="2026-04-10T23:51:00Z">
        <w:r w:rsidR="00113053" w:rsidRPr="0022223D" w:rsidDel="0058132E">
          <w:delText xml:space="preserve">users post </w:delText>
        </w:r>
      </w:del>
      <w:r w:rsidR="00113053" w:rsidRPr="0022223D">
        <w:t xml:space="preserve">questions </w:t>
      </w:r>
      <w:del w:id="99" w:author="Xin Li" w:date="2026-04-11T07:51:00Z" w16du:dateUtc="2026-04-10T23:51:00Z">
        <w:r w:rsidR="00113053" w:rsidRPr="0022223D" w:rsidDel="0058132E">
          <w:delText xml:space="preserve">on the platform </w:delText>
        </w:r>
      </w:del>
      <w:del w:id="100" w:author="Xin Li" w:date="2026-04-11T07:59:00Z" w16du:dateUtc="2026-04-10T23:59:00Z">
        <w:r w:rsidR="00113053" w:rsidRPr="0022223D" w:rsidDel="00FB56C0">
          <w:delText xml:space="preserve">and </w:delText>
        </w:r>
      </w:del>
      <w:r w:rsidR="00113053" w:rsidRPr="0022223D">
        <w:t>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F3590D" w:rsidRPr="0022223D">
        <w:t>Figure 1</w:t>
      </w:r>
      <w:r w:rsidR="00C5592E" w:rsidRPr="0022223D">
        <w:fldChar w:fldCharType="end"/>
      </w:r>
      <w:r w:rsidR="00113053" w:rsidRPr="0022223D">
        <w:t>, right panel)</w:t>
      </w:r>
      <w:ins w:id="101" w:author="Xin Li" w:date="2026-04-11T07:51:00Z" w16du:dateUtc="2026-04-10T23:51:00Z">
        <w:r w:rsidR="0058132E">
          <w:t xml:space="preserve">, which creates a competition </w:t>
        </w:r>
      </w:ins>
      <w:ins w:id="102" w:author="Xin Li" w:date="2026-04-11T08:11:00Z" w16du:dateUtc="2026-04-11T00:11:00Z">
        <w:r w:rsidR="00EA4408">
          <w:t>between them</w:t>
        </w:r>
      </w:ins>
      <w:del w:id="103" w:author="Xin Li" w:date="2026-04-11T07:51:00Z" w16du:dateUtc="2026-04-10T23:51:00Z">
        <w:r w:rsidR="005626AF" w:rsidRPr="0022223D" w:rsidDel="0058132E">
          <w:delText xml:space="preserve">, </w:delText>
        </w:r>
        <w:r w:rsidR="006A01BD" w:rsidRPr="0022223D" w:rsidDel="0058132E">
          <w:delText>irrespective of the</w:delText>
        </w:r>
        <w:r w:rsidR="005626AF" w:rsidRPr="0022223D" w:rsidDel="0058132E">
          <w:delText xml:space="preserve"> influence of external GenAI</w:delText>
        </w:r>
        <w:r w:rsidR="00113053" w:rsidRPr="0022223D" w:rsidDel="0058132E">
          <w:delText>.</w:delText>
        </w:r>
      </w:del>
      <w:ins w:id="104" w:author="Xin Li" w:date="2026-04-11T07:51:00Z" w16du:dateUtc="2026-04-10T23:51:00Z">
        <w:r w:rsidR="0058132E">
          <w:t>.</w:t>
        </w:r>
      </w:ins>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ins w:id="105" w:author="Xin Li" w:date="2026-04-11T08:14:00Z" w16du:dateUtc="2026-04-11T00:14:00Z">
        <w:r w:rsidR="00EA4408">
          <w:t xml:space="preserve"> </w:t>
        </w:r>
      </w:ins>
      <w:moveFromRangeStart w:id="106" w:author="Xin Li" w:date="2026-04-11T08:15:00Z" w:name="move226787765"/>
      <w:moveFrom w:id="107" w:author="Xin Li" w:date="2026-04-11T08:15:00Z" w16du:dateUtc="2026-04-11T00:15:00Z">
        <w:r w:rsidR="00113053" w:rsidRPr="0022223D" w:rsidDel="00EA4408">
          <w:t xml:space="preserve">Internal GenAI creates clear demarcations between AI-generated and human-generated content through explicit labeling. </w:t>
        </w:r>
      </w:moveFrom>
      <w:moveFromRangeEnd w:id="106"/>
      <w:del w:id="108" w:author="Xin Li" w:date="2026-04-11T08:11:00Z" w16du:dateUtc="2026-04-11T00:11:00Z">
        <w:r w:rsidR="00113053" w:rsidRPr="0022223D" w:rsidDel="00EA4408">
          <w:delText>R</w:delText>
        </w:r>
      </w:del>
      <w:del w:id="109" w:author="Xin Li" w:date="2026-04-11T08:16:00Z" w16du:dateUtc="2026-04-11T00:16:00Z">
        <w:r w:rsidR="00113053" w:rsidRPr="0022223D" w:rsidDel="00EA4408">
          <w:delText xml:space="preserve">esearchers </w:delText>
        </w:r>
      </w:del>
      <w:del w:id="110" w:author="Xin Li" w:date="2026-04-11T08:11:00Z" w16du:dateUtc="2026-04-11T00:11:00Z">
        <w:r w:rsidR="00113053" w:rsidRPr="0022223D" w:rsidDel="00EA4408">
          <w:delText xml:space="preserve">can directly observe which questions receive AI answers, how these compare with human contributions, </w:delText>
        </w:r>
      </w:del>
      <w:del w:id="111" w:author="Xin Li" w:date="2026-04-11T08:16:00Z" w16du:dateUtc="2026-04-11T00:16:00Z">
        <w:r w:rsidR="00113053" w:rsidRPr="0022223D" w:rsidDel="00EA4408">
          <w:delText>how humans respond to AI-answered questions</w:delText>
        </w:r>
      </w:del>
      <w:del w:id="112" w:author="Xin Li" w:date="2026-04-11T08:12:00Z" w16du:dateUtc="2026-04-11T00:12:00Z">
        <w:r w:rsidR="00113053" w:rsidRPr="0022223D" w:rsidDel="00EA4408">
          <w:delText xml:space="preserve">, and how viewers engage with different content sources. </w:delText>
        </w:r>
      </w:del>
      <w:del w:id="113" w:author="Xin Li" w:date="2026-04-11T08:11:00Z" w16du:dateUtc="2026-04-11T00:11:00Z">
        <w:r w:rsidR="00113053" w:rsidRPr="0022223D" w:rsidDel="00EA4408">
          <w:delText xml:space="preserve">This transparency provides methodological advantages for </w:delText>
        </w:r>
      </w:del>
      <w:del w:id="114" w:author="Xin Li" w:date="2026-04-11T08:12:00Z" w16du:dateUtc="2026-04-11T00:12:00Z">
        <w:r w:rsidR="00601588" w:rsidRPr="0022223D" w:rsidDel="00EA4408">
          <w:delText>establishing</w:delText>
        </w:r>
        <w:r w:rsidR="00113053" w:rsidRPr="0022223D" w:rsidDel="00EA4408">
          <w:delText xml:space="preserve"> causal relationships through experimental approaches</w:delText>
        </w:r>
      </w:del>
      <w:del w:id="115" w:author="Xin Li" w:date="2026-04-11T08:16:00Z" w16du:dateUtc="2026-04-11T00:16:00Z">
        <w:r w:rsidR="00113053" w:rsidRPr="0022223D" w:rsidDel="00EA4408">
          <w:delText>.</w:delText>
        </w:r>
        <w:r w:rsidR="007814DB" w:rsidRPr="0022223D" w:rsidDel="00EA4408">
          <w:delText xml:space="preserve"> </w:delText>
        </w:r>
      </w:del>
    </w:p>
    <w:p w14:paraId="6C3316A5" w14:textId="59D78912" w:rsidR="00A03BC6" w:rsidRPr="0022223D" w:rsidDel="00EA4408" w:rsidRDefault="007814DB" w:rsidP="006A01BD">
      <w:pPr>
        <w:pStyle w:val="Paragraph0"/>
        <w:rPr>
          <w:del w:id="116" w:author="Xin Li" w:date="2026-04-11T08:15:00Z" w16du:dateUtc="2026-04-11T00:15:00Z"/>
        </w:rPr>
      </w:pPr>
      <w:del w:id="117" w:author="Xin Li" w:date="2026-04-11T08:15:00Z" w16du:dateUtc="2026-04-11T00:15:00Z">
        <w:r w:rsidRPr="0022223D" w:rsidDel="00EA4408">
          <w:delText xml:space="preserve">Our research investigates the impact of introducing internal GenAI </w:delText>
        </w:r>
      </w:del>
      <w:del w:id="118" w:author="Xin Li" w:date="2026-04-11T08:13:00Z" w16du:dateUtc="2026-04-11T00:13:00Z">
        <w:r w:rsidR="009E23F6" w:rsidRPr="0022223D" w:rsidDel="00EA4408">
          <w:delText xml:space="preserve">in </w:delText>
        </w:r>
      </w:del>
      <w:del w:id="119" w:author="Xin Li" w:date="2026-04-11T08:15:00Z" w16du:dateUtc="2026-04-11T00:15:00Z">
        <w:r w:rsidR="009E23F6" w:rsidRPr="0022223D" w:rsidDel="00EA4408">
          <w:delText xml:space="preserve">a </w:delText>
        </w:r>
      </w:del>
      <w:del w:id="120" w:author="Xin Li" w:date="2026-04-11T08:12:00Z" w16du:dateUtc="2026-04-11T00:12:00Z">
        <w:r w:rsidR="009E23F6" w:rsidRPr="0022223D" w:rsidDel="00EA4408">
          <w:delText>context where</w:delText>
        </w:r>
        <w:r w:rsidR="006A01BD" w:rsidRPr="0022223D" w:rsidDel="00EA4408">
          <w:delText xml:space="preserve"> external GenAI tools</w:delText>
        </w:r>
        <w:r w:rsidR="009E23F6" w:rsidRPr="0022223D" w:rsidDel="00EA4408">
          <w:delText xml:space="preserve"> are widely available</w:delText>
        </w:r>
      </w:del>
      <w:del w:id="121" w:author="Xin Li" w:date="2026-04-11T08:15:00Z" w16du:dateUtc="2026-04-11T00:15:00Z">
        <w:r w:rsidRPr="0022223D" w:rsidDel="00EA4408">
          <w:delText xml:space="preserve">. </w:delText>
        </w:r>
      </w:del>
      <w:moveFromRangeStart w:id="122" w:author="Xin Li" w:date="2026-04-11T08:13:00Z" w:name="move226787599"/>
      <w:moveFrom w:id="123" w:author="Xin Li" w:date="2026-04-11T08:13:00Z" w16du:dateUtc="2026-04-11T00:13:00Z">
        <w:del w:id="124" w:author="Xin Li" w:date="2026-04-11T08:15:00Z" w16du:dateUtc="2026-04-11T00:15:00Z">
          <w:r w:rsidRPr="0022223D" w:rsidDel="00EA4408">
            <w:delText xml:space="preserve">This setting reflects the practical reality </w:delText>
          </w:r>
          <w:r w:rsidR="00503F51" w:rsidRPr="0022223D" w:rsidDel="00EA4408">
            <w:delText>facing</w:delText>
          </w:r>
          <w:r w:rsidRPr="0022223D" w:rsidDel="00EA4408">
            <w:delText xml:space="preserve"> </w:delText>
          </w:r>
          <w:r w:rsidR="00AC515A" w:rsidRPr="0022223D" w:rsidDel="00EA4408">
            <w:delText xml:space="preserve">online </w:delText>
          </w:r>
          <w:r w:rsidRPr="0022223D" w:rsidDel="00EA4408">
            <w:delText xml:space="preserve">Q&amp;A platforms: they cannot eliminate external GenAI usage, but they can introduce internal GenAI systems to </w:delText>
          </w:r>
          <w:r w:rsidR="005626AF" w:rsidRPr="0022223D" w:rsidDel="00EA4408">
            <w:delText xml:space="preserve">better serve their </w:delText>
          </w:r>
          <w:r w:rsidR="004D4E7E" w:rsidRPr="0022223D" w:rsidDel="00EA4408">
            <w:delText>members</w:delText>
          </w:r>
          <w:r w:rsidRPr="0022223D" w:rsidDel="00EA4408">
            <w:delText xml:space="preserve">. </w:delText>
          </w:r>
        </w:del>
      </w:moveFrom>
      <w:moveFromRangeEnd w:id="122"/>
      <w:del w:id="125" w:author="Xin Li" w:date="2026-04-11T08:15:00Z" w16du:dateUtc="2026-04-11T00:15:00Z">
        <w:r w:rsidRPr="0022223D" w:rsidDel="00EA4408">
          <w:delText xml:space="preserve">Our focus on internal GenAI systems provides relevant insights for platform designers who consider AI integration strategies in a world where external GenAI is ubiquitous. </w:delText>
        </w:r>
        <w:r w:rsidR="00A03BC6" w:rsidRPr="0022223D" w:rsidDel="00EA4408">
          <w:delText>Will community recognition mechanisms remain effective when both human and AI-generated content coexist</w:delText>
        </w:r>
        <w:r w:rsidRPr="0022223D" w:rsidDel="00EA4408">
          <w:delText xml:space="preserve"> with explicit labeling</w:delText>
        </w:r>
        <w:r w:rsidR="00A03BC6" w:rsidRPr="0022223D" w:rsidDel="00EA4408">
          <w:delText xml:space="preserve">? </w:delText>
        </w:r>
      </w:del>
    </w:p>
    <w:p w14:paraId="0F5A017D" w14:textId="69E9F87A"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We posit three mechanisms that may discourage human contribution: a “content effect” where AI answers make human efforts seem redundant; a “source effect” where AI</w:t>
      </w:r>
      <w:r w:rsidR="00144466" w:rsidRPr="0022223D">
        <w:t>’</w:t>
      </w:r>
      <w:r w:rsidR="00FB27FA" w:rsidRPr="0022223D">
        <w:t>s perceived authority reduces motivation to contribute</w:t>
      </w:r>
      <w:r w:rsidR="00503F51" w:rsidRPr="0022223D">
        <w:t xml:space="preserve">; and a “position effect” where AI’s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40460C84"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144466" w:rsidRPr="0022223D">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144466" w:rsidRPr="0022223D">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644B62D5" w:rsidR="00F0783D" w:rsidRPr="0022223D" w:rsidRDefault="00F0783D" w:rsidP="00633022">
      <w:pPr>
        <w:pStyle w:val="Paragraph0"/>
      </w:pPr>
      <w:r w:rsidRPr="0022223D">
        <w:t>Our findings reveal</w:t>
      </w:r>
      <w:r w:rsidR="00F36654" w:rsidRPr="0022223D">
        <w:t xml:space="preserve"> that internal GenAI’s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 xml:space="preserve">viewers’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4C057EE1"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FB59A6">
        <w:instrText xml:space="preserve"> ADDIN ZOTERO_ITEM CSL_CITATION {"citationID":"gk4zUvdI","properties":{"formattedCitation":"(Burke et al., 2010)","plainCitation":"(Burke et al., 2010)","dontUpdate":true,"noteIndex":0},"citationItems":[{"id":2879,"uris":["http://zotero.org/users/8905122/items/9I3VM4HZ","http://www.mendeley.com/documents/?uuid=715be277-182e-4e43-a83a-4faad2e3cbce","http://zotero.org/users/local/bVGy23C0/items/58GCB5IV"],"itemData":{"id":2879,"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w:instrText>
      </w:r>
      <w:r w:rsidR="00FB59A6">
        <w:rPr>
          <w:rFonts w:hint="eastAsia"/>
        </w:rPr>
        <w:instrText>pecific requests for information, community responsiveness increases, but claims of shared identity with the group have no impact.\n\n</w:instrText>
      </w:r>
      <w:r w:rsidR="00FB59A6">
        <w:rPr>
          <w:rFonts w:hint="eastAsia"/>
        </w:rPr>
        <w:instrText>【摘要翻译】早期社会化经历对新来者的满意度、表现和留在群体中的意图有长期影响。我们知道新来者会主动塑造自己的社会化，但我们对他们所使用的行为策略或他们选择的词语如何影响群体对他们的接受知之甚少。本文重点介绍了在线群体新来者的三种常见对话策略：（</w:instrText>
      </w:r>
      <w:r w:rsidR="00FB59A6">
        <w:rPr>
          <w:rFonts w:hint="eastAsia"/>
        </w:rPr>
        <w:instrText>a</w:instrText>
      </w:r>
      <w:r w:rsidR="00FB59A6">
        <w:rPr>
          <w:rFonts w:hint="eastAsia"/>
        </w:rPr>
        <w:instrText>）基于群体的成员声明，其中新来者描述了最初参与群体的情况；（</w:instrText>
      </w:r>
      <w:r w:rsidR="00FB59A6">
        <w:rPr>
          <w:rFonts w:hint="eastAsia"/>
        </w:rPr>
        <w:instrText>b</w:instrText>
      </w:r>
      <w:r w:rsidR="00FB59A6">
        <w:rPr>
          <w:rFonts w:hint="eastAsia"/>
        </w:rPr>
        <w:instrText>）基于身份的成员声明，其中他们描述了自己与群体焦点社会类别的相似性；以及（</w:instrText>
      </w:r>
      <w:r w:rsidR="00FB59A6">
        <w:rPr>
          <w:rFonts w:hint="eastAsia"/>
        </w:rPr>
        <w:instrText>c</w:instrText>
      </w:r>
      <w:r w:rsidR="00FB59A6">
        <w:rPr>
          <w:rFonts w:hint="eastAsia"/>
        </w:rPr>
        <w:instrText>）信息请求，其中他们寻求帮助。我们使用机器学习在大约</w:instrText>
      </w:r>
      <w:r w:rsidR="00FB59A6">
        <w:rPr>
          <w:rFonts w:hint="eastAsia"/>
        </w:rPr>
        <w:instrText>100</w:instrText>
      </w:r>
      <w:r w:rsidR="00FB59A6">
        <w:rPr>
          <w:rFonts w:hint="eastAsia"/>
        </w:rPr>
        <w:instrText>个在线群体的</w:instrText>
      </w:r>
      <w:r w:rsidR="00FB59A6">
        <w:rPr>
          <w:rFonts w:hint="eastAsia"/>
        </w:rPr>
        <w:instrText>12,000</w:instrText>
      </w:r>
      <w:r w:rsidR="00FB59A6">
        <w:rPr>
          <w:rFonts w:hint="eastAsia"/>
        </w:rPr>
        <w:instrText>个新来者消息中自动识别这些对话策略，我们发现它们与群体响应能力的提高相关。我们通过两个对照现场实验来遵循这一分析，以证明当个人证明以前的群体参与并提出具体的信息请求时，社区响应性会增加，但与群体共享身份的主张没有影响。</w:instrText>
      </w:r>
      <w:r w:rsidR="00FB59A6">
        <w:rPr>
          <w:rFonts w:hint="eastAsia"/>
        </w:rPr>
        <w:instrText>","container-title":"Small Group R</w:instrText>
      </w:r>
      <w:r w:rsidR="00FB59A6">
        <w:instrText xml:space="preserve">esearch","DOI":"10.1177/1046496409351936","ISSN":"1046-4964","issue":"1","language":"en","page":"4-40","title":"Membership claims and requests: Conversation-level newcomer socialization strategies in online groups","title-short":"Membership claims and requests","volume":"41","author":[{"family":"Burke","given":"Moira"},{"family":"Kraut","given":"Robert"},{"family":"Joyce","given":"Elisabeth"}],"issued":{"date-parts":[["2010",2]]}}}],"schema":"https://github.com/citation-style-language/schema/raw/master/csl-citation.json"}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FB59A6">
        <w:instrText xml:space="preserve"> ADDIN ZOTERO_ITEM CSL_CITATION {"citationID":"SKD7bstM","properties":{"formattedCitation":"(L. Li et al. 2023)","plainCitation":"(L. Li et al. 2023)","dontUpdate":true,"noteIndex":0},"citationItems":[{"id":2854,"uris":["http://zotero.org/users/8905122/items/LAWB48MK","http://www.mendeley.com/documents/?uuid=bcd86822-a218-4ca1-b3e5-5d58abab5af0","http://zotero.org/users/local/bVGy23C0/items/GXSMVCD9"],"itemData":{"id":2854,"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FB59A6">
        <w:rPr>
          <w:rFonts w:hint="eastAsia"/>
        </w:rPr>
        <w:instrText>l Q&amp;A platforms to assist scholars in asking richer questions that are likely to generate more answers across disciplines, thereby promoting improved academic communication among scholars.\n\n</w:instrText>
      </w:r>
      <w:r w:rsidR="00FB59A6">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FB59A6">
        <w:rPr>
          <w:rFonts w:hint="eastAsia"/>
        </w:rPr>
        <w:instrText>quantity.Design/methodology/approachThe</w:instrText>
      </w:r>
      <w:r w:rsidR="00FB59A6">
        <w:rPr>
          <w:rFonts w:hint="eastAsia"/>
        </w:rPr>
        <w:instrText>研究在学术社交问答平台</w:instrText>
      </w:r>
      <w:r w:rsidR="00FB59A6">
        <w:rPr>
          <w:rFonts w:hint="eastAsia"/>
        </w:rPr>
        <w:instrText>Research chGate Q&amp;A</w:instrText>
      </w:r>
      <w:r w:rsidR="00FB59A6">
        <w:rPr>
          <w:rFonts w:hint="eastAsia"/>
        </w:rPr>
        <w:instrText>上考察了五个学科的</w:instrText>
      </w:r>
      <w:r w:rsidR="00FB59A6">
        <w:rPr>
          <w:rFonts w:hint="eastAsia"/>
        </w:rPr>
        <w:instrText>1,968</w:instrText>
      </w:r>
      <w:r w:rsidR="00FB59A6">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FB59A6">
        <w:rPr>
          <w:rFonts w:hint="eastAsia"/>
        </w:rPr>
        <w:instrText>/</w:instrText>
      </w:r>
      <w:r w:rsidR="00FB59A6">
        <w:rPr>
          <w:rFonts w:hint="eastAsia"/>
        </w:rPr>
        <w:instrText>价值本研究为学术社会问答平台提供支持，以帮助学者提出更丰富的问题，这些问题可能会产生更多的跨学科答案，从而促进学者之间改善学术交流。</w:instrText>
      </w:r>
      <w:r w:rsidR="00FB59A6">
        <w:rPr>
          <w:rFonts w:hint="eastAsia"/>
        </w:rPr>
        <w:instrText>","container-title":"Library Hi Tech","DOI":"10.1108/LHT-05-2021-0161","ISSN":"0737-8831","issue":"3","language":"en","page":"921-938","title":"Characterizing response quan</w:instrText>
      </w:r>
      <w:r w:rsidR="00FB59A6">
        <w:instrText xml:space="preserve">tity on academic social Q&amp;A sites: A multidiscipline comparison of linguistic characteristics of questions","title-short":"Characterizing response quantity on academic socia","volume":"41","author":[{"family":"Li","given":"Lei"},{"family":"Li","given":"Anrunze"},{"family":"Song","given":"Xue"},{"family":"Li","given":"Xinran"},{"family":"Huang","given":"Kun"},{"family":"Ye","given":"Edwin Mouda"}],"issued":{"date-parts":[["2023",7]]}}}],"schema":"https://github.com/citation-style-language/schema/raw/master/csl-citation.json"}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FB59A6">
        <w:instrText xml:space="preserve"> ADDIN ZOTERO_ITEM CSL_CITATION {"citationID":"noEwzvKI","properties":{"formattedCitation":"(Calefato et al., 2018)","plainCitation":"(Calefato et al., 2018)","dontUpdate":true,"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FB59A6">
        <w:rPr>
          <w:rFonts w:hint="eastAsia"/>
        </w:rPr>
        <w:instrText>d community guidelines that suggest avoiding rudeness in question writing.\n\n</w:instrText>
      </w:r>
      <w:r w:rsidR="00FB59A6">
        <w:rPr>
          <w:rFonts w:hint="eastAsia"/>
        </w:rPr>
        <w:instrText>【摘要翻译】</w:instrText>
      </w:r>
      <w:r w:rsidR="00FB59A6">
        <w:rPr>
          <w:rFonts w:hint="eastAsia"/>
        </w:rPr>
        <w:instrText>Stack Overflow</w:instrText>
      </w:r>
      <w:r w:rsidR="00FB59A6">
        <w:rPr>
          <w:rFonts w:hint="eastAsia"/>
        </w:rPr>
        <w:instrText>和其他基于社区的问答（</w:instrText>
      </w:r>
      <w:r w:rsidR="00FB59A6">
        <w:rPr>
          <w:rFonts w:hint="eastAsia"/>
        </w:rPr>
        <w:instrText>Q&amp;A</w:instrText>
      </w:r>
      <w:r w:rsidR="00FB59A6">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FB59A6">
        <w:rPr>
          <w:rFonts w:hint="eastAsia"/>
        </w:rPr>
        <w:instrText>87 K</w:instrText>
      </w:r>
      <w:r w:rsidR="00FB59A6">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FB59A6">
        <w:rPr>
          <w:rFonts w:hint="eastAsia"/>
        </w:rPr>
        <w:instrText xml:space="preserve">","container-title":"Information and Software Technology","DOI":"10.1016/j.infsof.2017.10.009","ISSN":"0950-5849","language":"en","page":"186-207","title":"How </w:instrText>
      </w:r>
      <w:r w:rsidR="00FB59A6">
        <w:instrText xml:space="preserve">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264D1B02"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FB59A6">
        <w:instrText xml:space="preserve"> ADDIN ZOTERO_ITEM CSL_CITATION {"citationID":"BOOBAqsF","properties":{"formattedCitation":"(Berger et al., 2016)","plainCitation":"(Berger et al., 2016)","dontUpdate":true,"noteIndex":0},"citationItems":[{"id":2852,"uris":["http://zotero.org/users/8905122/items/U9EENK6X","http://www.mendeley.com/documents/?uuid=9e13ef74-4f98-4efb-b8b7-79150212a0cb","http://zotero.org/users/local/bVGy23C0/items/MNQA8586"],"itemData":{"id":2852,"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FB59A6">
        <w:rPr>
          <w:rFonts w:hint="eastAsia"/>
        </w:rPr>
        <w:instrText xml:space="preserve"> much stronger evidence than previously found factors for these questions. Finally, we compare models based on these features predicting the response time in the context of bounty questions.\n\n</w:instrText>
      </w:r>
      <w:r w:rsidR="00FB59A6">
        <w:rPr>
          <w:rFonts w:hint="eastAsia"/>
        </w:rPr>
        <w:instrText>【摘要翻译】问答（</w:instrText>
      </w:r>
      <w:r w:rsidR="00FB59A6">
        <w:rPr>
          <w:rFonts w:hint="eastAsia"/>
        </w:rPr>
        <w:instrText>Q&amp;a</w:instrText>
      </w:r>
      <w:r w:rsidR="00FB59A6">
        <w:rPr>
          <w:rFonts w:hint="eastAsia"/>
        </w:rPr>
        <w:instrText>）平台是重要的信息来源，也是寻求帮助的首选。像</w:instrText>
      </w:r>
      <w:r w:rsidR="00FB59A6">
        <w:rPr>
          <w:rFonts w:hint="eastAsia"/>
        </w:rPr>
        <w:instrText>StackOverflow</w:instrText>
      </w:r>
      <w:r w:rsidR="00FB59A6">
        <w:rPr>
          <w:rFonts w:hint="eastAsia"/>
        </w:rPr>
        <w:instrText>（</w:instrText>
      </w:r>
      <w:r w:rsidR="00FB59A6">
        <w:rPr>
          <w:rFonts w:hint="eastAsia"/>
        </w:rPr>
        <w:instrText>SO</w:instrText>
      </w:r>
      <w:r w:rsidR="00FB59A6">
        <w:rPr>
          <w:rFonts w:hint="eastAsia"/>
        </w:rPr>
        <w:instrText>）这样的问答网站使用奖励系统来激励用户快速准确地回答问题。在本文中，我们研究并预测了</w:instrText>
      </w:r>
      <w:r w:rsidR="00FB59A6">
        <w:rPr>
          <w:rFonts w:hint="eastAsia"/>
        </w:rPr>
        <w:instrText>StackOverflow</w:instrText>
      </w:r>
      <w:r w:rsidR="00FB59A6">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FB59A6">
        <w:rPr>
          <w:rFonts w:hint="eastAsia"/>
        </w:rPr>
        <w:instrText>","container-title":"Proc. IEEE/WIC/ACM International Conf. on Web In</w:instrText>
      </w:r>
      <w:r w:rsidR="00FB59A6">
        <w:instrText xml:space="preserve">telligence (WI) 2016","DOI":"10.1109/WI.2016.0114","ISBN":"978-1-5090-4470-2","language":"en","page":"644-649","publisher-place":"New York, USA","title":"A journey of bounty hunters: Analyzing the influence of reward systems on Stack Overflow question response times","title-short":"A journey of bounty hunters","author":[{"family":"Berger","given":"Philipp"},{"family":"Hennig","given":"Patrick"},{"family":"Bocklisch","given":"Tom"},{"family":"Herold","given":"Tom"},{"family":"Meinel","given":"Christoph"}],"issued":{"date-parts":[["2016"]]}}}],"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FB59A6">
        <w:instrText xml:space="preserve"> ADDIN ZOTERO_ITEM CSL_CITATION {"citationID":"XWcD7U1K","properties":{"formattedCitation":"(Jiang et al., 2024; N. Wang et al., 2022)","plainCitation":"(Jiang et al., 2024; N. Wang et al., 2022)","dontUpdate":true,"noteIndex":0},"citationItems":[{"id":2841,"uris":["http://zotero.org/users/8905122/items/XRVG8QSP","http://www.mendeley.com/documents/?uuid=461dc6d1-896e-46b6-a755-983b2e9f1803","http://zotero.org/users/local/bVGy23C0/items/Q3Z7NG9L"],"itemData":{"id":2841,"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FB59A6">
        <w:rPr>
          <w:rFonts w:hint="eastAsia"/>
        </w:rPr>
        <w:instrText>study deepens the understanding of the influence of monetary income on free knowledge contribution in the hybrid knowledge-sharing platform.\n\n</w:instrText>
      </w:r>
      <w:r w:rsidR="00FB59A6">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FB59A6">
        <w:rPr>
          <w:rFonts w:hint="eastAsia"/>
        </w:rPr>
        <w:instrText>/</w:instrText>
      </w:r>
      <w:r w:rsidR="00FB59A6">
        <w:rPr>
          <w:rFonts w:hint="eastAsia"/>
        </w:rPr>
        <w:instrText>方法</w:instrText>
      </w:r>
      <w:r w:rsidR="00FB59A6">
        <w:rPr>
          <w:rFonts w:hint="eastAsia"/>
        </w:rPr>
        <w:instrText>/</w:instrText>
      </w:r>
      <w:r w:rsidR="00FB59A6">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FB59A6">
        <w:rPr>
          <w:rFonts w:hint="eastAsia"/>
        </w:rPr>
        <w:instrText>/</w:instrText>
      </w:r>
      <w:r w:rsidR="00FB59A6">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FB59A6">
        <w:rPr>
          <w:rFonts w:hint="eastAsia"/>
        </w:rPr>
        <w:instrText>","container-title":"Journal of Knowledge Management","DOI":"10.1108/JKM-09-2022-0694","ISSN":"1367-3270","issue":"2","language":"en","page":"440-462","title":"Monetary income as opportunity cost: Exploring the neg</w:instrText>
      </w:r>
      <w:r w:rsidR="00FB59A6">
        <w:instrText>ative effect on free knowledge contribution of knowledge suppliers","title-short":"Monetary income as opportunity cost","volume":"28","author":[{"family":"Iqbal","given":"Farhan"},{"family":"Pfarrer","given":"Mike"},{"family":"Bundy","given":"Jonathan Nicholas"},{"family":"Akinola","given":"Modupe"},{"family":"Opie","given":"Tina"},{"family":"Ho","given":"Geoff"},{"family":"Castel","given":"Safiya"},{"family":"Unzueta","given":"Miguel"},{"family":"Kristal","given":"Ariella"},{"family":"Stevens","given":"Flannery"},{"family":"Brief","given":"Arthur"},{"family":"Zambrotta","given":"Nicholas D."},{"family":"Li","given":"Jiping"},{"family":"Zhang","given":"Lida L."},{"family":"Mao","given":"Kaixian"},{"family":"Kao","given":"Ta-Wei (Daniel)"},{"family":"Zhang","given":"Li"},{"family":"Shao","given":"Benjamin B. M."},{"family":"Choi","given":"Thomas Y."},{"family":"Piazza","given":"Alessandro"},{"family":"Jourdan","given":"Julien"},{"family":"Jiang","given":"Shan"},{"family":"Nguyen","given":"Duc Khuong"},{"family":"Dai","given":"Peng-Fei"},{"family":"Meng","given":"Qingxin"}],"issued":{"date-parts":[["2024",3]]}}},{"id":2874,"uris":["http://zotero.org/users/8905122/items/DPBS3UGJ","http://www.mendeley.com/documents/?uuid=ed704cec-f0de-412b-bbef-73e24282c1c4","http://zotero.org/users/local/bVGy23C0/items/SHL2DFIK"],"itemData":{"id":2874,"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w:instrText>
      </w:r>
      <w:r w:rsidR="00FB59A6">
        <w:rPr>
          <w:rFonts w:hint="eastAsia"/>
        </w:rPr>
        <w:instrText>oderating effects of user reputation values on feedback effects. This study extends research concerning feed-back and continuous knowledge contribution and generates important managerial implications for the online Q&amp;A community.\n\n</w:instrText>
      </w:r>
      <w:r w:rsidR="00FB59A6">
        <w:rPr>
          <w:rFonts w:hint="eastAsia"/>
        </w:rPr>
        <w:instrText>【摘要翻译】</w:instrText>
      </w:r>
      <w:r w:rsidR="00FB59A6">
        <w:rPr>
          <w:rFonts w:hint="eastAsia"/>
        </w:rPr>
        <w:instrText>undefined","cont</w:instrText>
      </w:r>
      <w:r w:rsidR="00FB59A6">
        <w:instrText xml:space="preserve">ainer-title":"Decision Support Systems","DOI":"10.1016/j.dss.2022.113750","ISSN":"0167-9236","language":"en","page":"113750","title":"Which feedback matters? The role of expressions and valence in continuous high-quality knowledge contribution in the online Q&amp;A community","title-short":"Which feedback matters?","volume":"156","author":[{"family":"Wang","given":"Ning"},{"family":"Liu","given":"Yang"},{"family":"Xiao","given":"Shengsheng"}],"issued":{"date-parts":[["2022",5]]}}}],"schema":"https://github.com/citation-style-language/schema/raw/master/csl-citation.json"}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FB59A6">
        <w:instrText xml:space="preserve"> ADDIN ZOTERO_ITEM CSL_CITATION {"citationID":"klipQ7AR","properties":{"formattedCitation":"(Moon &amp; Sproull, 2008)","plainCitation":"(Moon &amp; Sproull, 2008)","dontUpdate":true,"noteIndex":0},"citationItems":[{"id":2877,"uris":["http://zotero.org/users/8905122/items/FDZ49AED","http://www.mendeley.com/documents/?uuid=620ecc34-6cd1-4a8a-a4f5-ab2dca7bb322","http://zotero.org/users/local/bVGy23C0/items/AZA3J3HS"],"itemData":{"id":2877,"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w:instrText>
      </w:r>
      <w:r w:rsidR="00FB59A6">
        <w:rPr>
          <w:rFonts w:hint="eastAsia"/>
        </w:rPr>
        <w:instrText>unity maintenance contributions.\n\n</w:instrText>
      </w:r>
      <w:r w:rsidR="00FB59A6">
        <w:rPr>
          <w:rFonts w:hint="eastAsia"/>
        </w:rPr>
        <w:instrText>【摘要翻译】本文探讨了数字网络和组织交汇处的一种新现象——基于互联网的志愿者劳动力——人们使用互联网应用程序通过志愿贡献时间和才能来追求个人兴趣，这可能为组织及其客户或成员创造价值。这一劳动力不是集中组织、管理或衡量的。这是一种新兴现象，由技术和人类主动性促成的大量人员采取的自由裁量的小行动造成。本文提出了理解这一现象的一般框架，并对其中的一个组成部分进行了实证调查——反馈在产生和维持这一劳动力的高质量贡献中的作用。在一项基于互联网的软件问题自愿技术支持团体的比较研究中，我们发现，在实施系统质量反馈系统的团体中（与没有实施系统质量反馈系统的团体相比），提问者的回报持续时间更长，回答提供者的贡献更频繁，技术问题解决更有效。我们还发现，有了系统反馈，产生更高质量贡献的志愿者参与持续时间更长，参与持续时间与社区维护贡献正相关。</w:instrText>
      </w:r>
      <w:r w:rsidR="00FB59A6">
        <w:rPr>
          <w:rFonts w:hint="eastAsia"/>
        </w:rPr>
        <w:instrText>","container-title":"Information Systems Research","DOI":"10.1287/isre.1080.0208","ISSN":"1047-7047","issue":</w:instrText>
      </w:r>
      <w:r w:rsidR="00FB59A6">
        <w:instrText xml:space="preserve">"4","language":"en","page":"494-515","title":"The role of feedback in managing the internet-based volunteer work force","volume":"19","author":[{"family":"Moon","given":"Jae Yun"},{"family":"Sproull","given":"Lee S."}],"issued":{"date-parts":[["2008",12]]}}}],"schema":"https://github.com/citation-style-language/schema/raw/master/csl-citation.json"}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FB59A6">
        <w:instrText xml:space="preserve"> ADDIN ZOTERO_ITEM CSL_CITATION {"citationID":"jB4a2hCV","properties":{"formattedCitation":"(H. Li et al., 2020)","plainCitation":"(H. Li et al., 2020)","dontUpdate":true,"noteIndex":0},"citationItems":[{"id":2850,"uris":["http://zotero.org/users/8905122/items/AQ36K4UN","http://www.mendeley.com/documents/?uuid=4ec04646-5a45-464c-8019-47503d876822","http://zotero.org/users/local/bVGy23C0/items/6L4NTYU6"],"itemData":{"id":2850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FB59A6">
        <w:rPr>
          <w:rFonts w:hint="eastAsia"/>
        </w:rPr>
        <w:instrText>new insights on how reciprocity drives online knowledge sharing.\n\n</w:instrText>
      </w:r>
      <w:r w:rsidR="00FB59A6">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FB59A6">
        <w:rPr>
          <w:rFonts w:hint="eastAsia"/>
        </w:rPr>
        <w:instrText>StackOverflow.com</w:instrText>
      </w:r>
      <w:r w:rsidR="00FB59A6">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FB59A6">
        <w:rPr>
          <w:rFonts w:hint="eastAsia"/>
        </w:rPr>
        <w:instrText>StackOverflow.com</w:instrText>
      </w:r>
      <w:r w:rsidR="00FB59A6">
        <w:rPr>
          <w:rFonts w:hint="eastAsia"/>
        </w:rPr>
        <w:instrText>的数据，我们利用差异——无差异分析的自然实验，找到支持事前互惠存在的证据。这项研究为互惠提供了一个新的分类法，并对互惠如何推动在线知识共享提供了新的见解。</w:instrText>
      </w:r>
      <w:r w:rsidR="00FB59A6">
        <w:rPr>
          <w:rFonts w:hint="eastAsia"/>
        </w:rPr>
        <w:instrText>","container-title":"ACM Transact</w:instrText>
      </w:r>
      <w:r w:rsidR="00FB59A6">
        <w:instrText xml:space="preserve">ions on Management Information Systems","DOI":"10.1145/3371388","ISSN":"2158-656X","issue":"1","language":"en","page":"1-26","title":"Invested or indebted: Ex-ante and ex-post reciprocity in online knowledge sharing communities","title-short":"Invested or indebted","volume":"11","author":[{"family":"Li","given":"Hongfei"},{"family":"Shankar","given":"Ramesh"},{"family":"Stallaert","given":"Jan"}],"issued":{"date-parts":[["2020",3]]}}}],"schema":"https://github.com/citation-style-language/schema/raw/master/csl-citation.json"}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465093" w:rsidRPr="0022223D">
        <w:t>’</w:t>
      </w:r>
      <w:r w:rsidRPr="0022223D">
        <w:t xml:space="preserve">s role, showing </w:t>
      </w:r>
      <w:r w:rsidR="00CA5E62" w:rsidRPr="0022223D">
        <w:t xml:space="preserve">the </w:t>
      </w:r>
      <w:r w:rsidRPr="0022223D">
        <w:t>correlation between received answers and subsequent contributions.</w:t>
      </w:r>
    </w:p>
    <w:p w14:paraId="27B04192" w14:textId="41980156"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FB59A6">
        <w:instrText xml:space="preserve"> ADDIN ZOTERO_ITEM CSL_CITATION {"citationID":"eftT97QR","properties":{"formattedCitation":"(Shi et al., 2023)","plainCitation":"(Shi et al., 2023)","dontUpdate":true,"noteIndex":0},"citationItems":[{"id":2860,"uris":["http://zotero.org/users/8905122/items/BN4WLAL9","http://www.mendeley.com/documents/?uuid=3f472a94-529c-416d-8fea-cc5538b0dcb0","http://zotero.org/users/local/bVGy23C0/items/5A5I769X"],"itemData":{"id":2860,"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w:instrText>
      </w:r>
      <w:r w:rsidR="00FB59A6">
        <w:rPr>
          <w:rFonts w:hint="eastAsia"/>
        </w:rPr>
        <w:instrText>p but on answering the same question. The authors also illustrate the competitive peer influence in subjective and personalized behaviors in online UGC communities.\n\n</w:instrText>
      </w:r>
      <w:r w:rsidR="00FB59A6">
        <w:rPr>
          <w:rFonts w:hint="eastAsia"/>
        </w:rPr>
        <w:instrText>【摘要翻译】目的用户的知识贡献行为对在线问答社区的繁荣至关重要。在线问答社区中组织良好的问题线程使用户能够在做出贡献之前清楚地阅读现有答案及其评估。基于社会比较和同伴影响文献，作者研究了竞争环境中同伴对知识贡献信息量的影响。作者还考虑了三个层次的调节因素：问题水平、线程水平和贡献者</w:instrText>
      </w:r>
      <w:r w:rsidR="00FB59A6">
        <w:rPr>
          <w:rFonts w:hint="eastAsia"/>
        </w:rPr>
        <w:instrText>level.Design/methodology/approachThe</w:instrText>
      </w:r>
      <w:r w:rsidR="00FB59A6">
        <w:rPr>
          <w:rFonts w:hint="eastAsia"/>
        </w:rPr>
        <w:instrText>作者收集了中国最大的在线问答社区之一的数据。使用具有交叉分类随机效应的分层线性模型验证了这些假设。采用广义倾向得分加权方法进行稳健性检查。结果作者证明了同一问题线程中知识贡献行为之间由于社会比较关注而产生的同伴影响。如果更多的先验知识贡献者选择在问题线程中贡献长答案，则后续贡献的信息量更大。对于事实问题和回答受欢迎程度较高但推荐型和回答良好的问题较弱的问题，以及社会地位较高的贡献者，这种同伴影响更强。原创性</w:instrText>
      </w:r>
      <w:r w:rsidR="00FB59A6">
        <w:rPr>
          <w:rFonts w:hint="eastAsia"/>
        </w:rPr>
        <w:instrText>/</w:instrText>
      </w:r>
      <w:r w:rsidR="00FB59A6">
        <w:rPr>
          <w:rFonts w:hint="eastAsia"/>
        </w:rPr>
        <w:instrText>价值本研究提供了一个新的线索，即在由社会比较关注引发的竞争环境中，同伴对在线</w:instrText>
      </w:r>
      <w:r w:rsidR="00FB59A6">
        <w:rPr>
          <w:rFonts w:hint="eastAsia"/>
        </w:rPr>
        <w:instrText>UGC</w:instrText>
      </w:r>
      <w:r w:rsidR="00FB59A6">
        <w:rPr>
          <w:rFonts w:hint="eastAsia"/>
        </w:rPr>
        <w:instrText>贡献的影响。此外，作者确定了三个级别的调节因素（问题级别、线程级别和贡献者级别），这些因素特定于在线问答设置，并与贡献者对竞争力的看法有关，这些因素影响同伴影响对知识贡献的直接影响。作者没有关注动机和质量评估，而是关注在线知识贡献的具体内容。这里的同伴影响不是基于实际的熟人或跟随关系，而是基于回答同样的问题。作者还说明了在线</w:instrText>
      </w:r>
      <w:r w:rsidR="00FB59A6">
        <w:rPr>
          <w:rFonts w:hint="eastAsia"/>
        </w:rPr>
        <w:instrText>UGC</w:instrText>
      </w:r>
      <w:r w:rsidR="00FB59A6">
        <w:rPr>
          <w:rFonts w:hint="eastAsia"/>
        </w:rPr>
        <w:instrText>社区中主观和个性化行为中的竞争同伴影响。</w:instrText>
      </w:r>
      <w:r w:rsidR="00FB59A6">
        <w:rPr>
          <w:rFonts w:hint="eastAsia"/>
        </w:rPr>
        <w:instrText>","container-title":"Internet Research","DOI":"10.1108/INTR-07-2022-0510","ISSN":"1066-2243","issue":"5","language":"en","page":"1577-1601","title":"Competitive peer influence on knowledge contribution behaviors in online Q&amp;A communities: A s</w:instrText>
      </w:r>
      <w:r w:rsidR="00FB59A6">
        <w:instrText xml:space="preserve">ocial comparison perspective","title-short":"Competitive peer influence on knowledge contributi","volume":"34","author":[{"family":"Shi","given":"Chencheng"},{"family":"Hu","given":"Ping"},{"family":"Fan","given":"Weiguo"},{"family":"Qiu","given":"Liangfei"}],"issued":{"date-parts":[["2024",9]]}}}],"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FB59A6">
        <w:instrText xml:space="preserve"> ADDIN ZOTERO_ITEM CSL_CITATION {"citationID":"inZKZpGC","properties":{"formattedCitation":"(L. Chen et al., 2022; Meng et al., 2013)","plainCitation":"(L. Chen et al., 2022; Meng et al., 2013)","noteIndex":0},"citationItems":[{"id":2853,"uris":["http://zotero.org/users/8905122/items/J44QYVNE","http://www.mendeley.com/documents/?uuid=4265454e-c38d-47cf-92b9-c9ae58bc424f","http://zotero.org/users/local/bVGy23C0/items/WK699KZE"],"itemData":{"id":2853,"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FB59A6">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FB59A6">
        <w:rPr>
          <w:rFonts w:hint="eastAsia"/>
        </w:rPr>
        <w:instrText>【摘要翻译】</w:instrText>
      </w:r>
      <w:r w:rsidR="00FB59A6">
        <w:rPr>
          <w:rFonts w:hint="eastAsia"/>
        </w:rPr>
        <w:instrText>undefined","container-title":"Decis</w:instrText>
      </w:r>
      <w:r w:rsidR="00FB59A6">
        <w:instrText>ion Support Systems","DOI":"10.1016/j.dss.2021.113667","ISSN":"0167-9236","language":"en","page":"113667","title":"The impact of hierarchical privilege levels and non-hierarchical incentives on continued contribution in online Q&amp;A communities: A motivational model of gamification goals","title-short":"The impact of hierarchical privilege levels and no","volume":"153","author":[{"family":"Chen","given":"Langtao"},{"family":"Baird","given":"Aaron"},{"family":"Straub","given":"Detmar"}],"issued":{"date-parts":[["2022",2]]}}},{"id":2871,"uris":["http://zotero.org/users/8905122/items/Y3CVARAU","http://www.mendeley.com/documents/?uuid=1f851625-9123-4b58-88b8-e1519c4e3dc4","http://zotero.org/users/local/bVGy23C0/items/BN3QJKHY"],"itemData":{"id":2871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w:instrText>
      </w:r>
      <w:r w:rsidR="00FB59A6">
        <w:rPr>
          <w:rFonts w:hint="eastAsia"/>
        </w:rPr>
        <w:instrText>sers develop into literate and productive community contributors in social platforms and considers the design implications of these observations.\n\n</w:instrText>
      </w:r>
      <w:r w:rsidR="00FB59A6">
        <w:rPr>
          <w:rFonts w:hint="eastAsia"/>
        </w:rPr>
        <w:instrText>【摘要翻译】近年来，开放的在线社交问答网站（</w:instrText>
      </w:r>
      <w:r w:rsidR="00FB59A6">
        <w:rPr>
          <w:rFonts w:hint="eastAsia"/>
        </w:rPr>
        <w:instrText>SQAs</w:instrText>
      </w:r>
      <w:r w:rsidR="00FB59A6">
        <w:rPr>
          <w:rFonts w:hint="eastAsia"/>
        </w:rPr>
        <w:instrText>）吸引了公众的注意力。随着</w:instrText>
      </w:r>
      <w:r w:rsidR="00FB59A6">
        <w:rPr>
          <w:rFonts w:hint="eastAsia"/>
        </w:rPr>
        <w:instrText>SQAs</w:instrText>
      </w:r>
      <w:r w:rsidR="00FB59A6">
        <w:rPr>
          <w:rFonts w:hint="eastAsia"/>
        </w:rPr>
        <w:instrText>成为越来越受欢迎的知识共享平台，关于开放在线社区系统将如何发展的问题对于我们理解这些系统变得至关重要。在本文中，我们概述了</w:instrText>
      </w:r>
      <w:r w:rsidR="00FB59A6">
        <w:rPr>
          <w:rFonts w:hint="eastAsia"/>
        </w:rPr>
        <w:instrText>SQA</w:instrText>
      </w:r>
      <w:r w:rsidR="00FB59A6">
        <w:rPr>
          <w:rFonts w:hint="eastAsia"/>
        </w:rPr>
        <w:instrText>网站如何作为一个社会学习社区运作。</w:instrText>
      </w:r>
      <w:r w:rsidR="00FB59A6">
        <w:rPr>
          <w:rFonts w:hint="eastAsia"/>
        </w:rPr>
        <w:instrText>SQA</w:instrText>
      </w:r>
      <w:r w:rsidR="00FB59A6">
        <w:rPr>
          <w:rFonts w:hint="eastAsia"/>
        </w:rPr>
        <w:instrText>网站的成功不仅取决于有效地组织和传递信息，还取决于它是否能吸引参与者并激励他们做出贡献。我们介绍了早期的工作，调查徽章对用户参与在线</w:instrText>
      </w:r>
      <w:r w:rsidR="00FB59A6">
        <w:rPr>
          <w:rFonts w:hint="eastAsia"/>
        </w:rPr>
        <w:instrText>SQAs</w:instrText>
      </w:r>
      <w:r w:rsidR="00FB59A6">
        <w:rPr>
          <w:rFonts w:hint="eastAsia"/>
        </w:rPr>
        <w:instrText>社区</w:instrText>
      </w:r>
      <w:r w:rsidR="00FB59A6">
        <w:rPr>
          <w:rFonts w:hint="eastAsia"/>
        </w:rPr>
        <w:instrText>Stack Exchange</w:instrText>
      </w:r>
      <w:r w:rsidR="00FB59A6">
        <w:rPr>
          <w:rFonts w:hint="eastAsia"/>
        </w:rPr>
        <w:instrText>的影响。这篇正在进行的研究论文强调了帮助用户在社交平台中发展成为有文化和有生产力的社区贡献者的因素，并考虑了这些观察结果的设计含义。</w:instrText>
      </w:r>
      <w:r w:rsidR="00FB59A6">
        <w:rPr>
          <w:rFonts w:hint="eastAsia"/>
        </w:rPr>
        <w:instrText>","container-title":"Proc. Americas Conf. on Information Systems (AMCIS) 2013","IS</w:instrText>
      </w:r>
      <w:r w:rsidR="00FB59A6">
        <w:instrText xml:space="preserve">BN":"978-0-615-55907-0","language":"en","publisher-place":"Atlanta, USA","title":"Motivational effects of badge systems on participation in Stack Exchange social Q&amp;A online community","author":[{"family":"Meng","given":"Xu"},{"family":"Webster","given":"Sarah A."},{"family":"Butler","given":"Brian S."}],"issued":{"date-parts":[["2013"]]}}}],"schema":"https://github.com/citation-style-language/schema/raw/master/csl-citation.json"} </w:instrText>
      </w:r>
      <w:r w:rsidR="0032754E" w:rsidRPr="0022223D">
        <w:fldChar w:fldCharType="separate"/>
      </w:r>
      <w:r w:rsidR="00FB59A6" w:rsidRPr="00FB59A6">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FB59A6">
        <w:instrText xml:space="preserve"> ADDIN ZOTERO_ITEM CSL_CITATION {"citationID":"2vpanCSl","properties":{"formattedCitation":"(Wei et al., 2015)","plainCitation":"(Wei et al., 2015)","noteIndex":0},"citationItems":[{"id":2833,"uris":["http://zotero.org/users/8905122/items/YXGNRV3F","http://www.mendeley.com/documents/?uuid=1f38e6f6-283c-4e96-b5c9-0f900f4e7583","http://zotero.org/users/local/bVGy23C0/items/93SS66CZ"],"itemData":{"id":2833,"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FB59A6">
        <w:rPr>
          <w:rFonts w:hint="eastAsia"/>
        </w:rPr>
        <w:instrText>es.\n\n</w:instrText>
      </w:r>
      <w:r w:rsidR="00FB59A6">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FB59A6">
        <w:rPr>
          <w:rFonts w:hint="eastAsia"/>
        </w:rPr>
        <w:instrText>StackExchange.com</w:instrText>
      </w:r>
      <w:r w:rsidR="00FB59A6">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FB59A6">
        <w:rPr>
          <w:rFonts w:hint="eastAsia"/>
        </w:rPr>
        <w:instrText>","container-title":"Proc. 48th Hawaii International Conf. on System Sciences (HICSS) 2015","DOI":"10.1109/HICSS.2015.452","ISBN":"978-1-4799-7367-5","language":"en","page":"3760-3769","publisher-place":"Los Alam</w:instrText>
      </w:r>
      <w:r w:rsidR="00FB59A6">
        <w:instrText xml:space="preserve">itos, USA","title":"Motivating user contributions in online knowledge communities: Virtual rewards and reputation","title-short":"Motivating user contributions in online knowledge","author":[{"family":"Wei","given":"Xiahua"},{"family":"Chen","given":"Wei"},{"family":"Zhu","given":"Kevin"}],"issued":{"date-parts":[["2015",1]]}}}],"schema":"https://github.com/citation-style-language/schema/raw/master/csl-citation.json"}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29BAFF68"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6E796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2023)","dontUpdate":true,"noteIndex":0},"citationItems":[{"id":"xILCbqsa/psnpRpYW","uris":["http://zotero.org/users/8905122/items/C62VD79K"],"itemData":{"id":26487,"type":"article-journal","abstract":"We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6E796B">
        <w:rPr>
          <w:rFonts w:ascii="Segoe UI Emoji" w:hAnsi="Segoe UI Emoji" w:cs="Segoe UI Emoji"/>
        </w:rPr>
        <w:instrText>🏷️</w:instrText>
      </w:r>
      <w:r w:rsidR="006E796B">
        <w:instrText xml:space="preserve"> /unread","page":"qjae044","source":"11.1 (Q1)","title":"Generative AI at Work","author":[{"family":"Brynjolfsson","given":"Erik"},{"family":"Li","given":"Danielle"},{"family":"Raymond","given":"Lindsey"}],"issued":{"date-parts":[["2025",2,4]]}}},{"id":"xILCbqsa/CATtLtDh","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6E796B">
        <w:rPr>
          <w:rFonts w:ascii="Segoe UI Emoji" w:hAnsi="Segoe UI Emoji" w:cs="Segoe UI Emoji"/>
        </w:rPr>
        <w:instrText>📊</w:instrText>
      </w:r>
      <w:r w:rsidR="006E796B">
        <w:instrText>","call-number":"1","container-title":"Science Advances","DOI":"10.1126/sciadv.adn5290","ISSN":"2375-2548","issue":"28","journalAbbreviation":"Sci. Adv.","language":"en","note":"</w:instrText>
      </w:r>
      <w:r w:rsidR="006E796B">
        <w:rPr>
          <w:rFonts w:ascii="Segoe UI Emoji" w:hAnsi="Segoe UI Emoji" w:cs="Segoe UI Emoji"/>
        </w:rPr>
        <w:instrText>🏷️</w:instrText>
      </w:r>
      <w:r w:rsidR="006E796B">
        <w:instrText xml:space="preserve"> /unread","page":"eadn5290","source":"11.7 (Q1)","title":"Generative AI enhances individual creativity but reduces the collective diversity of novel content","volume":"10","author":[{"family":"Doshi","given":"Anil R."},{"family":"Hauser","given":"Oliver P."}],"issued":{"date-parts":[["2024",7,12]]}}},{"id":"xILCbqsa/s2rlQsLG","uris":["http://zotero.org/users/8905122/items/WRDY8KP8"],"itemData":{"id":26491,"type":"article-journal","abstract":"We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6E796B">
        <w:rPr>
          <w:rFonts w:ascii="Segoe UI Emoji" w:hAnsi="Segoe UI Emoji" w:cs="Segoe UI Emoji"/>
        </w:rPr>
        <w:instrText>📊</w:instrText>
      </w:r>
      <w:r w:rsidR="006E796B">
        <w:instrText>","call-number":"1","container-title":"Science","DOI":"10.1126/science.adh2586","ISSN":"0036-8075","issue":"6654","journalAbbreviation":"Science","language":"en","note":"</w:instrText>
      </w:r>
      <w:r w:rsidR="006E796B">
        <w:rPr>
          <w:rFonts w:ascii="Segoe UI Emoji" w:hAnsi="Segoe UI Emoji" w:cs="Segoe UI Emoji"/>
        </w:rPr>
        <w:instrText>🏷️</w:instrText>
      </w:r>
      <w:r w:rsidR="006E796B">
        <w:instrText xml:space="preserve"> /unread","page":"187-192","source":"44.7 (Q1)","title":"Experimental evidence on the productivity effects of generative artificial intelligence","volume":"381","author":[{"family":"Noy","given":"Shakked"},{"family":"Zhang","given":"Whitney"}],"issued":{"date-parts":[["2023",7,14]]}}}],"schema":"https://github.com/citation-style-language/schema/raw/master/csl-citation.json"}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KY9QIZfA","properties":{"formattedCitation":"[24]","plainCitation":"[24]","dontUpdate":true,"noteIndex":0},"citationItems":[{"id":2867,"uris":["http://zotero.org/users/8905122/items/RUQFD9MU","http://zotero.org/users/8905122/items/LTEA87AL","http://www.mendeley.com/documents/?uuid=92545ff0-27a1-4949-a2ad-77ed6a84f86b","http://zotero.org/users/local/bVGy23C0/items/NTCMR7U9"],"itemData":{"id":2867,"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w:instrText>
      </w:r>
      <w:r w:rsidR="00FB59A6">
        <w:rPr>
          <w:rFonts w:eastAsia="SimSun" w:hint="eastAsia"/>
          <w:shd w:val="clear" w:color="auto" w:fill="FFFFFF"/>
        </w:rPr>
        <w:instrText>ativity. By demonstrating that generative AI encourages creative thinking, particularly for those with greater AI and domain-expertise, this study enhances our understanding of generative AI</w:instrText>
      </w:r>
      <w:r w:rsidR="00FB59A6">
        <w:rPr>
          <w:rFonts w:eastAsia="SimSun" w:hint="eastAsia"/>
          <w:shd w:val="clear" w:color="auto" w:fill="FFFFFF"/>
        </w:rPr>
        <w:instrText>’</w:instrText>
      </w:r>
      <w:r w:rsidR="00FB59A6">
        <w:rPr>
          <w:rFonts w:eastAsia="SimSun" w:hint="eastAsia"/>
          <w:shd w:val="clear" w:color="auto" w:fill="FFFFFF"/>
        </w:rPr>
        <w:instrText>s impact on human creativity.\n\n</w:instrText>
      </w:r>
      <w:r w:rsidR="00FB59A6">
        <w:rPr>
          <w:rFonts w:eastAsia="SimSun" w:hint="eastAsia"/>
          <w:shd w:val="clear" w:color="auto" w:fill="FFFFFF"/>
        </w:rPr>
        <w:instrText>【摘要翻译】这项研究调查了生成性人工智能对有机人类生成设计的溢出效应。我们使用来自在线众包设计平台的大量数据，研究了采用生成性人工智能如何影响设计师有机人类生成创作的新颖性。此外，我们还研究了设计师人工智能专业知识和领域专业知识的调节作用。我们采用先进的深度学习模型和成熟的计量经济学方法来因果确定采用生成性人工智能的影响。我们的发现表明，最初对生成性人工智能的依赖可能会抑制创造力，但长期使用会增强创造力。一组关键的发现与设计师人工智能专业知识和领域专业知识的作用有关。我们发现人工智能专业知识和领域专业知识独立和共同促进了有机设计的新颖性。拥有人工智能和领域双重专业知识的设计师受益最大，突出了这些技能的互补性。此外，我们的即时分析表明，拥有人工智能专业知识或领域专业知识的设计师使用更长、更详细的提示，从而改善结果。拥有领域专业知识的设计师使用的提示比拥有人工智能专业知识的设计师使用的提示更独特。这些发现对众包平台的管理者和政策制定者有影响，突出了生成性人工智能在设计行业的经济价值及其在培养创造力方面的作用。总之，我们的研究通过量化生成性人工智能对人类创造力的溢出效应扩展了现有文献。通过证明生成性人工智能鼓励创造性思维，特别是对那些拥有更强人工智能和领域专业知识的人来说，这项研究增强了我们对生成性人工智能对人类创造力影响的理解。</w:instrText>
      </w:r>
      <w:r w:rsidR="00FB59A6">
        <w:rPr>
          <w:rFonts w:eastAsia="SimSun" w:hint="eastAsia"/>
          <w:shd w:val="clear" w:color="auto" w:fill="FFFFFF"/>
        </w:rPr>
        <w:instrText>","DOI":"10.2139/ssrn.4693181","genre":"SSRN Scholarly Paper","language":"en","note":"publisher-place: Rochester, NY","title":"Spillover effects of generative AI on human-generated content creation: Evidence from a crowd-sour</w:instrText>
      </w:r>
      <w:r w:rsidR="00FB59A6">
        <w:rPr>
          <w:rFonts w:eastAsia="SimSun"/>
          <w:shd w:val="clear" w:color="auto" w:fill="FFFFFF"/>
        </w:rPr>
        <w:instrText xml:space="preserve">cing design platform","title-short":"Spillover Effects of Generative AI on Human-Genera","author":[{"family":"Zhao","given":"Weihong"},{"family":"Wang","given":"Wen"},{"family":"Viswanathan","given":"Siva"}],"issued":{"date-parts":[["2024",1]]}}}],"schema":"https://github.com/citation-style-language/schema/raw/master/csl-citation.json"}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FB59A6">
        <w:rPr>
          <w:rFonts w:eastAsia="SimSun"/>
          <w:shd w:val="clear" w:color="auto" w:fill="FFFFFF"/>
        </w:rPr>
        <w:instrText xml:space="preserve"> ADDIN ZOTERO_ITEM CSL_CITATION {"citationID":"etkTmMKY","properties":{"formattedCitation":"[25]","plainCitation":"[25]","dontUpdate":true,"noteIndex":0},"citationItems":[{"id":2858,"uris":["http://zotero.org/users/8905122/items/R63NWE66","http://www.mendeley.com/documents/?uuid=b2f9b225-04cd-4fde-ab1e-ae1d3fda4e8e","http://zotero.org/users/local/bVGy23C0/items/WD2B5HUP"],"itemData":{"id":2858,"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FB59A6">
        <w:rPr>
          <w:rFonts w:eastAsia="SimSun" w:hint="eastAsia"/>
          <w:shd w:val="clear" w:color="auto" w:fill="FFFFFF"/>
        </w:rPr>
        <w:instrText xml:space="preserve">portant insights for policymakers and online platforms.  </w:instrText>
      </w:r>
      <w:r w:rsidR="00FB59A6">
        <w:rPr>
          <w:rFonts w:eastAsia="SimSun" w:hint="eastAsia"/>
          <w:shd w:val="clear" w:color="auto" w:fill="FFFFFF"/>
        </w:rPr>
        <w:instrText>生成人工智能</w:instrText>
      </w:r>
      <w:r w:rsidR="00FB59A6">
        <w:rPr>
          <w:rFonts w:eastAsia="SimSun" w:hint="eastAsia"/>
          <w:shd w:val="clear" w:color="auto" w:fill="FFFFFF"/>
        </w:rPr>
        <w:instrText xml:space="preserve"> (AI) </w:instrText>
      </w:r>
      <w:r w:rsidR="00FB59A6">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Kingdom</w:instrText>
      </w:r>
      <w:r w:rsidR="00FB59A6">
        <w:rPr>
          <w:rFonts w:eastAsia="SimSun" w:hint="eastAsia"/>
          <w:shd w:val="clear" w:color="auto" w:fill="FFFFFF"/>
        </w:rPr>
        <w:instrText>——的准实验来量化采用或禁止生成式人工智能对其内容创作者的影响。我们的研究结果表明，在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FB59A6">
        <w:rPr>
          <w:rFonts w:eastAsia="SimSun" w:hint="eastAsia"/>
          <w:shd w:val="clear" w:color="auto" w:fill="FFFFFF"/>
        </w:rPr>
        <w:instrText xml:space="preserve"> Lofter </w:instrText>
      </w:r>
      <w:r w:rsidR="00FB59A6">
        <w:rPr>
          <w:rFonts w:eastAsia="SimSun" w:hint="eastAsia"/>
          <w:shd w:val="clear" w:color="auto" w:fill="FFFFFF"/>
        </w:rPr>
        <w:instrText>上采用生成式</w:instrText>
      </w:r>
      <w:r w:rsidR="00FB59A6">
        <w:rPr>
          <w:rFonts w:eastAsia="SimSun" w:hint="eastAsia"/>
          <w:shd w:val="clear" w:color="auto" w:fill="FFFFFF"/>
        </w:rPr>
        <w:instrText xml:space="preserve"> AI </w:instrText>
      </w:r>
      <w:r w:rsidR="00FB59A6">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FB59A6">
        <w:rPr>
          <w:rFonts w:eastAsia="SimSun" w:hint="eastAsia"/>
          <w:shd w:val="clear" w:color="auto" w:fill="FFFFFF"/>
        </w:rPr>
        <w:instrText>\n\n</w:instrText>
      </w:r>
      <w:r w:rsidR="00FB59A6">
        <w:rPr>
          <w:rFonts w:eastAsia="SimSun" w:hint="eastAsia"/>
          <w:shd w:val="clear" w:color="auto" w:fill="FFFFFF"/>
        </w:rPr>
        <w:instrText>【摘要翻译】生成性人工智能（</w:instrText>
      </w:r>
      <w:r w:rsidR="00FB59A6">
        <w:rPr>
          <w:rFonts w:eastAsia="SimSun" w:hint="eastAsia"/>
          <w:shd w:val="clear" w:color="auto" w:fill="FFFFFF"/>
        </w:rPr>
        <w:instrText>Generative AI</w:instrText>
      </w:r>
      <w:r w:rsidR="00FB59A6">
        <w:rPr>
          <w:rFonts w:eastAsia="SimSun" w:hint="eastAsia"/>
          <w:shd w:val="clear" w:color="auto" w:fill="FFFFFF"/>
        </w:rPr>
        <w:instrText>，简称</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）技术已成为内容创作者经济中的一股颠覆性力量。在本文中，我们旨在了解数字艺术平台对生成性</w:instrText>
      </w:r>
      <w:r w:rsidR="00FB59A6">
        <w:rPr>
          <w:rFonts w:eastAsia="SimSun" w:hint="eastAsia"/>
          <w:shd w:val="clear" w:color="auto" w:fill="FFFFFF"/>
        </w:rPr>
        <w:instrText>AI</w:instrText>
      </w:r>
      <w:r w:rsidR="00FB59A6">
        <w:rPr>
          <w:rFonts w:eastAsia="SimSun" w:hint="eastAsia"/>
          <w:shd w:val="clear" w:color="auto" w:fill="FFFFFF"/>
        </w:rPr>
        <w:instrText>的行动如何影响其主要参与者——内容创作者。具体而言，我们利用亚洲两大领先数字艺术平台——</w:instrText>
      </w:r>
      <w:r w:rsidR="00FB59A6">
        <w:rPr>
          <w:rFonts w:eastAsia="SimSun" w:hint="eastAsia"/>
          <w:shd w:val="clear" w:color="auto" w:fill="FFFFFF"/>
        </w:rPr>
        <w:instrText>Lofter</w:instrText>
      </w:r>
      <w:r w:rsidR="00FB59A6">
        <w:rPr>
          <w:rFonts w:eastAsia="SimSun" w:hint="eastAsia"/>
          <w:shd w:val="clear" w:color="auto" w:fill="FFFFFF"/>
        </w:rPr>
        <w:instrText>和</w:instrText>
      </w:r>
      <w:r w:rsidR="00FB59A6">
        <w:rPr>
          <w:rFonts w:eastAsia="SimSun" w:hint="eastAsia"/>
          <w:shd w:val="clear" w:color="auto" w:fill="FFFFFF"/>
        </w:rPr>
        <w:instrText>Graffiti UK</w:instrText>
      </w:r>
      <w:r w:rsidR="00FB59A6">
        <w:rPr>
          <w:rFonts w:eastAsia="SimSun" w:hint="eastAsia"/>
          <w:shd w:val="clear" w:color="auto" w:fill="FFFFFF"/>
        </w:rPr>
        <w:instrText>——的准实验来量化采用或禁止生成性</w:instrText>
      </w:r>
      <w:r w:rsidR="00FB59A6">
        <w:rPr>
          <w:rFonts w:eastAsia="SimSun" w:hint="eastAsia"/>
          <w:shd w:val="clear" w:color="auto" w:fill="FFFFFF"/>
        </w:rPr>
        <w:instrText>AI</w:instrText>
      </w:r>
      <w:r w:rsidR="00FB59A6">
        <w:rPr>
          <w:rFonts w:eastAsia="SimSun" w:hint="eastAsia"/>
          <w:shd w:val="clear" w:color="auto" w:fill="FFFFFF"/>
        </w:rPr>
        <w:instrText>对其内容创作者的影响。我们的发现显示，在</w:instrText>
      </w:r>
      <w:r w:rsidR="00FB59A6">
        <w:rPr>
          <w:rFonts w:eastAsia="SimSun" w:hint="eastAsia"/>
          <w:shd w:val="clear" w:color="auto" w:fill="FFFFFF"/>
        </w:rPr>
        <w:instrText>Lofter</w:instrText>
      </w:r>
      <w:r w:rsidR="00FB59A6">
        <w:rPr>
          <w:rFonts w:eastAsia="SimSun" w:hint="eastAsia"/>
          <w:shd w:val="clear" w:color="auto" w:fill="FFFFFF"/>
        </w:rPr>
        <w:instrText>上引入生成性</w:instrText>
      </w:r>
      <w:r w:rsidR="00FB59A6">
        <w:rPr>
          <w:rFonts w:eastAsia="SimSun" w:hint="eastAsia"/>
          <w:shd w:val="clear" w:color="auto" w:fill="FFFFFF"/>
        </w:rPr>
        <w:instrText>AI</w:instrText>
      </w:r>
      <w:r w:rsidR="00FB59A6">
        <w:rPr>
          <w:rFonts w:eastAsia="SimSun" w:hint="eastAsia"/>
          <w:shd w:val="clear" w:color="auto" w:fill="FFFFFF"/>
        </w:rPr>
        <w:instrText>工具导致其内容创作者在平台上的活动显着减少。相反，涂鸦王国对生成性</w:instrText>
      </w:r>
      <w:r w:rsidR="00FB59A6">
        <w:rPr>
          <w:rFonts w:eastAsia="SimSun" w:hint="eastAsia"/>
          <w:shd w:val="clear" w:color="auto" w:fill="FFFFFF"/>
        </w:rPr>
        <w:instrText>AI</w:instrText>
      </w:r>
      <w:r w:rsidR="00FB59A6">
        <w:rPr>
          <w:rFonts w:eastAsia="SimSun" w:hint="eastAsia"/>
          <w:shd w:val="clear" w:color="auto" w:fill="FFFFFF"/>
        </w:rPr>
        <w:instrText>的禁止产生了更微妙的影响。尽管一些内容创作者在禁令实施后离开了平台，但在禁令实施后继续使用平台的内容创作者（即非流失者）的活动有所增加。此外，我们证明，在</w:instrText>
      </w:r>
      <w:r w:rsidR="00FB59A6">
        <w:rPr>
          <w:rFonts w:eastAsia="SimSun" w:hint="eastAsia"/>
          <w:shd w:val="clear" w:color="auto" w:fill="FFFFFF"/>
        </w:rPr>
        <w:instrText>Lofter</w:instrText>
      </w:r>
      <w:r w:rsidR="00FB59A6">
        <w:rPr>
          <w:rFonts w:eastAsia="SimSun" w:hint="eastAsia"/>
          <w:shd w:val="clear" w:color="auto" w:fill="FFFFFF"/>
        </w:rPr>
        <w:instrText>上采用</w:instrText>
      </w:r>
      <w:r w:rsidR="00FB59A6">
        <w:rPr>
          <w:rFonts w:eastAsia="SimSun" w:hint="eastAsia"/>
          <w:shd w:val="clear" w:color="auto" w:fill="FFFFFF"/>
        </w:rPr>
        <w:instrText>Generative AI</w:instrText>
      </w:r>
      <w:r w:rsidR="00FB59A6">
        <w:rPr>
          <w:rFonts w:eastAsia="SimSun" w:hint="eastAsia"/>
          <w:shd w:val="clear" w:color="auto" w:fill="FFFFFF"/>
        </w:rPr>
        <w:instrText>后，更多产的内容创作者（即向平台上传大量作品的重度用户）和多宿主用户更倾向于减少他们的活动，而平台上更受欢迎的内容创作者（即每件作品获得更多“喜欢”的用户）不太可能减少他们的活动。本文为政策制定者和在线平台提供了重要的见解。生成人工智能（</w:instrText>
      </w:r>
      <w:r w:rsidR="00FB59A6">
        <w:rPr>
          <w:rFonts w:eastAsia="SimSun" w:hint="eastAsia"/>
          <w:shd w:val="clear" w:color="auto" w:fill="FFFFFF"/>
        </w:rPr>
        <w:instrText>AI</w:instrText>
      </w:r>
      <w:r w:rsidR="00FB59A6">
        <w:rPr>
          <w:rFonts w:eastAsia="SimSun" w:hint="eastAsia"/>
          <w:shd w:val="clear" w:color="auto" w:fill="FFFFFF"/>
        </w:rPr>
        <w:instrText>）技术已成为内容创作者经济的颠覆性力量。在本文中，我的旨在了解两个数字艺术平台对生成人工智能的作用。尽管一些内容创作者在禁令实施后离开了平台，但在禁令实施后继续使用该平台的内容创作者（即非流失者）的活动有所增加。此外，我们还发现，更多产的内容创作者（即向平台上传大量作品的重度用户）和多宿主生成用户在</w:instrText>
      </w:r>
      <w:r w:rsidR="00FB59A6">
        <w:rPr>
          <w:rFonts w:eastAsia="SimSun" w:hint="eastAsia"/>
          <w:shd w:val="clear" w:color="auto" w:fill="FFFFFF"/>
        </w:rPr>
        <w:instrText>Lofter</w:instrText>
      </w:r>
      <w:r w:rsidR="00FB59A6">
        <w:rPr>
          <w:rFonts w:eastAsia="SimSun" w:hint="eastAsia"/>
          <w:shd w:val="clear" w:color="auto" w:fill="FFFFFF"/>
        </w:rPr>
        <w:instrText>上采用式</w:instrText>
      </w:r>
      <w:r w:rsidR="00FB59A6">
        <w:rPr>
          <w:rFonts w:eastAsia="SimSun" w:hint="eastAsia"/>
          <w:shd w:val="clear" w:color="auto" w:fill="FFFFFF"/>
        </w:rPr>
        <w:instrText>AI</w:instrText>
      </w:r>
      <w:r w:rsidR="00FB59A6">
        <w:rPr>
          <w:rFonts w:eastAsia="SimSun" w:hint="eastAsia"/>
          <w:shd w:val="clear" w:color="auto" w:fill="FFFFFF"/>
        </w:rPr>
        <w:instrText>后更倾向于减少他们的活动，而更受欢迎的内容平台上的创作者（即每件作品获得更多</w:instrText>
      </w:r>
      <w:r w:rsidR="00FB59A6">
        <w:rPr>
          <w:rFonts w:eastAsia="SimSun" w:hint="eastAsia"/>
          <w:shd w:val="clear" w:color="auto" w:fill="FFFFFF"/>
        </w:rPr>
        <w:instrText>\"</w:instrText>
      </w:r>
      <w:r w:rsidR="00FB59A6">
        <w:rPr>
          <w:rFonts w:eastAsia="SimSun" w:hint="eastAsia"/>
          <w:shd w:val="clear" w:color="auto" w:fill="FFFFFF"/>
        </w:rPr>
        <w:instrText>赞</w:instrText>
      </w:r>
      <w:r w:rsidR="00FB59A6">
        <w:rPr>
          <w:rFonts w:eastAsia="SimSun" w:hint="eastAsia"/>
          <w:shd w:val="clear" w:color="auto" w:fill="FFFFFF"/>
        </w:rPr>
        <w:instrText>\"</w:instrText>
      </w:r>
      <w:r w:rsidR="00FB59A6">
        <w:rPr>
          <w:rFonts w:eastAsia="SimSun" w:hint="eastAsia"/>
          <w:shd w:val="clear" w:color="auto" w:fill="FFFFFF"/>
        </w:rPr>
        <w:instrText>的用户）不太可能减少他们的活动。本文为政策制定者和在线平台提供了重要见解。</w:instrText>
      </w:r>
      <w:r w:rsidR="00FB59A6">
        <w:rPr>
          <w:rFonts w:eastAsia="SimSun" w:hint="eastAsia"/>
          <w:shd w:val="clear" w:color="auto" w:fill="FFFFFF"/>
        </w:rPr>
        <w:instrText>","DOI":"10.2139/ssrn.4670714","genre":"SSRN Scholarly Paper","language":"en","note":"publisher-p</w:instrText>
      </w:r>
      <w:r w:rsidR="00FB59A6">
        <w:rPr>
          <w:rFonts w:eastAsia="SimSun"/>
          <w:shd w:val="clear" w:color="auto" w:fill="FFFFFF"/>
        </w:rPr>
        <w:instrText xml:space="preserve">lace: Rochester, NY","title":"Generative AI and content-creator economy: Evidence from online content creation platforms","title-short":"Generative AI and Content Creators","author":[{"family":"Huang","given":"Hongxian"},{"family":"Fu","given":"Runshan"},{"family":"Ghose","given":"Anindya"}],"issued":{"date-parts":[["2023",12]]}}}],"schema":"https://github.com/citation-style-language/schema/raw/master/csl-citation.json"}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FB59A6">
        <w:instrText xml:space="preserve"> ADDIN ZOTERO_ITEM CSL_CITATION {"citationID":"1nZzqJPH","properties":{"formattedCitation":"[26]","plainCitation":"[26]","dontUpdate":true,"noteIndex":0},"citationItems":[{"id":2846,"uris":["http://zotero.org/users/8905122/items/NLEHNE8Z","http://www.mendeley.com/documents/?uuid=b5c70f92-b756-40e9-b02c-f7be8ebde9c3","http://zotero.org/users/local/bVGy23C0/items/WHV994LP"],"itemData":{"id":2846,"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FB59A6">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FB59A6">
        <w:rPr>
          <w:rFonts w:hint="eastAsia"/>
        </w:rPr>
        <w:instrText>创新，特别是在开源领域，依靠解决一系列开放问题的贡献者而蓬勃发展。虽然生成式人工智能技术</w:instrText>
      </w:r>
      <w:r w:rsidR="00FB59A6">
        <w:rPr>
          <w:rFonts w:hint="eastAsia"/>
        </w:rPr>
        <w:instrText xml:space="preserve"> (GenAI) </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 xml:space="preserve"> GenAI </w:instrText>
      </w:r>
      <w:r w:rsidR="00FB59A6">
        <w:rPr>
          <w:rFonts w:hint="eastAsia"/>
        </w:rPr>
        <w:instrText>是否对需要外推思维的任务和需要内插思维的任务产生同样的影响是一个开放的实证问题。我们在开源背景下研究这个问题，重点关注</w:instrText>
      </w:r>
      <w:r w:rsidR="00FB59A6">
        <w:rPr>
          <w:rFonts w:hint="eastAsia"/>
        </w:rPr>
        <w:instrText xml:space="preserve"> 2021 </w:instrText>
      </w:r>
      <w:r w:rsidR="00FB59A6">
        <w:rPr>
          <w:rFonts w:hint="eastAsia"/>
        </w:rPr>
        <w:instrText>年</w:instrText>
      </w:r>
      <w:r w:rsidR="00FB59A6">
        <w:rPr>
          <w:rFonts w:hint="eastAsia"/>
        </w:rPr>
        <w:instrText xml:space="preserve"> 10 </w:instrText>
      </w:r>
      <w:r w:rsidR="00FB59A6">
        <w:rPr>
          <w:rFonts w:hint="eastAsia"/>
        </w:rPr>
        <w:instrText>月推出的</w:instrText>
      </w:r>
      <w:r w:rsidR="00FB59A6">
        <w:rPr>
          <w:rFonts w:hint="eastAsia"/>
        </w:rPr>
        <w:instrText xml:space="preserve"> GitHub Copilot</w:instrText>
      </w:r>
      <w:r w:rsidR="00FB59A6">
        <w:rPr>
          <w:rFonts w:hint="eastAsia"/>
        </w:rPr>
        <w:instrText>。</w:instrText>
      </w:r>
      <w:r w:rsidR="00FB59A6">
        <w:rPr>
          <w:rFonts w:hint="eastAsia"/>
        </w:rPr>
        <w:instrText xml:space="preserve">Copilot </w:instrText>
      </w:r>
      <w:r w:rsidR="00FB59A6">
        <w:rPr>
          <w:rFonts w:hint="eastAsia"/>
        </w:rPr>
        <w:instrText>支持</w:instrText>
      </w:r>
      <w:r w:rsidR="00FB59A6">
        <w:rPr>
          <w:rFonts w:hint="eastAsia"/>
        </w:rPr>
        <w:instrText xml:space="preserve"> Python </w:instrText>
      </w:r>
      <w:r w:rsidR="00FB59A6">
        <w:rPr>
          <w:rFonts w:hint="eastAsia"/>
        </w:rPr>
        <w:instrText>等语言，但忽略了对</w:instrText>
      </w:r>
      <w:r w:rsidR="00FB59A6">
        <w:rPr>
          <w:rFonts w:hint="eastAsia"/>
        </w:rPr>
        <w:instrText xml:space="preserve"> R </w:instrText>
      </w:r>
      <w:r w:rsidR="00FB59A6">
        <w:rPr>
          <w:rFonts w:hint="eastAsia"/>
        </w:rPr>
        <w:instrText>等语言的支持。我们利用这个自然实验来凭经验确定</w:instrText>
      </w:r>
      <w:r w:rsidR="00FB59A6">
        <w:rPr>
          <w:rFonts w:hint="eastAsia"/>
        </w:rPr>
        <w:instrText xml:space="preserve"> GenAI </w:instrText>
      </w:r>
      <w:r w:rsidR="00FB59A6">
        <w:rPr>
          <w:rFonts w:hint="eastAsia"/>
        </w:rPr>
        <w:instrText>对创新量的影响、类型（外推法与内插法）以及项目之间的创新分布。使用包括合成</w:instrText>
      </w:r>
      <w:r w:rsidR="00FB59A6">
        <w:rPr>
          <w:rFonts w:hint="eastAsia"/>
        </w:rPr>
        <w:instrText xml:space="preserve"> DiD </w:instrText>
      </w:r>
      <w:r w:rsidR="00FB59A6">
        <w:rPr>
          <w:rFonts w:hint="eastAsia"/>
        </w:rPr>
        <w:instrText>在内的各种估计技术，我们观察到总体贡献显着跃升，这表明</w:instrText>
      </w:r>
      <w:r w:rsidR="00FB59A6">
        <w:rPr>
          <w:rFonts w:hint="eastAsia"/>
        </w:rPr>
        <w:instrText xml:space="preserve"> GenAI </w:instrText>
      </w:r>
      <w:r w:rsidR="00FB59A6">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FB59A6">
        <w:rPr>
          <w:rFonts w:hint="eastAsia"/>
        </w:rPr>
        <w:instrText xml:space="preserve"> </w:instrText>
      </w:r>
      <w:r w:rsidR="00FB59A6">
        <w:rPr>
          <w:rFonts w:hint="eastAsia"/>
        </w:rPr>
        <w:instrText>流行的软件包受益于广泛的讨论、示例和文档，这有助于创建更精确的上下文。鉴于维护和新功能解决方案之间的差距随着上下文的丰富而放大，我们预计随着</w:instrText>
      </w:r>
      <w:r w:rsidR="00FB59A6">
        <w:rPr>
          <w:rFonts w:hint="eastAsia"/>
        </w:rPr>
        <w:instrText xml:space="preserve"> LLMs </w:instrText>
      </w:r>
      <w:r w:rsidR="00FB59A6">
        <w:rPr>
          <w:rFonts w:hint="eastAsia"/>
        </w:rPr>
        <w:instrText>的不断改善，这种差距将继续存在甚至扩大。我们讨论激励高价值创新解决方案的实际和政策影响。</w:instrText>
      </w:r>
      <w:r w:rsidR="00FB59A6">
        <w:rPr>
          <w:rFonts w:hint="eastAsia"/>
        </w:rPr>
        <w:instrText>\n\n</w:instrText>
      </w:r>
      <w:r w:rsidR="00FB59A6">
        <w:rPr>
          <w:rFonts w:hint="eastAsia"/>
        </w:rPr>
        <w:instrText>【摘要翻译】创新，特别是在开源领域，依靠解决一系列开放问题的贡献者蓬勃发展。虽然生成式人工智能技术（</w:instrText>
      </w:r>
      <w:r w:rsidR="00FB59A6">
        <w:rPr>
          <w:rFonts w:hint="eastAsia"/>
        </w:rPr>
        <w:instrText>GenAI</w:instrText>
      </w:r>
      <w:r w:rsidR="00FB59A6">
        <w:rPr>
          <w:rFonts w:hint="eastAsia"/>
        </w:rPr>
        <w:instrText>）已经在各种环境中展示了它们的潜力，但它们对高技能贡献者选择解决的问题范围的影响是不确定的。不确定性的出现是因为某些问题，提供详细的上下文会产生精确的解决方案，最好通过插值（即框内）思维来解决，而其他问题，提供详细的上下文要么困难，要么无效，需要外推（即框外）思维。</w:instrText>
      </w:r>
      <w:r w:rsidR="00FB59A6">
        <w:rPr>
          <w:rFonts w:hint="eastAsia"/>
        </w:rPr>
        <w:instrText>GenAI</w:instrText>
      </w:r>
      <w:r w:rsidR="00FB59A6">
        <w:rPr>
          <w:rFonts w:hint="eastAsia"/>
        </w:rPr>
        <w:instrText>是否同样影响需要外推思维的任务和需要内推思维的任务是一个开放的实证问题。我们在开源环境中研究这个问题，重点关注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w:instrText>
      </w:r>
      <w:r w:rsidR="00FB59A6">
        <w:rPr>
          <w:rFonts w:hint="eastAsia"/>
        </w:rPr>
        <w:instrText>GitHub Copilot</w:instrText>
      </w:r>
      <w:r w:rsidR="00FB59A6">
        <w:rPr>
          <w:rFonts w:hint="eastAsia"/>
        </w:rPr>
        <w:instrText>的推出。</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等语言的支持。我们利用这一自然实验从经验上确定</w:instrText>
      </w:r>
      <w:r w:rsidR="00FB59A6">
        <w:rPr>
          <w:rFonts w:hint="eastAsia"/>
        </w:rPr>
        <w:instrText>GenAI</w:instrText>
      </w:r>
      <w:r w:rsidR="00FB59A6">
        <w:rPr>
          <w:rFonts w:hint="eastAsia"/>
        </w:rPr>
        <w:instrText>对创新量、类型（外推式与内插式）和跨项目创新分布的影响。使用包括合成</w:instrText>
      </w:r>
      <w:r w:rsidR="00FB59A6">
        <w:rPr>
          <w:rFonts w:hint="eastAsia"/>
        </w:rPr>
        <w:instrText>DiD</w:instrText>
      </w:r>
      <w:r w:rsidR="00FB59A6">
        <w:rPr>
          <w:rFonts w:hint="eastAsia"/>
        </w:rPr>
        <w:instrText>在内的各种估计技术，我们观察到总体贡献的显着跃升，表明</w:instrText>
      </w:r>
      <w:r w:rsidR="00FB59A6">
        <w:rPr>
          <w:rFonts w:hint="eastAsia"/>
        </w:rPr>
        <w:instrText>GenAI</w:instrText>
      </w:r>
      <w:r w:rsidR="00FB59A6">
        <w:rPr>
          <w:rFonts w:hint="eastAsia"/>
        </w:rPr>
        <w:instrText>有效地增强了自我激励、高技能自愿贡献者的结果。有趣的是，主要需要内插式思维的维护解决方案比主要需要外推式思维的代码开发解决方案看到了更大的跃升。最后，更受欢迎的包经历了明显更大的提升，特别是在维护解决方案中。流行的包受益于广泛的讨论、示例和留档，这有助于创建更精确的上下文。鉴于维护和新功能解决方案之间的差距随着更丰富的上下文而扩大，我们预计随着</w:instrText>
      </w:r>
      <w:r w:rsidR="00FB59A6">
        <w:rPr>
          <w:rFonts w:hint="eastAsia"/>
        </w:rPr>
        <w:instrText>LLM</w:instrText>
      </w:r>
      <w:r w:rsidR="00FB59A6">
        <w:rPr>
          <w:rFonts w:hint="eastAsia"/>
        </w:rPr>
        <w:instrText>的不断改进，这种差距将保持甚至扩大。我们讨论了激励高价值创新解决方案的实际和政策影响。创新，特别是在开源领域，依靠解决一系列开放问题的贡献者而蓬勃发展。虽然生成式人工智能技术（</w:instrText>
      </w:r>
      <w:r w:rsidR="00FB59A6">
        <w:rPr>
          <w:rFonts w:hint="eastAsia"/>
        </w:rPr>
        <w:instrText>GenAI</w:instrText>
      </w:r>
      <w:r w:rsidR="00FB59A6">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FB59A6">
        <w:rPr>
          <w:rFonts w:hint="eastAsia"/>
        </w:rPr>
        <w:instrText>GenAI</w:instrText>
      </w:r>
      <w:r w:rsidR="00FB59A6">
        <w:rPr>
          <w:rFonts w:hint="eastAsia"/>
        </w:rPr>
        <w:instrText>是维对需要推外思维的任务量和需要内插思维的任务量相同的是一个开放性的问题。我们在开源背景下研究这个问题，重点关注</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月推出的</w:instrText>
      </w:r>
      <w:r w:rsidR="00FB59A6">
        <w:rPr>
          <w:rFonts w:hint="eastAsia"/>
        </w:rPr>
        <w:instrText>GitHub Copilot</w:instrText>
      </w:r>
      <w:r w:rsidR="00FB59A6">
        <w:rPr>
          <w:rFonts w:hint="eastAsia"/>
        </w:rPr>
        <w:instrText>。</w:instrText>
      </w:r>
      <w:r w:rsidR="00FB59A6">
        <w:rPr>
          <w:rFonts w:hint="eastAsia"/>
        </w:rPr>
        <w:instrText>Copilot</w:instrText>
      </w:r>
      <w:r w:rsidR="00FB59A6">
        <w:rPr>
          <w:rFonts w:hint="eastAsia"/>
        </w:rPr>
        <w:instrText>支持</w:instrText>
      </w:r>
      <w:r w:rsidR="00FB59A6">
        <w:rPr>
          <w:rFonts w:hint="eastAsia"/>
        </w:rPr>
        <w:instrText>Python</w:instrText>
      </w:r>
      <w:r w:rsidR="00FB59A6">
        <w:rPr>
          <w:rFonts w:hint="eastAsia"/>
        </w:rPr>
        <w:instrText>等语言，但忽略了对</w:instrText>
      </w:r>
      <w:r w:rsidR="00FB59A6">
        <w:rPr>
          <w:rFonts w:hint="eastAsia"/>
        </w:rPr>
        <w:instrText>R</w:instrText>
      </w:r>
      <w:r w:rsidR="00FB59A6">
        <w:rPr>
          <w:rFonts w:hint="eastAsia"/>
        </w:rPr>
        <w:instrText>等语言的支持。我们利用这个自然实验来凭经验确定</w:instrText>
      </w:r>
      <w:r w:rsidR="00FB59A6">
        <w:rPr>
          <w:rFonts w:hint="eastAsia"/>
        </w:rPr>
        <w:instrText>GenAI</w:instrText>
      </w:r>
      <w:r w:rsidR="00FB59A6">
        <w:rPr>
          <w:rFonts w:hint="eastAsia"/>
        </w:rPr>
        <w:instrText>对量值的影响，类型（外推法与内插法）以此类推的创新。使用包括合成</w:instrText>
      </w:r>
      <w:r w:rsidR="00FB59A6">
        <w:rPr>
          <w:rFonts w:hint="eastAsia"/>
        </w:rPr>
        <w:instrText>DiD</w:instrText>
      </w:r>
      <w:r w:rsidR="00FB59A6">
        <w:rPr>
          <w:rFonts w:hint="eastAsia"/>
        </w:rPr>
        <w:instrText>在内的各种估计技术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FB59A6">
        <w:rPr>
          <w:rFonts w:hint="eastAsia"/>
        </w:rPr>
        <w:instrText>LLM</w:instrText>
      </w:r>
      <w:r w:rsidR="00FB59A6">
        <w:rPr>
          <w:rFonts w:hint="eastAsia"/>
        </w:rPr>
        <w:instrText>的不断改善，这种差距将继续存在甚至扩大。我们讨论激励高价值创新解决方案的实际和政策影响。</w:instrText>
      </w:r>
      <w:r w:rsidR="00FB59A6">
        <w:rPr>
          <w:rFonts w:hint="eastAsia"/>
        </w:rPr>
        <w:instrText>","DOI":"10.2139/ssrn.4</w:instrText>
      </w:r>
      <w:r w:rsidR="00FB59A6">
        <w:instrText xml:space="preserve">684662","genre":"SSRN Scholarly Paper","language":"en","note":"publisher-place: Rochester, NY","title":"The impact of large language models on open-source innovation: Evidence from GitHub Copilot","title-short":"The impact of large language models on open-source","author":[{"family":"Yeverechyahu","given":"Doron"},{"family":"Mayya","given":"Raveesh"},{"family":"Oestreicher-Singer","given":"Gal"}],"issued":{"date-parts":[["2024",5]]}}}],"schema":"https://github.com/citation-style-language/schema/raw/master/csl-citation.json"}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509F5615"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F3590D" w:rsidRPr="0022223D">
        <w:t>Table 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FB59A6">
        <w:rPr>
          <w:shd w:val="clear" w:color="auto" w:fill="FFFFFF"/>
        </w:rPr>
        <w:instrText xml:space="preserve"> ADDIN ZOTERO_ITEM CSL_CITATION {"citationID":"JW07Qtzz","properties":{"formattedCitation":"[1], [2], [3], [4], [5]","plainCitation":"[1], [2], [3], [4], [5]","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w:instrText>
      </w:r>
      <w:r w:rsidR="00FB59A6">
        <w:rPr>
          <w:rFonts w:hint="eastAsia"/>
          <w:shd w:val="clear" w:color="auto" w:fill="FFFFFF"/>
        </w:rPr>
        <w:instrText>n collective expertise as users depart the community. We find that average answer quality has declined significantly, primarily due to user exit. We discuss implications for the management of online knowledge communities.\n\n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shd w:val="clear" w:color="auto" w:fill="FFFFFF"/>
        </w:rPr>
        <w:instrText>ChatGPT</w:instrText>
      </w:r>
      <w:r w:rsidR="00FB59A6">
        <w:rPr>
          <w:rFonts w:hint="eastAsia"/>
          <w:shd w:val="clear" w:color="auto" w:fill="FFFFFF"/>
        </w:rPr>
        <w:instrText>对</w:instrText>
      </w:r>
      <w:r w:rsidR="00FB59A6">
        <w:rPr>
          <w:rFonts w:hint="eastAsia"/>
          <w:shd w:val="clear" w:color="auto" w:fill="FFFFFF"/>
        </w:rPr>
        <w:instrText>StackOverflow</w:instrText>
      </w:r>
      <w:r w:rsidR="00FB59A6">
        <w:rPr>
          <w:rFonts w:hint="eastAsia"/>
          <w:shd w:val="clear" w:color="auto" w:fill="FFFFFF"/>
        </w:rPr>
        <w:instrText>用户活动的影响，并与</w:instrText>
      </w:r>
      <w:r w:rsidR="00FB59A6">
        <w:rPr>
          <w:rFonts w:hint="eastAsia"/>
          <w:shd w:val="clear" w:color="auto" w:fill="FFFFFF"/>
        </w:rPr>
        <w:instrText>Reddit</w:instrText>
      </w:r>
      <w:r w:rsidR="00FB59A6">
        <w:rPr>
          <w:rFonts w:hint="eastAsia"/>
          <w:shd w:val="clear" w:color="auto" w:fill="FFFFFF"/>
        </w:rPr>
        <w:instrText>的用户活动进行了对比。我们分析了</w:instrText>
      </w:r>
      <w:r w:rsidR="00FB59A6">
        <w:rPr>
          <w:rFonts w:hint="eastAsia"/>
          <w:shd w:val="clear" w:color="auto" w:fill="FFFFFF"/>
        </w:rPr>
        <w:instrText>2021</w:instrText>
      </w:r>
      <w:r w:rsidR="00FB59A6">
        <w:rPr>
          <w:rFonts w:hint="eastAsia"/>
          <w:shd w:val="clear" w:color="auto" w:fill="FFFFFF"/>
        </w:rPr>
        <w:instrText>年</w:instrText>
      </w:r>
      <w:r w:rsidR="00FB59A6">
        <w:rPr>
          <w:rFonts w:hint="eastAsia"/>
          <w:shd w:val="clear" w:color="auto" w:fill="FFFFFF"/>
        </w:rPr>
        <w:instrText>10</w:instrText>
      </w:r>
      <w:r w:rsidR="00FB59A6">
        <w:rPr>
          <w:rFonts w:hint="eastAsia"/>
          <w:shd w:val="clear" w:color="auto" w:fill="FFFFFF"/>
        </w:rPr>
        <w:instrText>月和</w:instrText>
      </w:r>
      <w:r w:rsidR="00FB59A6">
        <w:rPr>
          <w:rFonts w:hint="eastAsia"/>
          <w:shd w:val="clear" w:color="auto" w:fill="FFFFFF"/>
        </w:rPr>
        <w:instrText>2023</w:instrText>
      </w:r>
      <w:r w:rsidR="00FB59A6">
        <w:rPr>
          <w:rFonts w:hint="eastAsia"/>
          <w:shd w:val="clear" w:color="auto" w:fill="FFFFFF"/>
        </w:rPr>
        <w:instrText>年</w:instrText>
      </w:r>
      <w:r w:rsidR="00FB59A6">
        <w:rPr>
          <w:rFonts w:hint="eastAsia"/>
          <w:shd w:val="clear" w:color="auto" w:fill="FFFFFF"/>
        </w:rPr>
        <w:instrText>3</w:instrText>
      </w:r>
      <w:r w:rsidR="00FB59A6">
        <w:rPr>
          <w:rFonts w:hint="eastAsia"/>
          <w:shd w:val="clear" w:color="auto" w:fill="FFFFFF"/>
        </w:rPr>
        <w:instrText>月期间的大量数据样本，捕获发布到</w:instrText>
      </w:r>
      <w:r w:rsidR="00FB59A6">
        <w:rPr>
          <w:rFonts w:hint="eastAsia"/>
          <w:shd w:val="clear" w:color="auto" w:fill="FFFFFF"/>
        </w:rPr>
        <w:instrText>Stack Overflow</w:instrText>
      </w:r>
      <w:r w:rsidR="00FB59A6">
        <w:rPr>
          <w:rFonts w:hint="eastAsia"/>
          <w:shd w:val="clear" w:color="auto" w:fill="FFFFFF"/>
        </w:rPr>
        <w:instrText>和</w:instrText>
      </w:r>
      <w:r w:rsidR="00FB59A6">
        <w:rPr>
          <w:rFonts w:hint="eastAsia"/>
          <w:shd w:val="clear" w:color="auto" w:fill="FFFFFF"/>
        </w:rPr>
        <w:instrText>Reddit</w:instrText>
      </w:r>
      <w:r w:rsidR="00FB59A6">
        <w:rPr>
          <w:rFonts w:hint="eastAsia"/>
          <w:shd w:val="clear" w:color="auto" w:fill="FFFFFF"/>
        </w:rPr>
        <w:instrText>的与最受欢迎的</w:instrText>
      </w:r>
      <w:r w:rsidR="00FB59A6">
        <w:rPr>
          <w:rFonts w:hint="eastAsia"/>
          <w:shd w:val="clear" w:color="auto" w:fill="FFFFFF"/>
        </w:rPr>
        <w:instrText>StackOverflow</w:instrText>
      </w:r>
      <w:r w:rsidR="00FB59A6">
        <w:rPr>
          <w:rFonts w:hint="eastAsia"/>
          <w:shd w:val="clear" w:color="auto" w:fill="FFFFFF"/>
        </w:rPr>
        <w:instrText>主题相关的内容。我们发现，</w:instrText>
      </w:r>
      <w:r w:rsidR="00FB59A6">
        <w:rPr>
          <w:rFonts w:hint="eastAsia"/>
          <w:shd w:val="clear" w:color="auto" w:fill="FFFFFF"/>
        </w:rPr>
        <w:instrText>ChatGPT</w:instrText>
      </w:r>
      <w:r w:rsidR="00FB59A6">
        <w:rPr>
          <w:rFonts w:hint="eastAsia"/>
          <w:shd w:val="clear" w:color="auto" w:fill="FFFFFF"/>
        </w:rPr>
        <w:instrText>导致与这些主题相关的</w:instrText>
      </w:r>
      <w:r w:rsidR="00FB59A6">
        <w:rPr>
          <w:rFonts w:hint="eastAsia"/>
          <w:shd w:val="clear" w:color="auto" w:fill="FFFFFF"/>
        </w:rPr>
        <w:instrText>StackOverflow</w:instrText>
      </w:r>
      <w:r w:rsidR="00FB59A6">
        <w:rPr>
          <w:rFonts w:hint="eastAsia"/>
          <w:shd w:val="clear" w:color="auto" w:fill="FFFFFF"/>
        </w:rPr>
        <w:instrText>问题大幅下降，根据可用于培训的公共在线数据量，</w:instrText>
      </w:r>
      <w:r w:rsidR="00FB59A6">
        <w:rPr>
          <w:rFonts w:hint="eastAsia"/>
          <w:shd w:val="clear" w:color="auto" w:fill="FFFFFF"/>
        </w:rPr>
        <w:instrText>ChatGPT</w:instrText>
      </w:r>
      <w:r w:rsidR="00FB59A6">
        <w:rPr>
          <w:rFonts w:hint="eastAsia"/>
          <w:shd w:val="clear" w:color="auto" w:fill="FFFFFF"/>
        </w:rPr>
        <w:instrText>更有可能表现出色的主题的影响更大。相比之下，考虑到专注于相同主题的</w:instrText>
      </w:r>
      <w:r w:rsidR="00FB59A6">
        <w:rPr>
          <w:rFonts w:hint="eastAsia"/>
          <w:shd w:val="clear" w:color="auto" w:fill="FFFFFF"/>
        </w:rPr>
        <w:instrText>Reddit</w:instrText>
      </w:r>
      <w:r w:rsidR="00FB59A6">
        <w:rPr>
          <w:rFonts w:hint="eastAsia"/>
          <w:shd w:val="clear" w:color="auto" w:fill="FFFFFF"/>
        </w:rPr>
        <w:instrText>子社区，我们没有发现任何证据表明</w:instrText>
      </w:r>
      <w:r w:rsidR="00FB59A6">
        <w:rPr>
          <w:rFonts w:hint="eastAsia"/>
          <w:shd w:val="clear" w:color="auto" w:fill="FFFFFF"/>
        </w:rPr>
        <w:instrText>ChatGPT</w:instrText>
      </w:r>
      <w:r w:rsidR="00FB59A6">
        <w:rPr>
          <w:rFonts w:hint="eastAsia"/>
          <w:shd w:val="clear" w:color="auto" w:fill="FFFFFF"/>
        </w:rPr>
        <w:instrText>有任何影响，这表明在线知识社区中的社会依恋对社区生存的重要性。最后，我们考虑了</w:instrText>
      </w:r>
      <w:r w:rsidR="00FB59A6">
        <w:rPr>
          <w:rFonts w:hint="eastAsia"/>
          <w:shd w:val="clear" w:color="auto" w:fill="FFFFFF"/>
        </w:rPr>
        <w:instrText>StackOverflow</w:instrText>
      </w:r>
      <w:r w:rsidR="00FB59A6">
        <w:rPr>
          <w:rFonts w:hint="eastAsia"/>
          <w:shd w:val="clear" w:color="auto" w:fill="FFFFFF"/>
        </w:rPr>
        <w:instrText>提供的答案质量的潜在变化，考虑到用户在提供答案时对</w:instrText>
      </w:r>
      <w:r w:rsidR="00FB59A6">
        <w:rPr>
          <w:rFonts w:hint="eastAsia"/>
          <w:shd w:val="clear" w:color="auto" w:fill="FFFFFF"/>
        </w:rPr>
        <w:instrText>ChatGPT</w:instrText>
      </w:r>
      <w:r w:rsidR="00FB59A6">
        <w:rPr>
          <w:rFonts w:hint="eastAsia"/>
          <w:shd w:val="clear" w:color="auto" w:fill="FFFFFF"/>
        </w:rPr>
        <w:instrText>的潜在依赖，以及随着用户离开社区，集体专业知识的潜在下降。我们发现平均答案质量显著下降，主要是由于用户退出。我们讨论了对在线知识社区管理的影响。</w:instrText>
      </w:r>
      <w:r w:rsidR="00FB59A6">
        <w:rPr>
          <w:rFonts w:hint="eastAsia"/>
          <w:shd w:val="clear" w:color="auto" w:fill="FFFFFF"/>
        </w:rPr>
        <w:instrText>","DOI":"10.2139/ssrn.4521754","genre":"SSRN Scholarly Paper","language":"en","note":"publisher-place: Rochester, NY","title":"The consequences of generative AI for UGC and online community engagement","author":[{"family":"Burt</w:instrText>
      </w:r>
      <w:r w:rsidR="00FB59A6">
        <w:rPr>
          <w:shd w:val="clear" w:color="auto" w:fill="FFFFFF"/>
        </w:rPr>
        <w:instrText>ch","given":"Gordon"},{"family":"Lee","given":"Dokyun"},{"family":"Chen","given":"Zhichen"}],"issued":{"date-parts":[["2023",5]]}}},{"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w:instrText>
      </w:r>
      <w:r w:rsidR="00FB59A6">
        <w:rPr>
          <w:rFonts w:hint="eastAsia"/>
          <w:shd w:val="clear" w:color="auto" w:fill="FFFFFF"/>
        </w:rPr>
        <w:instrText>esulting shift away from public exchange on the web will limit the open data people and models can learn from in the future.\n\n</w:instrText>
      </w:r>
      <w:r w:rsidR="00FB59A6">
        <w:rPr>
          <w:rFonts w:hint="eastAsia"/>
          <w:shd w:val="clear" w:color="auto" w:fill="FFFFFF"/>
        </w:rPr>
        <w:instrText>【摘要翻译】像</w:instrText>
      </w:r>
      <w:r w:rsidR="00FB59A6">
        <w:rPr>
          <w:rFonts w:hint="eastAsia"/>
          <w:shd w:val="clear" w:color="auto" w:fill="FFFFFF"/>
        </w:rPr>
        <w:instrText>ChatGPT</w:instrText>
      </w:r>
      <w:r w:rsidR="00FB59A6">
        <w:rPr>
          <w:rFonts w:hint="eastAsia"/>
          <w:shd w:val="clear" w:color="auto" w:fill="FFFFFF"/>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hint="eastAsia"/>
          <w:shd w:val="clear" w:color="auto" w:fill="FFFFFF"/>
        </w:rPr>
        <w:instrText>Stack Overflow</w:instrText>
      </w:r>
      <w:r w:rsidR="00FB59A6">
        <w:rPr>
          <w:rFonts w:hint="eastAsia"/>
          <w:shd w:val="clear" w:color="auto" w:fill="FFFFFF"/>
        </w:rPr>
        <w:instrText>上的活动来调查</w:instrText>
      </w:r>
      <w:r w:rsidR="00FB59A6">
        <w:rPr>
          <w:rFonts w:hint="eastAsia"/>
          <w:shd w:val="clear" w:color="auto" w:fill="FFFFFF"/>
        </w:rPr>
        <w:instrText>ChatGPT</w:instrText>
      </w:r>
      <w:r w:rsidR="00FB59A6">
        <w:rPr>
          <w:rFonts w:hint="eastAsia"/>
          <w:shd w:val="clear" w:color="auto" w:fill="FFFFFF"/>
        </w:rPr>
        <w:instrText>的发布如何改变了网络上的人工生成开放数据，</w:instrText>
      </w:r>
      <w:r w:rsidR="00FB59A6">
        <w:rPr>
          <w:rFonts w:hint="eastAsia"/>
          <w:shd w:val="clear" w:color="auto" w:fill="FFFFFF"/>
        </w:rPr>
        <w:instrText>Stack Overflow</w:instrText>
      </w:r>
      <w:r w:rsidR="00FB59A6">
        <w:rPr>
          <w:rFonts w:hint="eastAsia"/>
          <w:shd w:val="clear" w:color="auto" w:fill="FFFFFF"/>
        </w:rPr>
        <w:instrText>是领先的计算机编程在线问答平台。我们发现，相对于俄罗斯和中国的同行，</w:instrText>
      </w:r>
      <w:r w:rsidR="00FB59A6">
        <w:rPr>
          <w:rFonts w:hint="eastAsia"/>
          <w:shd w:val="clear" w:color="auto" w:fill="FFFFFF"/>
        </w:rPr>
        <w:instrText>ChatGPT</w:instrText>
      </w:r>
      <w:r w:rsidR="00FB59A6">
        <w:rPr>
          <w:rFonts w:hint="eastAsia"/>
          <w:shd w:val="clear" w:color="auto" w:fill="FFFFFF"/>
        </w:rPr>
        <w:instrText>访问受限，以及类似的数学论坛，</w:instrText>
      </w:r>
      <w:r w:rsidR="00FB59A6">
        <w:rPr>
          <w:rFonts w:hint="eastAsia"/>
          <w:shd w:val="clear" w:color="auto" w:fill="FFFFFF"/>
        </w:rPr>
        <w:instrText>ChatGPT</w:instrText>
      </w:r>
      <w:r w:rsidR="00FB59A6">
        <w:rPr>
          <w:rFonts w:hint="eastAsia"/>
          <w:shd w:val="clear" w:color="auto" w:fill="FFFFFF"/>
        </w:rPr>
        <w:instrText>能力较弱，</w:instrText>
      </w:r>
      <w:r w:rsidR="00FB59A6">
        <w:rPr>
          <w:rFonts w:hint="eastAsia"/>
          <w:shd w:val="clear" w:color="auto" w:fill="FFFFFF"/>
        </w:rPr>
        <w:instrText>Stack Overflow</w:instrText>
      </w:r>
      <w:r w:rsidR="00FB59A6">
        <w:rPr>
          <w:rFonts w:hint="eastAsia"/>
          <w:shd w:val="clear" w:color="auto" w:fill="FFFFFF"/>
        </w:rPr>
        <w:instrText>上的活动显着减少。一个</w:instrText>
      </w:r>
      <w:r w:rsidR="00FB59A6">
        <w:rPr>
          <w:rFonts w:hint="eastAsia"/>
          <w:shd w:val="clear" w:color="auto" w:fill="FFFFFF"/>
        </w:rPr>
        <w:instrText>difference-in-differences</w:instrText>
      </w:r>
      <w:r w:rsidR="00FB59A6">
        <w:rPr>
          <w:rFonts w:hint="eastAsia"/>
          <w:shd w:val="clear" w:color="auto" w:fill="FFFFFF"/>
        </w:rPr>
        <w:instrText>模型估计</w:instrText>
      </w:r>
      <w:r w:rsidR="00FB59A6">
        <w:rPr>
          <w:rFonts w:hint="eastAsia"/>
          <w:shd w:val="clear" w:color="auto" w:fill="FFFFFF"/>
        </w:rPr>
        <w:instrText>Stack Overflow</w:instrText>
      </w:r>
      <w:r w:rsidR="00FB59A6">
        <w:rPr>
          <w:rFonts w:hint="eastAsia"/>
          <w:shd w:val="clear" w:color="auto" w:fill="FFFFFF"/>
        </w:rPr>
        <w:instrText>上的每周帖子减少了</w:instrText>
      </w:r>
      <w:r w:rsidR="00FB59A6">
        <w:rPr>
          <w:rFonts w:hint="eastAsia"/>
          <w:shd w:val="clear" w:color="auto" w:fill="FFFFFF"/>
        </w:rPr>
        <w:instrText>16\\%</w:instrText>
      </w:r>
      <w:r w:rsidR="00FB59A6">
        <w:rPr>
          <w:rFonts w:hint="eastAsia"/>
          <w:shd w:val="clear" w:color="auto" w:fill="FFFFFF"/>
        </w:rPr>
        <w:instrText>。随着时间的推移，这种影响的幅度会增加，对于与最广泛使用的编程语言相关的帖子来说，这种影响更大。</w:instrText>
      </w:r>
      <w:r w:rsidR="00FB59A6">
        <w:rPr>
          <w:rFonts w:hint="eastAsia"/>
          <w:shd w:val="clear" w:color="auto" w:fill="FFFFFF"/>
        </w:rPr>
        <w:instrText>ChatGPT</w:instrText>
      </w:r>
      <w:r w:rsidR="00FB59A6">
        <w:rPr>
          <w:rFonts w:hint="eastAsia"/>
          <w:shd w:val="clear" w:color="auto" w:fill="FFFFFF"/>
        </w:rPr>
        <w:instrText>之后发布的帖子获得了与以前相似的投票分数，这表明</w:instrText>
      </w:r>
      <w:r w:rsidR="00FB59A6">
        <w:rPr>
          <w:rFonts w:hint="eastAsia"/>
          <w:shd w:val="clear" w:color="auto" w:fill="FFFFFF"/>
        </w:rPr>
        <w:instrText>ChatGPT</w:instrText>
      </w:r>
      <w:r w:rsidR="00FB59A6">
        <w:rPr>
          <w:rFonts w:hint="eastAsia"/>
          <w:shd w:val="clear" w:color="auto" w:fill="FFFFFF"/>
        </w:rPr>
        <w:instrText>不仅仅是在取代重复或低质量的内容。这些结果表明，越来越多的用户正在采用大型语言模型来回答问题，并且它们是</w:instrText>
      </w:r>
      <w:r w:rsidR="00FB59A6">
        <w:rPr>
          <w:rFonts w:hint="eastAsia"/>
          <w:shd w:val="clear" w:color="auto" w:fill="FFFFFF"/>
        </w:rPr>
        <w:instrText>Stack Overflow</w:instrText>
      </w:r>
      <w:r w:rsidR="00FB59A6">
        <w:rPr>
          <w:rFonts w:hint="eastAsia"/>
          <w:shd w:val="clear" w:color="auto" w:fill="FFFFFF"/>
        </w:rPr>
        <w:instrText>的更好替代品，因为它们拥有更多的训练数据。使用像</w:instrText>
      </w:r>
      <w:r w:rsidR="00FB59A6">
        <w:rPr>
          <w:rFonts w:hint="eastAsia"/>
          <w:shd w:val="clear" w:color="auto" w:fill="FFFFFF"/>
        </w:rPr>
        <w:instrText>ChatGPT</w:instrText>
      </w:r>
      <w:r w:rsidR="00FB59A6">
        <w:rPr>
          <w:rFonts w:hint="eastAsia"/>
          <w:shd w:val="clear" w:color="auto" w:fill="FFFFFF"/>
        </w:rPr>
        <w:instrText>这样的模型可能更有效地解决某些编程问题，但是它的广泛采用以及由此产生的远离网络公共交流的转变将限制人们和模型将来可以学习的开放数据。</w:instrText>
      </w:r>
      <w:r w:rsidR="00FB59A6">
        <w:rPr>
          <w:rFonts w:hint="eastAsia"/>
          <w:shd w:val="clear" w:color="auto" w:fill="FFFFFF"/>
        </w:rPr>
        <w:instrText>","DOI":"10.48550/arXiv.</w:instrText>
      </w:r>
      <w:r w:rsidR="00FB59A6">
        <w:rPr>
          <w:shd w:val="clear" w:color="auto" w:fill="FFFFFF"/>
        </w:rPr>
        <w:instrText>2307.07367","language":"en","publisher":"arXiv","title":"Are large language models a threat to digital public goods? Evidence from activity on Stack Overflow","title-short":"Are large language models a threat to digital publ","author":[{"family":"Rio-Chanona","given":"Maria","non-dropping-particle":"del"},{"family":"Laurentsyeva","given":"Nadzeya"},{"family":"Wachs","given":"Johannes"}],"issued":{"date-parts":[["2023",7]]}}},{"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w:instrText>
      </w:r>
      <w:r w:rsidR="00FB59A6">
        <w:rPr>
          <w:rFonts w:hint="eastAsia"/>
          <w:shd w:val="clear" w:color="auto" w:fill="FFFFFF"/>
        </w:rPr>
        <w:instrTex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Paper","language":"en","note":</w:instrText>
      </w:r>
      <w:r w:rsidR="00FB59A6">
        <w:rPr>
          <w:shd w:val="clear" w:color="auto" w:fill="FFFFFF"/>
        </w:rPr>
        <w:instrText xml:space="preserv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w:instrText>
      </w:r>
      <w:r w:rsidR="00FB59A6">
        <w:rPr>
          <w:rFonts w:hint="eastAsia"/>
          <w:shd w:val="clear" w:color="auto" w:fill="FFFFFF"/>
        </w:rPr>
        <w:instrText>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w:instrText>
      </w:r>
      <w:r w:rsidR="00FB59A6">
        <w:rPr>
          <w:shd w:val="clear" w:color="auto" w:fill="FFFFFF"/>
        </w:rPr>
        <w:instrText xml:space="preserve">publisher-place: Rochester, NY","title":"Information foraging in the era of AI: Exploring the effect of ChatGPT on digital Q&amp;A platforms","author":[{"family":"Sanatizadeh","given":"Aida"},{"family":"Lu","given":"Yingda"},{"family":"Zhao","given":"Keran"},{"family":"Hu","given":"Yuheng"}],"issued":{"date-parts":[["2023",5]]}}},{"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000C0286" w:rsidRPr="0022223D">
        <w:rPr>
          <w:shd w:val="clear" w:color="auto" w:fill="FFFFFF"/>
        </w:rPr>
        <w:fldChar w:fldCharType="separate"/>
      </w:r>
      <w:r w:rsidR="000C0286" w:rsidRPr="0022223D">
        <w:t>(Burtch et al., 2023; del Rio-Chanona et al., 2023; Quinn &amp; Gutt, 2023; Sanatizadeh et al., 2023; Xue et al., 2023)</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Pr="0022223D">
        <w:t xml:space="preserve">This reduction 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w:t>
      </w:r>
      <w:r w:rsidRPr="0022223D">
        <w:lastRenderedPageBreak/>
        <w:t xml:space="preserve">Consequently, </w:t>
      </w:r>
      <w:r w:rsidR="002C29E2" w:rsidRPr="0022223D">
        <w:t xml:space="preserve">the </w:t>
      </w:r>
      <w:r w:rsidRPr="0022223D">
        <w:t xml:space="preserve">remaining questions tend to be longer and more complex, which challenges both human and AI respondents </w:t>
      </w:r>
      <w:r w:rsidR="00D1312F" w:rsidRPr="0022223D">
        <w:rPr>
          <w:shd w:val="clear" w:color="auto" w:fill="FFFFFF"/>
        </w:rPr>
        <w:fldChar w:fldCharType="begin" w:fldLock="1"/>
      </w:r>
      <w:r w:rsidR="00FB59A6">
        <w:rPr>
          <w:shd w:val="clear" w:color="auto" w:fill="FFFFFF"/>
        </w:rPr>
        <w:instrText xml:space="preserve"> ADDIN ZOTERO_ITEM CSL_CITATION {"citationID":"OYtyra6h","properties":{"formattedCitation":"[3], [4]","plainCitation":"[3], [4]","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w:instrText>
      </w:r>
      <w:r w:rsidR="00FB59A6">
        <w:rPr>
          <w:rFonts w:hint="eastAsia"/>
          <w:shd w:val="clear" w:color="auto" w:fill="FFFFFF"/>
        </w:rPr>
        <w:instrText xml:space="preserve"> of the Paradox of Reuse Theory by illuminating a special case in which training data erosion may be beneficial to the GAI.\n\n</w:instrText>
      </w:r>
      <w:r w:rsidR="00FB59A6">
        <w:rPr>
          <w:rFonts w:hint="eastAsia"/>
          <w:shd w:val="clear" w:color="auto" w:fill="FFFFFF"/>
        </w:rPr>
        <w:instrText>【摘要翻译】生成性人工智能（</w:instrText>
      </w:r>
      <w:r w:rsidR="00FB59A6">
        <w:rPr>
          <w:rFonts w:hint="eastAsia"/>
          <w:shd w:val="clear" w:color="auto" w:fill="FFFFFF"/>
        </w:rPr>
        <w:instrText>GAI</w:instrText>
      </w:r>
      <w:r w:rsidR="00FB59A6">
        <w:rPr>
          <w:rFonts w:hint="eastAsia"/>
          <w:shd w:val="clear" w:color="auto" w:fill="FFFFFF"/>
        </w:rPr>
        <w:instrText>）如何影响他们自己的训练数据，例如来自问答平台的训练数据？重用理论悖论假设</w:instrText>
      </w:r>
      <w:r w:rsidR="00FB59A6">
        <w:rPr>
          <w:rFonts w:hint="eastAsia"/>
          <w:shd w:val="clear" w:color="auto" w:fill="FFFFFF"/>
        </w:rPr>
        <w:instrText>GAI</w:instrText>
      </w:r>
      <w:r w:rsidR="00FB59A6">
        <w:rPr>
          <w:rFonts w:hint="eastAsia"/>
          <w:shd w:val="clear" w:color="auto" w:fill="FFFFFF"/>
        </w:rPr>
        <w:instrText>的使用将替代训练数据来源的问答平台的流量。然而，这是否以及如何影响这些平台上的后续训练数据生成仍然是一个悬而未决的问题。我们通过利用</w:instrText>
      </w:r>
      <w:r w:rsidR="00FB59A6">
        <w:rPr>
          <w:rFonts w:hint="eastAsia"/>
          <w:shd w:val="clear" w:color="auto" w:fill="FFFFFF"/>
        </w:rPr>
        <w:instrText>ChatGPT</w:instrText>
      </w:r>
      <w:r w:rsidR="00FB59A6">
        <w:rPr>
          <w:rFonts w:hint="eastAsia"/>
          <w:shd w:val="clear" w:color="auto" w:fill="FFFFFF"/>
        </w:rPr>
        <w:instrText>的推出和使用丰富的</w:instrText>
      </w:r>
      <w:r w:rsidR="00FB59A6">
        <w:rPr>
          <w:rFonts w:hint="eastAsia"/>
          <w:shd w:val="clear" w:color="auto" w:fill="FFFFFF"/>
        </w:rPr>
        <w:instrText>StackExchange</w:instrText>
      </w:r>
      <w:r w:rsidR="00FB59A6">
        <w:rPr>
          <w:rFonts w:hint="eastAsia"/>
          <w:shd w:val="clear" w:color="auto" w:fill="FFFFFF"/>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hint="eastAsia"/>
          <w:shd w:val="clear" w:color="auto" w:fill="FFFFFF"/>
        </w:rPr>
        <w:instrText>GAI</w:instrText>
      </w:r>
      <w:r w:rsidR="00FB59A6">
        <w:rPr>
          <w:rFonts w:hint="eastAsia"/>
          <w:shd w:val="clear" w:color="auto" w:fill="FFFFFF"/>
        </w:rPr>
        <w:instrText>有益。</w:instrText>
      </w:r>
      <w:r w:rsidR="00FB59A6">
        <w:rPr>
          <w:rFonts w:hint="eastAsia"/>
          <w:shd w:val="clear" w:color="auto" w:fill="FFFFFF"/>
        </w:rPr>
        <w:instrText>","DOI":"10.2139/ssrn.4522386","genre":"SSRN Scholarly Paper","language":"en","n</w:instrText>
      </w:r>
      <w:r w:rsidR="00FB59A6">
        <w:rPr>
          <w:shd w:val="clear" w:color="auto" w:fill="FFFFFF"/>
        </w:rPr>
        <w:instrText>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w:instrText>
      </w:r>
      <w:r w:rsidR="00FB59A6">
        <w:rPr>
          <w:rFonts w:hint="eastAsia"/>
          <w:shd w:val="clear" w:color="auto" w:fill="FFFFFF"/>
        </w:rPr>
        <w:instrText>s AI technology has hurt the overall engagement of online Q&amp;A platforms. Finally, we discuss the potential business implications of our study and highlight future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w:instrText>
      </w:r>
      <w:r w:rsidR="00FB59A6">
        <w:rPr>
          <w:shd w:val="clear" w:color="auto" w:fill="FFFFFF"/>
        </w:rPr>
        <w:instrText xml:space="preserve">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D1312F" w:rsidRPr="0022223D">
        <w:rPr>
          <w:shd w:val="clear" w:color="auto" w:fill="FFFFFF"/>
        </w:rPr>
        <w:fldChar w:fldCharType="separate"/>
      </w:r>
      <w:r w:rsidR="00D1312F" w:rsidRPr="0022223D">
        <w:t>(Quinn &amp; Gutt, 2023; Sanatizadeh et al., 2023)</w:t>
      </w:r>
      <w:r w:rsidR="00D1312F" w:rsidRPr="0022223D">
        <w:rPr>
          <w:shd w:val="clear" w:color="auto" w:fill="FFFFFF"/>
        </w:rPr>
        <w:fldChar w:fldCharType="end"/>
      </w:r>
      <w:r w:rsidR="00D1312F" w:rsidRPr="0022223D">
        <w:t>.</w:t>
      </w:r>
      <w:r w:rsidR="00D1312F" w:rsidRPr="0022223D" w:rsidDel="00D1312F">
        <w:t xml:space="preserve"> </w:t>
      </w:r>
    </w:p>
    <w:p w14:paraId="1AD98910" w14:textId="584AD35C" w:rsidR="005F06FA" w:rsidRPr="0022223D"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144466" w:rsidRPr="0022223D">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FB59A6">
        <w:instrText xml:space="preserve"> ADDIN ZOTERO_ITEM CSL_CITATION {"citationID":"SEoOk1IA","properties":{"formattedCitation":"(X. Li &amp; Kim, 2024; X. (Shawn) Wang &amp; Zheng, 2024)","plainCitation":"(X. Li &amp; Kim, 2024; X. (Shawn) Wang &amp; Zheng,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w:instrText>
      </w:r>
      <w:r w:rsidR="00FB59A6">
        <w:rPr>
          <w:rFonts w:hint="eastAsia"/>
        </w:rPr>
        <w:instrText xml:space="preserve">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w:instrText>
      </w:r>
      <w:r w:rsidR="00FB59A6">
        <w:instrText>ge":"en","note":"publisher-place: Rochester, NY","title":"Unveiling the effects of LLMs: Shifting UGC contribution in an online coding community","title-short":"Unveiling the effects of LLMs","author":[{"family":"Li","given":"Xinyu"},{"family":"Kim","given":"Keongtae"}],"issued":{"date-parts":[["2024",4]]}}},{"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w:instrText>
      </w:r>
      <w:r w:rsidR="00FB59A6">
        <w:rPr>
          <w:rFonts w:hint="eastAsia"/>
        </w:rPr>
        <w:instrText xml:space="preserve">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w:instrText>
      </w:r>
      <w:r w:rsidR="00FB59A6">
        <w:instrText xml:space="preserve">0.2139/ssrn.4750326","genre":"SSRN Scholarly Paper","language":"en","note":"publisher-place: Rochester, NY","title":"Can banning AI-generated content save user-generated Q&amp;A platforms?","author":[{"family":"Wang","given":"Xiaoxiao (Shawn)"},{"family":"Zheng","given":"Jinyang"}],"issued":{"date-parts":[["2024",1]]}}}],"schema":"https://github.com/citation-style-language/schema/raw/master/csl-citation.json"} </w:instrText>
      </w:r>
      <w:r w:rsidR="00295EDD" w:rsidRPr="0022223D">
        <w:fldChar w:fldCharType="separate"/>
      </w:r>
      <w:r w:rsidR="003C460A" w:rsidRPr="0022223D">
        <w:t>(Li &amp; Kim, 2024;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FB59A6">
        <w:rPr>
          <w:shd w:val="clear" w:color="auto" w:fill="FFFFFF"/>
        </w:rPr>
        <w:instrText xml:space="preserve"> ADDIN ZOTERO_ITEM CSL_CITATION {"citationID":"I353V6o3","properties":{"formattedCitation":"(Sanatizadeh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shd w:val="clear" w:color="auto" w:fill="FFFFFF"/>
        </w:rPr>
        <w:instrText>ture research opportunities in this area.\n\n</w:instrText>
      </w:r>
      <w:r w:rsidR="00FB59A6">
        <w:rPr>
          <w:rFonts w:hint="eastAsia"/>
          <w:shd w:val="clear" w:color="auto" w:fill="FFFFFF"/>
        </w:rPr>
        <w:instrText>【摘要翻译】</w:instrText>
      </w:r>
      <w:r w:rsidR="00FB59A6">
        <w:rPr>
          <w:rFonts w:hint="eastAsia"/>
          <w:shd w:val="clear" w:color="auto" w:fill="FFFFFF"/>
        </w:rPr>
        <w:instrText>ChatGPT</w:instrText>
      </w:r>
      <w:r w:rsidR="00FB59A6">
        <w:rPr>
          <w:rFonts w:hint="eastAsia"/>
          <w:shd w:val="clear" w:color="auto" w:fill="FFFFFF"/>
        </w:rPr>
        <w:instrText>和巴德等大型语言模型（</w:instrText>
      </w:r>
      <w:r w:rsidR="00FB59A6">
        <w:rPr>
          <w:rFonts w:hint="eastAsia"/>
          <w:shd w:val="clear" w:color="auto" w:fill="FFFFFF"/>
        </w:rPr>
        <w:instrText>LLM</w:instrText>
      </w:r>
      <w:r w:rsidR="00FB59A6">
        <w:rPr>
          <w:rFonts w:hint="eastAsia"/>
          <w:shd w:val="clear" w:color="auto" w:fill="FFFFFF"/>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shd w:val="clear" w:color="auto" w:fill="FFFFFF"/>
        </w:rPr>
        <w:instrText>Stack Exchange</w:instrText>
      </w:r>
      <w:r w:rsidR="00FB59A6">
        <w:rPr>
          <w:rFonts w:hint="eastAsia"/>
          <w:shd w:val="clear" w:color="auto" w:fill="FFFFFF"/>
        </w:rPr>
        <w:instrText>”为例，探讨了这项技术对在线问答论坛内容生成和消费的影响。我们的初步发现表明，自</w:instrText>
      </w:r>
      <w:r w:rsidR="00FB59A6">
        <w:rPr>
          <w:rFonts w:hint="eastAsia"/>
          <w:shd w:val="clear" w:color="auto" w:fill="FFFFFF"/>
        </w:rPr>
        <w:instrText>ChatGPT</w:instrText>
      </w:r>
      <w:r w:rsidR="00FB59A6">
        <w:rPr>
          <w:rFonts w:hint="eastAsia"/>
          <w:shd w:val="clear" w:color="auto" w:fill="FFFFFF"/>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shd w:val="clear" w:color="auto" w:fill="FFFFFF"/>
        </w:rPr>
        <w:instrText>LLM</w:instrText>
      </w:r>
      <w:r w:rsidR="00FB59A6">
        <w:rPr>
          <w:rFonts w:hint="eastAsia"/>
          <w:shd w:val="clear" w:color="auto" w:fill="FFFFFF"/>
        </w:rPr>
        <w:instrText>之后，</w:instrText>
      </w:r>
      <w:r w:rsidR="00FB59A6">
        <w:rPr>
          <w:rFonts w:hint="eastAsia"/>
          <w:shd w:val="clear" w:color="auto" w:fill="FFFFFF"/>
        </w:rPr>
        <w:instrText>Stack Exchange</w:instrText>
      </w:r>
      <w:r w:rsidR="00FB59A6">
        <w:rPr>
          <w:rFonts w:hint="eastAsia"/>
          <w:shd w:val="clear" w:color="auto" w:fill="FFFFFF"/>
        </w:rPr>
        <w:instrText>上的访问量、帖子、用户和活跃用户数量明显减少，特别是在技术领域。我们通过分析</w:instrText>
      </w:r>
      <w:r w:rsidR="00FB59A6">
        <w:rPr>
          <w:rFonts w:hint="eastAsia"/>
          <w:shd w:val="clear" w:color="auto" w:fill="FFFFFF"/>
        </w:rPr>
        <w:instrText>Stack Overflow</w:instrText>
      </w:r>
      <w:r w:rsidR="00FB59A6">
        <w:rPr>
          <w:rFonts w:hint="eastAsia"/>
          <w:shd w:val="clear" w:color="auto" w:fill="FFFFFF"/>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shd w:val="clear" w:color="auto" w:fill="FFFFFF"/>
        </w:rPr>
        <w:instrText>","DOI":"10.2139/ssrn.4459729","genre":"SSRN Scholarly Paper","language":"en","note":"publisher-place: Rochester, NY","title":"Information foraging in the era of AI: Exploring the effect of ChatGPT on digital Q&amp;A platforms","author":[{"fam</w:instrText>
      </w:r>
      <w:r w:rsidR="00FB59A6">
        <w:rPr>
          <w:shd w:val="clear" w:color="auto" w:fill="FFFFFF"/>
        </w:rPr>
        <w:instrText xml:space="preserve">ily":"Sanatizadeh","given":"Aida"},{"family":"Lu","given":"Yingda"},{"family":"Zhao","given":"Keran"},{"family":"Hu","given":"Yuheng"}],"issued":{"date-parts":[["2023",5]]}}}],"schema":"https://github.com/citation-style-language/schema/raw/master/csl-citation.json"} </w:instrText>
      </w:r>
      <w:r w:rsidR="005F06FA" w:rsidRPr="0022223D">
        <w:rPr>
          <w:shd w:val="clear" w:color="auto" w:fill="FFFFFF"/>
        </w:rPr>
        <w:fldChar w:fldCharType="separate"/>
      </w:r>
      <w:r w:rsidR="003C460A" w:rsidRPr="0022223D">
        <w:t xml:space="preserve">Sanatizadeh et al. </w:t>
      </w:r>
      <w:r w:rsidR="00780ADA" w:rsidRPr="0022223D">
        <w:t>(</w:t>
      </w:r>
      <w:r w:rsidR="003C460A" w:rsidRPr="0022223D">
        <w:t>2023)</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FB59A6">
        <w:instrText xml:space="preserve"> ADDIN ZOTERO_ITEM CSL_CITATION {"citationID":"8Xk0GKKQ","properties":{"formattedCitation":"(X.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hint="eastAsia"/>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w:instrText>
      </w:r>
      <w:r w:rsidR="00FB59A6">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005F06FA" w:rsidRPr="0022223D">
        <w:fldChar w:fldCharType="separate"/>
      </w:r>
      <w:r w:rsidR="003C460A" w:rsidRPr="0022223D">
        <w:t xml:space="preserve">Li </w:t>
      </w:r>
      <w:r w:rsidR="00B77B12" w:rsidRPr="0022223D">
        <w:t>and</w:t>
      </w:r>
      <w:r w:rsidR="003C460A" w:rsidRPr="0022223D">
        <w:t xml:space="preserve"> Kim </w:t>
      </w:r>
      <w:r w:rsidR="00780ADA" w:rsidRPr="0022223D">
        <w:t>(</w:t>
      </w:r>
      <w:r w:rsidR="003C460A" w:rsidRPr="0022223D">
        <w:t>2024)</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FB59A6">
        <w:instrText xml:space="preserve"> ADDIN ZOTERO_ITEM CSL_CITATION {"citationID":"n7F6TtYW","properties":{"formattedCitation":"(X.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hint="eastAsia"/>
        </w:rPr>
        <w:instrText>以</w:instrText>
      </w:r>
      <w:r w:rsidR="00FB59A6">
        <w:rPr>
          <w:rFonts w:hint="eastAsia"/>
        </w:rPr>
        <w:instrText xml:space="preserve"> ChatGPT </w:instrText>
      </w:r>
      <w:r w:rsidR="00FB59A6">
        <w:rPr>
          <w:rFonts w:hint="eastAsia"/>
        </w:rPr>
        <w:instrText>为代表的大型语言模型</w:instrText>
      </w:r>
      <w:r w:rsidR="00FB59A6">
        <w:rPr>
          <w:rFonts w:hint="eastAsia"/>
        </w:rPr>
        <w:instrText xml:space="preserve"> (LLMs) </w:instrText>
      </w:r>
      <w:r w:rsidR="00FB59A6">
        <w:rPr>
          <w:rFonts w:hint="eastAsia"/>
        </w:rPr>
        <w:instrText>造成的破坏促使各个部门实施包括禁止政策在内的调节措施。其中，此类政策对用户生成内容的影响具有重大意义。用户生成的内容，特别是问答格式的内容，是</w:instrText>
      </w:r>
      <w:r w:rsidR="00FB59A6">
        <w:rPr>
          <w:rFonts w:hint="eastAsia"/>
        </w:rPr>
        <w:instrText xml:space="preserve"> LLMs </w:instrText>
      </w:r>
      <w:r w:rsidR="00FB59A6">
        <w:rPr>
          <w:rFonts w:hint="eastAsia"/>
        </w:rPr>
        <w:instrText>的重要学习资源，其质量和数量的任何变化都会影响这些模型未来的学习轨迹。本研究使用</w:instrText>
      </w:r>
      <w:r w:rsidR="00FB59A6">
        <w:rPr>
          <w:rFonts w:hint="eastAsia"/>
        </w:rPr>
        <w:instrText xml:space="preserve"> Stack Exchange </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hint="eastAsia"/>
        </w:rPr>
        <w:instrText>\n\n</w:instrText>
      </w:r>
      <w:r w:rsidR="00FB59A6">
        <w:rPr>
          <w:rFonts w:hint="eastAsia"/>
        </w:rPr>
        <w:instrText>【摘要翻译】以</w:instrText>
      </w:r>
      <w:r w:rsidR="00FB59A6">
        <w:rPr>
          <w:rFonts w:hint="eastAsia"/>
        </w:rPr>
        <w:instrText>ChatGPT</w:instrText>
      </w:r>
      <w:r w:rsidR="00FB59A6">
        <w:rPr>
          <w:rFonts w:hint="eastAsia"/>
        </w:rPr>
        <w:instrText>为例的大型语言模型（</w:instrText>
      </w:r>
      <w:r w:rsidR="00FB59A6">
        <w:rPr>
          <w:rFonts w:hint="eastAsia"/>
        </w:rPr>
        <w:instrText>LLM</w:instrText>
      </w:r>
      <w:r w:rsidR="00FB59A6">
        <w:rPr>
          <w:rFonts w:hint="eastAsia"/>
        </w:rPr>
        <w:instrText>）造成的破坏促使各个部门实施了包括禁止政策在内的调节行动。其中，此类政策对用户生产内容的影响具有重大影响。用户生成的内容，特别是问答格式的内容，是</w:instrText>
      </w:r>
      <w:r w:rsidR="00FB59A6">
        <w:rPr>
          <w:rFonts w:hint="eastAsia"/>
        </w:rPr>
        <w:instrText>LLM</w:instrText>
      </w:r>
      <w:r w:rsidR="00FB59A6">
        <w:rPr>
          <w:rFonts w:hint="eastAsia"/>
        </w:rPr>
        <w:instrText>的重要学习资源，其质量和数量的任何变化都将影响这些模型未来的学习轨迹。本研究使用</w:instrText>
      </w:r>
      <w:r w:rsidR="00FB59A6">
        <w:rPr>
          <w:rFonts w:hint="eastAsia"/>
        </w:rPr>
        <w:instrText>Stack Exchange</w:instrText>
      </w:r>
      <w:r w:rsidR="00FB59A6">
        <w:rPr>
          <w:rFonts w:hint="eastAsia"/>
        </w:rPr>
        <w:instrText>网络内的自然实验调查了禁止在线内容平台上</w:instrText>
      </w:r>
      <w:r w:rsidR="00FB59A6">
        <w:rPr>
          <w:rFonts w:hint="eastAsia"/>
        </w:rPr>
        <w:instrText>AI</w:instrText>
      </w:r>
      <w:r w:rsidR="00FB59A6">
        <w:rPr>
          <w:rFonts w:hint="eastAsia"/>
        </w:rPr>
        <w:instrText>生成内容的影响，在该实验中，选定的论坛对</w:instrText>
      </w:r>
      <w:r w:rsidR="00FB59A6">
        <w:rPr>
          <w:rFonts w:hint="eastAsia"/>
        </w:rPr>
        <w:instrText>AI</w:instrText>
      </w:r>
      <w:r w:rsidR="00FB59A6">
        <w:rPr>
          <w:rFonts w:hint="eastAsia"/>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hint="eastAsia"/>
        </w:rPr>
        <w:instrText>ChatGPT</w:instrText>
      </w:r>
      <w:r w:rsidR="00FB59A6">
        <w:rPr>
          <w:rFonts w:hint="eastAsia"/>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hint="eastAsia"/>
        </w:rPr>
        <w:instrText>LLMs</w:instrText>
      </w:r>
      <w:r w:rsidR="00FB59A6">
        <w:rPr>
          <w:rFonts w:hint="eastAsia"/>
        </w:rPr>
        <w:instrText>的重要学习资源，其质量和数量的任何变化都会影响这些模型未来的学习轨迹。本研究使用</w:instrText>
      </w:r>
      <w:r w:rsidR="00FB59A6">
        <w:rPr>
          <w:rFonts w:hint="eastAsia"/>
        </w:rPr>
        <w:instrText>Stack Exchange</w:instrText>
      </w:r>
      <w:r w:rsidR="00FB59A6">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hint="eastAsia"/>
        </w:rPr>
        <w:instrText xml:space="preserve"> Stack Exchange</w:instrText>
      </w:r>
      <w:r w:rsidR="00FB59A6">
        <w:rPr>
          <w:rFonts w:hint="eastAsia"/>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hint="eastAsia"/>
        </w:rPr>
        <w:instrText>","DOI":"10.2139/ssrn.4750326","genre":"SSRN Scholarly Paper","language":"en","note":"publisher</w:instrText>
      </w:r>
      <w:r w:rsidR="00FB59A6">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questioner, suggesting that ChatGPT had a positive effect on these metrics. </w:t>
      </w:r>
      <w:r w:rsidR="005F06FA" w:rsidRPr="0022223D">
        <w:fldChar w:fldCharType="begin" w:fldLock="1"/>
      </w:r>
      <w:r w:rsidR="006E796B">
        <w:instrText xml:space="preserve"> ADDIN ZOTERO_ITEM CSL_CITATION {"citationID":"Z8fi4vkd","properties":{"formattedCitation":"(Shan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hint="eastAsia"/>
        </w:rPr>
        <w:instrText>rs with a better understanding of how generative AI influences users</w:instrText>
      </w:r>
      <w:r w:rsidR="006E796B">
        <w:rPr>
          <w:rFonts w:hint="eastAsia"/>
        </w:rPr>
        <w:instrText>’</w:instrText>
      </w:r>
      <w:r w:rsidR="006E796B">
        <w:rPr>
          <w:rFonts w:hint="eastAsia"/>
        </w:rPr>
        <w:instrText xml:space="preserve"> knowledge contribution behavior. This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hint="eastAsia"/>
        </w:rPr>
        <w:instrText xml:space="preserve">","archive_location":"3 </w:instrText>
      </w:r>
      <w:r w:rsidR="006E796B">
        <w:rPr>
          <w:rFonts w:ascii="Segoe UI Emoji" w:hAnsi="Segoe UI Emoji" w:cs="Segoe UI Emoji"/>
        </w:rPr>
        <w:instrText>📊</w:instrText>
      </w:r>
      <w:r w:rsidR="006E796B">
        <w:rPr>
          <w:rFonts w:hint="eastAsia"/>
        </w:rPr>
        <w:instrText>","DOI":"10.2139/ssrn.4462976","event-place":"Rochester, NY","genre":"SSRN Schola</w:instrText>
      </w:r>
      <w:r w:rsidR="006E796B">
        <w:instrText>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generative AI</w:instrText>
      </w:r>
      <w:r w:rsidR="006E796B">
        <w:rPr>
          <w:rFonts w:hint="eastAsia"/>
        </w:rPr>
        <w:instrText>、</w:instrText>
      </w:r>
      <w:r w:rsidR="006E796B">
        <w:instrText>answer quality</w:instrText>
      </w:r>
      <w:r w:rsidR="006E796B">
        <w:rPr>
          <w:rFonts w:hint="eastAsia"/>
        </w:rPr>
        <w:instrText>、</w:instrText>
      </w:r>
      <w:r w:rsidR="006E796B">
        <w:instrText>answer quantity</w:instrText>
      </w:r>
      <w:r w:rsidR="006E796B">
        <w:rPr>
          <w:rFonts w:hint="eastAsia"/>
        </w:rPr>
        <w:instrText>、</w:instrText>
      </w:r>
      <w:r w:rsidR="006E796B">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corroborate this increase in answer volume. The impact of GenAI on answer style is equally diverse. Some studies indicate that external GenAI leads to longer and more complex answers </w:t>
      </w:r>
      <w:r w:rsidR="005F06FA" w:rsidRPr="0022223D">
        <w:fldChar w:fldCharType="begin" w:fldLock="1"/>
      </w:r>
      <w:r w:rsidR="00FB59A6">
        <w:instrText xml:space="preserve"> ADDIN ZOTERO_ITEM CSL_CITATION {"citationID":"Rg8gSc72","properties":{"formattedCitation":"[4], [30]","plainCitation":"[4],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w:instrText>
      </w:r>
      <w:r w:rsidR="00FB59A6">
        <w:rPr>
          <w:rFonts w:hint="eastAsia"/>
        </w:rPr>
        <w:instrText xml:space="preserve">ghts into the decision to prohibit ChatGPT on a question-and-answer platform and provides practical implications to the platform managers, cautioning them about the impact of restriction 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w:instrText>
      </w:r>
      <w:r w:rsidR="00FB59A6">
        <w:instrText>-place: Rochester, NY","title":"Unraveling the impact: An empirical investigation of ChatGPT's exclusion from Stack Overflow","title-short":"Unraveling the impact","author":[{"family":"Borwankar","given":"Sameer"},{"family":"Khern-am-nuai","given":"Warut"},{"family":"Kannan","given":"Karthik Natarajan"}],"issued":{"date-parts":[["2023",6]]}}},{"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w:instrText>
      </w:r>
      <w:r w:rsidR="00FB59A6">
        <w:rPr>
          <w:rFonts w:hint="eastAsia"/>
        </w:rPr>
        <w:instrText xml:space="preserv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w:instrText>
      </w:r>
      <w:r w:rsidR="00FB59A6">
        <w:instrText xml:space="preserve">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5F06FA" w:rsidRPr="0022223D">
        <w:fldChar w:fldCharType="separate"/>
      </w:r>
      <w:r w:rsidR="009F4642" w:rsidRPr="0022223D">
        <w:t>(Borwankar et al., 2023; Sanatizadeh et al., 2023)</w:t>
      </w:r>
      <w:r w:rsidR="005F06FA" w:rsidRPr="0022223D">
        <w:fldChar w:fldCharType="end"/>
      </w:r>
      <w:r w:rsidR="005F06FA" w:rsidRPr="0022223D">
        <w:t xml:space="preserve">, while others suggest that it facilitates more concise and readable responses </w:t>
      </w:r>
      <w:r w:rsidR="005F06FA" w:rsidRPr="0022223D">
        <w:fldChar w:fldCharType="begin" w:fldLock="1"/>
      </w:r>
      <w:r w:rsidR="006E796B">
        <w:instrText xml:space="preserve"> ADDIN ZOTERO_ITEM CSL_CITATION {"citationID":"LsaxwWIb","properties":{"formattedCitation":"[29], [30]","plainCitation":"[29], [30]","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w:instrText>
      </w:r>
      <w:r w:rsidR="006E796B">
        <w:rPr>
          <w:rFonts w:hint="eastAsia"/>
        </w:rPr>
        <w:instrText xml:space="preserve">sights into the decision to prohibit ChatGPT on a question-and-answer platform and provides practical implications to the platform managers, cautioning them about the impact of restriction in improving content quality.  </w:instrText>
      </w:r>
      <w:r w:rsidR="006E796B">
        <w:rPr>
          <w:rFonts w:hint="eastAsia"/>
        </w:rPr>
        <w:instrText>本研究探讨了热门问答平台</w:instrText>
      </w:r>
      <w:r w:rsidR="006E796B">
        <w:rPr>
          <w:rFonts w:hint="eastAsia"/>
        </w:rPr>
        <w:instrText xml:space="preserve"> Stack Overflow </w:instrText>
      </w:r>
      <w:r w:rsidR="006E796B">
        <w:rPr>
          <w:rFonts w:hint="eastAsia"/>
        </w:rPr>
        <w:instrText>对禁止使用</w:instrText>
      </w:r>
      <w:r w:rsidR="006E796B">
        <w:rPr>
          <w:rFonts w:hint="eastAsia"/>
        </w:rPr>
        <w:instrText xml:space="preserve"> ChatGPT </w:instrText>
      </w:r>
      <w:r w:rsidR="006E796B">
        <w:rPr>
          <w:rFonts w:hint="eastAsia"/>
        </w:rPr>
        <w:instrText>生成问题或答案的反应。通过分析来自</w:instrText>
      </w:r>
      <w:r w:rsidR="006E796B">
        <w:rPr>
          <w:rFonts w:hint="eastAsia"/>
        </w:rPr>
        <w:instrText xml:space="preserve"> Stack Overflow </w:instrText>
      </w:r>
      <w:r w:rsidR="006E796B">
        <w:rPr>
          <w:rFonts w:hint="eastAsia"/>
        </w:rPr>
        <w:instrText>和</w:instrText>
      </w:r>
      <w:r w:rsidR="006E796B">
        <w:rPr>
          <w:rFonts w:hint="eastAsia"/>
        </w:rPr>
        <w:instrText xml:space="preserve"> Reddit </w:instrText>
      </w:r>
      <w:r w:rsidR="006E796B">
        <w:rPr>
          <w:rFonts w:hint="eastAsia"/>
        </w:rPr>
        <w:instrText>上类似平台</w:instrText>
      </w:r>
      <w:r w:rsidR="006E796B">
        <w:rPr>
          <w:rFonts w:hint="eastAsia"/>
        </w:rPr>
        <w:instrText xml:space="preserve"> AskProgramming subreddit </w:instrText>
      </w:r>
      <w:r w:rsidR="006E796B">
        <w:rPr>
          <w:rFonts w:hint="eastAsia"/>
        </w:rPr>
        <w:instrText>的数据，我们采用双重差分</w:instrText>
      </w:r>
      <w:r w:rsidR="006E796B">
        <w:rPr>
          <w:rFonts w:hint="eastAsia"/>
        </w:rPr>
        <w:instrText xml:space="preserve"> (DID) </w:instrText>
      </w:r>
      <w:r w:rsidR="006E796B">
        <w:rPr>
          <w:rFonts w:hint="eastAsia"/>
        </w:rPr>
        <w:instrText>实证策略来检验</w:instrText>
      </w:r>
      <w:r w:rsidR="006E796B">
        <w:rPr>
          <w:rFonts w:hint="eastAsia"/>
        </w:rPr>
        <w:instrText xml:space="preserve"> Stack Overflow </w:instrText>
      </w:r>
      <w:r w:rsidR="006E796B">
        <w:rPr>
          <w:rFonts w:hint="eastAsia"/>
        </w:rPr>
        <w:instrText>决策的影响。我们的分析重点是使用自然语言处理</w:instrText>
      </w:r>
      <w:r w:rsidR="006E796B">
        <w:rPr>
          <w:rFonts w:hint="eastAsia"/>
        </w:rPr>
        <w:instrText xml:space="preserve"> (NLP) </w:instrText>
      </w:r>
      <w:r w:rsidR="006E796B">
        <w:rPr>
          <w:rFonts w:hint="eastAsia"/>
        </w:rPr>
        <w:instrText>技术和两个平台上的投票功能来衡量质量。结果表明，在限制之后，</w:instrText>
      </w:r>
      <w:r w:rsidR="006E796B">
        <w:rPr>
          <w:rFonts w:hint="eastAsia"/>
        </w:rPr>
        <w:instrText xml:space="preserve">Stack Overflow </w:instrText>
      </w:r>
      <w:r w:rsidR="006E796B">
        <w:rPr>
          <w:rFonts w:hint="eastAsia"/>
        </w:rPr>
        <w:instrText>上的用户在答案生成方面表现出了转变，与</w:instrText>
      </w:r>
      <w:r w:rsidR="006E796B">
        <w:rPr>
          <w:rFonts w:hint="eastAsia"/>
        </w:rPr>
        <w:instrText xml:space="preserve"> AskProgramming subreddit </w:instrText>
      </w:r>
      <w:r w:rsidR="006E796B">
        <w:rPr>
          <w:rFonts w:hint="eastAsia"/>
        </w:rPr>
        <w:instrText>上的用户相比，他们生成的答案更加积极，单词和字符的数量也有所增加。然而，这对</w:instrText>
      </w:r>
      <w:r w:rsidR="006E796B">
        <w:rPr>
          <w:rFonts w:hint="eastAsia"/>
        </w:rPr>
        <w:instrText xml:space="preserve"> Stack Overflow </w:instrText>
      </w:r>
      <w:r w:rsidR="006E796B">
        <w:rPr>
          <w:rFonts w:hint="eastAsia"/>
        </w:rPr>
        <w:instrText>上提问的质量没有明显影响。问答文本的主观性也没有表现出明显的变化。值得注意的是，在限制之后，</w:instrText>
      </w:r>
      <w:r w:rsidR="006E796B">
        <w:rPr>
          <w:rFonts w:hint="eastAsia"/>
        </w:rPr>
        <w:instrText xml:space="preserve">Stack Overflow </w:instrText>
      </w:r>
      <w:r w:rsidR="006E796B">
        <w:rPr>
          <w:rFonts w:hint="eastAsia"/>
        </w:rPr>
        <w:instrText>上的答案获得了更多的点赞，这表明社区认为与</w:instrText>
      </w:r>
      <w:r w:rsidR="006E796B">
        <w:rPr>
          <w:rFonts w:hint="eastAsia"/>
        </w:rPr>
        <w:instrText xml:space="preserve"> Reddit </w:instrText>
      </w:r>
      <w:r w:rsidR="006E796B">
        <w:rPr>
          <w:rFonts w:hint="eastAsia"/>
        </w:rPr>
        <w:instrText>子版块上的答案相比，它们的质量更高，尽管答案的复杂性有所上升。频率分析显示，在限制之后，用户在</w:instrText>
      </w:r>
      <w:r w:rsidR="006E796B">
        <w:rPr>
          <w:rFonts w:hint="eastAsia"/>
        </w:rPr>
        <w:instrText xml:space="preserve"> Stack Overflow </w:instrText>
      </w:r>
      <w:r w:rsidR="006E796B">
        <w:rPr>
          <w:rFonts w:hint="eastAsia"/>
        </w:rPr>
        <w:instrText>上发布的问题和答案的数量明显减少。此外，我们的补充分析表明，在限制之后，</w:instrText>
      </w:r>
      <w:r w:rsidR="006E796B">
        <w:rPr>
          <w:rFonts w:hint="eastAsia"/>
        </w:rPr>
        <w:instrText xml:space="preserve">Stack Overflow </w:instrText>
      </w:r>
      <w:r w:rsidR="006E796B">
        <w:rPr>
          <w:rFonts w:hint="eastAsia"/>
        </w:rPr>
        <w:instrText>上的首次贡献者有所减少。</w:instrText>
      </w:r>
      <w:r w:rsidR="006E796B">
        <w:rPr>
          <w:rFonts w:hint="eastAsia"/>
        </w:rPr>
        <w:instrText xml:space="preserve"> </w:instrText>
      </w:r>
      <w:r w:rsidR="006E796B">
        <w:rPr>
          <w:rFonts w:hint="eastAsia"/>
        </w:rPr>
        <w:instrText>这项研究为在问答平台上禁止</w:instrText>
      </w:r>
      <w:r w:rsidR="006E796B">
        <w:rPr>
          <w:rFonts w:hint="eastAsia"/>
        </w:rPr>
        <w:instrText xml:space="preserve"> ChatGPT </w:instrText>
      </w:r>
      <w:r w:rsidR="006E796B">
        <w:rPr>
          <w:rFonts w:hint="eastAsia"/>
        </w:rPr>
        <w:instrText>的决定提供了经验证据和见解，为现有文献做出了贡献，并为平台管理者提供了实际意义，提醒他们限制对提高内容质量的影响。</w:instrText>
      </w:r>
      <w:r w:rsidR="006E796B">
        <w:rPr>
          <w:rFonts w:hint="eastAsia"/>
        </w:rPr>
        <w:instrText>\n\n</w:instrText>
      </w:r>
      <w:r w:rsidR="006E796B">
        <w:rPr>
          <w:rFonts w:hint="eastAsia"/>
        </w:rPr>
        <w:instrText>【摘要翻译】这项研究探讨了</w:instrText>
      </w:r>
      <w:r w:rsidR="006E796B">
        <w:rPr>
          <w:rFonts w:hint="eastAsia"/>
        </w:rPr>
        <w:instrText>Stack Overflow</w:instrText>
      </w:r>
      <w:r w:rsidR="006E796B">
        <w:rPr>
          <w:rFonts w:hint="eastAsia"/>
        </w:rPr>
        <w:instrText>（一个流行的问答平台）禁止使用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上的可比平台</w:instrText>
      </w:r>
      <w:r w:rsidR="006E796B">
        <w:rPr>
          <w:rFonts w:hint="eastAsia"/>
        </w:rPr>
        <w:instrText>AskProgramming subreddit</w:instrText>
      </w:r>
      <w:r w:rsidR="006E796B">
        <w:rPr>
          <w:rFonts w:hint="eastAsia"/>
        </w:rPr>
        <w:instrText>的数据，我们采用了</w:instrText>
      </w:r>
      <w:r w:rsidR="006E796B">
        <w:rPr>
          <w:rFonts w:hint="eastAsia"/>
        </w:rPr>
        <w:instrText>difference-in-differences</w:instrText>
      </w:r>
      <w:r w:rsidR="006E796B">
        <w:rPr>
          <w:rFonts w:hint="eastAsia"/>
        </w:rPr>
        <w:instrText>的实证策略来检查</w:instrText>
      </w:r>
      <w:r w:rsidR="006E796B">
        <w:rPr>
          <w:rFonts w:hint="eastAsia"/>
        </w:rPr>
        <w:instrText>Stack Overflow</w:instrText>
      </w:r>
      <w:r w:rsidR="006E796B">
        <w:rPr>
          <w:rFonts w:hint="eastAsia"/>
        </w:rPr>
        <w:instrText>的决定的影响。我们的分析侧重于使用自然语言处理（</w:instrText>
      </w:r>
      <w:r w:rsidR="006E796B">
        <w:rPr>
          <w:rFonts w:hint="eastAsia"/>
        </w:rPr>
        <w:instrText>NLP</w:instrText>
      </w:r>
      <w:r w:rsidR="006E796B">
        <w:rPr>
          <w:rFonts w:hint="eastAsia"/>
        </w:rPr>
        <w:instrText>）技术和两个平台上的投票功能的质量度量。结果表明，在限制之后，</w:instrText>
      </w:r>
      <w:r w:rsidR="006E796B">
        <w:rPr>
          <w:rFonts w:hint="eastAsia"/>
        </w:rPr>
        <w:instrText>Stack Overflow</w:instrText>
      </w:r>
      <w:r w:rsidR="006E796B">
        <w:rPr>
          <w:rFonts w:hint="eastAsia"/>
        </w:rPr>
        <w:instrText>上的用户在他们的答案生成中表现出转变，与</w:instrText>
      </w:r>
      <w:r w:rsidR="006E796B">
        <w:rPr>
          <w:rFonts w:hint="eastAsia"/>
        </w:rPr>
        <w:instrText>AskProgramming subreddit</w:instrText>
      </w:r>
      <w:r w:rsidR="006E796B">
        <w:rPr>
          <w:rFonts w:hint="eastAsia"/>
        </w:rPr>
        <w:instrText>上的用户相比，他们的答案语气更加积极，单词和字符数量也有所增加。然而，对</w:instrText>
      </w:r>
      <w:r w:rsidR="006E796B">
        <w:rPr>
          <w:rFonts w:hint="eastAsia"/>
        </w:rPr>
        <w:instrText>Stack Overflow</w:instrText>
      </w:r>
      <w:r w:rsidR="006E796B">
        <w:rPr>
          <w:rFonts w:hint="eastAsia"/>
        </w:rPr>
        <w:instrText>上提出的问题的质量没有明显的影响。问答文本的主观性也没有表现出显着的变化。值得注意的是，限制后</w:instrText>
      </w:r>
      <w:r w:rsidR="006E796B">
        <w:rPr>
          <w:rFonts w:hint="eastAsia"/>
        </w:rPr>
        <w:instrText>Stack Overflow</w:instrText>
      </w:r>
      <w:r w:rsidR="006E796B">
        <w:rPr>
          <w:rFonts w:hint="eastAsia"/>
        </w:rPr>
        <w:instrText>上的答案获得了更多的赞成票，这表明社区认为它们比</w:instrText>
      </w:r>
      <w:r w:rsidR="006E796B">
        <w:rPr>
          <w:rFonts w:hint="eastAsia"/>
        </w:rPr>
        <w:instrText>subreddit</w:instrText>
      </w:r>
      <w:r w:rsidR="006E796B">
        <w:rPr>
          <w:rFonts w:hint="eastAsia"/>
        </w:rPr>
        <w:instrText>上的答案质量更高，尽管答案的复杂性增加了。频率分析显示，限制后用户在</w:instrText>
      </w:r>
      <w:r w:rsidR="006E796B">
        <w:rPr>
          <w:rFonts w:hint="eastAsia"/>
        </w:rPr>
        <w:instrText>Stack Overflow</w:instrText>
      </w:r>
      <w:r w:rsidR="006E796B">
        <w:rPr>
          <w:rFonts w:hint="eastAsia"/>
        </w:rPr>
        <w:instrText>上发布的问题和答案数量明显减少。此外，我们的补充分析表明，限制后</w:instrText>
      </w:r>
      <w:r w:rsidR="006E796B">
        <w:rPr>
          <w:rFonts w:hint="eastAsia"/>
        </w:rPr>
        <w:instrText>Stack Overflow</w:instrText>
      </w:r>
      <w:r w:rsidR="006E796B">
        <w:rPr>
          <w:rFonts w:hint="eastAsia"/>
        </w:rPr>
        <w:instrText>上的首次贡献者有所减少。这项研究通过提供实证证据和对禁止在问答平台上</w:instrText>
      </w:r>
      <w:r w:rsidR="006E796B">
        <w:rPr>
          <w:rFonts w:hint="eastAsia"/>
        </w:rPr>
        <w:instrText>ChatGPT</w:instrText>
      </w:r>
      <w:r w:rsidR="006E796B">
        <w:rPr>
          <w:rFonts w:hint="eastAsia"/>
        </w:rPr>
        <w:instrText>的决定的见解，为现有文献做出了贡献，并向平台管理者提供了实际影响，提醒他们限制对提高内容质量的影响。本研究探讨了热门问答平台</w:instrText>
      </w:r>
      <w:r w:rsidR="006E796B">
        <w:rPr>
          <w:rFonts w:hint="eastAsia"/>
        </w:rPr>
        <w:instrText>Stack Overflow</w:instrText>
      </w:r>
      <w:r w:rsidR="006E796B">
        <w:rPr>
          <w:rFonts w:hint="eastAsia"/>
        </w:rPr>
        <w:instrText>对禁止使用</w:instrText>
      </w:r>
      <w:r w:rsidR="006E796B">
        <w:rPr>
          <w:rFonts w:hint="eastAsia"/>
        </w:rPr>
        <w:instrText>ChatGPT</w:instrText>
      </w:r>
      <w:r w:rsidR="006E796B">
        <w:rPr>
          <w:rFonts w:hint="eastAsia"/>
        </w:rPr>
        <w:instrText>生成问题或答案的反应。通过分析来自</w:instrText>
      </w:r>
      <w:r w:rsidR="006E796B">
        <w:rPr>
          <w:rFonts w:hint="eastAsia"/>
        </w:rPr>
        <w:instrText>Stack Overflow</w:instrText>
      </w:r>
      <w:r w:rsidR="006E796B">
        <w:rPr>
          <w:rFonts w:hint="eastAsia"/>
        </w:rPr>
        <w:instrText>和</w:instrText>
      </w:r>
      <w:r w:rsidR="006E796B">
        <w:rPr>
          <w:rFonts w:hint="eastAsia"/>
        </w:rPr>
        <w:instrText>Reddit</w:instrText>
      </w:r>
      <w:r w:rsidR="006E796B">
        <w:rPr>
          <w:rFonts w:hint="eastAsia"/>
        </w:rPr>
        <w:instrText>上类似平台</w:instrText>
      </w:r>
      <w:r w:rsidR="006E796B">
        <w:rPr>
          <w:rFonts w:hint="eastAsia"/>
        </w:rPr>
        <w:instrText>AskProgramming subreddit</w:instrText>
      </w:r>
      <w:r w:rsidR="006E796B">
        <w:rPr>
          <w:rFonts w:hint="eastAsia"/>
        </w:rPr>
        <w:instrText>的数据，我们采用双重差分（</w:instrText>
      </w:r>
      <w:r w:rsidR="006E796B">
        <w:rPr>
          <w:rFonts w:hint="eastAsia"/>
        </w:rPr>
        <w:instrText>DID</w:instrText>
      </w:r>
      <w:r w:rsidR="006E796B">
        <w:rPr>
          <w:rFonts w:hint="eastAsia"/>
        </w:rPr>
        <w:instrText>）实证策略来检验</w:instrText>
      </w:r>
      <w:r w:rsidR="006E796B">
        <w:rPr>
          <w:rFonts w:hint="eastAsia"/>
        </w:rPr>
        <w:instrText>Stack Overflow</w:instrText>
      </w:r>
      <w:r w:rsidR="006E796B">
        <w:rPr>
          <w:rFonts w:hint="eastAsia"/>
        </w:rPr>
        <w:instrText>决策的影响。我们的分析重点是使用自然语言处理（</w:instrText>
      </w:r>
      <w:r w:rsidR="006E796B">
        <w:rPr>
          <w:rFonts w:hint="eastAsia"/>
        </w:rPr>
        <w:instrText>NLP</w:instrText>
      </w:r>
      <w:r w:rsidR="006E796B">
        <w:rPr>
          <w:rFonts w:hint="eastAsia"/>
        </w:rPr>
        <w:instrText>）技术和两块平台上的投票权来平衡质量。结果表明，在限制之后，</w:instrText>
      </w:r>
      <w:r w:rsidR="006E796B">
        <w:rPr>
          <w:rFonts w:hint="eastAsia"/>
        </w:rPr>
        <w:instrText>Stack Overflow</w:instrText>
      </w:r>
      <w:r w:rsidR="006E796B">
        <w:rPr>
          <w:rFonts w:hint="eastAsia"/>
        </w:rPr>
        <w:instrText>上的用户在答案生成方面出了转变，与</w:instrText>
      </w:r>
      <w:r w:rsidR="006E796B">
        <w:rPr>
          <w:rFonts w:hint="eastAsia"/>
        </w:rPr>
        <w:instrText>AskProgramming subreddit</w:instrText>
      </w:r>
      <w:r w:rsidR="006E796B">
        <w:rPr>
          <w:rFonts w:hint="eastAsia"/>
        </w:rPr>
        <w:instrText>上的用户相比，他们生成的答案更加积极，和字符的数量也有所增加。然而，这对</w:instrText>
      </w:r>
      <w:r w:rsidR="006E796B">
        <w:rPr>
          <w:rFonts w:hint="eastAsia"/>
        </w:rPr>
        <w:instrText>Stack Overflow</w:instrText>
      </w:r>
      <w:r w:rsidR="006E796B">
        <w:rPr>
          <w:rFonts w:hint="eastAsia"/>
        </w:rPr>
        <w:instrText>上提问的质量没有明显影响。问答文本的主观性也没有表现出明显的变化。值得注意的是，在限制之后，</w:instrText>
      </w:r>
      <w:r w:rsidR="006E796B">
        <w:rPr>
          <w:rFonts w:hint="eastAsia"/>
        </w:rPr>
        <w:instrText>Stack Overflow</w:instrText>
      </w:r>
      <w:r w:rsidR="006E796B">
        <w:rPr>
          <w:rFonts w:hint="eastAsia"/>
        </w:rPr>
        <w:instrText>上的答案获得了更多的点赞，这回表白社区认为与</w:instrText>
      </w:r>
      <w:r w:rsidR="006E796B">
        <w:rPr>
          <w:rFonts w:hint="eastAsia"/>
        </w:rPr>
        <w:instrText>Reddit</w:instrText>
      </w:r>
      <w:r w:rsidR="006E796B">
        <w:rPr>
          <w:rFonts w:hint="eastAsia"/>
        </w:rPr>
        <w:instrText>子版块上的答案相比，它们的质量更高，尽管答案的复杂性有所上升。频率分析显示，在限制之后，用户在</w:instrText>
      </w:r>
      <w:r w:rsidR="006E796B">
        <w:rPr>
          <w:rFonts w:hint="eastAsia"/>
        </w:rPr>
        <w:instrText>Stack Overflow</w:instrText>
      </w:r>
      <w:r w:rsidR="006E796B">
        <w:rPr>
          <w:rFonts w:hint="eastAsia"/>
        </w:rPr>
        <w:instrText>上的问题和答题的数量明显减少。此外，我们的补充分析表明，在限制之后，</w:instrText>
      </w:r>
      <w:r w:rsidR="006E796B">
        <w:rPr>
          <w:rFonts w:hint="eastAsia"/>
        </w:rPr>
        <w:instrText>Stack Overflow</w:instrText>
      </w:r>
      <w:r w:rsidR="006E796B">
        <w:rPr>
          <w:rFonts w:hint="eastAsia"/>
        </w:rPr>
        <w:instrText>上的首次贡献者</w:instrText>
      </w:r>
      <w:r w:rsidR="006E796B">
        <w:rPr>
          <w:rFonts w:hint="eastAsia"/>
        </w:rPr>
        <w:instrText>","genre":"SSRN Scholarly Paper","language":"en","note":"publish</w:instrText>
      </w:r>
      <w:r w:rsidR="006E796B">
        <w:instrText>er-place: Rochester, NY","title":"Unraveling the impact: An empirical investigation of ChatGPT's exclusion from Stack Overflow","title-short":"Unraveling the impact","author":[{"family":"Borwankar","given":"Sameer"},{"family":"Khern-am-nuai","given":"Warut"},{"family":"Kannan","given":"Karthik Natarajan"}],"issued":{"date-parts":[["2023",6]]}}},{"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w:instrText>
      </w:r>
      <w:r w:rsidR="006E796B">
        <w:rPr>
          <w:rFonts w:hint="eastAsia"/>
        </w:rPr>
        <w:instrText xml:space="preserve"> understanding can guide decision-making and strategy development regarding the integration of generative AI on their platforms.\n\n</w:instrText>
      </w:r>
      <w:r w:rsidR="006E796B">
        <w:rPr>
          <w:rFonts w:hint="eastAsia"/>
        </w:rPr>
        <w:instrText>【摘要翻译】在线平台上的自愿知识贡献对用户、平台和公司都很重要。生成式人工智能（</w:instrText>
      </w:r>
      <w:r w:rsidR="006E796B">
        <w:rPr>
          <w:rFonts w:hint="eastAsia"/>
        </w:rPr>
        <w:instrText>AI</w:instrText>
      </w:r>
      <w:r w:rsidR="006E796B">
        <w:rPr>
          <w:rFonts w:hint="eastAsia"/>
        </w:rPr>
        <w:instrText>）技术的快速进步使得在问答（</w:instrText>
      </w:r>
      <w:r w:rsidR="006E796B">
        <w:rPr>
          <w:rFonts w:hint="eastAsia"/>
        </w:rPr>
        <w:instrText>Q&amp;A</w:instrText>
      </w:r>
      <w:r w:rsidR="006E796B">
        <w:rPr>
          <w:rFonts w:hint="eastAsia"/>
        </w:rPr>
        <w:instrText>）平台上自动生成知识成为可能。然而，生成式</w:instrText>
      </w:r>
      <w:r w:rsidR="006E796B">
        <w:rPr>
          <w:rFonts w:hint="eastAsia"/>
        </w:rPr>
        <w:instrText>AI</w:instrText>
      </w:r>
      <w:r w:rsidR="006E796B">
        <w:rPr>
          <w:rFonts w:hint="eastAsia"/>
        </w:rPr>
        <w:instrText>对用户自愿知识贡献的影响仍然是一个经验问题。一方面，用户可能会从生成式</w:instrText>
      </w:r>
      <w:r w:rsidR="006E796B">
        <w:rPr>
          <w:rFonts w:hint="eastAsia"/>
        </w:rPr>
        <w:instrText>AI</w:instrText>
      </w:r>
      <w:r w:rsidR="006E796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hint="eastAsia"/>
        </w:rPr>
        <w:instrText>ChatGPT</w:instrText>
      </w:r>
      <w:r w:rsidR="006E796B">
        <w:rPr>
          <w:rFonts w:hint="eastAsia"/>
        </w:rPr>
        <w:instrText>）对用户在最大的问答平台之一</w:instrText>
      </w:r>
      <w:r w:rsidR="006E796B">
        <w:rPr>
          <w:rFonts w:hint="eastAsia"/>
        </w:rPr>
        <w:instrText>Stack Overflow</w:instrText>
      </w:r>
      <w:r w:rsidR="006E796B">
        <w:rPr>
          <w:rFonts w:hint="eastAsia"/>
        </w:rPr>
        <w:instrText>上自愿贡献知识的影响。利用自然实验，我们采用差异中的差异（</w:instrText>
      </w:r>
      <w:r w:rsidR="006E796B">
        <w:rPr>
          <w:rFonts w:hint="eastAsia"/>
        </w:rPr>
        <w:instrText>DID</w:instrText>
      </w:r>
      <w:r w:rsidR="006E796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hint="eastAsia"/>
        </w:rPr>
        <w:instrText>IS</w:instrText>
      </w:r>
      <w:r w:rsidR="006E796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instrText xml:space="preserve">","archive_location":"3 </w:instrText>
      </w:r>
      <w:r w:rsidR="006E796B">
        <w:rPr>
          <w:rFonts w:ascii="Segoe UI Emoji" w:hAnsi="Segoe UI Emoji" w:cs="Segoe UI Emoji"/>
        </w:rPr>
        <w:instrText>📊</w:instrText>
      </w:r>
      <w:r w:rsidR="006E796B">
        <w:instrText>","DOI":"10.2139/ssrn.4462976","event-place":"Rochester, NY","genre":"SSRN Scholarly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Knowledge contribution</w:instrText>
      </w:r>
      <w:r w:rsidR="006E796B">
        <w:rPr>
          <w:rFonts w:hint="eastAsia"/>
        </w:rPr>
        <w:instrText>、</w:instrText>
      </w:r>
      <w:r w:rsidR="006E796B">
        <w:instrText>difference-in-differences</w:instrText>
      </w:r>
      <w:r w:rsidR="006E796B">
        <w:rPr>
          <w:rFonts w:hint="eastAsia"/>
        </w:rPr>
        <w:instrText>、</w:instrText>
      </w:r>
      <w:r w:rsidR="006E796B">
        <w:instrText>ge</w:instrText>
      </w:r>
      <w:r w:rsidR="006E796B">
        <w:rPr>
          <w:rFonts w:hint="eastAsia"/>
        </w:rPr>
        <w:instrText>nerative AI</w:instrText>
      </w:r>
      <w:r w:rsidR="006E796B">
        <w:rPr>
          <w:rFonts w:hint="eastAsia"/>
        </w:rPr>
        <w:instrText>、</w:instrText>
      </w:r>
      <w:r w:rsidR="006E796B">
        <w:rPr>
          <w:rFonts w:hint="eastAsia"/>
        </w:rPr>
        <w:instrText>answer quality</w:instrText>
      </w:r>
      <w:r w:rsidR="006E796B">
        <w:rPr>
          <w:rFonts w:hint="eastAsia"/>
        </w:rPr>
        <w:instrText>、</w:instrText>
      </w:r>
      <w:r w:rsidR="006E796B">
        <w:rPr>
          <w:rFonts w:hint="eastAsia"/>
        </w:rPr>
        <w:instrText>answer quantity</w:instrText>
      </w:r>
      <w:r w:rsidR="006E796B">
        <w:rPr>
          <w:rFonts w:hint="eastAsia"/>
        </w:rPr>
        <w:instrText>、</w:instrText>
      </w:r>
      <w:r w:rsidR="006E796B">
        <w:rPr>
          <w:rFonts w:hint="eastAsia"/>
        </w:rPr>
        <w:instrText>voluntary Q&amp;A platforms","number":"4462976","publisher-place":"Rochester, NY","source":"Social Science Research Network","title":"Examining the impact of generative AI on users</w:instrText>
      </w:r>
      <w:r w:rsidR="006E796B">
        <w:rPr>
          <w:rFonts w:hint="eastAsia"/>
        </w:rPr>
        <w:instrText>’</w:instrText>
      </w:r>
      <w:r w:rsidR="006E796B">
        <w:rPr>
          <w:rFonts w:hint="eastAsia"/>
        </w:rPr>
        <w:instrText xml:space="preserve"> voluntary knowledge contribution: </w:instrText>
      </w:r>
      <w:r w:rsidR="006E796B">
        <w:instrText xml:space="preserve">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9F4642" w:rsidRPr="0022223D">
        <w:t>(Borwankar et al., 2023; Shan &amp; Qiu, 2023)</w:t>
      </w:r>
      <w:r w:rsidR="005F06FA" w:rsidRPr="0022223D">
        <w:fldChar w:fldCharType="end"/>
      </w:r>
      <w:r w:rsidR="005F06FA" w:rsidRPr="0022223D">
        <w:t>. These conflicting findings may reflect the dual role of GenAI as both a compilation tool and a competiti</w:t>
      </w:r>
      <w:r w:rsidR="001860A6" w:rsidRPr="0022223D">
        <w:t>on-inducing</w:t>
      </w:r>
      <w:r w:rsidR="005F06FA" w:rsidRPr="0022223D">
        <w:t xml:space="preserve"> force driving answerers to differentiate their contributions.</w:t>
      </w:r>
    </w:p>
    <w:p w14:paraId="289EED83" w14:textId="2600B953" w:rsidR="00447614" w:rsidRPr="0022223D" w:rsidRDefault="00CF4BEE" w:rsidP="00447614">
      <w:pPr>
        <w:pStyle w:val="Paragraph0"/>
      </w:pPr>
      <w:r w:rsidRPr="0022223D">
        <w:t xml:space="preserve">With regard to </w:t>
      </w:r>
      <w:r w:rsidR="00447614" w:rsidRPr="0022223D">
        <w:t xml:space="preserve">viewers, research has examined changes in engagement metrics such as views and likes. </w:t>
      </w:r>
      <w:r w:rsidR="00447614" w:rsidRPr="0022223D">
        <w:fldChar w:fldCharType="begin" w:fldLock="1"/>
      </w:r>
      <w:r w:rsidR="00FB59A6">
        <w:instrText xml:space="preserve"> ADDIN ZOTERO_ITEM CSL_CITATION {"citationID":"Id5i17WN","properties":{"formattedCitation":"(Sanatizadeh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hint="eastAsia"/>
        </w:rPr>
        <w:instrText>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","DOI":"10.2139/ssrn.4459729","genre":"SSRN Scholarly Paper","language":"en","note":"publisher-place: Rochester, NY","title":"Information foraging in the era of AI: Exploring the effect of ChatGPT on digital Q&amp;A platforms","author":[{"fam</w:instrText>
      </w:r>
      <w:r w:rsidR="00FB59A6">
        <w:instrText xml:space="preserve">ily":"Sanatizadeh","given":"Aida"},{"family":"Lu","given":"Yingda"},{"family":"Zhao","given":"Keran"},{"family":"Hu","given":"Yuheng"}],"issued":{"date-parts":[["2023",5]]}}}],"schema":"https://github.com/citation-style-language/schema/raw/master/csl-citation.json"} </w:instrText>
      </w:r>
      <w:r w:rsidR="00447614" w:rsidRPr="0022223D">
        <w:fldChar w:fldCharType="separate"/>
      </w:r>
      <w:r w:rsidR="00447614" w:rsidRPr="0022223D">
        <w:t xml:space="preserve">Sanatizadeh et al. </w:t>
      </w:r>
      <w:r w:rsidR="00073FD3" w:rsidRPr="0022223D">
        <w:t>(</w:t>
      </w:r>
      <w:r w:rsidR="00447614" w:rsidRPr="0022223D">
        <w:t>2023)</w:t>
      </w:r>
      <w:r w:rsidR="00447614" w:rsidRPr="0022223D">
        <w:fldChar w:fldCharType="end"/>
      </w:r>
      <w:r w:rsidR="00447614" w:rsidRPr="0022223D">
        <w:t xml:space="preserve"> report a decrease in the number of views following the introduction of ChatGPT, potentially due to users finding answers directly from GenAI without </w:t>
      </w:r>
      <w:r w:rsidR="00447614" w:rsidRPr="0022223D">
        <w:lastRenderedPageBreak/>
        <w:t xml:space="preserve">engaging with the online Q&amp;A communities. The impact on likes is less clear, with some studies reporting negative effects </w:t>
      </w:r>
      <w:r w:rsidR="00447614" w:rsidRPr="0022223D">
        <w:fldChar w:fldCharType="begin" w:fldLock="1"/>
      </w:r>
      <w:r w:rsidR="00FB59A6">
        <w:instrText xml:space="preserve"> ADDIN ZOTERO_ITEM CSL_CITATION {"citationID":"dQd0Xbj1","properties":{"formattedCitation":"(Borwankar et al., 2023; X. Li &amp; Kim, 2024)","plainCitation":"(Borwankar et al., 2023; X. Li &amp; Kim, 2024)","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w:instrText>
      </w:r>
      <w:r w:rsidR="00FB59A6">
        <w:rPr>
          <w:rFonts w:hint="eastAsia"/>
        </w:rPr>
        <w:instrText xml:space="preserve">in improving content quality.  </w:instrText>
      </w:r>
      <w:r w:rsidR="00FB59A6">
        <w:rPr>
          <w:rFonts w:hint="eastAsia"/>
        </w:rPr>
        <w:instrText>本研究探讨了热门问答平台</w:instrText>
      </w:r>
      <w:r w:rsidR="00FB59A6">
        <w:rPr>
          <w:rFonts w:hint="eastAsia"/>
        </w:rPr>
        <w:instrText xml:space="preserve"> Stack Overflow </w:instrText>
      </w:r>
      <w:r w:rsidR="00FB59A6">
        <w:rPr>
          <w:rFonts w:hint="eastAsia"/>
        </w:rPr>
        <w:instrText>对禁止使用</w:instrText>
      </w:r>
      <w:r w:rsidR="00FB59A6">
        <w:rPr>
          <w:rFonts w:hint="eastAsia"/>
        </w:rPr>
        <w:instrText xml:space="preserve"> ChatGPT </w:instrText>
      </w:r>
      <w:r w:rsidR="00FB59A6">
        <w:rPr>
          <w:rFonts w:hint="eastAsia"/>
        </w:rPr>
        <w:instrText>生成问题或答案的反应。通过分析来自</w:instrText>
      </w:r>
      <w:r w:rsidR="00FB59A6">
        <w:rPr>
          <w:rFonts w:hint="eastAsia"/>
        </w:rPr>
        <w:instrText xml:space="preserve"> Stack Overflow </w:instrText>
      </w:r>
      <w:r w:rsidR="00FB59A6">
        <w:rPr>
          <w:rFonts w:hint="eastAsia"/>
        </w:rPr>
        <w:instrText>和</w:instrText>
      </w:r>
      <w:r w:rsidR="00FB59A6">
        <w:rPr>
          <w:rFonts w:hint="eastAsia"/>
        </w:rPr>
        <w:instrText xml:space="preserve"> Reddit </w:instrText>
      </w:r>
      <w:r w:rsidR="00FB59A6">
        <w:rPr>
          <w:rFonts w:hint="eastAsia"/>
        </w:rPr>
        <w:instrText>上类似平台</w:instrText>
      </w:r>
      <w:r w:rsidR="00FB59A6">
        <w:rPr>
          <w:rFonts w:hint="eastAsia"/>
        </w:rPr>
        <w:instrText xml:space="preserve"> AskProgramming subreddit </w:instrText>
      </w:r>
      <w:r w:rsidR="00FB59A6">
        <w:rPr>
          <w:rFonts w:hint="eastAsia"/>
        </w:rPr>
        <w:instrText>的数据，我们采用双重差分</w:instrText>
      </w:r>
      <w:r w:rsidR="00FB59A6">
        <w:rPr>
          <w:rFonts w:hint="eastAsia"/>
        </w:rPr>
        <w:instrText xml:space="preserve"> (DID) </w:instrText>
      </w:r>
      <w:r w:rsidR="00FB59A6">
        <w:rPr>
          <w:rFonts w:hint="eastAsia"/>
        </w:rPr>
        <w:instrText>实证策略来检验</w:instrText>
      </w:r>
      <w:r w:rsidR="00FB59A6">
        <w:rPr>
          <w:rFonts w:hint="eastAsia"/>
        </w:rPr>
        <w:instrText xml:space="preserve"> Stack Overflow </w:instrText>
      </w:r>
      <w:r w:rsidR="00FB59A6">
        <w:rPr>
          <w:rFonts w:hint="eastAsia"/>
        </w:rPr>
        <w:instrText>决策的影响。我们的分析重点是使用自然语言处理</w:instrText>
      </w:r>
      <w:r w:rsidR="00FB59A6">
        <w:rPr>
          <w:rFonts w:hint="eastAsia"/>
        </w:rPr>
        <w:instrText xml:space="preserve"> (NLP) </w:instrText>
      </w:r>
      <w:r w:rsidR="00FB59A6">
        <w:rPr>
          <w:rFonts w:hint="eastAsia"/>
        </w:rPr>
        <w:instrText>技术和两个平台上的投票功能来衡量质量。结果表明，在限制之后，</w:instrText>
      </w:r>
      <w:r w:rsidR="00FB59A6">
        <w:rPr>
          <w:rFonts w:hint="eastAsia"/>
        </w:rPr>
        <w:instrText xml:space="preserve">Stack Overflow </w:instrText>
      </w:r>
      <w:r w:rsidR="00FB59A6">
        <w:rPr>
          <w:rFonts w:hint="eastAsia"/>
        </w:rPr>
        <w:instrText>上的用户在答案生成方面表现出了转变，与</w:instrText>
      </w:r>
      <w:r w:rsidR="00FB59A6">
        <w:rPr>
          <w:rFonts w:hint="eastAsia"/>
        </w:rPr>
        <w:instrText xml:space="preserve"> AskProgramming subreddit </w:instrText>
      </w:r>
      <w:r w:rsidR="00FB59A6">
        <w:rPr>
          <w:rFonts w:hint="eastAsia"/>
        </w:rPr>
        <w:instrText>上的用户相比，他们生成的答案更加积极，单词和字符的数量也有所增加。然而，这对</w:instrText>
      </w:r>
      <w:r w:rsidR="00FB59A6">
        <w:rPr>
          <w:rFonts w:hint="eastAsia"/>
        </w:rPr>
        <w:instrText xml:space="preserve"> Stack Overflow </w:instrText>
      </w:r>
      <w:r w:rsidR="00FB59A6">
        <w:rPr>
          <w:rFonts w:hint="eastAsia"/>
        </w:rPr>
        <w:instrText>上提问的质量没有明显影响。问答文本的主观性也没有表现出明显的变化。值得注意的是，在限制之后，</w:instrText>
      </w:r>
      <w:r w:rsidR="00FB59A6">
        <w:rPr>
          <w:rFonts w:hint="eastAsia"/>
        </w:rPr>
        <w:instrText xml:space="preserve">Stack Overflow </w:instrText>
      </w:r>
      <w:r w:rsidR="00FB59A6">
        <w:rPr>
          <w:rFonts w:hint="eastAsia"/>
        </w:rPr>
        <w:instrText>上的答案获得了更多的点赞，这表明社区认为与</w:instrText>
      </w:r>
      <w:r w:rsidR="00FB59A6">
        <w:rPr>
          <w:rFonts w:hint="eastAsia"/>
        </w:rPr>
        <w:instrText xml:space="preserve"> Reddit </w:instrText>
      </w:r>
      <w:r w:rsidR="00FB59A6">
        <w:rPr>
          <w:rFonts w:hint="eastAsia"/>
        </w:rPr>
        <w:instrText>子版块上的答案相比，它们的质量更高，尽管答案的复杂性有所上升。频率分析显示，在限制之后，用户在</w:instrText>
      </w:r>
      <w:r w:rsidR="00FB59A6">
        <w:rPr>
          <w:rFonts w:hint="eastAsia"/>
        </w:rPr>
        <w:instrText xml:space="preserve"> Stack Overflow </w:instrText>
      </w:r>
      <w:r w:rsidR="00FB59A6">
        <w:rPr>
          <w:rFonts w:hint="eastAsia"/>
        </w:rPr>
        <w:instrText>上发布的问题和答案的数量明显减少。此外，我们的补充分析表明，在限制之后，</w:instrText>
      </w:r>
      <w:r w:rsidR="00FB59A6">
        <w:rPr>
          <w:rFonts w:hint="eastAsia"/>
        </w:rPr>
        <w:instrText xml:space="preserve">Stack Overflow </w:instrText>
      </w:r>
      <w:r w:rsidR="00FB59A6">
        <w:rPr>
          <w:rFonts w:hint="eastAsia"/>
        </w:rPr>
        <w:instrText>上的首次贡献者有所减少。</w:instrText>
      </w:r>
      <w:r w:rsidR="00FB59A6">
        <w:rPr>
          <w:rFonts w:hint="eastAsia"/>
        </w:rPr>
        <w:instrText xml:space="preserve"> </w:instrText>
      </w:r>
      <w:r w:rsidR="00FB59A6">
        <w:rPr>
          <w:rFonts w:hint="eastAsia"/>
        </w:rPr>
        <w:instrText>这项研究为在问答平台上禁止</w:instrText>
      </w:r>
      <w:r w:rsidR="00FB59A6">
        <w:rPr>
          <w:rFonts w:hint="eastAsia"/>
        </w:rPr>
        <w:instrText xml:space="preserve"> ChatGPT </w:instrText>
      </w:r>
      <w:r w:rsidR="00FB59A6">
        <w:rPr>
          <w:rFonts w:hint="eastAsia"/>
        </w:rPr>
        <w:instrText>的决定提供了经验证据和见解，为现有文献做出了贡献，并为平台管理者提供了实际意义，提醒他们限制对提高内容质量的影响。</w:instrText>
      </w:r>
      <w:r w:rsidR="00FB59A6">
        <w:rPr>
          <w:rFonts w:hint="eastAsia"/>
        </w:rPr>
        <w:instrText>\n\n</w:instrText>
      </w:r>
      <w:r w:rsidR="00FB59A6">
        <w:rPr>
          <w:rFonts w:hint="eastAsia"/>
        </w:rPr>
        <w:instrText>【摘要翻译】这项研究探讨了</w:instrText>
      </w:r>
      <w:r w:rsidR="00FB59A6">
        <w:rPr>
          <w:rFonts w:hint="eastAsia"/>
        </w:rPr>
        <w:instrText>Stack Overflow</w:instrText>
      </w:r>
      <w:r w:rsidR="00FB59A6">
        <w:rPr>
          <w:rFonts w:hint="eastAsia"/>
        </w:rPr>
        <w:instrText>（一个流行的问答平台）禁止使用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上的可比平台</w:instrText>
      </w:r>
      <w:r w:rsidR="00FB59A6">
        <w:rPr>
          <w:rFonts w:hint="eastAsia"/>
        </w:rPr>
        <w:instrText>AskProgramming subreddit</w:instrText>
      </w:r>
      <w:r w:rsidR="00FB59A6">
        <w:rPr>
          <w:rFonts w:hint="eastAsia"/>
        </w:rPr>
        <w:instrText>的数据，我们采用了</w:instrText>
      </w:r>
      <w:r w:rsidR="00FB59A6">
        <w:rPr>
          <w:rFonts w:hint="eastAsia"/>
        </w:rPr>
        <w:instrText>difference-in-differences</w:instrText>
      </w:r>
      <w:r w:rsidR="00FB59A6">
        <w:rPr>
          <w:rFonts w:hint="eastAsia"/>
        </w:rPr>
        <w:instrText>的实证策略来检查</w:instrText>
      </w:r>
      <w:r w:rsidR="00FB59A6">
        <w:rPr>
          <w:rFonts w:hint="eastAsia"/>
        </w:rPr>
        <w:instrText>Stack Overflow</w:instrText>
      </w:r>
      <w:r w:rsidR="00FB59A6">
        <w:rPr>
          <w:rFonts w:hint="eastAsia"/>
        </w:rPr>
        <w:instrText>的决定的影响。我们的分析侧重于使用自然语言处理（</w:instrText>
      </w:r>
      <w:r w:rsidR="00FB59A6">
        <w:rPr>
          <w:rFonts w:hint="eastAsia"/>
        </w:rPr>
        <w:instrText>NLP</w:instrText>
      </w:r>
      <w:r w:rsidR="00FB59A6">
        <w:rPr>
          <w:rFonts w:hint="eastAsia"/>
        </w:rPr>
        <w:instrText>）技术和两个平台上的投票功能的质量度量。结果表明，在限制之后，</w:instrText>
      </w:r>
      <w:r w:rsidR="00FB59A6">
        <w:rPr>
          <w:rFonts w:hint="eastAsia"/>
        </w:rPr>
        <w:instrText>Stack Overflow</w:instrText>
      </w:r>
      <w:r w:rsidR="00FB59A6">
        <w:rPr>
          <w:rFonts w:hint="eastAsia"/>
        </w:rPr>
        <w:instrText>上的用户在他们的答案生成中表现出转变，与</w:instrText>
      </w:r>
      <w:r w:rsidR="00FB59A6">
        <w:rPr>
          <w:rFonts w:hint="eastAsia"/>
        </w:rPr>
        <w:instrText>AskProgramming subreddit</w:instrText>
      </w:r>
      <w:r w:rsidR="00FB59A6">
        <w:rPr>
          <w:rFonts w:hint="eastAsia"/>
        </w:rPr>
        <w:instrText>上的用户相比，他们的答案语气更加积极，单词和字符数量也有所增加。然而，对</w:instrText>
      </w:r>
      <w:r w:rsidR="00FB59A6">
        <w:rPr>
          <w:rFonts w:hint="eastAsia"/>
        </w:rPr>
        <w:instrText>Stack Overflow</w:instrText>
      </w:r>
      <w:r w:rsidR="00FB59A6">
        <w:rPr>
          <w:rFonts w:hint="eastAsia"/>
        </w:rPr>
        <w:instrText>上提出的问题的质量没有明显的影响。问答文本的主观性也没有表现出显着的变化。值得注意的是，限制后</w:instrText>
      </w:r>
      <w:r w:rsidR="00FB59A6">
        <w:rPr>
          <w:rFonts w:hint="eastAsia"/>
        </w:rPr>
        <w:instrText>Stack Overflow</w:instrText>
      </w:r>
      <w:r w:rsidR="00FB59A6">
        <w:rPr>
          <w:rFonts w:hint="eastAsia"/>
        </w:rPr>
        <w:instrText>上的答案获得了更多的赞成票，这表明社区认为它们比</w:instrText>
      </w:r>
      <w:r w:rsidR="00FB59A6">
        <w:rPr>
          <w:rFonts w:hint="eastAsia"/>
        </w:rPr>
        <w:instrText>subreddit</w:instrText>
      </w:r>
      <w:r w:rsidR="00FB59A6">
        <w:rPr>
          <w:rFonts w:hint="eastAsia"/>
        </w:rPr>
        <w:instrText>上的答案质量更高，尽管答案的复杂性增加了。频率分析显示，限制后用户在</w:instrText>
      </w:r>
      <w:r w:rsidR="00FB59A6">
        <w:rPr>
          <w:rFonts w:hint="eastAsia"/>
        </w:rPr>
        <w:instrText>Stack Overflow</w:instrText>
      </w:r>
      <w:r w:rsidR="00FB59A6">
        <w:rPr>
          <w:rFonts w:hint="eastAsia"/>
        </w:rPr>
        <w:instrText>上发布的问题和答案数量明显减少。此外，我们的补充分析表明，限制后</w:instrText>
      </w:r>
      <w:r w:rsidR="00FB59A6">
        <w:rPr>
          <w:rFonts w:hint="eastAsia"/>
        </w:rPr>
        <w:instrText>Stack Overflow</w:instrText>
      </w:r>
      <w:r w:rsidR="00FB59A6">
        <w:rPr>
          <w:rFonts w:hint="eastAsia"/>
        </w:rPr>
        <w:instrText>上的首次贡献者有所减少。这项研究通过提供实证证据和对禁止在问答平台上</w:instrText>
      </w:r>
      <w:r w:rsidR="00FB59A6">
        <w:rPr>
          <w:rFonts w:hint="eastAsia"/>
        </w:rPr>
        <w:instrText>ChatGPT</w:instrText>
      </w:r>
      <w:r w:rsidR="00FB59A6">
        <w:rPr>
          <w:rFonts w:hint="eastAsia"/>
        </w:rPr>
        <w:instrText>的决定的见解，为现有文献做出了贡献，并向平台管理者提供了实际影响，提醒他们限制对提高内容质量的影响。本研究探讨了热门问答平台</w:instrText>
      </w:r>
      <w:r w:rsidR="00FB59A6">
        <w:rPr>
          <w:rFonts w:hint="eastAsia"/>
        </w:rPr>
        <w:instrText>Stack Overflow</w:instrText>
      </w:r>
      <w:r w:rsidR="00FB59A6">
        <w:rPr>
          <w:rFonts w:hint="eastAsia"/>
        </w:rPr>
        <w:instrText>对禁止使用</w:instrText>
      </w:r>
      <w:r w:rsidR="00FB59A6">
        <w:rPr>
          <w:rFonts w:hint="eastAsia"/>
        </w:rPr>
        <w:instrText>ChatGPT</w:instrText>
      </w:r>
      <w:r w:rsidR="00FB59A6">
        <w:rPr>
          <w:rFonts w:hint="eastAsia"/>
        </w:rPr>
        <w:instrText>生成问题或答案的反应。通过分析来自</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上类似平台</w:instrText>
      </w:r>
      <w:r w:rsidR="00FB59A6">
        <w:rPr>
          <w:rFonts w:hint="eastAsia"/>
        </w:rPr>
        <w:instrText>AskProgramming subreddit</w:instrText>
      </w:r>
      <w:r w:rsidR="00FB59A6">
        <w:rPr>
          <w:rFonts w:hint="eastAsia"/>
        </w:rPr>
        <w:instrText>的数据，我们采用双重差分（</w:instrText>
      </w:r>
      <w:r w:rsidR="00FB59A6">
        <w:rPr>
          <w:rFonts w:hint="eastAsia"/>
        </w:rPr>
        <w:instrText>DID</w:instrText>
      </w:r>
      <w:r w:rsidR="00FB59A6">
        <w:rPr>
          <w:rFonts w:hint="eastAsia"/>
        </w:rPr>
        <w:instrText>）实证策略来检验</w:instrText>
      </w:r>
      <w:r w:rsidR="00FB59A6">
        <w:rPr>
          <w:rFonts w:hint="eastAsia"/>
        </w:rPr>
        <w:instrText>Stack Overflow</w:instrText>
      </w:r>
      <w:r w:rsidR="00FB59A6">
        <w:rPr>
          <w:rFonts w:hint="eastAsia"/>
        </w:rPr>
        <w:instrText>决策的影响。我们的分析重点是使用自然语言处理（</w:instrText>
      </w:r>
      <w:r w:rsidR="00FB59A6">
        <w:rPr>
          <w:rFonts w:hint="eastAsia"/>
        </w:rPr>
        <w:instrText>NLP</w:instrText>
      </w:r>
      <w:r w:rsidR="00FB59A6">
        <w:rPr>
          <w:rFonts w:hint="eastAsia"/>
        </w:rPr>
        <w:instrText>）技术和两块平台上的投票权来平衡质量。结果表明，在限制之后，</w:instrText>
      </w:r>
      <w:r w:rsidR="00FB59A6">
        <w:rPr>
          <w:rFonts w:hint="eastAsia"/>
        </w:rPr>
        <w:instrText>Stack Overflow</w:instrText>
      </w:r>
      <w:r w:rsidR="00FB59A6">
        <w:rPr>
          <w:rFonts w:hint="eastAsia"/>
        </w:rPr>
        <w:instrText>上的用户在答案生成方面出了转变，与</w:instrText>
      </w:r>
      <w:r w:rsidR="00FB59A6">
        <w:rPr>
          <w:rFonts w:hint="eastAsia"/>
        </w:rPr>
        <w:instrText>AskProgramming subreddit</w:instrText>
      </w:r>
      <w:r w:rsidR="00FB59A6">
        <w:rPr>
          <w:rFonts w:hint="eastAsia"/>
        </w:rPr>
        <w:instrText>上的用户相比，他们生成的答案更加积极，和字符的数量也有所增加。然而，这对</w:instrText>
      </w:r>
      <w:r w:rsidR="00FB59A6">
        <w:rPr>
          <w:rFonts w:hint="eastAsia"/>
        </w:rPr>
        <w:instrText>Stack Overflow</w:instrText>
      </w:r>
      <w:r w:rsidR="00FB59A6">
        <w:rPr>
          <w:rFonts w:hint="eastAsia"/>
        </w:rPr>
        <w:instrText>上提问的质量没有明显影响。问答文本的主观性也没有表现出明显的变化。值得注意的是，在限制之后，</w:instrText>
      </w:r>
      <w:r w:rsidR="00FB59A6">
        <w:rPr>
          <w:rFonts w:hint="eastAsia"/>
        </w:rPr>
        <w:instrText>Stack Overflow</w:instrText>
      </w:r>
      <w:r w:rsidR="00FB59A6">
        <w:rPr>
          <w:rFonts w:hint="eastAsia"/>
        </w:rPr>
        <w:instrText>上的答案获得了更多的点赞，这回表白社区认为与</w:instrText>
      </w:r>
      <w:r w:rsidR="00FB59A6">
        <w:rPr>
          <w:rFonts w:hint="eastAsia"/>
        </w:rPr>
        <w:instrText>Reddit</w:instrText>
      </w:r>
      <w:r w:rsidR="00FB59A6">
        <w:rPr>
          <w:rFonts w:hint="eastAsia"/>
        </w:rPr>
        <w:instrText>子版块上的答案相比，它们的质量更高，尽管答案的复杂性有所上升。频率分析显示，在限制之后，用户在</w:instrText>
      </w:r>
      <w:r w:rsidR="00FB59A6">
        <w:rPr>
          <w:rFonts w:hint="eastAsia"/>
        </w:rPr>
        <w:instrText>Stack Overflow</w:instrText>
      </w:r>
      <w:r w:rsidR="00FB59A6">
        <w:rPr>
          <w:rFonts w:hint="eastAsia"/>
        </w:rPr>
        <w:instrText>上的问题和答题的数量明显减少。此外，我们的补充分析表明，在限制之后，</w:instrText>
      </w:r>
      <w:r w:rsidR="00FB59A6">
        <w:rPr>
          <w:rFonts w:hint="eastAsia"/>
        </w:rPr>
        <w:instrText>Stack Overflow</w:instrText>
      </w:r>
      <w:r w:rsidR="00FB59A6">
        <w:rPr>
          <w:rFonts w:hint="eastAsia"/>
        </w:rPr>
        <w:instrText>上的首次贡献者</w:instrText>
      </w:r>
      <w:r w:rsidR="00FB59A6">
        <w:rPr>
          <w:rFonts w:hint="eastAsia"/>
        </w:rPr>
        <w:instrText>","genre":"SSRN Scholarly Paper","language":"en","note":"publisher-place: Rochester, NY","title":"Unraveling the impact: An empirical investigation of ChatGPT's exclusion from Stack Overflow","title-short":"Unraveling the impact","author":[{"family":"Bo</w:instrText>
      </w:r>
      <w:r w:rsidR="00FB59A6">
        <w:instrText>rwankar","given":"Sameer"},{"family":"Khern-am-nuai","given":"Warut"},{"family":"Kannan","given":"Karthik Natarajan"}],"issued":{"date-parts":[["2023",6]]}}},{"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w:instrText>
      </w:r>
      <w:r w:rsidR="00FB59A6">
        <w:rPr>
          <w:rFonts w:hint="eastAsia"/>
        </w:rPr>
        <w:instrText xml:space="preserve"> for platform sustainability, are primarily affected. These findings emphasize the need for monitoring LLM effects on UGC platforms and promoting harmonious human-AI collaboration.   ChatGPT </w:instrText>
      </w:r>
      <w:r w:rsidR="00FB59A6">
        <w:rPr>
          <w:rFonts w:hint="eastAsia"/>
        </w:rPr>
        <w:instrText>等大型语言模型</w:instrText>
      </w:r>
      <w:r w:rsidR="00FB59A6">
        <w:rPr>
          <w:rFonts w:hint="eastAsia"/>
        </w:rPr>
        <w:instrText xml:space="preserve"> (LLMs) </w:instrText>
      </w:r>
      <w:r w:rsidR="00FB59A6">
        <w:rPr>
          <w:rFonts w:hint="eastAsia"/>
        </w:rPr>
        <w:instrText>正在改变用户生成内容</w:instrText>
      </w:r>
      <w:r w:rsidR="00FB59A6">
        <w:rPr>
          <w:rFonts w:hint="eastAsia"/>
        </w:rPr>
        <w:instrText xml:space="preserve"> (UGC) </w:instrText>
      </w:r>
      <w:r w:rsidR="00FB59A6">
        <w:rPr>
          <w:rFonts w:hint="eastAsia"/>
        </w:rPr>
        <w:instrText>平台上的内容创建和知识共享。本研究调查了</w:instrText>
      </w:r>
      <w:r w:rsidR="00FB59A6">
        <w:rPr>
          <w:rFonts w:hint="eastAsia"/>
        </w:rPr>
        <w:instrText xml:space="preserve"> ChatGPT </w:instrText>
      </w:r>
      <w:r w:rsidR="00FB59A6">
        <w:rPr>
          <w:rFonts w:hint="eastAsia"/>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\n\n</w:instrText>
      </w:r>
      <w:r w:rsidR="00FB59A6">
        <w:rPr>
          <w:rFonts w:hint="eastAsia"/>
        </w:rPr>
        <w:instrText>【摘要翻译】像</w:instrText>
      </w:r>
      <w:r w:rsidR="00FB59A6">
        <w:rPr>
          <w:rFonts w:hint="eastAsia"/>
        </w:rPr>
        <w:instrText>ChatGPT</w:instrText>
      </w:r>
      <w:r w:rsidR="00FB59A6">
        <w:rPr>
          <w:rFonts w:hint="eastAsia"/>
        </w:rPr>
        <w:instrText>这样的大型语言模型（</w:instrText>
      </w:r>
      <w:r w:rsidR="00FB59A6">
        <w:rPr>
          <w:rFonts w:hint="eastAsia"/>
        </w:rPr>
        <w:instrText>LLM</w:instrText>
      </w:r>
      <w:r w:rsidR="00FB59A6">
        <w:rPr>
          <w:rFonts w:hint="eastAsia"/>
        </w:rPr>
        <w:instrText>）正在改变用户生产内容（</w:instrText>
      </w:r>
      <w:r w:rsidR="00FB59A6">
        <w:rPr>
          <w:rFonts w:hint="eastAsia"/>
        </w:rPr>
        <w:instrText>UGC</w:instrText>
      </w:r>
      <w:r w:rsidR="00FB59A6">
        <w:rPr>
          <w:rFonts w:hint="eastAsia"/>
        </w:rPr>
        <w:instrText>）平台上的内容生产和知识共享。本研究调查了</w:instrText>
      </w:r>
      <w:r w:rsidR="00FB59A6">
        <w:rPr>
          <w:rFonts w:hint="eastAsia"/>
        </w:rPr>
        <w:instrText>ChatGPT</w:instrText>
      </w:r>
      <w:r w:rsidR="00FB59A6">
        <w:rPr>
          <w:rFonts w:hint="eastAsia"/>
        </w:rPr>
        <w:instrText>对编码问答平台中用户贡献的影响。我们观察到</w:instrText>
      </w:r>
      <w:r w:rsidR="00FB59A6">
        <w:rPr>
          <w:rFonts w:hint="eastAsia"/>
        </w:rPr>
        <w:instrText>AI</w:instrText>
      </w:r>
      <w:r w:rsidR="00FB59A6">
        <w:rPr>
          <w:rFonts w:hint="eastAsia"/>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hint="eastAsia"/>
        </w:rPr>
        <w:instrText>UGC</w:instrText>
      </w:r>
      <w:r w:rsidR="00FB59A6">
        <w:rPr>
          <w:rFonts w:hint="eastAsia"/>
        </w:rPr>
        <w:instrText>平台上</w:instrText>
      </w:r>
      <w:r w:rsidR="00FB59A6">
        <w:rPr>
          <w:rFonts w:hint="eastAsia"/>
        </w:rPr>
        <w:instrText>LLM</w:instrText>
      </w:r>
      <w:r w:rsidR="00FB59A6">
        <w:rPr>
          <w:rFonts w:hint="eastAsia"/>
        </w:rPr>
        <w:instrText>效应和促进和谐的人与</w:instrText>
      </w:r>
      <w:r w:rsidR="00FB59A6">
        <w:rPr>
          <w:rFonts w:hint="eastAsia"/>
        </w:rPr>
        <w:instrText>AI</w:instrText>
      </w:r>
      <w:r w:rsidR="00FB59A6">
        <w:rPr>
          <w:rFonts w:hint="eastAsia"/>
        </w:rPr>
        <w:instrText>协作的必要性。</w:instrText>
      </w:r>
      <w:r w:rsidR="00FB59A6">
        <w:rPr>
          <w:rFonts w:hint="eastAsia"/>
        </w:rPr>
        <w:instrText>ChatGPT</w:instrText>
      </w:r>
      <w:r w:rsidR="00FB59A6">
        <w:rPr>
          <w:rFonts w:hint="eastAsia"/>
        </w:rPr>
        <w:instrText>等大型语言模型（</w:instrText>
      </w:r>
      <w:r w:rsidR="00FB59A6">
        <w:rPr>
          <w:rFonts w:hint="eastAsia"/>
        </w:rPr>
        <w:instrText>LLM</w:instrText>
      </w:r>
      <w:r w:rsidR="00FB59A6">
        <w:rPr>
          <w:rFonts w:hint="eastAsia"/>
        </w:rPr>
        <w:instrText>）正在改变用户生成内容（</w:instrText>
      </w:r>
      <w:r w:rsidR="00FB59A6">
        <w:rPr>
          <w:rFonts w:hint="eastAsia"/>
        </w:rPr>
        <w:instrText>UGC</w:instrText>
      </w:r>
      <w:r w:rsidR="00FB59A6">
        <w:rPr>
          <w:rFonts w:hint="eastAsia"/>
        </w:rPr>
        <w:instrText>）平台上的内容创建和知识共享。本研究调查了</w:instrText>
      </w:r>
      <w:r w:rsidR="00FB59A6">
        <w:rPr>
          <w:rFonts w:hint="eastAsia"/>
        </w:rPr>
        <w:instrText>ChatGPT</w:instrText>
      </w:r>
      <w:r w:rsidR="00FB59A6">
        <w:rPr>
          <w:rFonts w:hint="eastAsia"/>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hint="eastAsia"/>
        </w:rPr>
        <w:instrText>LLM</w:instrText>
      </w:r>
      <w:r w:rsidR="00FB59A6">
        <w:rPr>
          <w:rFonts w:hint="eastAsia"/>
        </w:rPr>
        <w:instrText>对</w:instrText>
      </w:r>
      <w:r w:rsidR="00FB59A6">
        <w:rPr>
          <w:rFonts w:hint="eastAsia"/>
        </w:rPr>
        <w:instrText>UGC</w:instrText>
      </w:r>
      <w:r w:rsidR="00FB59A6">
        <w:rPr>
          <w:rFonts w:hint="eastAsia"/>
        </w:rPr>
        <w:instrText>平台的影响并促进和谐的人类与人工智能协作。</w:instrText>
      </w:r>
      <w:r w:rsidR="00FB59A6">
        <w:rPr>
          <w:rFonts w:hint="eastAsia"/>
        </w:rPr>
        <w:instrText>","DOI":"10.2139/ssrn.4650025","genre":"SSRN Scholarly Paper","language":"en","note":"publisher-place: Rochester, NY","title":"Unveiling the effects of LLMs: Shifting UGC con</w:instrText>
      </w:r>
      <w:r w:rsidR="00FB59A6">
        <w:instrText xml:space="preserve">tribution in an online coding community","title-short":"Unveiling the effects of LLMs","author":[{"family":"Li","given":"Xinyu"},{"family":"Kim","given":"Keongtae"}],"issued":{"date-parts":[["2024",4]]}}}],"schema":"https://github.com/citation-style-language/schema/raw/master/csl-citation.json"} </w:instrText>
      </w:r>
      <w:r w:rsidR="00447614" w:rsidRPr="0022223D">
        <w:fldChar w:fldCharType="separate"/>
      </w:r>
      <w:r w:rsidR="00447614" w:rsidRPr="0022223D">
        <w:t>(Borwankar et al., 2023; Li &amp; Kim, 2024)</w:t>
      </w:r>
      <w:r w:rsidR="00447614" w:rsidRPr="0022223D">
        <w:fldChar w:fldCharType="end"/>
      </w:r>
      <w:r w:rsidR="00447614" w:rsidRPr="0022223D">
        <w:t xml:space="preserve"> and others noting positive outcomes </w:t>
      </w:r>
      <w:r w:rsidR="00447614" w:rsidRPr="0022223D">
        <w:fldChar w:fldCharType="begin" w:fldLock="1"/>
      </w:r>
      <w:r w:rsidR="00FB59A6">
        <w:instrText xml:space="preserve"> ADDIN ZOTERO_ITEM CSL_CITATION {"citationID":"qLKbRdAr","properties":{"formattedCitation":"[4]","plainCitation":"[4]","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w:instrText>
      </w:r>
      <w:r w:rsidR="00FB59A6">
        <w:rPr>
          <w:rFonts w:hint="eastAsia"/>
        </w:rPr>
        <w:instrText>low. Our research suggests that the adoption of this AI technology has hurt the overall engagement of online Q&amp;A platforms. Finally, we discuss the potential business implications of our study and highlight future research opportunities in this area.\n\n</w:instrText>
      </w:r>
      <w:r w:rsidR="00FB59A6">
        <w:rPr>
          <w:rFonts w:hint="eastAsia"/>
        </w:rPr>
        <w:instrText>【摘要翻译】</w:instrText>
      </w:r>
      <w:r w:rsidR="00FB59A6">
        <w:rPr>
          <w:rFonts w:hint="eastAsia"/>
        </w:rPr>
        <w:instrText>ChatGPT</w:instrText>
      </w:r>
      <w:r w:rsidR="00FB59A6">
        <w:rPr>
          <w:rFonts w:hint="eastAsia"/>
        </w:rPr>
        <w:instrText>和巴德等大型语言模型（</w:instrText>
      </w:r>
      <w:r w:rsidR="00FB59A6">
        <w:rPr>
          <w:rFonts w:hint="eastAsia"/>
        </w:rPr>
        <w:instrText>LLM</w:instrText>
      </w:r>
      <w:r w:rsidR="00FB59A6">
        <w:rPr>
          <w:rFonts w:hint="eastAsia"/>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hint="eastAsia"/>
        </w:rPr>
        <w:instrText>Stack Exchange</w:instrText>
      </w:r>
      <w:r w:rsidR="00FB59A6">
        <w:rPr>
          <w:rFonts w:hint="eastAsia"/>
        </w:rPr>
        <w:instrText>”为例，探讨了这项技术对在线问答论坛内容生成和消费的影响。我们的初步发现表明，自</w:instrText>
      </w:r>
      <w:r w:rsidR="00FB59A6">
        <w:rPr>
          <w:rFonts w:hint="eastAsia"/>
        </w:rPr>
        <w:instrText>ChatGPT</w:instrText>
      </w:r>
      <w:r w:rsidR="00FB59A6">
        <w:rPr>
          <w:rFonts w:hint="eastAsia"/>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hint="eastAsia"/>
        </w:rPr>
        <w:instrText>LLM</w:instrText>
      </w:r>
      <w:r w:rsidR="00FB59A6">
        <w:rPr>
          <w:rFonts w:hint="eastAsia"/>
        </w:rPr>
        <w:instrText>之后，</w:instrText>
      </w:r>
      <w:r w:rsidR="00FB59A6">
        <w:rPr>
          <w:rFonts w:hint="eastAsia"/>
        </w:rPr>
        <w:instrText>Stack Exchange</w:instrText>
      </w:r>
      <w:r w:rsidR="00FB59A6">
        <w:rPr>
          <w:rFonts w:hint="eastAsia"/>
        </w:rPr>
        <w:instrText>上的访问量、帖子、用户和活跃用户数量明显减少，特别是在技术领域。我们通过分析</w:instrText>
      </w:r>
      <w:r w:rsidR="00FB59A6">
        <w:rPr>
          <w:rFonts w:hint="eastAsia"/>
        </w:rPr>
        <w:instrText>Stack Overflow</w:instrText>
      </w:r>
      <w:r w:rsidR="00FB59A6">
        <w:rPr>
          <w:rFonts w:hint="eastAsia"/>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hint="eastAsia"/>
        </w:rPr>
        <w:instrText>","DOI":"10.2139/ssrn.4459729"</w:instrText>
      </w:r>
      <w:r w:rsidR="00FB59A6">
        <w:instrText xml:space="preserve">,"genre":"SSRN Scholarly Paper","language":"en","note":"publisher-place: Rochester, NY","title":"Information foraging in the era of AI: Exploring the effect of ChatGPT on digital Q&amp;A platforms","author":[{"family":"Sanatizadeh","given":"Aida"},{"family":"Lu","given":"Yingda"},{"family":"Zhao","given":"Keran"},{"family":"Hu","given":"Yuheng"}],"issued":{"date-parts":[["2023",5]]}}}],"schema":"https://github.com/citation-style-language/schema/raw/master/csl-citation.json"} </w:instrText>
      </w:r>
      <w:r w:rsidR="00447614" w:rsidRPr="0022223D">
        <w:fldChar w:fldCharType="separate"/>
      </w:r>
      <w:r w:rsidR="00447614" w:rsidRPr="0022223D">
        <w:t>(Sanatizadeh et al., 2023)</w:t>
      </w:r>
      <w:r w:rsidR="00447614" w:rsidRPr="0022223D">
        <w:fldChar w:fldCharType="end"/>
      </w:r>
      <w:r w:rsidR="00447614" w:rsidRPr="0022223D">
        <w:t>.</w:t>
      </w:r>
    </w:p>
    <w:p w14:paraId="39121C35" w14:textId="77777777" w:rsidR="00246B64" w:rsidRPr="0022223D" w:rsidRDefault="00246B64" w:rsidP="00246B64">
      <w:pPr>
        <w:pStyle w:val="Heading2"/>
      </w:pPr>
      <w:r w:rsidRPr="0022223D">
        <w:t>Research Gap</w:t>
      </w:r>
    </w:p>
    <w:p w14:paraId="06D0F73F" w14:textId="043BAEAD" w:rsidR="00246B64" w:rsidRPr="0022223D" w:rsidRDefault="00246B64" w:rsidP="00246B64">
      <w:pPr>
        <w:pStyle w:val="Paragraph0"/>
      </w:pPr>
      <w:r w:rsidRPr="0022223D">
        <w:t xml:space="preserve">Our literature review (Table 1) reveals that existing studies primarily examine external general-purpose GenAI. </w:t>
      </w:r>
      <w:r w:rsidR="00CF4BEE" w:rsidRPr="0022223D">
        <w:t>In today’s context where such external GenAI is widely available, t</w:t>
      </w:r>
      <w:r w:rsidRPr="0022223D">
        <w:t>here is a notable lack of research on internal GenAI tools.</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6D443195" w14:textId="7284DC8B" w:rsidR="00525402" w:rsidRPr="0022223D" w:rsidRDefault="00F40939" w:rsidP="00525402">
      <w:pPr>
        <w:pStyle w:val="TableFiguretitle"/>
      </w:pPr>
      <w:bookmarkStart w:id="126" w:name="_Ref177391594"/>
      <w:bookmarkStart w:id="127" w:name="_Ref177391587"/>
      <w:r w:rsidRPr="0022223D">
        <w:lastRenderedPageBreak/>
        <w:t xml:space="preserve">Table </w:t>
      </w:r>
      <w:r w:rsidR="00B04148">
        <w:fldChar w:fldCharType="begin"/>
      </w:r>
      <w:r w:rsidR="00B04148">
        <w:instrText xml:space="preserve"> SEQ Table \* ARABIC </w:instrText>
      </w:r>
      <w:r w:rsidR="00B04148">
        <w:fldChar w:fldCharType="separate"/>
      </w:r>
      <w:r w:rsidR="00B04148" w:rsidRPr="0022223D">
        <w:t>1</w:t>
      </w:r>
      <w:r w:rsidR="00B04148">
        <w:fldChar w:fldCharType="end"/>
      </w:r>
      <w:bookmarkEnd w:id="126"/>
      <w:r w:rsidRPr="0022223D">
        <w:t>. The impact of generative AI on online Q&amp;A communities</w:t>
      </w:r>
      <w:bookmarkEnd w:id="127"/>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81"/>
        <w:gridCol w:w="1063"/>
        <w:gridCol w:w="1426"/>
        <w:gridCol w:w="1006"/>
        <w:gridCol w:w="1671"/>
        <w:gridCol w:w="1063"/>
        <w:gridCol w:w="1519"/>
        <w:gridCol w:w="2931"/>
      </w:tblGrid>
      <w:tr w:rsidR="00B25774" w:rsidRPr="0022223D" w14:paraId="22D59C80" w14:textId="77777777" w:rsidTr="00A86F82">
        <w:trPr>
          <w:trHeight w:val="744"/>
          <w:jc w:val="center"/>
        </w:trPr>
        <w:tc>
          <w:tcPr>
            <w:tcW w:w="2281" w:type="dxa"/>
            <w:tcBorders>
              <w:top w:val="single" w:sz="12" w:space="0" w:color="auto"/>
              <w:bottom w:val="single" w:sz="6" w:space="0" w:color="auto"/>
            </w:tcBorders>
            <w:tcMar>
              <w:left w:w="0" w:type="dxa"/>
              <w:right w:w="0" w:type="dxa"/>
            </w:tcMar>
            <w:vAlign w:val="center"/>
            <w:hideMark/>
          </w:tcPr>
          <w:p w14:paraId="4CCBD59C" w14:textId="77777777" w:rsidR="00B25774" w:rsidRPr="0022223D" w:rsidRDefault="00B25774" w:rsidP="005C79A5">
            <w:pPr>
              <w:jc w:val="center"/>
              <w:rPr>
                <w:rFonts w:eastAsia="DengXian"/>
                <w:b/>
                <w:bCs/>
                <w:color w:val="000000"/>
                <w:sz w:val="18"/>
                <w:szCs w:val="18"/>
              </w:rPr>
            </w:pPr>
            <w:bookmarkStart w:id="128" w:name="RANGE!A1"/>
            <w:r w:rsidRPr="0022223D">
              <w:rPr>
                <w:rFonts w:eastAsia="DengXian"/>
                <w:b/>
                <w:bCs/>
                <w:color w:val="000000"/>
                <w:sz w:val="18"/>
                <w:szCs w:val="18"/>
              </w:rPr>
              <w:t>Study</w:t>
            </w:r>
            <w:bookmarkEnd w:id="128"/>
          </w:p>
        </w:tc>
        <w:tc>
          <w:tcPr>
            <w:tcW w:w="1063" w:type="dxa"/>
            <w:tcBorders>
              <w:top w:val="single" w:sz="12" w:space="0" w:color="auto"/>
              <w:bottom w:val="single" w:sz="6" w:space="0" w:color="auto"/>
            </w:tcBorders>
            <w:tcMar>
              <w:left w:w="0" w:type="dxa"/>
              <w:right w:w="0" w:type="dxa"/>
            </w:tcMar>
            <w:vAlign w:val="center"/>
            <w:hideMark/>
          </w:tcPr>
          <w:p w14:paraId="42CE919F"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Community</w:t>
            </w:r>
          </w:p>
        </w:tc>
        <w:tc>
          <w:tcPr>
            <w:tcW w:w="1426" w:type="dxa"/>
            <w:tcBorders>
              <w:top w:val="single" w:sz="12" w:space="0" w:color="auto"/>
              <w:bottom w:val="single" w:sz="6" w:space="0" w:color="auto"/>
            </w:tcBorders>
            <w:tcMar>
              <w:left w:w="0" w:type="dxa"/>
              <w:right w:w="0" w:type="dxa"/>
            </w:tcMar>
            <w:vAlign w:val="center"/>
            <w:hideMark/>
          </w:tcPr>
          <w:p w14:paraId="09B55356" w14:textId="1FE61681"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AI Examined</w:t>
            </w:r>
          </w:p>
        </w:tc>
        <w:tc>
          <w:tcPr>
            <w:tcW w:w="1006" w:type="dxa"/>
            <w:tcBorders>
              <w:top w:val="single" w:sz="12" w:space="0" w:color="auto"/>
              <w:bottom w:val="single" w:sz="6" w:space="0" w:color="auto"/>
            </w:tcBorders>
            <w:tcMar>
              <w:left w:w="0" w:type="dxa"/>
              <w:right w:w="0" w:type="dxa"/>
            </w:tcMar>
            <w:vAlign w:val="center"/>
            <w:hideMark/>
          </w:tcPr>
          <w:p w14:paraId="0C4AC42A"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Event</w:t>
            </w:r>
          </w:p>
        </w:tc>
        <w:tc>
          <w:tcPr>
            <w:tcW w:w="1671" w:type="dxa"/>
            <w:tcBorders>
              <w:top w:val="single" w:sz="12" w:space="0" w:color="auto"/>
              <w:bottom w:val="single" w:sz="6" w:space="0" w:color="auto"/>
            </w:tcBorders>
            <w:tcMar>
              <w:left w:w="0" w:type="dxa"/>
              <w:right w:w="0" w:type="dxa"/>
            </w:tcMar>
            <w:vAlign w:val="center"/>
            <w:hideMark/>
          </w:tcPr>
          <w:p w14:paraId="2B544265"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Research Design</w:t>
            </w:r>
          </w:p>
        </w:tc>
        <w:tc>
          <w:tcPr>
            <w:tcW w:w="1063" w:type="dxa"/>
            <w:tcBorders>
              <w:top w:val="single" w:sz="12" w:space="0" w:color="auto"/>
              <w:bottom w:val="single" w:sz="6" w:space="0" w:color="auto"/>
            </w:tcBorders>
            <w:tcMar>
              <w:left w:w="0" w:type="dxa"/>
              <w:right w:w="0" w:type="dxa"/>
            </w:tcMar>
            <w:vAlign w:val="center"/>
            <w:hideMark/>
          </w:tcPr>
          <w:p w14:paraId="1225A1A3"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User Group Examined</w:t>
            </w:r>
          </w:p>
        </w:tc>
        <w:tc>
          <w:tcPr>
            <w:tcW w:w="1519" w:type="dxa"/>
            <w:tcBorders>
              <w:top w:val="single" w:sz="12" w:space="0" w:color="auto"/>
              <w:bottom w:val="single" w:sz="6" w:space="0" w:color="auto"/>
            </w:tcBorders>
            <w:tcMar>
              <w:left w:w="0" w:type="dxa"/>
              <w:right w:w="0" w:type="dxa"/>
            </w:tcMar>
            <w:vAlign w:val="center"/>
            <w:hideMark/>
          </w:tcPr>
          <w:p w14:paraId="48B693A6" w14:textId="77777777"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Unit of Analysis</w:t>
            </w:r>
          </w:p>
        </w:tc>
        <w:tc>
          <w:tcPr>
            <w:tcW w:w="2931" w:type="dxa"/>
            <w:tcBorders>
              <w:top w:val="single" w:sz="12" w:space="0" w:color="auto"/>
              <w:bottom w:val="single" w:sz="6" w:space="0" w:color="auto"/>
            </w:tcBorders>
            <w:tcMar>
              <w:left w:w="0" w:type="dxa"/>
              <w:right w:w="0" w:type="dxa"/>
            </w:tcMar>
            <w:vAlign w:val="center"/>
            <w:hideMark/>
          </w:tcPr>
          <w:p w14:paraId="1F4B324E" w14:textId="6D81AE52" w:rsidR="00B25774" w:rsidRPr="0022223D" w:rsidRDefault="00B25774" w:rsidP="005C79A5">
            <w:pPr>
              <w:jc w:val="center"/>
              <w:rPr>
                <w:rFonts w:eastAsia="DengXian"/>
                <w:b/>
                <w:bCs/>
                <w:color w:val="000000"/>
                <w:sz w:val="18"/>
                <w:szCs w:val="18"/>
              </w:rPr>
            </w:pPr>
            <w:r w:rsidRPr="0022223D">
              <w:rPr>
                <w:rFonts w:eastAsia="DengXian"/>
                <w:b/>
                <w:bCs/>
                <w:color w:val="000000"/>
                <w:sz w:val="18"/>
                <w:szCs w:val="18"/>
              </w:rPr>
              <w:t>GenAI Effect</w:t>
            </w:r>
          </w:p>
        </w:tc>
      </w:tr>
      <w:tr w:rsidR="00B25774" w:rsidRPr="0022223D" w14:paraId="75CC008B" w14:textId="77777777" w:rsidTr="00A86F82">
        <w:trPr>
          <w:trHeight w:val="762"/>
          <w:jc w:val="center"/>
        </w:trPr>
        <w:tc>
          <w:tcPr>
            <w:tcW w:w="2281" w:type="dxa"/>
            <w:tcBorders>
              <w:top w:val="single" w:sz="6" w:space="0" w:color="auto"/>
            </w:tcBorders>
            <w:tcMar>
              <w:left w:w="0" w:type="dxa"/>
              <w:right w:w="0" w:type="dxa"/>
            </w:tcMar>
            <w:vAlign w:val="center"/>
            <w:hideMark/>
          </w:tcPr>
          <w:p w14:paraId="77E19CE2" w14:textId="1F353517"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{"citationID":"cke3bpW2","properties":{"formattedCitation":"(Borwankar et al., 2023)","plainCitation":"(Borwankar et al., 2023)","dontUpdate":true,"noteIndex":0},"citationItems":[{"id":2876,"uris":["http://www.mendeley.com/documents/?uuid=1330f628-97fe-4f1e-99f3-dbdd4c9f501c","http://zotero.org/users/8905122/items/2PZ2SZ3C","http://zotero.org/users/local/bVGy23C0/items/PEAC8B69"],"itemData":{"id":2876,"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w:instrText>
            </w:r>
            <w:r w:rsidR="00FB59A6">
              <w:rPr>
                <w:rFonts w:eastAsia="DengXian" w:hint="eastAsia"/>
                <w:color w:val="000000"/>
                <w:sz w:val="18"/>
                <w:szCs w:val="18"/>
              </w:rPr>
              <w:instrText xml:space="preserve">ng empirical evidence and insights into the decision to prohibit ChatGPT on a question-and-answer platform and provides practical implications to the platform managers, cautioning them about the impact of restriction in improving content quality.  </w:instrText>
            </w:r>
            <w:r w:rsidR="00FB59A6">
              <w:rPr>
                <w:rFonts w:eastAsia="DengXian" w:hint="eastAsia"/>
                <w:color w:val="000000"/>
                <w:sz w:val="18"/>
                <w:szCs w:val="18"/>
              </w:rPr>
              <w:instrText>本研究探讨了热门问答平台</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和</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 xml:space="preserve"> (DID) </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 xml:space="preserve"> (NLP) </w:instrText>
            </w:r>
            <w:r w:rsidR="00FB59A6">
              <w:rPr>
                <w:rFonts w:eastAsia="DengXian" w:hint="eastAsia"/>
                <w:color w:val="000000"/>
                <w:sz w:val="18"/>
                <w:szCs w:val="18"/>
              </w:rPr>
              <w:instrText>技术和两个平台上的投票功能来衡量质量。结果表明，在限制之后，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上的用户在答案生成方面表现出了转变，与</w:instrText>
            </w:r>
            <w:r w:rsidR="00FB59A6">
              <w:rPr>
                <w:rFonts w:eastAsia="DengXian" w:hint="eastAsia"/>
                <w:color w:val="000000"/>
                <w:sz w:val="18"/>
                <w:szCs w:val="18"/>
              </w:rPr>
              <w:instrText xml:space="preserve"> AskProgramming subreddit </w:instrText>
            </w:r>
            <w:r w:rsidR="00FB59A6">
              <w:rPr>
                <w:rFonts w:eastAsia="DengXian" w:hint="eastAsia"/>
                <w:color w:val="000000"/>
                <w:sz w:val="18"/>
                <w:szCs w:val="18"/>
              </w:rPr>
              <w:instrText>上的用户相比，他们生成的答案更加积极，单词和字符的数量也有所增加。然而，这对</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上的答案获得了更多的点赞，这表明社区认为与</w:instrText>
            </w:r>
            <w:r w:rsidR="00FB59A6">
              <w:rPr>
                <w:rFonts w:eastAsia="DengXian" w:hint="eastAsia"/>
                <w:color w:val="000000"/>
                <w:sz w:val="18"/>
                <w:szCs w:val="18"/>
              </w:rPr>
              <w:instrText xml:space="preserve"> Reddit </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 xml:space="preserve"> Stack Overflow </w:instrText>
            </w:r>
            <w:r w:rsidR="00FB59A6">
              <w:rPr>
                <w:rFonts w:eastAsia="DengXian" w:hint="eastAsia"/>
                <w:color w:val="000000"/>
                <w:sz w:val="18"/>
                <w:szCs w:val="18"/>
              </w:rPr>
              <w:instrText>上发布的问题和答案的数量明显减少。此外，我们的补充分析表明，在限制之后，</w:instrText>
            </w:r>
            <w:r w:rsidR="00FB59A6">
              <w:rPr>
                <w:rFonts w:eastAsia="DengXian" w:hint="eastAsia"/>
                <w:color w:val="000000"/>
                <w:sz w:val="18"/>
                <w:szCs w:val="18"/>
              </w:rPr>
              <w:instrText xml:space="preserve">Stack Overflow </w:instrText>
            </w:r>
            <w:r w:rsidR="00FB59A6">
              <w:rPr>
                <w:rFonts w:eastAsia="DengXian" w:hint="eastAsia"/>
                <w:color w:val="000000"/>
                <w:sz w:val="18"/>
                <w:szCs w:val="18"/>
              </w:rPr>
              <w:instrText>上的首次贡献者有所减少。</w:instrText>
            </w:r>
            <w:r w:rsidR="00FB59A6">
              <w:rPr>
                <w:rFonts w:eastAsia="DengXian" w:hint="eastAsia"/>
                <w:color w:val="000000"/>
                <w:sz w:val="18"/>
                <w:szCs w:val="18"/>
              </w:rPr>
              <w:instrText xml:space="preserve"> </w:instrText>
            </w:r>
            <w:r w:rsidR="00FB59A6">
              <w:rPr>
                <w:rFonts w:eastAsia="DengXian" w:hint="eastAsia"/>
                <w:color w:val="000000"/>
                <w:sz w:val="18"/>
                <w:szCs w:val="18"/>
              </w:rPr>
              <w:instrText>这项研究为在问答平台上禁止</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的决定提供了经验证据和见解，为现有文献做出了贡献，并为平台管理者提供了实际意义，提醒他们限制对提高内容质量的影响。</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【摘要翻译】这项研究探讨了</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（一个流行的问答平台）禁止使用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上的可比平台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的数据，我们采用了</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的实证策略来检查</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的决定的影响。我们的分析侧重于使用自然语言处理（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）技术和两个平台上的投票功能的质量度量。结果表明，在限制之后，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上的用户在他们的答案生成中表现出转变，与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上的用户相比，他们的答案语气更加积极，单词和字符数量也有所增加。然而，对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上提出的问题的质量没有明显的影响。问答文本的主观性也没有表现出显着的变化。值得注意的是，限制后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上的答案获得了更多的赞成票，这表明社区认为它们比</w:instrText>
            </w:r>
            <w:r w:rsidR="00FB59A6">
              <w:rPr>
                <w:rFonts w:eastAsia="DengXian" w:hint="eastAsia"/>
                <w:color w:val="000000"/>
                <w:sz w:val="18"/>
                <w:szCs w:val="18"/>
              </w:rPr>
              <w:instrText>subreddit</w:instrText>
            </w:r>
            <w:r w:rsidR="00FB59A6">
              <w:rPr>
                <w:rFonts w:eastAsia="DengXian" w:hint="eastAsia"/>
                <w:color w:val="000000"/>
                <w:sz w:val="18"/>
                <w:szCs w:val="18"/>
              </w:rPr>
              <w:instrText>上的答案质量更高，尽管答案的复杂性增加了。频率分析显示，限制后用户在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上发布的问题和答案数量明显减少。此外，我们的补充分析表明，限制后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上的首次贡献者有所减少。这项研究通过提供实证证据和对禁止在问答平台上</w:instrText>
            </w:r>
            <w:r w:rsidR="00FB59A6">
              <w:rPr>
                <w:rFonts w:eastAsia="DengXian" w:hint="eastAsia"/>
                <w:color w:val="000000"/>
                <w:sz w:val="18"/>
                <w:szCs w:val="18"/>
              </w:rPr>
              <w:instrText>ChatGPT</w:instrText>
            </w:r>
            <w:r w:rsidR="00FB59A6">
              <w:rPr>
                <w:rFonts w:eastAsia="DengXian" w:hint="eastAsia"/>
                <w:color w:val="000000"/>
                <w:sz w:val="18"/>
                <w:szCs w:val="18"/>
              </w:rPr>
              <w:instrText>的决定的见解，为现有文献做出了贡献，并向平台管理者提供了实际影响，提醒他们限制对提高内容质量的影响。本研究探讨了热门问答平台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对禁止使用</w:instrText>
            </w:r>
            <w:r w:rsidR="00FB59A6">
              <w:rPr>
                <w:rFonts w:eastAsia="DengXian" w:hint="eastAsia"/>
                <w:color w:val="000000"/>
                <w:sz w:val="18"/>
                <w:szCs w:val="18"/>
              </w:rPr>
              <w:instrText>ChatGPT</w:instrText>
            </w:r>
            <w:r w:rsidR="00FB59A6">
              <w:rPr>
                <w:rFonts w:eastAsia="DengXian" w:hint="eastAsia"/>
                <w:color w:val="000000"/>
                <w:sz w:val="18"/>
                <w:szCs w:val="18"/>
              </w:rPr>
              <w:instrText>生成问题或答案的反应。通过分析来自</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上类似平台</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的数据，我们采用双重差分（</w:instrText>
            </w:r>
            <w:r w:rsidR="00FB59A6">
              <w:rPr>
                <w:rFonts w:eastAsia="DengXian" w:hint="eastAsia"/>
                <w:color w:val="000000"/>
                <w:sz w:val="18"/>
                <w:szCs w:val="18"/>
              </w:rPr>
              <w:instrText>DID</w:instrText>
            </w:r>
            <w:r w:rsidR="00FB59A6">
              <w:rPr>
                <w:rFonts w:eastAsia="DengXian" w:hint="eastAsia"/>
                <w:color w:val="000000"/>
                <w:sz w:val="18"/>
                <w:szCs w:val="18"/>
              </w:rPr>
              <w:instrText>）实证策略来检验</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决策的影响。我们的分析重点是使用自然语言处理（</w:instrText>
            </w:r>
            <w:r w:rsidR="00FB59A6">
              <w:rPr>
                <w:rFonts w:eastAsia="DengXian" w:hint="eastAsia"/>
                <w:color w:val="000000"/>
                <w:sz w:val="18"/>
                <w:szCs w:val="18"/>
              </w:rPr>
              <w:instrText>NLP</w:instrText>
            </w:r>
            <w:r w:rsidR="00FB59A6">
              <w:rPr>
                <w:rFonts w:eastAsia="DengXian" w:hint="eastAsia"/>
                <w:color w:val="000000"/>
                <w:sz w:val="18"/>
                <w:szCs w:val="18"/>
              </w:rPr>
              <w:instrText>）技术和两块平台上的投票权来平衡质量。结果表明，在限制之后，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上的用户在答案生成方面出了转变，与</w:instrText>
            </w:r>
            <w:r w:rsidR="00FB59A6">
              <w:rPr>
                <w:rFonts w:eastAsia="DengXian" w:hint="eastAsia"/>
                <w:color w:val="000000"/>
                <w:sz w:val="18"/>
                <w:szCs w:val="18"/>
              </w:rPr>
              <w:instrText>AskProgramming subreddit</w:instrText>
            </w:r>
            <w:r w:rsidR="00FB59A6">
              <w:rPr>
                <w:rFonts w:eastAsia="DengXian" w:hint="eastAsia"/>
                <w:color w:val="000000"/>
                <w:sz w:val="18"/>
                <w:szCs w:val="18"/>
              </w:rPr>
              <w:instrText>上的用户相比，他们生成的答案更加积极，和字符的数量也有所增加。然而，这对</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上提问的质量没有明显影响。问答文本的主观性也没有表现出明显的变化。值得注意的是，在限制之后，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上的答案获得了更多的点赞，这回表白社区认为与</w:instrText>
            </w:r>
            <w:r w:rsidR="00FB59A6">
              <w:rPr>
                <w:rFonts w:eastAsia="DengXian" w:hint="eastAsia"/>
                <w:color w:val="000000"/>
                <w:sz w:val="18"/>
                <w:szCs w:val="18"/>
              </w:rPr>
              <w:instrText>Reddit</w:instrText>
            </w:r>
            <w:r w:rsidR="00FB59A6">
              <w:rPr>
                <w:rFonts w:eastAsia="DengXian" w:hint="eastAsia"/>
                <w:color w:val="000000"/>
                <w:sz w:val="18"/>
                <w:szCs w:val="18"/>
              </w:rPr>
              <w:instrText>子版块上的答案相比，它们的质量更高，尽管答案的复杂性有所上升。频率分析显示，在限制之后，用户在</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上的问题和答题的数量明显减少。此外，我们的补充分析表明，在限制之后，</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上的首次贡献者</w:instrText>
            </w:r>
            <w:r w:rsidR="00FB59A6">
              <w:rPr>
                <w:rFonts w:eastAsia="DengXian" w:hint="eastAsia"/>
                <w:color w:val="000000"/>
                <w:sz w:val="18"/>
                <w:szCs w:val="18"/>
              </w:rPr>
              <w:instrText>","genre":"SSRN Scholarly Paper","la</w:instrText>
            </w:r>
            <w:r w:rsidR="00FB59A6">
              <w:rPr>
                <w:rFonts w:eastAsia="DengXian"/>
                <w:color w:val="000000"/>
                <w:sz w:val="18"/>
                <w:szCs w:val="18"/>
              </w:rPr>
              <w:instrText xml:space="preserve">nguage":"en","note":"publisher-place: Rochester, NY","title":"Unraveling the impact: An empirical investigation of ChatGPT's exclusion from Stack Overflow","title-short":"Unraveling the impact","author":[{"family":"Borwankar","given":"Sameer"},{"family":"Khern-am-nuai","given":"Warut"},{"family":"Kannan","given":"Karthik Natarajan"}],"issued":{"date-parts":[["2023",6]]}}}],"schema":"https://github.com/citation-style-language/schema/raw/master/csl-citation.json"}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Borwankar et al., 2023</w:t>
            </w:r>
            <w:r w:rsidRPr="0022223D">
              <w:rPr>
                <w:rFonts w:eastAsia="DengXian"/>
                <w:color w:val="000000"/>
                <w:sz w:val="18"/>
                <w:szCs w:val="18"/>
              </w:rPr>
              <w:fldChar w:fldCharType="end"/>
            </w:r>
          </w:p>
        </w:tc>
        <w:tc>
          <w:tcPr>
            <w:tcW w:w="1063" w:type="dxa"/>
            <w:tcBorders>
              <w:top w:val="single" w:sz="6" w:space="0" w:color="auto"/>
            </w:tcBorders>
            <w:tcMar>
              <w:left w:w="0" w:type="dxa"/>
              <w:right w:w="0" w:type="dxa"/>
            </w:tcMar>
            <w:vAlign w:val="center"/>
            <w:hideMark/>
          </w:tcPr>
          <w:p w14:paraId="254C87C2"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Borders>
              <w:top w:val="single" w:sz="6" w:space="0" w:color="auto"/>
            </w:tcBorders>
            <w:tcMar>
              <w:left w:w="0" w:type="dxa"/>
              <w:right w:w="0" w:type="dxa"/>
            </w:tcMar>
            <w:vAlign w:val="center"/>
            <w:hideMark/>
          </w:tcPr>
          <w:p w14:paraId="0400E87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Borders>
              <w:top w:val="single" w:sz="6" w:space="0" w:color="auto"/>
            </w:tcBorders>
            <w:tcMar>
              <w:left w:w="0" w:type="dxa"/>
              <w:right w:w="0" w:type="dxa"/>
            </w:tcMar>
            <w:vAlign w:val="center"/>
            <w:hideMark/>
          </w:tcPr>
          <w:p w14:paraId="31E389B5" w14:textId="3FB96660" w:rsidR="00B25774" w:rsidRPr="0022223D" w:rsidRDefault="00B25774" w:rsidP="005C79A5">
            <w:pPr>
              <w:jc w:val="center"/>
              <w:rPr>
                <w:rFonts w:eastAsia="DengXian"/>
                <w:color w:val="000000"/>
                <w:sz w:val="18"/>
                <w:szCs w:val="18"/>
              </w:rPr>
            </w:pPr>
            <w:r w:rsidRPr="0022223D">
              <w:rPr>
                <w:rFonts w:eastAsia="DengXian"/>
                <w:color w:val="000000"/>
                <w:sz w:val="18"/>
                <w:szCs w:val="18"/>
              </w:rPr>
              <w:t>GenAI ban</w:t>
            </w:r>
          </w:p>
        </w:tc>
        <w:tc>
          <w:tcPr>
            <w:tcW w:w="1671" w:type="dxa"/>
            <w:tcBorders>
              <w:top w:val="single" w:sz="6" w:space="0" w:color="auto"/>
            </w:tcBorders>
            <w:tcMar>
              <w:left w:w="0" w:type="dxa"/>
              <w:right w:w="0" w:type="dxa"/>
            </w:tcMar>
            <w:vAlign w:val="center"/>
            <w:hideMark/>
          </w:tcPr>
          <w:p w14:paraId="0126A22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Borders>
              <w:top w:val="single" w:sz="6" w:space="0" w:color="auto"/>
            </w:tcBorders>
            <w:tcMar>
              <w:left w:w="0" w:type="dxa"/>
              <w:right w:w="0" w:type="dxa"/>
            </w:tcMar>
            <w:vAlign w:val="center"/>
            <w:hideMark/>
          </w:tcPr>
          <w:p w14:paraId="52D93BC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Borders>
              <w:top w:val="single" w:sz="6" w:space="0" w:color="auto"/>
            </w:tcBorders>
            <w:tcMar>
              <w:left w:w="0" w:type="dxa"/>
              <w:right w:w="0" w:type="dxa"/>
            </w:tcMar>
            <w:vAlign w:val="center"/>
            <w:hideMark/>
          </w:tcPr>
          <w:p w14:paraId="72D6B2F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answer-user-day</w:t>
            </w:r>
          </w:p>
        </w:tc>
        <w:tc>
          <w:tcPr>
            <w:tcW w:w="2931" w:type="dxa"/>
            <w:tcBorders>
              <w:top w:val="single" w:sz="6" w:space="0" w:color="auto"/>
            </w:tcBorders>
            <w:tcMar>
              <w:left w:w="0" w:type="dxa"/>
              <w:right w:w="0" w:type="dxa"/>
            </w:tcMar>
            <w:vAlign w:val="center"/>
            <w:hideMark/>
          </w:tcPr>
          <w:p w14:paraId="319D2CCA" w14:textId="68C87919" w:rsidR="00B25774" w:rsidRPr="0022223D" w:rsidRDefault="00B25774">
            <w:pPr>
              <w:rPr>
                <w:rFonts w:eastAsia="DengXian"/>
                <w:color w:val="000000"/>
                <w:sz w:val="18"/>
                <w:szCs w:val="18"/>
              </w:rPr>
            </w:pPr>
            <w:r w:rsidRPr="0022223D">
              <w:rPr>
                <w:rFonts w:eastAsia="DengXian"/>
                <w:color w:val="000000"/>
                <w:sz w:val="18"/>
                <w:szCs w:val="18"/>
              </w:rPr>
              <w:t>Make answers shorter, more</w:t>
            </w:r>
            <w:r w:rsidRPr="0022223D">
              <w:rPr>
                <w:rFonts w:eastAsia="DengXian"/>
                <w:color w:val="000000"/>
                <w:sz w:val="18"/>
                <w:szCs w:val="18"/>
              </w:rPr>
              <w:br/>
              <w:t>negative and harder</w:t>
            </w:r>
            <w:r w:rsidR="008343D3" w:rsidRPr="0022223D">
              <w:rPr>
                <w:rFonts w:eastAsia="DengXian"/>
                <w:color w:val="000000"/>
                <w:sz w:val="18"/>
                <w:szCs w:val="18"/>
              </w:rPr>
              <w:t xml:space="preserve"> </w:t>
            </w:r>
            <w:r w:rsidR="002C29E2" w:rsidRPr="0022223D">
              <w:rPr>
                <w:rFonts w:eastAsia="DengXian"/>
                <w:color w:val="000000"/>
                <w:sz w:val="18"/>
                <w:szCs w:val="18"/>
              </w:rPr>
              <w:t>to</w:t>
            </w:r>
            <w:r w:rsidR="008343D3" w:rsidRPr="0022223D">
              <w:rPr>
                <w:rFonts w:eastAsia="DengXian"/>
                <w:color w:val="000000"/>
                <w:sz w:val="18"/>
                <w:szCs w:val="18"/>
              </w:rPr>
              <w:t xml:space="preserve"> </w:t>
            </w:r>
            <w:r w:rsidRPr="0022223D">
              <w:rPr>
                <w:rFonts w:eastAsia="DengXian"/>
                <w:color w:val="000000"/>
                <w:sz w:val="18"/>
                <w:szCs w:val="18"/>
              </w:rPr>
              <w:t>read</w:t>
            </w:r>
            <w:r w:rsidRPr="0022223D">
              <w:rPr>
                <w:rFonts w:eastAsia="DengXian"/>
                <w:color w:val="000000"/>
                <w:sz w:val="18"/>
                <w:szCs w:val="18"/>
              </w:rPr>
              <w:br/>
              <w:t xml:space="preserve">Decrease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5DEB4946" w14:textId="77777777" w:rsidTr="00A86F82">
        <w:trPr>
          <w:trHeight w:val="510"/>
          <w:jc w:val="center"/>
        </w:trPr>
        <w:tc>
          <w:tcPr>
            <w:tcW w:w="2281" w:type="dxa"/>
            <w:tcMar>
              <w:left w:w="0" w:type="dxa"/>
              <w:right w:w="0" w:type="dxa"/>
            </w:tcMar>
            <w:vAlign w:val="center"/>
            <w:hideMark/>
          </w:tcPr>
          <w:p w14:paraId="2E3DD96C" w14:textId="548DA16C"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{"citationID":"YF8Yahrr","properties":{"formattedCitation":"(Burtch et al., 2023)","plainCitation":"(Burtch et al., 2023)","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w:instrText>
            </w:r>
            <w:r w:rsidR="00FB59A6">
              <w:rPr>
                <w:rFonts w:eastAsia="DengXian" w:hint="eastAsia"/>
                <w:color w:val="000000"/>
                <w:sz w:val="18"/>
                <w:szCs w:val="18"/>
              </w:rPr>
              <w:instrText>llective expertise as users depart the community. We find that average answer quality has declined significantly, primarily due to user exit. We discuss implications for the management of online knowledge communities.\n\n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用户活动的影响，并与</w:instrText>
            </w:r>
            <w:r w:rsidR="00FB59A6">
              <w:rPr>
                <w:rFonts w:eastAsia="DengXian" w:hint="eastAsia"/>
                <w:color w:val="000000"/>
                <w:sz w:val="18"/>
                <w:szCs w:val="18"/>
              </w:rPr>
              <w:instrText>Reddit</w:instrText>
            </w:r>
            <w:r w:rsidR="00FB59A6">
              <w:rPr>
                <w:rFonts w:eastAsia="DengXian" w:hint="eastAsia"/>
                <w:color w:val="000000"/>
                <w:sz w:val="18"/>
                <w:szCs w:val="18"/>
              </w:rPr>
              <w:instrText>的用户活动进行了对比。我们分析了</w:instrText>
            </w:r>
            <w:r w:rsidR="00FB59A6">
              <w:rPr>
                <w:rFonts w:eastAsia="DengXian" w:hint="eastAsia"/>
                <w:color w:val="000000"/>
                <w:sz w:val="18"/>
                <w:szCs w:val="18"/>
              </w:rPr>
              <w:instrText>2021</w:instrText>
            </w:r>
            <w:r w:rsidR="00FB59A6">
              <w:rPr>
                <w:rFonts w:eastAsia="DengXian" w:hint="eastAsia"/>
                <w:color w:val="000000"/>
                <w:sz w:val="18"/>
                <w:szCs w:val="18"/>
              </w:rPr>
              <w:instrText>年</w:instrText>
            </w:r>
            <w:r w:rsidR="00FB59A6">
              <w:rPr>
                <w:rFonts w:eastAsia="DengXian" w:hint="eastAsia"/>
                <w:color w:val="000000"/>
                <w:sz w:val="18"/>
                <w:szCs w:val="18"/>
              </w:rPr>
              <w:instrText>10</w:instrText>
            </w:r>
            <w:r w:rsidR="00FB59A6">
              <w:rPr>
                <w:rFonts w:eastAsia="DengXian" w:hint="eastAsia"/>
                <w:color w:val="000000"/>
                <w:sz w:val="18"/>
                <w:szCs w:val="18"/>
              </w:rPr>
              <w:instrText>月和</w:instrText>
            </w:r>
            <w:r w:rsidR="00FB59A6">
              <w:rPr>
                <w:rFonts w:eastAsia="DengXian" w:hint="eastAsia"/>
                <w:color w:val="000000"/>
                <w:sz w:val="18"/>
                <w:szCs w:val="18"/>
              </w:rPr>
              <w:instrText>2023</w:instrText>
            </w:r>
            <w:r w:rsidR="00FB59A6">
              <w:rPr>
                <w:rFonts w:eastAsia="DengXian" w:hint="eastAsia"/>
                <w:color w:val="000000"/>
                <w:sz w:val="18"/>
                <w:szCs w:val="18"/>
              </w:rPr>
              <w:instrText>年</w:instrText>
            </w:r>
            <w:r w:rsidR="00FB59A6">
              <w:rPr>
                <w:rFonts w:eastAsia="DengXian" w:hint="eastAsia"/>
                <w:color w:val="000000"/>
                <w:sz w:val="18"/>
                <w:szCs w:val="18"/>
              </w:rPr>
              <w:instrText>3</w:instrText>
            </w:r>
            <w:r w:rsidR="00FB59A6">
              <w:rPr>
                <w:rFonts w:eastAsia="DengXian" w:hint="eastAsia"/>
                <w:color w:val="000000"/>
                <w:sz w:val="18"/>
                <w:szCs w:val="18"/>
              </w:rPr>
              <w:instrText>月期间的大量数据样本，捕获发布到</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和</w:instrText>
            </w:r>
            <w:r w:rsidR="00FB59A6">
              <w:rPr>
                <w:rFonts w:eastAsia="DengXian" w:hint="eastAsia"/>
                <w:color w:val="000000"/>
                <w:sz w:val="18"/>
                <w:szCs w:val="18"/>
              </w:rPr>
              <w:instrText>Reddit</w:instrText>
            </w:r>
            <w:r w:rsidR="00FB59A6">
              <w:rPr>
                <w:rFonts w:eastAsia="DengXian" w:hint="eastAsia"/>
                <w:color w:val="000000"/>
                <w:sz w:val="18"/>
                <w:szCs w:val="18"/>
              </w:rPr>
              <w:instrText>的与最受欢迎的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主题相关的内容。我们发现，</w:instrText>
            </w:r>
            <w:r w:rsidR="00FB59A6">
              <w:rPr>
                <w:rFonts w:eastAsia="DengXian" w:hint="eastAsia"/>
                <w:color w:val="000000"/>
                <w:sz w:val="18"/>
                <w:szCs w:val="18"/>
              </w:rPr>
              <w:instrText>ChatGPT</w:instrText>
            </w:r>
            <w:r w:rsidR="00FB59A6">
              <w:rPr>
                <w:rFonts w:eastAsia="DengXian" w:hint="eastAsia"/>
                <w:color w:val="000000"/>
                <w:sz w:val="18"/>
                <w:szCs w:val="18"/>
              </w:rPr>
              <w:instrText>导致与这些主题相关的</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问题大幅下降，根据可用于培训的公共在线数据量，</w:instrText>
            </w:r>
            <w:r w:rsidR="00FB59A6">
              <w:rPr>
                <w:rFonts w:eastAsia="DengXian" w:hint="eastAsia"/>
                <w:color w:val="000000"/>
                <w:sz w:val="18"/>
                <w:szCs w:val="18"/>
              </w:rPr>
              <w:instrText>ChatGPT</w:instrText>
            </w:r>
            <w:r w:rsidR="00FB59A6">
              <w:rPr>
                <w:rFonts w:eastAsia="DengXian" w:hint="eastAsia"/>
                <w:color w:val="000000"/>
                <w:sz w:val="18"/>
                <w:szCs w:val="18"/>
              </w:rPr>
              <w:instrText>更有可能表现出色的主题的影响更大。相比之下，考虑到专注于相同主题的</w:instrText>
            </w:r>
            <w:r w:rsidR="00FB59A6">
              <w:rPr>
                <w:rFonts w:eastAsia="DengXian" w:hint="eastAsia"/>
                <w:color w:val="000000"/>
                <w:sz w:val="18"/>
                <w:szCs w:val="18"/>
              </w:rPr>
              <w:instrText>Reddit</w:instrText>
            </w:r>
            <w:r w:rsidR="00FB59A6">
              <w:rPr>
                <w:rFonts w:eastAsia="DengXian" w:hint="eastAsia"/>
                <w:color w:val="000000"/>
                <w:sz w:val="18"/>
                <w:szCs w:val="18"/>
              </w:rPr>
              <w:instrText>子社区，我们没有发现任何证据表明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有任何影响，这表明在线知识社区中的社会依恋对社区生存的重要性。最后，我们考虑了</w:instrText>
            </w:r>
            <w:r w:rsidR="00FB59A6">
              <w:rPr>
                <w:rFonts w:eastAsia="DengXian" w:hint="eastAsia"/>
                <w:color w:val="000000"/>
                <w:sz w:val="18"/>
                <w:szCs w:val="18"/>
              </w:rPr>
              <w:instrText>StackOverflow</w:instrText>
            </w:r>
            <w:r w:rsidR="00FB59A6">
              <w:rPr>
                <w:rFonts w:eastAsia="DengXian" w:hint="eastAsia"/>
                <w:color w:val="000000"/>
                <w:sz w:val="18"/>
                <w:szCs w:val="18"/>
              </w:rPr>
              <w:instrText>提供的答案质量的潜在变化，考虑到用户在提供答案时对</w:instrText>
            </w:r>
            <w:r w:rsidR="00FB59A6">
              <w:rPr>
                <w:rFonts w:eastAsia="DengXian" w:hint="eastAsia"/>
                <w:color w:val="000000"/>
                <w:sz w:val="18"/>
                <w:szCs w:val="18"/>
              </w:rPr>
              <w:instrText>ChatGPT</w:instrText>
            </w:r>
            <w:r w:rsidR="00FB59A6">
              <w:rPr>
                <w:rFonts w:eastAsia="DengXian" w:hint="eastAsia"/>
                <w:color w:val="000000"/>
                <w:sz w:val="18"/>
                <w:szCs w:val="18"/>
              </w:rPr>
              <w:instrText>的潜在依赖，以及随着用户离开社区，集体专业知识的潜在下降。我们发现平均答案质量显著下降，主要是由于用户退出。我们讨论了对在线知识社区管理的影响。</w:instrText>
            </w:r>
            <w:r w:rsidR="00FB59A6">
              <w:rPr>
                <w:rFonts w:eastAsia="DengXian" w:hint="eastAsia"/>
                <w:color w:val="000000"/>
                <w:sz w:val="18"/>
                <w:szCs w:val="18"/>
              </w:rPr>
              <w:instrText>","DOI":"10.2139/ssrn.4521754","genre":"SSRN Scholarly Paper","language":"en","note":"publisher-place: Rochester, NY","title":"The consequences of generative AI for UGC and online community engagement","author":[{"family":"Burtch",</w:instrText>
            </w:r>
            <w:r w:rsidR="00FB59A6">
              <w:rPr>
                <w:rFonts w:eastAsia="DengXian"/>
                <w:color w:val="000000"/>
                <w:sz w:val="18"/>
                <w:szCs w:val="18"/>
              </w:rPr>
              <w:instrText xml:space="preserve">"given":"Gordon"},{"family":"Lee","given":"Dokyun"},{"family":"Chen","given":"Zhichen"}],"issued":{"date-parts":[["2023",5]]}}}],"schema":"https://github.com/citation-style-language/schema/raw/master/csl-citation.json"}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Burtch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5CAC0B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E4F834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6B6BCBA6" w14:textId="766A5F6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1709A7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C950D44"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D2AEBB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62A137EC" w14:textId="183A2AA8"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252AEAFE" w14:textId="77777777" w:rsidTr="00A86F82">
        <w:trPr>
          <w:trHeight w:val="510"/>
          <w:jc w:val="center"/>
        </w:trPr>
        <w:tc>
          <w:tcPr>
            <w:tcW w:w="2281" w:type="dxa"/>
            <w:tcMar>
              <w:left w:w="0" w:type="dxa"/>
              <w:right w:w="0" w:type="dxa"/>
            </w:tcMar>
            <w:vAlign w:val="center"/>
            <w:hideMark/>
          </w:tcPr>
          <w:p w14:paraId="2666FBE4" w14:textId="0CF8EFCE" w:rsidR="00B25774" w:rsidRPr="0022223D" w:rsidRDefault="006F6E66"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{"citationID":"bbT1Z9qA","properties":{"formattedCitation":"(del Rio-Chanona et al., 2023)","plainCitation":"(del Rio-Chanona et al., 2023)","dontUpdate":true,"noteIndex":0},"citationItems":[{"id":2844,"uris":["http://www.mendeley.com/documents/?uuid=16120ead-8010-4f76-8737-d689f3dfa549","http://zotero.org/users/8905122/items/WHQZEJTI","http://www.mendeley.com/documents/?uuid=65496882-6a33-4821-9d55-819c64503bc4","http://zotero.org/users/local/bVGy23C0/items/VSTF3CBR"],"itemData":{"id":2844,"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w:instrText>
            </w:r>
            <w:r w:rsidR="00FB59A6">
              <w:rPr>
                <w:rFonts w:eastAsia="DengXian" w:hint="eastAsia"/>
                <w:color w:val="000000"/>
                <w:sz w:val="18"/>
                <w:szCs w:val="18"/>
              </w:rPr>
              <w:instrText>e efficient for solving certain programming problems, but its widespread adoption and the resulting shift away from public exchange on the web will limit the open data people and models can learn from in the future.\n\n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有效地为用户提供各种主题的信息，为搜索网络和在线向人们寻求帮助提供了潜在的替代品。但由于用户私下与模型进行交互，这些模型可能会大幅减少公开可用的人工生成数据和知识资源的数量。这种替代可能会在为未来模型保护训练数据方面带来重大问题。在这项工作中，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上的活动来调查</w:instrText>
            </w:r>
            <w:r w:rsidR="00FB59A6">
              <w:rPr>
                <w:rFonts w:eastAsia="DengXian" w:hint="eastAsia"/>
                <w:color w:val="000000"/>
                <w:sz w:val="18"/>
                <w:szCs w:val="18"/>
              </w:rPr>
              <w:instrText>ChatGPT</w:instrText>
            </w:r>
            <w:r w:rsidR="00FB59A6">
              <w:rPr>
                <w:rFonts w:eastAsia="DengXian" w:hint="eastAsia"/>
                <w:color w:val="000000"/>
                <w:sz w:val="18"/>
                <w:szCs w:val="18"/>
              </w:rPr>
              <w:instrText>的发布如何改变了网络上的人工生成开放数据，</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是领先的计算机编程在线问答平台。我们发现，相对于俄罗斯和中国的同行，</w:instrText>
            </w:r>
            <w:r w:rsidR="00FB59A6">
              <w:rPr>
                <w:rFonts w:eastAsia="DengXian" w:hint="eastAsia"/>
                <w:color w:val="000000"/>
                <w:sz w:val="18"/>
                <w:szCs w:val="18"/>
              </w:rPr>
              <w:instrText>ChatGPT</w:instrText>
            </w:r>
            <w:r w:rsidR="00FB59A6">
              <w:rPr>
                <w:rFonts w:eastAsia="DengXian" w:hint="eastAsia"/>
                <w:color w:val="000000"/>
                <w:sz w:val="18"/>
                <w:szCs w:val="18"/>
              </w:rPr>
              <w:instrText>访问受限，以及类似的数学论坛，</w:instrText>
            </w:r>
            <w:r w:rsidR="00FB59A6">
              <w:rPr>
                <w:rFonts w:eastAsia="DengXian" w:hint="eastAsia"/>
                <w:color w:val="000000"/>
                <w:sz w:val="18"/>
                <w:szCs w:val="18"/>
              </w:rPr>
              <w:instrText>ChatGPT</w:instrText>
            </w:r>
            <w:r w:rsidR="00FB59A6">
              <w:rPr>
                <w:rFonts w:eastAsia="DengXian" w:hint="eastAsia"/>
                <w:color w:val="000000"/>
                <w:sz w:val="18"/>
                <w:szCs w:val="18"/>
              </w:rPr>
              <w:instrText>能力较弱，</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上的活动显着减少。一个</w:instrText>
            </w:r>
            <w:r w:rsidR="00FB59A6">
              <w:rPr>
                <w:rFonts w:eastAsia="DengXian" w:hint="eastAsia"/>
                <w:color w:val="000000"/>
                <w:sz w:val="18"/>
                <w:szCs w:val="18"/>
              </w:rPr>
              <w:instrText>difference-in-differences</w:instrText>
            </w:r>
            <w:r w:rsidR="00FB59A6">
              <w:rPr>
                <w:rFonts w:eastAsia="DengXian" w:hint="eastAsia"/>
                <w:color w:val="000000"/>
                <w:sz w:val="18"/>
                <w:szCs w:val="18"/>
              </w:rPr>
              <w:instrText>模型估计</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上的每周帖子减少了</w:instrText>
            </w:r>
            <w:r w:rsidR="00FB59A6">
              <w:rPr>
                <w:rFonts w:eastAsia="DengXian" w:hint="eastAsia"/>
                <w:color w:val="000000"/>
                <w:sz w:val="18"/>
                <w:szCs w:val="18"/>
              </w:rPr>
              <w:instrText>16\\%</w:instrText>
            </w:r>
            <w:r w:rsidR="00FB59A6">
              <w:rPr>
                <w:rFonts w:eastAsia="DengXian" w:hint="eastAsia"/>
                <w:color w:val="000000"/>
                <w:sz w:val="18"/>
                <w:szCs w:val="18"/>
              </w:rPr>
              <w:instrText>。随着时间的推移，这种影响的幅度会增加，对于与最广泛使用的编程语言相关的帖子来说，这种影响更大。</w:instrText>
            </w:r>
            <w:r w:rsidR="00FB59A6">
              <w:rPr>
                <w:rFonts w:eastAsia="DengXian" w:hint="eastAsia"/>
                <w:color w:val="000000"/>
                <w:sz w:val="18"/>
                <w:szCs w:val="18"/>
              </w:rPr>
              <w:instrText>ChatGPT</w:instrText>
            </w:r>
            <w:r w:rsidR="00FB59A6">
              <w:rPr>
                <w:rFonts w:eastAsia="DengXian" w:hint="eastAsia"/>
                <w:color w:val="000000"/>
                <w:sz w:val="18"/>
                <w:szCs w:val="18"/>
              </w:rPr>
              <w:instrText>之后发布的帖子获得了与以前相似的投票分数，这表明</w:instrText>
            </w:r>
            <w:r w:rsidR="00FB59A6">
              <w:rPr>
                <w:rFonts w:eastAsia="DengXian" w:hint="eastAsia"/>
                <w:color w:val="000000"/>
                <w:sz w:val="18"/>
                <w:szCs w:val="18"/>
              </w:rPr>
              <w:instrText>ChatGPT</w:instrText>
            </w:r>
            <w:r w:rsidR="00FB59A6">
              <w:rPr>
                <w:rFonts w:eastAsia="DengXian" w:hint="eastAsia"/>
                <w:color w:val="000000"/>
                <w:sz w:val="18"/>
                <w:szCs w:val="18"/>
              </w:rPr>
              <w:instrText>不仅仅是在取代重复或低质量的内容。这些结果表明，越来越多的用户正在采用大型语言模型来回答问题，并且它们是</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的更好替代品，因为它们拥有更多的训练数据。使用像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这样的模型可能更有效地解决某些编程问题，但是它的广泛采用以及由此产生的远离网络公共交流的转变将限制人们和模型将来可以学习的开放数据。</w:instrText>
            </w:r>
            <w:r w:rsidR="00FB59A6">
              <w:rPr>
                <w:rFonts w:eastAsia="DengXian" w:hint="eastAsia"/>
                <w:color w:val="000000"/>
                <w:sz w:val="18"/>
                <w:szCs w:val="18"/>
              </w:rPr>
              <w:instrText>","DOI":"10.48550/arXiv.2307.07367","language":"en","publisher":"arXiv","title":"Are large language models a threat to digital public goods? Evidence from activity on Stack Overflow","titl</w:instrText>
            </w:r>
            <w:r w:rsidR="00FB59A6">
              <w:rPr>
                <w:rFonts w:eastAsia="DengXian"/>
                <w:color w:val="000000"/>
                <w:sz w:val="18"/>
                <w:szCs w:val="18"/>
              </w:rPr>
              <w:instrText xml:space="preserve">e-short":"Are large language models a threat to digital publ","author":[{"family":"Rio-Chanona","given":"Maria","non-dropping-particle":"del"},{"family":"Laurentsyeva","given":"Nadzeya"},{"family":"Wachs","given":"Johannes"}],"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del Rio-Chanona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7DA1E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65C3FD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AF0A684" w14:textId="7E30FE6C"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D30EBB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4EE45C2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29B0979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76B55280" w14:textId="0E740262"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47B5A2B1" w14:textId="77777777" w:rsidTr="00A86F82">
        <w:trPr>
          <w:trHeight w:val="510"/>
          <w:jc w:val="center"/>
        </w:trPr>
        <w:tc>
          <w:tcPr>
            <w:tcW w:w="2281" w:type="dxa"/>
            <w:tcMar>
              <w:left w:w="0" w:type="dxa"/>
              <w:right w:w="0" w:type="dxa"/>
            </w:tcMar>
            <w:vAlign w:val="center"/>
            <w:hideMark/>
          </w:tcPr>
          <w:p w14:paraId="7A85DABA" w14:textId="740EF111" w:rsidR="00B25774" w:rsidRPr="0022223D" w:rsidRDefault="00FC2DF8"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{"citationID":"dPl8JOZZ","properties":{"formattedCitation":"(Quinn &amp; Gutt, 2023)","plainCitation":"(Quinn &amp; Gutt, 2023)","dontUpdate":true,"noteIndex":0},"citationItems":[{"id":2859,"uris":["http://www.mendeley.com/documents/?uuid=aa095db4-15f1-4eac-b629-2f599aa9ae01","http://zotero.org/users/8905122/items/DESCDL6D","http://zotero.org/users/local/bVGy23C0/items/J4L443B9"],"itemData":{"id":2859,"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w:instrText>
            </w:r>
            <w:r w:rsidR="00FB59A6">
              <w:rPr>
                <w:rFonts w:eastAsia="DengXian" w:hint="eastAsia"/>
                <w:color w:val="000000"/>
                <w:sz w:val="18"/>
                <w:szCs w:val="18"/>
              </w:rPr>
              <w:instrText xml:space="preserve"> support the development of the Paradox of Reuse Theory by illuminating a special case in which training data erosion may be beneficial to the GAI.\n\n</w:instrText>
            </w:r>
            <w:r w:rsidR="00FB59A6">
              <w:rPr>
                <w:rFonts w:eastAsia="DengXian" w:hint="eastAsia"/>
                <w:color w:val="000000"/>
                <w:sz w:val="18"/>
                <w:szCs w:val="18"/>
              </w:rPr>
              <w:instrText>【摘要翻译】生成性人工智能（</w:instrText>
            </w:r>
            <w:r w:rsidR="00FB59A6">
              <w:rPr>
                <w:rFonts w:eastAsia="DengXian" w:hint="eastAsia"/>
                <w:color w:val="000000"/>
                <w:sz w:val="18"/>
                <w:szCs w:val="18"/>
              </w:rPr>
              <w:instrText>GAI</w:instrText>
            </w:r>
            <w:r w:rsidR="00FB59A6">
              <w:rPr>
                <w:rFonts w:eastAsia="DengXian" w:hint="eastAsia"/>
                <w:color w:val="000000"/>
                <w:sz w:val="18"/>
                <w:szCs w:val="18"/>
              </w:rPr>
              <w:instrText>）如何影响他们自己的训练数据，例如来自问答平台的训练数据？重用理论悖论假设</w:instrText>
            </w:r>
            <w:r w:rsidR="00FB59A6">
              <w:rPr>
                <w:rFonts w:eastAsia="DengXian" w:hint="eastAsia"/>
                <w:color w:val="000000"/>
                <w:sz w:val="18"/>
                <w:szCs w:val="18"/>
              </w:rPr>
              <w:instrText>GAI</w:instrText>
            </w:r>
            <w:r w:rsidR="00FB59A6">
              <w:rPr>
                <w:rFonts w:eastAsia="DengXian" w:hint="eastAsia"/>
                <w:color w:val="000000"/>
                <w:sz w:val="18"/>
                <w:szCs w:val="18"/>
              </w:rPr>
              <w:instrText>的使用将替代训练数据来源的问答平台的流量。然而，这是否以及如何影响这些平台上的后续训练数据生成仍然是一个悬而未决的问题。我们通过利用</w:instrText>
            </w:r>
            <w:r w:rsidR="00FB59A6">
              <w:rPr>
                <w:rFonts w:eastAsia="DengXian" w:hint="eastAsia"/>
                <w:color w:val="000000"/>
                <w:sz w:val="18"/>
                <w:szCs w:val="18"/>
              </w:rPr>
              <w:instrText>ChatGPT</w:instrText>
            </w:r>
            <w:r w:rsidR="00FB59A6">
              <w:rPr>
                <w:rFonts w:eastAsia="DengXian" w:hint="eastAsia"/>
                <w:color w:val="000000"/>
                <w:sz w:val="18"/>
                <w:szCs w:val="18"/>
              </w:rPr>
              <w:instrText>的推出和使用丰富的</w:instrText>
            </w:r>
            <w:r w:rsidR="00FB59A6">
              <w:rPr>
                <w:rFonts w:eastAsia="DengXian" w:hint="eastAsia"/>
                <w:color w:val="000000"/>
                <w:sz w:val="18"/>
                <w:szCs w:val="18"/>
              </w:rPr>
              <w:instrText>StackExchange</w:instrText>
            </w:r>
            <w:r w:rsidR="00FB59A6">
              <w:rPr>
                <w:rFonts w:eastAsia="DengXian" w:hint="eastAsia"/>
                <w:color w:val="000000"/>
                <w:sz w:val="18"/>
                <w:szCs w:val="18"/>
              </w:rPr>
              <w:instrText>面板数据来解决这个问题。我们发现平台上的问题数量有所减少，这是由平台放弃临时用户驱动的，但剩余的问题是更复杂的问题，并且表现出新颖性。进一步的调查表明，问题数量减少得越多，剩余的问题在复杂性和新颖性方面增加得越多。这些发现通过阐明一个特殊案例来支持重用理论悖论的发展，其中训练数据侵蚀可能对</w:instrText>
            </w:r>
            <w:r w:rsidR="00FB59A6">
              <w:rPr>
                <w:rFonts w:eastAsia="DengXian" w:hint="eastAsia"/>
                <w:color w:val="000000"/>
                <w:sz w:val="18"/>
                <w:szCs w:val="18"/>
              </w:rPr>
              <w:instrText>GAI</w:instrText>
            </w:r>
            <w:r w:rsidR="00FB59A6">
              <w:rPr>
                <w:rFonts w:eastAsia="DengXian" w:hint="eastAsia"/>
                <w:color w:val="000000"/>
                <w:sz w:val="18"/>
                <w:szCs w:val="18"/>
              </w:rPr>
              <w:instrText>有益。</w:instrText>
            </w:r>
            <w:r w:rsidR="00FB59A6">
              <w:rPr>
                <w:rFonts w:eastAsia="DengXian" w:hint="eastAsia"/>
                <w:color w:val="000000"/>
                <w:sz w:val="18"/>
                <w:szCs w:val="18"/>
              </w:rPr>
              <w:instrText>","DOI":"10.2139/ssrn.4522386","genre":"SSRN Scholarly P</w:instrText>
            </w:r>
            <w:r w:rsidR="00FB59A6">
              <w:rPr>
                <w:rFonts w:eastAsia="DengXian"/>
                <w:color w:val="000000"/>
                <w:sz w:val="18"/>
                <w:szCs w:val="18"/>
              </w:rPr>
              <w:instrText xml:space="preserve">aper","language":"en","note":"publisher-place: Rochester, NY","title":"The effect of generative artificial intelligence on Q&amp;A platforms – Consequences for questions, answers, question readability, and novelty","title-short":"Does Generative AI Erode Its Own Training Data?","author":[{"family":"Quinn","given":"Martin"},{"family":"Gutt","given":"Dominik"}],"issued":{"date-parts":[["2023",7]]}}}],"schema":"https://github.com/citation-style-language/schema/raw/master/csl-citation.json"}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Quinn &amp; Gutt, 2023</w:t>
            </w:r>
            <w:r w:rsidRPr="0022223D">
              <w:rPr>
                <w:rFonts w:eastAsia="DengXian"/>
                <w:color w:val="000000"/>
                <w:sz w:val="18"/>
                <w:szCs w:val="18"/>
              </w:rPr>
              <w:fldChar w:fldCharType="end"/>
            </w:r>
          </w:p>
        </w:tc>
        <w:tc>
          <w:tcPr>
            <w:tcW w:w="1063" w:type="dxa"/>
            <w:tcMar>
              <w:left w:w="0" w:type="dxa"/>
              <w:right w:w="0" w:type="dxa"/>
            </w:tcMar>
            <w:vAlign w:val="center"/>
            <w:hideMark/>
          </w:tcPr>
          <w:p w14:paraId="7C250435"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331F622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560590F1" w14:textId="403A6A75"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2E96436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F8F822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7F8225C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topic-week</w:t>
            </w:r>
          </w:p>
        </w:tc>
        <w:tc>
          <w:tcPr>
            <w:tcW w:w="2931" w:type="dxa"/>
            <w:tcMar>
              <w:left w:w="0" w:type="dxa"/>
              <w:right w:w="0" w:type="dxa"/>
            </w:tcMar>
            <w:vAlign w:val="center"/>
            <w:hideMark/>
          </w:tcPr>
          <w:p w14:paraId="3EF13CC8" w14:textId="01A893E7"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w:t>
            </w:r>
          </w:p>
        </w:tc>
      </w:tr>
      <w:tr w:rsidR="00B25774" w:rsidRPr="0022223D" w14:paraId="72363594" w14:textId="77777777" w:rsidTr="00A86F82">
        <w:trPr>
          <w:trHeight w:val="1266"/>
          <w:jc w:val="center"/>
        </w:trPr>
        <w:tc>
          <w:tcPr>
            <w:tcW w:w="2281" w:type="dxa"/>
            <w:tcMar>
              <w:left w:w="0" w:type="dxa"/>
              <w:right w:w="0" w:type="dxa"/>
            </w:tcMar>
            <w:vAlign w:val="center"/>
            <w:hideMark/>
          </w:tcPr>
          <w:p w14:paraId="1E2F3892" w14:textId="3A56D128" w:rsidR="00B25774" w:rsidRPr="0022223D" w:rsidRDefault="0049024F"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{"citationID":"IoJDMoIX","properties":{"formattedCitation":"(Sanatizadeh et al., 2023)","plainCitation":"(Sanatizadeh et al., 2023)","dontUpdate":true,"noteIndex":0},"citationItems":[{"id":2851,"uris":["http://www.mendeley.com/documents/?uuid=f5f9bd29-7e9e-470a-8b44-8aca86112737","http://zotero.org/users/8905122/items/GKD6QLUW","http://zotero.org/users/local/bVGy23C0/items/CZQCVDIR"],"itemData":{"id":2851,"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w:instrText>
            </w:r>
            <w:r w:rsidR="00FB59A6">
              <w:rPr>
                <w:rFonts w:eastAsia="DengXian" w:hint="eastAsia"/>
                <w:color w:val="000000"/>
                <w:sz w:val="18"/>
                <w:szCs w:val="18"/>
              </w:rPr>
              <w:instrText>ture research opportunities in this area.\n\n</w:instrText>
            </w:r>
            <w:r w:rsidR="00FB59A6">
              <w:rPr>
                <w:rFonts w:eastAsia="DengXian" w:hint="eastAsia"/>
                <w:color w:val="000000"/>
                <w:sz w:val="18"/>
                <w:szCs w:val="18"/>
              </w:rPr>
              <w:instrText>【摘要翻译】</w:instrText>
            </w:r>
            <w:r w:rsidR="00FB59A6">
              <w:rPr>
                <w:rFonts w:eastAsia="DengXian" w:hint="eastAsia"/>
                <w:color w:val="000000"/>
                <w:sz w:val="18"/>
                <w:szCs w:val="18"/>
              </w:rPr>
              <w:instrText>ChatGPT</w:instrText>
            </w:r>
            <w:r w:rsidR="00FB59A6">
              <w:rPr>
                <w:rFonts w:eastAsia="DengXian" w:hint="eastAsia"/>
                <w:color w:val="000000"/>
                <w:sz w:val="18"/>
                <w:szCs w:val="18"/>
              </w:rPr>
              <w:instrText>和巴德等大型语言模型（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被广泛认为是历史上发展最快的技术之一。由于它们有可能在各个行业引起重大变革，特别是在传统的在线问答平台中，它们在新闻中获得了相当大的关注。了解到它的出现以及改革在线用户如何搜索信息的巨大潜力，在本研究中，我们以最知名的问答平台“</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”为例，探讨了这项技术对在线问答论坛内容生成和消费的影响。我们的初步发现表明，自</w:instrText>
            </w:r>
            <w:r w:rsidR="00FB59A6">
              <w:rPr>
                <w:rFonts w:eastAsia="DengXian" w:hint="eastAsia"/>
                <w:color w:val="000000"/>
                <w:sz w:val="18"/>
                <w:szCs w:val="18"/>
              </w:rPr>
              <w:instrText>ChatGPT</w:instrText>
            </w:r>
            <w:r w:rsidR="00FB59A6">
              <w:rPr>
                <w:rFonts w:eastAsia="DengXian" w:hint="eastAsia"/>
                <w:color w:val="000000"/>
                <w:sz w:val="18"/>
                <w:szCs w:val="18"/>
              </w:rPr>
              <w:instrText>推出以来，在平台上提出的问题的质量和复杂性一直呈上升趋势。这表明用户现在更倾向于在在线问答论坛上寻求更具挑战性的问题的答案，而不是更容易的问题。此外，我们还观察到平台上提供的答案的长度和复杂性都相应增加。我们的第二组发现表明，在引入</w:instrText>
            </w:r>
            <w:r w:rsidR="00FB59A6">
              <w:rPr>
                <w:rFonts w:eastAsia="DengXian" w:hint="eastAsia"/>
                <w:color w:val="000000"/>
                <w:sz w:val="18"/>
                <w:szCs w:val="18"/>
              </w:rPr>
              <w:instrText>LLM</w:instrText>
            </w:r>
            <w:r w:rsidR="00FB59A6">
              <w:rPr>
                <w:rFonts w:eastAsia="DengXian" w:hint="eastAsia"/>
                <w:color w:val="000000"/>
                <w:sz w:val="18"/>
                <w:szCs w:val="18"/>
              </w:rPr>
              <w:instrText>之后，</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上的访问量、帖子、用户和活跃用户数量明显减少，特别是在技术领域。我们通过分析</w:instrText>
            </w:r>
            <w:r w:rsidR="00FB59A6">
              <w:rPr>
                <w:rFonts w:eastAsia="DengXian" w:hint="eastAsia"/>
                <w:color w:val="000000"/>
                <w:sz w:val="18"/>
                <w:szCs w:val="18"/>
              </w:rPr>
              <w:instrText>Stack Overflow</w:instrText>
            </w:r>
            <w:r w:rsidR="00FB59A6">
              <w:rPr>
                <w:rFonts w:eastAsia="DengXian" w:hint="eastAsia"/>
                <w:color w:val="000000"/>
                <w:sz w:val="18"/>
                <w:szCs w:val="18"/>
              </w:rPr>
              <w:instrText>上的用户和帖子的行为进一步验证了这些结果。我们的研究表明，采用这种人工智能技术损害了在线问答平台的整体参与度。最后，我们讨论了我们研究的潜在商业影响，并强调了该领域未来的研究机会。</w:instrText>
            </w:r>
            <w:r w:rsidR="00FB59A6">
              <w:rPr>
                <w:rFonts w:eastAsia="DengXian" w:hint="eastAsia"/>
                <w:color w:val="000000"/>
                <w:sz w:val="18"/>
                <w:szCs w:val="18"/>
              </w:rPr>
              <w:instrText>","DOI":"10.2139/ssrn.4459729","genre":"SSRN Scholarly Paper","language":"en","note":"publisher-place: Rochester, NY","title":"Information foraging in the era of AI: Exploring the effect of ChatGPT on digital Q&amp;A platforms","author":[{"fam</w:instrText>
            </w:r>
            <w:r w:rsidR="00FB59A6">
              <w:rPr>
                <w:rFonts w:eastAsia="DengXian"/>
                <w:color w:val="000000"/>
                <w:sz w:val="18"/>
                <w:szCs w:val="18"/>
              </w:rPr>
              <w:instrText xml:space="preserve">ily":"Sanatizadeh","given":"Aida"},{"family":"Lu","given":"Yingda"},{"family":"Zhao","given":"Keran"},{"family":"Hu","given":"Yuheng"}],"issued":{"date-parts":[["2023",5]]}}}],"schema":"https://github.com/citation-style-language/schema/raw/master/csl-citation.json"}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Sanatizadeh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1499EB7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6FEB176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8EEEA0C" w14:textId="2F08E523"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7095976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37F39C8F"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 Answerer, Viewer</w:t>
            </w:r>
          </w:p>
        </w:tc>
        <w:tc>
          <w:tcPr>
            <w:tcW w:w="1519" w:type="dxa"/>
            <w:tcMar>
              <w:left w:w="0" w:type="dxa"/>
              <w:right w:w="0" w:type="dxa"/>
            </w:tcMar>
            <w:vAlign w:val="center"/>
            <w:hideMark/>
          </w:tcPr>
          <w:p w14:paraId="17C9EEEC"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post-day</w:t>
            </w:r>
          </w:p>
        </w:tc>
        <w:tc>
          <w:tcPr>
            <w:tcW w:w="2931" w:type="dxa"/>
            <w:tcMar>
              <w:left w:w="0" w:type="dxa"/>
              <w:right w:w="0" w:type="dxa"/>
            </w:tcMar>
            <w:vAlign w:val="center"/>
            <w:hideMark/>
          </w:tcPr>
          <w:p w14:paraId="38DF8676" w14:textId="6DDA9D5B"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w:t>
            </w:r>
            <w:r w:rsidRPr="0022223D">
              <w:rPr>
                <w:rFonts w:eastAsia="DengXian"/>
                <w:color w:val="000000"/>
                <w:sz w:val="18"/>
                <w:szCs w:val="18"/>
              </w:rPr>
              <w:br/>
              <w:t>questions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 make answers</w:t>
            </w:r>
            <w:r w:rsidRPr="0022223D">
              <w:rPr>
                <w:rFonts w:eastAsia="DengXian"/>
                <w:color w:val="000000"/>
                <w:sz w:val="18"/>
                <w:szCs w:val="18"/>
              </w:rPr>
              <w:br/>
              <w:t>longer, more difficult to read</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 xml:space="preserve">views; </w:t>
            </w:r>
            <w:r w:rsidR="008343D3" w:rsidRPr="0022223D">
              <w:rPr>
                <w:rFonts w:eastAsia="DengXian"/>
                <w:color w:val="000000"/>
                <w:sz w:val="18"/>
                <w:szCs w:val="18"/>
              </w:rPr>
              <w:t>i</w:t>
            </w:r>
            <w:r w:rsidRPr="0022223D">
              <w:rPr>
                <w:rFonts w:eastAsia="DengXian"/>
                <w:color w:val="000000"/>
                <w:sz w:val="18"/>
                <w:szCs w:val="18"/>
              </w:rPr>
              <w:t xml:space="preserve">ncrease # </w:t>
            </w:r>
            <w:r w:rsidR="004B40A3" w:rsidRPr="0022223D">
              <w:rPr>
                <w:rFonts w:eastAsia="DengXian"/>
                <w:color w:val="000000"/>
                <w:sz w:val="18"/>
                <w:szCs w:val="18"/>
              </w:rPr>
              <w:t xml:space="preserve">of </w:t>
            </w:r>
            <w:r w:rsidRPr="0022223D">
              <w:rPr>
                <w:rFonts w:eastAsia="DengXian"/>
                <w:color w:val="000000"/>
                <w:sz w:val="18"/>
                <w:szCs w:val="18"/>
              </w:rPr>
              <w:t>likes</w:t>
            </w:r>
          </w:p>
        </w:tc>
      </w:tr>
      <w:tr w:rsidR="00B25774" w:rsidRPr="0022223D" w14:paraId="4BC9B917" w14:textId="77777777" w:rsidTr="00A86F82">
        <w:trPr>
          <w:trHeight w:val="510"/>
          <w:jc w:val="center"/>
        </w:trPr>
        <w:tc>
          <w:tcPr>
            <w:tcW w:w="2281" w:type="dxa"/>
            <w:tcMar>
              <w:left w:w="0" w:type="dxa"/>
              <w:right w:w="0" w:type="dxa"/>
            </w:tcMar>
            <w:vAlign w:val="center"/>
            <w:hideMark/>
          </w:tcPr>
          <w:p w14:paraId="24B2715E" w14:textId="498CA8BF" w:rsidR="00B25774" w:rsidRPr="0022223D" w:rsidRDefault="00350F24"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rPr>
              <w:instrText xml:space="preserve"> ADDIN ZOTERO_ITEM CSL_CITATION {"citationID":"47D2hRKz","properties":{"formattedCitation":"(Shan &amp; Qiu, 2023)","plainCitation":"(Shan &amp; Qiu, 2023)","dontUpdate":true,"noteIndex":0},"citationItems":[{"id":"xILCbqsa/OBPgY5Bu","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w:instrText>
            </w:r>
            <w:r w:rsidR="006E796B">
              <w:rPr>
                <w:rFonts w:eastAsia="DengXian" w:hint="eastAsia"/>
                <w:color w:val="000000"/>
                <w:sz w:val="18"/>
                <w:szCs w:val="18"/>
              </w:rPr>
              <w:instrText>rs with a better understanding of how generative AI influences users</w:instrText>
            </w:r>
            <w:r w:rsidR="006E796B">
              <w:rPr>
                <w:rFonts w:eastAsia="DengXian" w:hint="eastAsia"/>
                <w:color w:val="000000"/>
                <w:sz w:val="18"/>
                <w:szCs w:val="18"/>
              </w:rPr>
              <w:instrText>’</w:instrText>
            </w:r>
            <w:r w:rsidR="006E796B">
              <w:rPr>
                <w:rFonts w:eastAsia="DengXian" w:hint="eastAsia"/>
                <w:color w:val="000000"/>
                <w:sz w:val="18"/>
                <w:szCs w:val="18"/>
              </w:rPr>
              <w:instrText xml:space="preserve"> knowledge contribution behavior. This understanding can guide decision-making and strategy development regarding the integration of generative AI on their platforms.\n\n</w:instrText>
            </w:r>
            <w:r w:rsidR="006E796B">
              <w:rPr>
                <w:rFonts w:eastAsia="DengXian" w:hint="eastAsia"/>
                <w:color w:val="000000"/>
                <w:sz w:val="18"/>
                <w:szCs w:val="18"/>
              </w:rPr>
              <w:instrText>【摘要翻译】在线平台上的自愿知识贡献对用户、平台和公司都很重要。生成式人工智能（</w:instrText>
            </w:r>
            <w:r w:rsidR="006E796B">
              <w:rPr>
                <w:rFonts w:eastAsia="DengXian" w:hint="eastAsia"/>
                <w:color w:val="000000"/>
                <w:sz w:val="18"/>
                <w:szCs w:val="18"/>
              </w:rPr>
              <w:instrText>AI</w:instrText>
            </w:r>
            <w:r w:rsidR="006E796B">
              <w:rPr>
                <w:rFonts w:eastAsia="DengXian" w:hint="eastAsia"/>
                <w:color w:val="000000"/>
                <w:sz w:val="18"/>
                <w:szCs w:val="18"/>
              </w:rPr>
              <w:instrText>）技术的快速进步使得在问答（</w:instrText>
            </w:r>
            <w:r w:rsidR="006E796B">
              <w:rPr>
                <w:rFonts w:eastAsia="DengXian" w:hint="eastAsia"/>
                <w:color w:val="000000"/>
                <w:sz w:val="18"/>
                <w:szCs w:val="18"/>
              </w:rPr>
              <w:instrText>Q&amp;A</w:instrText>
            </w:r>
            <w:r w:rsidR="006E796B">
              <w:rPr>
                <w:rFonts w:eastAsia="DengXian" w:hint="eastAsia"/>
                <w:color w:val="000000"/>
                <w:sz w:val="18"/>
                <w:szCs w:val="18"/>
              </w:rPr>
              <w:instrText>）平台上自动生成知识成为可能。然而，生成式</w:instrText>
            </w:r>
            <w:r w:rsidR="006E796B">
              <w:rPr>
                <w:rFonts w:eastAsia="DengXian" w:hint="eastAsia"/>
                <w:color w:val="000000"/>
                <w:sz w:val="18"/>
                <w:szCs w:val="18"/>
              </w:rPr>
              <w:instrText>AI</w:instrText>
            </w:r>
            <w:r w:rsidR="006E796B">
              <w:rPr>
                <w:rFonts w:eastAsia="DengXian" w:hint="eastAsia"/>
                <w:color w:val="000000"/>
                <w:sz w:val="18"/>
                <w:szCs w:val="18"/>
              </w:rPr>
              <w:instrText>对用户自愿知识贡献的影响仍然是一个经验问题。一方面，用户可能会从生成式</w:instrText>
            </w:r>
            <w:r w:rsidR="006E796B">
              <w:rPr>
                <w:rFonts w:eastAsia="DengXian" w:hint="eastAsia"/>
                <w:color w:val="000000"/>
                <w:sz w:val="18"/>
                <w:szCs w:val="18"/>
              </w:rPr>
              <w:instrText>AI</w:instrText>
            </w:r>
            <w:r w:rsidR="006E796B">
              <w:rPr>
                <w:rFonts w:eastAsia="DengXian" w:hint="eastAsia"/>
                <w:color w:val="000000"/>
                <w:sz w:val="18"/>
                <w:szCs w:val="18"/>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6E796B">
              <w:rPr>
                <w:rFonts w:eastAsia="DengXian" w:hint="eastAsia"/>
                <w:color w:val="000000"/>
                <w:sz w:val="18"/>
                <w:szCs w:val="18"/>
              </w:rPr>
              <w:instrText>ChatGPT</w:instrText>
            </w:r>
            <w:r w:rsidR="006E796B">
              <w:rPr>
                <w:rFonts w:eastAsia="DengXian" w:hint="eastAsia"/>
                <w:color w:val="000000"/>
                <w:sz w:val="18"/>
                <w:szCs w:val="18"/>
              </w:rPr>
              <w:instrText>）对用户在最大的问答平台之一</w:instrText>
            </w:r>
            <w:r w:rsidR="006E796B">
              <w:rPr>
                <w:rFonts w:eastAsia="DengXian" w:hint="eastAsia"/>
                <w:color w:val="000000"/>
                <w:sz w:val="18"/>
                <w:szCs w:val="18"/>
              </w:rPr>
              <w:instrText>Stack Overflow</w:instrText>
            </w:r>
            <w:r w:rsidR="006E796B">
              <w:rPr>
                <w:rFonts w:eastAsia="DengXian" w:hint="eastAsia"/>
                <w:color w:val="000000"/>
                <w:sz w:val="18"/>
                <w:szCs w:val="18"/>
              </w:rPr>
              <w:instrText>上自愿贡献知识的影响。利用自然实验，我们采用差异中的差异（</w:instrText>
            </w:r>
            <w:r w:rsidR="006E796B">
              <w:rPr>
                <w:rFonts w:eastAsia="DengXian" w:hint="eastAsia"/>
                <w:color w:val="000000"/>
                <w:sz w:val="18"/>
                <w:szCs w:val="18"/>
              </w:rPr>
              <w:instrText>DID</w:instrText>
            </w:r>
            <w:r w:rsidR="006E796B">
              <w:rPr>
                <w:rFonts w:eastAsia="DengXian" w:hint="eastAsia"/>
                <w:color w:val="000000"/>
                <w:sz w:val="18"/>
                <w:szCs w:val="18"/>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6E796B">
              <w:rPr>
                <w:rFonts w:eastAsia="DengXian" w:hint="eastAsia"/>
                <w:color w:val="000000"/>
                <w:sz w:val="18"/>
                <w:szCs w:val="18"/>
              </w:rPr>
              <w:instrText>IS</w:instrText>
            </w:r>
            <w:r w:rsidR="006E796B">
              <w:rPr>
                <w:rFonts w:eastAsia="DengXian" w:hint="eastAsia"/>
                <w:color w:val="000000"/>
                <w:sz w:val="18"/>
                <w:szCs w:val="18"/>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6E796B">
              <w:rPr>
                <w:rFonts w:eastAsia="DengXian" w:hint="eastAsia"/>
                <w:color w:val="000000"/>
                <w:sz w:val="18"/>
                <w:szCs w:val="18"/>
              </w:rPr>
              <w:instrText xml:space="preserve">","archive_location":"3 </w:instrText>
            </w:r>
            <w:r w:rsidR="006E796B">
              <w:rPr>
                <w:rFonts w:ascii="Segoe UI Emoji" w:eastAsia="DengXian" w:hAnsi="Segoe UI Emoji" w:cs="Segoe UI Emoji"/>
                <w:color w:val="000000"/>
                <w:sz w:val="18"/>
                <w:szCs w:val="18"/>
              </w:rPr>
              <w:instrText>📊</w:instrText>
            </w:r>
            <w:r w:rsidR="006E796B">
              <w:rPr>
                <w:rFonts w:eastAsia="DengXian" w:hint="eastAsia"/>
                <w:color w:val="000000"/>
                <w:sz w:val="18"/>
                <w:szCs w:val="18"/>
              </w:rPr>
              <w:instrText>","DOI":"10.2139/ssrn.4462976","event-place":"Rochester, NY","genre":"SSRN Schola</w:instrText>
            </w:r>
            <w:r w:rsidR="006E796B">
              <w:rPr>
                <w:rFonts w:eastAsia="DengXian"/>
                <w:color w:val="000000"/>
                <w:sz w:val="18"/>
                <w:szCs w:val="18"/>
              </w:rPr>
              <w:instrText>rly Paper","language":"en","note":"</w:instrText>
            </w:r>
            <w:r w:rsidR="006E796B">
              <w:rPr>
                <w:rFonts w:ascii="Segoe UI Emoji" w:eastAsia="DengXian" w:hAnsi="Segoe UI Emoji" w:cs="Segoe UI Emoji"/>
                <w:color w:val="000000"/>
                <w:sz w:val="18"/>
                <w:szCs w:val="18"/>
              </w:rPr>
              <w:instrText>🏷️</w:instrText>
            </w:r>
            <w:r w:rsidR="006E796B">
              <w:rPr>
                <w:rFonts w:eastAsia="DengXian"/>
                <w:color w:val="000000"/>
                <w:sz w:val="18"/>
                <w:szCs w:val="18"/>
              </w:rPr>
              <w:instrText xml:space="preserve"> /unread</w:instrText>
            </w:r>
            <w:r w:rsidR="006E796B">
              <w:rPr>
                <w:rFonts w:eastAsia="DengXian" w:hint="eastAsia"/>
                <w:color w:val="000000"/>
                <w:sz w:val="18"/>
                <w:szCs w:val="18"/>
              </w:rPr>
              <w:instrText>、</w:instrText>
            </w:r>
            <w:r w:rsidR="006E796B">
              <w:rPr>
                <w:rFonts w:eastAsia="DengXian"/>
                <w:color w:val="000000"/>
                <w:sz w:val="18"/>
                <w:szCs w:val="18"/>
              </w:rPr>
              <w:instrText>/reading</w:instrText>
            </w:r>
            <w:r w:rsidR="006E796B">
              <w:rPr>
                <w:rFonts w:eastAsia="DengXian" w:hint="eastAsia"/>
                <w:color w:val="000000"/>
                <w:sz w:val="18"/>
                <w:szCs w:val="18"/>
              </w:rPr>
              <w:instrText>、</w:instrText>
            </w:r>
            <w:r w:rsidR="006E796B">
              <w:rPr>
                <w:rFonts w:eastAsia="DengXian"/>
                <w:color w:val="000000"/>
                <w:sz w:val="18"/>
                <w:szCs w:val="18"/>
              </w:rPr>
              <w:instrText>Knowledge contribution</w:instrText>
            </w:r>
            <w:r w:rsidR="006E796B">
              <w:rPr>
                <w:rFonts w:eastAsia="DengXian" w:hint="eastAsia"/>
                <w:color w:val="000000"/>
                <w:sz w:val="18"/>
                <w:szCs w:val="18"/>
              </w:rPr>
              <w:instrText>、</w:instrText>
            </w:r>
            <w:r w:rsidR="006E796B">
              <w:rPr>
                <w:rFonts w:eastAsia="DengXian"/>
                <w:color w:val="000000"/>
                <w:sz w:val="18"/>
                <w:szCs w:val="18"/>
              </w:rPr>
              <w:instrText>difference-in-differences</w:instrText>
            </w:r>
            <w:r w:rsidR="006E796B">
              <w:rPr>
                <w:rFonts w:eastAsia="DengXian" w:hint="eastAsia"/>
                <w:color w:val="000000"/>
                <w:sz w:val="18"/>
                <w:szCs w:val="18"/>
              </w:rPr>
              <w:instrText>、</w:instrText>
            </w:r>
            <w:r w:rsidR="006E796B">
              <w:rPr>
                <w:rFonts w:eastAsia="DengXian"/>
                <w:color w:val="000000"/>
                <w:sz w:val="18"/>
                <w:szCs w:val="18"/>
              </w:rPr>
              <w:instrText>generative AI</w:instrText>
            </w:r>
            <w:r w:rsidR="006E796B">
              <w:rPr>
                <w:rFonts w:eastAsia="DengXian" w:hint="eastAsia"/>
                <w:color w:val="000000"/>
                <w:sz w:val="18"/>
                <w:szCs w:val="18"/>
              </w:rPr>
              <w:instrText>、</w:instrText>
            </w:r>
            <w:r w:rsidR="006E796B">
              <w:rPr>
                <w:rFonts w:eastAsia="DengXian"/>
                <w:color w:val="000000"/>
                <w:sz w:val="18"/>
                <w:szCs w:val="18"/>
              </w:rPr>
              <w:instrText>answer quality</w:instrText>
            </w:r>
            <w:r w:rsidR="006E796B">
              <w:rPr>
                <w:rFonts w:eastAsia="DengXian" w:hint="eastAsia"/>
                <w:color w:val="000000"/>
                <w:sz w:val="18"/>
                <w:szCs w:val="18"/>
              </w:rPr>
              <w:instrText>、</w:instrText>
            </w:r>
            <w:r w:rsidR="006E796B">
              <w:rPr>
                <w:rFonts w:eastAsia="DengXian"/>
                <w:color w:val="000000"/>
                <w:sz w:val="18"/>
                <w:szCs w:val="18"/>
              </w:rPr>
              <w:instrText>answer quantity</w:instrText>
            </w:r>
            <w:r w:rsidR="006E796B">
              <w:rPr>
                <w:rFonts w:eastAsia="DengXian" w:hint="eastAsia"/>
                <w:color w:val="000000"/>
                <w:sz w:val="18"/>
                <w:szCs w:val="18"/>
              </w:rPr>
              <w:instrText>、</w:instrText>
            </w:r>
            <w:r w:rsidR="006E796B">
              <w:rPr>
                <w:rFonts w:eastAsia="DengXian"/>
                <w:color w:val="000000"/>
                <w:sz w:val="18"/>
                <w:szCs w:val="18"/>
              </w:rPr>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Shan &amp; Qiu, 2023</w:t>
            </w:r>
            <w:r w:rsidRPr="0022223D">
              <w:rPr>
                <w:rFonts w:eastAsia="DengXian"/>
                <w:color w:val="000000"/>
                <w:sz w:val="18"/>
                <w:szCs w:val="18"/>
              </w:rPr>
              <w:fldChar w:fldCharType="end"/>
            </w:r>
          </w:p>
        </w:tc>
        <w:tc>
          <w:tcPr>
            <w:tcW w:w="1063" w:type="dxa"/>
            <w:tcMar>
              <w:left w:w="0" w:type="dxa"/>
              <w:right w:w="0" w:type="dxa"/>
            </w:tcMar>
            <w:vAlign w:val="center"/>
            <w:hideMark/>
          </w:tcPr>
          <w:p w14:paraId="6CB3EDB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Overflow</w:t>
            </w:r>
          </w:p>
        </w:tc>
        <w:tc>
          <w:tcPr>
            <w:tcW w:w="1426" w:type="dxa"/>
            <w:tcMar>
              <w:left w:w="0" w:type="dxa"/>
              <w:right w:w="0" w:type="dxa"/>
            </w:tcMar>
            <w:vAlign w:val="center"/>
            <w:hideMark/>
          </w:tcPr>
          <w:p w14:paraId="4DB2E1F7"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629396F9" w14:textId="7E71433D"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5313AAEB"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33D846B8"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0B1DDC2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user-day</w:t>
            </w:r>
          </w:p>
        </w:tc>
        <w:tc>
          <w:tcPr>
            <w:tcW w:w="2931" w:type="dxa"/>
            <w:tcMar>
              <w:left w:w="0" w:type="dxa"/>
              <w:right w:w="0" w:type="dxa"/>
            </w:tcMar>
            <w:vAlign w:val="center"/>
            <w:hideMark/>
          </w:tcPr>
          <w:p w14:paraId="1394BAAA" w14:textId="796DF976"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shorter and easier to read</w:t>
            </w:r>
          </w:p>
        </w:tc>
      </w:tr>
      <w:tr w:rsidR="00B25774" w:rsidRPr="0022223D" w14:paraId="541642F2" w14:textId="77777777" w:rsidTr="00A86F82">
        <w:trPr>
          <w:trHeight w:val="510"/>
          <w:jc w:val="center"/>
        </w:trPr>
        <w:tc>
          <w:tcPr>
            <w:tcW w:w="2281" w:type="dxa"/>
            <w:tcMar>
              <w:left w:w="0" w:type="dxa"/>
              <w:right w:w="0" w:type="dxa"/>
            </w:tcMar>
            <w:vAlign w:val="center"/>
            <w:hideMark/>
          </w:tcPr>
          <w:p w14:paraId="14CE7D14" w14:textId="0341BB59" w:rsidR="00B25774" w:rsidRPr="0022223D" w:rsidRDefault="003D13E6" w:rsidP="005C79A5">
            <w:pPr>
              <w:jc w:val="both"/>
              <w:rPr>
                <w:rFonts w:eastAsia="DengXian"/>
                <w:color w:val="000000"/>
                <w:sz w:val="18"/>
                <w:szCs w:val="18"/>
                <w:lang w:eastAsia="zh-TW"/>
              </w:rPr>
            </w:pPr>
            <w:r w:rsidRPr="0022223D">
              <w:rPr>
                <w:rFonts w:eastAsia="DengXian"/>
                <w:color w:val="000000"/>
                <w:sz w:val="18"/>
                <w:szCs w:val="18"/>
              </w:rPr>
              <w:fldChar w:fldCharType="begin"/>
            </w:r>
            <w:r w:rsidR="006E796B">
              <w:rPr>
                <w:rFonts w:eastAsia="DengXian"/>
                <w:color w:val="000000"/>
                <w:sz w:val="18"/>
                <w:szCs w:val="18"/>
                <w:lang w:eastAsia="zh-TW"/>
              </w:rPr>
              <w:instrText xml:space="preserve"> ADDIN ZOTERO_ITEM CSL_CITATION {"citationID":"6WEfDgjb","properties":{"formattedCitation":"(Su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eastAsia="DengXian" w:hint="eastAsia"/>
                <w:color w:val="000000"/>
                <w:sz w:val="18"/>
                <w:szCs w:val="18"/>
                <w:lang w:eastAsia="zh-TW"/>
              </w:rPr>
              <w:instrText>o motivate human participation in knowledge generation and dissemination, adding to the burgeoning body of work on how generative AI influences human knowledge sharing.\n\n</w:instrText>
            </w:r>
            <w:r w:rsidR="006E796B">
              <w:rPr>
                <w:rFonts w:eastAsia="DengXian" w:hint="eastAsia"/>
                <w:color w:val="000000"/>
                <w:sz w:val="18"/>
                <w:szCs w:val="18"/>
                <w:lang w:eastAsia="zh-TW"/>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rPr>
                <w:rFonts w:eastAsia="DengXian"/>
                <w:color w:val="000000"/>
                <w:sz w:val="18"/>
                <w:szCs w:val="18"/>
                <w:lang w:eastAsia="zh-TW"/>
              </w:rPr>
              <w:instrText>","DOI":"10.2139/ssrn.4628786","event-place":"Rochester, NY","genre":"SSRN Scholarly Paper","language":"en","license":"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","note":"</w:instrText>
            </w:r>
            <w:r w:rsidR="006E796B">
              <w:rPr>
                <w:rFonts w:ascii="Segoe UI Emoji" w:eastAsia="DengXian" w:hAnsi="Segoe UI Emoji" w:cs="Segoe UI Emoji"/>
                <w:color w:val="000000"/>
                <w:sz w:val="18"/>
                <w:szCs w:val="18"/>
                <w:lang w:eastAsia="zh-TW"/>
              </w:rPr>
              <w:instrText>🏷️</w:instrText>
            </w:r>
            <w:r w:rsidR="006E796B">
              <w:rPr>
                <w:rFonts w:eastAsia="DengXian"/>
                <w:color w:val="000000"/>
                <w:sz w:val="18"/>
                <w:szCs w:val="18"/>
                <w:lang w:eastAsia="zh-TW"/>
              </w:rPr>
              <w:instrText xml:space="preserve"> /unread</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/reading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randomized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knowledge sharing</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Q&amp;A platform</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natural experiment</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generative AI</w:instrText>
            </w:r>
            <w:r w:rsidR="006E796B">
              <w:rPr>
                <w:rFonts w:eastAsia="DengXian" w:hint="eastAsia"/>
                <w:color w:val="000000"/>
                <w:sz w:val="18"/>
                <w:szCs w:val="18"/>
                <w:lang w:eastAsia="zh-TW"/>
              </w:rPr>
              <w:instrText>、</w:instrText>
            </w:r>
            <w:r w:rsidR="006E796B">
              <w:rPr>
                <w:rFonts w:eastAsia="DengXian"/>
                <w:color w:val="000000"/>
                <w:sz w:val="18"/>
                <w:szCs w:val="18"/>
                <w:lang w:eastAsia="zh-TW"/>
              </w:rPr>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Su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50A113F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Quora</w:t>
            </w:r>
          </w:p>
        </w:tc>
        <w:tc>
          <w:tcPr>
            <w:tcW w:w="1426" w:type="dxa"/>
            <w:tcMar>
              <w:left w:w="0" w:type="dxa"/>
              <w:right w:w="0" w:type="dxa"/>
            </w:tcMar>
            <w:vAlign w:val="center"/>
            <w:hideMark/>
          </w:tcPr>
          <w:p w14:paraId="4E872725" w14:textId="27F95FAC"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Internal GenAI</w:t>
            </w:r>
          </w:p>
        </w:tc>
        <w:tc>
          <w:tcPr>
            <w:tcW w:w="1006" w:type="dxa"/>
            <w:tcMar>
              <w:left w:w="0" w:type="dxa"/>
              <w:right w:w="0" w:type="dxa"/>
            </w:tcMar>
            <w:vAlign w:val="center"/>
            <w:hideMark/>
          </w:tcPr>
          <w:p w14:paraId="31F5966D" w14:textId="3F2A936A"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introduction</w:t>
            </w:r>
          </w:p>
        </w:tc>
        <w:tc>
          <w:tcPr>
            <w:tcW w:w="1671" w:type="dxa"/>
            <w:tcMar>
              <w:left w:w="0" w:type="dxa"/>
              <w:right w:w="0" w:type="dxa"/>
            </w:tcMar>
            <w:vAlign w:val="center"/>
            <w:hideMark/>
          </w:tcPr>
          <w:p w14:paraId="3598A139" w14:textId="5DA0551F"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27AFDA3"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Answerer</w:t>
            </w:r>
          </w:p>
        </w:tc>
        <w:tc>
          <w:tcPr>
            <w:tcW w:w="1519" w:type="dxa"/>
            <w:tcMar>
              <w:left w:w="0" w:type="dxa"/>
              <w:right w:w="0" w:type="dxa"/>
            </w:tcMar>
            <w:vAlign w:val="center"/>
            <w:hideMark/>
          </w:tcPr>
          <w:p w14:paraId="43610DB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question-week</w:t>
            </w:r>
          </w:p>
        </w:tc>
        <w:tc>
          <w:tcPr>
            <w:tcW w:w="2931" w:type="dxa"/>
            <w:tcMar>
              <w:left w:w="0" w:type="dxa"/>
              <w:right w:w="0" w:type="dxa"/>
            </w:tcMar>
            <w:vAlign w:val="center"/>
            <w:hideMark/>
          </w:tcPr>
          <w:p w14:paraId="7D58D5FD" w14:textId="39242E44"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answers; make answers</w:t>
            </w:r>
            <w:r w:rsidRPr="0022223D">
              <w:rPr>
                <w:rFonts w:eastAsia="DengXian"/>
                <w:color w:val="000000"/>
                <w:sz w:val="18"/>
                <w:szCs w:val="18"/>
                <w:lang w:eastAsia="zh-TW"/>
              </w:rPr>
              <w:br/>
              <w:t>longer and similar to AI answers</w:t>
            </w:r>
          </w:p>
        </w:tc>
      </w:tr>
      <w:tr w:rsidR="00B25774" w:rsidRPr="0022223D" w14:paraId="7F5B6E02" w14:textId="77777777" w:rsidTr="00A86F82">
        <w:trPr>
          <w:trHeight w:val="510"/>
          <w:jc w:val="center"/>
        </w:trPr>
        <w:tc>
          <w:tcPr>
            <w:tcW w:w="2281" w:type="dxa"/>
            <w:tcMar>
              <w:left w:w="0" w:type="dxa"/>
              <w:right w:w="0" w:type="dxa"/>
            </w:tcMar>
            <w:vAlign w:val="center"/>
            <w:hideMark/>
          </w:tcPr>
          <w:p w14:paraId="75131773" w14:textId="3D39360C" w:rsidR="00B25774" w:rsidRPr="0022223D" w:rsidRDefault="00D20517"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lang w:eastAsia="zh-TW"/>
              </w:rPr>
              <w:instrText xml:space="preserve"> ADDIN ZOTERO_ITEM CSL_CITATION {"citationID":"YBSfNnvg","properties":{"formattedCitation":"(Xue et al., 2023)","plainCitation":"(Xue et al., 2023)","dontUpdate":true,"noteIndex":0},"citationItems":[{"id":2857,"uris":["http://www.mendeley.com/documents/?uuid=05314a69-7bf2-42a3-ad9f-b9f80f5479d4","http://zotero.org/users/8905122/items/LJ9PN635","http://www.mendeley.com/documents/?uuid=d9d42a53-3282-4c8c-aa86-b31e8c74b961","http://zotero.org/users/local/bVGy23C0/items/UQLH7YBD"],"itemData":{"id":2857,"type":"paper-conference","container-title":"Proc. International Conf. on Information Systems (ICIS) 2023","language":"en","page":"8","publisher-place":"Hyderabad, India","title":"ChatGPT is a user-generated knowledge-sharing killer","author":[{"family":"Xue","given":"Junzhi"},{"family":"Wang","given":"Lizheng"},{"family":"Zheng","given":"Jinyang"},{"family":"Li","given":"Yongjun"},{"family":"Tan","given":"Yong"}],"issued":{"date-parts":[["2023",12]]}}}],"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Xue et al., 2023</w:t>
            </w:r>
            <w:r w:rsidRPr="0022223D">
              <w:rPr>
                <w:rFonts w:eastAsia="DengXian"/>
                <w:color w:val="000000"/>
                <w:sz w:val="18"/>
                <w:szCs w:val="18"/>
              </w:rPr>
              <w:fldChar w:fldCharType="end"/>
            </w:r>
          </w:p>
        </w:tc>
        <w:tc>
          <w:tcPr>
            <w:tcW w:w="1063" w:type="dxa"/>
            <w:tcMar>
              <w:left w:w="0" w:type="dxa"/>
              <w:right w:w="0" w:type="dxa"/>
            </w:tcMar>
            <w:vAlign w:val="center"/>
            <w:hideMark/>
          </w:tcPr>
          <w:p w14:paraId="7877994D"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Overflow</w:t>
            </w:r>
          </w:p>
        </w:tc>
        <w:tc>
          <w:tcPr>
            <w:tcW w:w="1426" w:type="dxa"/>
            <w:tcMar>
              <w:left w:w="0" w:type="dxa"/>
              <w:right w:w="0" w:type="dxa"/>
            </w:tcMar>
            <w:vAlign w:val="center"/>
            <w:hideMark/>
          </w:tcPr>
          <w:p w14:paraId="1F41090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1D02F961" w14:textId="1C0663E2"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1625B071"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7D286A"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Questioner</w:t>
            </w:r>
          </w:p>
        </w:tc>
        <w:tc>
          <w:tcPr>
            <w:tcW w:w="1519" w:type="dxa"/>
            <w:tcMar>
              <w:left w:w="0" w:type="dxa"/>
              <w:right w:w="0" w:type="dxa"/>
            </w:tcMar>
            <w:vAlign w:val="center"/>
            <w:hideMark/>
          </w:tcPr>
          <w:p w14:paraId="0D8458BB"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topic-day</w:t>
            </w:r>
          </w:p>
        </w:tc>
        <w:tc>
          <w:tcPr>
            <w:tcW w:w="2931" w:type="dxa"/>
            <w:tcMar>
              <w:left w:w="0" w:type="dxa"/>
              <w:right w:w="0" w:type="dxa"/>
            </w:tcMar>
            <w:vAlign w:val="center"/>
            <w:hideMark/>
          </w:tcPr>
          <w:p w14:paraId="294CB8D4" w14:textId="1F61F636"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questions; make questions</w:t>
            </w:r>
            <w:r w:rsidRPr="0022223D">
              <w:rPr>
                <w:rFonts w:eastAsia="DengXian"/>
                <w:color w:val="000000"/>
                <w:sz w:val="18"/>
                <w:szCs w:val="18"/>
              </w:rPr>
              <w:br/>
              <w:t>longer, more difficult to read</w:t>
            </w:r>
          </w:p>
        </w:tc>
      </w:tr>
      <w:tr w:rsidR="00B25774" w:rsidRPr="0022223D" w14:paraId="06E094ED" w14:textId="77777777" w:rsidTr="00A86F82">
        <w:trPr>
          <w:trHeight w:val="510"/>
          <w:jc w:val="center"/>
        </w:trPr>
        <w:tc>
          <w:tcPr>
            <w:tcW w:w="2281" w:type="dxa"/>
            <w:tcMar>
              <w:left w:w="0" w:type="dxa"/>
              <w:right w:w="0" w:type="dxa"/>
            </w:tcMar>
            <w:vAlign w:val="center"/>
            <w:hideMark/>
          </w:tcPr>
          <w:p w14:paraId="7198507D" w14:textId="60448C47" w:rsidR="00B25774" w:rsidRPr="0022223D" w:rsidRDefault="00000084" w:rsidP="005C79A5">
            <w:pPr>
              <w:jc w:val="both"/>
              <w:rPr>
                <w:rFonts w:eastAsia="DengXian"/>
                <w:color w:val="000000"/>
                <w:sz w:val="18"/>
                <w:szCs w:val="18"/>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{"citationID":"AqfE6eNZ","properties":{"formattedCitation":"(X. Li &amp; Kim, 2024)","plainCitation":"(X. Li &amp; Kim, 2024)","dontUpdate":true,"noteIndex":0},"citationItems":[{"id":2870,"uris":["http://www.mendeley.com/documents/?uuid=df59e6d2-12b0-4522-b3d1-6e6d959a4465","http://zotero.org/users/8905122/items/GGGBTGEQ","http://www.mendeley.com/documents/?uuid=c64240c1-965d-4cb5-9194-c78b695ba813","http://zotero.org/users/local/bVGy23C0/items/X8PH6MXT"],"itemData":{"id":2870,"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w:instrText>
            </w:r>
            <w:r w:rsidR="00FB59A6">
              <w:rPr>
                <w:rFonts w:eastAsia="DengXian" w:hint="eastAsia"/>
                <w:color w:val="000000"/>
                <w:sz w:val="18"/>
                <w:szCs w:val="18"/>
              </w:rPr>
              <w:instrText xml:space="preserve">s that highly engaged contributors, crucial for platform sustainability, are primarily affected. These findings emphasize the need for monitoring LLM effects on UGC platforms and promoting harmonious human-AI collaboration.   ChatGPT </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 xml:space="preserve"> (UGC) </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【摘要翻译】像</w:instrText>
            </w:r>
            <w:r w:rsidR="00FB59A6">
              <w:rPr>
                <w:rFonts w:eastAsia="DengXian" w:hint="eastAsia"/>
                <w:color w:val="000000"/>
                <w:sz w:val="18"/>
                <w:szCs w:val="18"/>
              </w:rPr>
              <w:instrText>ChatGPT</w:instrText>
            </w:r>
            <w:r w:rsidR="00FB59A6">
              <w:rPr>
                <w:rFonts w:eastAsia="DengXian" w:hint="eastAsia"/>
                <w:color w:val="000000"/>
                <w:sz w:val="18"/>
                <w:szCs w:val="18"/>
              </w:rPr>
              <w:instrText>这样的大型语言模型（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）正在改变用户生产内容（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）平台上的内容生产和知识共享。本研究调查了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有所增加，同时合格和未删除的用户答案有所减少。合格答案的下降部分归因于转向更复杂和高质量的问题。进一步的分析表明，对平台可持续性至关重要的高度参与的贡献者主要受到影响。这些发现强调了监控</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w:instrText>
            </w:r>
            <w:r w:rsidR="00FB59A6">
              <w:rPr>
                <w:rFonts w:eastAsia="DengXian" w:hint="eastAsia"/>
                <w:color w:val="000000"/>
                <w:sz w:val="18"/>
                <w:szCs w:val="18"/>
              </w:rPr>
              <w:instrText>LLM</w:instrText>
            </w:r>
            <w:r w:rsidR="00FB59A6">
              <w:rPr>
                <w:rFonts w:eastAsia="DengXian" w:hint="eastAsia"/>
                <w:color w:val="000000"/>
                <w:sz w:val="18"/>
                <w:szCs w:val="18"/>
              </w:rPr>
              <w:instrText>效应和促进和谐的人与</w:instrText>
            </w:r>
            <w:r w:rsidR="00FB59A6">
              <w:rPr>
                <w:rFonts w:eastAsia="DengXian" w:hint="eastAsia"/>
                <w:color w:val="000000"/>
                <w:sz w:val="18"/>
                <w:szCs w:val="18"/>
              </w:rPr>
              <w:instrText>AI</w:instrText>
            </w:r>
            <w:r w:rsidR="00FB59A6">
              <w:rPr>
                <w:rFonts w:eastAsia="DengXian" w:hint="eastAsia"/>
                <w:color w:val="000000"/>
                <w:sz w:val="18"/>
                <w:szCs w:val="18"/>
              </w:rPr>
              <w:instrText>协作的必要性。</w:instrText>
            </w:r>
            <w:r w:rsidR="00FB59A6">
              <w:rPr>
                <w:rFonts w:eastAsia="DengXian" w:hint="eastAsia"/>
                <w:color w:val="000000"/>
                <w:sz w:val="18"/>
                <w:szCs w:val="18"/>
              </w:rPr>
              <w:instrText>ChatGPT</w:instrText>
            </w:r>
            <w:r w:rsidR="00FB59A6">
              <w:rPr>
                <w:rFonts w:eastAsia="DengXian" w:hint="eastAsia"/>
                <w:color w:val="000000"/>
                <w:sz w:val="18"/>
                <w:szCs w:val="18"/>
              </w:rPr>
              <w:instrText>等大型语言模型（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）正在改变用户生成内容（</w:instrText>
            </w:r>
            <w:r w:rsidR="00FB59A6">
              <w:rPr>
                <w:rFonts w:eastAsia="DengXian" w:hint="eastAsia"/>
                <w:color w:val="000000"/>
                <w:sz w:val="18"/>
                <w:szCs w:val="18"/>
              </w:rPr>
              <w:instrText>UGC</w:instrText>
            </w:r>
            <w:r w:rsidR="00FB59A6">
              <w:rPr>
                <w:rFonts w:eastAsia="DengXian" w:hint="eastAsia"/>
                <w:color w:val="000000"/>
                <w:sz w:val="18"/>
                <w:szCs w:val="18"/>
              </w:rPr>
              <w:instrText>）平台上的内容创建和知识共享。本研究调查了</w:instrText>
            </w:r>
            <w:r w:rsidR="00FB59A6">
              <w:rPr>
                <w:rFonts w:eastAsia="DengXian" w:hint="eastAsia"/>
                <w:color w:val="000000"/>
                <w:sz w:val="18"/>
                <w:szCs w:val="18"/>
              </w:rPr>
              <w:instrText>ChatGPT</w:instrText>
            </w:r>
            <w:r w:rsidR="00FB59A6">
              <w:rPr>
                <w:rFonts w:eastAsia="DengXian" w:hint="eastAsia"/>
                <w:color w:val="000000"/>
                <w:sz w:val="18"/>
                <w:szCs w:val="18"/>
              </w:rPr>
              <w:instrText>对编码问答平台中用户贡献的影响。我们观察到人工智能生成的内容有所增加，而合格和未删除的用户答案却有所减少。合格答案的下降归部分因于向更复杂和高质量的问题的转变。进一步的分析表明，对平台可持续性至关重要的高度参与的贡献者受到的影响最大。这些发现强调需要监测</w:instrText>
            </w:r>
            <w:r w:rsidR="00FB59A6">
              <w:rPr>
                <w:rFonts w:eastAsia="DengXian" w:hint="eastAsia"/>
                <w:color w:val="000000"/>
                <w:sz w:val="18"/>
                <w:szCs w:val="18"/>
              </w:rPr>
              <w:instrText>LLM</w:instrText>
            </w:r>
            <w:r w:rsidR="00FB59A6">
              <w:rPr>
                <w:rFonts w:eastAsia="DengXian" w:hint="eastAsia"/>
                <w:color w:val="000000"/>
                <w:sz w:val="18"/>
                <w:szCs w:val="18"/>
              </w:rPr>
              <w:instrText>对</w:instrText>
            </w:r>
            <w:r w:rsidR="00FB59A6">
              <w:rPr>
                <w:rFonts w:eastAsia="DengXian" w:hint="eastAsia"/>
                <w:color w:val="000000"/>
                <w:sz w:val="18"/>
                <w:szCs w:val="18"/>
              </w:rPr>
              <w:instrText>UGC</w:instrText>
            </w:r>
            <w:r w:rsidR="00FB59A6">
              <w:rPr>
                <w:rFonts w:eastAsia="DengXian" w:hint="eastAsia"/>
                <w:color w:val="000000"/>
                <w:sz w:val="18"/>
                <w:szCs w:val="18"/>
              </w:rPr>
              <w:instrText>平台的影响并促进和谐的人类与人工智能协作。</w:instrText>
            </w:r>
            <w:r w:rsidR="00FB59A6">
              <w:rPr>
                <w:rFonts w:eastAsia="DengXian" w:hint="eastAsia"/>
                <w:color w:val="000000"/>
                <w:sz w:val="18"/>
                <w:szCs w:val="18"/>
              </w:rPr>
              <w:instrText>","DOI":"10.2139/ssrn.4650025","genre":"SSRN Scholarly Paper","language":"en","note":"publisher-place: Rochester, NY","title":"Unve</w:instrText>
            </w:r>
            <w:r w:rsidR="00FB59A6">
              <w:rPr>
                <w:rFonts w:eastAsia="DengXian"/>
                <w:color w:val="000000"/>
                <w:sz w:val="18"/>
                <w:szCs w:val="18"/>
              </w:rPr>
              <w:instrText xml:space="preserve">iling the effects of LLMs: Shifting UGC contribution in an online coding community","title-short":"Unveiling the effects of LLMs","author":[{"family":"Li","given":"Xinyu"},{"family":"Kim","given":"Keongtae"}],"issued":{"date-parts":[["2024",4]]}}}],"schema":"https://github.com/citation-style-language/schema/raw/master/csl-citation.json"}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rPr>
              <w:t>Li &amp; Kim, 2024</w:t>
            </w:r>
            <w:r w:rsidRPr="0022223D">
              <w:rPr>
                <w:rFonts w:eastAsia="DengXian"/>
                <w:color w:val="000000"/>
                <w:sz w:val="18"/>
                <w:szCs w:val="18"/>
              </w:rPr>
              <w:fldChar w:fldCharType="end"/>
            </w:r>
          </w:p>
        </w:tc>
        <w:tc>
          <w:tcPr>
            <w:tcW w:w="1063" w:type="dxa"/>
            <w:tcMar>
              <w:left w:w="0" w:type="dxa"/>
              <w:right w:w="0" w:type="dxa"/>
            </w:tcMar>
            <w:vAlign w:val="center"/>
            <w:hideMark/>
          </w:tcPr>
          <w:p w14:paraId="7B54BEB9"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Stack Exchange</w:t>
            </w:r>
          </w:p>
        </w:tc>
        <w:tc>
          <w:tcPr>
            <w:tcW w:w="1426" w:type="dxa"/>
            <w:tcMar>
              <w:left w:w="0" w:type="dxa"/>
              <w:right w:w="0" w:type="dxa"/>
            </w:tcMar>
            <w:vAlign w:val="center"/>
            <w:hideMark/>
          </w:tcPr>
          <w:p w14:paraId="7D25AE06"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ChatGPT</w:t>
            </w:r>
          </w:p>
        </w:tc>
        <w:tc>
          <w:tcPr>
            <w:tcW w:w="1006" w:type="dxa"/>
            <w:tcMar>
              <w:left w:w="0" w:type="dxa"/>
              <w:right w:w="0" w:type="dxa"/>
            </w:tcMar>
            <w:vAlign w:val="center"/>
            <w:hideMark/>
          </w:tcPr>
          <w:p w14:paraId="29920EE6" w14:textId="6520939D" w:rsidR="00B25774" w:rsidRPr="0022223D" w:rsidRDefault="00B25774" w:rsidP="005C79A5">
            <w:pPr>
              <w:jc w:val="center"/>
              <w:rPr>
                <w:rFonts w:eastAsia="DengXian"/>
                <w:color w:val="000000"/>
                <w:sz w:val="18"/>
                <w:szCs w:val="18"/>
              </w:rPr>
            </w:pPr>
            <w:r w:rsidRPr="0022223D">
              <w:rPr>
                <w:rFonts w:eastAsia="DengXian"/>
                <w:color w:val="000000"/>
                <w:sz w:val="18"/>
                <w:szCs w:val="18"/>
              </w:rPr>
              <w:t>GenAI introduction</w:t>
            </w:r>
          </w:p>
        </w:tc>
        <w:tc>
          <w:tcPr>
            <w:tcW w:w="1671" w:type="dxa"/>
            <w:tcMar>
              <w:left w:w="0" w:type="dxa"/>
              <w:right w:w="0" w:type="dxa"/>
            </w:tcMar>
            <w:vAlign w:val="center"/>
            <w:hideMark/>
          </w:tcPr>
          <w:p w14:paraId="635244A0"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Natural Experiment</w:t>
            </w:r>
          </w:p>
        </w:tc>
        <w:tc>
          <w:tcPr>
            <w:tcW w:w="1063" w:type="dxa"/>
            <w:tcMar>
              <w:left w:w="0" w:type="dxa"/>
              <w:right w:w="0" w:type="dxa"/>
            </w:tcMar>
            <w:vAlign w:val="center"/>
            <w:hideMark/>
          </w:tcPr>
          <w:p w14:paraId="65985EE8"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Answerer, Viewer</w:t>
            </w:r>
          </w:p>
        </w:tc>
        <w:tc>
          <w:tcPr>
            <w:tcW w:w="1519" w:type="dxa"/>
            <w:tcMar>
              <w:left w:w="0" w:type="dxa"/>
              <w:right w:w="0" w:type="dxa"/>
            </w:tcMar>
            <w:vAlign w:val="center"/>
            <w:hideMark/>
          </w:tcPr>
          <w:p w14:paraId="217DCA7E" w14:textId="77777777" w:rsidR="00B25774" w:rsidRPr="0022223D" w:rsidRDefault="00B25774" w:rsidP="005C79A5">
            <w:pPr>
              <w:jc w:val="center"/>
              <w:rPr>
                <w:rFonts w:eastAsia="DengXian"/>
                <w:color w:val="000000"/>
                <w:sz w:val="18"/>
                <w:szCs w:val="18"/>
              </w:rPr>
            </w:pPr>
            <w:r w:rsidRPr="0022223D">
              <w:rPr>
                <w:rFonts w:eastAsia="DengXian"/>
                <w:color w:val="000000"/>
                <w:sz w:val="18"/>
                <w:szCs w:val="18"/>
              </w:rPr>
              <w:t>user-day</w:t>
            </w:r>
          </w:p>
        </w:tc>
        <w:tc>
          <w:tcPr>
            <w:tcW w:w="2931" w:type="dxa"/>
            <w:tcMar>
              <w:left w:w="0" w:type="dxa"/>
              <w:right w:w="0" w:type="dxa"/>
            </w:tcMar>
            <w:vAlign w:val="center"/>
            <w:hideMark/>
          </w:tcPr>
          <w:p w14:paraId="71CDFFF0" w14:textId="774FC6DC" w:rsidR="00B25774" w:rsidRPr="0022223D" w:rsidRDefault="00B25774" w:rsidP="005C79A5">
            <w:pPr>
              <w:rPr>
                <w:rFonts w:eastAsia="DengXian"/>
                <w:color w:val="000000"/>
                <w:sz w:val="18"/>
                <w:szCs w:val="18"/>
              </w:rPr>
            </w:pPr>
            <w:r w:rsidRPr="0022223D">
              <w:rPr>
                <w:rFonts w:eastAsia="DengXian"/>
                <w:color w:val="000000"/>
                <w:sz w:val="18"/>
                <w:szCs w:val="18"/>
              </w:rPr>
              <w:t xml:space="preserve">Reduce # </w:t>
            </w:r>
            <w:r w:rsidR="004B40A3" w:rsidRPr="0022223D">
              <w:rPr>
                <w:rFonts w:eastAsia="DengXian"/>
                <w:color w:val="000000"/>
                <w:sz w:val="18"/>
                <w:szCs w:val="18"/>
              </w:rPr>
              <w:t xml:space="preserve">of </w:t>
            </w:r>
            <w:r w:rsidRPr="0022223D">
              <w:rPr>
                <w:rFonts w:eastAsia="DengXian"/>
                <w:color w:val="000000"/>
                <w:sz w:val="18"/>
                <w:szCs w:val="18"/>
              </w:rPr>
              <w:t>answers</w:t>
            </w:r>
            <w:r w:rsidRPr="0022223D">
              <w:rPr>
                <w:rFonts w:eastAsia="DengXian"/>
                <w:color w:val="000000"/>
                <w:sz w:val="18"/>
                <w:szCs w:val="18"/>
              </w:rPr>
              <w:br/>
              <w:t xml:space="preserve">Reduce # </w:t>
            </w:r>
            <w:r w:rsidR="004B40A3" w:rsidRPr="0022223D">
              <w:rPr>
                <w:rFonts w:eastAsia="DengXian"/>
                <w:color w:val="000000"/>
                <w:sz w:val="18"/>
                <w:szCs w:val="18"/>
              </w:rPr>
              <w:t xml:space="preserve">of </w:t>
            </w:r>
            <w:r w:rsidRPr="0022223D">
              <w:rPr>
                <w:rFonts w:eastAsia="DengXian"/>
                <w:color w:val="000000"/>
                <w:sz w:val="18"/>
                <w:szCs w:val="18"/>
              </w:rPr>
              <w:t>likes</w:t>
            </w:r>
          </w:p>
        </w:tc>
      </w:tr>
      <w:bookmarkStart w:id="129" w:name="_Hlk194498603"/>
      <w:tr w:rsidR="00B25774" w:rsidRPr="0022223D" w14:paraId="38E21B34" w14:textId="77777777" w:rsidTr="00A86F82">
        <w:trPr>
          <w:trHeight w:val="1014"/>
          <w:jc w:val="center"/>
        </w:trPr>
        <w:tc>
          <w:tcPr>
            <w:tcW w:w="2281" w:type="dxa"/>
            <w:tcMar>
              <w:left w:w="0" w:type="dxa"/>
              <w:right w:w="0" w:type="dxa"/>
            </w:tcMar>
            <w:vAlign w:val="center"/>
            <w:hideMark/>
          </w:tcPr>
          <w:p w14:paraId="70BDE997" w14:textId="26A46F3E" w:rsidR="00B25774" w:rsidRPr="0022223D" w:rsidRDefault="00AD115B" w:rsidP="005C79A5">
            <w:pPr>
              <w:jc w:val="both"/>
              <w:rPr>
                <w:rFonts w:eastAsia="DengXian"/>
                <w:color w:val="000000"/>
                <w:sz w:val="18"/>
                <w:szCs w:val="18"/>
                <w:lang w:eastAsia="zh-TW"/>
              </w:rPr>
            </w:pPr>
            <w:r w:rsidRPr="0022223D">
              <w:rPr>
                <w:rFonts w:eastAsia="DengXian"/>
                <w:color w:val="000000"/>
                <w:sz w:val="18"/>
                <w:szCs w:val="18"/>
              </w:rPr>
              <w:fldChar w:fldCharType="begin"/>
            </w:r>
            <w:r w:rsidR="00FB59A6">
              <w:rPr>
                <w:rFonts w:eastAsia="DengXian"/>
                <w:color w:val="000000"/>
                <w:sz w:val="18"/>
                <w:szCs w:val="18"/>
              </w:rPr>
              <w:instrText xml:space="preserve"> ADDIN ZOTERO_ITEM CSL_CITATION {"citationID":"7vqrVQ5h","properties":{"formattedCitation":"(X. (Shawn) Wang &amp; Zheng, 2024)","plainCitation":"(X. (Shawn) Wang &amp; Zheng, 2024)","dontUpdate":true,"noteIndex":0},"citationItems":[{"id":2865,"uris":["http://www.mendeley.com/documents/?uuid=8daf73f6-f565-4a9b-8736-d90d4817249b","http://zotero.org/users/8905122/items/ZIHIP89Z","http://zotero.org/users/local/bVGy23C0/items/VFSDXYHM"],"itemData":{"id":2865,"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FB59A6">
              <w:rPr>
                <w:rFonts w:eastAsia="DengXian" w:hint="eastAsia"/>
                <w:color w:val="000000"/>
                <w:sz w:val="18"/>
                <w:szCs w:val="18"/>
              </w:rPr>
              <w:instrText xml:space="preserve">amic interplay, as evidenced by a causal mechanism analysis. These findings offer valuable insights and cautionary notes for future AI strategies on two-sided platforms and moderation efforts on content platforms.  </w:instrText>
            </w:r>
            <w:r w:rsidR="00FB59A6">
              <w:rPr>
                <w:rFonts w:eastAsia="DengXian" w:hint="eastAsia"/>
                <w:color w:val="000000"/>
                <w:sz w:val="18"/>
                <w:szCs w:val="18"/>
              </w:rPr>
              <w:instrText>以</w:instrText>
            </w:r>
            <w:r w:rsidR="00FB59A6">
              <w:rPr>
                <w:rFonts w:eastAsia="DengXian" w:hint="eastAsia"/>
                <w:color w:val="000000"/>
                <w:sz w:val="18"/>
                <w:szCs w:val="18"/>
              </w:rPr>
              <w:instrText xml:space="preserve"> ChatGPT </w:instrText>
            </w:r>
            <w:r w:rsidR="00FB59A6">
              <w:rPr>
                <w:rFonts w:eastAsia="DengXian" w:hint="eastAsia"/>
                <w:color w:val="000000"/>
                <w:sz w:val="18"/>
                <w:szCs w:val="18"/>
              </w:rPr>
              <w:instrText>为代表的大型语言模型</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 xml:space="preserve"> LLMs </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 xml:space="preserve"> Stack Exchange </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FB59A6">
              <w:rPr>
                <w:rFonts w:eastAsia="DengXian" w:hint="eastAsia"/>
                <w:color w:val="000000"/>
                <w:sz w:val="18"/>
                <w:szCs w:val="18"/>
              </w:rPr>
              <w:instrText>\n\n</w:instrText>
            </w:r>
            <w:r w:rsidR="00FB59A6">
              <w:rPr>
                <w:rFonts w:eastAsia="DengXian" w:hint="eastAsia"/>
                <w:color w:val="000000"/>
                <w:sz w:val="18"/>
                <w:szCs w:val="18"/>
              </w:rPr>
              <w:instrText>【摘要翻译】以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为例的大型语言模型（</w:instrText>
            </w:r>
            <w:r w:rsidR="00FB59A6">
              <w:rPr>
                <w:rFonts w:eastAsia="DengXian" w:hint="eastAsia"/>
                <w:color w:val="000000"/>
                <w:sz w:val="18"/>
                <w:szCs w:val="18"/>
              </w:rPr>
              <w:instrText>LLM</w:instrText>
            </w:r>
            <w:r w:rsidR="00FB59A6">
              <w:rPr>
                <w:rFonts w:eastAsia="DengXian" w:hint="eastAsia"/>
                <w:color w:val="000000"/>
                <w:sz w:val="18"/>
                <w:szCs w:val="18"/>
              </w:rPr>
              <w:instrText>）造成的破坏促使各个部门实施了包括禁止政策在内的调节行动。其中，此类政策对用户生产内容的影响具有重大影响。用户生成的内容，特别是问答格式的内容，是</w:instrText>
            </w:r>
            <w:r w:rsidR="00FB59A6">
              <w:rPr>
                <w:rFonts w:eastAsia="DengXian" w:hint="eastAsia"/>
                <w:color w:val="000000"/>
                <w:sz w:val="18"/>
                <w:szCs w:val="18"/>
              </w:rPr>
              <w:instrText>LLM</w:instrText>
            </w:r>
            <w:r w:rsidR="00FB59A6">
              <w:rPr>
                <w:rFonts w:eastAsia="DengXian" w:hint="eastAsia"/>
                <w:color w:val="000000"/>
                <w:sz w:val="18"/>
                <w:szCs w:val="18"/>
              </w:rPr>
              <w:instrText>的重要学习资源，其质量和数量的任何变化都将影响这些模型未来的学习轨迹。本研究使用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网络内的自然实验调查了禁止在线内容平台上</w:instrText>
            </w:r>
            <w:r w:rsidR="00FB59A6">
              <w:rPr>
                <w:rFonts w:eastAsia="DengXian" w:hint="eastAsia"/>
                <w:color w:val="000000"/>
                <w:sz w:val="18"/>
                <w:szCs w:val="18"/>
              </w:rPr>
              <w:instrText>AI</w:instrText>
            </w:r>
            <w:r w:rsidR="00FB59A6">
              <w:rPr>
                <w:rFonts w:eastAsia="DengXian" w:hint="eastAsia"/>
                <w:color w:val="000000"/>
                <w:sz w:val="18"/>
                <w:szCs w:val="18"/>
              </w:rPr>
              <w:instrText>生成内容的影响，在该实验中，选定的论坛对</w:instrText>
            </w:r>
            <w:r w:rsidR="00FB59A6">
              <w:rPr>
                <w:rFonts w:eastAsia="DengXian" w:hint="eastAsia"/>
                <w:color w:val="000000"/>
                <w:sz w:val="18"/>
                <w:szCs w:val="18"/>
              </w:rPr>
              <w:instrText>AI</w:instrText>
            </w:r>
            <w:r w:rsidR="00FB59A6">
              <w:rPr>
                <w:rFonts w:eastAsia="DengXian" w:hint="eastAsia"/>
                <w:color w:val="000000"/>
                <w:sz w:val="18"/>
                <w:szCs w:val="18"/>
              </w:rPr>
              <w:instrText>生成的内容实施了禁令。通过广义综合控制方法，我们的分析揭示了对平台活力和有用性的不利影响，其特征是问答的数量和质量下降，以及解决问题的实例减少。这些结果可以归因于未能考虑决策中的两个间接影响。首先，禁止人工智能生成的答案可能会导致它们被平均质量更低的人工生成的答案部分取代，答案变化和平均质量更低的去平台化答案的直接后果之间的比较表明了这一点。其次，尽管不是禁令的直接目标，但提出问题的行为，特别是高质量的询问，可能会受到动态相互作用中答案数量减少和质量下降的抑制，因果机制分析证明了这一点。这些发现为未来双边平台上的人工智能战略和内容平台上的审核工作提供了宝贵的见解和警示。以</w:instrText>
            </w:r>
            <w:r w:rsidR="00FB59A6">
              <w:rPr>
                <w:rFonts w:eastAsia="DengXian" w:hint="eastAsia"/>
                <w:color w:val="000000"/>
                <w:sz w:val="18"/>
                <w:szCs w:val="18"/>
              </w:rPr>
              <w:instrText>ChatGPT</w:instrText>
            </w:r>
            <w:r w:rsidR="00FB59A6">
              <w:rPr>
                <w:rFonts w:eastAsia="DengXian" w:hint="eastAsia"/>
                <w:color w:val="000000"/>
                <w:sz w:val="18"/>
                <w:szCs w:val="18"/>
              </w:rPr>
              <w:instrText>为代表的大型语言模型造成的破坏促使各个部门实施包括禁止政策在内的调节措施。其中，此类政策对用户生成内容的影响具有重大意义。用户生成的内容，特别是问答格式的内容，是</w:instrText>
            </w:r>
            <w:r w:rsidR="00FB59A6">
              <w:rPr>
                <w:rFonts w:eastAsia="DengXian" w:hint="eastAsia"/>
                <w:color w:val="000000"/>
                <w:sz w:val="18"/>
                <w:szCs w:val="18"/>
              </w:rPr>
              <w:instrText>LLMs</w:instrText>
            </w:r>
            <w:r w:rsidR="00FB59A6">
              <w:rPr>
                <w:rFonts w:eastAsia="DengXian" w:hint="eastAsia"/>
                <w:color w:val="000000"/>
                <w:sz w:val="18"/>
                <w:szCs w:val="18"/>
              </w:rPr>
              <w:instrText>的重要学习资源，其质量和数量的任何变化都会影响这些模型未来的学习轨迹。本研究使用</w:instrText>
            </w:r>
            <w:r w:rsidR="00FB59A6">
              <w:rPr>
                <w:rFonts w:eastAsia="DengXian" w:hint="eastAsia"/>
                <w:color w:val="000000"/>
                <w:sz w:val="18"/>
                <w:szCs w:val="18"/>
              </w:rPr>
              <w:instrText>Stack Exchange</w:instrText>
            </w:r>
            <w:r w:rsidR="00FB59A6">
              <w:rPr>
                <w:rFonts w:eastAsia="DengXian" w:hint="eastAsia"/>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间特点是问答题的数量计和质量计下降，已解决问题的实例减少。这些结果可归因于政策制定中未能考虑两种间接影响。首先，对人工智能生成的答案的禁止可能会导致其部分被平均质量低的人类生成的答案所取代正如，答案变化与平均质量较低的去平台化答案的直接后果之间的比较所表明的那样。其次，</w:instrText>
            </w:r>
            <w:r w:rsidR="00FB59A6">
              <w:rPr>
                <w:rFonts w:eastAsia="DengXian" w:hint="eastAsia"/>
                <w:color w:val="000000"/>
                <w:sz w:val="18"/>
                <w:szCs w:val="18"/>
              </w:rPr>
              <w:instrText xml:space="preserve"> Stack Exchange</w:instrText>
            </w:r>
            <w:r w:rsidR="00FB59A6">
              <w:rPr>
                <w:rFonts w:eastAsia="DengXian" w:hint="eastAsia"/>
                <w:color w:val="000000"/>
                <w:sz w:val="18"/>
                <w:szCs w:val="18"/>
              </w:rPr>
              <w:instrText>不是禁然令牌的直接目标，但提出问题的行为，特别是高质量计的询问，可能会因动态相互作用中答案数量的减少和质量的下降而受到抑制，正如因果机制分析所证明的那样。这些为发现双边平台上的</w:instrText>
            </w:r>
            <w:r w:rsidR="00FB59A6">
              <w:rPr>
                <w:rFonts w:eastAsia="DengXian" w:hint="eastAsia"/>
                <w:color w:val="000000"/>
                <w:sz w:val="18"/>
                <w:szCs w:val="18"/>
              </w:rPr>
              <w:instrText>","DOI":"10.2139/ssrn.4750326","genre":"SSRN Scholarly Paper","language":"en","note":"publisher</w:instrText>
            </w:r>
            <w:r w:rsidR="00FB59A6">
              <w:rPr>
                <w:rFonts w:eastAsia="DengXian"/>
                <w:color w:val="000000"/>
                <w:sz w:val="18"/>
                <w:szCs w:val="18"/>
              </w:rPr>
              <w:instrText xml:space="preserve">-place: Rochester, NY","title":"Can banning AI-generated content save user-generated Q&amp;A platforms?","author":[{"family":"Wang","given":"Xiaoxiao (Shawn)"},{"family":"Zheng","given":"Jinyang"}],"issued":{"date-parts":[["2024",1]]}}}],"schema":"https://github.com/citation-style-language/schema/raw/master/csl-citation.json"} </w:instrText>
            </w:r>
            <w:r w:rsidRPr="0022223D">
              <w:rPr>
                <w:rFonts w:eastAsia="DengXian"/>
                <w:color w:val="000000"/>
                <w:sz w:val="18"/>
                <w:szCs w:val="18"/>
              </w:rPr>
              <w:fldChar w:fldCharType="separate"/>
            </w:r>
            <w:r w:rsidRPr="0022223D">
              <w:rPr>
                <w:rFonts w:eastAsia="DengXian"/>
                <w:color w:val="000000"/>
                <w:sz w:val="18"/>
                <w:szCs w:val="18"/>
                <w:lang w:eastAsia="zh-TW"/>
              </w:rPr>
              <w:t>Wang &amp; Zheng, 2024</w:t>
            </w:r>
            <w:r w:rsidRPr="0022223D">
              <w:rPr>
                <w:rFonts w:eastAsia="DengXian"/>
                <w:color w:val="000000"/>
                <w:sz w:val="18"/>
                <w:szCs w:val="18"/>
              </w:rPr>
              <w:fldChar w:fldCharType="end"/>
            </w:r>
            <w:bookmarkEnd w:id="129"/>
          </w:p>
        </w:tc>
        <w:tc>
          <w:tcPr>
            <w:tcW w:w="1063" w:type="dxa"/>
            <w:tcMar>
              <w:left w:w="0" w:type="dxa"/>
              <w:right w:w="0" w:type="dxa"/>
            </w:tcMar>
            <w:vAlign w:val="center"/>
            <w:hideMark/>
          </w:tcPr>
          <w:p w14:paraId="40B7271D"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Stack Exchange</w:t>
            </w:r>
          </w:p>
        </w:tc>
        <w:tc>
          <w:tcPr>
            <w:tcW w:w="1426" w:type="dxa"/>
            <w:tcMar>
              <w:left w:w="0" w:type="dxa"/>
              <w:right w:w="0" w:type="dxa"/>
            </w:tcMar>
            <w:vAlign w:val="center"/>
            <w:hideMark/>
          </w:tcPr>
          <w:p w14:paraId="4D6454A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ChatGPT</w:t>
            </w:r>
          </w:p>
        </w:tc>
        <w:tc>
          <w:tcPr>
            <w:tcW w:w="1006" w:type="dxa"/>
            <w:tcMar>
              <w:left w:w="0" w:type="dxa"/>
              <w:right w:w="0" w:type="dxa"/>
            </w:tcMar>
            <w:vAlign w:val="center"/>
            <w:hideMark/>
          </w:tcPr>
          <w:p w14:paraId="1D118C8D" w14:textId="522093B2"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GenAI ban</w:t>
            </w:r>
          </w:p>
        </w:tc>
        <w:tc>
          <w:tcPr>
            <w:tcW w:w="1671" w:type="dxa"/>
            <w:tcMar>
              <w:left w:w="0" w:type="dxa"/>
              <w:right w:w="0" w:type="dxa"/>
            </w:tcMar>
            <w:vAlign w:val="center"/>
            <w:hideMark/>
          </w:tcPr>
          <w:p w14:paraId="4549C1EF"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Natural Experiment</w:t>
            </w:r>
          </w:p>
        </w:tc>
        <w:tc>
          <w:tcPr>
            <w:tcW w:w="1063" w:type="dxa"/>
            <w:tcMar>
              <w:left w:w="0" w:type="dxa"/>
              <w:right w:w="0" w:type="dxa"/>
            </w:tcMar>
            <w:vAlign w:val="center"/>
            <w:hideMark/>
          </w:tcPr>
          <w:p w14:paraId="0BF49346"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Questioner, Answerer, Viewer</w:t>
            </w:r>
          </w:p>
        </w:tc>
        <w:tc>
          <w:tcPr>
            <w:tcW w:w="1519" w:type="dxa"/>
            <w:tcMar>
              <w:left w:w="0" w:type="dxa"/>
              <w:right w:w="0" w:type="dxa"/>
            </w:tcMar>
            <w:vAlign w:val="center"/>
            <w:hideMark/>
          </w:tcPr>
          <w:p w14:paraId="40C295BC" w14:textId="77777777" w:rsidR="00B25774" w:rsidRPr="0022223D" w:rsidRDefault="00B25774" w:rsidP="005C79A5">
            <w:pPr>
              <w:jc w:val="center"/>
              <w:rPr>
                <w:rFonts w:eastAsia="DengXian"/>
                <w:color w:val="000000"/>
                <w:sz w:val="18"/>
                <w:szCs w:val="18"/>
                <w:lang w:eastAsia="zh-TW"/>
              </w:rPr>
            </w:pPr>
            <w:r w:rsidRPr="0022223D">
              <w:rPr>
                <w:rFonts w:eastAsia="DengXian"/>
                <w:color w:val="000000"/>
                <w:sz w:val="18"/>
                <w:szCs w:val="18"/>
                <w:lang w:eastAsia="zh-TW"/>
              </w:rPr>
              <w:t>topic-week</w:t>
            </w:r>
          </w:p>
        </w:tc>
        <w:tc>
          <w:tcPr>
            <w:tcW w:w="2931" w:type="dxa"/>
            <w:tcMar>
              <w:left w:w="0" w:type="dxa"/>
              <w:right w:w="0" w:type="dxa"/>
            </w:tcMar>
            <w:vAlign w:val="center"/>
            <w:hideMark/>
          </w:tcPr>
          <w:p w14:paraId="03F714B5" w14:textId="76D3993A" w:rsidR="00B25774" w:rsidRPr="0022223D" w:rsidRDefault="00B25774" w:rsidP="005C79A5">
            <w:pPr>
              <w:rPr>
                <w:rFonts w:eastAsia="DengXian"/>
                <w:color w:val="000000"/>
                <w:sz w:val="18"/>
                <w:szCs w:val="18"/>
                <w:lang w:eastAsia="zh-TW"/>
              </w:rPr>
            </w:pPr>
            <w:r w:rsidRPr="0022223D">
              <w:rPr>
                <w:rFonts w:eastAsia="DengXian"/>
                <w:color w:val="000000"/>
                <w:sz w:val="18"/>
                <w:szCs w:val="18"/>
                <w:lang w:eastAsia="zh-TW"/>
              </w:rP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questions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 xml:space="preserve">answers; </w:t>
            </w:r>
            <w:r w:rsidR="008343D3" w:rsidRPr="0022223D">
              <w:rPr>
                <w:rFonts w:eastAsia="DengXian"/>
                <w:color w:val="000000"/>
                <w:sz w:val="18"/>
                <w:szCs w:val="18"/>
                <w:lang w:eastAsia="zh-TW"/>
              </w:rPr>
              <w:t>i</w:t>
            </w:r>
            <w:r w:rsidRPr="0022223D">
              <w:rPr>
                <w:rFonts w:eastAsia="DengXian"/>
                <w:color w:val="000000"/>
                <w:sz w:val="18"/>
                <w:szCs w:val="18"/>
                <w:lang w:eastAsia="zh-TW"/>
              </w:rPr>
              <w:t>ncrease</w:t>
            </w:r>
            <w:r w:rsidRPr="0022223D">
              <w:rPr>
                <w:rFonts w:eastAsia="DengXian"/>
                <w:color w:val="000000"/>
                <w:sz w:val="18"/>
                <w:szCs w:val="18"/>
                <w:lang w:eastAsia="zh-TW"/>
              </w:rPr>
              <w:br/>
              <w:t>acceptance ratio of answers</w:t>
            </w:r>
            <w:r w:rsidRPr="0022223D">
              <w:rPr>
                <w:rFonts w:eastAsia="DengXian"/>
                <w:color w:val="000000"/>
                <w:sz w:val="18"/>
                <w:szCs w:val="18"/>
                <w:lang w:eastAsia="zh-TW"/>
              </w:rPr>
              <w:br/>
              <w:t xml:space="preserve">Increase # </w:t>
            </w:r>
            <w:r w:rsidR="004B40A3" w:rsidRPr="0022223D">
              <w:rPr>
                <w:rFonts w:eastAsia="DengXian"/>
                <w:color w:val="000000"/>
                <w:sz w:val="18"/>
                <w:szCs w:val="18"/>
                <w:lang w:eastAsia="zh-TW"/>
              </w:rPr>
              <w:t xml:space="preserve">of </w:t>
            </w:r>
            <w:r w:rsidRPr="0022223D">
              <w:rPr>
                <w:rFonts w:eastAsia="DengXian"/>
                <w:color w:val="000000"/>
                <w:sz w:val="18"/>
                <w:szCs w:val="18"/>
                <w:lang w:eastAsia="zh-TW"/>
              </w:rPr>
              <w:t>views</w:t>
            </w:r>
          </w:p>
        </w:tc>
      </w:tr>
    </w:tbl>
    <w:p w14:paraId="1657AD19" w14:textId="77777777" w:rsidR="00F40939" w:rsidRPr="0022223D" w:rsidRDefault="00F40939" w:rsidP="00D26DA2">
      <w:pPr>
        <w:pStyle w:val="Notes"/>
        <w:rPr>
          <w:lang w:eastAsia="zh-TW"/>
        </w:rPr>
        <w:sectPr w:rsidR="00F40939" w:rsidRPr="0022223D" w:rsidSect="00F40939">
          <w:pgSz w:w="15840" w:h="12240" w:orient="landscape" w:code="1"/>
          <w:pgMar w:top="1440" w:right="1440" w:bottom="1440" w:left="1440" w:header="720" w:footer="288" w:gutter="0"/>
          <w:cols w:space="720"/>
          <w:docGrid w:linePitch="299"/>
        </w:sectPr>
      </w:pPr>
    </w:p>
    <w:p w14:paraId="008666AD" w14:textId="7BA95FA6" w:rsidR="001E2EB1" w:rsidRPr="0022223D" w:rsidRDefault="001E2EB1" w:rsidP="001E2EB1">
      <w:pPr>
        <w:pStyle w:val="Paragraph0"/>
      </w:pPr>
      <w:r w:rsidRPr="0022223D">
        <w:rPr>
          <w:lang w:eastAsia="zh-TW"/>
        </w:rPr>
        <w:lastRenderedPageBreak/>
        <w:t xml:space="preserve">This gap is significant because internal GenAI creates fundamentally different dynamics than external GenAI. External GenAI competes with platforms for questioners’ attention and diverts questions away. External GenAI influences platform content indirectly: human answerers may incorporate AI-generated content but obscure its source, making AI contributions unobservable. Internal GenAI creates direct, observable competition </w:t>
      </w:r>
      <w:r w:rsidR="00246B64" w:rsidRPr="0022223D">
        <w:rPr>
          <w:lang w:eastAsia="zh-TW"/>
        </w:rPr>
        <w:t xml:space="preserve">on supply </w:t>
      </w:r>
      <w:r w:rsidRPr="0022223D">
        <w:rPr>
          <w:lang w:eastAsia="zh-TW"/>
        </w:rPr>
        <w:t xml:space="preserve">between explicitly labeled AI </w:t>
      </w:r>
      <w:r w:rsidR="00CF4BEE" w:rsidRPr="0022223D">
        <w:rPr>
          <w:lang w:eastAsia="zh-TW"/>
        </w:rPr>
        <w:t xml:space="preserve">responses </w:t>
      </w:r>
      <w:r w:rsidRPr="0022223D">
        <w:rPr>
          <w:lang w:eastAsia="zh-TW"/>
        </w:rPr>
        <w:t>and human answerers within the platform. This transparency allows us to examine the distinct effects of answer content and answerer identity (human versus AI) on user behavior when AI contributions are clearly identified. As organizations integrate GenAI while users maintain access to external AI, understanding how visible, platform-integrated AI affects human contributors becomes increasingly important for community sustainability. Our research addresses this gap by investigating how internal GenAI (on top of existing external GenAI availability) affects human answer supply and recogni</w:t>
      </w:r>
      <w:r w:rsidRPr="0022223D">
        <w:t>tion mechanisms.</w:t>
      </w:r>
    </w:p>
    <w:p w14:paraId="5A63D016" w14:textId="1A72B8E1" w:rsidR="001055A6" w:rsidRPr="0022223D" w:rsidRDefault="001055A6" w:rsidP="00A86F82">
      <w:pPr>
        <w:pStyle w:val="Paragraph0"/>
      </w:pPr>
      <w:r w:rsidRPr="0022223D">
        <w:t xml:space="preserve">To date, only </w:t>
      </w:r>
      <w:r w:rsidR="00944CB6" w:rsidRPr="0022223D">
        <w:fldChar w:fldCharType="begin"/>
      </w:r>
      <w:r w:rsidR="006E796B">
        <w:instrText xml:space="preserve"> ADDIN ZOTERO_ITEM CSL_CITATION {"citationID":"jhebQ5xG","properties":{"formattedCitation":"(Su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944CB6" w:rsidRPr="0022223D">
        <w:fldChar w:fldCharType="separate"/>
      </w:r>
      <w:r w:rsidR="00944CB6" w:rsidRPr="0022223D">
        <w:t>Su et al. (2023)</w:t>
      </w:r>
      <w:r w:rsidR="00944CB6" w:rsidRPr="0022223D" w:rsidDel="009D0DA0">
        <w:t xml:space="preserve"> </w:t>
      </w:r>
      <w:r w:rsidR="00944CB6" w:rsidRPr="0022223D">
        <w:fldChar w:fldCharType="end"/>
      </w:r>
      <w:r w:rsidR="00CF4BEE" w:rsidRPr="0022223D">
        <w:t xml:space="preserve">has </w:t>
      </w:r>
      <w:r w:rsidRPr="0022223D">
        <w:t xml:space="preserve">directly addressed this issue. Their findings suggest potential positive effects of internal GenAI on user engagement, including increases in the number and length of human-generated answers and greater alignment between human and AI responses. However, their study differs substantially from ours in several critical </w:t>
      </w:r>
      <w:r w:rsidR="00CF4BEE" w:rsidRPr="0022223D">
        <w:t>ways.</w:t>
      </w:r>
    </w:p>
    <w:p w14:paraId="025CB0AE" w14:textId="1947E890" w:rsidR="005F5CF8" w:rsidRPr="0022223D" w:rsidRDefault="005F5CF8" w:rsidP="00A86F82">
      <w:pPr>
        <w:pStyle w:val="Paragraph0"/>
      </w:pPr>
      <w:r w:rsidRPr="0022223D">
        <w:t xml:space="preserve">First, </w:t>
      </w:r>
      <w:r w:rsidR="004D4E7E" w:rsidRPr="0022223D">
        <w:t>the two</w:t>
      </w:r>
      <w:r w:rsidRPr="0022223D">
        <w:t xml:space="preserve"> studies differ in platform and user characteristics. </w:t>
      </w:r>
      <w:r w:rsidR="00482A0C" w:rsidRPr="0022223D">
        <w:fldChar w:fldCharType="begin"/>
      </w:r>
      <w:r w:rsidR="006E796B">
        <w:instrText xml:space="preserve"> ADDIN ZOTERO_ITEM CSL_CITATION {"citationID":"o2ECu1R0","properties":{"formattedCitation":"(Su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482A0C" w:rsidRPr="0022223D">
        <w:fldChar w:fldCharType="separate"/>
      </w:r>
      <w:r w:rsidR="00482A0C" w:rsidRPr="0022223D">
        <w:t>Su et al. (2023)</w:t>
      </w:r>
      <w:r w:rsidR="00482A0C" w:rsidRPr="0022223D" w:rsidDel="009D0DA0">
        <w:t xml:space="preserve"> </w:t>
      </w:r>
      <w:r w:rsidR="00482A0C" w:rsidRPr="0022223D">
        <w:fldChar w:fldCharType="end"/>
      </w:r>
      <w:r w:rsidR="004D4E7E" w:rsidRPr="0022223D">
        <w:t>examine</w:t>
      </w:r>
      <w:r w:rsidRPr="0022223D">
        <w:t xml:space="preserve"> Quora’s implementation of Sage, a platform </w:t>
      </w:r>
      <w:r w:rsidR="004D4E7E" w:rsidRPr="0022223D">
        <w:t>characterized by</w:t>
      </w:r>
      <w:r w:rsidRPr="0022223D">
        <w:t xml:space="preserve"> diverse content spanning philosophy, personal advice, and cultural discussions. This heterogeneity </w:t>
      </w:r>
      <w:r w:rsidR="004D4E7E" w:rsidRPr="0022223D">
        <w:t>fosters</w:t>
      </w:r>
      <w:r w:rsidRPr="0022223D">
        <w:t xml:space="preserve"> natural complementarities where AI provides factual baselines while humans contribute experiential insights. </w:t>
      </w:r>
      <w:r w:rsidR="00BF617B" w:rsidRPr="0022223D">
        <w:t>Quora</w:t>
      </w:r>
      <w:r w:rsidR="005161AB" w:rsidRPr="0022223D">
        <w:t>’</w:t>
      </w:r>
      <w:r w:rsidR="00BF617B" w:rsidRPr="0022223D">
        <w:t xml:space="preserve">s user base is notably diverse, </w:t>
      </w:r>
      <w:r w:rsidR="00CF4BEE" w:rsidRPr="0022223D">
        <w:t xml:space="preserve">ranging from </w:t>
      </w:r>
      <w:r w:rsidR="00BF617B" w:rsidRPr="0022223D">
        <w:t xml:space="preserve">casual users seeking entertainment </w:t>
      </w:r>
      <w:r w:rsidR="00CF4BEE" w:rsidRPr="0022223D">
        <w:t xml:space="preserve">to </w:t>
      </w:r>
      <w:r w:rsidR="00BF617B" w:rsidRPr="0022223D">
        <w:t xml:space="preserve">experts sharing personal experiences across various domains. The value </w:t>
      </w:r>
      <w:r w:rsidR="00537762" w:rsidRPr="0022223D">
        <w:t>of human contributions</w:t>
      </w:r>
      <w:r w:rsidR="00BF617B" w:rsidRPr="0022223D">
        <w:t xml:space="preserve"> often lies in subjective interpretation and lived experiences that AI cannot easily replicate. </w:t>
      </w:r>
      <w:r w:rsidRPr="0022223D">
        <w:t xml:space="preserve">In </w:t>
      </w:r>
      <w:r w:rsidRPr="0022223D">
        <w:lastRenderedPageBreak/>
        <w:t xml:space="preserve">contrast, our </w:t>
      </w:r>
      <w:r w:rsidR="0045651A" w:rsidRPr="0022223D">
        <w:t xml:space="preserve">online </w:t>
      </w:r>
      <w:r w:rsidRPr="0022223D">
        <w:t xml:space="preserve">technical Q&amp;A community comprises primarily IT professionals addressing objective, verifiable problems where AI capabilities </w:t>
      </w:r>
      <w:r w:rsidR="00537762" w:rsidRPr="0022223D">
        <w:t xml:space="preserve">can </w:t>
      </w:r>
      <w:r w:rsidRPr="0022223D">
        <w:t>compete with human expertise.</w:t>
      </w:r>
      <w:r w:rsidR="005161AB" w:rsidRPr="0022223D">
        <w:t xml:space="preserve"> In technical domains, the value of contributions is </w:t>
      </w:r>
      <w:r w:rsidR="00537762" w:rsidRPr="0022223D">
        <w:t>evaluated</w:t>
      </w:r>
      <w:r w:rsidR="005161AB" w:rsidRPr="0022223D">
        <w:t xml:space="preserve"> primarily </w:t>
      </w:r>
      <w:r w:rsidR="00537762" w:rsidRPr="0022223D">
        <w:t>on</w:t>
      </w:r>
      <w:r w:rsidR="005161AB" w:rsidRPr="0022223D">
        <w:t xml:space="preserve"> correctness and efficiency rather than narrative depth. This fundamental difference substantially shapes how AI presence affects </w:t>
      </w:r>
      <w:r w:rsidR="00537762" w:rsidRPr="0022223D">
        <w:t xml:space="preserve">incentives for </w:t>
      </w:r>
      <w:r w:rsidR="005161AB" w:rsidRPr="0022223D">
        <w:t>human contributio</w:t>
      </w:r>
      <w:r w:rsidR="00537762" w:rsidRPr="0022223D">
        <w:t>n</w:t>
      </w:r>
      <w:r w:rsidR="005161AB" w:rsidRPr="0022223D">
        <w:t>.</w:t>
      </w:r>
    </w:p>
    <w:p w14:paraId="4DC9B699" w14:textId="76381A21" w:rsidR="000F53CF" w:rsidRPr="0022223D" w:rsidRDefault="005F5CF8" w:rsidP="00EB4B15">
      <w:pPr>
        <w:pStyle w:val="Paragraph0"/>
        <w:widowControl w:val="0"/>
        <w:ind w:firstLine="533"/>
      </w:pPr>
      <w:r w:rsidRPr="0022223D">
        <w:t xml:space="preserve">Second, internal AI plays different roles </w:t>
      </w:r>
      <w:r w:rsidR="00CF4BEE" w:rsidRPr="0022223D">
        <w:t xml:space="preserve">with </w:t>
      </w:r>
      <w:r w:rsidR="00537762" w:rsidRPr="0022223D">
        <w:t>regard</w:t>
      </w:r>
      <w:r w:rsidR="00CF4BEE" w:rsidRPr="0022223D">
        <w:t xml:space="preserve"> to</w:t>
      </w:r>
      <w:r w:rsidR="00537762" w:rsidRPr="0022223D">
        <w:t xml:space="preserve"> timing and competition</w:t>
      </w:r>
      <w:r w:rsidR="00CF4BEE" w:rsidRPr="0022223D">
        <w:t xml:space="preserve"> in the two research contexts</w:t>
      </w:r>
      <w:r w:rsidRPr="0022223D">
        <w:t xml:space="preserve">. In </w:t>
      </w:r>
      <w:r w:rsidR="00D83FFD" w:rsidRPr="0022223D">
        <w:fldChar w:fldCharType="begin"/>
      </w:r>
      <w:r w:rsidR="006E796B">
        <w:instrText xml:space="preserve"> ADDIN ZOTERO_ITEM CSL_CITATION {"citationID":"v4xlFB6R","properties":{"formattedCitation":"(Su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D83FFD" w:rsidRPr="0022223D">
        <w:fldChar w:fldCharType="separate"/>
      </w:r>
      <w:r w:rsidR="00D83FFD" w:rsidRPr="0022223D">
        <w:t>Su et al. (2023)</w:t>
      </w:r>
      <w:r w:rsidR="00D83FFD" w:rsidRPr="0022223D">
        <w:fldChar w:fldCharType="end"/>
      </w:r>
      <w:r w:rsidRPr="0022223D">
        <w:t xml:space="preserve">, AI-generated answers arrive approximately three months after </w:t>
      </w:r>
      <w:r w:rsidR="00537762" w:rsidRPr="0022223D">
        <w:t>a question is posted. In this context, AI functions as a delayed supplement that may reactivate dormant discussions, prompting additional reflection among participants after human discourse has already unfolded. In contrast, our setting</w:t>
      </w:r>
      <w:r w:rsidRPr="0022223D">
        <w:t xml:space="preserve"> features near-instantaneous AI responses</w:t>
      </w:r>
      <w:r w:rsidR="00495BB1" w:rsidRPr="0022223D">
        <w:t xml:space="preserve">. Here, AI acts as the initial responder, </w:t>
      </w:r>
      <w:r w:rsidRPr="0022223D">
        <w:t>potentially preempting human contributions.</w:t>
      </w:r>
      <w:r w:rsidR="004244C2" w:rsidRPr="0022223D">
        <w:t xml:space="preserve"> When users encounter a question that has</w:t>
      </w:r>
      <w:r w:rsidR="00495BB1" w:rsidRPr="0022223D">
        <w:t xml:space="preserve"> already received</w:t>
      </w:r>
      <w:r w:rsidR="004244C2" w:rsidRPr="0022223D">
        <w:t xml:space="preserve"> an </w:t>
      </w:r>
      <w:r w:rsidR="00495BB1" w:rsidRPr="0022223D">
        <w:t xml:space="preserve">immediate </w:t>
      </w:r>
      <w:r w:rsidR="004244C2" w:rsidRPr="0022223D">
        <w:t>AI-generated answer, the question may appear</w:t>
      </w:r>
      <w:r w:rsidR="005C65A6" w:rsidRPr="0022223D">
        <w:t xml:space="preserve"> to</w:t>
      </w:r>
      <w:r w:rsidR="004244C2" w:rsidRPr="0022223D">
        <w:t xml:space="preserve"> already </w:t>
      </w:r>
      <w:r w:rsidR="005C65A6" w:rsidRPr="0022223D">
        <w:t xml:space="preserve">be </w:t>
      </w:r>
      <w:r w:rsidR="004244C2" w:rsidRPr="0022223D">
        <w:t xml:space="preserve">addressed, </w:t>
      </w:r>
      <w:r w:rsidR="005C65A6" w:rsidRPr="0022223D">
        <w:t xml:space="preserve">and </w:t>
      </w:r>
      <w:r w:rsidR="00495BB1" w:rsidRPr="0022223D">
        <w:t>the</w:t>
      </w:r>
      <w:r w:rsidR="004244C2" w:rsidRPr="0022223D">
        <w:t xml:space="preserve"> perceived urgency </w:t>
      </w:r>
      <w:r w:rsidR="00FD4BBD" w:rsidRPr="0022223D">
        <w:t xml:space="preserve">of </w:t>
      </w:r>
      <w:r w:rsidR="004244C2" w:rsidRPr="0022223D">
        <w:t>human contribution</w:t>
      </w:r>
      <w:r w:rsidR="00495BB1" w:rsidRPr="0022223D">
        <w:t xml:space="preserve"> may diminish</w:t>
      </w:r>
      <w:r w:rsidR="004244C2" w:rsidRPr="0022223D">
        <w:t xml:space="preserve">. </w:t>
      </w:r>
      <w:r w:rsidR="000F53CF" w:rsidRPr="0022223D">
        <w:t xml:space="preserve">This difference in timing fundamentally </w:t>
      </w:r>
      <w:r w:rsidR="00495BB1" w:rsidRPr="0022223D">
        <w:t>re</w:t>
      </w:r>
      <w:r w:rsidR="000F53CF" w:rsidRPr="0022223D">
        <w:t xml:space="preserve">shapes the </w:t>
      </w:r>
      <w:r w:rsidR="00495BB1" w:rsidRPr="0022223D">
        <w:t xml:space="preserve">nature of community interaction: in our setting, </w:t>
      </w:r>
      <w:r w:rsidR="000F53CF" w:rsidRPr="0022223D">
        <w:t xml:space="preserve">AI </w:t>
      </w:r>
      <w:r w:rsidR="00495BB1" w:rsidRPr="0022223D">
        <w:t>is</w:t>
      </w:r>
      <w:r w:rsidR="000F53CF" w:rsidRPr="0022223D">
        <w:t xml:space="preserve"> a direct competitor for </w:t>
      </w:r>
      <w:r w:rsidR="00495BB1" w:rsidRPr="0022223D">
        <w:t xml:space="preserve">the </w:t>
      </w:r>
      <w:r w:rsidR="000F53CF" w:rsidRPr="0022223D">
        <w:t xml:space="preserve">initial response, </w:t>
      </w:r>
      <w:r w:rsidR="00D414E1" w:rsidRPr="0022223D">
        <w:t>whereas</w:t>
      </w:r>
      <w:r w:rsidR="00495BB1" w:rsidRPr="0022223D">
        <w:t xml:space="preserve"> in Su et al. (2023), it serves as a retrospective addition</w:t>
      </w:r>
      <w:r w:rsidR="000F53CF" w:rsidRPr="0022223D">
        <w:t xml:space="preserve"> to established discussions.</w:t>
      </w:r>
    </w:p>
    <w:p w14:paraId="5728E470" w14:textId="2BC6F19C" w:rsidR="009A08C5" w:rsidRPr="0022223D" w:rsidRDefault="009A08C5" w:rsidP="009A08C5">
      <w:pPr>
        <w:pStyle w:val="Paragraph0"/>
      </w:pPr>
      <w:r w:rsidRPr="0022223D">
        <w:t>These differences suggest that the effect of internal GenAI</w:t>
      </w:r>
      <w:r w:rsidR="005F5CF8" w:rsidRPr="0022223D">
        <w:t xml:space="preserve"> </w:t>
      </w:r>
      <w:r w:rsidRPr="0022223D">
        <w:t xml:space="preserve">may be highly contingent on platform design, user composition, and implementation strategies. While </w:t>
      </w:r>
      <w:r w:rsidR="00FF55A9" w:rsidRPr="0022223D">
        <w:fldChar w:fldCharType="begin"/>
      </w:r>
      <w:r w:rsidR="006E796B">
        <w:instrText xml:space="preserve"> ADDIN ZOTERO_ITEM CSL_CITATION {"citationID":"5sg1lwbi","properties":{"formattedCitation":"(Su et al., 2023)","plainCitation":"(Su et al., 2023)","dontUpdate":true,"noteIndex":0},"citationItems":[{"id":"xILCbqsa/U4kFLBRK","uris":["http://zotero.org/users/8905122/items/D4WKD69L"],"itemData":{"id":368,"type":"article","abstract":"Generative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w:instrText>
      </w:r>
      <w:r w:rsidR="006E796B">
        <w:rPr>
          <w:rFonts w:hint="eastAsia"/>
        </w:rPr>
        <w:instrText>o motivate human participation in knowledge generation and dissemination, adding to the burgeoning body of work on how generative AI influences human knowledge sharing.\n\n</w:instrText>
      </w:r>
      <w:r w:rsidR="006E796B">
        <w:rPr>
          <w:rFonts w:hint="eastAsia"/>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6E796B">
        <w:instrText>","DOI":"10.2139/ssrn.4628786","event-place":"Rochester, NY","genre":"SSRN Scholarly Paper","language":"en","license":"</w:instrText>
      </w:r>
      <w:r w:rsidR="006E796B">
        <w:rPr>
          <w:rFonts w:ascii="Segoe UI Emoji" w:hAnsi="Segoe UI Emoji" w:cs="Segoe UI Emoji"/>
        </w:rPr>
        <w:instrText>⭐⭐⭐⭐⭐</w:instrText>
      </w:r>
      <w:r w:rsidR="006E796B">
        <w:instrText>","note":"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/reading</w:instrText>
      </w:r>
      <w:r w:rsidR="006E796B">
        <w:rPr>
          <w:rFonts w:hint="eastAsia"/>
        </w:rPr>
        <w:instrText>、</w:instrText>
      </w:r>
      <w:r w:rsidR="006E796B">
        <w:instrText>randomized experiment</w:instrText>
      </w:r>
      <w:r w:rsidR="006E796B">
        <w:rPr>
          <w:rFonts w:hint="eastAsia"/>
        </w:rPr>
        <w:instrText>、</w:instrText>
      </w:r>
      <w:r w:rsidR="006E796B">
        <w:instrText>knowledge sharing</w:instrText>
      </w:r>
      <w:r w:rsidR="006E796B">
        <w:rPr>
          <w:rFonts w:hint="eastAsia"/>
        </w:rPr>
        <w:instrText>、</w:instrText>
      </w:r>
      <w:r w:rsidR="006E796B">
        <w:instrText>Q&amp;A platform</w:instrText>
      </w:r>
      <w:r w:rsidR="006E796B">
        <w:rPr>
          <w:rFonts w:hint="eastAsia"/>
        </w:rPr>
        <w:instrText>、</w:instrText>
      </w:r>
      <w:r w:rsidR="006E796B">
        <w:instrText>natural experiment</w:instrText>
      </w:r>
      <w:r w:rsidR="006E796B">
        <w:rPr>
          <w:rFonts w:hint="eastAsia"/>
        </w:rPr>
        <w:instrText>、</w:instrText>
      </w:r>
      <w:r w:rsidR="006E796B">
        <w:instrText>generative AI</w:instrText>
      </w:r>
      <w:r w:rsidR="006E796B">
        <w:rPr>
          <w:rFonts w:hint="eastAsia"/>
        </w:rPr>
        <w:instrText>、</w:instrText>
      </w:r>
      <w:r w:rsidR="006E796B">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FF55A9" w:rsidRPr="0022223D">
        <w:fldChar w:fldCharType="separate"/>
      </w:r>
      <w:r w:rsidR="00FF55A9" w:rsidRPr="0022223D">
        <w:t>Su et al.</w:t>
      </w:r>
      <w:r w:rsidR="0037499A" w:rsidRPr="0022223D">
        <w:t>’</w:t>
      </w:r>
      <w:r w:rsidR="005C65A6" w:rsidRPr="0022223D">
        <w:t>s</w:t>
      </w:r>
      <w:r w:rsidR="00FF55A9" w:rsidRPr="0022223D">
        <w:t xml:space="preserve"> (2023)</w:t>
      </w:r>
      <w:r w:rsidR="00FF55A9"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3F530575" w14:textId="125418BC" w:rsidR="00DA0533" w:rsidRPr="0022223D" w:rsidRDefault="00DA0533" w:rsidP="0057336B">
      <w:pPr>
        <w:pStyle w:val="Heading1"/>
        <w:rPr>
          <w:ins w:id="130" w:author="Xin Li" w:date="2026-03-16T14:00:00Z" w16du:dateUtc="2026-03-16T06:00:00Z"/>
        </w:rPr>
      </w:pPr>
      <w:r w:rsidRPr="0022223D">
        <w:lastRenderedPageBreak/>
        <w:t>Theoretical Development</w:t>
      </w:r>
    </w:p>
    <w:p w14:paraId="111367B9" w14:textId="54B184BF" w:rsidR="00073462" w:rsidRDefault="00F11598" w:rsidP="00073462">
      <w:pPr>
        <w:jc w:val="center"/>
        <w:rPr>
          <w:ins w:id="131" w:author="Xin Li" w:date="2026-05-11T09:52:00Z" w16du:dateUtc="2026-05-11T01:52:00Z"/>
        </w:rPr>
      </w:pPr>
      <w:ins w:id="132" w:author="Xin Li" w:date="2026-05-11T09:58:00Z" w16du:dateUtc="2026-05-11T01:58:00Z">
        <w:r>
          <w:rPr>
            <w:noProof/>
          </w:rPr>
          <w:drawing>
            <wp:inline distT="0" distB="0" distL="0" distR="0" wp14:anchorId="45D625FE" wp14:editId="3AD19EEC">
              <wp:extent cx="5486400" cy="1882472"/>
              <wp:effectExtent l="0" t="0" r="0" b="3810"/>
              <wp:docPr id="7347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1882472"/>
                      </a:xfrm>
                      <a:prstGeom prst="rect">
                        <a:avLst/>
                      </a:prstGeom>
                      <a:noFill/>
                    </pic:spPr>
                  </pic:pic>
                </a:graphicData>
              </a:graphic>
            </wp:inline>
          </w:drawing>
        </w:r>
      </w:ins>
    </w:p>
    <w:p w14:paraId="5A379F07" w14:textId="57BB4FBA" w:rsidR="00F11598" w:rsidRPr="0022223D" w:rsidRDefault="0009022B" w:rsidP="00073462">
      <w:pPr>
        <w:jc w:val="center"/>
        <w:rPr>
          <w:ins w:id="133" w:author="Xin Li" w:date="2026-03-16T14:03:00Z" w16du:dateUtc="2026-03-16T06:03:00Z"/>
        </w:rPr>
      </w:pPr>
      <w:ins w:id="134" w:author="Xin Li" w:date="2026-05-11T11:01:00Z" w16du:dateUtc="2026-05-11T03:01:00Z">
        <w:r>
          <w:rPr>
            <w:noProof/>
          </w:rPr>
          <w:drawing>
            <wp:inline distT="0" distB="0" distL="0" distR="0" wp14:anchorId="44D7A213" wp14:editId="6E371DD2">
              <wp:extent cx="4572000" cy="2209128"/>
              <wp:effectExtent l="0" t="0" r="0" b="0"/>
              <wp:docPr id="1461426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0" cy="2209128"/>
                      </a:xfrm>
                      <a:prstGeom prst="rect">
                        <a:avLst/>
                      </a:prstGeom>
                      <a:noFill/>
                    </pic:spPr>
                  </pic:pic>
                </a:graphicData>
              </a:graphic>
            </wp:inline>
          </w:drawing>
        </w:r>
      </w:ins>
    </w:p>
    <w:p w14:paraId="16646481" w14:textId="00B425D2" w:rsidR="004D1EF0" w:rsidRPr="003D40BF" w:rsidRDefault="004D1EF0" w:rsidP="004D1EF0">
      <w:pPr>
        <w:spacing w:line="480" w:lineRule="auto"/>
        <w:jc w:val="center"/>
        <w:rPr>
          <w:ins w:id="135" w:author="Xin Li" w:date="2026-03-16T14:43:00Z" w16du:dateUtc="2026-03-16T06:43:00Z"/>
          <w:rFonts w:eastAsiaTheme="minorEastAsia" w:hint="eastAsia"/>
          <w:rPrChange w:id="136" w:author="Xin Li" w:date="2026-05-11T10:06:00Z" w16du:dateUtc="2026-05-11T02:06:00Z">
            <w:rPr>
              <w:ins w:id="137" w:author="Xin Li" w:date="2026-03-16T14:43:00Z" w16du:dateUtc="2026-03-16T06:43:00Z"/>
            </w:rPr>
          </w:rPrChange>
        </w:rPr>
      </w:pPr>
      <w:ins w:id="138" w:author="Xin Li" w:date="2026-03-16T14:03:00Z" w16du:dateUtc="2026-03-16T06:03:00Z">
        <w:r w:rsidRPr="0022223D">
          <w:t xml:space="preserve">Figure </w:t>
        </w:r>
      </w:ins>
      <w:ins w:id="139" w:author="Xin Li" w:date="2026-05-11T11:10:00Z" w16du:dateUtc="2026-05-11T03:10:00Z">
        <w:r w:rsidR="00300190">
          <w:t>2</w:t>
        </w:r>
      </w:ins>
      <w:ins w:id="140" w:author="Xin Li" w:date="2026-03-16T14:03:00Z" w16du:dateUtc="2026-03-16T06:03:00Z">
        <w:r w:rsidRPr="0022223D">
          <w:t>.</w:t>
        </w:r>
      </w:ins>
      <w:ins w:id="141" w:author="Xin Li" w:date="2026-05-11T10:06:00Z" w16du:dateUtc="2026-05-11T02:06:00Z">
        <w:r w:rsidR="003D40BF">
          <w:rPr>
            <w:rFonts w:eastAsiaTheme="minorEastAsia" w:hint="eastAsia"/>
          </w:rPr>
          <w:t xml:space="preserve"> </w:t>
        </w:r>
        <w:r w:rsidR="003D40BF">
          <w:rPr>
            <w:rFonts w:eastAsiaTheme="minorEastAsia"/>
          </w:rPr>
          <w:t>Conceptual Framework</w:t>
        </w:r>
      </w:ins>
    </w:p>
    <w:p w14:paraId="07B6181B" w14:textId="38EAB733" w:rsidR="003D40BF" w:rsidRDefault="00B96286" w:rsidP="006B6F37">
      <w:pPr>
        <w:pStyle w:val="Paragraph0"/>
        <w:rPr>
          <w:ins w:id="142" w:author="Xin Li" w:date="2026-05-11T10:07:00Z" w16du:dateUtc="2026-05-11T02:07:00Z"/>
        </w:rPr>
        <w:pPrChange w:id="143" w:author="Xin Li" w:date="2026-05-11T10:13:00Z" w16du:dateUtc="2026-05-11T02:13:00Z">
          <w:pPr>
            <w:pStyle w:val="Paragraph0"/>
            <w:widowControl w:val="0"/>
            <w:ind w:firstLine="0"/>
          </w:pPr>
        </w:pPrChange>
      </w:pPr>
      <w:ins w:id="144" w:author="Xin Li" w:date="2026-04-11T14:44:00Z" w16du:dateUtc="2026-04-11T06:44:00Z">
        <w:r>
          <w:t xml:space="preserve">Let’s assume </w:t>
        </w:r>
      </w:ins>
      <w:ins w:id="145" w:author="Xin Li" w:date="2026-04-11T14:46:00Z" w16du:dateUtc="2026-04-11T06:46:00Z">
        <w:r>
          <w:t xml:space="preserve">there is a sequence of users randomly arrive to a question. Each </w:t>
        </w:r>
      </w:ins>
      <w:ins w:id="146" w:author="Xin Li" w:date="2026-04-11T14:47:00Z" w16du:dateUtc="2026-04-11T06:47:00Z">
        <w:r>
          <w:t xml:space="preserve">user makes two decisions: 1) whether to </w:t>
        </w:r>
      </w:ins>
      <w:ins w:id="147" w:author="Xin Li" w:date="2026-04-11T15:18:00Z" w16du:dateUtc="2026-04-11T07:18:00Z">
        <w:r w:rsidR="00AB04C4">
          <w:t>contribute</w:t>
        </w:r>
      </w:ins>
      <w:ins w:id="148" w:author="Xin Li" w:date="2026-04-11T14:47:00Z" w16du:dateUtc="2026-04-11T06:47:00Z">
        <w:r>
          <w:t xml:space="preserve">; 2) </w:t>
        </w:r>
      </w:ins>
      <w:ins w:id="149" w:author="Xin Li" w:date="2026-04-11T15:18:00Z" w16du:dateUtc="2026-04-11T07:18:00Z">
        <w:r w:rsidR="00AB04C4">
          <w:t>how to contribute</w:t>
        </w:r>
      </w:ins>
      <w:ins w:id="150" w:author="Xin Li" w:date="2026-04-11T14:48:00Z" w16du:dateUtc="2026-04-11T06:48:00Z">
        <w:r>
          <w:t xml:space="preserve">. </w:t>
        </w:r>
      </w:ins>
      <w:ins w:id="151" w:author="Xin Li" w:date="2026-05-11T10:01:00Z" w16du:dateUtc="2026-05-11T02:01:00Z">
        <w:r w:rsidR="00F11598">
          <w:t xml:space="preserve">Exongenous to </w:t>
        </w:r>
      </w:ins>
      <w:ins w:id="152" w:author="Xin Li" w:date="2026-05-11T10:03:00Z" w16du:dateUtc="2026-05-11T02:03:00Z">
        <w:r w:rsidR="003F23D2">
          <w:t xml:space="preserve">users’ decision, there is a </w:t>
        </w:r>
      </w:ins>
      <w:ins w:id="153" w:author="Xin Li" w:date="2026-04-11T14:49:00Z" w16du:dateUtc="2026-04-11T06:49:00Z">
        <w:r>
          <w:t xml:space="preserve">possibility of having </w:t>
        </w:r>
      </w:ins>
      <w:ins w:id="154" w:author="Xin Li" w:date="2026-04-11T14:47:00Z" w16du:dateUtc="2026-04-11T06:47:00Z">
        <w:r>
          <w:t xml:space="preserve">an internal GenAI </w:t>
        </w:r>
      </w:ins>
      <w:ins w:id="155" w:author="Xin Li" w:date="2026-04-11T14:49:00Z" w16du:dateUtc="2026-04-11T06:49:00Z">
        <w:r>
          <w:t>that generate an answer</w:t>
        </w:r>
      </w:ins>
      <w:ins w:id="156" w:author="Xin Li" w:date="2026-05-11T10:03:00Z" w16du:dateUtc="2026-05-11T02:03:00Z">
        <w:r w:rsidR="003F23D2">
          <w:t xml:space="preserve"> </w:t>
        </w:r>
        <w:r w:rsidR="003F23D2" w:rsidRPr="003D40BF">
          <w:t>right</w:t>
        </w:r>
        <w:r w:rsidR="003F23D2">
          <w:t xml:space="preserve"> after the </w:t>
        </w:r>
      </w:ins>
      <w:ins w:id="157" w:author="Xin Li" w:date="2026-05-11T10:04:00Z" w16du:dateUtc="2026-05-11T02:04:00Z">
        <w:r w:rsidR="003F23D2">
          <w:t xml:space="preserve">questions. </w:t>
        </w:r>
      </w:ins>
      <w:ins w:id="158" w:author="Xin Li" w:date="2026-04-11T14:54:00Z" w16du:dateUtc="2026-04-11T06:54:00Z">
        <w:r w:rsidR="008D1615">
          <w:t xml:space="preserve">Given </w:t>
        </w:r>
      </w:ins>
      <w:ins w:id="159" w:author="Xin Li" w:date="2026-04-11T14:55:00Z" w16du:dateUtc="2026-04-11T06:55:00Z">
        <w:r w:rsidR="008D1615">
          <w:t>existing answers, each user decide his potential return</w:t>
        </w:r>
      </w:ins>
      <w:ins w:id="160" w:author="Xin Li" w:date="2026-05-11T10:04:00Z" w16du:dateUtc="2026-05-11T02:04:00Z">
        <w:r w:rsidR="003F23D2">
          <w:t>, such as receiving an reward,</w:t>
        </w:r>
      </w:ins>
      <w:ins w:id="161" w:author="Xin Li" w:date="2026-04-11T14:55:00Z" w16du:dateUtc="2026-04-11T06:55:00Z">
        <w:r w:rsidR="008D1615">
          <w:t xml:space="preserve"> for a certain </w:t>
        </w:r>
      </w:ins>
      <w:ins w:id="162" w:author="Xin Li" w:date="2026-04-11T14:56:00Z" w16du:dateUtc="2026-04-11T06:56:00Z">
        <w:r w:rsidR="008D1615">
          <w:t xml:space="preserve">answer in mind, and assess </w:t>
        </w:r>
      </w:ins>
      <w:ins w:id="163" w:author="Xin Li" w:date="2026-05-11T10:07:00Z" w16du:dateUtc="2026-05-11T02:07:00Z">
        <w:r w:rsidR="003D40BF">
          <w:t>whether it worth the effort to post the answer.</w:t>
        </w:r>
      </w:ins>
      <w:ins w:id="164" w:author="Xin Li" w:date="2026-05-11T10:09:00Z" w16du:dateUtc="2026-05-11T02:09:00Z">
        <w:r w:rsidR="006A5F6C">
          <w:t xml:space="preserve"> </w:t>
        </w:r>
      </w:ins>
      <w:ins w:id="165" w:author="Xin Li" w:date="2026-04-11T14:57:00Z" w16du:dateUtc="2026-04-11T06:57:00Z">
        <w:r w:rsidR="008D1615">
          <w:t xml:space="preserve">If the </w:t>
        </w:r>
      </w:ins>
      <w:ins w:id="166" w:author="Xin Li" w:date="2026-05-11T10:07:00Z" w16du:dateUtc="2026-05-11T02:07:00Z">
        <w:r w:rsidR="003D40BF">
          <w:t xml:space="preserve">potential return </w:t>
        </w:r>
      </w:ins>
      <w:ins w:id="167" w:author="Xin Li" w:date="2026-04-11T14:57:00Z" w16du:dateUtc="2026-04-11T06:57:00Z">
        <w:r w:rsidR="008D1615">
          <w:t>is small, the user will not post an answer.</w:t>
        </w:r>
      </w:ins>
      <w:ins w:id="168" w:author="Xin Li" w:date="2026-05-11T10:09:00Z" w16du:dateUtc="2026-05-11T02:09:00Z">
        <w:r w:rsidR="006A5F6C">
          <w:t xml:space="preserve"> </w:t>
        </w:r>
        <w:r w:rsidR="006A5F6C">
          <w:t>O</w:t>
        </w:r>
        <w:r w:rsidR="006A5F6C">
          <w:t xml:space="preserve">nce one decided to contribute, she/he will face a different decision on how to contribute. </w:t>
        </w:r>
        <w:r w:rsidR="006A5F6C">
          <w:t>H</w:t>
        </w:r>
        <w:r w:rsidR="006A5F6C">
          <w:t xml:space="preserve">e will need to assess </w:t>
        </w:r>
        <w:r w:rsidR="006A5F6C">
          <w:t xml:space="preserve">how </w:t>
        </w:r>
        <w:r w:rsidR="006A5F6C">
          <w:t>his potential contribution</w:t>
        </w:r>
        <w:r w:rsidR="006A5F6C">
          <w:t xml:space="preserve"> will outperform the other answers </w:t>
        </w:r>
      </w:ins>
      <w:ins w:id="169" w:author="Xin Li" w:date="2026-05-11T10:11:00Z" w16du:dateUtc="2026-05-11T02:11:00Z">
        <w:r w:rsidR="006A5F6C">
          <w:t xml:space="preserve">to </w:t>
        </w:r>
      </w:ins>
      <w:ins w:id="170" w:author="Xin Li" w:date="2026-05-11T10:09:00Z" w16du:dateUtc="2026-05-11T02:09:00Z">
        <w:r w:rsidR="006A5F6C">
          <w:t>increase the potential re</w:t>
        </w:r>
      </w:ins>
      <w:ins w:id="171" w:author="Xin Li" w:date="2026-05-11T10:10:00Z" w16du:dateUtc="2026-05-11T02:10:00Z">
        <w:r w:rsidR="006A5F6C">
          <w:t xml:space="preserve">turn. </w:t>
        </w:r>
      </w:ins>
      <w:ins w:id="172" w:author="Xin Li" w:date="2026-05-11T10:11:00Z" w16du:dateUtc="2026-05-11T02:11:00Z">
        <w:r w:rsidR="006A5F6C">
          <w:t xml:space="preserve">In other words, he/she will need to </w:t>
        </w:r>
        <w:r w:rsidR="006A5F6C">
          <w:t>differentiate from prior answers</w:t>
        </w:r>
      </w:ins>
      <w:ins w:id="173" w:author="Xin Li" w:date="2026-05-11T10:12:00Z" w16du:dateUtc="2026-05-11T02:12:00Z">
        <w:r w:rsidR="006A5F6C">
          <w:t>.</w:t>
        </w:r>
      </w:ins>
      <w:ins w:id="174" w:author="Xin Li" w:date="2026-05-11T10:11:00Z" w16du:dateUtc="2026-05-11T02:11:00Z">
        <w:r w:rsidR="006A5F6C">
          <w:t xml:space="preserve"> </w:t>
        </w:r>
      </w:ins>
      <w:ins w:id="175" w:author="Xin Li" w:date="2026-05-11T10:10:00Z" w16du:dateUtc="2026-05-11T02:10:00Z">
        <w:r w:rsidR="006A5F6C">
          <w:t xml:space="preserve">In both </w:t>
        </w:r>
      </w:ins>
      <w:ins w:id="176" w:author="Xin Li" w:date="2026-05-11T10:12:00Z" w16du:dateUtc="2026-05-11T02:12:00Z">
        <w:r w:rsidR="006A5F6C">
          <w:t>participation and innovation decisions</w:t>
        </w:r>
      </w:ins>
      <w:ins w:id="177" w:author="Xin Li" w:date="2026-05-11T10:10:00Z" w16du:dateUtc="2026-05-11T02:10:00Z">
        <w:r w:rsidR="006A5F6C">
          <w:t>, human needs to compare their potential answer with existing human or AI answers</w:t>
        </w:r>
      </w:ins>
      <w:ins w:id="178" w:author="Xin Li" w:date="2026-05-11T10:12:00Z" w16du:dateUtc="2026-05-11T02:12:00Z">
        <w:r w:rsidR="006B6F37">
          <w:t xml:space="preserve">, </w:t>
        </w:r>
        <w:r w:rsidR="006B6F37">
          <w:lastRenderedPageBreak/>
          <w:t>where whether the pri</w:t>
        </w:r>
      </w:ins>
      <w:ins w:id="179" w:author="Xin Li" w:date="2026-05-11T10:13:00Z" w16du:dateUtc="2026-05-11T02:13:00Z">
        <w:r w:rsidR="006B6F37">
          <w:t>or answer is made by</w:t>
        </w:r>
      </w:ins>
      <w:ins w:id="180" w:author="Xin Li" w:date="2026-05-11T10:09:00Z" w16du:dateUtc="2026-05-11T02:09:00Z">
        <w:r w:rsidR="006A5F6C">
          <w:t xml:space="preserve"> human vs. AI</w:t>
        </w:r>
      </w:ins>
      <w:ins w:id="181" w:author="Xin Li" w:date="2026-05-11T10:13:00Z" w16du:dateUtc="2026-05-11T02:13:00Z">
        <w:r w:rsidR="006B6F37">
          <w:t xml:space="preserve"> may cauase a difference in human perception and in their decisions</w:t>
        </w:r>
      </w:ins>
      <w:ins w:id="182" w:author="Xin Li" w:date="2026-05-11T10:09:00Z" w16du:dateUtc="2026-05-11T02:09:00Z">
        <w:r w:rsidR="006A5F6C">
          <w:t xml:space="preserve">. </w:t>
        </w:r>
      </w:ins>
    </w:p>
    <w:p w14:paraId="4A968B64" w14:textId="000D7BDC" w:rsidR="003D40BF" w:rsidRPr="0022223D" w:rsidRDefault="003D40BF" w:rsidP="003D40BF">
      <w:pPr>
        <w:pStyle w:val="Heading2"/>
        <w:rPr>
          <w:ins w:id="183" w:author="Xin Li" w:date="2026-05-11T10:08:00Z" w16du:dateUtc="2026-05-11T02:08:00Z"/>
        </w:rPr>
      </w:pPr>
      <w:ins w:id="184" w:author="Xin Li" w:date="2026-05-11T10:08:00Z" w16du:dateUtc="2026-05-11T02:08:00Z">
        <w:r>
          <w:t>Answerer Participation</w:t>
        </w:r>
      </w:ins>
    </w:p>
    <w:p w14:paraId="6AF1A3D2" w14:textId="78800C4F" w:rsidR="002607CA" w:rsidRPr="0022223D" w:rsidDel="00057160" w:rsidRDefault="00761B5B">
      <w:pPr>
        <w:pStyle w:val="Paragraph0"/>
        <w:rPr>
          <w:del w:id="185" w:author="Xin Li" w:date="2026-03-16T14:54:00Z" w16du:dateUtc="2026-03-16T06:54:00Z"/>
        </w:rPr>
        <w:pPrChange w:id="186" w:author="Xin Li" w:date="2026-03-16T14:53:00Z" w16du:dateUtc="2026-03-16T06:53:00Z">
          <w:pPr>
            <w:pStyle w:val="Heading1"/>
          </w:pPr>
        </w:pPrChange>
      </w:pPr>
      <w:ins w:id="187" w:author="Xin Li" w:date="2026-05-11T10:43:00Z" w16du:dateUtc="2026-05-11T02:43:00Z">
        <w:r>
          <w:t>H</w:t>
        </w:r>
      </w:ins>
    </w:p>
    <w:p w14:paraId="191FF763" w14:textId="4282FBB6" w:rsidR="00FE702D" w:rsidRPr="0022223D" w:rsidDel="00057160" w:rsidRDefault="000311D4">
      <w:pPr>
        <w:pStyle w:val="Heading2"/>
        <w:ind w:firstLine="539"/>
        <w:rPr>
          <w:del w:id="188" w:author="Xin Li" w:date="2026-03-16T14:54:00Z" w16du:dateUtc="2026-03-16T06:54:00Z"/>
        </w:rPr>
        <w:pPrChange w:id="189" w:author="Xin Li" w:date="2026-03-16T14:54:00Z" w16du:dateUtc="2026-03-16T06:54:00Z">
          <w:pPr>
            <w:pStyle w:val="Heading2"/>
          </w:pPr>
        </w:pPrChange>
      </w:pPr>
      <w:del w:id="190" w:author="Xin Li" w:date="2026-03-16T14:44:00Z" w16du:dateUtc="2026-03-16T06:44:00Z">
        <w:r w:rsidRPr="0022223D" w:rsidDel="002607CA">
          <w:delText>The Impacts of Internal GenAI</w:delText>
        </w:r>
        <w:r w:rsidR="00FE702D" w:rsidRPr="0022223D" w:rsidDel="002607CA">
          <w:delText xml:space="preserve"> on Answer</w:delText>
        </w:r>
        <w:r w:rsidR="003954A5" w:rsidRPr="0022223D" w:rsidDel="002607CA">
          <w:rPr>
            <w:lang w:eastAsia="zh-CN"/>
          </w:rPr>
          <w:delText>ers</w:delText>
        </w:r>
      </w:del>
    </w:p>
    <w:p w14:paraId="4FAC8C8A" w14:textId="72CFD173" w:rsidR="003424FF" w:rsidRPr="0022223D" w:rsidDel="008D1615" w:rsidRDefault="003424FF" w:rsidP="00DA0B60">
      <w:pPr>
        <w:pStyle w:val="Paragraph0"/>
        <w:widowControl w:val="0"/>
        <w:ind w:firstLine="432"/>
        <w:rPr>
          <w:del w:id="191" w:author="Xin Li" w:date="2026-04-11T14:57:00Z" w16du:dateUtc="2026-04-11T06:57:00Z"/>
        </w:rPr>
      </w:pPr>
      <w:del w:id="192" w:author="Xin Li" w:date="2026-03-16T14:46:00Z" w16du:dateUtc="2026-03-16T06:46:00Z">
        <w:r w:rsidRPr="0022223D" w:rsidDel="002607CA">
          <w:delText xml:space="preserve">Prior studies demonstrate that technological interventions significantly impact participation in online communities </w:delText>
        </w:r>
        <w:r w:rsidR="004B6048" w:rsidRPr="0022223D" w:rsidDel="002607CA">
          <w:fldChar w:fldCharType="begin"/>
        </w:r>
        <w:r w:rsidR="004B6048" w:rsidRPr="008D1615" w:rsidDel="002607CA">
          <w:delInstrText xml:space="preserve"> ADDIN ZOTERO_ITEM CSL_CITATION {"citationID":"0FiIQAlV","properties":{"formattedCitation":"(Kraut et al. 2012)","plainCitation":"(Kraut et al. 2012)","noteIndex":0},"citationItems":[{"id":26494,"uris":["http://zotero.org/users/8905122/items/6LNE9MFQ"],"itemData":{"id":26494,"type":"book","abstract":"Online communities are among the most popular destinations on the Internet, but not all online communities are equally successful. For every flourishing Facebook, there is a moribund Friendster--not to mention the scores of smaller social networking sites that never attracted enough members to be viable. This book offers lessons from theory and empirical research in the social sciences that can help improve the design of online communities. The social sciences can tell us much about how to make online communities thrive, offering theories of individual motivation and human behavior that, properly interpreted, can inform particular design choices for online communities. The authors draw on the literature in psychology, economics, and other social sciences, as well as their own research, translating general findings into useful design claims. They explain, for example, how to encourage information contributions based on the theory of public goods, and how to build members' commitment based on theories of interpersonal bond formation. For each design claim, they offer supporting evidence from theory, experiments, or observational studies.The book focuses on five high-level design challenges: starting a new community, attracting new members, encouraging commitment, encouraging contribution, and regulating misbehavior and conflict. By organizing their presentation around these fundamental design features, the authors encourage practitioners to consider alternatives rather than simply adapting a feature seen on other sites.\n\n</w:delInstrText>
        </w:r>
        <w:r w:rsidR="004B6048" w:rsidRPr="008D1615" w:rsidDel="002607CA">
          <w:delInstrText>【摘要翻译】在线社区是互联网上最受欢迎的目的地之一，但并非所有的在线社区都同样成功。每一个繁荣的</w:delInstrText>
        </w:r>
        <w:r w:rsidR="004B6048" w:rsidRPr="008D1615" w:rsidDel="002607CA">
          <w:delInstrText xml:space="preserve"> Facebook</w:delInstrText>
        </w:r>
        <w:r w:rsidR="004B6048" w:rsidRPr="008D1615" w:rsidDel="002607CA">
          <w:delInstrText>，都有一个垂死的</w:delInstrText>
        </w:r>
        <w:r w:rsidR="004B6048" w:rsidRPr="008D1615" w:rsidDel="002607CA">
          <w:delInstrText xml:space="preserve"> Friendster —— </w:delInstrText>
        </w:r>
        <w:r w:rsidR="004B6048" w:rsidRPr="008D1615" w:rsidDel="002607CA">
          <w:delInstrText>更不用说那些从来没有吸引到足够用户的小型社交网站了。这本书从社会科学的理论和实证研究中提供了一些经验教训，可以帮助改进在线社区的设计。社会科学可以告诉我们很多关于如何使在线社区蓬勃发展，提供个人动机和人类行为的理论，适当的解释，可以为在线社区的特定设计选择提供信息。作者利用心理学、经济学和其他社会科学的文献，以及他们自己的研究，将一般的发现转化为有用的设计主张。例如，他们解释了如何在公共物品理论的基础上鼓励信息贡献，以及如何在人际关系形成理论的基础上建立成员的承诺。对于每一个设计主张，他们提供支持的证据，从理论，实验，或观察研究。这本书着重于五个高层次的设计挑战：</w:delInstrText>
        </w:r>
        <w:r w:rsidR="004B6048" w:rsidRPr="008D1615" w:rsidDel="002607CA">
          <w:delInstrText xml:space="preserve"> </w:delInstrText>
        </w:r>
        <w:r w:rsidR="004B6048" w:rsidRPr="008D1615" w:rsidDel="002607CA">
          <w:delInstrText>开始一个新的社区，吸引新的成员，鼓励承诺，鼓励贡献，以及规范不当行为和冲突。通过围绕这些基本设计特性组织他们的演示，作者鼓励从业者考虑替代方案，而不是简单地适应其他网站上看到的特性。</w:delInstrText>
        </w:r>
        <w:r w:rsidR="004B6048" w:rsidRPr="008D1615" w:rsidDel="002607CA">
          <w:delInstrText>","ISBN":"978-0-262-01657-5","language":"en","note":"</w:delInstrText>
        </w:r>
        <w:r w:rsidR="004B6048" w:rsidRPr="008D1615" w:rsidDel="002607CA">
          <w:rPr>
            <w:rFonts w:ascii="Segoe UI Emoji" w:hAnsi="Segoe UI Emoji" w:cs="Segoe UI Emoji"/>
          </w:rPr>
          <w:delInstrText>🏷️</w:delInstrText>
        </w:r>
        <w:r w:rsidR="004B6048" w:rsidRPr="008D1615" w:rsidDel="002607CA">
          <w:delInstrText xml:space="preserve"> /unread","number-of-pages":"312","publisher":"The MIT Press","source":"ACM Digital Library","title":"Building Successful Online Communities: Evidence-Based Social Design","title-short":"Building Successful Online Communities","author":[{"family":"Kraut","given":"Robert E."},{"family":"Resnick","given":"Paul"},{"family":"Kiesler","given":"Sara"},{"family":"Ren","given":"Yuqing"},{"family":"Chen","given":"Yan"},{"family":"Burke","given":"Moira"},{"family":"Kittur","given":"Niki"},{"family":"Riedl","given":"John"},{"family":"Konstan","given":"Joseph"}],"issued":{"date-parts":[["2012",2]]}}}],"schema":"https://github.com/citation-style-language/schema/raw/master/csl-citation.json"} </w:delInstrText>
        </w:r>
        <w:r w:rsidR="004B6048" w:rsidRPr="0022223D" w:rsidDel="002607CA">
          <w:fldChar w:fldCharType="separate"/>
        </w:r>
        <w:r w:rsidR="004B6048" w:rsidRPr="0022223D" w:rsidDel="002607CA">
          <w:delText>(Kraut et al.</w:delText>
        </w:r>
        <w:r w:rsidR="0037499A" w:rsidRPr="0022223D" w:rsidDel="002607CA">
          <w:delText>,</w:delText>
        </w:r>
        <w:r w:rsidR="004B6048" w:rsidRPr="0022223D" w:rsidDel="002607CA">
          <w:delText xml:space="preserve"> 2012)</w:delText>
        </w:r>
        <w:r w:rsidR="004B6048" w:rsidRPr="0022223D" w:rsidDel="002607CA">
          <w:fldChar w:fldCharType="end"/>
        </w:r>
        <w:r w:rsidR="004B6048" w:rsidRPr="0022223D" w:rsidDel="002607CA">
          <w:delText xml:space="preserve">. </w:delText>
        </w:r>
        <w:r w:rsidRPr="0022223D" w:rsidDel="002607CA">
          <w:delText>Building on this foundation</w:delText>
        </w:r>
      </w:del>
      <w:del w:id="193" w:author="Xin Li" w:date="2026-04-11T14:57:00Z" w16du:dateUtc="2026-04-11T06:57:00Z">
        <w:r w:rsidRPr="0022223D" w:rsidDel="008D1615">
          <w:delText xml:space="preserve">, we hypothesize that internal GenAI </w:delText>
        </w:r>
      </w:del>
      <w:del w:id="194" w:author="Xin Li" w:date="2026-03-28T08:11:00Z" w16du:dateUtc="2026-03-28T00:11:00Z">
        <w:r w:rsidRPr="0022223D" w:rsidDel="00DA0B60">
          <w:delText xml:space="preserve">reduces </w:delText>
        </w:r>
      </w:del>
      <w:del w:id="195" w:author="Xin Li" w:date="2026-04-11T14:57:00Z" w16du:dateUtc="2026-04-11T06:57:00Z">
        <w:r w:rsidRPr="0022223D" w:rsidDel="008D1615">
          <w:delText>human answer</w:delText>
        </w:r>
        <w:r w:rsidR="00BB1820" w:rsidRPr="0022223D" w:rsidDel="008D1615">
          <w:delText xml:space="preserve"> </w:delText>
        </w:r>
      </w:del>
      <w:del w:id="196" w:author="Xin Li" w:date="2026-03-28T08:11:00Z" w16du:dateUtc="2026-03-28T00:11:00Z">
        <w:r w:rsidR="00BB1820" w:rsidRPr="0022223D" w:rsidDel="00DA0B60">
          <w:delText>supply</w:delText>
        </w:r>
        <w:r w:rsidRPr="0022223D" w:rsidDel="00DA0B60">
          <w:delText xml:space="preserve"> </w:delText>
        </w:r>
      </w:del>
      <w:del w:id="197" w:author="Xin Li" w:date="2026-04-11T14:57:00Z" w16du:dateUtc="2026-04-11T06:57:00Z">
        <w:r w:rsidRPr="0022223D" w:rsidDel="008D1615">
          <w:delText xml:space="preserve">through </w:delText>
        </w:r>
      </w:del>
      <w:del w:id="198" w:author="Xin Li" w:date="2026-03-16T14:48:00Z" w16du:dateUtc="2026-03-16T06:48:00Z">
        <w:r w:rsidRPr="0022223D" w:rsidDel="004D0014">
          <w:delText xml:space="preserve">three mechanisms: </w:delText>
        </w:r>
      </w:del>
      <w:del w:id="199" w:author="Xin Li" w:date="2026-04-11T14:57:00Z" w16du:dateUtc="2026-04-11T06:57:00Z">
        <w:r w:rsidRPr="0022223D" w:rsidDel="008D1615">
          <w:delText>the content effect (</w:delText>
        </w:r>
        <w:r w:rsidRPr="0022223D" w:rsidDel="008D1615">
          <w:rPr>
            <w:i/>
            <w:iCs/>
          </w:rPr>
          <w:delText>what</w:delText>
        </w:r>
        <w:r w:rsidRPr="0022223D" w:rsidDel="008D1615">
          <w:delText xml:space="preserve"> the </w:delText>
        </w:r>
      </w:del>
      <w:del w:id="200" w:author="Xin Li" w:date="2026-03-16T14:48:00Z" w16du:dateUtc="2026-03-16T06:48:00Z">
        <w:r w:rsidRPr="0022223D" w:rsidDel="004D0014">
          <w:delText xml:space="preserve">AI </w:delText>
        </w:r>
      </w:del>
      <w:del w:id="201" w:author="Xin Li" w:date="2026-04-11T14:57:00Z" w16du:dateUtc="2026-04-11T06:57:00Z">
        <w:r w:rsidRPr="0022223D" w:rsidDel="008D1615">
          <w:delText>says)</w:delText>
        </w:r>
      </w:del>
      <w:del w:id="202" w:author="Xin Li" w:date="2026-03-16T14:48:00Z" w16du:dateUtc="2026-03-16T06:48:00Z">
        <w:r w:rsidRPr="0022223D" w:rsidDel="004D0014">
          <w:delText>,</w:delText>
        </w:r>
      </w:del>
      <w:del w:id="203" w:author="Xin Li" w:date="2026-04-11T14:57:00Z" w16du:dateUtc="2026-04-11T06:57:00Z">
        <w:r w:rsidRPr="0022223D" w:rsidDel="008D1615">
          <w:delText xml:space="preserve"> the source effect (</w:delText>
        </w:r>
        <w:r w:rsidRPr="0022223D" w:rsidDel="008D1615">
          <w:rPr>
            <w:i/>
            <w:iCs/>
          </w:rPr>
          <w:delText>who</w:delText>
        </w:r>
        <w:r w:rsidRPr="0022223D" w:rsidDel="008D1615">
          <w:delText xml:space="preserve"> says it: AI versus human)</w:delText>
        </w:r>
      </w:del>
      <w:del w:id="204" w:author="Xin Li" w:date="2026-03-28T08:11:00Z" w16du:dateUtc="2026-03-28T00:11:00Z">
        <w:r w:rsidRPr="0022223D" w:rsidDel="00DA0B60">
          <w:delText>, and the position effect (</w:delText>
        </w:r>
        <w:r w:rsidRPr="0022223D" w:rsidDel="00DA0B60">
          <w:rPr>
            <w:i/>
            <w:iCs/>
          </w:rPr>
          <w:delText>when/where</w:delText>
        </w:r>
        <w:r w:rsidRPr="0022223D" w:rsidDel="00DA0B60">
          <w:delText xml:space="preserve"> </w:delText>
        </w:r>
      </w:del>
      <w:del w:id="205" w:author="Xin Li" w:date="2026-03-16T14:48:00Z" w16du:dateUtc="2026-03-16T06:48:00Z">
        <w:r w:rsidRPr="0022223D" w:rsidDel="004D0014">
          <w:delText>AI</w:delText>
        </w:r>
      </w:del>
      <w:del w:id="206" w:author="Xin Li" w:date="2026-03-16T14:49:00Z" w16du:dateUtc="2026-03-16T06:49:00Z">
        <w:r w:rsidRPr="0022223D" w:rsidDel="004D0014">
          <w:delText xml:space="preserve"> says it</w:delText>
        </w:r>
      </w:del>
      <w:del w:id="207" w:author="Xin Li" w:date="2026-03-28T08:11:00Z" w16du:dateUtc="2026-03-28T00:11:00Z">
        <w:r w:rsidRPr="0022223D" w:rsidDel="00DA0B60">
          <w:delText>)</w:delText>
        </w:r>
      </w:del>
      <w:del w:id="208" w:author="Xin Li" w:date="2026-04-11T14:57:00Z" w16du:dateUtc="2026-04-11T06:57:00Z">
        <w:r w:rsidRPr="0022223D" w:rsidDel="008D1615">
          <w:delText xml:space="preserve">. </w:delText>
        </w:r>
      </w:del>
      <w:del w:id="209" w:author="Xin Li" w:date="2026-03-16T14:50:00Z" w16du:dateUtc="2026-03-16T06:50:00Z">
        <w:r w:rsidRPr="0022223D" w:rsidDel="004D0014">
          <w:delText>These mechanisms derive from established theories of online community participation and human-AI interaction.</w:delText>
        </w:r>
      </w:del>
    </w:p>
    <w:p w14:paraId="5365E360" w14:textId="23F37948" w:rsidR="00D02C39" w:rsidRPr="0022223D" w:rsidDel="008D1615" w:rsidRDefault="00F41BC6">
      <w:pPr>
        <w:pStyle w:val="Heading2"/>
        <w:rPr>
          <w:del w:id="210" w:author="Xin Li" w:date="2026-04-11T14:58:00Z" w16du:dateUtc="2026-04-11T06:58:00Z"/>
        </w:rPr>
        <w:pPrChange w:id="211" w:author="Xin Li" w:date="2026-03-28T08:14:00Z" w16du:dateUtc="2026-03-28T00:14:00Z">
          <w:pPr>
            <w:pStyle w:val="Heading3"/>
          </w:pPr>
        </w:pPrChange>
      </w:pPr>
      <w:del w:id="212" w:author="Xin Li" w:date="2026-04-11T14:58:00Z" w16du:dateUtc="2026-04-11T06:58:00Z">
        <w:r w:rsidRPr="0022223D" w:rsidDel="008D1615">
          <w:delText>C</w:delText>
        </w:r>
        <w:r w:rsidR="00D02C39" w:rsidRPr="0022223D" w:rsidDel="008D1615">
          <w:delText xml:space="preserve">ontent </w:delText>
        </w:r>
        <w:r w:rsidRPr="0022223D" w:rsidDel="008D1615">
          <w:delText>E</w:delText>
        </w:r>
        <w:r w:rsidR="00D02C39" w:rsidRPr="0022223D" w:rsidDel="008D1615">
          <w:delText>ffect</w:delText>
        </w:r>
      </w:del>
    </w:p>
    <w:p w14:paraId="3F967A41" w14:textId="187B5BB9" w:rsidR="00D31C0C" w:rsidRPr="00261E78" w:rsidDel="00D31C0C" w:rsidRDefault="006C571B" w:rsidP="00D31C0C">
      <w:pPr>
        <w:pStyle w:val="Paragraph0"/>
        <w:rPr>
          <w:del w:id="213" w:author="Xin Li" w:date="2026-05-11T10:47:00Z" w16du:dateUtc="2026-05-11T02:47:00Z"/>
        </w:rPr>
      </w:pPr>
      <w:del w:id="214" w:author="Xin Li" w:date="2026-04-11T15:03:00Z" w16du:dateUtc="2026-04-11T07:03:00Z">
        <w:r w:rsidRPr="0022223D" w:rsidDel="00D54DB3">
          <w:delText xml:space="preserve">The content effect refers to </w:delText>
        </w:r>
      </w:del>
      <w:del w:id="215" w:author="Xin Li" w:date="2026-05-11T10:43:00Z" w16du:dateUtc="2026-05-11T02:43:00Z">
        <w:r w:rsidRPr="0022223D" w:rsidDel="00761B5B">
          <w:delText>h</w:delText>
        </w:r>
      </w:del>
      <w:r w:rsidRPr="0022223D">
        <w:t>ow AI-generated answers</w:t>
      </w:r>
      <w:del w:id="216" w:author="Xin Li" w:date="2026-04-11T15:03:00Z" w16du:dateUtc="2026-04-11T07:03:00Z">
        <w:r w:rsidR="00144466" w:rsidRPr="0022223D" w:rsidDel="00D54DB3">
          <w:delText>’</w:delText>
        </w:r>
        <w:r w:rsidRPr="0022223D" w:rsidDel="00D54DB3">
          <w:delText xml:space="preserve"> quality and comprehensiveness</w:delText>
        </w:r>
      </w:del>
      <w:r w:rsidRPr="0022223D">
        <w:t xml:space="preserve"> influence human answerers</w:t>
      </w:r>
      <w:r w:rsidR="00144466" w:rsidRPr="0022223D">
        <w:t>’</w:t>
      </w:r>
      <w:r w:rsidRPr="0022223D">
        <w:t xml:space="preserve"> </w:t>
      </w:r>
      <w:ins w:id="217" w:author="Xin Li" w:date="2026-05-11T10:43:00Z" w16du:dateUtc="2026-05-11T02:43:00Z">
        <w:r w:rsidR="00761B5B">
          <w:t xml:space="preserve">participation </w:t>
        </w:r>
      </w:ins>
      <w:r w:rsidRPr="0022223D">
        <w:t>decisions</w:t>
      </w:r>
      <w:ins w:id="218" w:author="Xin Li" w:date="2026-04-11T15:03:00Z" w16du:dateUtc="2026-04-11T07:03:00Z">
        <w:r w:rsidR="00D54DB3">
          <w:t xml:space="preserve"> depends on </w:t>
        </w:r>
      </w:ins>
      <w:ins w:id="219" w:author="Xin Li" w:date="2026-05-11T10:43:00Z" w16du:dateUtc="2026-05-11T02:43:00Z">
        <w:r w:rsidR="00761B5B">
          <w:t xml:space="preserve">their perceived impact of </w:t>
        </w:r>
      </w:ins>
      <w:ins w:id="220" w:author="Xin Li" w:date="2026-04-11T15:03:00Z" w16du:dateUtc="2026-04-11T07:03:00Z">
        <w:r w:rsidR="00D54DB3">
          <w:t xml:space="preserve">the </w:t>
        </w:r>
      </w:ins>
      <w:ins w:id="221" w:author="Xin Li" w:date="2026-04-11T15:04:00Z" w16du:dateUtc="2026-04-11T07:04:00Z">
        <w:r w:rsidR="00D54DB3">
          <w:t>AI answer</w:t>
        </w:r>
      </w:ins>
      <w:ins w:id="222" w:author="Xin Li" w:date="2026-05-11T10:43:00Z" w16du:dateUtc="2026-05-11T02:43:00Z">
        <w:r w:rsidR="00761B5B">
          <w:t xml:space="preserve"> on their return</w:t>
        </w:r>
      </w:ins>
      <w:r w:rsidRPr="0022223D">
        <w:t xml:space="preserve">. This mechanism aligns with </w:t>
      </w:r>
      <w:r w:rsidR="002C29E2" w:rsidRPr="0022223D">
        <w:t xml:space="preserve">the </w:t>
      </w:r>
      <w:r w:rsidR="00536CDF" w:rsidRPr="0022223D">
        <w:t>e</w:t>
      </w:r>
      <w:r w:rsidRPr="0022223D">
        <w:t>xpectancy-</w:t>
      </w:r>
      <w:r w:rsidR="00536CDF" w:rsidRPr="0022223D">
        <w:t>v</w:t>
      </w:r>
      <w:r w:rsidRPr="0022223D">
        <w:t xml:space="preserve">alue </w:t>
      </w:r>
      <w:r w:rsidR="00536CDF" w:rsidRPr="0022223D">
        <w:t>t</w:t>
      </w:r>
      <w:r w:rsidRPr="0022223D">
        <w:t xml:space="preserve">heory </w:t>
      </w:r>
      <w:r w:rsidR="00E460E9" w:rsidRPr="0022223D">
        <w:fldChar w:fldCharType="begin"/>
      </w:r>
      <w:r w:rsidR="006E796B">
        <w:instrText xml:space="preserve"> ADDIN ZOTERO_ITEM CSL_CITATION {"citationID":"KnUmiSZr","properties":{"formattedCitation":"(Wigfield &amp; Eccles, 2000)","plainCitation":"(Wigfield &amp; Eccles, 2000)","noteIndex":0},"citationItems":[{"id":"xILCbqsa/LyHTqJny","uris":["http://zotero.org/users/8905122/items/T64QJQ7P"],"itemData":{"id":26497,"type":"article-journal","abstract":"We discuss the expectancy–value theory of motivation, focusing on an expectancy–value model developed and researched by J. S. Eccles et al (1998, see also 1983). Definitions of crucial constructs in the model, including ability beliefs, expectancies for success, and the components of subjective task values, are provided. These definitions are compared to those of related constructs, including self-efficacy, intrinsic and extrinsic motivation, and interest. Research is reviewed dealing with two issues: (1) change in children's and adolescents' ability beliefs, expectancies for success, and subjective values, and (2) relations of children's and adolescents' ability-expectanc</w:instrText>
      </w:r>
      <w:r w:rsidR="006E796B">
        <w:rPr>
          <w:rFonts w:hint="eastAsia"/>
        </w:rPr>
        <w:instrText>y beliefs and subjective task values to their performance and choice of activities. (PsycInfo Database Record (c) 2020 APA, all rights reserved)\n\n</w:instrText>
      </w:r>
      <w:r w:rsidR="006E796B">
        <w:rPr>
          <w:rFonts w:hint="eastAsia"/>
        </w:rPr>
        <w:instrText>【摘要翻译】我们讨论期望值理论的动机，重点是期望值模型开发和研究的埃克尔斯等人</w:instrText>
      </w:r>
      <w:r w:rsidR="006E796B">
        <w:rPr>
          <w:rFonts w:hint="eastAsia"/>
        </w:rPr>
        <w:instrText xml:space="preserve"> (1998 </w:instrText>
      </w:r>
      <w:r w:rsidR="006E796B">
        <w:rPr>
          <w:rFonts w:hint="eastAsia"/>
        </w:rPr>
        <w:instrText>年，也参见</w:instrText>
      </w:r>
      <w:r w:rsidR="006E796B">
        <w:rPr>
          <w:rFonts w:hint="eastAsia"/>
        </w:rPr>
        <w:instrText xml:space="preserve"> 1983 </w:instrText>
      </w:r>
      <w:r w:rsidR="006E796B">
        <w:rPr>
          <w:rFonts w:hint="eastAsia"/>
        </w:rPr>
        <w:instrText>年</w:instrText>
      </w:r>
      <w:r w:rsidR="006E796B">
        <w:rPr>
          <w:rFonts w:hint="eastAsia"/>
        </w:rPr>
        <w:instrText>)</w:instrText>
      </w:r>
      <w:r w:rsidR="006E796B">
        <w:rPr>
          <w:rFonts w:hint="eastAsia"/>
        </w:rPr>
        <w:instrText>。定义了模型中的关键结构，包括能力信念、对成功的期望和主观任务价值的组成部分。这些定义与相关概念的定义进行了比较，包括自我效能感、内在和外在动机以及兴趣。本文综述了儿童青少年能力信念、成功期望和主观价值观的变化，以及儿童青少年能力期望信念和主观任务价值观与其活动表现和选择的关系。</w:instrText>
      </w:r>
      <w:r w:rsidR="006E796B">
        <w:rPr>
          <w:rFonts w:hint="eastAsia"/>
        </w:rPr>
        <w:instrText xml:space="preserve">(PsycInfo </w:instrText>
      </w:r>
      <w:r w:rsidR="006E796B">
        <w:rPr>
          <w:rFonts w:hint="eastAsia"/>
        </w:rPr>
        <w:instrText>资料库纪录</w:instrText>
      </w:r>
      <w:r w:rsidR="006E796B">
        <w:rPr>
          <w:rFonts w:hint="eastAsia"/>
        </w:rPr>
        <w:instrText xml:space="preserve"> (c) 2020 </w:instrText>
      </w:r>
      <w:r w:rsidR="006E796B">
        <w:rPr>
          <w:rFonts w:hint="eastAsia"/>
        </w:rPr>
        <w:instrText>年美国心理学会，保留所有权利</w:instrText>
      </w:r>
      <w:r w:rsidR="006E796B">
        <w:rPr>
          <w:rFonts w:hint="eastAsia"/>
        </w:rPr>
        <w:instrText xml:space="preserve">)","archive_location":"6307 </w:instrText>
      </w:r>
      <w:r w:rsidR="006E796B">
        <w:rPr>
          <w:rFonts w:ascii="Segoe UI Emoji" w:hAnsi="Segoe UI Emoji" w:cs="Segoe UI Emoji"/>
        </w:rPr>
        <w:instrText>📊</w:instrText>
      </w:r>
      <w:r w:rsidR="006E796B">
        <w:rPr>
          <w:rFonts w:hint="eastAsia"/>
        </w:rPr>
        <w:instrText>","call-number":"1","container-title":"Contemporary Educational Psychology","DOI":"10.1006/cep</w:instrText>
      </w:r>
      <w:r w:rsidR="006E796B">
        <w:instrText>s.1999.1015","ISSN":"0361-476X","issue":"1","journalAbbreviation":"Contemporary Educational Psychology","language":"en","note":"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Expectations</w:instrText>
      </w:r>
      <w:r w:rsidR="006E796B">
        <w:rPr>
          <w:rFonts w:hint="eastAsia"/>
        </w:rPr>
        <w:instrText>、</w:instrText>
      </w:r>
      <w:r w:rsidR="006E796B">
        <w:instrText>Students</w:instrText>
      </w:r>
      <w:r w:rsidR="006E796B">
        <w:rPr>
          <w:rFonts w:hint="eastAsia"/>
        </w:rPr>
        <w:instrText>、</w:instrText>
      </w:r>
      <w:r w:rsidR="006E796B">
        <w:instrText>Academic Achievement Motivation</w:instrText>
      </w:r>
      <w:r w:rsidR="006E796B">
        <w:rPr>
          <w:rFonts w:hint="eastAsia"/>
        </w:rPr>
        <w:instrText>、</w:instrText>
      </w:r>
      <w:r w:rsidR="006E796B">
        <w:instrText>Personal Values</w:instrText>
      </w:r>
      <w:r w:rsidR="006E796B">
        <w:rPr>
          <w:rFonts w:hint="eastAsia"/>
        </w:rPr>
        <w:instrText>、</w:instrText>
      </w:r>
      <w:r w:rsidR="006E796B">
        <w:instrText>Student Attitudes</w:instrText>
      </w:r>
      <w:r w:rsidR="006E796B">
        <w:rPr>
          <w:rFonts w:hint="eastAsia"/>
        </w:rPr>
        <w:instrText>、</w:instrText>
      </w:r>
      <w:r w:rsidR="006E796B">
        <w:instrText xml:space="preserve">Theories","page":"68-81","source":"3.9 (Q1)","title":"Expectancy–Value Theory of Achievement Motivation","volume":"25","author":[{"family":"Wigfield","given":"Allan"},{"family":"Eccles","given":"Jacquelynne S."}],"issued":{"date-parts":[["2000",1]]}}}],"schema":"https://github.com/citation-style-language/schema/raw/master/csl-citation.json"} </w:instrText>
      </w:r>
      <w:r w:rsidR="00E460E9" w:rsidRPr="0022223D">
        <w:fldChar w:fldCharType="separate"/>
      </w:r>
      <w:r w:rsidR="00FB59A6" w:rsidRPr="00FB59A6">
        <w:t>(Wigfield &amp; Eccles, 2000)</w:t>
      </w:r>
      <w:r w:rsidR="00E460E9" w:rsidRPr="0022223D">
        <w:fldChar w:fldCharType="end"/>
      </w:r>
      <w:r w:rsidR="00E460E9" w:rsidRPr="0022223D">
        <w:t xml:space="preserve">, </w:t>
      </w:r>
      <w:r w:rsidRPr="0022223D">
        <w:t xml:space="preserve">which suggests individuals engage in behaviors </w:t>
      </w:r>
      <w:r w:rsidR="00A65D0B" w:rsidRPr="0022223D">
        <w:t>based on success expectations and perceived value</w:t>
      </w:r>
      <w:r w:rsidRPr="0022223D">
        <w:t>.</w:t>
      </w:r>
      <w:r w:rsidR="00D31C0C" w:rsidRPr="00D31C0C">
        <w:t xml:space="preserve"> </w:t>
      </w:r>
      <w:ins w:id="223" w:author="Xin Li" w:date="2026-05-11T10:45:00Z" w16du:dateUtc="2026-05-11T02:45:00Z">
        <w:r w:rsidR="00D31C0C">
          <w:t xml:space="preserve">Meanwhile, the perception of AI answer by human also depends on their processing of the AI related information, aligned </w:t>
        </w:r>
      </w:ins>
      <w:del w:id="224" w:author="Xin Li" w:date="2026-05-11T10:45:00Z" w16du:dateUtc="2026-05-11T02:45:00Z">
        <w:r w:rsidR="00D31C0C" w:rsidRPr="00261E78" w:rsidDel="00D31C0C">
          <w:delText xml:space="preserve">These mechanisms unite through </w:delText>
        </w:r>
      </w:del>
      <w:ins w:id="225" w:author="Xin Li" w:date="2026-05-11T10:45:00Z" w16du:dateUtc="2026-05-11T02:45:00Z">
        <w:r w:rsidR="00D31C0C">
          <w:t xml:space="preserve">with </w:t>
        </w:r>
      </w:ins>
      <w:r w:rsidR="00D31C0C" w:rsidRPr="00261E78">
        <w:t xml:space="preserve">dual-process theories of information processing. The Elaboration Likelihood Model </w:t>
      </w:r>
      <w:r w:rsidR="00D31C0C" w:rsidRPr="00261E78">
        <w:fldChar w:fldCharType="begin"/>
      </w:r>
      <w:r w:rsidR="00D31C0C">
        <w:instrText xml:space="preserve"> ADDIN ZOTERO_ITEM CSL_CITATION {"citationID":"WogSM9LI","properties":{"formattedCitation":"(Petty et al., 1986)","plainCitation":"(Petty et al., 1986)","noteIndex":0},"citationItems":[{"id":"xILCbqsa/AZW0suE3","uris":["http://zotero.org/users/8905122/items/SN58S2AN"],"itemData":{"id":154,"type":"article-journal","container-title":"Advances in experimental social psychology","DOI":"10.1016/S0065-2601(08)60214-2","journalAbbreviation":"Adv. Exp. Soc. Psychol.","language":"en","note":"</w:instrText>
      </w:r>
      <w:r w:rsidR="00D31C0C">
        <w:rPr>
          <w:rFonts w:ascii="Segoe UI Emoji" w:hAnsi="Segoe UI Emoji" w:cs="Segoe UI Emoji"/>
        </w:rPr>
        <w:instrText>🏷️</w:instrText>
      </w:r>
      <w:r w:rsidR="00D31C0C">
        <w: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instrText>
      </w:r>
      <w:r w:rsidR="00D31C0C" w:rsidRPr="00261E78">
        <w:fldChar w:fldCharType="separate"/>
      </w:r>
      <w:r w:rsidR="00D31C0C" w:rsidRPr="00FB59A6">
        <w:t>(Petty et al., 1986)</w:t>
      </w:r>
      <w:r w:rsidR="00D31C0C" w:rsidRPr="00261E78">
        <w:fldChar w:fldCharType="end"/>
      </w:r>
      <w:r w:rsidR="00D31C0C" w:rsidRPr="00261E78">
        <w:t xml:space="preserve"> and Heuristic-Systematic Model </w:t>
      </w:r>
      <w:r w:rsidR="00D31C0C" w:rsidRPr="00261E78">
        <w:fldChar w:fldCharType="begin"/>
      </w:r>
      <w:r w:rsidR="00D31C0C">
        <w:instrText xml:space="preserve"> ADDIN ZOTERO_ITEM CSL_CITATION {"citationID":"k4gLoHsP","properties":{"formattedCitation":"(Chaiken, 1980)","plainCitation":"(Chaiken, 1980)","noteIndex":0},"citationItems":[{"id":2861,"uris":["http://www.mendeley.com/documents/?uuid=c5708871-6903-4fca-bccd-68d84149e31a","http://zotero.org/users/8905122/items/KCCSK5CM","http://zotero.org/users/local/bVGy23C0/items/KYY28BZT"],"itemData":{"id":2861,"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w:instrText>
      </w:r>
      <w:r w:rsidR="00D31C0C">
        <w:rPr>
          <w:rFonts w:hint="eastAsia"/>
        </w:rPr>
        <w:instrText>hesis that content-mediated (vs. source-mediated) opinion change would shower greater persistence.\n\n</w:instrText>
      </w:r>
      <w:r w:rsidR="00D31C0C">
        <w:rPr>
          <w:rFonts w:hint="eastAsia"/>
        </w:rPr>
        <w:instrText>【摘要翻译】在实验</w:instrText>
      </w:r>
      <w:r w:rsidR="00D31C0C">
        <w:rPr>
          <w:rFonts w:hint="eastAsia"/>
        </w:rPr>
        <w:instrText>1</w:instrText>
      </w:r>
      <w:r w:rsidR="00D31C0C">
        <w:rPr>
          <w:rFonts w:hint="eastAsia"/>
        </w:rPr>
        <w:instrText>中，受试者阅读了来自一个讨人喜欢或不讨人喜欢的沟通者的有说服力的信息，该沟通者就两个主题中的一个提出了六到两个论点。高反应参与受试者期望在未来的实验会议上讨论该信息主题，而低参与受试者期望讨论不同的主题。对于高参与受试者，在给出六个论点的情况下，意见变化明显更大，但不受沟通者好感度的影响。对于低参与受试者，在给出一个讨人喜欢的沟通者的情况下，意见变化明显更大，但不受论点操纵的影响。在实验</w:instrText>
      </w:r>
      <w:r w:rsidR="00D31C0C">
        <w:rPr>
          <w:rFonts w:hint="eastAsia"/>
        </w:rPr>
        <w:instrText>2</w:instrText>
      </w:r>
      <w:r w:rsidR="00D31C0C">
        <w:rPr>
          <w:rFonts w:hint="eastAsia"/>
        </w:rPr>
        <w:instrText>中，高问题参与受试者在面对来自一个不讨人喜欢的沟通者的五个论点（</w:instrText>
      </w:r>
      <w:r w:rsidR="00D31C0C">
        <w:rPr>
          <w:rFonts w:hint="eastAsia"/>
        </w:rPr>
        <w:instrText>vs.</w:instrText>
      </w:r>
      <w:r w:rsidR="00D31C0C">
        <w:rPr>
          <w:rFonts w:hint="eastAsia"/>
        </w:rPr>
        <w:instrText>这些发现支持这样的观点，即高参与导致消息接收者采用系统的信息处理策略，其中基于消息的认知介导说服，而低参与导致接收者使用启发式处理策略，其中简单的决策规则介导说服。内容介导（</w:instrText>
      </w:r>
      <w:r w:rsidR="00D31C0C">
        <w:rPr>
          <w:rFonts w:hint="eastAsia"/>
        </w:rPr>
        <w:instrText>vs.","container-title":"Journal of Personality and Social Psychology","DOI":"10.</w:instrText>
      </w:r>
      <w:r w:rsidR="00D31C0C">
        <w:instrText xml:space="preserve">1037/0022-3514.39.5.752","ISSN":"1939-1315","issue":"5","language":"en","page":"752-766","title":"Heuristic versus systematic information processing and the use of source versus message cues in persuasion.","volume":"39","author":[{"family":"Chaiken","given":"Shelly"}],"issued":{"date-parts":[["1980"]]}}}],"schema":"https://github.com/citation-style-language/schema/raw/master/csl-citation.json"} </w:instrText>
      </w:r>
      <w:r w:rsidR="00D31C0C" w:rsidRPr="00261E78">
        <w:fldChar w:fldCharType="separate"/>
      </w:r>
      <w:r w:rsidR="00D31C0C" w:rsidRPr="00FB59A6">
        <w:t>(Chaiken, 1980)</w:t>
      </w:r>
      <w:r w:rsidR="00D31C0C" w:rsidRPr="00261E78">
        <w:fldChar w:fldCharType="end"/>
      </w:r>
      <w:r w:rsidR="00D31C0C" w:rsidRPr="00261E78">
        <w:t xml:space="preserve"> posit that people process information through two pathways: a central route involving careful content consideration and a peripheral route relying on contextual cues.</w:t>
      </w:r>
      <w:ins w:id="226" w:author="Xin Li" w:date="2026-05-11T10:46:00Z" w16du:dateUtc="2026-05-11T02:46:00Z">
        <w:r w:rsidR="00D31C0C">
          <w:t xml:space="preserve"> Depending on </w:t>
        </w:r>
      </w:ins>
      <w:ins w:id="227" w:author="Xin Li" w:date="2026-05-11T10:47:00Z" w16du:dateUtc="2026-05-11T02:47:00Z">
        <w:r w:rsidR="00D31C0C">
          <w:t xml:space="preserve">their purpose, human may choose to spend different efforts and </w:t>
        </w:r>
      </w:ins>
    </w:p>
    <w:p w14:paraId="5F9B50AC" w14:textId="182C8E47" w:rsidR="00D31C0C" w:rsidRDefault="00D31C0C" w:rsidP="00D31C0C">
      <w:pPr>
        <w:pStyle w:val="Paragraph0"/>
        <w:rPr>
          <w:ins w:id="228" w:author="Xin Li" w:date="2026-05-11T10:48:00Z" w16du:dateUtc="2026-05-11T02:48:00Z"/>
        </w:rPr>
      </w:pPr>
      <w:del w:id="229" w:author="Xin Li" w:date="2026-05-11T10:47:00Z" w16du:dateUtc="2026-05-11T02:47:00Z">
        <w:r w:rsidRPr="00261E78" w:rsidDel="00D31C0C">
          <w:delText xml:space="preserve">The content effect </w:delText>
        </w:r>
      </w:del>
      <w:r w:rsidRPr="00261E78">
        <w:t>operate</w:t>
      </w:r>
      <w:del w:id="230" w:author="Xin Li" w:date="2026-05-11T10:47:00Z" w16du:dateUtc="2026-05-11T02:47:00Z">
        <w:r w:rsidRPr="00261E78" w:rsidDel="00D31C0C">
          <w:delText>s</w:delText>
        </w:r>
      </w:del>
      <w:r w:rsidRPr="00261E78">
        <w:t xml:space="preserve"> through the central </w:t>
      </w:r>
      <w:del w:id="231" w:author="Xin Li" w:date="2026-05-11T10:49:00Z" w16du:dateUtc="2026-05-11T02:49:00Z">
        <w:r w:rsidRPr="00261E78" w:rsidDel="00C86CB9">
          <w:delText>route</w:delText>
        </w:r>
      </w:del>
      <w:ins w:id="232" w:author="Xin Li" w:date="2026-05-11T10:47:00Z" w16du:dateUtc="2026-05-11T02:47:00Z">
        <w:r>
          <w:t xml:space="preserve">or the </w:t>
        </w:r>
      </w:ins>
      <w:ins w:id="233" w:author="Xin Li" w:date="2026-05-11T10:48:00Z" w16du:dateUtc="2026-05-11T02:48:00Z">
        <w:r w:rsidRPr="00261E78">
          <w:t>peripheral route</w:t>
        </w:r>
        <w:r>
          <w:t xml:space="preserve"> to</w:t>
        </w:r>
      </w:ins>
      <w:del w:id="234" w:author="Xin Li" w:date="2026-05-11T10:48:00Z" w16du:dateUtc="2026-05-11T02:48:00Z">
        <w:r w:rsidRPr="00261E78" w:rsidDel="00D31C0C">
          <w:delText>, where users systematically</w:delText>
        </w:r>
      </w:del>
      <w:r w:rsidRPr="00261E78">
        <w:t xml:space="preserve"> evaluate AI answer</w:t>
      </w:r>
      <w:del w:id="235" w:author="Xin Li" w:date="2026-05-11T10:48:00Z" w16du:dateUtc="2026-05-11T02:48:00Z">
        <w:r w:rsidRPr="00261E78" w:rsidDel="00D31C0C">
          <w:delText xml:space="preserve"> quality</w:delText>
        </w:r>
      </w:del>
      <w:r w:rsidRPr="00261E78">
        <w:t xml:space="preserve">. </w:t>
      </w:r>
    </w:p>
    <w:p w14:paraId="797A03EE" w14:textId="54FF1AC7" w:rsidR="00D31C0C" w:rsidRPr="00261E78" w:rsidDel="00C86CB9" w:rsidRDefault="00C86CB9" w:rsidP="00D31C0C">
      <w:pPr>
        <w:pStyle w:val="Paragraph0"/>
        <w:rPr>
          <w:del w:id="236" w:author="Xin Li" w:date="2026-05-11T10:51:00Z" w16du:dateUtc="2026-05-11T02:51:00Z"/>
        </w:rPr>
      </w:pPr>
      <w:ins w:id="237" w:author="Xin Li" w:date="2026-05-11T10:50:00Z" w16du:dateUtc="2026-05-11T02:50:00Z">
        <w:r>
          <w:t xml:space="preserve">To the exteme of </w:t>
        </w:r>
      </w:ins>
      <w:del w:id="238" w:author="Xin Li" w:date="2026-05-11T10:50:00Z" w16du:dateUtc="2026-05-11T02:50:00Z">
        <w:r w:rsidR="00D31C0C" w:rsidRPr="00261E78" w:rsidDel="00C86CB9">
          <w:delText xml:space="preserve">The source effect functions through </w:delText>
        </w:r>
      </w:del>
      <w:r w:rsidR="00D31C0C" w:rsidRPr="00261E78">
        <w:t>the peripheral route</w:t>
      </w:r>
      <w:ins w:id="239" w:author="Xin Li" w:date="2026-05-11T10:50:00Z" w16du:dateUtc="2026-05-11T02:50:00Z">
        <w:r>
          <w:t xml:space="preserve"> is the </w:t>
        </w:r>
      </w:ins>
      <w:ins w:id="240" w:author="Xin Li" w:date="2026-05-11T10:51:00Z" w16du:dateUtc="2026-05-11T02:51:00Z">
        <w:r>
          <w:t xml:space="preserve">AI label </w:t>
        </w:r>
      </w:ins>
      <w:ins w:id="241" w:author="Xin Li" w:date="2026-05-11T10:50:00Z" w16du:dateUtc="2026-05-11T02:50:00Z">
        <w:r>
          <w:t>effect</w:t>
        </w:r>
      </w:ins>
      <w:r w:rsidR="00D31C0C" w:rsidRPr="00261E78">
        <w:t xml:space="preserve">, </w:t>
      </w:r>
      <w:ins w:id="242" w:author="Xin Li" w:date="2026-05-11T10:51:00Z" w16du:dateUtc="2026-05-11T02:51:00Z">
        <w:r>
          <w:t>where</w:t>
        </w:r>
      </w:ins>
      <w:del w:id="243" w:author="Xin Li" w:date="2026-05-11T10:51:00Z" w16du:dateUtc="2026-05-11T02:51:00Z">
        <w:r w:rsidR="00D31C0C" w:rsidRPr="00261E78" w:rsidDel="00C86CB9">
          <w:delText>with</w:delText>
        </w:r>
      </w:del>
      <w:r w:rsidR="00D31C0C" w:rsidRPr="00261E78">
        <w:t xml:space="preserve"> AI identity serving as a heuristic cue. </w:t>
      </w:r>
      <w:del w:id="244" w:author="Xin Li" w:date="2026-05-11T10:51:00Z" w16du:dateUtc="2026-05-11T02:51:00Z">
        <w:r w:rsidR="00D31C0C" w:rsidRPr="00261E78" w:rsidDel="00C86CB9">
          <w:delText>The position effect spans both routes: some users rely on the heuristic that non-first answers receive diminished attention (peripheral processing), while others systematically assess the strategic implications of contributing after AI occupies first position (central processing).</w:delText>
        </w:r>
      </w:del>
    </w:p>
    <w:p w14:paraId="78F26512" w14:textId="59869F46" w:rsidR="00C86CB9" w:rsidRPr="00261E78" w:rsidDel="00C86CB9" w:rsidRDefault="00C86CB9" w:rsidP="00C86CB9">
      <w:pPr>
        <w:pStyle w:val="Paragraph0"/>
        <w:rPr>
          <w:del w:id="245" w:author="Xin Li" w:date="2026-05-11T10:52:00Z" w16du:dateUtc="2026-05-11T02:52:00Z"/>
        </w:rPr>
      </w:pPr>
      <w:del w:id="246" w:author="Xin Li" w:date="2026-05-11T10:52:00Z" w16du:dateUtc="2026-05-11T02:52:00Z">
        <w:r w:rsidRPr="00261E78" w:rsidDel="00C86CB9">
          <w:delText xml:space="preserve">The </w:delText>
        </w:r>
      </w:del>
      <w:del w:id="247" w:author="Xin Li" w:date="2026-05-11T10:51:00Z" w16du:dateUtc="2026-05-11T02:51:00Z">
        <w:r w:rsidRPr="00261E78" w:rsidDel="00C86CB9">
          <w:delText xml:space="preserve">source </w:delText>
        </w:r>
      </w:del>
      <w:del w:id="248" w:author="Xin Li" w:date="2026-05-11T10:52:00Z" w16du:dateUtc="2026-05-11T02:52:00Z">
        <w:r w:rsidRPr="00261E78" w:rsidDel="00C86CB9">
          <w:delText xml:space="preserve">effect arises from the mere fact that information is AI-generated, independent of content quality. </w:delText>
        </w:r>
      </w:del>
      <w:r w:rsidRPr="00261E78">
        <w:t xml:space="preserve">This draws from automation bias—people’s tendency to over-rely on automated systems and accept their outputs uncritically </w:t>
      </w:r>
      <w:r w:rsidRPr="00261E78">
        <w:fldChar w:fldCharType="begin"/>
      </w:r>
      <w:r w:rsidR="00C83F45">
        <w:instrText xml:space="preserve"> ADDIN ZOTERO_ITEM CSL_CITATION {"citationID":"sptFgvXx","properties":{"formattedCitation":"(Mosier et al., 2015)","plainCitation":"(Mosier et al., 2015)","noteIndex":0},"citationItems":[{"id":"xILCbqsa/UTb0qh29","uris":["http://zotero.org/users/8905122/items/LJ8XCBGK"],"itemData":{"id":26506,"type":"chapter","abstract":"Automated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instrText>
      </w:r>
      <w:r w:rsidR="00C83F45">
        <w:rPr>
          <w:rFonts w:hint="eastAsia"/>
        </w:rPr>
        <w:instrText xml:space="preserve">were also likely to erroneously </w:instrText>
      </w:r>
      <w:r w:rsidR="00C83F45">
        <w:rPr>
          <w:rFonts w:hint="eastAsia"/>
        </w:rPr>
        <w:instrText>“</w:instrText>
      </w:r>
      <w:r w:rsidR="00C83F45">
        <w:rPr>
          <w:rFonts w:hint="eastAsia"/>
        </w:rPr>
        <w:instrText>remember</w:instrText>
      </w:r>
      <w:r w:rsidR="00C83F45">
        <w:rPr>
          <w:rFonts w:hint="eastAsia"/>
        </w:rPr>
        <w:instrText>”</w:instrText>
      </w:r>
      <w:r w:rsidR="00C83F45">
        <w:rPr>
          <w:rFonts w:hint="eastAsia"/>
        </w:rPr>
        <w:instrText xml:space="preserve"> the presence of expected cues when describing their decision-making processes.</w:instrText>
      </w:r>
      <w:r w:rsidR="00C83F45">
        <w:rPr>
          <w:rFonts w:hint="eastAsia"/>
        </w:rPr>
        <w:instrText>自动化辅助和决策支持工具正迅速成为高科技驾驶舱中不可或缺的工具，并承担越来越多的“认知”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C83F45">
        <w:rPr>
          <w:rFonts w:hint="eastAsia"/>
        </w:rPr>
        <w:instrText xml:space="preserve"> </w:instrText>
      </w:r>
      <w:r w:rsidR="00C83F45">
        <w:rPr>
          <w:rFonts w:hint="eastAsia"/>
        </w:rPr>
        <w:instrText>虽然实验操纵的问责制的要求并没有显着影响性能，事后分析显示，这些飞行员谁报告了他们的性能和策略的互动与自动化的“问责制”的内化的看法更有可能仔细检查自动化功能对其他线索，不太可能犯错误比那些</w:instrText>
      </w:r>
      <w:r w:rsidR="00C83F45">
        <w:rPr>
          <w:rFonts w:hint="eastAsia"/>
        </w:rPr>
        <w:instrText>272</w:instrText>
      </w:r>
      <w:r w:rsidR="00C83F45">
        <w:rPr>
          <w:rFonts w:hint="eastAsia"/>
        </w:rPr>
        <w:instrText>谁不分享这种看法。飞行员在描述他们的决策过程时，也可能错误地“记住”预期线索的存在。</w:instrText>
      </w:r>
      <w:r w:rsidR="00C83F45">
        <w:rPr>
          <w:rFonts w:hint="eastAsia"/>
        </w:rPr>
        <w:instrText>\n\n</w:instrText>
      </w:r>
      <w:r w:rsidR="00C83F45">
        <w:rPr>
          <w:rFonts w:hint="eastAsia"/>
        </w:rPr>
        <w:instrText>【摘要翻译】</w:instrText>
      </w:r>
      <w:r w:rsidR="00C83F45">
        <w:rPr>
          <w:rFonts w:hint="eastAsia"/>
        </w:rPr>
        <w:instrText xml:space="preserve">Automated aids and decision support </w:instrText>
      </w:r>
      <w:r w:rsidR="00C83F45">
        <w:instrText>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w:instrText>
      </w:r>
      <w:r w:rsidR="00C83F45">
        <w:rPr>
          <w:rFonts w:hint="eastAsia"/>
        </w:rPr>
        <w:instrText>making processes.</w:instrText>
      </w:r>
      <w:r w:rsidR="00C83F45">
        <w:rPr>
          <w:rFonts w:hint="eastAsia"/>
        </w:rPr>
        <w:instrText>自动化辅助和决策支持工具正迅速成为高科技驾驶舱中不可或缺的工具，并承担越来越多的“认知”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C83F45">
        <w:rPr>
          <w:rFonts w:hint="eastAsia"/>
        </w:rPr>
        <w:instrText xml:space="preserve"> </w:instrText>
      </w:r>
      <w:r w:rsidR="00C83F45">
        <w:rPr>
          <w:rFonts w:hint="eastAsia"/>
        </w:rPr>
        <w:instrText>虽然实验操纵的问责制的要求并没有显着影响性能，事后分析显示，这些飞行员谁报告了他们的性能和策略的互动与自动化的“问责制”的内化的看法更有可能仔细检查自动化功能对其他线索，不太可能犯错误比那些</w:instrText>
      </w:r>
      <w:r w:rsidR="00C83F45">
        <w:instrText>272</w:instrText>
      </w:r>
      <w:r w:rsidR="00C83F45">
        <w:rPr>
          <w:rFonts w:hint="eastAsia"/>
        </w:rPr>
        <w:instrText>谁不分享这种看法。飞行员在描述他们的决策过程时，也可能错误地“记住”预期线索的存在。</w:instrText>
      </w:r>
      <w:r w:rsidR="00C83F45">
        <w:instrText>","container-title":"Decision Making in Aviation","ISBN":"978-1-315-09508-0","language":"en","note":"</w:instrText>
      </w:r>
      <w:r w:rsidR="00C83F45">
        <w:rPr>
          <w:rFonts w:ascii="Segoe UI Emoji" w:hAnsi="Segoe UI Emoji" w:cs="Segoe UI Emoji"/>
        </w:rPr>
        <w:instrText>🏷️</w:instrText>
      </w:r>
      <w:r w:rsidR="00C83F45">
        <w:instrText xml:space="preserve"> /unread","publisher":"Routledge","title":"Automation Bias: Decision Making and Performance in High-Tech Cockpits","title-short":"Automation Bias","author":[{"family":"Mosier","given":"Kathleen L."},{"family":"Skitka","given":"Linda J."},{"family":"Heers","given":"Susan"},{"family":"Burdick","given":"Mark"}],"issued":{"date-parts":[["2015"]]}}}],"schema":"https://github.com/citation-style-language/schema/raw/master/csl-citation.json"} </w:instrText>
      </w:r>
      <w:r w:rsidRPr="00261E78">
        <w:fldChar w:fldCharType="separate"/>
      </w:r>
      <w:r w:rsidR="00C83F45" w:rsidRPr="00C83F45">
        <w:t>(Mosier et al., 2015)</w:t>
      </w:r>
      <w:r w:rsidRPr="00261E78">
        <w:fldChar w:fldCharType="end"/>
      </w:r>
      <w:r w:rsidRPr="00261E78">
        <w:t>.</w:t>
      </w:r>
    </w:p>
    <w:p w14:paraId="061C5A74" w14:textId="2A4BCE35" w:rsidR="00C86CB9" w:rsidRPr="00261E78" w:rsidDel="00C86CB9" w:rsidRDefault="00C86CB9" w:rsidP="00C83F45">
      <w:pPr>
        <w:pStyle w:val="Paragraph0"/>
        <w:rPr>
          <w:del w:id="249" w:author="Xin Li" w:date="2026-05-11T10:53:00Z" w16du:dateUtc="2026-05-11T02:53:00Z"/>
        </w:rPr>
      </w:pPr>
      <w:ins w:id="250" w:author="Xin Li" w:date="2026-05-11T10:52:00Z" w16du:dateUtc="2026-05-11T02:52:00Z">
        <w:r>
          <w:t xml:space="preserve"> </w:t>
        </w:r>
      </w:ins>
      <w:r w:rsidRPr="00261E78">
        <w:t xml:space="preserve">Users may attribute heightened authority to AI answers due to perceptions of AI’s comprehensive knowledge </w:t>
      </w:r>
      <w:r w:rsidRPr="00261E78">
        <w:fldChar w:fldCharType="begin"/>
      </w:r>
      <w:r w:rsidR="00C83F45">
        <w:instrText xml:space="preserve"> ADDIN ZOTERO_ITEM CSL_CITATION {"citationID":"Qe53qNkN","properties":{"formattedCitation":"(Logg et al., 2019)","plainCitation":"(Logg et al., 2019)","noteIndex":0},"citationItems":[{"id":"xILCbqsa/5UpBoVRd","uris":["http://zotero.org/users/8905122/items/TJJKJPHP"],"itemData":{"id":3692,"type":"article-journal","abstract":"Even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w:instrText>
      </w:r>
      <w:r w:rsidR="00C83F45">
        <w:rPr>
          <w:rFonts w:hint="eastAsia"/>
        </w:rPr>
        <w:instrText xml:space="preserve">for the use of </w:instrText>
      </w:r>
      <w:r w:rsidR="00C83F45">
        <w:rPr>
          <w:rFonts w:hint="eastAsia"/>
        </w:rPr>
        <w:instrText>“</w:instrText>
      </w:r>
      <w:r w:rsidR="00C83F45">
        <w:rPr>
          <w:rFonts w:hint="eastAsia"/>
        </w:rPr>
        <w:instrText>big data</w:instrText>
      </w:r>
      <w:r w:rsidR="00C83F45">
        <w:rPr>
          <w:rFonts w:hint="eastAsia"/>
        </w:rPr>
        <w:instrText>”</w:instrText>
      </w:r>
      <w:r w:rsidR="00C83F45">
        <w:rPr>
          <w:rFonts w:hint="eastAsia"/>
        </w:rPr>
        <w:instrText xml:space="preserve"> and algorithmic advice it generates.\n\n</w:instrText>
      </w:r>
      <w:r w:rsidR="00C83F45">
        <w:rPr>
          <w:rFonts w:hint="eastAsia"/>
        </w:rPr>
        <w:instrText>【摘要翻译】尽管计算算法经常优于人类的判断，但公认的智慧表明，人们可能会对依赖它们持怀疑态度（</w:instrText>
      </w:r>
      <w:r w:rsidR="00C83F45">
        <w:rPr>
          <w:rFonts w:hint="eastAsia"/>
        </w:rPr>
        <w:instrText>Dawes,1979</w:instrText>
      </w:r>
      <w:r w:rsidR="00C83F45">
        <w:rPr>
          <w:rFonts w:hint="eastAsia"/>
        </w:rPr>
        <w:instrText>）。与这种观点相反，六个实验的结果表明，当外行人认为建议来自算法而不是来自个人时，他们会更坚持建议。当人们对视觉刺激进行数值估计（实验</w:instrText>
      </w:r>
      <w:r w:rsidR="00C83F45">
        <w:rPr>
          <w:rFonts w:hint="eastAsia"/>
        </w:rPr>
        <w:instrText>1A</w:instrText>
      </w:r>
      <w:r w:rsidR="00C83F45">
        <w:rPr>
          <w:rFonts w:hint="eastAsia"/>
        </w:rPr>
        <w:instrText>）和预测歌曲的受欢迎程度和浪漫吸引力（实验</w:instrText>
      </w:r>
      <w:r w:rsidR="00C83F45">
        <w:rPr>
          <w:rFonts w:hint="eastAsia"/>
        </w:rPr>
        <w:instrText>1B</w:instrText>
      </w:r>
      <w:r w:rsidR="00C83F45">
        <w:rPr>
          <w:rFonts w:hint="eastAsia"/>
        </w:rPr>
        <w:instrText>和</w:instrText>
      </w:r>
      <w:r w:rsidR="00C83F45">
        <w:rPr>
          <w:rFonts w:hint="eastAsia"/>
        </w:rPr>
        <w:instrText>1C</w:instrText>
      </w:r>
      <w:r w:rsidR="00C83F45">
        <w:rPr>
          <w:rFonts w:hint="eastAsia"/>
        </w:rPr>
        <w:instrText>）时，他们表现出了这种效应，我们称之为算法欣赏。然而，研究人员预测了相反的结果（实验</w:instrText>
      </w:r>
      <w:r w:rsidR="00C83F45">
        <w:rPr>
          <w:rFonts w:hint="eastAsia"/>
        </w:rPr>
        <w:instrText>1D</w:instrText>
      </w:r>
      <w:r w:rsidR="00C83F45">
        <w:rPr>
          <w:rFonts w:hint="eastAsia"/>
        </w:rPr>
        <w:instrText>）。当建议共同或单独出现时，算法欣赏持续存在（实验</w:instrText>
      </w:r>
      <w:r w:rsidR="00C83F45">
        <w:rPr>
          <w:rFonts w:hint="eastAsia"/>
        </w:rPr>
        <w:instrText>2</w:instrText>
      </w:r>
      <w:r w:rsidR="00C83F45">
        <w:rPr>
          <w:rFonts w:hint="eastAsia"/>
        </w:rPr>
        <w:instrText>）。然而，当人们在算法的估计和他们自己的估计之间做出选择（相对于外部顾问的；实验</w:instrText>
      </w:r>
      <w:r w:rsidR="00C83F45">
        <w:rPr>
          <w:rFonts w:hint="eastAsia"/>
        </w:rPr>
        <w:instrText>3</w:instrText>
      </w:r>
      <w:r w:rsidR="00C83F45">
        <w:rPr>
          <w:rFonts w:hint="eastAsia"/>
        </w:rPr>
        <w:instrText>）并且他们有预测方面的专业知识（实验</w:instrText>
      </w:r>
      <w:r w:rsidR="00C83F45">
        <w:rPr>
          <w:rFonts w:hint="eastAsia"/>
        </w:rPr>
        <w:instrText>4</w:instrText>
      </w:r>
      <w:r w:rsidR="00C83F45">
        <w:rPr>
          <w:rFonts w:hint="eastAsia"/>
        </w:rPr>
        <w:instrText>）。矛盾的是，定期进行预测的经验丰富的专业人士比外行人更少依赖算法建议，这损害了他们的准确性。这些结果揭示了一个重要问题，即人们何时依赖算法建议而不是来自人类的建议，并对“大数据”及其生成的算法建议的使用产生了影响。</w:instrText>
      </w:r>
      <w:r w:rsidR="00C83F45">
        <w:rPr>
          <w:rFonts w:hint="eastAsia"/>
        </w:rPr>
        <w:instrText xml:space="preserve">","call-number":"2","container-title":"Organizational </w:instrText>
      </w:r>
      <w:r w:rsidR="00C83F45">
        <w:instrText>Behavior and Human Decision Processes","DOI":"10.1016/j.obhdp.2018.12.005","ISSN":"0749-5978","journalAbbreviation":"Organ. Behav. Hum. Decis. Process.","note":"</w:instrText>
      </w:r>
      <w:r w:rsidR="00C83F45">
        <w:rPr>
          <w:rFonts w:ascii="Segoe UI Emoji" w:hAnsi="Segoe UI Emoji" w:cs="Segoe UI Emoji"/>
        </w:rPr>
        <w:instrText>🏷️</w:instrText>
      </w:r>
      <w:r w:rsidR="00C83F45">
        <w:instrText xml:space="preserve"> /unread</w:instrText>
      </w:r>
      <w:r w:rsidR="00C83F45">
        <w:rPr>
          <w:rFonts w:hint="eastAsia"/>
        </w:rPr>
        <w:instrText>、</w:instrText>
      </w:r>
      <w:r w:rsidR="00C83F45">
        <w:instrText>Algorithms</w:instrText>
      </w:r>
      <w:r w:rsidR="00C83F45">
        <w:rPr>
          <w:rFonts w:hint="eastAsia"/>
        </w:rPr>
        <w:instrText>、</w:instrText>
      </w:r>
      <w:r w:rsidR="00C83F45">
        <w:instrText>Accuracy</w:instrText>
      </w:r>
      <w:r w:rsidR="00C83F45">
        <w:rPr>
          <w:rFonts w:hint="eastAsia"/>
        </w:rPr>
        <w:instrText>、</w:instrText>
      </w:r>
      <w:r w:rsidR="00C83F45">
        <w:instrText>Advice-taking</w:instrText>
      </w:r>
      <w:r w:rsidR="00C83F45">
        <w:rPr>
          <w:rFonts w:hint="eastAsia"/>
        </w:rPr>
        <w:instrText>、</w:instrText>
      </w:r>
      <w:r w:rsidR="00C83F45">
        <w:instrText>Decision-making</w:instrText>
      </w:r>
      <w:r w:rsidR="00C83F45">
        <w:rPr>
          <w:rFonts w:hint="eastAsia"/>
        </w:rPr>
        <w:instrText>、</w:instrText>
      </w:r>
      <w:r w:rsidR="00C83F45">
        <w:instrText>Forecasting</w:instrText>
      </w:r>
      <w:r w:rsidR="00C83F45">
        <w:rPr>
          <w:rFonts w:hint="eastAsia"/>
        </w:rPr>
        <w:instrText>、</w:instrText>
      </w:r>
      <w:r w:rsidR="00C83F45">
        <w:instrText>Theory of machine","</w:instrText>
      </w:r>
      <w:r w:rsidR="00C83F45">
        <w:rPr>
          <w:rFonts w:hint="eastAsia"/>
        </w:rPr>
        <w:instrText>page":"90-103","source":"4.6 (Q1)","title":"Algorithm appreciation: People prefer algorithmic to human judgment","title-short":"Algorithm appreciation: People prefer algorithmic to human judgment</w:instrText>
      </w:r>
      <w:r w:rsidR="00C83F45">
        <w:rPr>
          <w:rFonts w:hint="eastAsia"/>
        </w:rPr>
        <w:instrText>算法欣赏：人们更喜欢算法而不是人类判断</w:instrText>
      </w:r>
      <w:r w:rsidR="00C83F45">
        <w:rPr>
          <w:rFonts w:hint="eastAsia"/>
        </w:rPr>
        <w:instrText>","volume":"151","author":[{"family":"Log</w:instrText>
      </w:r>
      <w:r w:rsidR="00C83F45">
        <w:instrText xml:space="preserve">g","given":"Jennifer M."},{"family":"Minson","given":"Julia A."},{"family":"Moore","given":"Don A."}],"issued":{"date-parts":[["2019",3,1]]}}}],"schema":"https://github.com/citation-style-language/schema/raw/master/csl-citation.json"} </w:instrText>
      </w:r>
      <w:r w:rsidRPr="00261E78">
        <w:fldChar w:fldCharType="separate"/>
      </w:r>
      <w:r w:rsidR="00C83F45" w:rsidRPr="00C83F45">
        <w:t>(Logg et al., 2019)</w:t>
      </w:r>
      <w:r w:rsidRPr="00261E78">
        <w:fldChar w:fldCharType="end"/>
      </w:r>
      <w:r w:rsidRPr="00261E78">
        <w:t xml:space="preserve">. </w:t>
      </w:r>
      <w:r w:rsidRPr="00261E78">
        <w:fldChar w:fldCharType="begin"/>
      </w:r>
      <w:r w:rsidR="00C83F45">
        <w:instrText xml:space="preserve"> ADDIN ZOTERO_ITEM CSL_CITATION {"citationID":"dsTdtIaK","properties":{"formattedCitation":"(Sundar &amp; others, 2008)","plainCitation":"(Sundar &amp; others, 2008)","dontUpdate":true,"noteIndex":0},"citationItems":[{"id":"xILCbqsa/1eiA4TLV","uris":["http://zotero.org/users/8905122/items/H496X2WV"],"itemData":{"id":26512,"type":"book","language":"en","note":"</w:instrText>
      </w:r>
      <w:r w:rsidR="00C83F45">
        <w:rPr>
          <w:rFonts w:ascii="Segoe UI Emoji" w:hAnsi="Segoe UI Emoji" w:cs="Segoe UI Emoji"/>
        </w:rPr>
        <w:instrText>🏷️</w:instrText>
      </w:r>
      <w:r w:rsidR="00C83F45">
        <w:instrText xml:space="preserve"> /unread","publisher":"MacArthur Foundation Digital Media and Learning Initiative Cambridge, MA","title":"The MAIN model: A heuristic approach to understanding technology effects on credibility","author":[{"family":"Sundar","given":"S Shyam"},{"literal":"others"}],"issued":{"date-parts":[["2008"]]}}}],"schema":"https://github.com/citation-style-language/schema/raw/master/csl-citation.json"} </w:instrText>
      </w:r>
      <w:r w:rsidRPr="00261E78">
        <w:fldChar w:fldCharType="separate"/>
      </w:r>
      <w:r w:rsidRPr="00261E78">
        <w:t>Sundar’s (2008)</w:t>
      </w:r>
      <w:r w:rsidRPr="00261E78">
        <w:fldChar w:fldCharType="end"/>
      </w:r>
      <w:r w:rsidRPr="00261E78">
        <w:t xml:space="preserve"> MAIN model explains how technological sources serve as heuristic cues triggering cognitive shortcuts. </w:t>
      </w:r>
      <w:del w:id="251" w:author="Xin Li" w:date="2026-05-11T10:53:00Z" w16du:dateUtc="2026-05-11T02:53:00Z">
        <w:r w:rsidRPr="00261E78" w:rsidDel="00C86CB9">
          <w:delText xml:space="preserve">This “machine heuristic” makes users perceive machine-generated content as more objective and authoritative. </w:delText>
        </w:r>
      </w:del>
      <w:del w:id="252" w:author="Xin Li" w:date="2026-05-11T10:52:00Z" w16du:dateUtc="2026-05-11T02:52:00Z">
        <w:r w:rsidRPr="00261E78" w:rsidDel="00C86CB9">
          <w:delText xml:space="preserve">Additionally, AI’s perceived efficiency creates psychological pressure, as users expect that they cannot match AI’s efficiency </w:delText>
        </w:r>
        <w:r w:rsidRPr="00261E78" w:rsidDel="00C86CB9">
          <w:fldChar w:fldCharType="begin"/>
        </w:r>
        <w:r w:rsidRPr="00C86CB9" w:rsidDel="00C86CB9">
          <w:delInstrText xml:space="preserve"> ADDIN ZOTERO_ITEM CSL_CITATION {"citationID":"svWacEM3","properties":{"formattedCitation":"(Dzindolet et al. 2003)","plainCitation":"(Dzindolet et al. 2003)","noteIndex":0},"citationItems":[{"id":26513,"uris":["http://zotero.org/users/8905122/items/7UXTAMJY"],"itemData":{"id":26513,"type":"article-journal","abstract":"A recent and dramatic increase in the use of automation has not yielded comparable improvements in performance. Researchers have found human operators often underutilize (disuse) and overly rely on (misuse) automated aids (Parasuraman and Riley, 1997). Three studies were performed with Cameron University students to explore the relationship among automation reliability, trust, and reliance. With the assistance of an automated decision aid, participants viewed slides of Fort Sill terrain and indicated the presence or absence of a camouflaged soldier. Results from the three studies indicate that trust is an important factor in understanding automation reliance decisions. Participants initially considered the automated decision aid trustworthy and reliable. After observing the automated aid make errors, participants distrusted even reliable aids, unless an explanation was provided regarding why the aid might err. Knowing why the aid might err increased trust in the decision aid and increased automation reliance, even when the trust was unwarranted. Our studies suggest a need for future research focused on understanding automation use, examining individual differences in automation reliance, and developing valid and reliable self-report measures of trust in automation.\n\n</w:delInstrText>
        </w:r>
        <w:r w:rsidRPr="00C86CB9" w:rsidDel="00C86CB9">
          <w:delInstrText>【摘要翻译】最近自动化的使用急剧增加，但并没有在性能方面产生可比的改进。研究人员发现，人类操作员经常利用不足</w:delInstrText>
        </w:r>
        <w:r w:rsidRPr="00C86CB9" w:rsidDel="00C86CB9">
          <w:delInstrText xml:space="preserve"> (</w:delInstrText>
        </w:r>
        <w:r w:rsidRPr="00C86CB9" w:rsidDel="00C86CB9">
          <w:delInstrText>废弃</w:delInstrText>
        </w:r>
        <w:r w:rsidRPr="00C86CB9" w:rsidDel="00C86CB9">
          <w:delInstrText xml:space="preserve">) </w:delInstrText>
        </w:r>
        <w:r w:rsidRPr="00C86CB9" w:rsidDel="00C86CB9">
          <w:delInstrText>和过度依赖</w:delInstrText>
        </w:r>
        <w:r w:rsidRPr="00C86CB9" w:rsidDel="00C86CB9">
          <w:delInstrText xml:space="preserve"> (</w:delInstrText>
        </w:r>
        <w:r w:rsidRPr="00C86CB9" w:rsidDel="00C86CB9">
          <w:delInstrText>滥用</w:delInstrText>
        </w:r>
        <w:r w:rsidRPr="00C86CB9" w:rsidDel="00C86CB9">
          <w:delInstrText xml:space="preserve">) </w:delInstrText>
        </w:r>
        <w:r w:rsidRPr="00C86CB9" w:rsidDel="00C86CB9">
          <w:delInstrText>自动辅助设备</w:delInstrText>
        </w:r>
        <w:r w:rsidRPr="00C86CB9" w:rsidDel="00C86CB9">
          <w:delInstrText xml:space="preserve"> (Parasuraman </w:delInstrText>
        </w:r>
        <w:r w:rsidRPr="00C86CB9" w:rsidDel="00C86CB9">
          <w:delInstrText>和</w:delInstrText>
        </w:r>
        <w:r w:rsidRPr="00C86CB9" w:rsidDel="00C86CB9">
          <w:delInstrText xml:space="preserve"> Riley</w:delInstrText>
        </w:r>
        <w:r w:rsidRPr="00C86CB9" w:rsidDel="00C86CB9">
          <w:delInstrText>，</w:delInstrText>
        </w:r>
        <w:r w:rsidRPr="00C86CB9" w:rsidDel="00C86CB9">
          <w:delInstrText>1997)</w:delInstrText>
        </w:r>
        <w:r w:rsidRPr="00C86CB9" w:rsidDel="00C86CB9">
          <w:delInstrText>。卡梅伦大学的学生进行了三项研究，以探讨自动化的可靠性，信任和可靠性之间的关系。在自动辅助决策系统的帮助下，与会者观看了</w:delInstrText>
        </w:r>
        <w:r w:rsidRPr="00C86CB9" w:rsidDel="00C86CB9">
          <w:delInstrText xml:space="preserve"> Fort Sill </w:delInstrText>
        </w:r>
        <w:r w:rsidRPr="00C86CB9" w:rsidDel="00C86CB9">
          <w:delInstrText>地形的幻灯片，并指出是否有一名伪装士兵。三个研究的结果表明，信任是理解自动化依赖决策的重要因素。参与者最初认为自动决策援助值得信赖和可靠。在观察到自动辅助系统出现错误后，参与者甚至不信任可靠的辅助系统，除非提供了关于辅助系统可能出错的原因的解释。知道为什么援助可能会出错增加了对决策援助的信任，增加了对自动化的依赖，即使这种信任是不必要的。我们的研究表明，未来的研究需要侧重于理解自动化的使用，检查自动化依赖的个体差异，以及开发有效和可靠的自我报告测量对自动化的信任。</w:delInstrText>
        </w:r>
        <w:r w:rsidRPr="00C86CB9" w:rsidDel="00C86CB9">
          <w:delInstrText xml:space="preserve">","archive_location":"1057 </w:delInstrText>
        </w:r>
        <w:r w:rsidRPr="00C86CB9" w:rsidDel="00C86CB9">
          <w:rPr>
            <w:rFonts w:ascii="Segoe UI Emoji" w:hAnsi="Segoe UI Emoji" w:cs="Segoe UI Emoji"/>
          </w:rPr>
          <w:delInstrText>📊</w:delInstrText>
        </w:r>
        <w:r w:rsidRPr="00C86CB9" w:rsidDel="00C86CB9">
          <w:delInstrText>","call-number":"2 (CCF A)","collection-title":"Trust and Technology","container-title":"International Journal of Human-Computer Studies","DOI":"10.1016/S1071-5819(03)00038-7","ISSN":"1071-5819","issue":"6","journalAbbreviation":"International Journal of Human-Computer Studies","language":"en","note":"</w:delInstrText>
        </w:r>
        <w:r w:rsidRPr="00C86CB9" w:rsidDel="00C86CB9">
          <w:rPr>
            <w:rFonts w:ascii="Segoe UI Emoji" w:hAnsi="Segoe UI Emoji" w:cs="Segoe UI Emoji"/>
          </w:rPr>
          <w:delInstrText>🏷️</w:delInstrText>
        </w:r>
        <w:r w:rsidRPr="00C86CB9" w:rsidDel="00C86CB9">
          <w:delInstrText xml:space="preserve"> /unread</w:delInstrText>
        </w:r>
        <w:r w:rsidRPr="00C86CB9" w:rsidDel="00C86CB9">
          <w:delInstrText>、</w:delInstrText>
        </w:r>
        <w:r w:rsidRPr="00C86CB9" w:rsidDel="00C86CB9">
          <w:delInstrText>Automation reliance</w:delInstrText>
        </w:r>
        <w:r w:rsidRPr="00C86CB9" w:rsidDel="00C86CB9">
          <w:delInstrText>、</w:delInstrText>
        </w:r>
        <w:r w:rsidRPr="00C86CB9" w:rsidDel="00C86CB9">
          <w:delInstrText>Automation trust</w:delInstrText>
        </w:r>
        <w:r w:rsidRPr="00C86CB9" w:rsidDel="00C86CB9">
          <w:delInstrText>、</w:delInstrText>
        </w:r>
        <w:r w:rsidRPr="00C86CB9" w:rsidDel="00C86CB9">
          <w:delInstrText>Disuse</w:delInstrText>
        </w:r>
        <w:r w:rsidRPr="00C86CB9" w:rsidDel="00C86CB9">
          <w:delInstrText>、</w:delInstrText>
        </w:r>
        <w:r w:rsidRPr="00C86CB9" w:rsidDel="00C86CB9">
          <w:delInstrText xml:space="preserve">Misuse","page":"697-718","source":"5.3 (Q1)","title":"The role of trust in automation reliance","volume":"58","author":[{"family":"Dzindolet","given":"Mary T."},{"family":"Peterson","given":"Scott A."},{"family":"Pomranky","given":"Regina A."},{"family":"Pierce","given":"Linda G."},{"family":"Beck","given":"Hall P."}],"issued":{"date-parts":[["2003",6]]}}}],"schema":"https://github.com/citation-style-language/schema/raw/master/csl-citation.json"} </w:delInstrText>
        </w:r>
        <w:r w:rsidRPr="00261E78" w:rsidDel="00C86CB9">
          <w:fldChar w:fldCharType="separate"/>
        </w:r>
        <w:r w:rsidRPr="00C86CB9" w:rsidDel="00C86CB9">
          <w:delText>(Dzindolet et al. 2003)</w:delText>
        </w:r>
        <w:r w:rsidRPr="00261E78" w:rsidDel="00C86CB9">
          <w:fldChar w:fldCharType="end"/>
        </w:r>
        <w:r w:rsidRPr="00261E78" w:rsidDel="00C86CB9">
          <w:delText>.</w:delText>
        </w:r>
      </w:del>
    </w:p>
    <w:p w14:paraId="08C6D1CF" w14:textId="780EE04D" w:rsidR="00C86CB9" w:rsidRPr="00261E78" w:rsidDel="00C86CB9" w:rsidRDefault="00C86CB9" w:rsidP="00C86CB9">
      <w:pPr>
        <w:pStyle w:val="Paragraph0"/>
        <w:rPr>
          <w:del w:id="253" w:author="Xin Li" w:date="2026-05-11T10:54:00Z" w16du:dateUtc="2026-05-11T02:54:00Z"/>
        </w:rPr>
        <w:pPrChange w:id="254" w:author="Xin Li" w:date="2026-05-11T10:53:00Z" w16du:dateUtc="2026-05-11T02:53:00Z">
          <w:pPr>
            <w:pStyle w:val="Paragraph0"/>
            <w:widowControl w:val="0"/>
            <w:ind w:firstLine="533"/>
          </w:pPr>
        </w:pPrChange>
      </w:pPr>
      <w:del w:id="255" w:author="Xin Li" w:date="2026-05-11T10:53:00Z" w16du:dateUtc="2026-05-11T02:53:00Z">
        <w:r w:rsidRPr="00261E78" w:rsidDel="00C86CB9">
          <w:delText xml:space="preserve">The source effect mechanism is related to the logic of algorithm appreciation. </w:delText>
        </w:r>
      </w:del>
      <w:r w:rsidRPr="00261E78">
        <w:t xml:space="preserve">We note that algorithm appreciation and algorithm aversion can coexist in different contexts </w:t>
      </w:r>
      <w:r w:rsidRPr="00261E78">
        <w:fldChar w:fldCharType="begin"/>
      </w:r>
      <w:r w:rsidR="00C83F45">
        <w:instrText xml:space="preserve"> ADDIN ZOTERO_ITEM CSL_CITATION {"citationID":"5FQAjBSU","properties":{"formattedCitation":"(Jussupow et al., 2024)","plainCitation":"(Jussupow et al., 2024)","noteIndex":0},"citationItems":[{"id":"xILCbqsa/drwG48j2","uris":["http://zotero.org/users/8905122/items/VC3TVAPQ"],"itemData":{"id":30797,"type":"article-journal","abstract":"People have conflicting responses for support from algorithms or humans in decision-making. On the one hand, they fail to benefit from algorithms due to algorithm aversion, as they reject decisions provided by algorithms more frequently than those made by humans. On the other hand, many prefer algorithmic over human advice, an effect of algorithm appreciation. However, currently, we lack a shared understanding of these constructs’ meaning and measurements, resulting in a lack of theoretical integration of empirical findings. Thus, in this research note, we conceptualize algorithm aversion as the preference for humans over algorithms in decision-making and analyze approaches in current research to measure this preference. First, we outline the implications of focusing on a specific understanding of algorithms as computational procedures or as embedded in material or nonmaterial objects. Then, we classify four decision configurations that distinguish individuals’ evaluations of algorithms, human advisors, their own judgments, or combinations of these. Consequently, we develop a classification scheme that provides guidance for future research to develop more specific hypotheses on the direction of preferences (aversion vs. appreciation) and the effect of moderators.","archive_location":"20 </w:instrText>
      </w:r>
      <w:r w:rsidR="00C83F45">
        <w:rPr>
          <w:rFonts w:ascii="Segoe UI Emoji" w:hAnsi="Segoe UI Emoji" w:cs="Segoe UI Emoji"/>
        </w:rPr>
        <w:instrText>📊</w:instrText>
      </w:r>
      <w:r w:rsidR="00C83F45">
        <w:instrText>","call-number":"2","container-title":"MIS Quarterly","DOI":"10.25300/MISQ/2024/18512","ISSN":"0276-7783","issue":"4","journalAbbreviation":"MIS Quarterly","language":"en","note":"</w:instrText>
      </w:r>
      <w:r w:rsidR="00C83F45">
        <w:rPr>
          <w:rFonts w:ascii="Segoe UI Emoji" w:hAnsi="Segoe UI Emoji" w:cs="Segoe UI Emoji"/>
        </w:rPr>
        <w:instrText>🏷️</w:instrText>
      </w:r>
      <w:r w:rsidR="00C83F45">
        <w:instrText xml:space="preserve"> /reading","page":"1575-1590","source":"6.0 (Q1)","title":"An Integrative Perspective on Algorithm Aversion and Appreciation in Decision-Making","volume":"48","author":[{"family":"Jussupow","given":"Ekaterina"},{"family":"Benbasat","given":"Izak"},{"family":"Heinzl","given":"Armin"}],"issued":{"date-parts":[["2024",12,1]]}}}],"schema":"https://github.com/citation-style-language/schema/raw/master/csl-citation.json"} </w:instrText>
      </w:r>
      <w:r w:rsidRPr="00261E78">
        <w:fldChar w:fldCharType="separate"/>
      </w:r>
      <w:r w:rsidR="00C83F45" w:rsidRPr="00C83F45">
        <w:t>(Jussupow et al., 2024)</w:t>
      </w:r>
      <w:r w:rsidRPr="00261E78">
        <w:fldChar w:fldCharType="end"/>
      </w:r>
      <w:r w:rsidRPr="00261E78">
        <w:t xml:space="preserve">. We </w:t>
      </w:r>
      <w:del w:id="256" w:author="Xin Li" w:date="2026-05-11T10:53:00Z" w16du:dateUtc="2026-05-11T02:53:00Z">
        <w:r w:rsidRPr="00261E78" w:rsidDel="00C86CB9">
          <w:delText xml:space="preserve">do not claim universal algorithm appreciation across all settings. Rather, we </w:delText>
        </w:r>
      </w:del>
      <w:r w:rsidRPr="00261E78">
        <w:t xml:space="preserve">posit that in online technical Q&amp;A communities we studied, </w:t>
      </w:r>
      <w:ins w:id="257" w:author="Xin Li" w:date="2026-05-11T10:53:00Z" w16du:dateUtc="2026-05-11T02:53:00Z">
        <w:r>
          <w:t xml:space="preserve">where most users are IT-related, users may have more </w:t>
        </w:r>
      </w:ins>
      <w:ins w:id="258" w:author="Xin Li" w:date="2026-05-11T10:54:00Z" w16du:dateUtc="2026-05-11T02:54:00Z">
        <w:r>
          <w:t xml:space="preserve">AI preference than the public [REF]. Thus, </w:t>
        </w:r>
      </w:ins>
      <w:r w:rsidRPr="00261E78">
        <w:t xml:space="preserve">the AI </w:t>
      </w:r>
      <w:del w:id="259" w:author="Xin Li" w:date="2026-05-11T10:54:00Z" w16du:dateUtc="2026-05-11T02:54:00Z">
        <w:r w:rsidRPr="00261E78" w:rsidDel="00C86CB9">
          <w:delText xml:space="preserve">source </w:delText>
        </w:r>
      </w:del>
      <w:r w:rsidRPr="00261E78">
        <w:t>label carries specific credibility signals</w:t>
      </w:r>
      <w:del w:id="260" w:author="Xin Li" w:date="2026-05-11T10:54:00Z" w16du:dateUtc="2026-05-11T02:54:00Z">
        <w:r w:rsidRPr="00261E78" w:rsidDel="00C86CB9">
          <w:delText xml:space="preserve"> that influence user behavior</w:delText>
        </w:r>
      </w:del>
      <w:r w:rsidRPr="00261E78">
        <w:t xml:space="preserve">. </w:t>
      </w:r>
    </w:p>
    <w:p w14:paraId="10D3A4B3" w14:textId="0ADCE93B" w:rsidR="00062D3D" w:rsidRPr="0022223D" w:rsidRDefault="00062D3D" w:rsidP="006C571B">
      <w:pPr>
        <w:pStyle w:val="Paragraph0"/>
      </w:pPr>
    </w:p>
    <w:p w14:paraId="64951C85" w14:textId="77777777" w:rsidR="003377C0" w:rsidRPr="0022223D" w:rsidRDefault="003377C0" w:rsidP="003377C0">
      <w:pPr>
        <w:pStyle w:val="Paragraph0"/>
        <w:rPr>
          <w:ins w:id="261" w:author="Xin Li" w:date="2026-05-11T10:56:00Z" w16du:dateUtc="2026-05-11T02:56:00Z"/>
        </w:rPr>
      </w:pPr>
      <w:ins w:id="262" w:author="Xin Li" w:date="2026-05-11T10:56:00Z" w16du:dateUtc="2026-05-11T02:56:00Z">
        <w:r w:rsidRPr="0022223D">
          <w:t>Therefore, we hypothesize:</w:t>
        </w:r>
      </w:ins>
    </w:p>
    <w:p w14:paraId="477418CC" w14:textId="77777777" w:rsidR="003377C0" w:rsidRDefault="003377C0" w:rsidP="003377C0">
      <w:pPr>
        <w:pStyle w:val="Paragraph0"/>
        <w:rPr>
          <w:ins w:id="263" w:author="Xin Li" w:date="2026-05-11T10:56:00Z" w16du:dateUtc="2026-05-11T02:56:00Z"/>
          <w:i/>
          <w:iCs/>
        </w:rPr>
      </w:pPr>
      <w:ins w:id="264" w:author="Xin Li" w:date="2026-05-11T10:56:00Z" w16du:dateUtc="2026-05-11T02:56:00Z">
        <w:r w:rsidRPr="0022223D">
          <w:rPr>
            <w:i/>
            <w:iCs/>
          </w:rPr>
          <w:lastRenderedPageBreak/>
          <w:t xml:space="preserve">H1: Introducing internal GenAI to answer questions reduces the contribution of human answerers in online Q&amp;A </w:t>
        </w:r>
        <w:r w:rsidRPr="0022223D">
          <w:rPr>
            <w:i/>
          </w:rPr>
          <w:t>communities</w:t>
        </w:r>
        <w:r w:rsidRPr="0022223D" w:rsidDel="002C29E2">
          <w:rPr>
            <w:i/>
            <w:iCs/>
          </w:rPr>
          <w:t>.</w:t>
        </w:r>
      </w:ins>
    </w:p>
    <w:p w14:paraId="66A992B7" w14:textId="6DAA4ACA" w:rsidR="00A65D0B" w:rsidRPr="0022223D" w:rsidRDefault="00A65D0B" w:rsidP="00C86CB9">
      <w:pPr>
        <w:pStyle w:val="Paragraph0"/>
        <w:widowControl w:val="0"/>
        <w:ind w:firstLine="533"/>
        <w:pPrChange w:id="265" w:author="Xin Li" w:date="2026-05-11T10:54:00Z" w16du:dateUtc="2026-05-11T02:54:00Z">
          <w:pPr>
            <w:pStyle w:val="Paragraph0"/>
          </w:pPr>
        </w:pPrChange>
      </w:pPr>
      <w:r w:rsidRPr="0022223D">
        <w:t xml:space="preserve">GenAI systems typically produce thorough, well-articulated answers </w:t>
      </w:r>
      <w:r w:rsidR="005D51D0" w:rsidRPr="0022223D">
        <w:fldChar w:fldCharType="begin"/>
      </w:r>
      <w:r w:rsidR="006E796B">
        <w:instrText xml:space="preserve"> ADDIN ZOTERO_ITEM CSL_CITATION {"citationID":"TDNrnKJW","properties":{"formattedCitation":"(Brown et al., 2020)","plainCitation":"(Brown et al., 2020)","noteIndex":0},"citationItems":[{"id":"xILCbqsa/DN5A2tCr","uris":["http://zotero.org/users/8905122/items/RJAQQQ7V"],"itemData":{"id":26499,"type":"paper-conference","abstract":"We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w:instrText>
      </w:r>
      <w:r w:rsidR="006E796B">
        <w:rPr>
          <w:rFonts w:hint="eastAsia"/>
        </w:rPr>
        <w:instrText>me datasets where GPT-3's few-shot learning still struggles, as well as some datasets where GPT-3 faces methodological issues related to training on large web corpora.\n\n</w:instrText>
      </w:r>
      <w:r w:rsidR="006E796B">
        <w:rPr>
          <w:rFonts w:hint="eastAsia"/>
        </w:rPr>
        <w:instrText>【摘要翻译】我们证明，扩展语言模型可以大大提高任务无关性、小范围性能，有时甚至可以与现有的最先进的微调方法相媲美。具体来说，我们训练了</w:instrText>
      </w:r>
      <w:r w:rsidR="006E796B">
        <w:rPr>
          <w:rFonts w:hint="eastAsia"/>
        </w:rPr>
        <w:instrText xml:space="preserve"> GPT-3</w:instrText>
      </w:r>
      <w:r w:rsidR="006E796B">
        <w:rPr>
          <w:rFonts w:hint="eastAsia"/>
        </w:rPr>
        <w:instrText>，这是一个拥有</w:instrText>
      </w:r>
      <w:r w:rsidR="006E796B">
        <w:rPr>
          <w:rFonts w:hint="eastAsia"/>
        </w:rPr>
        <w:instrText xml:space="preserve"> 1750 </w:instrText>
      </w:r>
      <w:r w:rsidR="006E796B">
        <w:rPr>
          <w:rFonts w:hint="eastAsia"/>
        </w:rPr>
        <w:instrText>亿个参数的自回归语言模型，比以前的任何非稀疏语言模型都多</w:instrText>
      </w:r>
      <w:r w:rsidR="006E796B">
        <w:rPr>
          <w:rFonts w:hint="eastAsia"/>
        </w:rPr>
        <w:instrText xml:space="preserve"> 10 </w:instrText>
      </w:r>
      <w:r w:rsidR="006E796B">
        <w:rPr>
          <w:rFonts w:hint="eastAsia"/>
        </w:rPr>
        <w:instrText>倍，并且在少数镜头下测试了它的性能。对于所有任务，</w:instrText>
      </w:r>
      <w:r w:rsidR="006E796B">
        <w:rPr>
          <w:rFonts w:hint="eastAsia"/>
        </w:rPr>
        <w:instrText xml:space="preserve">GPT-3 </w:instrText>
      </w:r>
      <w:r w:rsidR="006E796B">
        <w:rPr>
          <w:rFonts w:hint="eastAsia"/>
        </w:rPr>
        <w:instrText>的应用没有任何梯度更新或微调，纯粹通过与模型的文本交互指定任务和少量演示。</w:instrText>
      </w:r>
      <w:r w:rsidR="006E796B">
        <w:rPr>
          <w:rFonts w:hint="eastAsia"/>
        </w:rPr>
        <w:instrText xml:space="preserve">GPT-3 </w:instrText>
      </w:r>
      <w:r w:rsidR="006E796B">
        <w:rPr>
          <w:rFonts w:hint="eastAsia"/>
        </w:rPr>
        <w:instrText>在许多</w:instrText>
      </w:r>
      <w:r w:rsidR="006E796B">
        <w:rPr>
          <w:rFonts w:hint="eastAsia"/>
        </w:rPr>
        <w:instrText xml:space="preserve"> NLP </w:instrText>
      </w:r>
      <w:r w:rsidR="006E796B">
        <w:rPr>
          <w:rFonts w:hint="eastAsia"/>
        </w:rPr>
        <w:instrText>数据集上获得了很好的性能，包括翻译、问答和完型填空任务。我们还确定了一些数据集，其中</w:instrText>
      </w:r>
      <w:r w:rsidR="006E796B">
        <w:rPr>
          <w:rFonts w:hint="eastAsia"/>
        </w:rPr>
        <w:instrText xml:space="preserve"> GPT-3 </w:instrText>
      </w:r>
      <w:r w:rsidR="006E796B">
        <w:rPr>
          <w:rFonts w:hint="eastAsia"/>
        </w:rPr>
        <w:instrText>的少数镜头学习仍然困难，以及一些数据集，其中</w:instrText>
      </w:r>
      <w:r w:rsidR="006E796B">
        <w:rPr>
          <w:rFonts w:hint="eastAsia"/>
        </w:rPr>
        <w:instrText xml:space="preserve"> GPT-3 </w:instrText>
      </w:r>
      <w:r w:rsidR="006E796B">
        <w:rPr>
          <w:rFonts w:hint="eastAsia"/>
        </w:rPr>
        <w:instrText>面临的方法学问题有关的培训大型网络语料库。</w:instrText>
      </w:r>
      <w:r w:rsidR="006E796B">
        <w:rPr>
          <w:rFonts w:hint="eastAsia"/>
        </w:rPr>
        <w:instrText>","collection-title":"NIPS '20","contain</w:instrText>
      </w:r>
      <w:r w:rsidR="006E796B">
        <w:instrText>er-title":"Proceedings of the 34th International Conference on Neural Information Processing Systems","event-place":"Red Hook, NY, USA","ISBN":"978-1-7138-2954-6","language":"en","note":"</w:instrText>
      </w:r>
      <w:r w:rsidR="006E796B">
        <w:rPr>
          <w:rFonts w:ascii="Segoe UI Emoji" w:hAnsi="Segoe UI Emoji" w:cs="Segoe UI Emoji"/>
        </w:rPr>
        <w:instrText>🏷️</w:instrText>
      </w:r>
      <w:r w:rsidR="006E796B">
        <w:instrText xml:space="preserve"> /unread","page":"1877–1901","publisher":"Curran Associates Inc.","publisher-place":"Red Hook, NY, USA","source":"ACM Digital Library","title":"Language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4,2]]},"issued":{"date-parts":[["2020",12,6]]}}}],"schema":"https://github.com/citation-style-language/schema/raw/master/csl-citation.json"} </w:instrText>
      </w:r>
      <w:r w:rsidR="005D51D0" w:rsidRPr="0022223D">
        <w:fldChar w:fldCharType="separate"/>
      </w:r>
      <w:r w:rsidR="00FB59A6" w:rsidRPr="00FB59A6">
        <w:t>(Brown et al., 2020)</w:t>
      </w:r>
      <w:r w:rsidR="005D51D0" w:rsidRPr="0022223D">
        <w:fldChar w:fldCharType="end"/>
      </w:r>
      <w:r w:rsidR="005D51D0" w:rsidRPr="0022223D">
        <w:t xml:space="preserve">. </w:t>
      </w:r>
      <w:del w:id="266" w:author="Xin Li" w:date="2026-05-11T10:57:00Z" w16du:dateUtc="2026-05-11T02:57:00Z">
        <w:r w:rsidRPr="0022223D" w:rsidDel="003377C0">
          <w:delText xml:space="preserve">When potential answerers encounter comprehensive AI content, they conduct mental cost-benefit analyses evaluating effort against incremental value. </w:delText>
        </w:r>
      </w:del>
      <w:r w:rsidRPr="0022223D">
        <w:t xml:space="preserve">Users are motivated by perceptions of unique value addition </w:t>
      </w:r>
      <w:r w:rsidR="00AF3E6C" w:rsidRPr="0022223D">
        <w:fldChar w:fldCharType="begin"/>
      </w:r>
      <w:r w:rsidR="006E796B">
        <w:instrText xml:space="preserve"> ADDIN ZOTERO_ITEM CSL_CITATION {"citationID":"y6kf2VHf","properties":{"formattedCitation":"(Butler et al., 2007; Wasko &amp; Faraj, 2005)","plainCitation":"(Butler et al., 2007; Wasko &amp; Faraj, 2005)","noteIndex":0},"citationItems":[{"id":"xILCbqsa/L3MnTZ6K","uris":["http://zotero.org/users/8905122/items/RJHFG8A2"],"itemData":{"id":26501,"type":"chapter","abstract":"As in any social organization, people need to invest effort in the health of their online groups. Electronic mailing list servers, such as LISTSERV and Majordomo, and other such groups need people to maintain the technology infrastructure, carry out social management tasks, and recruit new members. Members must read and contribute to discussion. Here, we ask why people do this. In many online groups, preexisting social ties and material benefits for contributions are weak or nonexistent. In this chapter, we consider how the formal leadership role, personal and community benefits, and community characteristics influence the effort members put into helping their online groups. Results from a survey of Internet mailing list owners and other members suggest that although owners, who have a formal leadership role, do more of the effortful community building work than do regular members, other members a</w:instrText>
      </w:r>
      <w:r w:rsidR="006E796B">
        <w:rPr>
          <w:rFonts w:hint="eastAsia"/>
        </w:rPr>
        <w:instrText>lso take on some of the work. Moreover, members who value different benefits are likely to contribute to the development of an online community in different ways. (PsycInfo Database Record (c) 2022 APA, all rights reserved)\n\n</w:instrText>
      </w:r>
      <w:r w:rsidR="006E796B">
        <w:rPr>
          <w:rFonts w:hint="eastAsia"/>
        </w:rPr>
        <w:instrText>【摘要翻译】正如在任何社会组织中一样，人们需要为他们在线群组的健康投入精力。邮件列表服务器，如</w:instrText>
      </w:r>
      <w:r w:rsidR="006E796B">
        <w:rPr>
          <w:rFonts w:hint="eastAsia"/>
        </w:rPr>
        <w:instrText xml:space="preserve"> LISTSERV </w:instrText>
      </w:r>
      <w:r w:rsidR="006E796B">
        <w:rPr>
          <w:rFonts w:hint="eastAsia"/>
        </w:rPr>
        <w:instrText>和</w:instrText>
      </w:r>
      <w:r w:rsidR="006E796B">
        <w:rPr>
          <w:rFonts w:hint="eastAsia"/>
        </w:rPr>
        <w:instrText xml:space="preserve"> Majordomo</w:instrText>
      </w:r>
      <w:r w:rsidR="006E796B">
        <w:rPr>
          <w:rFonts w:hint="eastAsia"/>
        </w:rPr>
        <w:instrText>，以及其他这样的组织需要人来维护技术基础设施，执行社会管理任务，并招募新成员。成员必须阅读并参与讨论。在这里，我们问人们为什么这样做。在许多在线群组中，先前存在的社会关系和捐款的物质利益很弱或根本不存在。在这一章中，我们考虑了正式的领导角色、个人和社区利益以及社区特征如何影响成员投入到帮助他们的在线小组中。对因特网邮件列表所有者和其他成员的调查结果表明，尽管担任正式领导角色的所有者比普通成员做了更多的努力建设社区的工作，但其他成员也承担了一些工作。此外，重视不同利益的成员可能会以不同方式为在线社区的发展做出贡献。</w:instrText>
      </w:r>
      <w:r w:rsidR="006E796B">
        <w:instrText xml:space="preserve">(PsycInfo </w:instrText>
      </w:r>
      <w:r w:rsidR="006E796B">
        <w:rPr>
          <w:rFonts w:hint="eastAsia"/>
        </w:rPr>
        <w:instrText>资料库纪录</w:instrText>
      </w:r>
      <w:r w:rsidR="006E796B">
        <w:instrText xml:space="preserve"> (c) 2022APA</w:instrText>
      </w:r>
      <w:r w:rsidR="006E796B">
        <w:rPr>
          <w:rFonts w:hint="eastAsia"/>
        </w:rPr>
        <w:instrText>，保留所有权利</w:instrText>
      </w:r>
      <w:r w:rsidR="006E796B">
        <w:instrText>)","container-title":"Leadership at a distance: Research in technologically-supported work","event-place":"Mahwah, NJ, US","ISBN":"978-0-8058-5097-0","language":"en","note":"</w:instrText>
      </w:r>
      <w:r w:rsidR="006E796B">
        <w:rPr>
          <w:rFonts w:ascii="Segoe UI Emoji" w:hAnsi="Segoe UI Emoji" w:cs="Segoe UI Emoji"/>
        </w:rPr>
        <w:instrText>🏷️</w:instrText>
      </w:r>
      <w:r w:rsidR="006E796B">
        <w:rPr>
          <w:rFonts w:hint="eastAsia"/>
        </w:rPr>
        <w:instrText xml:space="preserve"> /unread</w:instrText>
      </w:r>
      <w:r w:rsidR="006E796B">
        <w:rPr>
          <w:rFonts w:hint="eastAsia"/>
        </w:rPr>
        <w:instrText>、</w:instrText>
      </w:r>
      <w:r w:rsidR="006E796B">
        <w:rPr>
          <w:rFonts w:hint="eastAsia"/>
        </w:rPr>
        <w:instrText>Internet</w:instrText>
      </w:r>
      <w:r w:rsidR="006E796B">
        <w:rPr>
          <w:rFonts w:hint="eastAsia"/>
        </w:rPr>
        <w:instrText>、</w:instrText>
      </w:r>
      <w:r w:rsidR="006E796B">
        <w:rPr>
          <w:rFonts w:hint="eastAsia"/>
        </w:rPr>
        <w:instrText>Leadership</w:instrText>
      </w:r>
      <w:r w:rsidR="006E796B">
        <w:rPr>
          <w:rFonts w:hint="eastAsia"/>
        </w:rPr>
        <w:instrText>、</w:instrText>
      </w:r>
      <w:r w:rsidR="006E796B">
        <w:rPr>
          <w:rFonts w:hint="eastAsia"/>
        </w:rPr>
        <w:instrText>Communities</w:instrText>
      </w:r>
      <w:r w:rsidR="006E796B">
        <w:rPr>
          <w:rFonts w:hint="eastAsia"/>
        </w:rPr>
        <w:instrText>、</w:instrText>
      </w:r>
      <w:r w:rsidR="006E796B">
        <w:rPr>
          <w:rFonts w:hint="eastAsia"/>
        </w:rPr>
        <w:instrText>Computer Mediated Communication</w:instrText>
      </w:r>
      <w:r w:rsidR="006E796B">
        <w:rPr>
          <w:rFonts w:hint="eastAsia"/>
        </w:rPr>
        <w:instrText>、</w:instrText>
      </w:r>
      <w:r w:rsidR="006E796B">
        <w:rPr>
          <w:rFonts w:hint="eastAsia"/>
        </w:rPr>
        <w:instrText>Energy Expenditure</w:instrText>
      </w:r>
      <w:r w:rsidR="006E796B">
        <w:rPr>
          <w:rFonts w:hint="eastAsia"/>
        </w:rPr>
        <w:instrText>、</w:instrText>
      </w:r>
      <w:r w:rsidR="006E796B">
        <w:rPr>
          <w:rFonts w:hint="eastAsia"/>
        </w:rPr>
        <w:instrText>Online Social Networks</w:instrText>
      </w:r>
      <w:r w:rsidR="006E796B">
        <w:rPr>
          <w:rFonts w:hint="eastAsia"/>
        </w:rPr>
        <w:instrText>、</w:instrText>
      </w:r>
      <w:r w:rsidR="006E796B">
        <w:rPr>
          <w:rFonts w:hint="eastAsia"/>
        </w:rPr>
        <w:instrText>Psychosocial Factors","page":"171-193","publisher":"Lawrence Erlbaum Associates Publishers","publisher-place":"Mahwah, NJ, US","source":"APA</w:instrText>
      </w:r>
      <w:r w:rsidR="006E796B">
        <w:instrText xml:space="preserve"> PsycNet","title":"Community effort in online groups: Who does the work and why?","title-short":"Community effort in online groups","author":[{"family":"Butler","given":"Brian"},{"family":"Sproull","given":"Lee"},{"family":"Kiesler","given":"Sara"},{"family":"Kraut","given":"Robert"}],"issued":{"date-parts":[["2007"]]}},"label":"page"},{"id":"xILCbqsa/m7CnzJu9","uris":["http://zotero.org/users/8905122/items/BDJNRP3D"],"itemData":{"id":26504,"type":"article-journal","abstract":"Electronic networks of practice are computer-mediated discussion forums focused on problems of practice that enable individuals to exchange advice and ideas with others based on common interests. However, why individuals help strangers in these electronic networks is not well understood: there is no immediate benefit to the contributor, and free-riders are able to acquire the same knowledge as everyone else. To understand this paradox, we apply theories of collective action to examine how individual motivations and social capital influence knowledge contribution in electronic networks. This study reports on the activities of one electronic network supporting a professional legal association. Using archival, network, survey, and content analysis data, we empirically test a model of knowledge contribution. We find that people contribute their knowledge when they perceive that it enhances their professional reputations, when they have the experience to share, and when they are structurally embedded in the network. Surprisingly, contrib</w:instrText>
      </w:r>
      <w:r w:rsidR="006E796B">
        <w:rPr>
          <w:rFonts w:hint="eastAsia"/>
        </w:rPr>
        <w:instrText>utions occur without regard to expectations of reciprocity from others or high levels of commitment to the network.\n\n</w:instrText>
      </w:r>
      <w:r w:rsidR="006E796B">
        <w:rPr>
          <w:rFonts w:hint="eastAsia"/>
        </w:rPr>
        <w:instrText>【摘要翻译】电子实践网络是以计算机为媒介的讨论论坛，重点讨论实践问题，使个人能够基于共同利益与他人交流意见和想法。然而，为什么个人在这些电子网络中帮助陌生人还没有得到很好的理解：</w:instrText>
      </w:r>
      <w:r w:rsidR="006E796B">
        <w:rPr>
          <w:rFonts w:hint="eastAsia"/>
        </w:rPr>
        <w:instrText xml:space="preserve"> </w:instrText>
      </w:r>
      <w:r w:rsidR="006E796B">
        <w:rPr>
          <w:rFonts w:hint="eastAsia"/>
        </w:rPr>
        <w:instrText>对于贡献者来说没有直接的好处，搭便车者能够获得与其他人相同的知识。为了理解这一悖论，我们应用集体行动理论来研究个人动机和社会资本如何影响电子网络中的知识贡献。本研究报告了一个支持专业法律协会的电子网络的活动。利用档案、网络、调查和内容分析数据，我们对一个知识贡献模型进行了实证测试。我们发现，当人们意识到知识可以提高他们的职业声誉时，当他们有经验可以分享时，当他们在结构上嵌入网络时，他们就会贡献自己的知识。令人惊讶的是，捐款的发生并没有考虑到其他人对互惠的期望或对网络的高度承诺。</w:instrText>
      </w:r>
      <w:r w:rsidR="006E796B">
        <w:rPr>
          <w:rFonts w:hint="eastAsia"/>
        </w:rPr>
        <w:instrText xml:space="preserve">","archive_location":"5189 </w:instrText>
      </w:r>
      <w:r w:rsidR="006E796B">
        <w:rPr>
          <w:rFonts w:ascii="Segoe UI Emoji" w:hAnsi="Segoe UI Emoji" w:cs="Segoe UI Emoji"/>
        </w:rPr>
        <w:instrText>📊</w:instrText>
      </w:r>
      <w:r w:rsidR="006E796B">
        <w:rPr>
          <w:rFonts w:hint="eastAsia"/>
        </w:rPr>
        <w:instrText>","call-number":"2","container-</w:instrText>
      </w:r>
      <w:r w:rsidR="006E796B">
        <w:instrText>title":"MIS Quarterly","DOI":"10.2307/25148667","ISSN":"0276-7783","issue":"1","journalAbbreviation":"MIS Quarterly","language":"en","note":"</w:instrText>
      </w:r>
      <w:r w:rsidR="006E796B">
        <w:rPr>
          <w:rFonts w:ascii="Segoe UI Emoji" w:hAnsi="Segoe UI Emoji" w:cs="Segoe UI Emoji"/>
        </w:rPr>
        <w:instrText>🏷️</w:instrText>
      </w:r>
      <w:r w:rsidR="006E796B">
        <w:instrText xml:space="preserve"> /unread","page":"35","source":"7 (Q1)","title":"Why Should I Share? Examining Social Capital and Knowledge Contribution in Electronic Networks of Practice","title-short":"Why Should I Share?","volume":"29","author":[{"family":"Wasko","given":""},{"family":"Faraj","given":""}],"issued":{"date-parts":[["2005"]]}},"label":"page"}],"schema":"https://github.com/citation-style-language/schema/raw/master/csl-citation.json"} </w:instrText>
      </w:r>
      <w:r w:rsidR="00AF3E6C" w:rsidRPr="0022223D">
        <w:fldChar w:fldCharType="separate"/>
      </w:r>
      <w:r w:rsidR="00FB59A6" w:rsidRPr="00FB59A6">
        <w:t>(Butler et al., 2007; Wasko &amp; Faraj, 2005)</w:t>
      </w:r>
      <w:r w:rsidR="00AF3E6C" w:rsidRPr="0022223D">
        <w:fldChar w:fldCharType="end"/>
      </w:r>
      <w:r w:rsidR="00AF3E6C" w:rsidRPr="0022223D">
        <w:t xml:space="preserve">. </w:t>
      </w:r>
      <w:r w:rsidRPr="0022223D">
        <w:t>If AI answers already provide substantial information, users may conclude their input offers minimal additional value and decide not to contribute.</w:t>
      </w:r>
      <w:ins w:id="267" w:author="Xin Li" w:date="2026-05-11T10:58:00Z" w16du:dateUtc="2026-05-11T02:58:00Z">
        <w:r w:rsidR="0009022B">
          <w:t xml:space="preserve"> However, it is not simple t</w:t>
        </w:r>
      </w:ins>
      <w:ins w:id="268" w:author="Xin Li" w:date="2026-05-11T10:59:00Z" w16du:dateUtc="2026-05-11T02:59:00Z">
        <w:r w:rsidR="0009022B">
          <w:t xml:space="preserve">o fully assess AI answer quality. </w:t>
        </w:r>
      </w:ins>
      <w:ins w:id="269" w:author="Xin Li" w:date="2026-05-11T11:02:00Z" w16du:dateUtc="2026-05-11T03:02:00Z">
        <w:r w:rsidR="004854B1">
          <w:t>U</w:t>
        </w:r>
      </w:ins>
      <w:ins w:id="270" w:author="Xin Li" w:date="2026-05-11T10:59:00Z" w16du:dateUtc="2026-05-11T02:59:00Z">
        <w:r w:rsidR="0009022B">
          <w:t xml:space="preserve">sers </w:t>
        </w:r>
      </w:ins>
      <w:ins w:id="271" w:author="Xin Li" w:date="2026-05-11T11:02:00Z" w16du:dateUtc="2026-05-11T03:02:00Z">
        <w:r w:rsidR="004854B1">
          <w:t xml:space="preserve">will have their cost to make </w:t>
        </w:r>
      </w:ins>
      <w:ins w:id="272" w:author="Xin Li" w:date="2026-05-11T11:01:00Z" w16du:dateUtc="2026-05-11T03:01:00Z">
        <w:r w:rsidR="004854B1">
          <w:t>quality assessment</w:t>
        </w:r>
      </w:ins>
      <w:ins w:id="273" w:author="Xin Li" w:date="2026-05-11T11:02:00Z" w16du:dateUtc="2026-05-11T03:02:00Z">
        <w:r w:rsidR="004854B1">
          <w:t xml:space="preserve">. Due to this reason, users may move to more central route assessments and leverage </w:t>
        </w:r>
      </w:ins>
      <w:ins w:id="274" w:author="Xin Li" w:date="2026-05-11T11:03:00Z" w16du:dateUtc="2026-05-11T03:03:00Z">
        <w:r w:rsidR="004854B1">
          <w:t xml:space="preserve">stronger signals. </w:t>
        </w:r>
      </w:ins>
      <w:ins w:id="275" w:author="Xin Li" w:date="2026-05-11T11:01:00Z" w16du:dateUtc="2026-05-11T03:01:00Z">
        <w:r w:rsidR="004854B1">
          <w:t xml:space="preserve"> </w:t>
        </w:r>
      </w:ins>
    </w:p>
    <w:p w14:paraId="55F0C8FE" w14:textId="77777777" w:rsidR="00A11FC2" w:rsidRPr="0022223D" w:rsidRDefault="00A11FC2" w:rsidP="00A11FC2">
      <w:pPr>
        <w:pStyle w:val="Paragraph0"/>
        <w:rPr>
          <w:moveTo w:id="276" w:author="Xin Li" w:date="2026-05-11T14:55:00Z" w16du:dateUtc="2026-05-11T06:55:00Z"/>
        </w:rPr>
      </w:pPr>
      <w:moveToRangeStart w:id="277" w:author="Xin Li" w:date="2026-05-11T14:55:00Z" w:name="move229403751"/>
      <w:moveTo w:id="278" w:author="Xin Li" w:date="2026-05-11T14:55:00Z" w16du:dateUtc="2026-05-11T06:55:00Z">
        <w:r w:rsidRPr="0022223D">
          <w:t xml:space="preserve">The third mechanism proposes that AI-generated answers raise users’ expectations for answer quality, leading to more critical evaluations of human answers even when their quality remains unchanged. This draws from expectation disconfirmation theory </w:t>
        </w:r>
        <w:r w:rsidRPr="0022223D">
          <w:fldChar w:fldCharType="begin"/>
        </w:r>
        <w:r>
          <w:instrText xml:space="preserve"> ADDIN ZOTERO_ITEM CSL_CITATION {"citationID":"JkcYaxf0","properties":{"formattedCitation":"(Oliver,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instrText>
        </w:r>
        <w:r>
          <w:rPr>
            <w:rFonts w:hint="eastAsia"/>
          </w:rPr>
          <w:instrText>) (PsycInfo Database Record (c) 2020 APA, all rights reserved)\n\n</w:instrText>
        </w:r>
        <w:r>
          <w:rPr>
            <w:rFonts w:hint="eastAsia"/>
          </w:rPr>
          <w:instrText>【摘要翻译】提出了一个模型，将消费者满意度表示为期望和期望不确定的函数。满意度反过来被认为会影响态度变化和购买意愿。来自</w:instrText>
        </w:r>
        <w:r>
          <w:rPr>
            <w:rFonts w:hint="eastAsia"/>
          </w:rPr>
          <w:instrText>604</w:instrText>
        </w:r>
        <w:r>
          <w:rPr>
            <w:rFonts w:hint="eastAsia"/>
          </w:rPr>
          <w:instrText>个</w:instrText>
        </w:r>
        <w:r>
          <w:rPr>
            <w:rFonts w:hint="eastAsia"/>
          </w:rPr>
          <w:instrText>Ss</w:instrText>
        </w:r>
        <w:r>
          <w:rPr>
            <w:rFonts w:hint="eastAsia"/>
          </w:rPr>
          <w:instrText>的两阶段实地研究的结果支持流感接种消费者和非消费者的计划。（</w:instrText>
        </w:r>
        <w:r>
          <w:rPr>
            <w:rFonts w:hint="eastAsia"/>
          </w:rPr>
          <w:instrText>50</w:instrText>
        </w:r>
        <w:r>
          <w:rPr>
            <w:rFonts w:hint="eastAsia"/>
          </w:rPr>
          <w:instrText>参考）（精神信息数据库记录（</w:instrText>
        </w:r>
        <w:r>
          <w:rPr>
            <w:rFonts w:hint="eastAsia"/>
          </w:rPr>
          <w:instrText>c</w:instrText>
        </w:r>
        <w:r>
          <w:rPr>
            <w:rFonts w:hint="eastAsia"/>
          </w:rPr>
          <w:instrText>）</w:instrText>
        </w:r>
        <w:r>
          <w:rPr>
            <w:rFonts w:hint="eastAsia"/>
          </w:rPr>
          <w:instrText>2020 APA</w:instrText>
        </w:r>
        <w:r>
          <w:rPr>
            <w:rFonts w:hint="eastAsia"/>
          </w:rPr>
          <w:instrText>，保留所有权利）</w:instrText>
        </w:r>
        <w:r>
          <w:rPr>
            <w:rFonts w:hint="eastAsia"/>
          </w:rPr>
          <w:instrText>","container-title":"Journal of Marketing Research","DOI":"</w:instrText>
        </w:r>
        <w:r>
          <w: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instrText>
        </w:r>
        <w:r w:rsidRPr="0022223D">
          <w:fldChar w:fldCharType="separate"/>
        </w:r>
        <w:r w:rsidRPr="00FB59A6">
          <w:t>(Oliver, 1980)</w:t>
        </w:r>
        <w:r w:rsidRPr="0022223D">
          <w:fldChar w:fldCharType="end"/>
        </w:r>
        <w:r w:rsidRPr="0022223D">
          <w:t xml:space="preserve">, which posits that satisfaction depends on the gap between expected and perceived performance. AI answers calibrate users’ expectations to a new standard, creating the anticipation of higher quality, accuracy, and comprehensiveness. Research bears this out, demonstrating that high-performance AI content creates heightened expectations for consistency and accuracy </w:t>
        </w:r>
        <w:r w:rsidRPr="0022223D">
          <w:fldChar w:fldCharType="begin"/>
        </w:r>
        <w:r>
          <w:instrText xml:space="preserve"> ADDIN ZOTERO_ITEM CSL_CITATION {"citationID":"WHwf4g1J","properties":{"formattedCitation":"(Jussupow et al., 2020)","plainCitation":"(Jussupow et al., 2020)","noteIndex":0},"citationItems":[{"id":"xILCbqsa/wv8iLHRX","uris":["http://zotero.org/users/8905122/items/PVXI6GC7"],"itemData":{"id":26539,"type":"paper-conference","container-title":"Proceedings of the 28th European Conference on Information Systems","language":"en","note":"</w:instrText>
        </w:r>
        <w:r>
          <w:rPr>
            <w:rFonts w:ascii="Segoe UI Emoji" w:hAnsi="Segoe UI Emoji" w:cs="Segoe UI Emoji"/>
          </w:rPr>
          <w:instrText>🏷️</w:instrText>
        </w:r>
        <w:r>
          <w: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instrText>
        </w:r>
        <w:r w:rsidRPr="0022223D">
          <w:fldChar w:fldCharType="separate"/>
        </w:r>
        <w:r w:rsidRPr="00FB59A6">
          <w:t>(Jussupow et al., 2020)</w:t>
        </w:r>
        <w:r w:rsidRPr="0022223D">
          <w:fldChar w:fldCharType="end"/>
        </w:r>
        <w:r w:rsidRPr="0022223D">
          <w:t>. This mechanism operates through changes in evaluation standards rather than actual quality changes. AI answers create a new reference point against which human answers are judged, potentially leading to more stringent evaluations and reduced recognition.</w:t>
        </w:r>
      </w:moveTo>
    </w:p>
    <w:moveToRangeEnd w:id="277"/>
    <w:p w14:paraId="555F147A" w14:textId="7D3D60D7" w:rsidR="004854B1" w:rsidRDefault="004854B1" w:rsidP="00A65D0B">
      <w:pPr>
        <w:pStyle w:val="Paragraph0"/>
        <w:rPr>
          <w:ins w:id="279" w:author="Xin Li" w:date="2026-05-11T11:06:00Z" w16du:dateUtc="2026-05-11T03:06:00Z"/>
        </w:rPr>
      </w:pPr>
      <w:ins w:id="280" w:author="Xin Li" w:date="2026-05-11T11:03:00Z" w16du:dateUtc="2026-05-11T03:03:00Z">
        <w:r>
          <w:t xml:space="preserve">A potential signal of answer quality is </w:t>
        </w:r>
      </w:ins>
      <w:ins w:id="281" w:author="Xin Li" w:date="2026-05-11T11:04:00Z" w16du:dateUtc="2026-05-11T03:04:00Z">
        <w:r>
          <w:t>the length of answers</w:t>
        </w:r>
      </w:ins>
      <w:ins w:id="282" w:author="Xin Li" w:date="2026-05-11T11:06:00Z" w16du:dateUtc="2026-05-11T03:06:00Z">
        <w:r>
          <w:t>.</w:t>
        </w:r>
      </w:ins>
      <w:ins w:id="283" w:author="Xin Li" w:date="2026-05-11T11:04:00Z" w16du:dateUtc="2026-05-11T03:04:00Z">
        <w:r>
          <w:t xml:space="preserve"> </w:t>
        </w:r>
      </w:ins>
      <w:r w:rsidR="00A65D0B" w:rsidRPr="0022223D">
        <w:t xml:space="preserve">This effect </w:t>
      </w:r>
      <w:ins w:id="284" w:author="Xin Li" w:date="2026-05-11T11:06:00Z" w16du:dateUtc="2026-05-11T03:06:00Z">
        <w:r>
          <w:t>takes length as a answer comprehensiveness signal</w:t>
        </w:r>
      </w:ins>
      <w:del w:id="285" w:author="Xin Li" w:date="2026-05-11T11:06:00Z" w16du:dateUtc="2026-05-11T03:06:00Z">
        <w:r w:rsidR="00A65D0B" w:rsidRPr="0022223D" w:rsidDel="004854B1">
          <w:delText>operates through answer quality</w:delText>
        </w:r>
      </w:del>
      <w:r w:rsidR="00A65D0B" w:rsidRPr="0022223D">
        <w:t>: sufficiently comprehensive AI answers reduce the perceived gap between existing information and what contributors might add, decreasing motivation</w:t>
      </w:r>
      <w:ins w:id="286" w:author="Xin Li" w:date="2026-05-11T11:06:00Z" w16du:dateUtc="2026-05-11T03:06:00Z">
        <w:r>
          <w:t xml:space="preserve"> to participate</w:t>
        </w:r>
      </w:ins>
      <w:r w:rsidR="00A65D0B" w:rsidRPr="0022223D">
        <w:t xml:space="preserve">. </w:t>
      </w:r>
      <w:ins w:id="287" w:author="Xin Li" w:date="2026-05-11T11:06:00Z" w16du:dateUtc="2026-05-11T03:06:00Z">
        <w:r>
          <w:t>[Add more literature and discussion of this signal effect</w:t>
        </w:r>
      </w:ins>
      <w:ins w:id="288" w:author="Xin Li" w:date="2026-05-11T11:07:00Z" w16du:dateUtc="2026-05-11T03:07:00Z">
        <w:r>
          <w:t>.</w:t>
        </w:r>
      </w:ins>
      <w:ins w:id="289" w:author="Xin Li" w:date="2026-05-11T11:06:00Z" w16du:dateUtc="2026-05-11T03:06:00Z">
        <w:r>
          <w:t>]</w:t>
        </w:r>
      </w:ins>
    </w:p>
    <w:p w14:paraId="4D50C0A7" w14:textId="58CA5425" w:rsidR="00A65D0B" w:rsidRDefault="004854B1" w:rsidP="00A65D0B">
      <w:pPr>
        <w:pStyle w:val="Paragraph0"/>
        <w:rPr>
          <w:ins w:id="290" w:author="Xin Li" w:date="2026-05-11T11:08:00Z" w16du:dateUtc="2026-05-11T03:08:00Z"/>
        </w:rPr>
      </w:pPr>
      <w:ins w:id="291" w:author="Xin Li" w:date="2026-05-11T11:06:00Z" w16du:dateUtc="2026-05-11T03:06:00Z">
        <w:r>
          <w:lastRenderedPageBreak/>
          <w:t xml:space="preserve">To the </w:t>
        </w:r>
      </w:ins>
      <w:ins w:id="292" w:author="Xin Li" w:date="2026-05-11T11:07:00Z" w16du:dateUtc="2026-05-11T03:07:00Z">
        <w:r>
          <w:t>extreme of the assessment of AI answer, users may carefully assess if the</w:t>
        </w:r>
      </w:ins>
      <w:del w:id="293" w:author="Xin Li" w:date="2026-05-11T11:07:00Z" w16du:dateUtc="2026-05-11T03:07:00Z">
        <w:r w:rsidR="00A65D0B" w:rsidRPr="0022223D" w:rsidDel="004854B1">
          <w:delText>Conversely, insufficient</w:delText>
        </w:r>
      </w:del>
      <w:r w:rsidR="00A65D0B" w:rsidRPr="0022223D">
        <w:t xml:space="preserve"> AI </w:t>
      </w:r>
      <w:ins w:id="294" w:author="Xin Li" w:date="2026-05-11T11:07:00Z" w16du:dateUtc="2026-05-11T03:07:00Z">
        <w:r>
          <w:t>answer meets the expectation of questioners.</w:t>
        </w:r>
      </w:ins>
      <w:del w:id="295" w:author="Xin Li" w:date="2026-05-11T11:07:00Z" w16du:dateUtc="2026-05-11T03:07:00Z">
        <w:r w:rsidR="00A65D0B" w:rsidRPr="0022223D" w:rsidDel="004854B1">
          <w:delText>quality would not generate this deterrent effect</w:delText>
        </w:r>
      </w:del>
      <w:ins w:id="296" w:author="Xin Li" w:date="2026-05-11T11:07:00Z" w16du:dateUtc="2026-05-11T03:07:00Z">
        <w:r>
          <w:t xml:space="preserve"> However, such a procedure will take too much effort</w:t>
        </w:r>
      </w:ins>
      <w:r w:rsidR="00A65D0B" w:rsidRPr="0022223D">
        <w:t>.</w:t>
      </w:r>
      <w:ins w:id="297" w:author="Xin Li" w:date="2026-05-11T11:08:00Z" w16du:dateUtc="2026-05-11T03:08:00Z">
        <w:r>
          <w:t xml:space="preserve"> We project most users won’t waste too much on this step[add more literature on this]</w:t>
        </w:r>
      </w:ins>
    </w:p>
    <w:p w14:paraId="7B565A0A" w14:textId="7E30908F" w:rsidR="004854B1" w:rsidRPr="0022223D" w:rsidRDefault="004854B1" w:rsidP="00A65D0B">
      <w:pPr>
        <w:pStyle w:val="Paragraph0"/>
      </w:pPr>
      <w:ins w:id="298" w:author="Xin Li" w:date="2026-05-11T11:08:00Z" w16du:dateUtc="2026-05-11T03:08:00Z">
        <w:r>
          <w:t>Thus, we hypothesize</w:t>
        </w:r>
      </w:ins>
    </w:p>
    <w:p w14:paraId="21EC8197" w14:textId="37C4DAAD" w:rsidR="00D631F3" w:rsidRPr="0022223D" w:rsidRDefault="00DA393D" w:rsidP="00D54DB3">
      <w:pPr>
        <w:pStyle w:val="Paragraph0"/>
        <w:rPr>
          <w:ins w:id="299" w:author="Xin Li" w:date="2026-04-11T15:04:00Z" w16du:dateUtc="2026-04-11T07:04:00Z"/>
          <w:i/>
          <w:iCs/>
        </w:rPr>
      </w:pPr>
      <w:ins w:id="300" w:author="Xin Li" w:date="2026-04-11T15:04:00Z" w16du:dateUtc="2026-04-11T07:04:00Z">
        <w:r w:rsidRPr="0022223D">
          <w:rPr>
            <w:i/>
            <w:iCs/>
          </w:rPr>
          <w:t>H</w:t>
        </w:r>
      </w:ins>
      <w:ins w:id="301" w:author="Xin Li" w:date="2026-05-11T10:55:00Z" w16du:dateUtc="2026-05-11T02:55:00Z">
        <w:r w:rsidR="00C86CB9">
          <w:rPr>
            <w:i/>
            <w:iCs/>
          </w:rPr>
          <w:t>2</w:t>
        </w:r>
      </w:ins>
      <w:ins w:id="302" w:author="Xin Li" w:date="2026-04-11T15:04:00Z" w16du:dateUtc="2026-04-11T07:04:00Z">
        <w:r w:rsidRPr="0022223D">
          <w:rPr>
            <w:i/>
            <w:iCs/>
          </w:rPr>
          <w:t xml:space="preserve">: </w:t>
        </w:r>
      </w:ins>
      <w:ins w:id="303" w:author="Xin Li" w:date="2026-05-11T10:55:00Z" w16du:dateUtc="2026-05-11T02:55:00Z">
        <w:r w:rsidR="00C86CB9">
          <w:rPr>
            <w:i/>
            <w:iCs/>
          </w:rPr>
          <w:t>I</w:t>
        </w:r>
      </w:ins>
      <w:ins w:id="304" w:author="Xin Li" w:date="2026-04-11T15:04:00Z" w16du:dateUtc="2026-04-11T07:04:00Z">
        <w:r w:rsidRPr="0022223D">
          <w:rPr>
            <w:i/>
            <w:iCs/>
          </w:rPr>
          <w:t>nternal GenAI answer</w:t>
        </w:r>
      </w:ins>
      <w:ins w:id="305" w:author="Xin Li" w:date="2026-05-11T10:55:00Z" w16du:dateUtc="2026-05-11T02:55:00Z">
        <w:r w:rsidR="00C86CB9">
          <w:rPr>
            <w:i/>
            <w:iCs/>
          </w:rPr>
          <w:t xml:space="preserve">s’ detering to </w:t>
        </w:r>
      </w:ins>
      <w:ins w:id="306" w:author="Xin Li" w:date="2026-04-11T15:04:00Z" w16du:dateUtc="2026-04-11T07:04:00Z">
        <w:r w:rsidRPr="0022223D">
          <w:rPr>
            <w:i/>
            <w:iCs/>
          </w:rPr>
          <w:t xml:space="preserve">human answerers </w:t>
        </w:r>
      </w:ins>
      <w:ins w:id="307" w:author="Xin Li" w:date="2026-05-11T10:55:00Z" w16du:dateUtc="2026-05-11T02:55:00Z">
        <w:r w:rsidR="00C86CB9">
          <w:rPr>
            <w:i/>
            <w:iCs/>
          </w:rPr>
          <w:t>is stronger on lo</w:t>
        </w:r>
      </w:ins>
      <w:ins w:id="308" w:author="Xin Li" w:date="2026-05-11T10:56:00Z" w16du:dateUtc="2026-05-11T02:56:00Z">
        <w:r w:rsidR="00C86CB9">
          <w:rPr>
            <w:i/>
            <w:iCs/>
          </w:rPr>
          <w:t>nger answers</w:t>
        </w:r>
      </w:ins>
      <w:ins w:id="309" w:author="Xin Li" w:date="2026-04-11T15:04:00Z" w16du:dateUtc="2026-04-11T07:04:00Z">
        <w:r w:rsidRPr="0022223D" w:rsidDel="002C29E2">
          <w:rPr>
            <w:i/>
            <w:iCs/>
          </w:rPr>
          <w:t>.</w:t>
        </w:r>
      </w:ins>
    </w:p>
    <w:p w14:paraId="0716B23C" w14:textId="0C04A44B" w:rsidR="00FF6742" w:rsidRPr="0022223D" w:rsidRDefault="006365F1">
      <w:pPr>
        <w:pStyle w:val="Heading2"/>
        <w:pPrChange w:id="310" w:author="Xin Li" w:date="2026-03-28T08:14:00Z" w16du:dateUtc="2026-03-28T00:14:00Z">
          <w:pPr>
            <w:pStyle w:val="Heading3"/>
          </w:pPr>
        </w:pPrChange>
      </w:pPr>
      <w:ins w:id="311" w:author="Xin Li" w:date="2026-04-11T15:05:00Z" w16du:dateUtc="2026-04-11T07:05:00Z">
        <w:r>
          <w:t>Answer</w:t>
        </w:r>
      </w:ins>
      <w:ins w:id="312" w:author="Xin Li" w:date="2026-05-11T10:15:00Z" w16du:dateUtc="2026-05-11T02:15:00Z">
        <w:r w:rsidR="00E57C27">
          <w:t>er</w:t>
        </w:r>
      </w:ins>
      <w:ins w:id="313" w:author="Xin Li" w:date="2026-04-11T15:05:00Z" w16du:dateUtc="2026-04-11T07:05:00Z">
        <w:r>
          <w:t xml:space="preserve"> </w:t>
        </w:r>
      </w:ins>
      <w:ins w:id="314" w:author="Xin Li" w:date="2026-05-11T10:15:00Z" w16du:dateUtc="2026-05-11T02:15:00Z">
        <w:r w:rsidR="00E57C27">
          <w:t>Innovation</w:t>
        </w:r>
      </w:ins>
      <w:del w:id="315" w:author="Xin Li" w:date="2026-04-11T15:05:00Z" w16du:dateUtc="2026-04-11T07:05:00Z">
        <w:r w:rsidR="00FF6742" w:rsidRPr="0022223D" w:rsidDel="006365F1">
          <w:delText>Source Effect</w:delText>
        </w:r>
      </w:del>
    </w:p>
    <w:p w14:paraId="2F4FA92A" w14:textId="192F75A1" w:rsidR="00300190" w:rsidRDefault="00397AD8" w:rsidP="00300190">
      <w:pPr>
        <w:pStyle w:val="Paragraph0"/>
        <w:rPr>
          <w:ins w:id="316" w:author="Xin Li" w:date="2026-05-11T11:15:00Z" w16du:dateUtc="2026-05-11T03:15:00Z"/>
        </w:rPr>
      </w:pPr>
      <w:bookmarkStart w:id="317" w:name="_Hlk165812433"/>
      <w:ins w:id="318" w:author="Xin Li" w:date="2026-05-11T11:12:00Z" w16du:dateUtc="2026-05-11T03:12:00Z">
        <w:r>
          <w:t xml:space="preserve">If answerers decide to participate, they will face another decision how to </w:t>
        </w:r>
      </w:ins>
      <w:del w:id="319" w:author="Xin Li" w:date="2026-05-11T11:13:00Z" w16du:dateUtc="2026-05-11T03:13:00Z">
        <w:r w:rsidR="00300190" w:rsidRPr="00261E78" w:rsidDel="00397AD8">
          <w:delText xml:space="preserve">We posit that human answerers may adopt differentiation strategies to </w:delText>
        </w:r>
      </w:del>
      <w:ins w:id="320" w:author="Xin Li" w:date="2026-05-11T11:13:00Z" w16du:dateUtc="2026-05-11T03:13:00Z">
        <w:r>
          <w:t xml:space="preserve">compete wih and </w:t>
        </w:r>
      </w:ins>
      <w:r w:rsidR="00300190" w:rsidRPr="00261E78">
        <w:t xml:space="preserve">distinguish their contributions from </w:t>
      </w:r>
      <w:ins w:id="321" w:author="Xin Li" w:date="2026-05-11T11:13:00Z" w16du:dateUtc="2026-05-11T03:13:00Z">
        <w:r>
          <w:t xml:space="preserve">prior </w:t>
        </w:r>
      </w:ins>
      <w:del w:id="322" w:author="Xin Li" w:date="2026-05-11T11:13:00Z" w16du:dateUtc="2026-05-11T03:13:00Z">
        <w:r w:rsidR="00300190" w:rsidRPr="00261E78" w:rsidDel="00397AD8">
          <w:delText>AI-generated content</w:delText>
        </w:r>
      </w:del>
      <w:ins w:id="323" w:author="Xin Li" w:date="2026-05-11T11:13:00Z" w16du:dateUtc="2026-05-11T03:13:00Z">
        <w:r>
          <w:t>answers</w:t>
        </w:r>
      </w:ins>
      <w:r w:rsidR="00300190" w:rsidRPr="00261E78">
        <w:t>. This approach is particularly viable in technical domains for two reasons. First, the structured nature of technical questions</w:t>
      </w:r>
      <w:del w:id="324" w:author="Xin Li" w:date="2026-05-11T11:13:00Z" w16du:dateUtc="2026-05-11T03:13:00Z">
        <w:r w:rsidR="00300190" w:rsidRPr="00261E78" w:rsidDel="00C57FE5">
          <w:delText>—typically concise with code snippets—</w:delText>
        </w:r>
      </w:del>
      <w:ins w:id="325" w:author="Xin Li" w:date="2026-05-11T11:13:00Z" w16du:dateUtc="2026-05-11T03:13:00Z">
        <w:r w:rsidR="00C57FE5">
          <w:t xml:space="preserve"> </w:t>
        </w:r>
      </w:ins>
      <w:r w:rsidR="00300190" w:rsidRPr="00261E78">
        <w:t xml:space="preserve">enables answerers to </w:t>
      </w:r>
      <w:ins w:id="326" w:author="Xin Li" w:date="2026-05-11T11:14:00Z" w16du:dateUtc="2026-05-11T03:14:00Z">
        <w:r w:rsidR="003800BB">
          <w:t>assess the potential good answer to a question</w:t>
        </w:r>
      </w:ins>
      <w:del w:id="327" w:author="Xin Li" w:date="2026-05-11T11:14:00Z" w16du:dateUtc="2026-05-11T03:14:00Z">
        <w:r w:rsidR="00300190" w:rsidRPr="00261E78" w:rsidDel="003800BB">
          <w:delText xml:space="preserve">anticipate and customize responses based on established norms </w:delText>
        </w:r>
        <w:r w:rsidR="00300190" w:rsidRPr="00261E78" w:rsidDel="003800BB">
          <w:fldChar w:fldCharType="begin"/>
        </w:r>
        <w:r w:rsidRPr="003800BB" w:rsidDel="003800BB">
          <w:delInstrText xml:space="preserve"> ADDIN ZOTERO_ITEM CSL_CITATION {"citationID":"4ygDhHEc","properties":{"formattedCitation":"(Calefato et al., 2018)","plainCitation":"(Calefato et al., 2018)","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w:delInstrText>
        </w:r>
        <w:r w:rsidRPr="003800BB" w:rsidDel="003800BB">
          <w:rPr>
            <w:rFonts w:hint="eastAsia"/>
          </w:rPr>
          <w:delInstrText>ines that suggest avoiding rudeness in question writing.\n\n</w:delInstrText>
        </w:r>
        <w:r w:rsidRPr="003800BB" w:rsidDel="003800BB">
          <w:rPr>
            <w:rFonts w:hint="eastAsia"/>
          </w:rPr>
          <w:delInstrText>【摘要翻译】</w:delInstrText>
        </w:r>
        <w:r w:rsidRPr="003800BB" w:rsidDel="003800BB">
          <w:rPr>
            <w:rFonts w:hint="eastAsia"/>
          </w:rPr>
          <w:delInstrText>Stack Overflow</w:delInstrText>
        </w:r>
        <w:r w:rsidRPr="003800BB" w:rsidDel="003800BB">
          <w:rPr>
            <w:rFonts w:hint="eastAsia"/>
          </w:rPr>
          <w:delInstrText>和其他基于社区的问答（</w:delInstrText>
        </w:r>
        <w:r w:rsidRPr="003800BB" w:rsidDel="003800BB">
          <w:rPr>
            <w:rFonts w:hint="eastAsia"/>
          </w:rPr>
          <w:delInstrText>Q&amp;A</w:delInstrText>
        </w:r>
        <w:r w:rsidRPr="003800BB" w:rsidDel="003800BB">
          <w:rPr>
            <w:rFonts w:hint="eastAsia"/>
          </w:rPr>
          <w:del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delInstrText>
        </w:r>
        <w:r w:rsidRPr="003800BB" w:rsidDel="003800BB">
          <w:rPr>
            <w:rFonts w:hint="eastAsia"/>
          </w:rPr>
          <w:delInstrText>87 K</w:delInstrText>
        </w:r>
        <w:r w:rsidRPr="003800BB" w:rsidDel="003800BB">
          <w:rPr>
            <w:rFonts w:hint="eastAsia"/>
          </w:rPr>
          <w:del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delInstrText>
        </w:r>
        <w:r w:rsidRPr="003800BB" w:rsidDel="003800BB">
          <w:rPr>
            <w:rFonts w:hint="eastAsia"/>
          </w:rPr>
          <w:delInstrText>","container-title":"Information and Software Technology","DOI":"10.1016/j.infsof.2017.10.009","ISSN":"0950-5849","language":"en","page":"186-207","title":"How to ask for technic</w:delInstrText>
        </w:r>
        <w:r w:rsidRPr="003800BB" w:rsidDel="003800BB">
          <w:delInstrText xml:space="preserve">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delInstrText>
        </w:r>
        <w:r w:rsidR="00300190" w:rsidRPr="00261E78" w:rsidDel="003800BB">
          <w:fldChar w:fldCharType="separate"/>
        </w:r>
        <w:r w:rsidRPr="003800BB" w:rsidDel="003800BB">
          <w:delText>(Calefato et al., 2018)</w:delText>
        </w:r>
        <w:r w:rsidR="00300190" w:rsidRPr="00261E78" w:rsidDel="003800BB">
          <w:fldChar w:fldCharType="end"/>
        </w:r>
      </w:del>
      <w:r w:rsidR="00300190" w:rsidRPr="00261E78">
        <w:t xml:space="preserve">. Second, </w:t>
      </w:r>
      <w:ins w:id="328" w:author="Xin Li" w:date="2026-05-11T11:14:00Z" w16du:dateUtc="2026-05-11T03:14:00Z">
        <w:r w:rsidR="003800BB">
          <w:t xml:space="preserve">if prior answers have </w:t>
        </w:r>
      </w:ins>
      <w:ins w:id="329" w:author="Xin Li" w:date="2026-05-11T11:15:00Z" w16du:dateUtc="2026-05-11T03:15:00Z">
        <w:r w:rsidR="003800BB">
          <w:t xml:space="preserve">flaws (due to limited ability of human or </w:t>
        </w:r>
      </w:ins>
      <w:r w:rsidR="00300190" w:rsidRPr="00261E78">
        <w:t>AI</w:t>
      </w:r>
      <w:ins w:id="330" w:author="Xin Li" w:date="2026-05-11T11:15:00Z" w16du:dateUtc="2026-05-11T03:15:00Z">
        <w:r w:rsidR="003800BB">
          <w:t xml:space="preserve"> </w:t>
        </w:r>
      </w:ins>
      <w:del w:id="331" w:author="Xin Li" w:date="2026-05-11T11:15:00Z" w16du:dateUtc="2026-05-11T03:15:00Z">
        <w:r w:rsidR="00300190" w:rsidRPr="00261E78" w:rsidDel="003800BB">
          <w:delText xml:space="preserve">-generated </w:delText>
        </w:r>
      </w:del>
      <w:r w:rsidR="00300190" w:rsidRPr="00261E78">
        <w:t>answer</w:t>
      </w:r>
      <w:ins w:id="332" w:author="Xin Li" w:date="2026-05-11T11:15:00Z" w16du:dateUtc="2026-05-11T03:15:00Z">
        <w:r w:rsidR="003800BB">
          <w:t>er</w:t>
        </w:r>
      </w:ins>
      <w:r w:rsidR="00300190" w:rsidRPr="00261E78">
        <w:t>s</w:t>
      </w:r>
      <w:ins w:id="333" w:author="Xin Li" w:date="2026-05-11T11:15:00Z" w16du:dateUtc="2026-05-11T03:15:00Z">
        <w:r w:rsidR="003800BB">
          <w:t>),</w:t>
        </w:r>
      </w:ins>
      <w:r w:rsidR="00300190" w:rsidRPr="00261E78">
        <w:t xml:space="preserve"> </w:t>
      </w:r>
      <w:del w:id="334" w:author="Xin Li" w:date="2026-05-11T11:15:00Z" w16du:dateUtc="2026-05-11T03:15:00Z">
        <w:r w:rsidR="00300190" w:rsidRPr="00261E78" w:rsidDel="003800BB">
          <w:delText xml:space="preserve">create an opportunity for </w:delText>
        </w:r>
      </w:del>
      <w:r w:rsidR="00300190" w:rsidRPr="00261E78">
        <w:t>human</w:t>
      </w:r>
      <w:ins w:id="335" w:author="Xin Li" w:date="2026-05-11T11:15:00Z" w16du:dateUtc="2026-05-11T03:15:00Z">
        <w:r w:rsidR="003800BB">
          <w:t xml:space="preserve"> answerer</w:t>
        </w:r>
      </w:ins>
      <w:r w:rsidR="00300190" w:rsidRPr="00261E78">
        <w:t xml:space="preserve">s </w:t>
      </w:r>
      <w:ins w:id="336" w:author="Xin Li" w:date="2026-05-11T11:15:00Z" w16du:dateUtc="2026-05-11T03:15:00Z">
        <w:r w:rsidR="003800BB">
          <w:t xml:space="preserve">would be able </w:t>
        </w:r>
      </w:ins>
      <w:r w:rsidR="00300190" w:rsidRPr="00261E78">
        <w:t>to provide complementary insights that demonstrate their unique value through domain expertise and contextual understanding.</w:t>
      </w:r>
      <w:ins w:id="337" w:author="Xin Li" w:date="2026-05-11T11:15:00Z" w16du:dateUtc="2026-05-11T03:15:00Z">
        <w:r w:rsidR="003800BB">
          <w:t xml:space="preserve"> Along this dec</w:t>
        </w:r>
      </w:ins>
      <w:ins w:id="338" w:author="Xin Li" w:date="2026-05-11T11:16:00Z" w16du:dateUtc="2026-05-11T03:16:00Z">
        <w:r w:rsidR="003800BB">
          <w:t>ision, we can also differentiate human answers’ assessment o</w:t>
        </w:r>
      </w:ins>
      <w:ins w:id="339" w:author="Xin Li" w:date="2026-05-11T11:17:00Z" w16du:dateUtc="2026-05-11T03:17:00Z">
        <w:r w:rsidR="003800BB">
          <w:t xml:space="preserve">f AI answers under the guidance of dual processing theory. </w:t>
        </w:r>
      </w:ins>
    </w:p>
    <w:p w14:paraId="059AA757" w14:textId="12CC5842" w:rsidR="003800BB" w:rsidRPr="00261E78" w:rsidRDefault="003800BB" w:rsidP="00300190">
      <w:pPr>
        <w:pStyle w:val="Paragraph0"/>
      </w:pPr>
      <w:ins w:id="340" w:author="Xin Li" w:date="2026-05-11T11:17:00Z" w16du:dateUtc="2026-05-11T03:17:00Z">
        <w:r>
          <w:t xml:space="preserve">When the answerer takes a central route and make a careful assessment of </w:t>
        </w:r>
      </w:ins>
      <w:ins w:id="341" w:author="Xin Li" w:date="2026-05-11T11:18:00Z" w16du:dateUtc="2026-05-11T03:18:00Z">
        <w:r>
          <w:t xml:space="preserve">prior answer quality, he would have more understanding of the competitors’ answer and how to make a innovation. He can include more personal experience and provide alternative solutions. </w:t>
        </w:r>
      </w:ins>
      <w:ins w:id="342" w:author="Xin Li" w:date="2026-05-11T11:19:00Z" w16du:dateUtc="2026-05-11T03:19:00Z">
        <w:r>
          <w:t>Otherwise, his efforts won’t be recognized by other users</w:t>
        </w:r>
      </w:ins>
      <w:ins w:id="343" w:author="Xin Li" w:date="2026-05-11T11:20:00Z" w16du:dateUtc="2026-05-11T03:20:00Z">
        <w:r>
          <w:t>.</w:t>
        </w:r>
      </w:ins>
      <w:ins w:id="344" w:author="Xin Li" w:date="2026-05-11T11:19:00Z" w16du:dateUtc="2026-05-11T03:19:00Z">
        <w:r>
          <w:t xml:space="preserve"> </w:t>
        </w:r>
      </w:ins>
    </w:p>
    <w:p w14:paraId="69AC8246" w14:textId="0185A433" w:rsidR="00DA0B60" w:rsidRPr="0022223D" w:rsidRDefault="005C6178">
      <w:pPr>
        <w:pStyle w:val="Paragraph0"/>
        <w:rPr>
          <w:ins w:id="345" w:author="Xin Li" w:date="2026-03-16T15:32:00Z" w16du:dateUtc="2026-03-16T07:32:00Z"/>
          <w:iCs/>
        </w:rPr>
        <w:pPrChange w:id="346" w:author="Xin Li" w:date="2026-04-11T15:45:00Z" w16du:dateUtc="2026-04-11T07:45:00Z">
          <w:pPr>
            <w:pStyle w:val="Paragraph0"/>
            <w:ind w:left="540" w:hanging="1"/>
          </w:pPr>
        </w:pPrChange>
      </w:pPr>
      <w:ins w:id="347" w:author="Xin Li" w:date="2026-04-11T15:37:00Z" w16du:dateUtc="2026-04-11T07:37:00Z">
        <w:r>
          <w:rPr>
            <w:iCs/>
          </w:rPr>
          <w:t>Thus, we would hypothesize that</w:t>
        </w:r>
      </w:ins>
    </w:p>
    <w:p w14:paraId="1A0EB22A" w14:textId="65D777C0" w:rsidR="00DA0B60" w:rsidRDefault="00DA0B60" w:rsidP="00DA0B60">
      <w:pPr>
        <w:pStyle w:val="Paragraph0"/>
        <w:rPr>
          <w:ins w:id="348" w:author="Xin Li" w:date="2026-04-11T15:41:00Z" w16du:dateUtc="2026-04-11T07:41:00Z"/>
          <w:i/>
          <w:iCs/>
        </w:rPr>
      </w:pPr>
      <w:ins w:id="349" w:author="Xin Li" w:date="2026-03-16T15:32:00Z" w16du:dateUtc="2026-03-16T07:32:00Z">
        <w:r w:rsidRPr="0022223D">
          <w:rPr>
            <w:i/>
            <w:iCs/>
          </w:rPr>
          <w:t>H</w:t>
        </w:r>
      </w:ins>
      <w:ins w:id="350" w:author="Xin Li" w:date="2026-05-11T11:18:00Z" w16du:dateUtc="2026-05-11T03:18:00Z">
        <w:r w:rsidR="003800BB">
          <w:rPr>
            <w:i/>
            <w:iCs/>
          </w:rPr>
          <w:t>3</w:t>
        </w:r>
      </w:ins>
      <w:ins w:id="351" w:author="Xin Li" w:date="2026-03-16T15:32:00Z" w16du:dateUtc="2026-03-16T07:32:00Z">
        <w:r w:rsidRPr="0022223D">
          <w:rPr>
            <w:i/>
            <w:iCs/>
          </w:rPr>
          <w:t xml:space="preserve">: </w:t>
        </w:r>
      </w:ins>
      <w:ins w:id="352" w:author="Xin Li" w:date="2026-05-11T11:18:00Z" w16du:dateUtc="2026-05-11T03:18:00Z">
        <w:r w:rsidR="003800BB">
          <w:rPr>
            <w:i/>
            <w:iCs/>
          </w:rPr>
          <w:t>I</w:t>
        </w:r>
      </w:ins>
      <w:ins w:id="353" w:author="Xin Li" w:date="2026-03-16T15:32:00Z" w16du:dateUtc="2026-03-16T07:32:00Z">
        <w:r w:rsidRPr="0022223D">
          <w:rPr>
            <w:i/>
            <w:iCs/>
          </w:rPr>
          <w:t>nternal GenAI answer</w:t>
        </w:r>
      </w:ins>
      <w:ins w:id="354" w:author="Xin Li" w:date="2026-05-11T11:19:00Z" w16du:dateUtc="2026-05-11T03:19:00Z">
        <w:r w:rsidR="003800BB">
          <w:rPr>
            <w:i/>
            <w:iCs/>
          </w:rPr>
          <w:t>s increase</w:t>
        </w:r>
      </w:ins>
      <w:ins w:id="355" w:author="Xin Li" w:date="2026-03-16T15:32:00Z" w16du:dateUtc="2026-03-16T07:32:00Z">
        <w:r w:rsidRPr="0022223D">
          <w:rPr>
            <w:i/>
            <w:iCs/>
          </w:rPr>
          <w:t xml:space="preserve"> human answerers</w:t>
        </w:r>
      </w:ins>
      <w:ins w:id="356" w:author="Xin Li" w:date="2026-05-11T11:19:00Z" w16du:dateUtc="2026-05-11T03:19:00Z">
        <w:r w:rsidR="003800BB">
          <w:rPr>
            <w:i/>
            <w:iCs/>
          </w:rPr>
          <w:t>’ answer innocation and differentiation, if the AI answer quality is high</w:t>
        </w:r>
      </w:ins>
      <w:ins w:id="357" w:author="Xin Li" w:date="2026-03-16T15:32:00Z" w16du:dateUtc="2026-03-16T07:32:00Z">
        <w:r w:rsidRPr="0022223D" w:rsidDel="002C29E2">
          <w:rPr>
            <w:i/>
            <w:iCs/>
          </w:rPr>
          <w:t>.</w:t>
        </w:r>
      </w:ins>
    </w:p>
    <w:p w14:paraId="23C43AC7" w14:textId="6E0DF2AA" w:rsidR="003800BB" w:rsidRDefault="003800BB" w:rsidP="003800BB">
      <w:pPr>
        <w:pStyle w:val="Paragraph0"/>
        <w:rPr>
          <w:ins w:id="358" w:author="Xin Li" w:date="2026-05-11T11:22:00Z" w16du:dateUtc="2026-05-11T03:22:00Z"/>
        </w:rPr>
      </w:pPr>
      <w:ins w:id="359" w:author="Xin Li" w:date="2026-05-11T11:20:00Z" w16du:dateUtc="2026-05-11T03:20:00Z">
        <w:r>
          <w:t xml:space="preserve">Meanwhile, </w:t>
        </w:r>
        <w:r>
          <w:t xml:space="preserve">the answerer </w:t>
        </w:r>
        <w:r>
          <w:t xml:space="preserve">can </w:t>
        </w:r>
        <w:r>
          <w:t xml:space="preserve">takes a </w:t>
        </w:r>
        <w:r>
          <w:t>relatively perceptional rout</w:t>
        </w:r>
        <w:r>
          <w:t xml:space="preserve"> and make a</w:t>
        </w:r>
        <w:r>
          <w:t>n</w:t>
        </w:r>
        <w:r>
          <w:t xml:space="preserve"> assessment of prior answer quality</w:t>
        </w:r>
        <w:r>
          <w:t xml:space="preserve"> based on the length si</w:t>
        </w:r>
      </w:ins>
      <w:ins w:id="360" w:author="Xin Li" w:date="2026-05-11T11:21:00Z" w16du:dateUtc="2026-05-11T03:21:00Z">
        <w:r>
          <w:t>gnal. As we mentioned before</w:t>
        </w:r>
      </w:ins>
      <w:ins w:id="361" w:author="Xin Li" w:date="2026-05-11T11:20:00Z" w16du:dateUtc="2026-05-11T03:20:00Z">
        <w:r>
          <w:t xml:space="preserve">, </w:t>
        </w:r>
      </w:ins>
      <w:ins w:id="362" w:author="Xin Li" w:date="2026-05-11T11:21:00Z" w16du:dateUtc="2026-05-11T03:21:00Z">
        <w:r>
          <w:t xml:space="preserve">answer length </w:t>
        </w:r>
        <w:r>
          <w:lastRenderedPageBreak/>
          <w:t xml:space="preserve">provide a signal or proxy of answer comprehensiveness. If the AI answer is comprehensive, human answers would need to </w:t>
        </w:r>
      </w:ins>
      <w:ins w:id="363" w:author="Xin Li" w:date="2026-05-11T11:20:00Z" w16du:dateUtc="2026-05-11T03:20:00Z">
        <w:r>
          <w:t xml:space="preserve">include more personal experience. Otherwise, his efforts won’t be recognized by other users. </w:t>
        </w:r>
      </w:ins>
    </w:p>
    <w:p w14:paraId="4EBCFE65" w14:textId="0C360382" w:rsidR="003800BB" w:rsidRPr="00261E78" w:rsidRDefault="003800BB" w:rsidP="003800BB">
      <w:pPr>
        <w:pStyle w:val="Paragraph0"/>
        <w:rPr>
          <w:ins w:id="364" w:author="Xin Li" w:date="2026-05-11T11:20:00Z" w16du:dateUtc="2026-05-11T03:20:00Z"/>
        </w:rPr>
      </w:pPr>
      <w:ins w:id="365" w:author="Xin Li" w:date="2026-05-11T11:22:00Z" w16du:dateUtc="2026-05-11T03:22:00Z">
        <w:r>
          <w:t>As a comparison, AI label reflects the mo</w:t>
        </w:r>
      </w:ins>
      <w:ins w:id="366" w:author="Xin Li" w:date="2026-05-11T11:25:00Z" w16du:dateUtc="2026-05-11T03:25:00Z">
        <w:r w:rsidR="00192E84">
          <w:t xml:space="preserve">st </w:t>
        </w:r>
      </w:ins>
      <w:ins w:id="367" w:author="Xin Li" w:date="2026-05-11T11:22:00Z" w16du:dateUtc="2026-05-11T03:22:00Z">
        <w:r>
          <w:t xml:space="preserve">perceptional route decision. </w:t>
        </w:r>
      </w:ins>
      <w:ins w:id="368" w:author="Xin Li" w:date="2026-05-11T11:25:00Z" w16du:dateUtc="2026-05-11T03:25:00Z">
        <w:r w:rsidR="00192E84">
          <w:t>However, we do not think a user will simply look at the AI label and decide how to make innovations. Since that label does not provide concrete c</w:t>
        </w:r>
      </w:ins>
      <w:ins w:id="369" w:author="Xin Li" w:date="2026-05-11T11:26:00Z" w16du:dateUtc="2026-05-11T03:26:00Z">
        <w:r w:rsidR="00192E84">
          <w:t xml:space="preserve">lue where the innovation can be made. </w:t>
        </w:r>
      </w:ins>
    </w:p>
    <w:p w14:paraId="3A0FAE9F" w14:textId="77777777" w:rsidR="003800BB" w:rsidRPr="0022223D" w:rsidRDefault="003800BB" w:rsidP="003800BB">
      <w:pPr>
        <w:pStyle w:val="Paragraph0"/>
        <w:rPr>
          <w:ins w:id="370" w:author="Xin Li" w:date="2026-05-11T11:20:00Z" w16du:dateUtc="2026-05-11T03:20:00Z"/>
          <w:iCs/>
        </w:rPr>
      </w:pPr>
      <w:ins w:id="371" w:author="Xin Li" w:date="2026-05-11T11:20:00Z" w16du:dateUtc="2026-05-11T03:20:00Z">
        <w:r>
          <w:rPr>
            <w:iCs/>
          </w:rPr>
          <w:t>Thus, we would hypothesize that</w:t>
        </w:r>
      </w:ins>
    </w:p>
    <w:p w14:paraId="06AAEACC" w14:textId="012A42D2" w:rsidR="003800BB" w:rsidRDefault="003800BB" w:rsidP="003800BB">
      <w:pPr>
        <w:pStyle w:val="Paragraph0"/>
        <w:rPr>
          <w:ins w:id="372" w:author="Xin Li" w:date="2026-05-11T11:20:00Z" w16du:dateUtc="2026-05-11T03:20:00Z"/>
          <w:i/>
          <w:iCs/>
        </w:rPr>
      </w:pPr>
      <w:ins w:id="373" w:author="Xin Li" w:date="2026-05-11T11:20:00Z" w16du:dateUtc="2026-05-11T03:20:00Z">
        <w:r w:rsidRPr="0022223D">
          <w:rPr>
            <w:i/>
            <w:iCs/>
          </w:rPr>
          <w:t>H</w:t>
        </w:r>
      </w:ins>
      <w:ins w:id="374" w:author="Xin Li" w:date="2026-05-11T11:21:00Z" w16du:dateUtc="2026-05-11T03:21:00Z">
        <w:r>
          <w:rPr>
            <w:i/>
            <w:iCs/>
          </w:rPr>
          <w:t>4</w:t>
        </w:r>
      </w:ins>
      <w:ins w:id="375" w:author="Xin Li" w:date="2026-05-11T11:20:00Z" w16du:dateUtc="2026-05-11T03:20:00Z">
        <w:r w:rsidRPr="0022223D">
          <w:rPr>
            <w:i/>
            <w:iCs/>
          </w:rPr>
          <w:t xml:space="preserve">: </w:t>
        </w:r>
        <w:r>
          <w:rPr>
            <w:i/>
            <w:iCs/>
          </w:rPr>
          <w:t>I</w:t>
        </w:r>
        <w:r w:rsidRPr="0022223D">
          <w:rPr>
            <w:i/>
            <w:iCs/>
          </w:rPr>
          <w:t>nternal GenAI answer</w:t>
        </w:r>
        <w:r>
          <w:rPr>
            <w:i/>
            <w:iCs/>
          </w:rPr>
          <w:t>s increase</w:t>
        </w:r>
        <w:r w:rsidRPr="0022223D">
          <w:rPr>
            <w:i/>
            <w:iCs/>
          </w:rPr>
          <w:t xml:space="preserve"> human answerers</w:t>
        </w:r>
        <w:r>
          <w:rPr>
            <w:i/>
            <w:iCs/>
          </w:rPr>
          <w:t xml:space="preserve">’ answer innocation and differentiation, if the AI answer </w:t>
        </w:r>
      </w:ins>
      <w:ins w:id="376" w:author="Xin Li" w:date="2026-05-11T11:21:00Z" w16du:dateUtc="2026-05-11T03:21:00Z">
        <w:r>
          <w:rPr>
            <w:i/>
            <w:iCs/>
          </w:rPr>
          <w:t xml:space="preserve">length </w:t>
        </w:r>
      </w:ins>
      <w:ins w:id="377" w:author="Xin Li" w:date="2026-05-11T11:20:00Z" w16du:dateUtc="2026-05-11T03:20:00Z">
        <w:r>
          <w:rPr>
            <w:i/>
            <w:iCs/>
          </w:rPr>
          <w:t xml:space="preserve">is </w:t>
        </w:r>
      </w:ins>
      <w:ins w:id="378" w:author="Xin Li" w:date="2026-05-11T11:21:00Z" w16du:dateUtc="2026-05-11T03:21:00Z">
        <w:r>
          <w:rPr>
            <w:i/>
            <w:iCs/>
          </w:rPr>
          <w:t>large</w:t>
        </w:r>
      </w:ins>
      <w:ins w:id="379" w:author="Xin Li" w:date="2026-05-11T11:20:00Z" w16du:dateUtc="2026-05-11T03:20:00Z">
        <w:r w:rsidRPr="0022223D" w:rsidDel="002C29E2">
          <w:rPr>
            <w:i/>
            <w:iCs/>
          </w:rPr>
          <w:t>.</w:t>
        </w:r>
      </w:ins>
    </w:p>
    <w:p w14:paraId="6A62568B" w14:textId="4444D823" w:rsidR="00F8328A" w:rsidRPr="00F8328A" w:rsidRDefault="00F8328A" w:rsidP="00DA0B60">
      <w:pPr>
        <w:pStyle w:val="Paragraph0"/>
        <w:rPr>
          <w:ins w:id="380" w:author="Xin Li" w:date="2026-03-16T15:32:00Z" w16du:dateUtc="2026-03-16T07:32:00Z"/>
          <w:rPrChange w:id="381" w:author="Xin Li" w:date="2026-04-11T15:41:00Z" w16du:dateUtc="2026-04-11T07:41:00Z">
            <w:rPr>
              <w:ins w:id="382" w:author="Xin Li" w:date="2026-03-16T15:32:00Z" w16du:dateUtc="2026-03-16T07:32:00Z"/>
              <w:i/>
              <w:iCs/>
            </w:rPr>
          </w:rPrChange>
        </w:rPr>
      </w:pPr>
      <w:ins w:id="383" w:author="Xin Li" w:date="2026-04-11T15:41:00Z" w16du:dateUtc="2026-04-11T07:41:00Z">
        <w:r>
          <w:t xml:space="preserve">Overall, our conceptual framework is illustrated in Figure </w:t>
        </w:r>
      </w:ins>
      <w:ins w:id="384" w:author="Xin Li" w:date="2026-05-11T11:26:00Z" w16du:dateUtc="2026-05-11T03:26:00Z">
        <w:r w:rsidR="00692B7D">
          <w:t>2</w:t>
        </w:r>
      </w:ins>
      <w:ins w:id="385" w:author="Xin Li" w:date="2026-04-11T15:41:00Z" w16du:dateUtc="2026-04-11T07:41:00Z">
        <w:r>
          <w:t>,</w:t>
        </w:r>
      </w:ins>
      <w:ins w:id="386" w:author="Xin Li" w:date="2026-04-11T15:46:00Z" w16du:dateUtc="2026-04-11T07:46:00Z">
        <w:r w:rsidR="00F4254A">
          <w:t xml:space="preserve"> where</w:t>
        </w:r>
      </w:ins>
      <w:ins w:id="387" w:author="Xin Li" w:date="2026-04-11T15:41:00Z" w16du:dateUtc="2026-04-11T07:41:00Z">
        <w:r>
          <w:t xml:space="preserve"> AI directly decrease </w:t>
        </w:r>
      </w:ins>
      <w:ins w:id="388" w:author="Xin Li" w:date="2026-04-11T15:46:00Z" w16du:dateUtc="2026-04-11T07:46:00Z">
        <w:r w:rsidR="00F4254A">
          <w:t xml:space="preserve">the answer </w:t>
        </w:r>
      </w:ins>
      <w:ins w:id="389" w:author="Xin Li" w:date="2026-04-11T15:47:00Z" w16du:dateUtc="2026-04-11T07:47:00Z">
        <w:r w:rsidR="00F4254A">
          <w:t xml:space="preserve">amount. However, the impact of AI on answer quality is to </w:t>
        </w:r>
      </w:ins>
      <w:ins w:id="390" w:author="Xin Li" w:date="2026-04-11T15:48:00Z" w16du:dateUtc="2026-04-11T07:48:00Z">
        <w:r w:rsidR="00F4254A">
          <w:t xml:space="preserve">moderate the </w:t>
        </w:r>
      </w:ins>
      <w:ins w:id="391" w:author="Xin Li" w:date="2026-05-11T11:26:00Z" w16du:dateUtc="2026-05-11T03:26:00Z">
        <w:r w:rsidR="00E91597">
          <w:t>length and quality of them</w:t>
        </w:r>
      </w:ins>
      <w:ins w:id="392" w:author="Xin Li" w:date="2026-04-11T15:48:00Z" w16du:dateUtc="2026-04-11T07:48:00Z">
        <w:r w:rsidR="00F4254A">
          <w:t xml:space="preserve">. </w:t>
        </w:r>
      </w:ins>
      <w:ins w:id="393" w:author="Xin Li" w:date="2026-04-11T15:46:00Z" w16du:dateUtc="2026-04-11T07:46:00Z">
        <w:r w:rsidR="00F4254A">
          <w:t xml:space="preserve">Note that the </w:t>
        </w:r>
      </w:ins>
      <w:ins w:id="394" w:author="Xin Li" w:date="2026-04-11T15:49:00Z" w16du:dateUtc="2026-04-11T07:49:00Z">
        <w:r w:rsidR="00F4254A">
          <w:t xml:space="preserve">whether to contribute </w:t>
        </w:r>
      </w:ins>
      <w:ins w:id="395" w:author="Xin Li" w:date="2026-04-11T15:48:00Z" w16du:dateUtc="2026-04-11T07:48:00Z">
        <w:r w:rsidR="00F4254A">
          <w:t>decisi</w:t>
        </w:r>
      </w:ins>
      <w:ins w:id="396" w:author="Xin Li" w:date="2026-04-11T15:49:00Z" w16du:dateUtc="2026-04-11T07:49:00Z">
        <w:r w:rsidR="00F4254A">
          <w:t xml:space="preserve">on </w:t>
        </w:r>
      </w:ins>
      <w:ins w:id="397" w:author="Xin Li" w:date="2026-04-11T15:46:00Z" w16du:dateUtc="2026-04-11T07:46:00Z">
        <w:r w:rsidR="00F4254A">
          <w:t xml:space="preserve">is a </w:t>
        </w:r>
      </w:ins>
      <w:ins w:id="398" w:author="Xin Li" w:date="2026-05-11T11:27:00Z" w16du:dateUtc="2026-05-11T03:27:00Z">
        <w:r w:rsidR="00BA500C">
          <w:t xml:space="preserve">fast </w:t>
        </w:r>
      </w:ins>
      <w:ins w:id="399" w:author="Xin Li" w:date="2026-04-11T15:46:00Z" w16du:dateUtc="2026-04-11T07:46:00Z">
        <w:r w:rsidR="00F4254A">
          <w:t>decision</w:t>
        </w:r>
      </w:ins>
      <w:ins w:id="400" w:author="Xin Li" w:date="2026-05-11T11:26:00Z" w16du:dateUtc="2026-05-11T03:26:00Z">
        <w:r w:rsidR="00BA500C">
          <w:t xml:space="preserve"> and how to contribution is a slow decision</w:t>
        </w:r>
      </w:ins>
      <w:ins w:id="401" w:author="Xin Li" w:date="2026-04-11T15:46:00Z" w16du:dateUtc="2026-04-11T07:46:00Z">
        <w:r w:rsidR="00F4254A">
          <w:t xml:space="preserve">. According to dual-process theories of information processing, </w:t>
        </w:r>
      </w:ins>
      <w:ins w:id="402" w:author="Xin Li" w:date="2026-05-11T11:27:00Z" w16du:dateUtc="2026-05-11T03:27:00Z">
        <w:r w:rsidR="00BA500C">
          <w:t xml:space="preserve">In participation stage, human users tend to rely more on </w:t>
        </w:r>
      </w:ins>
      <w:ins w:id="403" w:author="Xin Li" w:date="2026-04-11T15:46:00Z" w16du:dateUtc="2026-04-11T07:46:00Z">
        <w:r w:rsidR="00F4254A">
          <w:t>a peripheral route cues</w:t>
        </w:r>
      </w:ins>
      <w:ins w:id="404" w:author="Xin Li" w:date="2026-05-11T11:27:00Z" w16du:dateUtc="2026-05-11T03:27:00Z">
        <w:r w:rsidR="00BA500C">
          <w:t>, such as AI label, to make a decision</w:t>
        </w:r>
      </w:ins>
      <w:ins w:id="405" w:author="Xin Li" w:date="2026-04-11T15:46:00Z" w16du:dateUtc="2026-04-11T07:46:00Z">
        <w:r w:rsidR="00F4254A">
          <w:t xml:space="preserve">. In </w:t>
        </w:r>
      </w:ins>
      <w:ins w:id="406" w:author="Xin Li" w:date="2026-05-11T11:27:00Z" w16du:dateUtc="2026-05-11T03:27:00Z">
        <w:r w:rsidR="00BA500C">
          <w:t xml:space="preserve">the innovation </w:t>
        </w:r>
      </w:ins>
      <w:ins w:id="407" w:author="Xin Li" w:date="2026-04-11T15:46:00Z" w16du:dateUtc="2026-04-11T07:46:00Z">
        <w:r w:rsidR="00F4254A">
          <w:t>stage, people will n</w:t>
        </w:r>
      </w:ins>
      <w:ins w:id="408" w:author="Xin Li" w:date="2026-05-11T11:28:00Z" w16du:dateUtc="2026-05-11T03:28:00Z">
        <w:r w:rsidR="00BA500C">
          <w:t>e</w:t>
        </w:r>
      </w:ins>
      <w:ins w:id="409" w:author="Xin Li" w:date="2026-04-11T15:46:00Z" w16du:dateUtc="2026-04-11T07:46:00Z">
        <w:r w:rsidR="00F4254A">
          <w:t xml:space="preserve">ed to </w:t>
        </w:r>
      </w:ins>
      <w:ins w:id="410" w:author="Xin Li" w:date="2026-05-11T11:28:00Z" w16du:dateUtc="2026-05-11T03:28:00Z">
        <w:r w:rsidR="00BA500C">
          <w:t xml:space="preserve">carefully </w:t>
        </w:r>
      </w:ins>
      <w:ins w:id="411" w:author="Xin Li" w:date="2026-04-11T15:46:00Z" w16du:dateUtc="2026-04-11T07:46:00Z">
        <w:r w:rsidR="00F4254A">
          <w:t xml:space="preserve">evaluate AI answer quality through the </w:t>
        </w:r>
      </w:ins>
      <w:ins w:id="412" w:author="Xin Li" w:date="2026-05-11T11:28:00Z" w16du:dateUtc="2026-05-11T03:28:00Z">
        <w:r w:rsidR="00BA500C">
          <w:t xml:space="preserve">centural </w:t>
        </w:r>
      </w:ins>
      <w:ins w:id="413" w:author="Xin Li" w:date="2026-04-11T15:46:00Z" w16du:dateUtc="2026-04-11T07:46:00Z">
        <w:r w:rsidR="00F4254A">
          <w:t>route</w:t>
        </w:r>
      </w:ins>
      <w:ins w:id="414" w:author="Xin Li" w:date="2026-05-11T11:28:00Z" w16du:dateUtc="2026-05-11T03:28:00Z">
        <w:r w:rsidR="00BA500C">
          <w:t xml:space="preserve"> to make a decision</w:t>
        </w:r>
      </w:ins>
      <w:ins w:id="415" w:author="Xin Li" w:date="2026-04-11T15:46:00Z" w16du:dateUtc="2026-04-11T07:46:00Z">
        <w:r w:rsidR="00F4254A">
          <w:t xml:space="preserve">. </w:t>
        </w:r>
      </w:ins>
      <w:ins w:id="416" w:author="Xin Li" w:date="2026-04-11T15:49:00Z" w16du:dateUtc="2026-04-11T07:49:00Z">
        <w:r w:rsidR="00F4254A">
          <w:t>T</w:t>
        </w:r>
      </w:ins>
      <w:ins w:id="417" w:author="Xin Li" w:date="2026-04-11T15:46:00Z" w16du:dateUtc="2026-04-11T07:46:00Z">
        <w:r w:rsidR="00F4254A">
          <w:t xml:space="preserve">he </w:t>
        </w:r>
      </w:ins>
      <w:ins w:id="418" w:author="Xin Li" w:date="2026-05-11T11:28:00Z" w16du:dateUtc="2026-05-11T03:28:00Z">
        <w:r w:rsidR="00BA500C">
          <w:t xml:space="preserve">length of answer, which represent a signial in the middle, may affect both decisions in a relatively smaller weight. </w:t>
        </w:r>
      </w:ins>
    </w:p>
    <w:p w14:paraId="62BF230D" w14:textId="77777777" w:rsidR="00DA0B60" w:rsidRPr="0022223D" w:rsidRDefault="00DA0B60" w:rsidP="00DA0B60">
      <w:pPr>
        <w:pStyle w:val="Paragraph0"/>
        <w:ind w:left="540" w:hanging="1"/>
        <w:rPr>
          <w:i/>
        </w:rPr>
      </w:pPr>
    </w:p>
    <w:p w14:paraId="3D3A4395" w14:textId="4FD3F166" w:rsidR="00A44D04" w:rsidRPr="0022223D" w:rsidRDefault="00A44D04" w:rsidP="0057336B">
      <w:pPr>
        <w:pStyle w:val="Heading1"/>
      </w:pPr>
      <w:r w:rsidRPr="0022223D">
        <w:t xml:space="preserve">Empirical </w:t>
      </w:r>
      <w:r w:rsidR="00577EC0" w:rsidRPr="0022223D">
        <w:t>Analysis</w:t>
      </w:r>
    </w:p>
    <w:bookmarkEnd w:id="317"/>
    <w:p w14:paraId="3DE9FA71" w14:textId="185D2DFC" w:rsidR="002275D2" w:rsidRPr="0022223D" w:rsidDel="002B0C22" w:rsidRDefault="002275D2" w:rsidP="002275D2">
      <w:pPr>
        <w:pStyle w:val="Heading2"/>
        <w:rPr>
          <w:del w:id="419" w:author="Xin Li" w:date="2026-05-11T13:40:00Z" w16du:dateUtc="2026-05-11T05:40:00Z"/>
        </w:rPr>
      </w:pPr>
      <w:del w:id="420" w:author="Xin Li" w:date="2026-05-11T13:40:00Z" w16du:dateUtc="2026-05-11T05:40:00Z">
        <w:r w:rsidRPr="0022223D" w:rsidDel="002B0C22">
          <w:delText xml:space="preserve">Research Context </w:delText>
        </w:r>
      </w:del>
    </w:p>
    <w:p w14:paraId="543999FD" w14:textId="77777777" w:rsidR="002275D2" w:rsidRPr="0022223D" w:rsidRDefault="002275D2" w:rsidP="002B0C22">
      <w:pPr>
        <w:pStyle w:val="Heading2"/>
        <w:pPrChange w:id="421" w:author="Xin Li" w:date="2026-05-11T13:40:00Z" w16du:dateUtc="2026-05-11T05:40:00Z">
          <w:pPr>
            <w:pStyle w:val="Heading3"/>
          </w:pPr>
        </w:pPrChange>
      </w:pPr>
      <w:r w:rsidRPr="0022223D">
        <w:t>SegmentFault and a Randomized Field Experiment on Internal GenAI</w:t>
      </w:r>
    </w:p>
    <w:p w14:paraId="40D5700D" w14:textId="77777777" w:rsidR="002275D2" w:rsidRPr="0022223D" w:rsidRDefault="002275D2" w:rsidP="002275D2">
      <w:pPr>
        <w:pStyle w:val="Paragraph0"/>
      </w:pPr>
      <w:r w:rsidRPr="0022223D">
        <w:t xml:space="preserve">Our study examines data from SegmentFault, a prominent Chinese technical Q&amp;A community specializing in IT and software development. Founded in 2012, SegmentFault serves nearly 7 million users and facilitates knowledge exchange across web/mobile development, AI, </w:t>
      </w:r>
      <w:r w:rsidRPr="0022223D">
        <w:lastRenderedPageBreak/>
        <w:t>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2223D">
        <w:rPr>
          <w:vertAlign w:val="superscript"/>
        </w:rPr>
        <w:footnoteReference w:id="3"/>
      </w:r>
      <w:r w:rsidRPr="0022223D">
        <w:t xml:space="preserve"> It constitutes an essential resource for Chinese developers, programmers, and IT engineers who seek knowledge, solutions, and collaboration opportunities.</w:t>
      </w:r>
    </w:p>
    <w:p w14:paraId="57388733" w14:textId="77777777" w:rsidR="002275D2" w:rsidRPr="0022223D" w:rsidRDefault="002275D2" w:rsidP="002275D2">
      <w:pPr>
        <w:pStyle w:val="Paragraph0"/>
      </w:pPr>
      <w:r w:rsidRPr="0022223D">
        <w:t>SegmentFault’s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2EA79F9F" w14:textId="77777777" w:rsidR="002275D2" w:rsidRPr="0022223D" w:rsidRDefault="002275D2" w:rsidP="002275D2">
      <w:pPr>
        <w:pStyle w:val="Paragraph0"/>
        <w:ind w:firstLine="0"/>
      </w:pPr>
      <w:r w:rsidRPr="0022223D">
        <w:t>Our study leverages a randomized field experiment conducted by SegmentFault.</w:t>
      </w:r>
      <w:r w:rsidRPr="0022223D">
        <w:rPr>
          <w:vertAlign w:val="superscript"/>
        </w:rPr>
        <w:footnoteReference w:id="4"/>
      </w:r>
      <w:r w:rsidRPr="0022223D">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an independent random assignment upon posting, with no systematic variation by questioner characteristics, time periods, or other factors.</w:t>
      </w:r>
      <w:r w:rsidRPr="0022223D">
        <w:rPr>
          <w:rStyle w:val="FootnoteReference"/>
        </w:rPr>
        <w:footnoteReference w:id="5"/>
      </w:r>
      <w:r w:rsidRPr="0022223D">
        <w:t xml:space="preserve"> This question-level randomization offers a unique opportunity to investigate how internal GenAI affects user behaviors and community dynamics in the presence of external GenAI. Online Appendix A provides detailed background information.</w:t>
      </w:r>
      <w:r w:rsidRPr="0022223D">
        <w:rPr>
          <w:rStyle w:val="FootnoteReference"/>
        </w:rPr>
        <w:footnoteReference w:id="6"/>
      </w:r>
    </w:p>
    <w:p w14:paraId="6FA36668" w14:textId="77777777" w:rsidR="002275D2" w:rsidRPr="0022223D" w:rsidRDefault="002275D2" w:rsidP="002275D2">
      <w:pPr>
        <w:pStyle w:val="TableFiguretitle"/>
      </w:pPr>
      <w:r w:rsidRPr="0022223D">
        <w:rPr>
          <w:noProof/>
        </w:rPr>
        <w:lastRenderedPageBreak/>
        <w:drawing>
          <wp:inline distT="0" distB="0" distL="0" distR="0" wp14:anchorId="07D70234" wp14:editId="5E7C4148">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0"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A9CA734" w14:textId="77777777" w:rsidR="002275D2" w:rsidRPr="0022223D" w:rsidRDefault="002275D2" w:rsidP="002275D2">
      <w:pPr>
        <w:pStyle w:val="TableFiguretitle"/>
      </w:pPr>
      <w:bookmarkStart w:id="422" w:name="_Ref177392623"/>
      <w:r w:rsidRPr="0022223D">
        <w:t xml:space="preserve">Figure </w:t>
      </w:r>
      <w:r>
        <w:fldChar w:fldCharType="begin"/>
      </w:r>
      <w:r>
        <w:instrText xml:space="preserve"> SEQ Figure \* ARABIC </w:instrText>
      </w:r>
      <w:r>
        <w:fldChar w:fldCharType="separate"/>
      </w:r>
      <w:r w:rsidRPr="0022223D">
        <w:t>2</w:t>
      </w:r>
      <w:r>
        <w:fldChar w:fldCharType="end"/>
      </w:r>
      <w:bookmarkEnd w:id="422"/>
      <w:r w:rsidRPr="0022223D">
        <w:t>. Illustration of treatment and control questions</w:t>
      </w:r>
    </w:p>
    <w:p w14:paraId="16C766CF" w14:textId="77777777" w:rsidR="002275D2" w:rsidRPr="0022223D" w:rsidRDefault="002275D2" w:rsidP="002275D2">
      <w:pPr>
        <w:pStyle w:val="Paragraph0"/>
        <w:widowControl w:val="0"/>
        <w:ind w:firstLine="720"/>
      </w:pPr>
      <w:r w:rsidRPr="0022223D">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 which arrive after an average nine-hour delay. Consequently, AI answers typically occupy the first position for treated questions. AI answers also differ from human answers because they cannot receive endorsements from questioners or votes from viewers.</w:t>
      </w:r>
    </w:p>
    <w:p w14:paraId="7ABFE2C5" w14:textId="77777777" w:rsidR="002275D2" w:rsidRPr="0022223D" w:rsidRDefault="002275D2" w:rsidP="002275D2">
      <w:pPr>
        <w:pStyle w:val="Paragraph0"/>
      </w:pPr>
      <w:r w:rsidRPr="0022223D">
        <w:t>Community members can provide answers regardless of the presence of an AI-generated answer. When an AI-generated answer exists, viewers typically see this content before human-generated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E6B9C06" w14:textId="24DAD8D0" w:rsidR="002275D2" w:rsidRPr="0022223D" w:rsidDel="002B0C22" w:rsidRDefault="002275D2" w:rsidP="002275D2">
      <w:pPr>
        <w:pStyle w:val="Heading3"/>
        <w:rPr>
          <w:del w:id="423" w:author="Xin Li" w:date="2026-05-11T13:40:00Z" w16du:dateUtc="2026-05-11T05:40:00Z"/>
        </w:rPr>
      </w:pPr>
      <w:del w:id="424" w:author="Xin Li" w:date="2026-05-11T13:40:00Z" w16du:dateUtc="2026-05-11T05:40:00Z">
        <w:r w:rsidRPr="0022223D" w:rsidDel="002B0C22">
          <w:lastRenderedPageBreak/>
          <w:delText>Data Collection</w:delText>
        </w:r>
      </w:del>
    </w:p>
    <w:p w14:paraId="714D60C7" w14:textId="77777777" w:rsidR="002275D2" w:rsidRPr="0022223D" w:rsidRDefault="002275D2" w:rsidP="002275D2">
      <w:pPr>
        <w:pStyle w:val="Paragraph0"/>
      </w:pPr>
      <w:ins w:id="425" w:author="Dylan CHEN" w:date="2026-03-10T22:53:00Z" w16du:dateUtc="2026-03-10T14:53:00Z">
        <w:r w:rsidRPr="0022223D">
          <w:t xml:space="preserve">We </w:t>
        </w:r>
      </w:ins>
      <w:ins w:id="426" w:author="Xin Li" w:date="2026-03-16T13:52:00Z" w16du:dateUtc="2026-03-16T05:52:00Z">
        <w:r w:rsidRPr="0022223D">
          <w:t xml:space="preserve">crawled data </w:t>
        </w:r>
      </w:ins>
      <w:ins w:id="427" w:author="Dylan CHEN" w:date="2026-03-10T22:53:00Z" w16du:dateUtc="2026-03-10T14:53:00Z">
        <w:del w:id="428" w:author="Xin Li" w:date="2026-03-16T13:52:00Z" w16du:dateUtc="2026-03-16T05:52:00Z">
          <w:r w:rsidRPr="0022223D" w:rsidDel="000E5A63">
            <w:delText xml:space="preserve">obtained access </w:delText>
          </w:r>
        </w:del>
      </w:ins>
      <w:ins w:id="429" w:author="Xin Li" w:date="2026-03-16T13:52:00Z" w16du:dateUtc="2026-03-16T05:52:00Z">
        <w:r w:rsidRPr="0022223D">
          <w:t xml:space="preserve">from </w:t>
        </w:r>
      </w:ins>
      <w:ins w:id="430" w:author="Dylan CHEN" w:date="2026-03-10T22:53:00Z" w16du:dateUtc="2026-03-10T14:53:00Z">
        <w:del w:id="431" w:author="Xin Li" w:date="2026-03-16T13:52:00Z" w16du:dateUtc="2026-03-16T05:52:00Z">
          <w:r w:rsidRPr="0022223D" w:rsidDel="000E5A63">
            <w:delText xml:space="preserve">to </w:delText>
          </w:r>
        </w:del>
        <w:r w:rsidRPr="0022223D">
          <w:t>SegmentFault</w:t>
        </w:r>
      </w:ins>
      <w:ins w:id="432" w:author="Xin Li" w:date="2026-03-16T13:52:00Z" w16du:dateUtc="2026-03-16T05:52:00Z">
        <w:r w:rsidRPr="0022223D">
          <w:t xml:space="preserve"> in </w:t>
        </w:r>
      </w:ins>
      <w:ins w:id="433" w:author="Dylan CHEN" w:date="2026-03-10T22:54:00Z" w16du:dateUtc="2026-03-10T14:54:00Z">
        <w:del w:id="434" w:author="Xin Li" w:date="2026-03-16T13:52:00Z" w16du:dateUtc="2026-03-16T05:52:00Z">
          <w:r w:rsidRPr="0022223D" w:rsidDel="000E5A63">
            <w:delText>’</w:delText>
          </w:r>
        </w:del>
      </w:ins>
      <w:ins w:id="435" w:author="Dylan CHEN" w:date="2026-03-10T22:53:00Z" w16du:dateUtc="2026-03-10T14:53:00Z">
        <w:del w:id="436" w:author="Xin Li" w:date="2026-03-16T13:52:00Z" w16du:dateUtc="2026-03-16T05:52:00Z">
          <w:r w:rsidRPr="0022223D" w:rsidDel="000E5A63">
            <w:delText>s complete historical data from the platform</w:delText>
          </w:r>
        </w:del>
      </w:ins>
      <w:ins w:id="437" w:author="Dylan CHEN" w:date="2026-03-10T22:54:00Z" w16du:dateUtc="2026-03-10T14:54:00Z">
        <w:del w:id="438" w:author="Xin Li" w:date="2026-03-16T13:52:00Z" w16du:dateUtc="2026-03-16T05:52:00Z">
          <w:r w:rsidRPr="0022223D" w:rsidDel="000E5A63">
            <w:delText>’</w:delText>
          </w:r>
        </w:del>
      </w:ins>
      <w:ins w:id="439" w:author="Dylan CHEN" w:date="2026-03-10T22:53:00Z" w16du:dateUtc="2026-03-10T14:53:00Z">
        <w:del w:id="440" w:author="Xin Li" w:date="2026-03-16T13:52:00Z" w16du:dateUtc="2026-03-16T05:52:00Z">
          <w:r w:rsidRPr="0022223D" w:rsidDel="000E5A63">
            <w:delText xml:space="preserve">s inception through </w:delText>
          </w:r>
        </w:del>
        <w:r w:rsidRPr="0022223D">
          <w:t xml:space="preserve">February 2024. Our main analyses focus on the 150-day </w:t>
        </w:r>
        <w:del w:id="441" w:author="Xin Li" w:date="2026-03-16T13:52:00Z" w16du:dateUtc="2026-03-16T05:52:00Z">
          <w:r w:rsidRPr="0022223D" w:rsidDel="000E5A63">
            <w:delText xml:space="preserve">experimental </w:delText>
          </w:r>
        </w:del>
        <w:r w:rsidRPr="0022223D">
          <w:t xml:space="preserve">window from September 2023 (when the field experiment began) to February 2024. </w:t>
        </w:r>
      </w:ins>
      <w:del w:id="442" w:author="Dylan CHEN" w:date="2026-03-10T22:53:00Z" w16du:dateUtc="2026-03-10T14:53:00Z">
        <w:r w:rsidRPr="0022223D" w:rsidDel="00297A41">
          <w:delText xml:space="preserve">We collected all questions and answers posted on SegmentFault from September 2023 (when the field experiment began) to February 2024. </w:delText>
        </w:r>
      </w:del>
      <w:del w:id="443" w:author="Xin Li" w:date="2026-03-16T13:53:00Z" w16du:dateUtc="2026-03-16T05:53:00Z">
        <w:r w:rsidRPr="0022223D" w:rsidDel="000E5A63">
          <w:delText>Our experimental period represents a specific 150-day window during which w</w:delText>
        </w:r>
      </w:del>
      <w:ins w:id="444" w:author="Xin Li" w:date="2026-03-16T13:53:00Z" w16du:dateUtc="2026-03-16T05:53:00Z">
        <w:r w:rsidRPr="0022223D">
          <w:t>W</w:t>
        </w:r>
      </w:ins>
      <w:r w:rsidRPr="0022223D">
        <w:t xml:space="preserve">e collected </w:t>
      </w:r>
      <w:r w:rsidRPr="0022223D">
        <w:rPr>
          <w:rFonts w:eastAsia="Times New Roman"/>
          <w:szCs w:val="24"/>
        </w:rPr>
        <w:t>all questions posted during this timeframe</w:t>
      </w:r>
      <w:r w:rsidRPr="0022223D">
        <w:t xml:space="preserve">. Our dataset comprises 3,613 questions posted by 1,404 unique users during this 150-day window, averaging 24 new questions daily. AI-generated answers appeared in 1,766 questions (48.9% of total). </w:t>
      </w:r>
      <w:ins w:id="445" w:author="Dylan CHEN" w:date="2026-03-10T22:53:00Z" w16du:dateUtc="2026-03-10T14:53:00Z">
        <w:r w:rsidRPr="0022223D">
          <w:t xml:space="preserve">We also </w:t>
        </w:r>
      </w:ins>
      <w:ins w:id="446" w:author="Xin Li" w:date="2026-03-16T13:55:00Z" w16du:dateUtc="2026-03-16T05:55:00Z">
        <w:r w:rsidRPr="0022223D">
          <w:t xml:space="preserve">collect other posts when necessary </w:t>
        </w:r>
      </w:ins>
      <w:ins w:id="447" w:author="Dylan CHEN" w:date="2026-03-10T22:53:00Z" w16du:dateUtc="2026-03-10T14:53:00Z">
        <w:del w:id="448" w:author="Xin Li" w:date="2026-03-16T13:55:00Z" w16du:dateUtc="2026-03-16T05:55:00Z">
          <w:r w:rsidRPr="0022223D" w:rsidDel="000E5A63">
            <w:delText xml:space="preserve">used pre-treatment data </w:delText>
          </w:r>
        </w:del>
        <w:r w:rsidRPr="0022223D">
          <w:t xml:space="preserve">for </w:t>
        </w:r>
      </w:ins>
      <w:ins w:id="449" w:author="Xin Li" w:date="2026-03-16T13:55:00Z" w16du:dateUtc="2026-03-16T05:55:00Z">
        <w:r w:rsidRPr="0022223D">
          <w:t>mechanism analysis or posthoc analysis</w:t>
        </w:r>
      </w:ins>
      <w:ins w:id="450" w:author="Dylan CHEN" w:date="2026-03-10T22:53:00Z" w16du:dateUtc="2026-03-10T14:53:00Z">
        <w:del w:id="451" w:author="Xin Li" w:date="2026-03-16T13:55:00Z" w16du:dateUtc="2026-03-16T05:55:00Z">
          <w:r w:rsidRPr="0022223D" w:rsidDel="000E5A63">
            <w:delText>specific analyses that require baseline comparisons (e.g., the spillover effect analysis in Section 6.2.3)</w:delText>
          </w:r>
        </w:del>
        <w:r w:rsidRPr="0022223D">
          <w:t>.</w:t>
        </w:r>
      </w:ins>
    </w:p>
    <w:p w14:paraId="4086A0E3" w14:textId="77777777" w:rsidR="002275D2" w:rsidRPr="0022223D" w:rsidRDefault="002275D2" w:rsidP="002275D2">
      <w:pPr>
        <w:pStyle w:val="Paragraph0"/>
        <w:widowControl w:val="0"/>
        <w:ind w:firstLine="533"/>
      </w:pPr>
      <w:r w:rsidRPr="0022223D">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2E2DEECA" w14:textId="252AE0CB" w:rsidR="00F40939" w:rsidRPr="0022223D" w:rsidRDefault="002D1C95" w:rsidP="00E93697">
      <w:pPr>
        <w:pStyle w:val="Heading2"/>
        <w:rPr>
          <w:rFonts w:eastAsiaTheme="minorEastAsia"/>
        </w:rPr>
      </w:pPr>
      <w:r w:rsidRPr="0022223D">
        <w:t>Main</w:t>
      </w:r>
      <w:r w:rsidR="00F40939" w:rsidRPr="0022223D">
        <w:t xml:space="preserve"> Variables of Interest</w:t>
      </w:r>
    </w:p>
    <w:p w14:paraId="56E77A88" w14:textId="06F30CD8" w:rsidR="00137261" w:rsidRDefault="00137261" w:rsidP="00137261">
      <w:pPr>
        <w:pStyle w:val="Paragraph0"/>
        <w:rPr>
          <w:ins w:id="452" w:author="Xin Li" w:date="2026-05-11T11:32:00Z" w16du:dateUtc="2026-05-11T03:32:00Z"/>
        </w:rPr>
      </w:pPr>
      <w:r w:rsidRPr="0022223D">
        <w:t xml:space="preserve">Our study investigates internal GenAI’s impact on </w:t>
      </w:r>
      <w:r w:rsidRPr="0022223D">
        <w:rPr>
          <w:i/>
          <w:iCs/>
        </w:rPr>
        <w:t>human answer supply</w:t>
      </w:r>
      <w:r w:rsidRPr="0022223D">
        <w:t xml:space="preserve"> and </w:t>
      </w:r>
      <w:del w:id="453" w:author="Xin Li" w:date="2026-05-11T11:31:00Z" w16du:dateUtc="2026-05-11T03:31:00Z">
        <w:r w:rsidRPr="0022223D" w:rsidDel="00C64BF7">
          <w:rPr>
            <w:i/>
            <w:iCs/>
          </w:rPr>
          <w:delText>viewer recognition</w:delText>
        </w:r>
      </w:del>
      <w:ins w:id="454" w:author="Xin Li" w:date="2026-05-11T11:31:00Z" w16du:dateUtc="2026-05-11T03:31:00Z">
        <w:r w:rsidR="00C64BF7">
          <w:rPr>
            <w:i/>
            <w:iCs/>
          </w:rPr>
          <w:t>innovation</w:t>
        </w:r>
      </w:ins>
      <w:r w:rsidR="00A55B48" w:rsidRPr="0022223D">
        <w:rPr>
          <w:i/>
          <w:iCs/>
        </w:rPr>
        <w:t xml:space="preserve"> </w:t>
      </w:r>
      <w:r w:rsidR="00A55B48" w:rsidRPr="0022223D">
        <w:t>(of human answers)</w:t>
      </w:r>
      <w:r w:rsidRPr="0022223D">
        <w:t xml:space="preserve">. For answer supply, </w:t>
      </w:r>
      <w:ins w:id="455" w:author="Xin Li" w:date="2026-05-11T13:34:00Z" w16du:dateUtc="2026-05-11T05:34:00Z">
        <w:r w:rsidR="00D467F9">
          <w:t>t</w:t>
        </w:r>
        <w:r w:rsidR="00D467F9">
          <w:t>he change of users’ paraticipation probability will be reflected in the time-difference between each answers. A smaller pararticipation probability will lead to longer time delay and lower total number of answers.</w:t>
        </w:r>
        <w:r w:rsidR="00D467F9">
          <w:t xml:space="preserve"> Thus, </w:t>
        </w:r>
      </w:ins>
      <w:r w:rsidRPr="0022223D">
        <w:t xml:space="preserve">we analyze the number of human-provided answers per question, primarily measuring answers received within 7 days of posting (when approximately 80% of questions receive all answers). This approach mitigates potential outliers from long-tail effects where some questions continue receiving answers long after posting. We also examine total human answers for robustness. </w:t>
      </w:r>
      <w:del w:id="456" w:author="Xin Li" w:date="2026-05-11T11:33:00Z" w16du:dateUtc="2026-05-11T03:33:00Z">
        <w:r w:rsidRPr="0022223D" w:rsidDel="000465FE">
          <w:delText xml:space="preserve">We measure viewer recognition </w:delText>
        </w:r>
        <w:r w:rsidR="00A55B48" w:rsidRPr="0022223D" w:rsidDel="000465FE">
          <w:delText xml:space="preserve">of human answers </w:delText>
        </w:r>
        <w:r w:rsidRPr="0022223D" w:rsidDel="000465FE">
          <w:delText>through net likes (upvotes minus downvotes).</w:delText>
        </w:r>
      </w:del>
    </w:p>
    <w:p w14:paraId="3BD7DF8B" w14:textId="0CDB45D2" w:rsidR="00C30F7D" w:rsidRPr="0022223D" w:rsidDel="000465FE" w:rsidRDefault="00C30F7D" w:rsidP="00C30F7D">
      <w:pPr>
        <w:pStyle w:val="Paragraph0"/>
        <w:rPr>
          <w:del w:id="457" w:author="Xin Li" w:date="2026-05-11T11:33:00Z" w16du:dateUtc="2026-05-11T03:33:00Z"/>
          <w:moveTo w:id="458" w:author="Xin Li" w:date="2026-05-11T11:32:00Z" w16du:dateUtc="2026-05-11T03:32:00Z"/>
        </w:rPr>
      </w:pPr>
      <w:moveToRangeStart w:id="459" w:author="Xin Li" w:date="2026-05-11T11:32:00Z" w:name="move229391591"/>
      <w:moveTo w:id="460" w:author="Xin Li" w:date="2026-05-11T11:32:00Z" w16du:dateUtc="2026-05-11T03:32:00Z">
        <w:r w:rsidRPr="0022223D">
          <w:t xml:space="preserve">To examine specific </w:t>
        </w:r>
      </w:moveTo>
      <w:ins w:id="461" w:author="Xin Li" w:date="2026-05-11T11:33:00Z" w16du:dateUtc="2026-05-11T03:33:00Z">
        <w:r>
          <w:t xml:space="preserve">innovations </w:t>
        </w:r>
      </w:ins>
      <w:moveTo w:id="462" w:author="Xin Li" w:date="2026-05-11T11:32:00Z" w16du:dateUtc="2026-05-11T03:32:00Z">
        <w:del w:id="463" w:author="Xin Li" w:date="2026-05-11T11:33:00Z" w16du:dateUtc="2026-05-11T03:33:00Z">
          <w:r w:rsidRPr="0022223D" w:rsidDel="00C30F7D">
            <w:delText xml:space="preserve">differentiation dimensions </w:delText>
          </w:r>
        </w:del>
        <w:r w:rsidRPr="0022223D">
          <w:t xml:space="preserve">that might </w:t>
        </w:r>
      </w:moveTo>
      <w:ins w:id="464" w:author="Xin Li" w:date="2026-05-11T11:33:00Z" w16du:dateUtc="2026-05-11T03:33:00Z">
        <w:r>
          <w:t>be brought by answerers</w:t>
        </w:r>
      </w:ins>
      <w:moveTo w:id="465" w:author="Xin Li" w:date="2026-05-11T11:32:00Z" w16du:dateUtc="2026-05-11T03:32:00Z">
        <w:del w:id="466" w:author="Xin Li" w:date="2026-05-11T11:33:00Z" w16du:dateUtc="2026-05-11T03:33:00Z">
          <w:r w:rsidRPr="0022223D" w:rsidDel="00C30F7D">
            <w:delText>benefit viewers</w:delText>
          </w:r>
        </w:del>
        <w:r w:rsidRPr="0022223D">
          <w:t xml:space="preserve">, we identify three areas where humans potentially have unique advantages: incorporation of personal experiences, </w:t>
        </w:r>
        <w:r w:rsidRPr="0022223D">
          <w:lastRenderedPageBreak/>
          <w:t>expression of opinionated insights, and suggestion of alternative solutions. To quantify these dimensions, we use an LLM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moveTo>
    </w:p>
    <w:moveToRangeEnd w:id="459"/>
    <w:p w14:paraId="3F72731F" w14:textId="77777777" w:rsidR="00C30F7D" w:rsidRPr="0022223D" w:rsidRDefault="00C30F7D" w:rsidP="00137261">
      <w:pPr>
        <w:pStyle w:val="Paragraph0"/>
      </w:pPr>
    </w:p>
    <w:p w14:paraId="3E9F6981" w14:textId="29A8E553" w:rsidR="00F40939" w:rsidRPr="0022223D" w:rsidRDefault="00C40AFD" w:rsidP="00E93697">
      <w:pPr>
        <w:pStyle w:val="Heading2"/>
      </w:pPr>
      <w:r w:rsidRPr="0022223D">
        <w:t xml:space="preserve">Econometric </w:t>
      </w:r>
      <w:r w:rsidR="00F40939" w:rsidRPr="0022223D">
        <w:t>Model</w:t>
      </w:r>
      <w:r w:rsidR="003D7D8A" w:rsidRPr="0022223D">
        <w:rPr>
          <w:lang w:eastAsia="zh-CN"/>
        </w:rPr>
        <w:t>s</w:t>
      </w:r>
    </w:p>
    <w:p w14:paraId="1BBD9ED1" w14:textId="64BF88C7" w:rsidR="006846D3" w:rsidRDefault="00137261" w:rsidP="002F05AB">
      <w:pPr>
        <w:pStyle w:val="Paragraph0"/>
        <w:widowControl w:val="0"/>
        <w:ind w:firstLine="533"/>
        <w:rPr>
          <w:ins w:id="467" w:author="Xin Li" w:date="2026-05-11T13:31:00Z" w16du:dateUtc="2026-05-11T05:31:00Z"/>
        </w:rPr>
        <w:pPrChange w:id="468" w:author="Xin Li" w:date="2026-05-11T13:37:00Z" w16du:dateUtc="2026-05-11T05:37:00Z">
          <w:pPr>
            <w:pStyle w:val="Paragraph0"/>
            <w:ind w:firstLine="533"/>
          </w:pPr>
        </w:pPrChange>
      </w:pPr>
      <w:r w:rsidRPr="0022223D">
        <w:t>To examine AI-generated answers’ impact on human answer</w:t>
      </w:r>
      <w:ins w:id="469" w:author="Xin Li" w:date="2026-05-11T13:31:00Z" w16du:dateUtc="2026-05-11T05:31:00Z">
        <w:r w:rsidR="006846D3">
          <w:t>ers</w:t>
        </w:r>
      </w:ins>
      <w:del w:id="470" w:author="Xin Li" w:date="2026-05-11T13:31:00Z" w16du:dateUtc="2026-05-11T05:31:00Z">
        <w:r w:rsidRPr="0022223D" w:rsidDel="006846D3">
          <w:delText xml:space="preserve"> supply</w:delText>
        </w:r>
      </w:del>
      <w:r w:rsidRPr="0022223D">
        <w:t xml:space="preserve">, </w:t>
      </w:r>
      <w:ins w:id="471" w:author="Xin Li" w:date="2026-04-11T16:05:00Z" w16du:dateUtc="2026-04-11T08:05:00Z">
        <w:r w:rsidR="00AF69F7">
          <w:t xml:space="preserve">as illustrated in Figure 4, we consider </w:t>
        </w:r>
      </w:ins>
      <w:ins w:id="472" w:author="Xin Li" w:date="2026-05-11T13:31:00Z" w16du:dateUtc="2026-05-11T05:31:00Z">
        <w:r w:rsidR="006846D3">
          <w:t xml:space="preserve">two parallel econometric setups. </w:t>
        </w:r>
      </w:ins>
      <w:ins w:id="473" w:author="Xin Li" w:date="2026-05-11T13:33:00Z" w16du:dateUtc="2026-05-11T05:33:00Z">
        <w:r w:rsidR="00D467F9">
          <w:t xml:space="preserve">The first setup consider having vs not having the </w:t>
        </w:r>
      </w:ins>
      <w:ins w:id="474" w:author="Xin Li" w:date="2026-05-11T13:31:00Z" w16du:dateUtc="2026-05-11T05:31:00Z">
        <w:r w:rsidR="00914346">
          <w:t>AI answer</w:t>
        </w:r>
      </w:ins>
      <w:ins w:id="475" w:author="Xin Li" w:date="2026-05-11T13:33:00Z" w16du:dateUtc="2026-05-11T05:33:00Z">
        <w:r w:rsidR="00D467F9">
          <w:t xml:space="preserve"> as the exongenous shock and inspect the change in 1</w:t>
        </w:r>
        <w:r w:rsidR="00D467F9" w:rsidRPr="00D467F9">
          <w:rPr>
            <w:vertAlign w:val="superscript"/>
            <w:rPrChange w:id="476" w:author="Xin Li" w:date="2026-05-11T13:33:00Z" w16du:dateUtc="2026-05-11T05:33:00Z">
              <w:rPr/>
            </w:rPrChange>
          </w:rPr>
          <w:t>st</w:t>
        </w:r>
        <w:r w:rsidR="00D467F9">
          <w:t xml:space="preserve"> human answers’ </w:t>
        </w:r>
      </w:ins>
      <w:ins w:id="477" w:author="Xin Li" w:date="2026-05-11T13:35:00Z" w16du:dateUtc="2026-05-11T05:35:00Z">
        <w:r w:rsidR="00107C39">
          <w:t>timing and innovation. The second setup considers the 1</w:t>
        </w:r>
        <w:r w:rsidR="00107C39" w:rsidRPr="00107C39">
          <w:rPr>
            <w:vertAlign w:val="superscript"/>
            <w:rPrChange w:id="478" w:author="Xin Li" w:date="2026-05-11T13:35:00Z" w16du:dateUtc="2026-05-11T05:35:00Z">
              <w:rPr/>
            </w:rPrChange>
          </w:rPr>
          <w:t>st</w:t>
        </w:r>
        <w:r w:rsidR="00107C39">
          <w:t xml:space="preserve"> answer’s impact on the second answer, where the 1</w:t>
        </w:r>
        <w:r w:rsidR="00107C39" w:rsidRPr="00107C39">
          <w:rPr>
            <w:vertAlign w:val="superscript"/>
            <w:rPrChange w:id="479" w:author="Xin Li" w:date="2026-05-11T13:35:00Z" w16du:dateUtc="2026-05-11T05:35:00Z">
              <w:rPr/>
            </w:rPrChange>
          </w:rPr>
          <w:t>st</w:t>
        </w:r>
        <w:r w:rsidR="00107C39">
          <w:t xml:space="preserve"> answer can be </w:t>
        </w:r>
      </w:ins>
      <w:ins w:id="480" w:author="Xin Li" w:date="2026-05-11T13:36:00Z" w16du:dateUtc="2026-05-11T05:36:00Z">
        <w:r w:rsidR="002F05AB">
          <w:t xml:space="preserve">either human answer or </w:t>
        </w:r>
      </w:ins>
      <w:ins w:id="481" w:author="Xin Li" w:date="2026-05-11T13:37:00Z" w16du:dateUtc="2026-05-11T05:37:00Z">
        <w:r w:rsidR="002F05AB">
          <w:t xml:space="preserve">AI answer. </w:t>
        </w:r>
      </w:ins>
    </w:p>
    <w:p w14:paraId="4B89AB43" w14:textId="77777777" w:rsidR="00107C39" w:rsidRDefault="00107C39" w:rsidP="00107C39">
      <w:pPr>
        <w:pStyle w:val="Paragraph0"/>
        <w:spacing w:line="240" w:lineRule="auto"/>
        <w:ind w:firstLine="0"/>
        <w:jc w:val="center"/>
        <w:rPr>
          <w:ins w:id="482" w:author="Xin Li" w:date="2026-04-11T16:05:00Z" w16du:dateUtc="2026-04-11T08:05:00Z"/>
        </w:rPr>
        <w:pPrChange w:id="483" w:author="Xin Li" w:date="2026-05-11T13:30:00Z" w16du:dateUtc="2026-05-11T05:30:00Z">
          <w:pPr>
            <w:pStyle w:val="Paragraph0"/>
            <w:ind w:firstLine="0"/>
            <w:jc w:val="center"/>
          </w:pPr>
        </w:pPrChange>
      </w:pPr>
      <w:ins w:id="484" w:author="Xin Li" w:date="2026-05-11T13:30:00Z" w16du:dateUtc="2026-05-11T05:30:00Z">
        <w:r>
          <w:rPr>
            <w:noProof/>
          </w:rPr>
          <w:drawing>
            <wp:inline distT="0" distB="0" distL="0" distR="0" wp14:anchorId="6075E32A" wp14:editId="2598AF6E">
              <wp:extent cx="5486400" cy="1910633"/>
              <wp:effectExtent l="0" t="0" r="0" b="0"/>
              <wp:docPr id="1786419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1910633"/>
                      </a:xfrm>
                      <a:prstGeom prst="rect">
                        <a:avLst/>
                      </a:prstGeom>
                      <a:noFill/>
                    </pic:spPr>
                  </pic:pic>
                </a:graphicData>
              </a:graphic>
            </wp:inline>
          </w:drawing>
        </w:r>
      </w:ins>
    </w:p>
    <w:p w14:paraId="7B7C0918" w14:textId="77777777" w:rsidR="00107C39" w:rsidRDefault="00107C39" w:rsidP="00107C39">
      <w:pPr>
        <w:pStyle w:val="Paragraph0"/>
        <w:ind w:firstLine="0"/>
        <w:jc w:val="center"/>
        <w:rPr>
          <w:ins w:id="485" w:author="Xin Li" w:date="2026-04-11T16:04:00Z" w16du:dateUtc="2026-04-11T08:04:00Z"/>
        </w:rPr>
        <w:pPrChange w:id="486" w:author="Xin Li" w:date="2026-04-11T16:05:00Z" w16du:dateUtc="2026-04-11T08:05:00Z">
          <w:pPr>
            <w:pStyle w:val="Paragraph0"/>
            <w:ind w:firstLine="533"/>
          </w:pPr>
        </w:pPrChange>
      </w:pPr>
      <w:ins w:id="487" w:author="Xin Li" w:date="2026-04-11T16:05:00Z" w16du:dateUtc="2026-04-11T08:05:00Z">
        <w:r>
          <w:t xml:space="preserve">Figure </w:t>
        </w:r>
      </w:ins>
      <w:ins w:id="488" w:author="Xin Li" w:date="2026-05-11T11:30:00Z" w16du:dateUtc="2026-05-11T03:30:00Z">
        <w:r>
          <w:t>3</w:t>
        </w:r>
      </w:ins>
      <w:ins w:id="489" w:author="Xin Li" w:date="2026-04-11T16:05:00Z" w16du:dateUtc="2026-04-11T08:05:00Z">
        <w:r>
          <w:t xml:space="preserve">. </w:t>
        </w:r>
      </w:ins>
      <w:ins w:id="490" w:author="Xin Li" w:date="2026-05-11T11:30:00Z" w16du:dateUtc="2026-05-11T03:30:00Z">
        <w:r>
          <w:t>Econometric Setup</w:t>
        </w:r>
      </w:ins>
    </w:p>
    <w:p w14:paraId="5615C6D6" w14:textId="4A690EB5" w:rsidR="007E5B97" w:rsidRPr="0022223D" w:rsidRDefault="002F05AB" w:rsidP="00A86F82">
      <w:pPr>
        <w:pStyle w:val="Paragraph0"/>
        <w:ind w:firstLine="533"/>
      </w:pPr>
      <w:ins w:id="491" w:author="Xin Li" w:date="2026-05-11T13:37:00Z" w16du:dateUtc="2026-05-11T05:37:00Z">
        <w:r>
          <w:t>Under the setup, we build two models</w:t>
        </w:r>
      </w:ins>
      <w:ins w:id="492" w:author="Xin Li" w:date="2026-04-11T16:05:00Z" w16du:dateUtc="2026-04-11T08:05:00Z">
        <w:r w:rsidR="00AF69F7">
          <w:t xml:space="preserve"> and </w:t>
        </w:r>
      </w:ins>
      <w:del w:id="493" w:author="Xin Li" w:date="2026-04-11T16:05:00Z" w16du:dateUtc="2026-04-11T08:05:00Z">
        <w:r w:rsidR="00137261" w:rsidRPr="0022223D" w:rsidDel="00AF69F7">
          <w:delText xml:space="preserve">we </w:delText>
        </w:r>
      </w:del>
      <w:r w:rsidR="00137261" w:rsidRPr="0022223D">
        <w:t>estimate:</w:t>
      </w:r>
    </w:p>
    <w:p w14:paraId="7088C47B" w14:textId="7AB6F62A" w:rsidR="00F40939" w:rsidRPr="0022223D" w:rsidRDefault="00F40939" w:rsidP="00F40939">
      <w:pPr>
        <w:pStyle w:val="Equation"/>
        <w:spacing w:before="120" w:after="120"/>
        <w:ind w:firstLine="539"/>
        <w:rPr>
          <w:i/>
          <w:iCs/>
          <w:sz w:val="24"/>
          <w:szCs w:val="24"/>
        </w:rPr>
      </w:pPr>
      <w:del w:id="494" w:author="Xin Li" w:date="2026-04-11T16:06:00Z" w16du:dateUtc="2026-04-11T08:06:00Z">
        <w:r w:rsidRPr="0022223D" w:rsidDel="00AF69F7">
          <w:rPr>
            <w:i/>
            <w:iCs/>
            <w:sz w:val="24"/>
            <w:szCs w:val="24"/>
          </w:rPr>
          <w:delText>answerNum</w:delText>
        </w:r>
        <w:r w:rsidRPr="0022223D" w:rsidDel="00AF69F7">
          <w:rPr>
            <w:i/>
            <w:iCs/>
            <w:sz w:val="24"/>
            <w:szCs w:val="24"/>
            <w:vertAlign w:val="subscript"/>
          </w:rPr>
          <w:delText>i</w:delText>
        </w:r>
        <w:r w:rsidRPr="0022223D" w:rsidDel="00AF69F7">
          <w:rPr>
            <w:i/>
            <w:iCs/>
            <w:sz w:val="24"/>
            <w:szCs w:val="24"/>
          </w:rPr>
          <w:delText xml:space="preserve"> </w:delText>
        </w:r>
      </w:del>
      <w:ins w:id="495" w:author="Xin Li" w:date="2026-04-11T16:06:00Z" w16du:dateUtc="2026-04-11T08:06:00Z">
        <w:r w:rsidR="00AF69F7" w:rsidRPr="0022223D">
          <w:rPr>
            <w:i/>
            <w:iCs/>
            <w:sz w:val="24"/>
            <w:szCs w:val="24"/>
          </w:rPr>
          <w:t>answer</w:t>
        </w:r>
        <w:r w:rsidR="00AF69F7">
          <w:rPr>
            <w:i/>
            <w:iCs/>
            <w:sz w:val="24"/>
            <w:szCs w:val="24"/>
          </w:rPr>
          <w:t>Freq</w:t>
        </w:r>
        <w:r w:rsidR="00AF69F7" w:rsidRPr="0022223D">
          <w:rPr>
            <w:i/>
            <w:iCs/>
            <w:sz w:val="24"/>
            <w:szCs w:val="24"/>
            <w:vertAlign w:val="subscript"/>
          </w:rPr>
          <w:t>i</w:t>
        </w:r>
        <w:r w:rsidR="00AF69F7" w:rsidRPr="0022223D">
          <w:rPr>
            <w:i/>
            <w:iCs/>
            <w:sz w:val="24"/>
            <w:szCs w:val="24"/>
          </w:rPr>
          <w:t xml:space="preserve"> </w:t>
        </w:r>
      </w:ins>
      <w:r w:rsidRPr="0022223D">
        <w:rPr>
          <w:i/>
          <w:iCs/>
          <w:sz w:val="24"/>
          <w:szCs w:val="24"/>
        </w:rPr>
        <w:t xml:space="preserve">= </w:t>
      </w:r>
      <w:r w:rsidRPr="0022223D">
        <w:rPr>
          <w:rFonts w:ascii="Symbol" w:eastAsia="Symbol" w:hAnsi="Symbol" w:cs="Symbol"/>
          <w:i/>
          <w:iCs/>
          <w:sz w:val="24"/>
          <w:szCs w:val="24"/>
        </w:rPr>
        <w:t></w:t>
      </w:r>
      <w:r w:rsidRPr="0022223D">
        <w:rPr>
          <w:i/>
          <w:iCs/>
          <w:sz w:val="24"/>
          <w:szCs w:val="24"/>
          <w:vertAlign w:val="subscript"/>
        </w:rPr>
        <w:t>0</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 xml:space="preserve">1 </w:t>
      </w:r>
      <w:r w:rsidRPr="0022223D">
        <w:rPr>
          <w:i/>
          <w:iCs/>
          <w:sz w:val="24"/>
          <w:szCs w:val="24"/>
        </w:rPr>
        <w:t>AI</w:t>
      </w:r>
      <w:r w:rsidRPr="0022223D">
        <w:rPr>
          <w:i/>
          <w:iCs/>
          <w:sz w:val="24"/>
          <w:szCs w:val="24"/>
          <w:vertAlign w:val="subscript"/>
        </w:rPr>
        <w:t>i</w:t>
      </w:r>
      <w:r w:rsidRPr="0022223D">
        <w:rPr>
          <w:i/>
          <w:iCs/>
          <w:sz w:val="24"/>
          <w:szCs w:val="24"/>
        </w:rPr>
        <w:t xml:space="preserve"> + X</w:t>
      </w:r>
      <w:r w:rsidRPr="0022223D">
        <w:rPr>
          <w:i/>
          <w:iCs/>
          <w:sz w:val="24"/>
          <w:szCs w:val="24"/>
          <w:vertAlign w:val="subscript"/>
        </w:rPr>
        <w:t>i</w:t>
      </w:r>
      <w:r w:rsidR="004D5F92" w:rsidRPr="0022223D">
        <w:rPr>
          <w:rFonts w:ascii="Symbol" w:eastAsia="Symbol" w:hAnsi="Symbol" w:cs="Symbol"/>
          <w:i/>
          <w:iCs/>
          <w:sz w:val="24"/>
          <w:szCs w:val="24"/>
        </w:rPr>
        <w:t></w:t>
      </w:r>
      <w:r w:rsidRPr="0022223D">
        <w:rPr>
          <w:i/>
          <w:iCs/>
          <w:sz w:val="24"/>
          <w:szCs w:val="24"/>
        </w:rPr>
        <w:t xml:space="preserve"> + questionTiming</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00E933FF" w:rsidRPr="0022223D">
        <w:rPr>
          <w:i/>
          <w:iCs/>
          <w:sz w:val="24"/>
          <w:szCs w:val="24"/>
          <w:vertAlign w:val="subscript"/>
        </w:rPr>
        <w:t>i</w:t>
      </w:r>
      <w:r w:rsidRPr="0022223D">
        <w:rPr>
          <w:i/>
          <w:iCs/>
          <w:sz w:val="24"/>
          <w:szCs w:val="24"/>
          <w:vertAlign w:val="subscript"/>
        </w:rPr>
        <w:tab/>
      </w:r>
      <w:r w:rsidRPr="0022223D">
        <w:rPr>
          <w:i/>
          <w:iCs/>
          <w:sz w:val="24"/>
          <w:szCs w:val="24"/>
          <w:vertAlign w:val="subscript"/>
        </w:rPr>
        <w:tab/>
      </w:r>
      <w:r w:rsidRPr="0022223D">
        <w:rPr>
          <w:i/>
          <w:iCs/>
          <w:sz w:val="24"/>
          <w:szCs w:val="24"/>
          <w:vertAlign w:val="subscript"/>
        </w:rPr>
        <w:tab/>
      </w:r>
      <w:r w:rsidRPr="0022223D">
        <w:rPr>
          <w:sz w:val="24"/>
          <w:szCs w:val="24"/>
        </w:rPr>
        <w:t>(</w:t>
      </w:r>
      <w:r w:rsidRPr="0022223D">
        <w:rPr>
          <w:rFonts w:eastAsiaTheme="minorEastAsia"/>
          <w:sz w:val="24"/>
          <w:szCs w:val="24"/>
        </w:rPr>
        <w:t>1</w:t>
      </w:r>
      <w:r w:rsidRPr="0022223D">
        <w:rPr>
          <w:sz w:val="24"/>
          <w:szCs w:val="24"/>
        </w:rPr>
        <w:t>)</w:t>
      </w:r>
    </w:p>
    <w:p w14:paraId="35D767B0" w14:textId="3C568E10" w:rsidR="00137261" w:rsidRDefault="008B17CC" w:rsidP="00EB4B15">
      <w:pPr>
        <w:pStyle w:val="Paragraph0"/>
        <w:ind w:firstLine="0"/>
        <w:rPr>
          <w:ins w:id="496" w:author="Xin Li" w:date="2026-04-11T09:46:00Z" w16du:dateUtc="2026-04-11T01:46:00Z"/>
        </w:rPr>
      </w:pPr>
      <w:del w:id="497" w:author="Xin Li" w:date="2026-04-11T15:53:00Z" w16du:dateUtc="2026-04-11T07:53:00Z">
        <w:r w:rsidDel="00AA71C1">
          <w:rPr>
            <w:i/>
            <w:iCs/>
            <w:szCs w:val="24"/>
            <w:vertAlign w:val="subscript"/>
          </w:rPr>
          <w:delText>,j</w:delText>
        </w:r>
      </w:del>
      <w:del w:id="498" w:author="Xin Li" w:date="2026-04-11T10:38:00Z" w16du:dateUtc="2026-04-11T02:38:00Z">
        <w:r w:rsidR="0062256E" w:rsidDel="00BE0AC0">
          <w:rPr>
            <w:i/>
            <w:iCs/>
            <w:szCs w:val="24"/>
          </w:rPr>
          <w:delText>answer</w:delText>
        </w:r>
      </w:del>
      <w:r w:rsidR="00137261" w:rsidRPr="0022223D">
        <w:t xml:space="preserve">where </w:t>
      </w:r>
      <w:r w:rsidR="00137261" w:rsidRPr="0022223D">
        <w:rPr>
          <w:i/>
          <w:iCs/>
        </w:rPr>
        <w:t>i</w:t>
      </w:r>
      <w:r w:rsidR="00137261" w:rsidRPr="0022223D">
        <w:t xml:space="preserve"> indexes questions, </w:t>
      </w:r>
      <w:ins w:id="499" w:author="Xin Li" w:date="2026-04-11T16:06:00Z" w16du:dateUtc="2026-04-11T08:06:00Z">
        <w:r w:rsidR="00AF69F7" w:rsidRPr="0022223D">
          <w:rPr>
            <w:i/>
            <w:iCs/>
            <w:szCs w:val="24"/>
          </w:rPr>
          <w:t>answer</w:t>
        </w:r>
        <w:r w:rsidR="00AF69F7">
          <w:rPr>
            <w:i/>
            <w:iCs/>
            <w:szCs w:val="24"/>
          </w:rPr>
          <w:t>Freq</w:t>
        </w:r>
        <w:r w:rsidR="00AF69F7" w:rsidRPr="0022223D">
          <w:rPr>
            <w:i/>
            <w:iCs/>
            <w:szCs w:val="24"/>
            <w:vertAlign w:val="subscript"/>
          </w:rPr>
          <w:t>i</w:t>
        </w:r>
        <w:r w:rsidR="00AF69F7" w:rsidRPr="0022223D">
          <w:rPr>
            <w:i/>
            <w:iCs/>
            <w:szCs w:val="24"/>
          </w:rPr>
          <w:t xml:space="preserve"> </w:t>
        </w:r>
        <w:r w:rsidR="00AF69F7">
          <w:rPr>
            <w:szCs w:val="24"/>
          </w:rPr>
          <w:t xml:space="preserve">is answer frequency as measured by two variables, </w:t>
        </w:r>
      </w:ins>
      <w:r w:rsidR="00137261" w:rsidRPr="0022223D">
        <w:rPr>
          <w:i/>
          <w:iCs/>
        </w:rPr>
        <w:t>answerNum</w:t>
      </w:r>
      <w:r w:rsidR="00137261" w:rsidRPr="0022223D">
        <w:rPr>
          <w:i/>
          <w:iCs/>
          <w:vertAlign w:val="subscript"/>
        </w:rPr>
        <w:t>i</w:t>
      </w:r>
      <w:r w:rsidR="00137261" w:rsidRPr="0022223D">
        <w:t xml:space="preserve"> is the logarithm of human answers received by question </w:t>
      </w:r>
      <w:r w:rsidR="00137261" w:rsidRPr="0022223D">
        <w:rPr>
          <w:i/>
          <w:iCs/>
        </w:rPr>
        <w:t>i</w:t>
      </w:r>
      <w:ins w:id="500" w:author="Xin Li" w:date="2026-04-11T16:06:00Z" w16du:dateUtc="2026-04-11T08:06:00Z">
        <w:r w:rsidR="00AF69F7">
          <w:rPr>
            <w:i/>
            <w:iCs/>
          </w:rPr>
          <w:t xml:space="preserve"> </w:t>
        </w:r>
        <w:r w:rsidR="00AF69F7">
          <w:t>within 7 days</w:t>
        </w:r>
      </w:ins>
      <w:ins w:id="501" w:author="Xin Li" w:date="2026-04-11T09:49:00Z" w16du:dateUtc="2026-04-11T01:49:00Z">
        <w:r w:rsidR="0097462F">
          <w:t>.</w:t>
        </w:r>
      </w:ins>
      <w:del w:id="502" w:author="Xin Li" w:date="2026-04-11T09:49:00Z" w16du:dateUtc="2026-04-11T01:49:00Z">
        <w:r w:rsidR="00137261" w:rsidRPr="0022223D" w:rsidDel="0097462F">
          <w:delText>,</w:delText>
        </w:r>
      </w:del>
      <w:r w:rsidR="00137261" w:rsidRPr="0022223D">
        <w:t xml:space="preserve"> </w:t>
      </w:r>
      <w:ins w:id="503" w:author="Xin Li" w:date="2026-04-11T16:06:00Z" w16du:dateUtc="2026-04-11T08:06:00Z">
        <w:r w:rsidR="00AF69F7">
          <w:t>1st</w:t>
        </w:r>
      </w:ins>
      <w:ins w:id="504" w:author="Xin Li" w:date="2026-04-11T09:54:00Z" w16du:dateUtc="2026-04-11T01:54:00Z">
        <w:r w:rsidR="00E54588" w:rsidRPr="0022223D">
          <w:rPr>
            <w:i/>
            <w:iCs/>
          </w:rPr>
          <w:t>answer</w:t>
        </w:r>
      </w:ins>
      <w:ins w:id="505" w:author="Xin Li" w:date="2026-04-11T16:06:00Z" w16du:dateUtc="2026-04-11T08:06:00Z">
        <w:r w:rsidR="00AF69F7">
          <w:rPr>
            <w:i/>
            <w:iCs/>
          </w:rPr>
          <w:t>Time</w:t>
        </w:r>
      </w:ins>
      <w:ins w:id="506" w:author="Xin Li" w:date="2026-04-11T16:07:00Z" w16du:dateUtc="2026-04-11T08:07:00Z">
        <w:r w:rsidR="00AF69F7">
          <w:rPr>
            <w:i/>
            <w:iCs/>
            <w:vertAlign w:val="subscript"/>
          </w:rPr>
          <w:t>i</w:t>
        </w:r>
      </w:ins>
      <w:ins w:id="507" w:author="Xin Li" w:date="2026-04-11T09:54:00Z" w16du:dateUtc="2026-04-11T01:54:00Z">
        <w:r w:rsidR="00E54588" w:rsidRPr="0022223D">
          <w:t xml:space="preserve"> </w:t>
        </w:r>
        <w:r w:rsidR="00E54588">
          <w:t xml:space="preserve">measures the </w:t>
        </w:r>
      </w:ins>
      <w:ins w:id="508" w:author="Xin Li" w:date="2026-04-11T16:07:00Z" w16du:dateUtc="2026-04-11T08:07:00Z">
        <w:r w:rsidR="00AF69F7">
          <w:t xml:space="preserve">time between question and first </w:t>
        </w:r>
      </w:ins>
      <w:ins w:id="509" w:author="Xin Li" w:date="2026-04-11T09:54:00Z" w16du:dateUtc="2026-04-11T01:54:00Z">
        <w:r w:rsidR="00E54588" w:rsidRPr="0022223D">
          <w:t xml:space="preserve">human answers received by </w:t>
        </w:r>
        <w:r w:rsidR="00E54588" w:rsidRPr="0022223D">
          <w:lastRenderedPageBreak/>
          <w:t xml:space="preserve">question </w:t>
        </w:r>
        <w:r w:rsidR="00E54588" w:rsidRPr="0022223D">
          <w:rPr>
            <w:i/>
            <w:iCs/>
          </w:rPr>
          <w:t>i</w:t>
        </w:r>
        <w:r w:rsidR="00E54588">
          <w:t xml:space="preserve">. </w:t>
        </w:r>
      </w:ins>
      <w:r w:rsidR="00137261" w:rsidRPr="0022223D">
        <w:rPr>
          <w:i/>
          <w:iCs/>
        </w:rPr>
        <w:t>AI</w:t>
      </w:r>
      <w:r w:rsidR="00137261" w:rsidRPr="0022223D">
        <w:rPr>
          <w:i/>
          <w:iCs/>
          <w:vertAlign w:val="subscript"/>
        </w:rPr>
        <w:t>i</w:t>
      </w:r>
      <w:r w:rsidR="00137261" w:rsidRPr="0022223D">
        <w:t xml:space="preserve"> indicates treatment assignment (1 if </w:t>
      </w:r>
      <w:ins w:id="510" w:author="Xin Li" w:date="2026-04-11T16:07:00Z" w16du:dateUtc="2026-04-11T08:07:00Z">
        <w:r w:rsidR="00773E94">
          <w:t xml:space="preserve">the question has </w:t>
        </w:r>
      </w:ins>
      <w:r w:rsidR="00137261" w:rsidRPr="0022223D">
        <w:t>AI-generated answer</w:t>
      </w:r>
      <w:del w:id="511" w:author="Xin Li" w:date="2026-04-11T16:07:00Z" w16du:dateUtc="2026-04-11T08:07:00Z">
        <w:r w:rsidR="00137261" w:rsidRPr="0022223D" w:rsidDel="00773E94">
          <w:delText xml:space="preserve"> provided</w:delText>
        </w:r>
      </w:del>
      <w:r w:rsidR="00137261" w:rsidRPr="0022223D">
        <w:t xml:space="preserve">, 0 otherwise), </w:t>
      </w:r>
      <w:r w:rsidR="005F2143" w:rsidRPr="0022223D">
        <w:rPr>
          <w:rFonts w:eastAsia="SimSun"/>
          <w:i/>
          <w:iCs/>
        </w:rPr>
        <w:t>X</w:t>
      </w:r>
      <w:r w:rsidR="005F2143" w:rsidRPr="0022223D">
        <w:rPr>
          <w:rFonts w:eastAsia="SimSun"/>
          <w:i/>
          <w:iCs/>
          <w:vertAlign w:val="subscript"/>
        </w:rPr>
        <w:t>i</w:t>
      </w:r>
      <w:r w:rsidR="00137261" w:rsidRPr="0022223D">
        <w:t xml:space="preserve"> includes control variables (questioner characteristics, question content, and question type), and </w:t>
      </w:r>
      <w:r w:rsidR="005F2143" w:rsidRPr="0022223D">
        <w:rPr>
          <w:i/>
          <w:iCs/>
        </w:rPr>
        <w:t>questionTiming</w:t>
      </w:r>
      <w:r w:rsidR="005F2143" w:rsidRPr="0022223D">
        <w:rPr>
          <w:i/>
          <w:iCs/>
          <w:vertAlign w:val="subscript"/>
        </w:rPr>
        <w:t>i</w:t>
      </w:r>
      <w:r w:rsidR="00137261" w:rsidRPr="0022223D">
        <w:t xml:space="preserve"> captures question posting date fixed effects. The coefficient </w:t>
      </w:r>
      <w:r w:rsidR="005F2143" w:rsidRPr="0022223D">
        <w:rPr>
          <w:rFonts w:ascii="Symbol" w:eastAsia="Symbol" w:hAnsi="Symbol" w:cs="Symbol"/>
          <w:i/>
          <w:iCs/>
        </w:rPr>
        <w:t></w:t>
      </w:r>
      <w:r w:rsidR="005F2143" w:rsidRPr="0022223D">
        <w:rPr>
          <w:i/>
          <w:iCs/>
          <w:vertAlign w:val="subscript"/>
        </w:rPr>
        <w:t>1</w:t>
      </w:r>
      <w:r w:rsidR="00137261" w:rsidRPr="0022223D">
        <w:t xml:space="preserve"> captures </w:t>
      </w:r>
      <w:r w:rsidR="00D1059C" w:rsidRPr="0022223D">
        <w:t xml:space="preserve">the effect of </w:t>
      </w:r>
      <w:r w:rsidR="00137261" w:rsidRPr="0022223D">
        <w:t xml:space="preserve">AI-generated answers on </w:t>
      </w:r>
      <w:r w:rsidR="00D1059C" w:rsidRPr="0022223D">
        <w:t xml:space="preserve">the supply of </w:t>
      </w:r>
      <w:r w:rsidR="00137261" w:rsidRPr="0022223D">
        <w:t>human answer</w:t>
      </w:r>
      <w:r w:rsidR="00D1059C" w:rsidRPr="0022223D">
        <w:t>s</w:t>
      </w:r>
      <w:r w:rsidR="00137261" w:rsidRPr="0022223D">
        <w:t>.</w:t>
      </w:r>
    </w:p>
    <w:p w14:paraId="2436E9C5" w14:textId="0A613E83" w:rsidR="003454B6" w:rsidRPr="0022223D" w:rsidRDefault="003454B6" w:rsidP="003454B6">
      <w:pPr>
        <w:pStyle w:val="Paragraph0"/>
        <w:ind w:firstLine="533"/>
        <w:rPr>
          <w:ins w:id="512" w:author="Xin Li" w:date="2026-04-11T16:15:00Z" w16du:dateUtc="2026-04-11T08:15:00Z"/>
        </w:rPr>
      </w:pPr>
      <w:ins w:id="513" w:author="Xin Li" w:date="2026-04-11T16:15:00Z" w16du:dateUtc="2026-04-11T08:15:00Z">
        <w:r w:rsidRPr="0022223D">
          <w:t xml:space="preserve">To examine </w:t>
        </w:r>
        <w:r>
          <w:t xml:space="preserve">where human show different response to </w:t>
        </w:r>
        <w:r w:rsidRPr="0022223D">
          <w:t xml:space="preserve">AI-generated answers’ </w:t>
        </w:r>
        <w:r>
          <w:t xml:space="preserve">vs. Human generated </w:t>
        </w:r>
        <w:r w:rsidRPr="0022223D">
          <w:t>answer</w:t>
        </w:r>
        <w:r>
          <w:t>s</w:t>
        </w:r>
        <w:r w:rsidRPr="0022223D">
          <w:t xml:space="preserve">, </w:t>
        </w:r>
        <w:r>
          <w:t>we consider AI answer as a sa</w:t>
        </w:r>
      </w:ins>
      <w:ins w:id="514" w:author="Xin Li" w:date="2026-04-11T16:16:00Z" w16du:dateUtc="2026-04-11T08:16:00Z">
        <w:r>
          <w:t xml:space="preserve">me role of </w:t>
        </w:r>
      </w:ins>
      <w:ins w:id="515" w:author="Xin Li" w:date="2026-04-11T16:15:00Z" w16du:dateUtc="2026-04-11T08:15:00Z">
        <w:r>
          <w:t xml:space="preserve">human answers </w:t>
        </w:r>
      </w:ins>
      <w:ins w:id="516" w:author="Xin Li" w:date="2026-04-11T16:16:00Z" w16du:dateUtc="2026-04-11T08:16:00Z">
        <w:r>
          <w:t xml:space="preserve">as illustrated in Figure 4 </w:t>
        </w:r>
      </w:ins>
      <w:ins w:id="517" w:author="Xin Li" w:date="2026-04-11T16:15:00Z" w16du:dateUtc="2026-04-11T08:15:00Z">
        <w:r>
          <w:t xml:space="preserve">and </w:t>
        </w:r>
        <w:r w:rsidRPr="0022223D">
          <w:t>estimate:</w:t>
        </w:r>
      </w:ins>
    </w:p>
    <w:p w14:paraId="69B2DE31" w14:textId="7E796F93" w:rsidR="003454B6" w:rsidRPr="0022223D" w:rsidRDefault="003454B6" w:rsidP="003454B6">
      <w:pPr>
        <w:pStyle w:val="Equation"/>
        <w:spacing w:before="120" w:after="120"/>
        <w:ind w:firstLine="539"/>
        <w:rPr>
          <w:ins w:id="518" w:author="Xin Li" w:date="2026-04-11T16:15:00Z" w16du:dateUtc="2026-04-11T08:15:00Z"/>
          <w:i/>
          <w:iCs/>
          <w:sz w:val="24"/>
          <w:szCs w:val="24"/>
        </w:rPr>
      </w:pPr>
      <w:ins w:id="519" w:author="Xin Li" w:date="2026-04-11T16:15:00Z" w16du:dateUtc="2026-04-11T08:15:00Z">
        <w:r w:rsidRPr="0022223D">
          <w:rPr>
            <w:i/>
            <w:iCs/>
            <w:sz w:val="24"/>
            <w:szCs w:val="24"/>
          </w:rPr>
          <w:t>answer</w:t>
        </w:r>
      </w:ins>
      <w:ins w:id="520" w:author="Xin Li" w:date="2026-05-11T11:30:00Z" w16du:dateUtc="2026-05-11T03:30:00Z">
        <w:r w:rsidR="00B76C32">
          <w:rPr>
            <w:i/>
            <w:iCs/>
            <w:sz w:val="24"/>
            <w:szCs w:val="24"/>
          </w:rPr>
          <w:t>Innovation</w:t>
        </w:r>
      </w:ins>
      <w:ins w:id="521" w:author="Xin Li" w:date="2026-04-11T16:15:00Z" w16du:dateUtc="2026-04-11T08:15:00Z">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0</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 xml:space="preserve">1 </w:t>
        </w:r>
        <w:r w:rsidRPr="0022223D">
          <w:rPr>
            <w:i/>
            <w:iCs/>
            <w:sz w:val="24"/>
            <w:szCs w:val="24"/>
          </w:rPr>
          <w:t>AI</w:t>
        </w:r>
        <w:r w:rsidRPr="0022223D">
          <w:rPr>
            <w:i/>
            <w:iCs/>
            <w:sz w:val="24"/>
            <w:szCs w:val="24"/>
            <w:vertAlign w:val="subscript"/>
          </w:rPr>
          <w:t>i</w:t>
        </w:r>
        <w:r w:rsidRPr="0022223D">
          <w:rPr>
            <w:i/>
            <w:iCs/>
            <w:sz w:val="24"/>
            <w:szCs w:val="24"/>
          </w:rPr>
          <w:t xml:space="preserve"> + X</w:t>
        </w:r>
        <w:r w:rsidRPr="0022223D">
          <w:rPr>
            <w:i/>
            <w:iCs/>
            <w:sz w:val="24"/>
            <w:szCs w:val="24"/>
            <w:vertAlign w:val="subscript"/>
          </w:rPr>
          <w:t>i</w:t>
        </w:r>
        <w:r w:rsidRPr="0022223D">
          <w:rPr>
            <w:rFonts w:ascii="Symbol" w:eastAsia="Symbol" w:hAnsi="Symbol" w:cs="Symbol"/>
            <w:i/>
            <w:iCs/>
            <w:sz w:val="24"/>
            <w:szCs w:val="24"/>
          </w:rPr>
          <w:t></w:t>
        </w:r>
        <w:r w:rsidRPr="0022223D">
          <w:rPr>
            <w:i/>
            <w:iCs/>
            <w:sz w:val="24"/>
            <w:szCs w:val="24"/>
          </w:rPr>
          <w:t xml:space="preserve"> + questionTiming</w:t>
        </w:r>
        <w:r w:rsidRPr="0022223D">
          <w:rPr>
            <w:i/>
            <w:iCs/>
            <w:sz w:val="24"/>
            <w:szCs w:val="24"/>
            <w:vertAlign w:val="subscript"/>
          </w:rPr>
          <w:t>i</w:t>
        </w:r>
        <w:r w:rsidRPr="0022223D">
          <w:rPr>
            <w:i/>
            <w:iCs/>
            <w:sz w:val="24"/>
            <w:szCs w:val="24"/>
          </w:rPr>
          <w:t xml:space="preserve"> + </w:t>
        </w:r>
        <w:r w:rsidRPr="0022223D">
          <w:rPr>
            <w:rFonts w:ascii="Symbol" w:eastAsia="Symbol" w:hAnsi="Symbol" w:cs="Symbol"/>
            <w:i/>
            <w:iCs/>
            <w:sz w:val="24"/>
            <w:szCs w:val="24"/>
          </w:rPr>
          <w:t></w:t>
        </w:r>
        <w:r w:rsidRPr="0022223D">
          <w:rPr>
            <w:i/>
            <w:iCs/>
            <w:sz w:val="24"/>
            <w:szCs w:val="24"/>
            <w:vertAlign w:val="subscript"/>
          </w:rPr>
          <w:t>i</w:t>
        </w:r>
        <w:r w:rsidRPr="0022223D">
          <w:rPr>
            <w:i/>
            <w:iCs/>
            <w:sz w:val="24"/>
            <w:szCs w:val="24"/>
            <w:vertAlign w:val="subscript"/>
          </w:rPr>
          <w:tab/>
        </w:r>
        <w:r w:rsidRPr="0022223D">
          <w:rPr>
            <w:i/>
            <w:iCs/>
            <w:sz w:val="24"/>
            <w:szCs w:val="24"/>
            <w:vertAlign w:val="subscript"/>
          </w:rPr>
          <w:tab/>
        </w:r>
        <w:r w:rsidRPr="0022223D">
          <w:rPr>
            <w:i/>
            <w:iCs/>
            <w:sz w:val="24"/>
            <w:szCs w:val="24"/>
            <w:vertAlign w:val="subscript"/>
          </w:rPr>
          <w:tab/>
        </w:r>
        <w:r w:rsidRPr="0022223D">
          <w:rPr>
            <w:sz w:val="24"/>
            <w:szCs w:val="24"/>
          </w:rPr>
          <w:t>(</w:t>
        </w:r>
        <w:r w:rsidRPr="0022223D">
          <w:rPr>
            <w:rFonts w:eastAsiaTheme="minorEastAsia"/>
            <w:sz w:val="24"/>
            <w:szCs w:val="24"/>
          </w:rPr>
          <w:t>1</w:t>
        </w:r>
        <w:r w:rsidRPr="0022223D">
          <w:rPr>
            <w:sz w:val="24"/>
            <w:szCs w:val="24"/>
          </w:rPr>
          <w:t>)</w:t>
        </w:r>
      </w:ins>
    </w:p>
    <w:p w14:paraId="179946A7" w14:textId="094A3F57" w:rsidR="003454B6" w:rsidRPr="003454B6" w:rsidRDefault="003454B6" w:rsidP="00152DEF">
      <w:pPr>
        <w:pStyle w:val="Paragraph0"/>
        <w:ind w:firstLine="0"/>
        <w:rPr>
          <w:ins w:id="522" w:author="Xin Li" w:date="2026-04-11T16:14:00Z" w16du:dateUtc="2026-04-11T08:14:00Z"/>
          <w:rPrChange w:id="523" w:author="Xin Li" w:date="2026-04-11T16:18:00Z" w16du:dateUtc="2026-04-11T08:18:00Z">
            <w:rPr>
              <w:ins w:id="524" w:author="Xin Li" w:date="2026-04-11T16:14:00Z" w16du:dateUtc="2026-04-11T08:14:00Z"/>
              <w:i/>
              <w:iCs/>
              <w:sz w:val="24"/>
              <w:szCs w:val="24"/>
            </w:rPr>
          </w:rPrChange>
        </w:rPr>
        <w:pPrChange w:id="525" w:author="Xin Li" w:date="2026-05-11T13:38:00Z" w16du:dateUtc="2026-05-11T05:38:00Z">
          <w:pPr>
            <w:pStyle w:val="Equation"/>
            <w:spacing w:before="120" w:after="120"/>
            <w:ind w:firstLine="539"/>
          </w:pPr>
        </w:pPrChange>
      </w:pPr>
      <w:ins w:id="526" w:author="Xin Li" w:date="2026-04-11T16:15:00Z" w16du:dateUtc="2026-04-11T08:15:00Z">
        <w:r w:rsidRPr="0022223D">
          <w:t xml:space="preserve">where </w:t>
        </w:r>
        <w:r w:rsidRPr="0022223D">
          <w:rPr>
            <w:i/>
            <w:iCs/>
          </w:rPr>
          <w:t>i</w:t>
        </w:r>
        <w:r w:rsidRPr="0022223D">
          <w:t xml:space="preserve"> indexes questions, </w:t>
        </w:r>
      </w:ins>
      <w:ins w:id="527" w:author="Xin Li" w:date="2026-05-11T11:30:00Z" w16du:dateUtc="2026-05-11T03:30:00Z">
        <w:r w:rsidR="00B76C32" w:rsidRPr="0022223D">
          <w:rPr>
            <w:i/>
            <w:iCs/>
            <w:szCs w:val="24"/>
          </w:rPr>
          <w:t>answer</w:t>
        </w:r>
        <w:r w:rsidR="00B76C32">
          <w:rPr>
            <w:i/>
            <w:iCs/>
            <w:szCs w:val="24"/>
          </w:rPr>
          <w:t>Innovation</w:t>
        </w:r>
      </w:ins>
      <w:ins w:id="528" w:author="Xin Li" w:date="2026-04-11T16:15:00Z" w16du:dateUtc="2026-04-11T08:15:00Z">
        <w:r w:rsidRPr="0022223D">
          <w:rPr>
            <w:i/>
            <w:iCs/>
            <w:szCs w:val="24"/>
            <w:vertAlign w:val="subscript"/>
          </w:rPr>
          <w:t>i</w:t>
        </w:r>
        <w:r w:rsidRPr="0022223D">
          <w:rPr>
            <w:i/>
            <w:iCs/>
            <w:szCs w:val="24"/>
          </w:rPr>
          <w:t xml:space="preserve"> </w:t>
        </w:r>
        <w:r>
          <w:rPr>
            <w:szCs w:val="24"/>
          </w:rPr>
          <w:t xml:space="preserve">is answer </w:t>
        </w:r>
      </w:ins>
      <w:ins w:id="529" w:author="Xin Li" w:date="2026-05-11T11:30:00Z" w16du:dateUtc="2026-05-11T03:30:00Z">
        <w:r w:rsidR="00C64BF7">
          <w:rPr>
            <w:szCs w:val="24"/>
          </w:rPr>
          <w:t xml:space="preserve">innovation </w:t>
        </w:r>
      </w:ins>
      <w:ins w:id="530" w:author="Xin Li" w:date="2026-04-11T16:15:00Z" w16du:dateUtc="2026-04-11T08:15:00Z">
        <w:r>
          <w:rPr>
            <w:szCs w:val="24"/>
          </w:rPr>
          <w:t xml:space="preserve">as measured by </w:t>
        </w:r>
      </w:ins>
      <w:ins w:id="531" w:author="Xin Li" w:date="2026-05-11T11:31:00Z" w16du:dateUtc="2026-05-11T03:31:00Z">
        <w:r w:rsidR="00C64BF7">
          <w:rPr>
            <w:szCs w:val="24"/>
          </w:rPr>
          <w:t xml:space="preserve">three </w:t>
        </w:r>
      </w:ins>
      <w:ins w:id="532" w:author="Xin Li" w:date="2026-04-11T16:15:00Z" w16du:dateUtc="2026-04-11T08:15:00Z">
        <w:r>
          <w:rPr>
            <w:szCs w:val="24"/>
          </w:rPr>
          <w:t>variables</w:t>
        </w:r>
      </w:ins>
      <w:ins w:id="533" w:author="Xin Li" w:date="2026-05-11T13:38:00Z" w16du:dateUtc="2026-05-11T05:38:00Z">
        <w:r w:rsidR="004367C4">
          <w:rPr>
            <w:szCs w:val="24"/>
          </w:rPr>
          <w:t>.</w:t>
        </w:r>
      </w:ins>
      <w:ins w:id="534" w:author="Xin Li" w:date="2026-04-11T16:15:00Z" w16du:dateUtc="2026-04-11T08:15:00Z">
        <w:r>
          <w:t xml:space="preserve"> </w:t>
        </w:r>
        <w:r w:rsidRPr="0022223D">
          <w:rPr>
            <w:i/>
            <w:iCs/>
          </w:rPr>
          <w:t>AI</w:t>
        </w:r>
        <w:r w:rsidRPr="0022223D">
          <w:rPr>
            <w:i/>
            <w:iCs/>
            <w:vertAlign w:val="subscript"/>
          </w:rPr>
          <w:t>i</w:t>
        </w:r>
        <w:r w:rsidRPr="0022223D">
          <w:t xml:space="preserve"> indicates treatment assignment (1 if </w:t>
        </w:r>
        <w:r>
          <w:t xml:space="preserve">the question has </w:t>
        </w:r>
        <w:r w:rsidRPr="0022223D">
          <w:t xml:space="preserve">AI-generated answer, 0 otherwise), </w:t>
        </w:r>
        <w:r w:rsidRPr="0022223D">
          <w:rPr>
            <w:rFonts w:eastAsia="SimSun"/>
            <w:i/>
            <w:iCs/>
          </w:rPr>
          <w:t>X</w:t>
        </w:r>
        <w:r w:rsidRPr="0022223D">
          <w:rPr>
            <w:rFonts w:eastAsia="SimSun"/>
            <w:i/>
            <w:iCs/>
            <w:vertAlign w:val="subscript"/>
          </w:rPr>
          <w:t>i</w:t>
        </w:r>
        <w:r w:rsidRPr="0022223D">
          <w:t xml:space="preserve"> includes control variables (questioner characteristics, question content, and question type), and </w:t>
        </w:r>
        <w:r w:rsidRPr="0022223D">
          <w:rPr>
            <w:i/>
            <w:iCs/>
          </w:rPr>
          <w:t>questionTiming</w:t>
        </w:r>
        <w:r w:rsidRPr="0022223D">
          <w:rPr>
            <w:i/>
            <w:iCs/>
            <w:vertAlign w:val="subscript"/>
          </w:rPr>
          <w:t>i</w:t>
        </w:r>
        <w:r w:rsidRPr="0022223D">
          <w:t xml:space="preserve"> captures question posting date fixed effects. The coefficient </w:t>
        </w:r>
        <w:r w:rsidRPr="0022223D">
          <w:rPr>
            <w:rFonts w:ascii="Symbol" w:eastAsia="Symbol" w:hAnsi="Symbol" w:cs="Symbol"/>
            <w:i/>
            <w:iCs/>
          </w:rPr>
          <w:t></w:t>
        </w:r>
        <w:r w:rsidRPr="0022223D">
          <w:rPr>
            <w:i/>
            <w:iCs/>
            <w:vertAlign w:val="subscript"/>
          </w:rPr>
          <w:t>1</w:t>
        </w:r>
        <w:r w:rsidRPr="0022223D">
          <w:t xml:space="preserve"> captures the effect of AI-generated answers on the supply of human answers.</w:t>
        </w:r>
      </w:ins>
    </w:p>
    <w:p w14:paraId="775C3CC1" w14:textId="597EFAC3" w:rsidR="0097462F" w:rsidRPr="0022223D" w:rsidDel="003454B6" w:rsidRDefault="0097462F" w:rsidP="00EB4B15">
      <w:pPr>
        <w:pStyle w:val="Paragraph0"/>
        <w:ind w:firstLine="0"/>
        <w:rPr>
          <w:del w:id="535" w:author="Xin Li" w:date="2026-04-11T16:19:00Z" w16du:dateUtc="2026-04-11T08:19:00Z"/>
        </w:rPr>
      </w:pPr>
    </w:p>
    <w:p w14:paraId="23E7596E" w14:textId="37CBAF3E" w:rsidR="005F2143" w:rsidRPr="0022223D" w:rsidDel="0097462F" w:rsidRDefault="005F2143" w:rsidP="00A86F82">
      <w:pPr>
        <w:pStyle w:val="Paragraph0"/>
        <w:rPr>
          <w:del w:id="536" w:author="Xin Li" w:date="2026-04-11T09:46:00Z" w16du:dateUtc="2026-04-11T01:46:00Z"/>
        </w:rPr>
      </w:pPr>
      <w:del w:id="537" w:author="Xin Li" w:date="2026-04-11T09:46:00Z" w16du:dateUtc="2026-04-11T01:46:00Z">
        <w:r w:rsidRPr="0022223D" w:rsidDel="0097462F">
          <w:delText xml:space="preserve">To examine AI-generated answers’ impact on </w:delText>
        </w:r>
        <w:r w:rsidR="00761522" w:rsidRPr="0022223D" w:rsidDel="0097462F">
          <w:delText>viewer recognition of human answers</w:delText>
        </w:r>
        <w:r w:rsidRPr="0022223D" w:rsidDel="0097462F">
          <w:delText>, we estimate:</w:delText>
        </w:r>
      </w:del>
    </w:p>
    <w:p w14:paraId="69932622" w14:textId="78E2760B" w:rsidR="00F40939" w:rsidRPr="0022223D" w:rsidDel="0097462F" w:rsidRDefault="00475B1C" w:rsidP="00F40939">
      <w:pPr>
        <w:spacing w:line="360" w:lineRule="auto"/>
        <w:jc w:val="right"/>
        <w:rPr>
          <w:del w:id="538" w:author="Xin Li" w:date="2026-04-11T09:46:00Z" w16du:dateUtc="2026-04-11T01:46:00Z"/>
          <w:rFonts w:eastAsia="SimSun"/>
        </w:rPr>
      </w:pPr>
      <w:del w:id="539" w:author="Xin Li" w:date="2026-04-11T09:46:00Z" w16du:dateUtc="2026-04-11T01:46:00Z">
        <w:r w:rsidRPr="0022223D" w:rsidDel="0097462F">
          <w:rPr>
            <w:i/>
            <w:iCs/>
          </w:rPr>
          <w:delText>ne</w:delText>
        </w:r>
        <w:r w:rsidR="00F41D7C" w:rsidRPr="0022223D" w:rsidDel="0097462F">
          <w:rPr>
            <w:i/>
            <w:iCs/>
          </w:rPr>
          <w:delText>tl</w:delText>
        </w:r>
        <w:r w:rsidRPr="0022223D" w:rsidDel="0097462F">
          <w:rPr>
            <w:i/>
            <w:iCs/>
          </w:rPr>
          <w:delText>ikeNum</w:delText>
        </w:r>
        <w:r w:rsidRPr="0022223D" w:rsidDel="0097462F">
          <w:rPr>
            <w:i/>
            <w:iCs/>
            <w:vertAlign w:val="subscript"/>
          </w:rPr>
          <w:delText>ij</w:delText>
        </w:r>
        <w:r w:rsidRPr="0022223D" w:rsidDel="0097462F">
          <w:delText xml:space="preserve"> </w:delText>
        </w:r>
        <w:r w:rsidR="00F40939" w:rsidRPr="0022223D" w:rsidDel="0097462F">
          <w:rPr>
            <w:rFonts w:eastAsia="SimSun"/>
            <w:i/>
            <w:iCs/>
          </w:rPr>
          <w:delText xml:space="preserve">=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0</w:delText>
        </w:r>
        <w:r w:rsidR="00F40939" w:rsidRPr="0022223D" w:rsidDel="0097462F">
          <w:rPr>
            <w:rFonts w:eastAsia="SimSun"/>
            <w:i/>
            <w:iCs/>
          </w:rPr>
          <w:delText xml:space="preserve"> +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 xml:space="preserve">1 </w:delText>
        </w:r>
        <w:r w:rsidR="00F40939" w:rsidRPr="0022223D" w:rsidDel="0097462F">
          <w:rPr>
            <w:rFonts w:eastAsia="SimSun"/>
            <w:i/>
            <w:iCs/>
          </w:rPr>
          <w:delText>AI</w:delText>
        </w:r>
        <w:r w:rsidR="00F40939" w:rsidRPr="0022223D" w:rsidDel="0097462F">
          <w:rPr>
            <w:rFonts w:eastAsia="SimSun"/>
            <w:i/>
            <w:iCs/>
            <w:vertAlign w:val="subscript"/>
          </w:rPr>
          <w:delText>i</w:delText>
        </w:r>
        <w:r w:rsidR="00F40939" w:rsidRPr="0022223D" w:rsidDel="0097462F">
          <w:rPr>
            <w:rFonts w:eastAsia="SimSun"/>
            <w:i/>
            <w:iCs/>
          </w:rPr>
          <w:delText xml:space="preserve"> + </w:delText>
        </w:r>
        <w:r w:rsidR="00E068A1" w:rsidRPr="0022223D" w:rsidDel="0097462F">
          <w:rPr>
            <w:i/>
            <w:iCs/>
          </w:rPr>
          <w:delText>answerTiming</w:delText>
        </w:r>
        <w:r w:rsidR="00E068A1" w:rsidRPr="0022223D" w:rsidDel="0097462F">
          <w:rPr>
            <w:i/>
            <w:iCs/>
            <w:vertAlign w:val="subscript"/>
          </w:rPr>
          <w:delText>j</w:delText>
        </w:r>
        <w:r w:rsidR="00E068A1" w:rsidRPr="0022223D" w:rsidDel="0097462F">
          <w:rPr>
            <w:i/>
            <w:iCs/>
          </w:rPr>
          <w:delText xml:space="preserve"> </w:delText>
        </w:r>
        <w:r w:rsidR="00F40939" w:rsidRPr="0022223D" w:rsidDel="0097462F">
          <w:rPr>
            <w:rFonts w:eastAsia="SimSun"/>
            <w:i/>
            <w:iCs/>
          </w:rPr>
          <w:delText>+ X</w:delText>
        </w:r>
        <w:r w:rsidR="00F40939" w:rsidRPr="0022223D" w:rsidDel="0097462F">
          <w:rPr>
            <w:rFonts w:eastAsia="SimSun"/>
            <w:i/>
            <w:iCs/>
            <w:vertAlign w:val="subscript"/>
          </w:rPr>
          <w:delText>i</w:delText>
        </w:r>
        <w:r w:rsidR="0085597C" w:rsidRPr="0022223D" w:rsidDel="0097462F">
          <w:rPr>
            <w:rFonts w:ascii="Symbol" w:eastAsia="Symbol" w:hAnsi="Symbol" w:cs="Symbol"/>
            <w:i/>
            <w:iCs/>
          </w:rPr>
          <w:delText></w:delText>
        </w:r>
        <w:r w:rsidR="00F40939" w:rsidRPr="0022223D" w:rsidDel="0097462F">
          <w:rPr>
            <w:rFonts w:eastAsia="SimSun"/>
            <w:i/>
            <w:iCs/>
          </w:rPr>
          <w:delText xml:space="preserve"> +</w:delText>
        </w:r>
        <w:r w:rsidR="00F40939" w:rsidRPr="0022223D" w:rsidDel="0097462F">
          <w:rPr>
            <w:rFonts w:ascii="Symbol" w:eastAsia="Symbol" w:hAnsi="Symbol" w:cs="Symbol"/>
            <w:i/>
            <w:iCs/>
          </w:rPr>
          <w:delText></w:delText>
        </w:r>
        <w:r w:rsidR="00F40939" w:rsidRPr="0022223D" w:rsidDel="0097462F">
          <w:rPr>
            <w:rFonts w:eastAsia="SimSun"/>
            <w:i/>
            <w:iCs/>
            <w:vertAlign w:val="subscript"/>
          </w:rPr>
          <w:delText>ij</w:delText>
        </w:r>
        <w:r w:rsidR="00F40939" w:rsidRPr="0022223D" w:rsidDel="0097462F">
          <w:rPr>
            <w:rFonts w:eastAsia="SimSun"/>
            <w:i/>
            <w:iCs/>
            <w:vertAlign w:val="subscript"/>
          </w:rPr>
          <w:tab/>
        </w:r>
        <w:r w:rsidR="00E77F9F" w:rsidRPr="0022223D" w:rsidDel="0097462F">
          <w:rPr>
            <w:rFonts w:eastAsia="SimSun"/>
            <w:i/>
            <w:iCs/>
            <w:vertAlign w:val="subscript"/>
          </w:rPr>
          <w:tab/>
        </w:r>
        <w:r w:rsidR="00F40939" w:rsidRPr="0022223D" w:rsidDel="0097462F">
          <w:rPr>
            <w:rFonts w:eastAsia="SimSun"/>
            <w:i/>
            <w:iCs/>
            <w:vertAlign w:val="subscript"/>
          </w:rPr>
          <w:tab/>
        </w:r>
        <w:r w:rsidR="00F40939" w:rsidRPr="0022223D" w:rsidDel="0097462F">
          <w:rPr>
            <w:rFonts w:eastAsia="SimSun"/>
          </w:rPr>
          <w:delText>(2)</w:delText>
        </w:r>
      </w:del>
    </w:p>
    <w:p w14:paraId="2AC4F9C0" w14:textId="43E28036" w:rsidR="005F2143" w:rsidRPr="0022223D" w:rsidDel="0097462F" w:rsidRDefault="005F2143" w:rsidP="00EB4B15">
      <w:pPr>
        <w:pStyle w:val="Paragraph0"/>
        <w:widowControl w:val="0"/>
        <w:ind w:firstLine="0"/>
        <w:rPr>
          <w:del w:id="540" w:author="Xin Li" w:date="2026-04-11T09:46:00Z" w16du:dateUtc="2026-04-11T01:46:00Z"/>
        </w:rPr>
      </w:pPr>
      <w:del w:id="541" w:author="Xin Li" w:date="2026-04-11T09:46:00Z" w16du:dateUtc="2026-04-11T01:46:00Z">
        <w:r w:rsidRPr="0022223D" w:rsidDel="0097462F">
          <w:delText xml:space="preserve">where </w:delText>
        </w:r>
        <w:r w:rsidRPr="0022223D" w:rsidDel="0097462F">
          <w:rPr>
            <w:i/>
            <w:iCs/>
          </w:rPr>
          <w:delText>ne</w:delText>
        </w:r>
        <w:r w:rsidR="00F41D7C" w:rsidRPr="0022223D" w:rsidDel="0097462F">
          <w:rPr>
            <w:i/>
            <w:iCs/>
          </w:rPr>
          <w:delText>t</w:delText>
        </w:r>
        <w:r w:rsidRPr="0022223D" w:rsidDel="0097462F">
          <w:rPr>
            <w:i/>
            <w:iCs/>
          </w:rPr>
          <w:delText>likeNum</w:delText>
        </w:r>
        <w:r w:rsidRPr="0022223D" w:rsidDel="0097462F">
          <w:rPr>
            <w:i/>
            <w:iCs/>
            <w:vertAlign w:val="subscript"/>
          </w:rPr>
          <w:delText>ij</w:delText>
        </w:r>
        <w:r w:rsidRPr="0022223D" w:rsidDel="0097462F">
          <w:delText xml:space="preserve"> is </w:delText>
        </w:r>
        <w:r w:rsidR="00E92A64" w:rsidRPr="0022223D" w:rsidDel="0097462F">
          <w:delText xml:space="preserve">the number of </w:delText>
        </w:r>
        <w:r w:rsidRPr="0022223D" w:rsidDel="0097462F">
          <w:delText xml:space="preserve">net likes for the </w:delText>
        </w:r>
        <w:r w:rsidRPr="0022223D" w:rsidDel="0097462F">
          <w:rPr>
            <w:i/>
            <w:iCs/>
          </w:rPr>
          <w:delText>j</w:delText>
        </w:r>
        <w:r w:rsidRPr="0022223D" w:rsidDel="0097462F">
          <w:rPr>
            <w:i/>
            <w:iCs/>
            <w:vertAlign w:val="superscript"/>
          </w:rPr>
          <w:delText>th</w:delText>
        </w:r>
        <w:r w:rsidRPr="0022223D" w:rsidDel="0097462F">
          <w:delText xml:space="preserve"> answer to question </w:delText>
        </w:r>
        <w:r w:rsidRPr="0022223D" w:rsidDel="0097462F">
          <w:rPr>
            <w:i/>
            <w:iCs/>
          </w:rPr>
          <w:delText>i</w:delText>
        </w:r>
        <w:r w:rsidRPr="0022223D" w:rsidDel="0097462F">
          <w:delText>. We control for answer timing fixed effects to account for non-linear accumulation</w:delText>
        </w:r>
        <w:r w:rsidR="00571AB9" w:rsidRPr="0022223D" w:rsidDel="0097462F">
          <w:delText xml:space="preserve"> of net likes</w:delText>
        </w:r>
        <w:r w:rsidRPr="0022223D" w:rsidDel="0097462F">
          <w:delText xml:space="preserve">. </w:delText>
        </w:r>
        <w:r w:rsidRPr="0022223D" w:rsidDel="0097462F">
          <w:rPr>
            <w:rFonts w:eastAsia="SimSun"/>
            <w:i/>
            <w:iCs/>
          </w:rPr>
          <w:delText>X</w:delText>
        </w:r>
        <w:r w:rsidRPr="0022223D" w:rsidDel="0097462F">
          <w:rPr>
            <w:rFonts w:eastAsia="SimSun"/>
            <w:i/>
            <w:iCs/>
            <w:vertAlign w:val="subscript"/>
          </w:rPr>
          <w:delText>i</w:delText>
        </w:r>
        <w:r w:rsidRPr="0022223D" w:rsidDel="0097462F">
          <w:delText xml:space="preserve"> includes controls from Equation 1. The coefficient </w:delText>
        </w:r>
        <w:r w:rsidRPr="0022223D" w:rsidDel="0097462F">
          <w:rPr>
            <w:rFonts w:ascii="Symbol" w:eastAsia="Symbol" w:hAnsi="Symbol" w:cs="Symbol"/>
            <w:i/>
            <w:iCs/>
          </w:rPr>
          <w:delText></w:delText>
        </w:r>
        <w:r w:rsidRPr="0022223D" w:rsidDel="0097462F">
          <w:rPr>
            <w:rFonts w:eastAsia="SimSun"/>
            <w:i/>
            <w:iCs/>
            <w:vertAlign w:val="subscript"/>
          </w:rPr>
          <w:delText>1</w:delText>
        </w:r>
        <w:r w:rsidRPr="0022223D" w:rsidDel="0097462F">
          <w:delText xml:space="preserve"> captures how AI-generated answers affect viewer recognition of human answers.</w:delText>
        </w:r>
      </w:del>
    </w:p>
    <w:p w14:paraId="3DF35C21" w14:textId="1CC1DEA1" w:rsidR="002275D2" w:rsidRPr="0022223D" w:rsidRDefault="002275D2" w:rsidP="002275D2">
      <w:pPr>
        <w:pStyle w:val="Heading2"/>
        <w:rPr>
          <w:rFonts w:eastAsiaTheme="minorEastAsia"/>
        </w:rPr>
      </w:pPr>
      <w:del w:id="542" w:author="Xin Li" w:date="2026-05-11T13:39:00Z" w16du:dateUtc="2026-05-11T05:39:00Z">
        <w:r w:rsidRPr="0022223D" w:rsidDel="002275D2">
          <w:rPr>
            <w:rFonts w:eastAsiaTheme="minorEastAsia"/>
          </w:rPr>
          <w:delText>Verifying</w:delText>
        </w:r>
      </w:del>
      <w:ins w:id="543" w:author="Xin Li" w:date="2026-05-11T13:39:00Z" w16du:dateUtc="2026-05-11T05:39:00Z">
        <w:r>
          <w:t>Endogeneity and</w:t>
        </w:r>
      </w:ins>
      <w:r w:rsidRPr="0022223D">
        <w:rPr>
          <w:rFonts w:eastAsiaTheme="minorEastAsia"/>
        </w:rPr>
        <w:t xml:space="preserve"> Random Assignment</w:t>
      </w:r>
    </w:p>
    <w:p w14:paraId="3C22452A" w14:textId="77777777" w:rsidR="002275D2" w:rsidRPr="0022223D" w:rsidRDefault="002275D2" w:rsidP="002275D2">
      <w:pPr>
        <w:pStyle w:val="Paragraph0"/>
      </w:pPr>
      <w:bookmarkStart w:id="544" w:name="OLE_LINK2"/>
      <w:r w:rsidRPr="0022223D">
        <w:t xml:space="preserve">Our empirical strategy depends critically on the random assignment of questions to treatment and control groups. To validate this assignment, we conduct t-tests and examine standardized differences </w:t>
      </w:r>
      <w:r w:rsidRPr="0022223D">
        <w:fldChar w:fldCharType="begin"/>
      </w:r>
      <w:r>
        <w:instrText xml:space="preserve"> ADDIN ZOTERO_ITEM CSL_CITATION {"citationID":"yhiAlR2h","properties":{"formattedCitation":"(Austin, 2009)","plainCitation":"(Austin, 2009)","noteIndex":0},"citationItems":[{"id":"xILCbqsa/uMDO27Cq","uris":["http://zotero.org/users/8905122/items/VX79T3SE"],"itemData":{"id":29294,"type":"article-journal","abstract":"The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Pr>
          <w:rFonts w:ascii="Segoe UI Emoji" w:hAnsi="Segoe UI Emoji" w:cs="Segoe UI Emoji"/>
        </w:rPr>
        <w:instrText>📊</w:instrText>
      </w:r>
      <w:r>
        <w:instrText>","call-number":"3","container-title":"Statistics in Medicine","DOI":"10.1002/sim.3697","ISSN":"0277-6715","issue":"25","journalAbbreviation":"Statistics in Medicine","language":"en","note":"</w:instrText>
      </w:r>
      <w:r>
        <w:rPr>
          <w:rFonts w:ascii="Segoe UI Emoji" w:hAnsi="Segoe UI Emoji" w:cs="Segoe UI Emoji"/>
        </w:rPr>
        <w:instrText>🏷️</w:instrText>
      </w:r>
      <w:r>
        <w:instrText xml:space="preserve"> /reading</w:instrText>
      </w:r>
      <w:r>
        <w:rPr>
          <w:rFonts w:hint="eastAsia"/>
        </w:rPr>
        <w:instrText>、</w:instrText>
      </w:r>
      <w:r>
        <w:instrText>Female</w:instrText>
      </w:r>
      <w:r>
        <w:rPr>
          <w:rFonts w:hint="eastAsia"/>
        </w:rPr>
        <w:instrText>、</w:instrText>
      </w:r>
      <w:r>
        <w:instrText>Humans</w:instrText>
      </w:r>
      <w:r>
        <w:rPr>
          <w:rFonts w:hint="eastAsia"/>
        </w:rPr>
        <w:instrText>、</w:instrText>
      </w:r>
      <w:r>
        <w:instrText>Male</w:instrText>
      </w:r>
      <w:r>
        <w:rPr>
          <w:rFonts w:hint="eastAsia"/>
        </w:rPr>
        <w:instrText>、</w:instrText>
      </w:r>
      <w:r>
        <w:instrText>Middle Aged</w:instrText>
      </w:r>
      <w:r>
        <w:rPr>
          <w:rFonts w:hint="eastAsia"/>
        </w:rPr>
        <w:instrText>、</w:instrText>
      </w:r>
      <w:r>
        <w:instrText>Aged</w:instrText>
      </w:r>
      <w:r>
        <w:rPr>
          <w:rFonts w:hint="eastAsia"/>
        </w:rPr>
        <w:instrText>、</w:instrText>
      </w:r>
      <w:r>
        <w:instrText>Biometry</w:instrText>
      </w:r>
      <w:r>
        <w:rPr>
          <w:rFonts w:hint="eastAsia"/>
        </w:rPr>
        <w:instrText>、</w:instrText>
      </w:r>
      <w:r>
        <w:instrText>Computer Simulation</w:instrText>
      </w:r>
      <w:r>
        <w:rPr>
          <w:rFonts w:hint="eastAsia"/>
        </w:rPr>
        <w:instrText>、</w:instrText>
      </w:r>
      <w:r>
        <w:instrText>Hydroxymethylglutaryl-CoA Reductase Inhibitors</w:instrText>
      </w:r>
      <w:r>
        <w:rPr>
          <w:rFonts w:hint="eastAsia"/>
        </w:rPr>
        <w:instrText>、</w:instrText>
      </w:r>
      <w:r>
        <w:instrText>Models, Statistical</w:instrText>
      </w:r>
      <w:r>
        <w:rPr>
          <w:rFonts w:hint="eastAsia"/>
        </w:rPr>
        <w:instrText>、</w:instrText>
      </w:r>
      <w:r>
        <w:instrText>Myocardial Infarction</w:instrText>
      </w:r>
      <w:r>
        <w:rPr>
          <w:rFonts w:hint="eastAsia"/>
        </w:rPr>
        <w:instrText>、</w:instrText>
      </w:r>
      <w:r>
        <w:instrText>Pro</w:instrText>
      </w:r>
      <w:r>
        <w:rPr>
          <w:rFonts w:hint="eastAsia"/>
        </w:rPr>
        <w:instrText>pensity Score","page":"3083-3107","source":"1.8 (Q1)","title":"Balance diagnostics for comparing the distribution of baseline covariates between treatment groups in propensity</w:instrText>
      </w:r>
      <w:r>
        <w:rPr>
          <w:rFonts w:hint="eastAsia"/>
        </w:rPr>
        <w:instrText>‐</w:instrText>
      </w:r>
      <w:r>
        <w:rPr>
          <w:rFonts w:hint="eastAsia"/>
        </w:rPr>
        <w:instrText>score matched samples","volume":"28","author":[{"family":"Austin","given":"Pete</w:instrText>
      </w:r>
      <w:r>
        <w:instrText xml:space="preserve">r C."}],"issued":{"date-parts":[["2009",11,10]]}}}],"schema":"https://github.com/citation-style-language/schema/raw/master/csl-citation.json"} </w:instrText>
      </w:r>
      <w:r w:rsidRPr="0022223D">
        <w:fldChar w:fldCharType="separate"/>
      </w:r>
      <w:r w:rsidRPr="00FB59A6">
        <w:t>(Austin, 2009)</w:t>
      </w:r>
      <w:r w:rsidRPr="0022223D">
        <w:fldChar w:fldCharType="end"/>
      </w:r>
      <w:r w:rsidRPr="0022223D">
        <w: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 including linguistic </w:t>
      </w:r>
      <w:r w:rsidRPr="0022223D">
        <w:lastRenderedPageBreak/>
        <w:t xml:space="preserve">complexity, technical jargon use, and difficulty </w:t>
      </w:r>
      <w:r w:rsidRPr="0022223D">
        <w:fldChar w:fldCharType="begin" w:fldLock="1"/>
      </w:r>
      <w:r>
        <w:instrText xml:space="preserve"> ADDIN ZOTERO_ITEM CSL_CITATION {"citationID":"9eYFuWIu","properties":{"formattedCitation":"(P. Li et al., 2024)","plainCitation":"(P. Li et al., 2024)","noteIndex":0},"citationItems":[{"id":2840,"uris":["http://zotero.org/users/8905122/items/SNFQA8GA","http://www.mendeley.com/documents/?uuid=38732a76-9922-46b6-842d-29c0867444e2","http://zotero.org/users/local/bVGy23C0/items/PBNKPJW2"],"itemData":{"id":2840,"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w:instrText>
      </w:r>
      <w:r>
        <w:rPr>
          <w:rFonts w:hint="eastAsia"/>
        </w:rPr>
        <w:instrText>hat would be prohibitively expensive or infeasible with human respondents.\n\n</w:instrText>
      </w:r>
      <w:r>
        <w:rPr>
          <w:rFonts w:hint="eastAsia"/>
        </w:rPr>
        <w:instrText>【摘要翻译】本文探讨了大型语言模型（</w:instrText>
      </w:r>
      <w:r>
        <w:rPr>
          <w:rFonts w:hint="eastAsia"/>
        </w:rPr>
        <w:instrText>LLM</w:instrText>
      </w:r>
      <w:r>
        <w:rPr>
          <w:rFonts w:hint="eastAsia"/>
        </w:rPr>
        <w:instrText>）在市场研究中替代人类参与者的潜力。此类</w:instrText>
      </w:r>
      <w:r>
        <w:rPr>
          <w:rFonts w:hint="eastAsia"/>
        </w:rPr>
        <w:instrText>LLM</w:instrText>
      </w:r>
      <w:r>
        <w:rPr>
          <w:rFonts w:hint="eastAsia"/>
        </w:rPr>
        <w:instrText>可用于在提示的情况下生成文本。我们认为，对于某些产品类别的此类自动化市场研究，感知分析是一个特别有希望的用例。提议的新方法生成的输出与人类调查生成的输出非常匹配：人类和</w:instrText>
      </w:r>
      <w:r>
        <w:rPr>
          <w:rFonts w:hint="eastAsia"/>
        </w:rPr>
        <w:instrText>LLM</w:instrText>
      </w:r>
      <w:r>
        <w:rPr>
          <w:rFonts w:hint="eastAsia"/>
        </w:rPr>
        <w:instrText>生成的数据集之间的一致率达到</w:instrText>
      </w:r>
      <w:r>
        <w:rPr>
          <w:rFonts w:hint="eastAsia"/>
        </w:rPr>
        <w:instrText>75%</w:instrText>
      </w:r>
      <w:r>
        <w:rPr>
          <w:rFonts w:hint="eastAsia"/>
        </w:rPr>
        <w:instrText>以上。此外，这适用于基于品牌相似性度量和产品属性评级的感知分析。该论文表明，对于某些类别，这种完全或部分自动化市场研究的新方法将通过有意义地加快流程并潜在地降低成本来提高市场研究的效率。进一步的结果还表明，随着越来越大的训练语料库应用于大型语言模型，基于</w:instrText>
      </w:r>
      <w:r>
        <w:rPr>
          <w:rFonts w:hint="eastAsia"/>
        </w:rPr>
        <w:instrText>LLM</w:instrText>
      </w:r>
      <w:r>
        <w:rPr>
          <w:rFonts w:hint="eastAsia"/>
        </w:rPr>
        <w:instrText>的市场研究将适用于回答基于人口统计变量或上下文变化的更细微的问题，这些问题对人类受访者来说将是极其昂贵或不可行的。</w:instrText>
      </w:r>
      <w:r>
        <w:rPr>
          <w:rFonts w:hint="eastAsia"/>
        </w:rPr>
        <w:instrText>","container-title":"Marketing Science","DOI":"10.1287/mksc.2023.0454","ISSN":"0732-2399","issue"</w:instrText>
      </w:r>
      <w:r>
        <w:instrText xml:space="preserve">:"2","language":"en","page":"254-266","title":"Frontiers: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Pr="0022223D">
        <w:fldChar w:fldCharType="separate"/>
      </w:r>
      <w:r w:rsidRPr="00FB59A6">
        <w:t>(P. Li et al., 2024)</w:t>
      </w:r>
      <w:r w:rsidRPr="0022223D">
        <w:fldChar w:fldCharType="end"/>
      </w:r>
      <w:r w:rsidRPr="0022223D">
        <w:t>. Details about measure generation appear in Online Appendix B. We als</w:t>
      </w:r>
      <w:r w:rsidRPr="0022223D">
        <w:rPr>
          <w:rFonts w:eastAsia="Times New Roman"/>
          <w:szCs w:val="24"/>
        </w:rPr>
        <w:t>o account for question categories and the timing of question posting.</w:t>
      </w:r>
    </w:p>
    <w:p w14:paraId="09C43AAC" w14:textId="77777777" w:rsidR="002275D2" w:rsidRPr="0022223D" w:rsidRDefault="002275D2" w:rsidP="002275D2">
      <w:pPr>
        <w:pStyle w:val="Paragraph0"/>
      </w:pPr>
      <w:r w:rsidRPr="0022223D">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480B86DD" w14:textId="77777777" w:rsidR="002275D2" w:rsidRPr="0022223D" w:rsidRDefault="002275D2" w:rsidP="002B0C22">
      <w:pPr>
        <w:pStyle w:val="Paragraph0"/>
        <w:widowControl w:val="0"/>
        <w:ind w:firstLine="533"/>
        <w:pPrChange w:id="545" w:author="Xin Li" w:date="2026-05-11T13:39:00Z" w16du:dateUtc="2026-05-11T05:39:00Z">
          <w:pPr>
            <w:pStyle w:val="Paragraph0"/>
          </w:pPr>
        </w:pPrChange>
      </w:pPr>
      <w:r w:rsidRPr="0022223D">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bookmarkEnd w:id="544"/>
    <w:p w14:paraId="055BF8CC" w14:textId="77777777" w:rsidR="00B51326" w:rsidRPr="0022223D" w:rsidRDefault="007C0428" w:rsidP="00B51326">
      <w:pPr>
        <w:pStyle w:val="Heading1"/>
      </w:pPr>
      <w:r w:rsidRPr="0022223D">
        <w:t>Results</w:t>
      </w:r>
    </w:p>
    <w:p w14:paraId="71DB2C2A" w14:textId="77777777" w:rsidR="002275D2" w:rsidRPr="0022223D" w:rsidRDefault="002275D2" w:rsidP="002275D2">
      <w:pPr>
        <w:pStyle w:val="Heading2"/>
      </w:pPr>
      <w:r w:rsidRPr="0022223D">
        <w:rPr>
          <w:lang w:eastAsia="zh-CN"/>
        </w:rPr>
        <w:t>Summary Statistics</w:t>
      </w:r>
      <w:r w:rsidRPr="0022223D">
        <w:fldChar w:fldCharType="begin"/>
      </w:r>
      <w:r w:rsidRPr="0022223D">
        <w:instrText xml:space="preserve"> REF _Ref177391744 \h </w:instrText>
      </w:r>
      <w:r w:rsidRPr="0022223D">
        <w:fldChar w:fldCharType="separate"/>
      </w:r>
    </w:p>
    <w:p w14:paraId="003A2D3D" w14:textId="77777777" w:rsidR="002275D2" w:rsidRPr="0022223D" w:rsidRDefault="002275D2" w:rsidP="002275D2">
      <w:pPr>
        <w:pStyle w:val="Paragraph0"/>
      </w:pPr>
      <w:r w:rsidRPr="0022223D">
        <w:t>Table 2</w:t>
      </w:r>
      <w:r w:rsidRPr="0022223D">
        <w:fldChar w:fldCharType="end"/>
      </w:r>
      <w:r w:rsidRPr="0022223D">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52E638E1" w14:textId="77777777" w:rsidR="002275D2" w:rsidRPr="0022223D" w:rsidRDefault="002275D2" w:rsidP="002275D2">
      <w:pPr>
        <w:pStyle w:val="Paragraph0"/>
      </w:pPr>
      <w:r w:rsidRPr="0022223D">
        <w:t>The treatment group exhibits notable differences from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t>
      </w:r>
    </w:p>
    <w:p w14:paraId="6520E0A9" w14:textId="77777777" w:rsidR="002275D2" w:rsidRPr="0022223D" w:rsidRDefault="002275D2" w:rsidP="002275D2">
      <w:pPr>
        <w:pStyle w:val="Paragraph0"/>
      </w:pPr>
      <w:r w:rsidRPr="0022223D">
        <w:lastRenderedPageBreak/>
        <w:t>SegmentFault employs a reputation system where users accumulate reputation scores based on their contributions. Reputation scores in our sample range from -3 to 28,800, with an average of 378.337.</w:t>
      </w:r>
      <w:r w:rsidRPr="0022223D">
        <w:rPr>
          <w:vertAlign w:val="superscript"/>
        </w:rPr>
        <w:footnoteReference w:id="7"/>
      </w:r>
      <w:r w:rsidRPr="0022223D">
        <w:t xml:space="preserve"> This average roughly corresponds to 10 questions, each receiving about 2 upvotes.</w:t>
      </w:r>
    </w:p>
    <w:p w14:paraId="3957A237" w14:textId="77777777" w:rsidR="002275D2" w:rsidRPr="0022223D" w:rsidRDefault="002275D2" w:rsidP="002275D2">
      <w:pPr>
        <w:pStyle w:val="TableFiguretitle"/>
      </w:pPr>
      <w:bookmarkStart w:id="546" w:name="_Ref177391744"/>
      <w:r w:rsidRPr="0022223D">
        <w:t xml:space="preserve">Table </w:t>
      </w:r>
      <w:r>
        <w:fldChar w:fldCharType="begin"/>
      </w:r>
      <w:r>
        <w:instrText xml:space="preserve"> SEQ Table \* ARABIC </w:instrText>
      </w:r>
      <w:r>
        <w:fldChar w:fldCharType="separate"/>
      </w:r>
      <w:r w:rsidRPr="0022223D">
        <w:t>2</w:t>
      </w:r>
      <w:r>
        <w:fldChar w:fldCharType="end"/>
      </w:r>
      <w:bookmarkEnd w:id="546"/>
      <w:r w:rsidRPr="0022223D">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2275D2" w:rsidRPr="0022223D" w14:paraId="18095D40" w14:textId="77777777" w:rsidTr="0066738E">
        <w:trPr>
          <w:trHeight w:val="290"/>
          <w:jc w:val="center"/>
        </w:trPr>
        <w:tc>
          <w:tcPr>
            <w:tcW w:w="3531" w:type="dxa"/>
            <w:vMerge w:val="restart"/>
            <w:tcBorders>
              <w:top w:val="single" w:sz="12" w:space="0" w:color="auto"/>
              <w:bottom w:val="nil"/>
            </w:tcBorders>
            <w:vAlign w:val="center"/>
            <w:hideMark/>
          </w:tcPr>
          <w:p w14:paraId="71F6E441" w14:textId="77777777" w:rsidR="002275D2" w:rsidRPr="0022223D" w:rsidRDefault="002275D2" w:rsidP="0066738E">
            <w:pPr>
              <w:pStyle w:val="Tablecontent"/>
              <w:rPr>
                <w:rFonts w:eastAsiaTheme="minorEastAsia"/>
              </w:rPr>
            </w:pPr>
            <w:r w:rsidRPr="0022223D">
              <w:rPr>
                <w:rFonts w:eastAsiaTheme="minorEastAsia"/>
              </w:rPr>
              <w:t>Variable</w:t>
            </w:r>
          </w:p>
        </w:tc>
        <w:tc>
          <w:tcPr>
            <w:tcW w:w="3690" w:type="dxa"/>
            <w:gridSpan w:val="3"/>
            <w:tcBorders>
              <w:top w:val="single" w:sz="12" w:space="0" w:color="auto"/>
              <w:bottom w:val="nil"/>
            </w:tcBorders>
            <w:vAlign w:val="center"/>
            <w:hideMark/>
          </w:tcPr>
          <w:p w14:paraId="279F8E5F" w14:textId="77777777" w:rsidR="002275D2" w:rsidRPr="0022223D" w:rsidRDefault="002275D2" w:rsidP="0066738E">
            <w:pPr>
              <w:pStyle w:val="Tablecontent"/>
              <w:rPr>
                <w:rFonts w:eastAsiaTheme="minorEastAsia"/>
              </w:rPr>
            </w:pPr>
            <w:r w:rsidRPr="0022223D">
              <w:rPr>
                <w:rFonts w:eastAsiaTheme="minorEastAsia"/>
              </w:rPr>
              <w:t>Mean and SD</w:t>
            </w:r>
          </w:p>
        </w:tc>
        <w:tc>
          <w:tcPr>
            <w:tcW w:w="922" w:type="dxa"/>
            <w:vMerge w:val="restart"/>
            <w:tcBorders>
              <w:top w:val="single" w:sz="12" w:space="0" w:color="auto"/>
              <w:bottom w:val="nil"/>
            </w:tcBorders>
            <w:vAlign w:val="center"/>
            <w:hideMark/>
          </w:tcPr>
          <w:p w14:paraId="2F25969F" w14:textId="77777777" w:rsidR="002275D2" w:rsidRPr="0022223D" w:rsidRDefault="002275D2" w:rsidP="0066738E">
            <w:pPr>
              <w:pStyle w:val="Tablecontent"/>
              <w:rPr>
                <w:rFonts w:eastAsiaTheme="minorEastAsia"/>
              </w:rPr>
            </w:pPr>
            <w:r w:rsidRPr="0022223D">
              <w:rPr>
                <w:rFonts w:eastAsiaTheme="minorEastAsia"/>
              </w:rPr>
              <w:t>Min</w:t>
            </w:r>
          </w:p>
        </w:tc>
        <w:tc>
          <w:tcPr>
            <w:tcW w:w="1217" w:type="dxa"/>
            <w:vMerge w:val="restart"/>
            <w:tcBorders>
              <w:top w:val="single" w:sz="12" w:space="0" w:color="auto"/>
              <w:bottom w:val="nil"/>
            </w:tcBorders>
            <w:vAlign w:val="center"/>
            <w:hideMark/>
          </w:tcPr>
          <w:p w14:paraId="50102FDF" w14:textId="77777777" w:rsidR="002275D2" w:rsidRPr="0022223D" w:rsidRDefault="002275D2" w:rsidP="0066738E">
            <w:pPr>
              <w:pStyle w:val="Tablecontent"/>
              <w:rPr>
                <w:rFonts w:eastAsiaTheme="minorEastAsia"/>
              </w:rPr>
            </w:pPr>
            <w:r w:rsidRPr="0022223D">
              <w:rPr>
                <w:rFonts w:eastAsiaTheme="minorEastAsia"/>
              </w:rPr>
              <w:t>Max</w:t>
            </w:r>
          </w:p>
        </w:tc>
      </w:tr>
      <w:tr w:rsidR="002275D2" w:rsidRPr="0022223D" w14:paraId="28394AC1" w14:textId="77777777" w:rsidTr="0066738E">
        <w:trPr>
          <w:trHeight w:val="290"/>
          <w:jc w:val="center"/>
        </w:trPr>
        <w:tc>
          <w:tcPr>
            <w:tcW w:w="3531" w:type="dxa"/>
            <w:vMerge/>
            <w:tcBorders>
              <w:top w:val="nil"/>
            </w:tcBorders>
            <w:hideMark/>
          </w:tcPr>
          <w:p w14:paraId="3A4B0E8E" w14:textId="77777777" w:rsidR="002275D2" w:rsidRPr="0022223D" w:rsidRDefault="002275D2" w:rsidP="0066738E">
            <w:pPr>
              <w:pStyle w:val="Tablecontent"/>
              <w:rPr>
                <w:rFonts w:eastAsiaTheme="minorEastAsia"/>
              </w:rPr>
            </w:pPr>
          </w:p>
        </w:tc>
        <w:tc>
          <w:tcPr>
            <w:tcW w:w="1230" w:type="dxa"/>
            <w:tcBorders>
              <w:top w:val="nil"/>
              <w:bottom w:val="single" w:sz="6" w:space="0" w:color="auto"/>
            </w:tcBorders>
            <w:vAlign w:val="center"/>
            <w:hideMark/>
          </w:tcPr>
          <w:p w14:paraId="6C7A412A" w14:textId="77777777" w:rsidR="002275D2" w:rsidRPr="0022223D" w:rsidRDefault="002275D2" w:rsidP="0066738E">
            <w:pPr>
              <w:pStyle w:val="Tablecontent"/>
              <w:rPr>
                <w:rFonts w:eastAsiaTheme="minorEastAsia"/>
              </w:rPr>
            </w:pPr>
            <w:r w:rsidRPr="0022223D">
              <w:rPr>
                <w:rFonts w:eastAsiaTheme="minorEastAsia"/>
              </w:rPr>
              <w:t>All samples</w:t>
            </w:r>
          </w:p>
        </w:tc>
        <w:tc>
          <w:tcPr>
            <w:tcW w:w="1230" w:type="dxa"/>
            <w:tcBorders>
              <w:top w:val="nil"/>
              <w:bottom w:val="single" w:sz="6" w:space="0" w:color="auto"/>
            </w:tcBorders>
            <w:vAlign w:val="center"/>
            <w:hideMark/>
          </w:tcPr>
          <w:p w14:paraId="2922D175" w14:textId="77777777" w:rsidR="002275D2" w:rsidRPr="0022223D" w:rsidRDefault="002275D2" w:rsidP="0066738E">
            <w:pPr>
              <w:pStyle w:val="Tablecontent"/>
              <w:rPr>
                <w:rFonts w:eastAsiaTheme="minorEastAsia"/>
              </w:rPr>
            </w:pPr>
            <w:r w:rsidRPr="0022223D">
              <w:rPr>
                <w:rFonts w:eastAsiaTheme="minorEastAsia"/>
              </w:rPr>
              <w:t>Treatment group</w:t>
            </w:r>
          </w:p>
        </w:tc>
        <w:tc>
          <w:tcPr>
            <w:tcW w:w="1230" w:type="dxa"/>
            <w:tcBorders>
              <w:top w:val="nil"/>
              <w:bottom w:val="single" w:sz="6" w:space="0" w:color="auto"/>
            </w:tcBorders>
            <w:vAlign w:val="center"/>
            <w:hideMark/>
          </w:tcPr>
          <w:p w14:paraId="37CA503E" w14:textId="77777777" w:rsidR="002275D2" w:rsidRPr="0022223D" w:rsidRDefault="002275D2" w:rsidP="0066738E">
            <w:pPr>
              <w:pStyle w:val="Tablecontent"/>
              <w:rPr>
                <w:rFonts w:eastAsiaTheme="minorEastAsia"/>
              </w:rPr>
            </w:pPr>
            <w:r w:rsidRPr="0022223D">
              <w:rPr>
                <w:rFonts w:eastAsiaTheme="minorEastAsia"/>
              </w:rPr>
              <w:t>Control group</w:t>
            </w:r>
          </w:p>
        </w:tc>
        <w:tc>
          <w:tcPr>
            <w:tcW w:w="922" w:type="dxa"/>
            <w:vMerge/>
            <w:tcBorders>
              <w:top w:val="nil"/>
              <w:bottom w:val="single" w:sz="6" w:space="0" w:color="auto"/>
            </w:tcBorders>
            <w:hideMark/>
          </w:tcPr>
          <w:p w14:paraId="67753316" w14:textId="77777777" w:rsidR="002275D2" w:rsidRPr="0022223D" w:rsidRDefault="002275D2" w:rsidP="0066738E">
            <w:pPr>
              <w:pStyle w:val="Tablecontent"/>
              <w:rPr>
                <w:rFonts w:eastAsiaTheme="minorEastAsia"/>
              </w:rPr>
            </w:pPr>
          </w:p>
        </w:tc>
        <w:tc>
          <w:tcPr>
            <w:tcW w:w="1217" w:type="dxa"/>
            <w:vMerge/>
            <w:tcBorders>
              <w:top w:val="nil"/>
              <w:bottom w:val="single" w:sz="6" w:space="0" w:color="auto"/>
            </w:tcBorders>
            <w:hideMark/>
          </w:tcPr>
          <w:p w14:paraId="1635C7A9" w14:textId="77777777" w:rsidR="002275D2" w:rsidRPr="0022223D" w:rsidRDefault="002275D2" w:rsidP="0066738E">
            <w:pPr>
              <w:pStyle w:val="Tablecontent"/>
              <w:rPr>
                <w:rFonts w:eastAsiaTheme="minorEastAsia"/>
              </w:rPr>
            </w:pPr>
          </w:p>
        </w:tc>
      </w:tr>
      <w:tr w:rsidR="002275D2" w:rsidRPr="0022223D" w14:paraId="22968A02" w14:textId="77777777" w:rsidTr="0066738E">
        <w:trPr>
          <w:trHeight w:val="520"/>
          <w:jc w:val="center"/>
        </w:trPr>
        <w:tc>
          <w:tcPr>
            <w:tcW w:w="3531" w:type="dxa"/>
            <w:vAlign w:val="center"/>
          </w:tcPr>
          <w:p w14:paraId="38F595F8" w14:textId="77777777" w:rsidR="002275D2" w:rsidRPr="0022223D" w:rsidRDefault="002275D2" w:rsidP="0066738E">
            <w:pPr>
              <w:pStyle w:val="Tablecontent"/>
              <w:jc w:val="both"/>
              <w:rPr>
                <w:rFonts w:eastAsiaTheme="minorEastAsia"/>
              </w:rPr>
            </w:pPr>
            <w:r w:rsidRPr="0022223D">
              <w:rPr>
                <w:rFonts w:eastAsiaTheme="minorEastAsia"/>
              </w:rPr>
              <w:t>question length (number of Chinese characters)</w:t>
            </w:r>
          </w:p>
        </w:tc>
        <w:tc>
          <w:tcPr>
            <w:tcW w:w="1230" w:type="dxa"/>
            <w:tcBorders>
              <w:top w:val="single" w:sz="6" w:space="0" w:color="auto"/>
            </w:tcBorders>
          </w:tcPr>
          <w:p w14:paraId="40872C5A" w14:textId="77777777" w:rsidR="002275D2" w:rsidRPr="0022223D" w:rsidRDefault="002275D2" w:rsidP="0066738E">
            <w:pPr>
              <w:pStyle w:val="Tablecontent"/>
              <w:rPr>
                <w:rFonts w:eastAsiaTheme="minorEastAsia"/>
              </w:rPr>
            </w:pPr>
            <w:r w:rsidRPr="0022223D">
              <w:rPr>
                <w:rFonts w:eastAsiaTheme="minorEastAsia"/>
              </w:rPr>
              <w:t>86.809</w:t>
            </w:r>
            <w:r w:rsidRPr="0022223D">
              <w:rPr>
                <w:rFonts w:eastAsiaTheme="minorEastAsia"/>
              </w:rPr>
              <w:br/>
              <w:t>(113.981)</w:t>
            </w:r>
          </w:p>
        </w:tc>
        <w:tc>
          <w:tcPr>
            <w:tcW w:w="1230" w:type="dxa"/>
            <w:tcBorders>
              <w:top w:val="single" w:sz="6" w:space="0" w:color="auto"/>
            </w:tcBorders>
          </w:tcPr>
          <w:p w14:paraId="1CBD49B2" w14:textId="77777777" w:rsidR="002275D2" w:rsidRPr="0022223D" w:rsidRDefault="002275D2" w:rsidP="0066738E">
            <w:pPr>
              <w:pStyle w:val="Tablecontent"/>
              <w:rPr>
                <w:rFonts w:eastAsiaTheme="minorEastAsia"/>
              </w:rPr>
            </w:pPr>
            <w:r w:rsidRPr="0022223D">
              <w:rPr>
                <w:rFonts w:eastAsiaTheme="minorEastAsia"/>
              </w:rPr>
              <w:t>84.233</w:t>
            </w:r>
            <w:r w:rsidRPr="0022223D">
              <w:rPr>
                <w:rFonts w:eastAsiaTheme="minorEastAsia"/>
              </w:rPr>
              <w:br/>
              <w:t>(89.347)</w:t>
            </w:r>
          </w:p>
        </w:tc>
        <w:tc>
          <w:tcPr>
            <w:tcW w:w="1230" w:type="dxa"/>
            <w:tcBorders>
              <w:top w:val="single" w:sz="6" w:space="0" w:color="auto"/>
            </w:tcBorders>
          </w:tcPr>
          <w:p w14:paraId="24C0F2B4" w14:textId="77777777" w:rsidR="002275D2" w:rsidRPr="0022223D" w:rsidRDefault="002275D2" w:rsidP="0066738E">
            <w:pPr>
              <w:pStyle w:val="Tablecontent"/>
              <w:rPr>
                <w:rFonts w:eastAsiaTheme="minorEastAsia"/>
              </w:rPr>
            </w:pPr>
            <w:r w:rsidRPr="0022223D">
              <w:rPr>
                <w:rFonts w:eastAsiaTheme="minorEastAsia"/>
              </w:rPr>
              <w:t>89.272</w:t>
            </w:r>
            <w:r w:rsidRPr="0022223D">
              <w:rPr>
                <w:rFonts w:eastAsiaTheme="minorEastAsia"/>
              </w:rPr>
              <w:br/>
              <w:t>(133.323)</w:t>
            </w:r>
          </w:p>
        </w:tc>
        <w:tc>
          <w:tcPr>
            <w:tcW w:w="922" w:type="dxa"/>
            <w:tcBorders>
              <w:top w:val="single" w:sz="6" w:space="0" w:color="auto"/>
            </w:tcBorders>
          </w:tcPr>
          <w:p w14:paraId="192BB058" w14:textId="77777777" w:rsidR="002275D2" w:rsidRPr="0022223D" w:rsidRDefault="002275D2" w:rsidP="0066738E">
            <w:pPr>
              <w:pStyle w:val="Tablecontent"/>
              <w:rPr>
                <w:rFonts w:eastAsiaTheme="minorEastAsia"/>
              </w:rPr>
            </w:pPr>
            <w:r w:rsidRPr="0022223D">
              <w:rPr>
                <w:rFonts w:eastAsiaTheme="minorEastAsia"/>
              </w:rPr>
              <w:t xml:space="preserve">0.000 </w:t>
            </w:r>
          </w:p>
        </w:tc>
        <w:tc>
          <w:tcPr>
            <w:tcW w:w="1217" w:type="dxa"/>
            <w:tcBorders>
              <w:top w:val="single" w:sz="6" w:space="0" w:color="auto"/>
            </w:tcBorders>
          </w:tcPr>
          <w:p w14:paraId="3C18E85A" w14:textId="77777777" w:rsidR="002275D2" w:rsidRPr="0022223D" w:rsidRDefault="002275D2" w:rsidP="0066738E">
            <w:pPr>
              <w:pStyle w:val="Tablecontent"/>
              <w:rPr>
                <w:rFonts w:eastAsiaTheme="minorEastAsia"/>
              </w:rPr>
            </w:pPr>
            <w:r w:rsidRPr="0022223D">
              <w:rPr>
                <w:rFonts w:eastAsiaTheme="minorEastAsia"/>
              </w:rPr>
              <w:t xml:space="preserve">2702.000 </w:t>
            </w:r>
          </w:p>
        </w:tc>
      </w:tr>
      <w:tr w:rsidR="002275D2" w:rsidRPr="0022223D" w14:paraId="09F060B8" w14:textId="77777777" w:rsidTr="0066738E">
        <w:trPr>
          <w:trHeight w:val="520"/>
          <w:jc w:val="center"/>
        </w:trPr>
        <w:tc>
          <w:tcPr>
            <w:tcW w:w="3531" w:type="dxa"/>
            <w:vAlign w:val="center"/>
            <w:hideMark/>
          </w:tcPr>
          <w:p w14:paraId="043922E1" w14:textId="77777777" w:rsidR="002275D2" w:rsidRPr="0022223D" w:rsidRDefault="002275D2" w:rsidP="0066738E">
            <w:pPr>
              <w:pStyle w:val="Tablecontent"/>
              <w:jc w:val="both"/>
              <w:rPr>
                <w:rFonts w:eastAsiaTheme="minorEastAsia"/>
              </w:rPr>
            </w:pPr>
            <w:r w:rsidRPr="0022223D">
              <w:rPr>
                <w:rFonts w:eastAsiaTheme="minorEastAsia"/>
              </w:rPr>
              <w:t>number of human-generated answers received by a question</w:t>
            </w:r>
          </w:p>
        </w:tc>
        <w:tc>
          <w:tcPr>
            <w:tcW w:w="1230" w:type="dxa"/>
            <w:hideMark/>
          </w:tcPr>
          <w:p w14:paraId="1EFBD567" w14:textId="77777777" w:rsidR="002275D2" w:rsidRPr="0022223D" w:rsidRDefault="002275D2" w:rsidP="0066738E">
            <w:pPr>
              <w:pStyle w:val="Tablecontent"/>
              <w:rPr>
                <w:rFonts w:eastAsiaTheme="minorEastAsia"/>
              </w:rPr>
            </w:pPr>
            <w:r w:rsidRPr="0022223D">
              <w:rPr>
                <w:rFonts w:eastAsiaTheme="minorEastAsia"/>
              </w:rPr>
              <w:t>1.293</w:t>
            </w:r>
            <w:r w:rsidRPr="0022223D">
              <w:rPr>
                <w:rFonts w:eastAsiaTheme="minorEastAsia"/>
              </w:rPr>
              <w:br/>
              <w:t>(1.166)</w:t>
            </w:r>
          </w:p>
        </w:tc>
        <w:tc>
          <w:tcPr>
            <w:tcW w:w="1230" w:type="dxa"/>
            <w:hideMark/>
          </w:tcPr>
          <w:p w14:paraId="3E3684B8" w14:textId="77777777" w:rsidR="002275D2" w:rsidRPr="0022223D" w:rsidRDefault="002275D2" w:rsidP="0066738E">
            <w:pPr>
              <w:pStyle w:val="Tablecontent"/>
              <w:rPr>
                <w:rFonts w:eastAsiaTheme="minorEastAsia"/>
              </w:rPr>
            </w:pPr>
            <w:r w:rsidRPr="0022223D">
              <w:rPr>
                <w:rFonts w:eastAsiaTheme="minorEastAsia"/>
              </w:rPr>
              <w:t>1.209</w:t>
            </w:r>
            <w:r w:rsidRPr="0022223D">
              <w:rPr>
                <w:rFonts w:eastAsiaTheme="minorEastAsia"/>
              </w:rPr>
              <w:br/>
              <w:t>(1.133)</w:t>
            </w:r>
          </w:p>
        </w:tc>
        <w:tc>
          <w:tcPr>
            <w:tcW w:w="1230" w:type="dxa"/>
            <w:hideMark/>
          </w:tcPr>
          <w:p w14:paraId="4C8E5871" w14:textId="77777777" w:rsidR="002275D2" w:rsidRPr="0022223D" w:rsidRDefault="002275D2" w:rsidP="0066738E">
            <w:pPr>
              <w:pStyle w:val="Tablecontent"/>
              <w:rPr>
                <w:rFonts w:eastAsiaTheme="minorEastAsia"/>
              </w:rPr>
            </w:pPr>
            <w:r w:rsidRPr="0022223D">
              <w:rPr>
                <w:rFonts w:eastAsiaTheme="minorEastAsia"/>
              </w:rPr>
              <w:t>1.372</w:t>
            </w:r>
            <w:r w:rsidRPr="0022223D">
              <w:rPr>
                <w:rFonts w:eastAsiaTheme="minorEastAsia"/>
              </w:rPr>
              <w:br/>
              <w:t>(1.192)</w:t>
            </w:r>
          </w:p>
        </w:tc>
        <w:tc>
          <w:tcPr>
            <w:tcW w:w="922" w:type="dxa"/>
            <w:hideMark/>
          </w:tcPr>
          <w:p w14:paraId="0BE3B97A" w14:textId="77777777" w:rsidR="002275D2" w:rsidRPr="0022223D" w:rsidRDefault="002275D2" w:rsidP="0066738E">
            <w:pPr>
              <w:pStyle w:val="Tablecontent"/>
              <w:rPr>
                <w:rFonts w:eastAsiaTheme="minorEastAsia"/>
              </w:rPr>
            </w:pPr>
            <w:r w:rsidRPr="0022223D">
              <w:rPr>
                <w:rFonts w:eastAsiaTheme="minorEastAsia"/>
              </w:rPr>
              <w:t xml:space="preserve">0.000 </w:t>
            </w:r>
          </w:p>
        </w:tc>
        <w:tc>
          <w:tcPr>
            <w:tcW w:w="1217" w:type="dxa"/>
            <w:hideMark/>
          </w:tcPr>
          <w:p w14:paraId="3A4F294E" w14:textId="77777777" w:rsidR="002275D2" w:rsidRPr="0022223D" w:rsidRDefault="002275D2" w:rsidP="0066738E">
            <w:pPr>
              <w:pStyle w:val="Tablecontent"/>
              <w:rPr>
                <w:rFonts w:eastAsiaTheme="minorEastAsia"/>
              </w:rPr>
            </w:pPr>
            <w:r w:rsidRPr="0022223D">
              <w:rPr>
                <w:rFonts w:eastAsiaTheme="minorEastAsia"/>
              </w:rPr>
              <w:t xml:space="preserve">8.000 </w:t>
            </w:r>
          </w:p>
        </w:tc>
      </w:tr>
      <w:tr w:rsidR="002275D2" w:rsidRPr="0022223D" w14:paraId="11A6D0F1" w14:textId="77777777" w:rsidTr="0066738E">
        <w:trPr>
          <w:trHeight w:val="520"/>
          <w:jc w:val="center"/>
        </w:trPr>
        <w:tc>
          <w:tcPr>
            <w:tcW w:w="3531" w:type="dxa"/>
            <w:vAlign w:val="center"/>
          </w:tcPr>
          <w:p w14:paraId="65BB1BFA" w14:textId="77777777" w:rsidR="002275D2" w:rsidRPr="0022223D" w:rsidRDefault="002275D2" w:rsidP="0066738E">
            <w:pPr>
              <w:pStyle w:val="Tablecontent"/>
              <w:jc w:val="both"/>
              <w:rPr>
                <w:rFonts w:eastAsiaTheme="minorEastAsia"/>
              </w:rPr>
            </w:pPr>
            <w:r w:rsidRPr="0022223D">
              <w:rPr>
                <w:rFonts w:eastAsiaTheme="minorEastAsia"/>
              </w:rPr>
              <w:t>percentage of questions that received at least one answer</w:t>
            </w:r>
          </w:p>
        </w:tc>
        <w:tc>
          <w:tcPr>
            <w:tcW w:w="1230" w:type="dxa"/>
          </w:tcPr>
          <w:p w14:paraId="562D3B4F" w14:textId="77777777" w:rsidR="002275D2" w:rsidRPr="0022223D" w:rsidRDefault="002275D2" w:rsidP="0066738E">
            <w:pPr>
              <w:pStyle w:val="Tablecontent"/>
              <w:rPr>
                <w:rFonts w:eastAsiaTheme="minorEastAsia"/>
              </w:rPr>
            </w:pPr>
            <w:r w:rsidRPr="0022223D">
              <w:rPr>
                <w:rFonts w:eastAsiaTheme="minorEastAsia"/>
              </w:rPr>
              <w:t>0.761</w:t>
            </w:r>
            <w:r w:rsidRPr="0022223D">
              <w:rPr>
                <w:rFonts w:eastAsiaTheme="minorEastAsia"/>
              </w:rPr>
              <w:br/>
              <w:t>(0.427)</w:t>
            </w:r>
          </w:p>
        </w:tc>
        <w:tc>
          <w:tcPr>
            <w:tcW w:w="1230" w:type="dxa"/>
          </w:tcPr>
          <w:p w14:paraId="20491859" w14:textId="77777777" w:rsidR="002275D2" w:rsidRPr="0022223D" w:rsidRDefault="002275D2" w:rsidP="0066738E">
            <w:pPr>
              <w:pStyle w:val="Tablecontent"/>
              <w:rPr>
                <w:rFonts w:eastAsiaTheme="minorEastAsia"/>
              </w:rPr>
            </w:pPr>
            <w:r w:rsidRPr="0022223D">
              <w:rPr>
                <w:rFonts w:eastAsiaTheme="minorEastAsia"/>
              </w:rPr>
              <w:t>0.724</w:t>
            </w:r>
            <w:r w:rsidRPr="0022223D">
              <w:rPr>
                <w:rFonts w:eastAsiaTheme="minorEastAsia"/>
              </w:rPr>
              <w:br/>
              <w:t>(0.447)</w:t>
            </w:r>
          </w:p>
        </w:tc>
        <w:tc>
          <w:tcPr>
            <w:tcW w:w="1230" w:type="dxa"/>
          </w:tcPr>
          <w:p w14:paraId="2F37CF39" w14:textId="77777777" w:rsidR="002275D2" w:rsidRPr="0022223D" w:rsidRDefault="002275D2" w:rsidP="0066738E">
            <w:pPr>
              <w:pStyle w:val="Tablecontent"/>
              <w:rPr>
                <w:rFonts w:eastAsiaTheme="minorEastAsia"/>
              </w:rPr>
            </w:pPr>
            <w:r w:rsidRPr="0022223D">
              <w:rPr>
                <w:rFonts w:eastAsiaTheme="minorEastAsia"/>
              </w:rPr>
              <w:t>0.795</w:t>
            </w:r>
            <w:r w:rsidRPr="0022223D">
              <w:rPr>
                <w:rFonts w:eastAsiaTheme="minorEastAsia"/>
              </w:rPr>
              <w:br/>
              <w:t>(0.404)</w:t>
            </w:r>
          </w:p>
        </w:tc>
        <w:tc>
          <w:tcPr>
            <w:tcW w:w="922" w:type="dxa"/>
          </w:tcPr>
          <w:p w14:paraId="0B157CBA" w14:textId="77777777" w:rsidR="002275D2" w:rsidRPr="0022223D" w:rsidRDefault="002275D2" w:rsidP="0066738E">
            <w:pPr>
              <w:pStyle w:val="Tablecontent"/>
              <w:rPr>
                <w:rFonts w:eastAsiaTheme="minorEastAsia"/>
              </w:rPr>
            </w:pPr>
            <w:r w:rsidRPr="0022223D">
              <w:rPr>
                <w:rFonts w:eastAsiaTheme="minorEastAsia"/>
              </w:rPr>
              <w:t xml:space="preserve">0.000 </w:t>
            </w:r>
          </w:p>
        </w:tc>
        <w:tc>
          <w:tcPr>
            <w:tcW w:w="1217" w:type="dxa"/>
          </w:tcPr>
          <w:p w14:paraId="525E95D4" w14:textId="77777777" w:rsidR="002275D2" w:rsidRPr="0022223D" w:rsidRDefault="002275D2" w:rsidP="0066738E">
            <w:pPr>
              <w:pStyle w:val="Tablecontent"/>
              <w:rPr>
                <w:rFonts w:eastAsiaTheme="minorEastAsia"/>
              </w:rPr>
            </w:pPr>
            <w:r w:rsidRPr="0022223D">
              <w:rPr>
                <w:rFonts w:eastAsiaTheme="minorEastAsia"/>
              </w:rPr>
              <w:t xml:space="preserve">1.000 </w:t>
            </w:r>
          </w:p>
        </w:tc>
      </w:tr>
      <w:tr w:rsidR="002275D2" w:rsidRPr="0022223D" w14:paraId="1C4E4195" w14:textId="77777777" w:rsidTr="0066738E">
        <w:trPr>
          <w:trHeight w:val="520"/>
          <w:jc w:val="center"/>
        </w:trPr>
        <w:tc>
          <w:tcPr>
            <w:tcW w:w="3531" w:type="dxa"/>
            <w:vAlign w:val="center"/>
          </w:tcPr>
          <w:p w14:paraId="47AA68BE" w14:textId="77777777" w:rsidR="002275D2" w:rsidRPr="0022223D" w:rsidRDefault="002275D2" w:rsidP="0066738E">
            <w:pPr>
              <w:pStyle w:val="Tablecontent"/>
              <w:jc w:val="both"/>
              <w:rPr>
                <w:rFonts w:eastAsiaTheme="minorEastAsia"/>
              </w:rPr>
            </w:pPr>
            <w:r w:rsidRPr="0022223D">
              <w:rPr>
                <w:rFonts w:eastAsiaTheme="minorEastAsia"/>
              </w:rPr>
              <w:t>percentage of questions that have an answer “accepted” by the questioner</w:t>
            </w:r>
          </w:p>
        </w:tc>
        <w:tc>
          <w:tcPr>
            <w:tcW w:w="1230" w:type="dxa"/>
          </w:tcPr>
          <w:p w14:paraId="6F812DE4" w14:textId="77777777" w:rsidR="002275D2" w:rsidRPr="0022223D" w:rsidRDefault="002275D2" w:rsidP="0066738E">
            <w:pPr>
              <w:pStyle w:val="Tablecontent"/>
              <w:rPr>
                <w:rFonts w:eastAsiaTheme="minorEastAsia"/>
              </w:rPr>
            </w:pPr>
            <w:r w:rsidRPr="0022223D">
              <w:rPr>
                <w:rFonts w:eastAsiaTheme="minorEastAsia"/>
              </w:rPr>
              <w:t>0.322</w:t>
            </w:r>
            <w:r w:rsidRPr="0022223D">
              <w:rPr>
                <w:rFonts w:eastAsiaTheme="minorEastAsia"/>
              </w:rPr>
              <w:br/>
              <w:t>(0.467)</w:t>
            </w:r>
          </w:p>
        </w:tc>
        <w:tc>
          <w:tcPr>
            <w:tcW w:w="1230" w:type="dxa"/>
          </w:tcPr>
          <w:p w14:paraId="49CA811C" w14:textId="77777777" w:rsidR="002275D2" w:rsidRPr="0022223D" w:rsidRDefault="002275D2" w:rsidP="0066738E">
            <w:pPr>
              <w:pStyle w:val="Tablecontent"/>
              <w:rPr>
                <w:rFonts w:eastAsiaTheme="minorEastAsia"/>
              </w:rPr>
            </w:pPr>
            <w:r w:rsidRPr="0022223D">
              <w:rPr>
                <w:rFonts w:eastAsiaTheme="minorEastAsia"/>
              </w:rPr>
              <w:t>0.293</w:t>
            </w:r>
            <w:r w:rsidRPr="0022223D">
              <w:rPr>
                <w:rFonts w:eastAsiaTheme="minorEastAsia"/>
              </w:rPr>
              <w:br/>
              <w:t>(0.455)</w:t>
            </w:r>
          </w:p>
        </w:tc>
        <w:tc>
          <w:tcPr>
            <w:tcW w:w="1230" w:type="dxa"/>
          </w:tcPr>
          <w:p w14:paraId="78C7DD9E" w14:textId="77777777" w:rsidR="002275D2" w:rsidRPr="0022223D" w:rsidRDefault="002275D2" w:rsidP="0066738E">
            <w:pPr>
              <w:pStyle w:val="Tablecontent"/>
              <w:rPr>
                <w:rFonts w:eastAsiaTheme="minorEastAsia"/>
              </w:rPr>
            </w:pPr>
            <w:r w:rsidRPr="0022223D">
              <w:rPr>
                <w:rFonts w:eastAsiaTheme="minorEastAsia"/>
              </w:rPr>
              <w:t>0.350</w:t>
            </w:r>
            <w:r w:rsidRPr="0022223D">
              <w:rPr>
                <w:rFonts w:eastAsiaTheme="minorEastAsia"/>
              </w:rPr>
              <w:br/>
              <w:t>(0.477)</w:t>
            </w:r>
          </w:p>
        </w:tc>
        <w:tc>
          <w:tcPr>
            <w:tcW w:w="922" w:type="dxa"/>
          </w:tcPr>
          <w:p w14:paraId="268DFD6C" w14:textId="77777777" w:rsidR="002275D2" w:rsidRPr="0022223D" w:rsidRDefault="002275D2" w:rsidP="0066738E">
            <w:pPr>
              <w:pStyle w:val="Tablecontent"/>
              <w:rPr>
                <w:rFonts w:eastAsiaTheme="minorEastAsia"/>
              </w:rPr>
            </w:pPr>
            <w:r w:rsidRPr="0022223D">
              <w:rPr>
                <w:rFonts w:eastAsiaTheme="minorEastAsia"/>
              </w:rPr>
              <w:t xml:space="preserve">0.000 </w:t>
            </w:r>
          </w:p>
        </w:tc>
        <w:tc>
          <w:tcPr>
            <w:tcW w:w="1217" w:type="dxa"/>
          </w:tcPr>
          <w:p w14:paraId="303FD800" w14:textId="77777777" w:rsidR="002275D2" w:rsidRPr="0022223D" w:rsidRDefault="002275D2" w:rsidP="0066738E">
            <w:pPr>
              <w:pStyle w:val="Tablecontent"/>
              <w:rPr>
                <w:rFonts w:eastAsiaTheme="minorEastAsia"/>
              </w:rPr>
            </w:pPr>
            <w:r w:rsidRPr="0022223D">
              <w:rPr>
                <w:rFonts w:eastAsiaTheme="minorEastAsia"/>
              </w:rPr>
              <w:t xml:space="preserve">1.000 </w:t>
            </w:r>
          </w:p>
        </w:tc>
      </w:tr>
      <w:tr w:rsidR="002275D2" w:rsidRPr="0022223D" w14:paraId="14F38AFC" w14:textId="77777777" w:rsidTr="0066738E">
        <w:trPr>
          <w:trHeight w:val="520"/>
          <w:jc w:val="center"/>
        </w:trPr>
        <w:tc>
          <w:tcPr>
            <w:tcW w:w="3531" w:type="dxa"/>
            <w:vAlign w:val="center"/>
          </w:tcPr>
          <w:p w14:paraId="0136B2D8" w14:textId="77777777" w:rsidR="002275D2" w:rsidRPr="0022223D" w:rsidRDefault="002275D2" w:rsidP="0066738E">
            <w:pPr>
              <w:pStyle w:val="Tablecontent"/>
              <w:jc w:val="both"/>
              <w:rPr>
                <w:rFonts w:eastAsiaTheme="minorEastAsia"/>
              </w:rPr>
            </w:pPr>
            <w:r w:rsidRPr="0022223D">
              <w:rPr>
                <w:rFonts w:eastAsiaTheme="minorEastAsia"/>
              </w:rPr>
              <w:t>average number of net likes received by all the answers to a question</w:t>
            </w:r>
          </w:p>
        </w:tc>
        <w:tc>
          <w:tcPr>
            <w:tcW w:w="1230" w:type="dxa"/>
          </w:tcPr>
          <w:p w14:paraId="2A77C769" w14:textId="77777777" w:rsidR="002275D2" w:rsidRPr="0022223D" w:rsidRDefault="002275D2" w:rsidP="0066738E">
            <w:pPr>
              <w:pStyle w:val="Tablecontent"/>
              <w:rPr>
                <w:rFonts w:eastAsiaTheme="minorEastAsia"/>
              </w:rPr>
            </w:pPr>
            <w:r w:rsidRPr="0022223D">
              <w:rPr>
                <w:rFonts w:eastAsiaTheme="minorEastAsia"/>
              </w:rPr>
              <w:t>0.489</w:t>
            </w:r>
            <w:r w:rsidRPr="0022223D">
              <w:rPr>
                <w:rFonts w:eastAsiaTheme="minorEastAsia"/>
              </w:rPr>
              <w:br/>
              <w:t>(1.096)</w:t>
            </w:r>
          </w:p>
        </w:tc>
        <w:tc>
          <w:tcPr>
            <w:tcW w:w="1230" w:type="dxa"/>
          </w:tcPr>
          <w:p w14:paraId="5029D0CD" w14:textId="77777777" w:rsidR="002275D2" w:rsidRPr="0022223D" w:rsidRDefault="002275D2" w:rsidP="0066738E">
            <w:pPr>
              <w:pStyle w:val="Tablecontent"/>
              <w:rPr>
                <w:rFonts w:eastAsiaTheme="minorEastAsia"/>
              </w:rPr>
            </w:pPr>
            <w:r w:rsidRPr="0022223D">
              <w:rPr>
                <w:rFonts w:eastAsiaTheme="minorEastAsia"/>
              </w:rPr>
              <w:t>0.436</w:t>
            </w:r>
            <w:r w:rsidRPr="0022223D">
              <w:rPr>
                <w:rFonts w:eastAsiaTheme="minorEastAsia"/>
              </w:rPr>
              <w:br/>
              <w:t>(1.041)</w:t>
            </w:r>
          </w:p>
        </w:tc>
        <w:tc>
          <w:tcPr>
            <w:tcW w:w="1230" w:type="dxa"/>
          </w:tcPr>
          <w:p w14:paraId="6F3C1CA7" w14:textId="77777777" w:rsidR="002275D2" w:rsidRPr="0022223D" w:rsidRDefault="002275D2" w:rsidP="0066738E">
            <w:pPr>
              <w:pStyle w:val="Tablecontent"/>
              <w:rPr>
                <w:rFonts w:eastAsiaTheme="minorEastAsia"/>
              </w:rPr>
            </w:pPr>
            <w:r w:rsidRPr="0022223D">
              <w:rPr>
                <w:rFonts w:eastAsiaTheme="minorEastAsia"/>
              </w:rPr>
              <w:t>0.536</w:t>
            </w:r>
            <w:r w:rsidRPr="0022223D">
              <w:rPr>
                <w:rFonts w:eastAsiaTheme="minorEastAsia"/>
              </w:rPr>
              <w:br/>
              <w:t>(1.140)</w:t>
            </w:r>
          </w:p>
        </w:tc>
        <w:tc>
          <w:tcPr>
            <w:tcW w:w="922" w:type="dxa"/>
          </w:tcPr>
          <w:p w14:paraId="70242275" w14:textId="77777777" w:rsidR="002275D2" w:rsidRPr="0022223D" w:rsidRDefault="002275D2" w:rsidP="0066738E">
            <w:pPr>
              <w:pStyle w:val="Tablecontent"/>
              <w:rPr>
                <w:rFonts w:eastAsiaTheme="minorEastAsia"/>
              </w:rPr>
            </w:pPr>
            <w:r w:rsidRPr="0022223D">
              <w:rPr>
                <w:rFonts w:eastAsiaTheme="minorEastAsia"/>
              </w:rPr>
              <w:t xml:space="preserve">-3.000 </w:t>
            </w:r>
          </w:p>
        </w:tc>
        <w:tc>
          <w:tcPr>
            <w:tcW w:w="1217" w:type="dxa"/>
          </w:tcPr>
          <w:p w14:paraId="354AE302" w14:textId="77777777" w:rsidR="002275D2" w:rsidRPr="0022223D" w:rsidRDefault="002275D2" w:rsidP="0066738E">
            <w:pPr>
              <w:pStyle w:val="Tablecontent"/>
              <w:rPr>
                <w:rFonts w:eastAsiaTheme="minorEastAsia"/>
              </w:rPr>
            </w:pPr>
            <w:r w:rsidRPr="0022223D">
              <w:rPr>
                <w:rFonts w:eastAsiaTheme="minorEastAsia"/>
              </w:rPr>
              <w:t xml:space="preserve">14.000 </w:t>
            </w:r>
          </w:p>
        </w:tc>
      </w:tr>
      <w:tr w:rsidR="002275D2" w:rsidRPr="0022223D" w14:paraId="09DC5473" w14:textId="77777777" w:rsidTr="0066738E">
        <w:trPr>
          <w:trHeight w:val="520"/>
          <w:jc w:val="center"/>
        </w:trPr>
        <w:tc>
          <w:tcPr>
            <w:tcW w:w="3531" w:type="dxa"/>
            <w:vAlign w:val="center"/>
          </w:tcPr>
          <w:p w14:paraId="5E27B56B" w14:textId="77777777" w:rsidR="002275D2" w:rsidRPr="0022223D" w:rsidRDefault="002275D2" w:rsidP="0066738E">
            <w:pPr>
              <w:pStyle w:val="Tablecontent"/>
              <w:jc w:val="both"/>
              <w:rPr>
                <w:rFonts w:eastAsiaTheme="minorEastAsia"/>
              </w:rPr>
            </w:pPr>
            <w:r w:rsidRPr="0022223D">
              <w:rPr>
                <w:rFonts w:eastAsiaTheme="minorEastAsia"/>
              </w:rPr>
              <w:t>reputation scores of the questioner at the time the question was posted</w:t>
            </w:r>
          </w:p>
        </w:tc>
        <w:tc>
          <w:tcPr>
            <w:tcW w:w="1230" w:type="dxa"/>
          </w:tcPr>
          <w:p w14:paraId="3467BBD7" w14:textId="77777777" w:rsidR="002275D2" w:rsidRPr="0022223D" w:rsidRDefault="002275D2" w:rsidP="0066738E">
            <w:pPr>
              <w:pStyle w:val="Tablecontent"/>
              <w:rPr>
                <w:rFonts w:eastAsiaTheme="minorEastAsia"/>
              </w:rPr>
            </w:pPr>
            <w:r w:rsidRPr="0022223D">
              <w:rPr>
                <w:rFonts w:eastAsiaTheme="minorEastAsia"/>
              </w:rPr>
              <w:t>378.337</w:t>
            </w:r>
            <w:r w:rsidRPr="0022223D">
              <w:br/>
            </w:r>
            <w:r w:rsidRPr="0022223D">
              <w:rPr>
                <w:rFonts w:eastAsiaTheme="minorEastAsia"/>
              </w:rPr>
              <w:t>(1135.056)</w:t>
            </w:r>
          </w:p>
        </w:tc>
        <w:tc>
          <w:tcPr>
            <w:tcW w:w="1230" w:type="dxa"/>
          </w:tcPr>
          <w:p w14:paraId="0A9DE526" w14:textId="77777777" w:rsidR="002275D2" w:rsidRPr="0022223D" w:rsidRDefault="002275D2" w:rsidP="0066738E">
            <w:pPr>
              <w:pStyle w:val="Tablecontent"/>
              <w:rPr>
                <w:rFonts w:eastAsiaTheme="minorEastAsia"/>
              </w:rPr>
            </w:pPr>
            <w:r w:rsidRPr="0022223D">
              <w:rPr>
                <w:rFonts w:eastAsiaTheme="minorEastAsia"/>
              </w:rPr>
              <w:t>334.484</w:t>
            </w:r>
            <w:r w:rsidRPr="0022223D">
              <w:br/>
            </w:r>
            <w:r w:rsidRPr="0022223D">
              <w:rPr>
                <w:rFonts w:eastAsiaTheme="minorEastAsia"/>
              </w:rPr>
              <w:t>(695.343)</w:t>
            </w:r>
          </w:p>
        </w:tc>
        <w:tc>
          <w:tcPr>
            <w:tcW w:w="1230" w:type="dxa"/>
          </w:tcPr>
          <w:p w14:paraId="666CA590" w14:textId="77777777" w:rsidR="002275D2" w:rsidRPr="0022223D" w:rsidRDefault="002275D2" w:rsidP="0066738E">
            <w:pPr>
              <w:pStyle w:val="Tablecontent"/>
              <w:rPr>
                <w:rFonts w:eastAsiaTheme="minorEastAsia"/>
              </w:rPr>
            </w:pPr>
            <w:r w:rsidRPr="0022223D">
              <w:rPr>
                <w:rFonts w:eastAsiaTheme="minorEastAsia"/>
              </w:rPr>
              <w:t>420.267</w:t>
            </w:r>
            <w:r w:rsidRPr="0022223D">
              <w:br/>
            </w:r>
            <w:r w:rsidRPr="0022223D">
              <w:rPr>
                <w:rFonts w:eastAsiaTheme="minorEastAsia"/>
              </w:rPr>
              <w:t>(1433.522)</w:t>
            </w:r>
          </w:p>
        </w:tc>
        <w:tc>
          <w:tcPr>
            <w:tcW w:w="922" w:type="dxa"/>
          </w:tcPr>
          <w:p w14:paraId="71187F71" w14:textId="77777777" w:rsidR="002275D2" w:rsidRPr="0022223D" w:rsidRDefault="002275D2" w:rsidP="0066738E">
            <w:pPr>
              <w:pStyle w:val="Tablecontent"/>
              <w:rPr>
                <w:rFonts w:eastAsiaTheme="minorEastAsia"/>
              </w:rPr>
            </w:pPr>
            <w:r w:rsidRPr="0022223D">
              <w:rPr>
                <w:rFonts w:eastAsiaTheme="minorEastAsia"/>
              </w:rPr>
              <w:t xml:space="preserve">-3.000 </w:t>
            </w:r>
          </w:p>
        </w:tc>
        <w:tc>
          <w:tcPr>
            <w:tcW w:w="1217" w:type="dxa"/>
          </w:tcPr>
          <w:p w14:paraId="53DE1519" w14:textId="77777777" w:rsidR="002275D2" w:rsidRPr="0022223D" w:rsidRDefault="002275D2" w:rsidP="0066738E">
            <w:pPr>
              <w:pStyle w:val="Tablecontent"/>
              <w:rPr>
                <w:rFonts w:eastAsiaTheme="minorEastAsia"/>
              </w:rPr>
            </w:pPr>
            <w:r w:rsidRPr="0022223D">
              <w:rPr>
                <w:rFonts w:eastAsiaTheme="minorEastAsia"/>
              </w:rPr>
              <w:t xml:space="preserve">28800.000 </w:t>
            </w:r>
          </w:p>
        </w:tc>
      </w:tr>
    </w:tbl>
    <w:p w14:paraId="64A0769F" w14:textId="77777777" w:rsidR="002275D2" w:rsidRPr="0022223D" w:rsidRDefault="002275D2" w:rsidP="002275D2">
      <w:pPr>
        <w:pStyle w:val="Notes"/>
      </w:pPr>
      <w:r w:rsidRPr="0022223D">
        <w:t xml:space="preserve">Notes: 1. Columns 2-4 present the means of the main variables, with the standard deviations shown in parentheses below each mean. </w:t>
      </w:r>
      <w:r w:rsidRPr="0022223D">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2ACE5B31" w14:textId="650F1DE9" w:rsidR="007C0428" w:rsidRPr="0022223D" w:rsidRDefault="00F7692C" w:rsidP="00B51326">
      <w:pPr>
        <w:pStyle w:val="Heading2"/>
      </w:pPr>
      <w:ins w:id="547" w:author="Xin Li" w:date="2026-04-11T10:20:00Z" w16du:dateUtc="2026-04-11T02:20:00Z">
        <w:r>
          <w:t>A</w:t>
        </w:r>
      </w:ins>
      <w:ins w:id="548" w:author="Xin Li" w:date="2026-04-11T10:21:00Z" w16du:dateUtc="2026-04-11T02:21:00Z">
        <w:r>
          <w:t>nswer</w:t>
        </w:r>
      </w:ins>
      <w:ins w:id="549" w:author="Xin Li" w:date="2026-04-11T15:53:00Z" w16du:dateUtc="2026-04-11T07:53:00Z">
        <w:r w:rsidR="00AA71C1">
          <w:t>er</w:t>
        </w:r>
      </w:ins>
      <w:ins w:id="550" w:author="Xin Li" w:date="2026-04-11T10:21:00Z" w16du:dateUtc="2026-04-11T02:21:00Z">
        <w:r>
          <w:t xml:space="preserve"> </w:t>
        </w:r>
      </w:ins>
      <w:ins w:id="551" w:author="Xin Li" w:date="2026-04-11T15:53:00Z" w16du:dateUtc="2026-04-11T07:53:00Z">
        <w:r w:rsidR="00AA71C1">
          <w:t>Participation</w:t>
        </w:r>
      </w:ins>
      <w:del w:id="552" w:author="Xin Li" w:date="2026-04-11T10:21:00Z" w16du:dateUtc="2026-04-11T02:21:00Z">
        <w:r w:rsidR="00B51326" w:rsidRPr="0022223D" w:rsidDel="00F7692C">
          <w:delText>Main Results</w:delText>
        </w:r>
      </w:del>
    </w:p>
    <w:p w14:paraId="43D9EE8D" w14:textId="6EB3FA7D" w:rsidR="00004C03" w:rsidRPr="0022223D" w:rsidRDefault="00004C03" w:rsidP="00A86F82">
      <w:pPr>
        <w:pStyle w:val="Paragraph0"/>
      </w:pPr>
      <w:r w:rsidRPr="0022223D">
        <w:t>Table 3 presents our main findings on AI-generated answers’ impact on participation.</w:t>
      </w:r>
    </w:p>
    <w:p w14:paraId="5E495AD3" w14:textId="5D4E90C9" w:rsidR="004B363E" w:rsidRPr="0022223D" w:rsidRDefault="004B363E" w:rsidP="00A86F82">
      <w:pPr>
        <w:pStyle w:val="Paragraph0"/>
      </w:pPr>
      <w:r w:rsidRPr="0022223D">
        <w:rPr>
          <w:b/>
          <w:bCs/>
        </w:rPr>
        <w:t>Answer Supply</w:t>
      </w:r>
      <w:r w:rsidR="000028FF" w:rsidRPr="0022223D">
        <w:rPr>
          <w:b/>
          <w:bCs/>
        </w:rPr>
        <w:t xml:space="preserve"> </w:t>
      </w:r>
      <w:r w:rsidR="000028FF" w:rsidRPr="0022223D">
        <w:t>(</w:t>
      </w:r>
      <w:r w:rsidR="00F41D7C" w:rsidRPr="0022223D">
        <w:t>C</w:t>
      </w:r>
      <w:r w:rsidR="000028FF" w:rsidRPr="0022223D">
        <w:t>olumns 1-</w:t>
      </w:r>
      <w:ins w:id="553" w:author="Dylan CHEN" w:date="2026-03-17T17:29:00Z" w16du:dateUtc="2026-03-17T09:29:00Z">
        <w:r w:rsidR="00BE6B85" w:rsidRPr="0022223D">
          <w:t>4</w:t>
        </w:r>
      </w:ins>
      <w:del w:id="554" w:author="Dylan CHEN" w:date="2026-03-17T17:29:00Z" w16du:dateUtc="2026-03-17T09:29:00Z">
        <w:r w:rsidR="000028FF" w:rsidRPr="0022223D" w:rsidDel="00BE6B85">
          <w:delText>3</w:delText>
        </w:r>
      </w:del>
      <w:r w:rsidR="000028FF" w:rsidRPr="0022223D">
        <w:t>)</w:t>
      </w:r>
      <w:r w:rsidRPr="0022223D">
        <w:t xml:space="preserve">. We progressively add controls, moving from a baseline model without covariates </w:t>
      </w:r>
      <w:ins w:id="555" w:author="Dylan CHEN" w:date="2026-03-17T17:29:00Z" w16du:dateUtc="2026-03-17T09:29:00Z">
        <w:r w:rsidR="00BE6B85" w:rsidRPr="0022223D">
          <w:t xml:space="preserve">and question timing FE </w:t>
        </w:r>
      </w:ins>
      <w:r w:rsidRPr="0022223D">
        <w:t xml:space="preserve">(Column 1) to models with </w:t>
      </w:r>
      <w:ins w:id="556" w:author="Dylan CHEN" w:date="2026-03-17T17:29:00Z" w16du:dateUtc="2026-03-17T09:29:00Z">
        <w:r w:rsidR="00BE6B85" w:rsidRPr="0022223D">
          <w:t>question tim</w:t>
        </w:r>
      </w:ins>
      <w:ins w:id="557" w:author="Dylan CHEN" w:date="2026-03-17T17:30:00Z" w16du:dateUtc="2026-03-17T09:30:00Z">
        <w:r w:rsidR="00BE6B85" w:rsidRPr="0022223D">
          <w:t xml:space="preserve">ing FE (Column 2) to </w:t>
        </w:r>
      </w:ins>
      <w:r w:rsidRPr="0022223D">
        <w:t xml:space="preserve">question characteristics (Column </w:t>
      </w:r>
      <w:del w:id="558" w:author="Dylan CHEN" w:date="2026-03-17T17:30:00Z" w16du:dateUtc="2026-03-17T09:30:00Z">
        <w:r w:rsidRPr="0022223D" w:rsidDel="00BE6B85">
          <w:delText>2</w:delText>
        </w:r>
      </w:del>
      <w:ins w:id="559" w:author="Dylan CHEN" w:date="2026-03-17T17:30:00Z" w16du:dateUtc="2026-03-17T09:30:00Z">
        <w:r w:rsidR="00BE6B85" w:rsidRPr="0022223D">
          <w:t>3</w:t>
        </w:r>
      </w:ins>
      <w:r w:rsidRPr="0022223D">
        <w:t xml:space="preserve">) </w:t>
      </w:r>
      <w:r w:rsidR="000028FF" w:rsidRPr="0022223D">
        <w:t xml:space="preserve">to </w:t>
      </w:r>
      <w:r w:rsidRPr="0022223D">
        <w:t xml:space="preserve">questioner characteristics (Column </w:t>
      </w:r>
      <w:del w:id="560" w:author="Dylan CHEN" w:date="2026-03-17T17:30:00Z" w16du:dateUtc="2026-03-17T09:30:00Z">
        <w:r w:rsidRPr="0022223D" w:rsidDel="00BE6B85">
          <w:delText>3</w:delText>
        </w:r>
      </w:del>
      <w:ins w:id="561" w:author="Dylan CHEN" w:date="2026-03-17T17:30:00Z" w16du:dateUtc="2026-03-17T09:30:00Z">
        <w:r w:rsidR="00BE6B85" w:rsidRPr="0022223D">
          <w:t>4</w:t>
        </w:r>
      </w:ins>
      <w:r w:rsidRPr="0022223D">
        <w:t xml:space="preserve">). AI-generated answers significantly reduce human answer supply across all specifications. Our preferred specification (Column </w:t>
      </w:r>
      <w:ins w:id="562" w:author="Dylan CHEN" w:date="2026-03-17T17:30:00Z" w16du:dateUtc="2026-03-17T09:30:00Z">
        <w:r w:rsidR="00BE6B85" w:rsidRPr="0022223D">
          <w:t>4</w:t>
        </w:r>
      </w:ins>
      <w:del w:id="563" w:author="Dylan CHEN" w:date="2026-03-17T17:30:00Z" w16du:dateUtc="2026-03-17T09:30:00Z">
        <w:r w:rsidRPr="0022223D" w:rsidDel="00BE6B85">
          <w:delText>3</w:delText>
        </w:r>
      </w:del>
      <w:r w:rsidRPr="0022223D">
        <w:t xml:space="preserve">) includes the full set of controls, which improves </w:t>
      </w:r>
      <w:r w:rsidR="00C208BF" w:rsidRPr="0022223D">
        <w:t xml:space="preserve">the </w:t>
      </w:r>
      <w:r w:rsidRPr="0022223D">
        <w:t>precision of treatment effect estimation by reducing residual variance. This specification shows that AI-</w:t>
      </w:r>
      <w:r w:rsidRPr="0022223D">
        <w:lastRenderedPageBreak/>
        <w:t>generated answers cause a statistically significant 4.</w:t>
      </w:r>
      <w:r w:rsidR="00181B2B" w:rsidRPr="0022223D">
        <w:t>6</w:t>
      </w:r>
      <w:r w:rsidRPr="0022223D">
        <w:t>% decrease in human answers (</w:t>
      </w:r>
      <w:r w:rsidRPr="0022223D">
        <w:rPr>
          <w:i/>
          <w:iCs/>
        </w:rPr>
        <w:t>β</w:t>
      </w:r>
      <w:r w:rsidRPr="0022223D">
        <w:t xml:space="preserve"> = -0.046, p &lt; 0.001).</w:t>
      </w:r>
    </w:p>
    <w:p w14:paraId="6DBBD160" w14:textId="0937FE39" w:rsidR="00BE6B85" w:rsidRPr="0022223D" w:rsidRDefault="004C30A7" w:rsidP="00BE6B85">
      <w:pPr>
        <w:pStyle w:val="TableFiguretitle"/>
      </w:pPr>
      <w:bookmarkStart w:id="564" w:name="_Ref194135045"/>
      <w:bookmarkStart w:id="565" w:name="_Ref177391826"/>
      <w:r w:rsidRPr="0022223D">
        <w:t xml:space="preserve">Table </w:t>
      </w:r>
      <w:r w:rsidR="00B04148">
        <w:fldChar w:fldCharType="begin"/>
      </w:r>
      <w:r w:rsidR="00B04148">
        <w:instrText xml:space="preserve"> SEQ Table \* ARABIC </w:instrText>
      </w:r>
      <w:r w:rsidR="00B04148">
        <w:fldChar w:fldCharType="separate"/>
      </w:r>
      <w:r w:rsidR="00B04148" w:rsidRPr="0022223D">
        <w:t>3</w:t>
      </w:r>
      <w:r w:rsidR="00B04148">
        <w:fldChar w:fldCharType="end"/>
      </w:r>
      <w:bookmarkEnd w:id="564"/>
      <w:r w:rsidRPr="0022223D">
        <w:t xml:space="preserve">. </w:t>
      </w:r>
      <w:bookmarkEnd w:id="565"/>
      <w:r w:rsidR="00F40939" w:rsidRPr="0022223D">
        <w:t>The impact of AI-generated answers on the answer</w:t>
      </w:r>
      <w:r w:rsidR="00B228B4" w:rsidRPr="0022223D">
        <w:t xml:space="preserve"> supply and </w:t>
      </w:r>
      <w:r w:rsidR="00761522" w:rsidRPr="0022223D">
        <w:t>viewer</w:t>
      </w:r>
      <w:r w:rsidR="00B228B4" w:rsidRPr="0022223D">
        <w:t xml:space="preserve"> recognition</w:t>
      </w:r>
    </w:p>
    <w:tbl>
      <w:tblPr>
        <w:tblW w:w="3041" w:type="pct"/>
        <w:jc w:val="center"/>
        <w:tblLayout w:type="fixed"/>
        <w:tblLook w:val="04A0" w:firstRow="1" w:lastRow="0" w:firstColumn="1" w:lastColumn="0" w:noHBand="0" w:noVBand="1"/>
      </w:tblPr>
      <w:tblGrid>
        <w:gridCol w:w="1621"/>
        <w:gridCol w:w="900"/>
        <w:gridCol w:w="938"/>
        <w:gridCol w:w="1117"/>
        <w:gridCol w:w="1117"/>
      </w:tblGrid>
      <w:tr w:rsidR="008B17CC" w:rsidRPr="0022223D" w14:paraId="1FBDB7F7" w14:textId="77777777" w:rsidTr="008B17CC">
        <w:trPr>
          <w:trHeight w:val="320"/>
          <w:jc w:val="center"/>
          <w:ins w:id="566" w:author="Dylan CHEN" w:date="2026-03-17T17:31:00Z"/>
        </w:trPr>
        <w:tc>
          <w:tcPr>
            <w:tcW w:w="1620" w:type="dxa"/>
            <w:tcBorders>
              <w:top w:val="single" w:sz="8" w:space="0" w:color="auto"/>
              <w:left w:val="nil"/>
              <w:bottom w:val="nil"/>
              <w:right w:val="nil"/>
            </w:tcBorders>
            <w:noWrap/>
            <w:tcMar>
              <w:left w:w="14" w:type="dxa"/>
              <w:right w:w="14" w:type="dxa"/>
            </w:tcMar>
            <w:hideMark/>
          </w:tcPr>
          <w:p w14:paraId="4FD1CC2F" w14:textId="77777777" w:rsidR="008B17CC" w:rsidRPr="0022223D" w:rsidRDefault="008B17CC">
            <w:pPr>
              <w:jc w:val="center"/>
              <w:rPr>
                <w:ins w:id="567" w:author="Dylan CHEN" w:date="2026-03-17T17:31:00Z" w16du:dateUtc="2026-03-17T09:31:00Z"/>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3E930F99" w14:textId="77777777" w:rsidR="008B17CC" w:rsidRPr="0022223D" w:rsidRDefault="008B17CC">
            <w:pPr>
              <w:jc w:val="center"/>
              <w:rPr>
                <w:ins w:id="568" w:author="Dylan CHEN" w:date="2026-03-17T17:31:00Z" w16du:dateUtc="2026-03-17T09:31:00Z"/>
                <w:color w:val="000000"/>
                <w:sz w:val="20"/>
                <w:szCs w:val="20"/>
              </w:rPr>
            </w:pPr>
            <w:ins w:id="569" w:author="Dylan CHEN" w:date="2026-03-17T17:31:00Z" w16du:dateUtc="2026-03-17T09:31:00Z">
              <w:r w:rsidRPr="0022223D">
                <w:rPr>
                  <w:color w:val="000000"/>
                  <w:sz w:val="20"/>
                  <w:szCs w:val="20"/>
                </w:rPr>
                <w:t>(1)</w:t>
              </w:r>
            </w:ins>
          </w:p>
        </w:tc>
        <w:tc>
          <w:tcPr>
            <w:tcW w:w="938" w:type="dxa"/>
            <w:tcBorders>
              <w:top w:val="single" w:sz="8" w:space="0" w:color="auto"/>
              <w:left w:val="nil"/>
              <w:bottom w:val="nil"/>
              <w:right w:val="nil"/>
            </w:tcBorders>
            <w:noWrap/>
            <w:tcMar>
              <w:left w:w="14" w:type="dxa"/>
              <w:right w:w="14" w:type="dxa"/>
            </w:tcMar>
            <w:hideMark/>
          </w:tcPr>
          <w:p w14:paraId="2ACA4955" w14:textId="77777777" w:rsidR="008B17CC" w:rsidRPr="0022223D" w:rsidRDefault="008B17CC">
            <w:pPr>
              <w:jc w:val="center"/>
              <w:rPr>
                <w:ins w:id="570" w:author="Dylan CHEN" w:date="2026-03-17T17:31:00Z" w16du:dateUtc="2026-03-17T09:31:00Z"/>
                <w:color w:val="000000"/>
                <w:sz w:val="20"/>
                <w:szCs w:val="20"/>
              </w:rPr>
            </w:pPr>
            <w:ins w:id="571" w:author="Dylan CHEN" w:date="2026-03-17T17:31:00Z" w16du:dateUtc="2026-03-17T09:31:00Z">
              <w:r w:rsidRPr="0022223D">
                <w:rPr>
                  <w:color w:val="000000"/>
                  <w:sz w:val="20"/>
                  <w:szCs w:val="20"/>
                </w:rPr>
                <w:t>(2)</w:t>
              </w:r>
            </w:ins>
          </w:p>
        </w:tc>
        <w:tc>
          <w:tcPr>
            <w:tcW w:w="1117" w:type="dxa"/>
            <w:tcBorders>
              <w:top w:val="single" w:sz="8" w:space="0" w:color="auto"/>
              <w:left w:val="nil"/>
              <w:bottom w:val="nil"/>
              <w:right w:val="nil"/>
            </w:tcBorders>
            <w:noWrap/>
            <w:tcMar>
              <w:left w:w="14" w:type="dxa"/>
              <w:right w:w="14" w:type="dxa"/>
            </w:tcMar>
            <w:hideMark/>
          </w:tcPr>
          <w:p w14:paraId="2D6C192C" w14:textId="77777777" w:rsidR="008B17CC" w:rsidRPr="0022223D" w:rsidRDefault="008B17CC">
            <w:pPr>
              <w:jc w:val="center"/>
              <w:rPr>
                <w:ins w:id="572" w:author="Dylan CHEN" w:date="2026-03-17T17:31:00Z" w16du:dateUtc="2026-03-17T09:31:00Z"/>
                <w:color w:val="000000"/>
                <w:sz w:val="20"/>
                <w:szCs w:val="20"/>
              </w:rPr>
            </w:pPr>
            <w:ins w:id="573" w:author="Dylan CHEN" w:date="2026-03-17T17:31:00Z" w16du:dateUtc="2026-03-17T09:31:00Z">
              <w:r w:rsidRPr="0022223D">
                <w:rPr>
                  <w:color w:val="000000"/>
                  <w:sz w:val="20"/>
                  <w:szCs w:val="20"/>
                </w:rPr>
                <w:t>(3)</w:t>
              </w:r>
            </w:ins>
          </w:p>
        </w:tc>
        <w:tc>
          <w:tcPr>
            <w:tcW w:w="1117" w:type="dxa"/>
            <w:tcBorders>
              <w:top w:val="single" w:sz="8" w:space="0" w:color="auto"/>
              <w:left w:val="nil"/>
              <w:bottom w:val="nil"/>
              <w:right w:val="nil"/>
            </w:tcBorders>
            <w:noWrap/>
            <w:tcMar>
              <w:left w:w="14" w:type="dxa"/>
              <w:right w:w="14" w:type="dxa"/>
            </w:tcMar>
            <w:hideMark/>
          </w:tcPr>
          <w:p w14:paraId="270E77EA" w14:textId="77777777" w:rsidR="008B17CC" w:rsidRPr="0022223D" w:rsidRDefault="008B17CC">
            <w:pPr>
              <w:jc w:val="center"/>
              <w:rPr>
                <w:ins w:id="574" w:author="Dylan CHEN" w:date="2026-03-17T17:31:00Z" w16du:dateUtc="2026-03-17T09:31:00Z"/>
                <w:color w:val="000000"/>
                <w:sz w:val="20"/>
                <w:szCs w:val="20"/>
              </w:rPr>
            </w:pPr>
            <w:ins w:id="575" w:author="Dylan CHEN" w:date="2026-03-17T17:31:00Z" w16du:dateUtc="2026-03-17T09:31:00Z">
              <w:r w:rsidRPr="0022223D">
                <w:rPr>
                  <w:color w:val="000000"/>
                  <w:sz w:val="20"/>
                  <w:szCs w:val="20"/>
                </w:rPr>
                <w:t>(4)</w:t>
              </w:r>
            </w:ins>
          </w:p>
        </w:tc>
      </w:tr>
      <w:tr w:rsidR="008B17CC" w:rsidRPr="0022223D" w14:paraId="64B87F18" w14:textId="77777777" w:rsidTr="008B17CC">
        <w:trPr>
          <w:trHeight w:val="340"/>
          <w:jc w:val="center"/>
          <w:ins w:id="576" w:author="Dylan CHEN" w:date="2026-03-17T17:31:00Z"/>
        </w:trPr>
        <w:tc>
          <w:tcPr>
            <w:tcW w:w="1620" w:type="dxa"/>
            <w:tcBorders>
              <w:top w:val="nil"/>
              <w:left w:val="nil"/>
              <w:bottom w:val="nil"/>
              <w:right w:val="nil"/>
            </w:tcBorders>
            <w:noWrap/>
            <w:tcMar>
              <w:left w:w="14" w:type="dxa"/>
              <w:right w:w="14" w:type="dxa"/>
            </w:tcMar>
            <w:hideMark/>
          </w:tcPr>
          <w:p w14:paraId="4C47441D" w14:textId="77777777" w:rsidR="008B17CC" w:rsidRPr="0022223D" w:rsidRDefault="008B17CC">
            <w:pPr>
              <w:jc w:val="center"/>
              <w:rPr>
                <w:ins w:id="577" w:author="Dylan CHEN" w:date="2026-03-17T17:31:00Z" w16du:dateUtc="2026-03-17T09:31:00Z"/>
                <w:color w:val="000000"/>
                <w:sz w:val="20"/>
                <w:szCs w:val="20"/>
              </w:rPr>
            </w:pPr>
          </w:p>
        </w:tc>
        <w:tc>
          <w:tcPr>
            <w:tcW w:w="4072" w:type="dxa"/>
            <w:gridSpan w:val="4"/>
            <w:tcBorders>
              <w:top w:val="nil"/>
              <w:left w:val="nil"/>
              <w:bottom w:val="nil"/>
              <w:right w:val="nil"/>
            </w:tcBorders>
            <w:noWrap/>
            <w:tcMar>
              <w:left w:w="14" w:type="dxa"/>
              <w:right w:w="14" w:type="dxa"/>
            </w:tcMar>
            <w:hideMark/>
          </w:tcPr>
          <w:p w14:paraId="650CEE04" w14:textId="77777777" w:rsidR="008B17CC" w:rsidRPr="0022223D" w:rsidRDefault="008B17CC">
            <w:pPr>
              <w:jc w:val="center"/>
              <w:rPr>
                <w:ins w:id="578" w:author="Dylan CHEN" w:date="2026-03-17T17:31:00Z" w16du:dateUtc="2026-03-17T09:31:00Z"/>
                <w:color w:val="000000"/>
                <w:sz w:val="20"/>
                <w:szCs w:val="20"/>
              </w:rPr>
            </w:pPr>
            <w:ins w:id="579" w:author="Dylan CHEN" w:date="2026-03-17T17:31:00Z" w16du:dateUtc="2026-03-17T09:31:00Z">
              <w:r w:rsidRPr="0022223D">
                <w:rPr>
                  <w:color w:val="000000"/>
                  <w:sz w:val="20"/>
                  <w:szCs w:val="20"/>
                </w:rPr>
                <w:t>DV: log of the number of human answers provided within 7 days (answerNum</w:t>
              </w:r>
              <w:r w:rsidRPr="0022223D">
                <w:rPr>
                  <w:color w:val="000000"/>
                  <w:sz w:val="20"/>
                  <w:szCs w:val="20"/>
                  <w:vertAlign w:val="subscript"/>
                  <w:rPrChange w:id="580" w:author="Xin Li" w:date="2026-03-21T12:28:00Z" w16du:dateUtc="2026-03-21T04:28:00Z">
                    <w:rPr>
                      <w:color w:val="000000"/>
                      <w:sz w:val="20"/>
                      <w:szCs w:val="20"/>
                    </w:rPr>
                  </w:rPrChange>
                </w:rPr>
                <w:t>i</w:t>
              </w:r>
              <w:r w:rsidRPr="0022223D">
                <w:rPr>
                  <w:color w:val="000000"/>
                  <w:sz w:val="20"/>
                  <w:szCs w:val="20"/>
                </w:rPr>
                <w:t>)</w:t>
              </w:r>
            </w:ins>
          </w:p>
        </w:tc>
      </w:tr>
      <w:tr w:rsidR="008B17CC" w:rsidRPr="0022223D" w14:paraId="6995D045" w14:textId="77777777" w:rsidTr="008B17CC">
        <w:trPr>
          <w:trHeight w:val="320"/>
          <w:jc w:val="center"/>
          <w:ins w:id="581" w:author="Dylan CHEN" w:date="2026-03-17T17:31:00Z"/>
        </w:trPr>
        <w:tc>
          <w:tcPr>
            <w:tcW w:w="1620" w:type="dxa"/>
            <w:tcBorders>
              <w:top w:val="nil"/>
              <w:left w:val="nil"/>
              <w:bottom w:val="nil"/>
              <w:right w:val="nil"/>
            </w:tcBorders>
            <w:noWrap/>
            <w:tcMar>
              <w:left w:w="14" w:type="dxa"/>
              <w:right w:w="14" w:type="dxa"/>
            </w:tcMar>
            <w:hideMark/>
          </w:tcPr>
          <w:p w14:paraId="14F0B029" w14:textId="77777777" w:rsidR="008B17CC" w:rsidRPr="0022223D" w:rsidRDefault="008B17CC">
            <w:pPr>
              <w:rPr>
                <w:ins w:id="582" w:author="Dylan CHEN" w:date="2026-03-17T17:31:00Z" w16du:dateUtc="2026-03-17T09:31:00Z"/>
                <w:i/>
                <w:iCs/>
                <w:color w:val="000000"/>
                <w:sz w:val="20"/>
                <w:szCs w:val="20"/>
              </w:rPr>
            </w:pPr>
            <w:ins w:id="583" w:author="Dylan CHEN" w:date="2026-03-17T17:31:00Z" w16du:dateUtc="2026-03-17T09:31:00Z">
              <w:r w:rsidRPr="0022223D">
                <w:rPr>
                  <w:i/>
                  <w:iCs/>
                  <w:color w:val="000000"/>
                  <w:sz w:val="20"/>
                  <w:szCs w:val="20"/>
                </w:rPr>
                <w:t>AI</w:t>
              </w:r>
              <w:r w:rsidRPr="0022223D">
                <w:rPr>
                  <w:i/>
                  <w:iCs/>
                  <w:color w:val="000000"/>
                  <w:sz w:val="20"/>
                  <w:szCs w:val="20"/>
                  <w:vertAlign w:val="subscript"/>
                </w:rPr>
                <w:t>i</w:t>
              </w:r>
            </w:ins>
          </w:p>
        </w:tc>
        <w:tc>
          <w:tcPr>
            <w:tcW w:w="900" w:type="dxa"/>
            <w:tcBorders>
              <w:top w:val="nil"/>
              <w:left w:val="nil"/>
              <w:bottom w:val="nil"/>
              <w:right w:val="nil"/>
            </w:tcBorders>
            <w:noWrap/>
            <w:tcMar>
              <w:left w:w="14" w:type="dxa"/>
              <w:right w:w="14" w:type="dxa"/>
            </w:tcMar>
            <w:hideMark/>
          </w:tcPr>
          <w:p w14:paraId="70A2D2B5" w14:textId="77777777" w:rsidR="008B17CC" w:rsidRPr="0022223D" w:rsidRDefault="008B17CC">
            <w:pPr>
              <w:jc w:val="center"/>
              <w:rPr>
                <w:ins w:id="584" w:author="Dylan CHEN" w:date="2026-03-17T17:31:00Z" w16du:dateUtc="2026-03-17T09:31:00Z"/>
                <w:color w:val="000000"/>
                <w:sz w:val="20"/>
                <w:szCs w:val="20"/>
              </w:rPr>
            </w:pPr>
            <w:ins w:id="585" w:author="Dylan CHEN" w:date="2026-03-17T17:31:00Z" w16du:dateUtc="2026-03-17T09:31:00Z">
              <w:r w:rsidRPr="0022223D">
                <w:rPr>
                  <w:color w:val="000000"/>
                  <w:sz w:val="20"/>
                  <w:szCs w:val="20"/>
                </w:rPr>
                <w:t>-0.052 ***</w:t>
              </w:r>
            </w:ins>
          </w:p>
        </w:tc>
        <w:tc>
          <w:tcPr>
            <w:tcW w:w="938" w:type="dxa"/>
            <w:tcBorders>
              <w:top w:val="nil"/>
              <w:left w:val="nil"/>
              <w:bottom w:val="nil"/>
              <w:right w:val="nil"/>
            </w:tcBorders>
            <w:noWrap/>
            <w:tcMar>
              <w:left w:w="14" w:type="dxa"/>
              <w:right w:w="14" w:type="dxa"/>
            </w:tcMar>
            <w:hideMark/>
          </w:tcPr>
          <w:p w14:paraId="317A6456" w14:textId="77777777" w:rsidR="008B17CC" w:rsidRPr="0022223D" w:rsidRDefault="008B17CC">
            <w:pPr>
              <w:jc w:val="center"/>
              <w:rPr>
                <w:ins w:id="586" w:author="Dylan CHEN" w:date="2026-03-17T17:31:00Z" w16du:dateUtc="2026-03-17T09:31:00Z"/>
                <w:color w:val="000000"/>
                <w:sz w:val="20"/>
                <w:szCs w:val="20"/>
              </w:rPr>
            </w:pPr>
            <w:ins w:id="587" w:author="Dylan CHEN" w:date="2026-03-17T17:31:00Z" w16du:dateUtc="2026-03-17T09:31:00Z">
              <w:r w:rsidRPr="0022223D">
                <w:rPr>
                  <w:color w:val="000000"/>
                  <w:sz w:val="20"/>
                  <w:szCs w:val="20"/>
                </w:rPr>
                <w:t>-0.050 ***</w:t>
              </w:r>
            </w:ins>
          </w:p>
        </w:tc>
        <w:tc>
          <w:tcPr>
            <w:tcW w:w="1117" w:type="dxa"/>
            <w:tcBorders>
              <w:top w:val="nil"/>
              <w:left w:val="nil"/>
              <w:bottom w:val="nil"/>
              <w:right w:val="nil"/>
            </w:tcBorders>
            <w:noWrap/>
            <w:tcMar>
              <w:left w:w="14" w:type="dxa"/>
              <w:right w:w="14" w:type="dxa"/>
            </w:tcMar>
            <w:hideMark/>
          </w:tcPr>
          <w:p w14:paraId="3F681760" w14:textId="77777777" w:rsidR="008B17CC" w:rsidRPr="0022223D" w:rsidRDefault="008B17CC">
            <w:pPr>
              <w:jc w:val="center"/>
              <w:rPr>
                <w:ins w:id="588" w:author="Dylan CHEN" w:date="2026-03-17T17:31:00Z" w16du:dateUtc="2026-03-17T09:31:00Z"/>
                <w:color w:val="000000"/>
                <w:sz w:val="20"/>
                <w:szCs w:val="20"/>
              </w:rPr>
            </w:pPr>
            <w:ins w:id="589" w:author="Dylan CHEN" w:date="2026-03-17T17:31:00Z" w16du:dateUtc="2026-03-17T09:31:00Z">
              <w:r w:rsidRPr="0022223D">
                <w:rPr>
                  <w:color w:val="000000"/>
                  <w:sz w:val="20"/>
                  <w:szCs w:val="20"/>
                </w:rPr>
                <w:t>-0.048 ***</w:t>
              </w:r>
            </w:ins>
          </w:p>
        </w:tc>
        <w:tc>
          <w:tcPr>
            <w:tcW w:w="1117" w:type="dxa"/>
            <w:tcBorders>
              <w:top w:val="nil"/>
              <w:left w:val="nil"/>
              <w:bottom w:val="nil"/>
              <w:right w:val="nil"/>
            </w:tcBorders>
            <w:noWrap/>
            <w:tcMar>
              <w:left w:w="14" w:type="dxa"/>
              <w:right w:w="14" w:type="dxa"/>
            </w:tcMar>
            <w:hideMark/>
          </w:tcPr>
          <w:p w14:paraId="17559971" w14:textId="77777777" w:rsidR="008B17CC" w:rsidRPr="0022223D" w:rsidRDefault="008B17CC">
            <w:pPr>
              <w:jc w:val="center"/>
              <w:rPr>
                <w:ins w:id="590" w:author="Dylan CHEN" w:date="2026-03-17T17:31:00Z" w16du:dateUtc="2026-03-17T09:31:00Z"/>
                <w:color w:val="000000"/>
                <w:sz w:val="20"/>
                <w:szCs w:val="20"/>
              </w:rPr>
            </w:pPr>
            <w:ins w:id="591" w:author="Dylan CHEN" w:date="2026-03-17T17:31:00Z" w16du:dateUtc="2026-03-17T09:31:00Z">
              <w:r w:rsidRPr="0022223D">
                <w:rPr>
                  <w:color w:val="000000"/>
                  <w:sz w:val="20"/>
                  <w:szCs w:val="20"/>
                </w:rPr>
                <w:t>-0.046 ***</w:t>
              </w:r>
            </w:ins>
          </w:p>
        </w:tc>
      </w:tr>
      <w:tr w:rsidR="008B17CC" w:rsidRPr="0022223D" w14:paraId="6687EF81" w14:textId="77777777" w:rsidTr="008B17CC">
        <w:trPr>
          <w:trHeight w:val="340"/>
          <w:jc w:val="center"/>
          <w:ins w:id="592" w:author="Dylan CHEN" w:date="2026-03-17T17:31:00Z"/>
        </w:trPr>
        <w:tc>
          <w:tcPr>
            <w:tcW w:w="1620" w:type="dxa"/>
            <w:tcBorders>
              <w:top w:val="nil"/>
              <w:left w:val="nil"/>
              <w:bottom w:val="single" w:sz="8" w:space="0" w:color="auto"/>
              <w:right w:val="nil"/>
            </w:tcBorders>
            <w:noWrap/>
            <w:tcMar>
              <w:left w:w="14" w:type="dxa"/>
              <w:right w:w="14" w:type="dxa"/>
            </w:tcMar>
            <w:hideMark/>
          </w:tcPr>
          <w:p w14:paraId="3363CCAC" w14:textId="77777777" w:rsidR="008B17CC" w:rsidRPr="0022223D" w:rsidRDefault="008B17CC">
            <w:pPr>
              <w:rPr>
                <w:ins w:id="593" w:author="Dylan CHEN" w:date="2026-03-17T17:31:00Z" w16du:dateUtc="2026-03-17T09:31:00Z"/>
                <w:i/>
                <w:iCs/>
                <w:color w:val="000000"/>
                <w:sz w:val="20"/>
                <w:szCs w:val="20"/>
              </w:rPr>
            </w:pPr>
            <w:ins w:id="594" w:author="Dylan CHEN" w:date="2026-03-17T17:31:00Z" w16du:dateUtc="2026-03-17T09:31:00Z">
              <w:r w:rsidRPr="0022223D">
                <w:rPr>
                  <w:i/>
                  <w:iCs/>
                  <w:color w:val="000000"/>
                  <w:sz w:val="20"/>
                  <w:szCs w:val="20"/>
                </w:rPr>
                <w:t> </w:t>
              </w:r>
            </w:ins>
          </w:p>
        </w:tc>
        <w:tc>
          <w:tcPr>
            <w:tcW w:w="900" w:type="dxa"/>
            <w:tcBorders>
              <w:top w:val="nil"/>
              <w:left w:val="nil"/>
              <w:bottom w:val="single" w:sz="8" w:space="0" w:color="auto"/>
              <w:right w:val="nil"/>
            </w:tcBorders>
            <w:noWrap/>
            <w:tcMar>
              <w:left w:w="14" w:type="dxa"/>
              <w:right w:w="14" w:type="dxa"/>
            </w:tcMar>
            <w:hideMark/>
          </w:tcPr>
          <w:p w14:paraId="16AFA1A7" w14:textId="77777777" w:rsidR="008B17CC" w:rsidRPr="0022223D" w:rsidRDefault="008B17CC">
            <w:pPr>
              <w:jc w:val="center"/>
              <w:rPr>
                <w:ins w:id="595" w:author="Dylan CHEN" w:date="2026-03-17T17:31:00Z" w16du:dateUtc="2026-03-17T09:31:00Z"/>
                <w:color w:val="000000"/>
                <w:sz w:val="20"/>
                <w:szCs w:val="20"/>
              </w:rPr>
            </w:pPr>
            <w:ins w:id="596" w:author="Dylan CHEN" w:date="2026-03-17T17:31:00Z" w16du:dateUtc="2026-03-17T09:31:00Z">
              <w:r w:rsidRPr="0022223D">
                <w:rPr>
                  <w:color w:val="000000"/>
                  <w:sz w:val="20"/>
                  <w:szCs w:val="20"/>
                </w:rPr>
                <w:t>(0.011)</w:t>
              </w:r>
            </w:ins>
          </w:p>
        </w:tc>
        <w:tc>
          <w:tcPr>
            <w:tcW w:w="938" w:type="dxa"/>
            <w:tcBorders>
              <w:top w:val="nil"/>
              <w:left w:val="nil"/>
              <w:bottom w:val="single" w:sz="8" w:space="0" w:color="auto"/>
              <w:right w:val="nil"/>
            </w:tcBorders>
            <w:noWrap/>
            <w:tcMar>
              <w:left w:w="14" w:type="dxa"/>
              <w:right w:w="14" w:type="dxa"/>
            </w:tcMar>
            <w:hideMark/>
          </w:tcPr>
          <w:p w14:paraId="6AD93BDD" w14:textId="77777777" w:rsidR="008B17CC" w:rsidRPr="0022223D" w:rsidRDefault="008B17CC">
            <w:pPr>
              <w:jc w:val="center"/>
              <w:rPr>
                <w:ins w:id="597" w:author="Dylan CHEN" w:date="2026-03-17T17:31:00Z" w16du:dateUtc="2026-03-17T09:31:00Z"/>
                <w:color w:val="000000"/>
                <w:sz w:val="20"/>
                <w:szCs w:val="20"/>
              </w:rPr>
            </w:pPr>
            <w:ins w:id="598"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
          <w:p w14:paraId="2ADA6FF8" w14:textId="77777777" w:rsidR="008B17CC" w:rsidRPr="0022223D" w:rsidRDefault="008B17CC">
            <w:pPr>
              <w:jc w:val="center"/>
              <w:rPr>
                <w:ins w:id="599" w:author="Dylan CHEN" w:date="2026-03-17T17:31:00Z" w16du:dateUtc="2026-03-17T09:31:00Z"/>
                <w:color w:val="000000"/>
                <w:sz w:val="20"/>
                <w:szCs w:val="20"/>
              </w:rPr>
            </w:pPr>
            <w:ins w:id="600"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
          <w:p w14:paraId="1906391D" w14:textId="77777777" w:rsidR="008B17CC" w:rsidRPr="0022223D" w:rsidRDefault="008B17CC">
            <w:pPr>
              <w:jc w:val="center"/>
              <w:rPr>
                <w:ins w:id="601" w:author="Dylan CHEN" w:date="2026-03-17T17:31:00Z" w16du:dateUtc="2026-03-17T09:31:00Z"/>
                <w:color w:val="000000"/>
                <w:sz w:val="20"/>
                <w:szCs w:val="20"/>
              </w:rPr>
            </w:pPr>
            <w:ins w:id="602" w:author="Dylan CHEN" w:date="2026-03-17T17:31:00Z" w16du:dateUtc="2026-03-17T09:31:00Z">
              <w:r w:rsidRPr="0022223D">
                <w:rPr>
                  <w:color w:val="000000"/>
                  <w:sz w:val="20"/>
                  <w:szCs w:val="20"/>
                </w:rPr>
                <w:t>(0.011)</w:t>
              </w:r>
            </w:ins>
          </w:p>
        </w:tc>
      </w:tr>
      <w:tr w:rsidR="008B17CC" w:rsidRPr="0022223D" w14:paraId="760468C8" w14:textId="77777777" w:rsidTr="008B17CC">
        <w:trPr>
          <w:trHeight w:val="320"/>
          <w:jc w:val="center"/>
          <w:ins w:id="603" w:author="Dylan CHEN" w:date="2026-03-17T17:31:00Z"/>
        </w:trPr>
        <w:tc>
          <w:tcPr>
            <w:tcW w:w="1620" w:type="dxa"/>
            <w:tcBorders>
              <w:top w:val="nil"/>
              <w:left w:val="nil"/>
              <w:bottom w:val="nil"/>
              <w:right w:val="nil"/>
            </w:tcBorders>
            <w:noWrap/>
            <w:tcMar>
              <w:left w:w="14" w:type="dxa"/>
              <w:right w:w="14" w:type="dxa"/>
            </w:tcMar>
            <w:hideMark/>
          </w:tcPr>
          <w:p w14:paraId="07FC039E" w14:textId="77777777" w:rsidR="008B17CC" w:rsidRPr="0022223D" w:rsidRDefault="008B17CC">
            <w:pPr>
              <w:rPr>
                <w:ins w:id="604" w:author="Dylan CHEN" w:date="2026-03-17T17:31:00Z" w16du:dateUtc="2026-03-17T09:31:00Z"/>
                <w:color w:val="000000"/>
                <w:sz w:val="20"/>
                <w:szCs w:val="20"/>
              </w:rPr>
            </w:pPr>
            <w:ins w:id="605" w:author="Dylan CHEN" w:date="2026-03-17T17:31:00Z" w16du:dateUtc="2026-03-17T09:31:00Z">
              <w:r w:rsidRPr="0022223D">
                <w:rPr>
                  <w:color w:val="000000"/>
                  <w:sz w:val="20"/>
                  <w:szCs w:val="20"/>
                </w:rPr>
                <w:t>question controls</w:t>
              </w:r>
            </w:ins>
          </w:p>
        </w:tc>
        <w:tc>
          <w:tcPr>
            <w:tcW w:w="900" w:type="dxa"/>
            <w:tcBorders>
              <w:top w:val="nil"/>
              <w:left w:val="nil"/>
              <w:bottom w:val="nil"/>
              <w:right w:val="nil"/>
            </w:tcBorders>
            <w:noWrap/>
            <w:tcMar>
              <w:left w:w="14" w:type="dxa"/>
              <w:right w:w="14" w:type="dxa"/>
            </w:tcMar>
            <w:hideMark/>
          </w:tcPr>
          <w:p w14:paraId="6A2374CD" w14:textId="2102696D" w:rsidR="008B17CC" w:rsidRPr="0022223D" w:rsidRDefault="008B17CC">
            <w:pPr>
              <w:rPr>
                <w:ins w:id="606" w:author="Dylan CHEN" w:date="2026-03-17T17:31:00Z" w16du:dateUtc="2026-03-17T09:31:00Z"/>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6D44C359" w14:textId="77777777" w:rsidR="008B17CC" w:rsidRPr="0022223D" w:rsidRDefault="008B17CC">
            <w:pPr>
              <w:rPr>
                <w:ins w:id="607" w:author="Dylan CHEN" w:date="2026-03-17T17:31:00Z" w16du:dateUtc="2026-03-17T09:31:00Z"/>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0207163C" w14:textId="77777777" w:rsidR="008B17CC" w:rsidRPr="0022223D" w:rsidRDefault="008B17CC">
            <w:pPr>
              <w:jc w:val="center"/>
              <w:rPr>
                <w:ins w:id="608" w:author="Dylan CHEN" w:date="2026-03-17T17:31:00Z" w16du:dateUtc="2026-03-17T09:31:00Z"/>
                <w:color w:val="000000"/>
                <w:sz w:val="20"/>
                <w:szCs w:val="20"/>
              </w:rPr>
            </w:pPr>
            <w:ins w:id="609"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
          <w:p w14:paraId="64ECBAA9" w14:textId="77777777" w:rsidR="008B17CC" w:rsidRPr="0022223D" w:rsidRDefault="008B17CC">
            <w:pPr>
              <w:jc w:val="center"/>
              <w:rPr>
                <w:ins w:id="610" w:author="Dylan CHEN" w:date="2026-03-17T17:31:00Z" w16du:dateUtc="2026-03-17T09:31:00Z"/>
                <w:color w:val="000000"/>
                <w:sz w:val="20"/>
                <w:szCs w:val="20"/>
              </w:rPr>
            </w:pPr>
            <w:ins w:id="611" w:author="Dylan CHEN" w:date="2026-03-17T17:31:00Z" w16du:dateUtc="2026-03-17T09:31:00Z">
              <w:r w:rsidRPr="0022223D">
                <w:rPr>
                  <w:color w:val="000000"/>
                  <w:sz w:val="20"/>
                  <w:szCs w:val="20"/>
                </w:rPr>
                <w:t>√</w:t>
              </w:r>
            </w:ins>
          </w:p>
        </w:tc>
      </w:tr>
      <w:tr w:rsidR="008B17CC" w:rsidRPr="0022223D" w14:paraId="1F2ED9EB" w14:textId="77777777" w:rsidTr="008B17CC">
        <w:trPr>
          <w:trHeight w:val="320"/>
          <w:jc w:val="center"/>
          <w:ins w:id="612" w:author="Dylan CHEN" w:date="2026-03-17T17:31:00Z"/>
        </w:trPr>
        <w:tc>
          <w:tcPr>
            <w:tcW w:w="1620" w:type="dxa"/>
            <w:tcBorders>
              <w:top w:val="nil"/>
              <w:left w:val="nil"/>
              <w:bottom w:val="nil"/>
              <w:right w:val="nil"/>
            </w:tcBorders>
            <w:noWrap/>
            <w:tcMar>
              <w:left w:w="14" w:type="dxa"/>
              <w:right w:w="14" w:type="dxa"/>
            </w:tcMar>
            <w:hideMark/>
          </w:tcPr>
          <w:p w14:paraId="2234AD9B" w14:textId="77777777" w:rsidR="008B17CC" w:rsidRPr="0022223D" w:rsidRDefault="008B17CC">
            <w:pPr>
              <w:rPr>
                <w:ins w:id="613" w:author="Dylan CHEN" w:date="2026-03-17T17:31:00Z" w16du:dateUtc="2026-03-17T09:31:00Z"/>
                <w:color w:val="000000"/>
                <w:sz w:val="20"/>
                <w:szCs w:val="20"/>
              </w:rPr>
            </w:pPr>
            <w:ins w:id="614" w:author="Dylan CHEN" w:date="2026-03-17T17:31:00Z" w16du:dateUtc="2026-03-17T09:31:00Z">
              <w:r w:rsidRPr="0022223D">
                <w:rPr>
                  <w:color w:val="000000"/>
                  <w:sz w:val="20"/>
                  <w:szCs w:val="20"/>
                </w:rPr>
                <w:t>questioner controls</w:t>
              </w:r>
            </w:ins>
          </w:p>
        </w:tc>
        <w:tc>
          <w:tcPr>
            <w:tcW w:w="900" w:type="dxa"/>
            <w:tcBorders>
              <w:top w:val="nil"/>
              <w:left w:val="nil"/>
              <w:bottom w:val="nil"/>
              <w:right w:val="nil"/>
            </w:tcBorders>
            <w:noWrap/>
            <w:tcMar>
              <w:left w:w="14" w:type="dxa"/>
              <w:right w:w="14" w:type="dxa"/>
            </w:tcMar>
            <w:hideMark/>
          </w:tcPr>
          <w:p w14:paraId="59F4CAD4" w14:textId="2645FEAA" w:rsidR="008B17CC" w:rsidRPr="0022223D" w:rsidRDefault="008B17CC">
            <w:pPr>
              <w:rPr>
                <w:ins w:id="615" w:author="Dylan CHEN" w:date="2026-03-17T17:31:00Z" w16du:dateUtc="2026-03-17T09:31:00Z"/>
                <w:color w:val="000000"/>
                <w:sz w:val="20"/>
                <w:szCs w:val="20"/>
              </w:rPr>
              <w:pPrChange w:id="616"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
          <w:p w14:paraId="1F1617B6" w14:textId="77777777" w:rsidR="008B17CC" w:rsidRPr="0022223D" w:rsidRDefault="008B17CC">
            <w:pPr>
              <w:jc w:val="center"/>
              <w:rPr>
                <w:ins w:id="617"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
          <w:p w14:paraId="2D985BCA" w14:textId="77777777" w:rsidR="008B17CC" w:rsidRPr="0022223D" w:rsidRDefault="008B17CC">
            <w:pPr>
              <w:jc w:val="center"/>
              <w:rPr>
                <w:ins w:id="618"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
          <w:p w14:paraId="4906107A" w14:textId="77777777" w:rsidR="008B17CC" w:rsidRPr="0022223D" w:rsidRDefault="008B17CC">
            <w:pPr>
              <w:jc w:val="center"/>
              <w:rPr>
                <w:ins w:id="619" w:author="Dylan CHEN" w:date="2026-03-17T17:31:00Z" w16du:dateUtc="2026-03-17T09:31:00Z"/>
                <w:color w:val="000000"/>
                <w:sz w:val="20"/>
                <w:szCs w:val="20"/>
              </w:rPr>
            </w:pPr>
            <w:ins w:id="620" w:author="Dylan CHEN" w:date="2026-03-17T17:31:00Z" w16du:dateUtc="2026-03-17T09:31:00Z">
              <w:r w:rsidRPr="0022223D">
                <w:rPr>
                  <w:color w:val="000000"/>
                  <w:sz w:val="20"/>
                  <w:szCs w:val="20"/>
                </w:rPr>
                <w:t>√</w:t>
              </w:r>
            </w:ins>
          </w:p>
        </w:tc>
      </w:tr>
      <w:tr w:rsidR="008B17CC" w:rsidRPr="0022223D" w14:paraId="57638813" w14:textId="77777777" w:rsidTr="008B17CC">
        <w:trPr>
          <w:trHeight w:val="320"/>
          <w:jc w:val="center"/>
          <w:ins w:id="621" w:author="Dylan CHEN" w:date="2026-03-17T17:31:00Z"/>
        </w:trPr>
        <w:tc>
          <w:tcPr>
            <w:tcW w:w="1620" w:type="dxa"/>
            <w:tcBorders>
              <w:top w:val="nil"/>
              <w:left w:val="nil"/>
              <w:bottom w:val="nil"/>
              <w:right w:val="nil"/>
            </w:tcBorders>
            <w:noWrap/>
            <w:tcMar>
              <w:left w:w="14" w:type="dxa"/>
              <w:right w:w="14" w:type="dxa"/>
            </w:tcMar>
            <w:hideMark/>
          </w:tcPr>
          <w:p w14:paraId="636ADE7E" w14:textId="77777777" w:rsidR="008B17CC" w:rsidRPr="0022223D" w:rsidRDefault="008B17CC">
            <w:pPr>
              <w:rPr>
                <w:ins w:id="622" w:author="Dylan CHEN" w:date="2026-03-17T17:31:00Z" w16du:dateUtc="2026-03-17T09:31:00Z"/>
                <w:color w:val="000000"/>
                <w:sz w:val="20"/>
                <w:szCs w:val="20"/>
              </w:rPr>
            </w:pPr>
            <w:ins w:id="623" w:author="Dylan CHEN" w:date="2026-03-17T17:31:00Z" w16du:dateUtc="2026-03-17T09:31:00Z">
              <w:r w:rsidRPr="0022223D">
                <w:rPr>
                  <w:color w:val="000000"/>
                  <w:sz w:val="20"/>
                  <w:szCs w:val="20"/>
                </w:rPr>
                <w:t>question timing FE</w:t>
              </w:r>
            </w:ins>
          </w:p>
        </w:tc>
        <w:tc>
          <w:tcPr>
            <w:tcW w:w="900" w:type="dxa"/>
            <w:tcBorders>
              <w:top w:val="nil"/>
              <w:left w:val="nil"/>
              <w:bottom w:val="nil"/>
              <w:right w:val="nil"/>
            </w:tcBorders>
            <w:noWrap/>
            <w:tcMar>
              <w:left w:w="14" w:type="dxa"/>
              <w:right w:w="14" w:type="dxa"/>
            </w:tcMar>
            <w:hideMark/>
          </w:tcPr>
          <w:p w14:paraId="15E6649D" w14:textId="581E5F53" w:rsidR="008B17CC" w:rsidRPr="0022223D" w:rsidRDefault="008B17CC">
            <w:pPr>
              <w:rPr>
                <w:ins w:id="624" w:author="Dylan CHEN" w:date="2026-03-17T17:31:00Z" w16du:dateUtc="2026-03-17T09:31:00Z"/>
                <w:color w:val="000000"/>
                <w:sz w:val="20"/>
                <w:szCs w:val="20"/>
              </w:rPr>
              <w:pPrChange w:id="625"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
          <w:p w14:paraId="42AE9089" w14:textId="77777777" w:rsidR="008B17CC" w:rsidRPr="0022223D" w:rsidRDefault="008B17CC">
            <w:pPr>
              <w:jc w:val="center"/>
              <w:rPr>
                <w:ins w:id="626" w:author="Dylan CHEN" w:date="2026-03-17T17:31:00Z" w16du:dateUtc="2026-03-17T09:31:00Z"/>
                <w:color w:val="000000"/>
                <w:sz w:val="20"/>
                <w:szCs w:val="20"/>
              </w:rPr>
            </w:pPr>
            <w:ins w:id="627"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
          <w:p w14:paraId="3DEBA5C5" w14:textId="77777777" w:rsidR="008B17CC" w:rsidRPr="0022223D" w:rsidRDefault="008B17CC">
            <w:pPr>
              <w:jc w:val="center"/>
              <w:rPr>
                <w:ins w:id="628" w:author="Dylan CHEN" w:date="2026-03-17T17:31:00Z" w16du:dateUtc="2026-03-17T09:31:00Z"/>
                <w:color w:val="000000"/>
                <w:sz w:val="20"/>
                <w:szCs w:val="20"/>
              </w:rPr>
            </w:pPr>
            <w:ins w:id="629"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
          <w:p w14:paraId="144353C8" w14:textId="77777777" w:rsidR="008B17CC" w:rsidRPr="0022223D" w:rsidRDefault="008B17CC">
            <w:pPr>
              <w:jc w:val="center"/>
              <w:rPr>
                <w:ins w:id="630" w:author="Dylan CHEN" w:date="2026-03-17T17:31:00Z" w16du:dateUtc="2026-03-17T09:31:00Z"/>
                <w:color w:val="000000"/>
                <w:sz w:val="20"/>
                <w:szCs w:val="20"/>
              </w:rPr>
            </w:pPr>
            <w:ins w:id="631" w:author="Dylan CHEN" w:date="2026-03-17T17:31:00Z" w16du:dateUtc="2026-03-17T09:31:00Z">
              <w:r w:rsidRPr="0022223D">
                <w:rPr>
                  <w:color w:val="000000"/>
                  <w:sz w:val="20"/>
                  <w:szCs w:val="20"/>
                </w:rPr>
                <w:t>√</w:t>
              </w:r>
            </w:ins>
          </w:p>
        </w:tc>
      </w:tr>
      <w:tr w:rsidR="008B17CC" w:rsidRPr="0022223D" w14:paraId="47C6C0A1" w14:textId="77777777" w:rsidTr="008B17CC">
        <w:trPr>
          <w:trHeight w:val="320"/>
          <w:jc w:val="center"/>
          <w:ins w:id="632" w:author="Dylan CHEN" w:date="2026-03-17T17:31:00Z"/>
        </w:trPr>
        <w:tc>
          <w:tcPr>
            <w:tcW w:w="1620" w:type="dxa"/>
            <w:tcBorders>
              <w:top w:val="nil"/>
              <w:left w:val="nil"/>
              <w:bottom w:val="nil"/>
              <w:right w:val="nil"/>
            </w:tcBorders>
            <w:noWrap/>
            <w:tcMar>
              <w:left w:w="14" w:type="dxa"/>
              <w:right w:w="14" w:type="dxa"/>
            </w:tcMar>
            <w:hideMark/>
          </w:tcPr>
          <w:p w14:paraId="2068296E" w14:textId="77777777" w:rsidR="008B17CC" w:rsidRPr="0022223D" w:rsidRDefault="008B17CC">
            <w:pPr>
              <w:rPr>
                <w:ins w:id="633" w:author="Dylan CHEN" w:date="2026-03-17T17:31:00Z" w16du:dateUtc="2026-03-17T09:31:00Z"/>
                <w:color w:val="000000"/>
                <w:sz w:val="20"/>
                <w:szCs w:val="20"/>
              </w:rPr>
            </w:pPr>
            <w:ins w:id="634" w:author="Dylan CHEN" w:date="2026-03-17T17:31:00Z" w16du:dateUtc="2026-03-17T09:31:00Z">
              <w:r w:rsidRPr="0022223D">
                <w:rPr>
                  <w:color w:val="000000"/>
                  <w:sz w:val="20"/>
                  <w:szCs w:val="20"/>
                </w:rPr>
                <w:t>answer timing FE</w:t>
              </w:r>
            </w:ins>
          </w:p>
        </w:tc>
        <w:tc>
          <w:tcPr>
            <w:tcW w:w="900" w:type="dxa"/>
            <w:tcBorders>
              <w:top w:val="nil"/>
              <w:left w:val="nil"/>
              <w:bottom w:val="nil"/>
              <w:right w:val="nil"/>
            </w:tcBorders>
            <w:noWrap/>
            <w:tcMar>
              <w:left w:w="14" w:type="dxa"/>
              <w:right w:w="14" w:type="dxa"/>
            </w:tcMar>
            <w:hideMark/>
          </w:tcPr>
          <w:p w14:paraId="570A2359" w14:textId="0362F8B5" w:rsidR="008B17CC" w:rsidRPr="0022223D" w:rsidRDefault="008B17CC">
            <w:pPr>
              <w:rPr>
                <w:ins w:id="635" w:author="Dylan CHEN" w:date="2026-03-17T17:31:00Z" w16du:dateUtc="2026-03-17T09:31:00Z"/>
                <w:color w:val="000000"/>
                <w:sz w:val="20"/>
                <w:szCs w:val="20"/>
              </w:rPr>
              <w:pPrChange w:id="636"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
          <w:p w14:paraId="3AFAE4A0" w14:textId="77777777" w:rsidR="008B17CC" w:rsidRPr="0022223D" w:rsidRDefault="008B17CC">
            <w:pPr>
              <w:jc w:val="center"/>
              <w:rPr>
                <w:ins w:id="637"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
          <w:p w14:paraId="4621990E" w14:textId="77777777" w:rsidR="008B17CC" w:rsidRPr="0022223D" w:rsidRDefault="008B17CC">
            <w:pPr>
              <w:jc w:val="center"/>
              <w:rPr>
                <w:ins w:id="638"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
          <w:p w14:paraId="11F97A24" w14:textId="77777777" w:rsidR="008B17CC" w:rsidRPr="0022223D" w:rsidRDefault="008B17CC">
            <w:pPr>
              <w:jc w:val="center"/>
              <w:rPr>
                <w:ins w:id="639" w:author="Dylan CHEN" w:date="2026-03-17T17:31:00Z" w16du:dateUtc="2026-03-17T09:31:00Z"/>
                <w:sz w:val="20"/>
                <w:szCs w:val="20"/>
              </w:rPr>
            </w:pPr>
          </w:p>
        </w:tc>
      </w:tr>
      <w:tr w:rsidR="008B17CC" w:rsidRPr="0022223D" w14:paraId="7AC2A82E" w14:textId="77777777" w:rsidTr="008B17CC">
        <w:trPr>
          <w:trHeight w:val="340"/>
          <w:jc w:val="center"/>
          <w:ins w:id="640" w:author="Dylan CHEN" w:date="2026-03-17T17:31:00Z"/>
        </w:trPr>
        <w:tc>
          <w:tcPr>
            <w:tcW w:w="1620" w:type="dxa"/>
            <w:tcBorders>
              <w:top w:val="nil"/>
              <w:left w:val="nil"/>
              <w:bottom w:val="single" w:sz="8" w:space="0" w:color="auto"/>
              <w:right w:val="nil"/>
            </w:tcBorders>
            <w:noWrap/>
            <w:tcMar>
              <w:left w:w="14" w:type="dxa"/>
              <w:right w:w="14" w:type="dxa"/>
            </w:tcMar>
            <w:hideMark/>
          </w:tcPr>
          <w:p w14:paraId="2ED8C1F9" w14:textId="77777777" w:rsidR="008B17CC" w:rsidRPr="0022223D" w:rsidRDefault="008B17CC">
            <w:pPr>
              <w:rPr>
                <w:ins w:id="641" w:author="Dylan CHEN" w:date="2026-03-17T17:31:00Z" w16du:dateUtc="2026-03-17T09:31:00Z"/>
                <w:color w:val="000000"/>
                <w:sz w:val="20"/>
                <w:szCs w:val="20"/>
              </w:rPr>
            </w:pPr>
            <w:ins w:id="642" w:author="Dylan CHEN" w:date="2026-03-17T17:31:00Z" w16du:dateUtc="2026-03-17T09:31:00Z">
              <w:r w:rsidRPr="0022223D">
                <w:rPr>
                  <w:color w:val="000000"/>
                  <w:sz w:val="20"/>
                  <w:szCs w:val="20"/>
                </w:rPr>
                <w:t>N</w:t>
              </w:r>
            </w:ins>
          </w:p>
        </w:tc>
        <w:tc>
          <w:tcPr>
            <w:tcW w:w="900" w:type="dxa"/>
            <w:tcBorders>
              <w:top w:val="nil"/>
              <w:left w:val="nil"/>
              <w:bottom w:val="single" w:sz="8" w:space="0" w:color="auto"/>
              <w:right w:val="nil"/>
            </w:tcBorders>
            <w:noWrap/>
            <w:tcMar>
              <w:left w:w="14" w:type="dxa"/>
              <w:right w:w="14" w:type="dxa"/>
            </w:tcMar>
            <w:hideMark/>
          </w:tcPr>
          <w:p w14:paraId="4C962CFF" w14:textId="77777777" w:rsidR="008B17CC" w:rsidRPr="0022223D" w:rsidRDefault="008B17CC">
            <w:pPr>
              <w:jc w:val="center"/>
              <w:rPr>
                <w:ins w:id="643" w:author="Dylan CHEN" w:date="2026-03-17T17:31:00Z" w16du:dateUtc="2026-03-17T09:31:00Z"/>
                <w:color w:val="000000"/>
                <w:sz w:val="20"/>
                <w:szCs w:val="20"/>
              </w:rPr>
            </w:pPr>
            <w:ins w:id="644" w:author="Dylan CHEN" w:date="2026-03-17T17:31:00Z" w16du:dateUtc="2026-03-17T09:31:00Z">
              <w:r w:rsidRPr="0022223D">
                <w:rPr>
                  <w:color w:val="000000"/>
                  <w:sz w:val="20"/>
                  <w:szCs w:val="20"/>
                </w:rPr>
                <w:t>3,613</w:t>
              </w:r>
            </w:ins>
          </w:p>
        </w:tc>
        <w:tc>
          <w:tcPr>
            <w:tcW w:w="938" w:type="dxa"/>
            <w:tcBorders>
              <w:top w:val="nil"/>
              <w:left w:val="nil"/>
              <w:bottom w:val="single" w:sz="8" w:space="0" w:color="auto"/>
              <w:right w:val="nil"/>
            </w:tcBorders>
            <w:noWrap/>
            <w:tcMar>
              <w:left w:w="14" w:type="dxa"/>
              <w:right w:w="14" w:type="dxa"/>
            </w:tcMar>
            <w:hideMark/>
          </w:tcPr>
          <w:p w14:paraId="38490DAD" w14:textId="77777777" w:rsidR="008B17CC" w:rsidRPr="0022223D" w:rsidRDefault="008B17CC">
            <w:pPr>
              <w:jc w:val="center"/>
              <w:rPr>
                <w:ins w:id="645" w:author="Dylan CHEN" w:date="2026-03-17T17:31:00Z" w16du:dateUtc="2026-03-17T09:31:00Z"/>
                <w:color w:val="000000"/>
                <w:sz w:val="20"/>
                <w:szCs w:val="20"/>
              </w:rPr>
            </w:pPr>
            <w:ins w:id="646"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
          <w:p w14:paraId="659E73EC" w14:textId="77777777" w:rsidR="008B17CC" w:rsidRPr="0022223D" w:rsidRDefault="008B17CC">
            <w:pPr>
              <w:jc w:val="center"/>
              <w:rPr>
                <w:ins w:id="647" w:author="Dylan CHEN" w:date="2026-03-17T17:31:00Z" w16du:dateUtc="2026-03-17T09:31:00Z"/>
                <w:color w:val="000000"/>
                <w:sz w:val="20"/>
                <w:szCs w:val="20"/>
              </w:rPr>
            </w:pPr>
            <w:ins w:id="648"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
          <w:p w14:paraId="0AD208EB" w14:textId="77777777" w:rsidR="008B17CC" w:rsidRPr="0022223D" w:rsidRDefault="008B17CC">
            <w:pPr>
              <w:jc w:val="center"/>
              <w:rPr>
                <w:ins w:id="649" w:author="Dylan CHEN" w:date="2026-03-17T17:31:00Z" w16du:dateUtc="2026-03-17T09:31:00Z"/>
                <w:color w:val="000000"/>
                <w:sz w:val="20"/>
                <w:szCs w:val="20"/>
              </w:rPr>
            </w:pPr>
            <w:ins w:id="650" w:author="Dylan CHEN" w:date="2026-03-17T17:31:00Z" w16du:dateUtc="2026-03-17T09:31:00Z">
              <w:r w:rsidRPr="0022223D">
                <w:rPr>
                  <w:color w:val="000000"/>
                  <w:sz w:val="20"/>
                  <w:szCs w:val="20"/>
                </w:rPr>
                <w:t>3,613</w:t>
              </w:r>
            </w:ins>
          </w:p>
        </w:tc>
      </w:tr>
    </w:tbl>
    <w:p w14:paraId="7E130069" w14:textId="2A1B96D4" w:rsidR="00DE6D48" w:rsidRDefault="00F40939" w:rsidP="00D26DA2">
      <w:pPr>
        <w:pStyle w:val="Notes"/>
      </w:pPr>
      <w:r w:rsidRPr="0022223D">
        <w:t>Notes: 1. ***p&lt;0.001; **p&lt;0.01; *p&lt;0.05.</w:t>
      </w:r>
      <w:r w:rsidR="00D26DA2" w:rsidRPr="0022223D">
        <w:br/>
      </w:r>
      <w:r w:rsidRPr="0022223D">
        <w:t>2. Question timing FE indicates the date on which the question was posted.</w:t>
      </w:r>
      <w:r w:rsidR="00DE6D48" w:rsidRPr="0022223D">
        <w:br/>
        <w:t>3. Answer</w:t>
      </w:r>
      <w:r w:rsidR="009E5820" w:rsidRPr="0022223D">
        <w:t xml:space="preserve"> timing FE indicates the date on which the answer was posted.</w:t>
      </w:r>
      <w:r w:rsidR="00475B1C" w:rsidRPr="0022223D">
        <w:br/>
        <w:t xml:space="preserve">4. </w:t>
      </w:r>
      <w:r w:rsidR="000028FF" w:rsidRPr="0022223D">
        <w:t>W</w:t>
      </w:r>
      <w:r w:rsidR="00475B1C" w:rsidRPr="0022223D">
        <w:t xml:space="preserve">e log-transformed </w:t>
      </w:r>
      <w:r w:rsidR="00475B1C" w:rsidRPr="0022223D">
        <w:rPr>
          <w:i/>
          <w:iCs/>
        </w:rPr>
        <w:t>answerNum</w:t>
      </w:r>
      <w:r w:rsidR="00475B1C" w:rsidRPr="0022223D">
        <w:rPr>
          <w:i/>
          <w:iCs/>
          <w:vertAlign w:val="subscript"/>
        </w:rPr>
        <w:t>i</w:t>
      </w:r>
      <w:r w:rsidR="00475B1C" w:rsidRPr="0022223D">
        <w:t xml:space="preserve"> but not </w:t>
      </w:r>
      <w:r w:rsidR="00475B1C" w:rsidRPr="0022223D">
        <w:rPr>
          <w:i/>
          <w:iCs/>
        </w:rPr>
        <w:t>ne</w:t>
      </w:r>
      <w:r w:rsidR="00F41D7C" w:rsidRPr="0022223D">
        <w:rPr>
          <w:i/>
          <w:iCs/>
        </w:rPr>
        <w:t>t</w:t>
      </w:r>
      <w:r w:rsidR="00475B1C" w:rsidRPr="0022223D">
        <w:rPr>
          <w:i/>
          <w:iCs/>
        </w:rPr>
        <w:t>likeNum</w:t>
      </w:r>
      <w:r w:rsidR="00F41D7C" w:rsidRPr="0022223D">
        <w:rPr>
          <w:i/>
          <w:iCs/>
          <w:vertAlign w:val="subscript"/>
        </w:rPr>
        <w:t>ij</w:t>
      </w:r>
      <w:r w:rsidR="00475B1C" w:rsidRPr="0022223D">
        <w:t xml:space="preserve"> because </w:t>
      </w:r>
      <w:r w:rsidR="00F41D7C" w:rsidRPr="0022223D">
        <w:rPr>
          <w:i/>
          <w:iCs/>
        </w:rPr>
        <w:t>netlikeNum</w:t>
      </w:r>
      <w:r w:rsidR="00F41D7C" w:rsidRPr="0022223D">
        <w:rPr>
          <w:i/>
          <w:iCs/>
          <w:vertAlign w:val="subscript"/>
        </w:rPr>
        <w:t>ij</w:t>
      </w:r>
      <w:r w:rsidR="00F41D7C" w:rsidRPr="0022223D">
        <w:t xml:space="preserve"> </w:t>
      </w:r>
      <w:r w:rsidR="00475B1C" w:rsidRPr="0022223D">
        <w:t>contains negative values (net likes can be negative when downvotes exceed upvotes), which precludes log-transformation.</w:t>
      </w:r>
    </w:p>
    <w:p w14:paraId="585C19DE" w14:textId="64B93CCA" w:rsidR="00FB510E" w:rsidRDefault="00FB510E" w:rsidP="00D26DA2">
      <w:pPr>
        <w:pStyle w:val="Notes"/>
      </w:pPr>
      <w:r w:rsidRPr="00FB510E">
        <w:rPr>
          <w:noProof/>
        </w:rPr>
        <w:drawing>
          <wp:inline distT="0" distB="0" distL="0" distR="0" wp14:anchorId="315DECDF" wp14:editId="34A0EB9D">
            <wp:extent cx="5943600" cy="2088462"/>
            <wp:effectExtent l="0" t="0" r="0" b="7620"/>
            <wp:docPr id="125142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29770" name=""/>
                    <pic:cNvPicPr/>
                  </pic:nvPicPr>
                  <pic:blipFill rotWithShape="1">
                    <a:blip r:embed="rId22"/>
                    <a:srcRect r="29247"/>
                    <a:stretch>
                      <a:fillRect/>
                    </a:stretch>
                  </pic:blipFill>
                  <pic:spPr bwMode="auto">
                    <a:xfrm>
                      <a:off x="0" y="0"/>
                      <a:ext cx="5943600" cy="2088462"/>
                    </a:xfrm>
                    <a:prstGeom prst="rect">
                      <a:avLst/>
                    </a:prstGeom>
                    <a:ln>
                      <a:noFill/>
                    </a:ln>
                    <a:extLst>
                      <a:ext uri="{53640926-AAD7-44D8-BBD7-CCE9431645EC}">
                        <a14:shadowObscured xmlns:a14="http://schemas.microsoft.com/office/drawing/2010/main"/>
                      </a:ext>
                    </a:extLst>
                  </pic:spPr>
                </pic:pic>
              </a:graphicData>
            </a:graphic>
          </wp:inline>
        </w:drawing>
      </w:r>
    </w:p>
    <w:p w14:paraId="518E30C8" w14:textId="4231F92A" w:rsidR="005865B3" w:rsidRPr="0022223D" w:rsidRDefault="005865B3" w:rsidP="00D26DA2">
      <w:pPr>
        <w:pStyle w:val="Notes"/>
      </w:pPr>
      <w:ins w:id="651" w:author="Xin Li" w:date="2026-04-11T16:24:00Z" w16du:dateUtc="2026-04-11T08:24:00Z">
        <w:r>
          <w:t xml:space="preserve">AI label is a negative signal of quality. Length is a positive siginal of quality. </w:t>
        </w:r>
      </w:ins>
    </w:p>
    <w:p w14:paraId="253F45C1" w14:textId="68A45F00" w:rsidR="00F7692C" w:rsidRPr="0022223D" w:rsidRDefault="00F7692C" w:rsidP="00F7692C">
      <w:pPr>
        <w:pStyle w:val="Heading2"/>
      </w:pPr>
      <w:bookmarkStart w:id="652" w:name="_Hlk176369668"/>
      <w:del w:id="653" w:author="Xin Li" w:date="2026-03-28T08:35:00Z" w16du:dateUtc="2026-03-28T00:35:00Z">
        <w:r w:rsidRPr="0022223D" w:rsidDel="00EE0CF5">
          <w:delText xml:space="preserve">How Do Answerers Respond to AI-Generated </w:delText>
        </w:r>
      </w:del>
      <w:r w:rsidRPr="0022223D">
        <w:t>Answer</w:t>
      </w:r>
      <w:ins w:id="654" w:author="Xin Li" w:date="2026-03-28T08:35:00Z" w16du:dateUtc="2026-03-28T00:35:00Z">
        <w:r w:rsidRPr="0022223D">
          <w:t xml:space="preserve"> Innovation</w:t>
        </w:r>
      </w:ins>
      <w:del w:id="655" w:author="Xin Li" w:date="2026-03-28T08:35:00Z" w16du:dateUtc="2026-03-28T00:35:00Z">
        <w:r w:rsidRPr="0022223D" w:rsidDel="00EE0CF5">
          <w:delText>s?</w:delText>
        </w:r>
      </w:del>
    </w:p>
    <w:p w14:paraId="0763C593" w14:textId="77777777" w:rsidR="00F7692C" w:rsidRPr="0022223D" w:rsidRDefault="00F7692C" w:rsidP="00F7692C">
      <w:pPr>
        <w:pStyle w:val="Paragraph0"/>
      </w:pPr>
      <w:r w:rsidRPr="0022223D">
        <w:t>Our analysis reveals two key challenges facing human answerers in online Q&amp;A communities influenced by internal GenAI: a decreased answer supply due to diminished perceived value of human contributions and elevated quality expectations from viewers. This raises the question: How do human answerers respond to these challenges?</w:t>
      </w:r>
    </w:p>
    <w:p w14:paraId="199F3E52" w14:textId="6BD34DD1" w:rsidR="00F7692C" w:rsidRPr="0022223D" w:rsidRDefault="00F7692C" w:rsidP="00F7692C">
      <w:pPr>
        <w:pStyle w:val="Paragraph0"/>
      </w:pPr>
      <w:r w:rsidRPr="0022223D">
        <w:lastRenderedPageBreak/>
        <w:t xml:space="preserve">We posit that human answerers may adopt differentiation strategies to distinguish their contributions from AI-generated content. This approach is particularly viable in technical domains for two reasons. First, the structured nature of technical questions—typically concise with code snippets—enables answerers to anticipate and customize responses based on established norms </w:t>
      </w:r>
      <w:r w:rsidRPr="0022223D">
        <w:fldChar w:fldCharType="begin"/>
      </w:r>
      <w:r w:rsidR="00397AD8">
        <w:instrText xml:space="preserve"> ADDIN ZOTERO_ITEM CSL_CITATION {"citationID":"2HCY09gC","properties":{"formattedCitation":"(Calefato et al., 2018)","plainCitation":"(Calefato et al., 2018)","noteIndex":0},"citationItems":[{"id":2847,"uris":["http://www.mendeley.com/documents/?uuid=291fa34f-f5b2-446d-a406-4693a1c00f92","http://zotero.org/users/8905122/items/A8ETITIC","http://zotero.org/users/local/bVGy23C0/items/IEE933TE"],"itemData":{"id":2847,"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w:instrText>
      </w:r>
      <w:r w:rsidR="00397AD8">
        <w:rPr>
          <w:rFonts w:hint="eastAsia"/>
        </w:rPr>
        <w:instrText>ines that suggest avoiding rudeness in question writing.\n\n</w:instrText>
      </w:r>
      <w:r w:rsidR="00397AD8">
        <w:rPr>
          <w:rFonts w:hint="eastAsia"/>
        </w:rPr>
        <w:instrText>【摘要翻译】</w:instrText>
      </w:r>
      <w:r w:rsidR="00397AD8">
        <w:rPr>
          <w:rFonts w:hint="eastAsia"/>
        </w:rPr>
        <w:instrText>Stack Overflow</w:instrText>
      </w:r>
      <w:r w:rsidR="00397AD8">
        <w:rPr>
          <w:rFonts w:hint="eastAsia"/>
        </w:rPr>
        <w:instrText>和其他基于社区的问答（</w:instrText>
      </w:r>
      <w:r w:rsidR="00397AD8">
        <w:rPr>
          <w:rFonts w:hint="eastAsia"/>
        </w:rPr>
        <w:instrText>Q&amp;A</w:instrText>
      </w:r>
      <w:r w:rsidR="00397AD8">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97AD8">
        <w:rPr>
          <w:rFonts w:hint="eastAsia"/>
        </w:rPr>
        <w:instrText>87 K</w:instrText>
      </w:r>
      <w:r w:rsidR="00397AD8">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97AD8">
        <w:rPr>
          <w:rFonts w:hint="eastAsia"/>
        </w:rPr>
        <w:instrText>","container-title":"Information and Software Technology","DOI":"10.1016/j.infsof.2017.10.009","ISSN":"0950-5849","language":"en","page":"186-207","title":"How to ask for technic</w:instrText>
      </w:r>
      <w:r w:rsidR="00397AD8">
        <w:instrText xml:space="preserve">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Pr="0022223D">
        <w:fldChar w:fldCharType="separate"/>
      </w:r>
      <w:r w:rsidR="00FB59A6" w:rsidRPr="00FB59A6">
        <w:t>(Calefato et al., 2018)</w:t>
      </w:r>
      <w:r w:rsidRPr="0022223D">
        <w:fldChar w:fldCharType="end"/>
      </w:r>
      <w:r w:rsidRPr="0022223D">
        <w:t>. Second, AI-generated answers create an opportunity for humans to provide complementary insights that demonstrate their unique value through domain expertise and contextual understanding.</w:t>
      </w:r>
    </w:p>
    <w:p w14:paraId="0D267FD2" w14:textId="0A412714" w:rsidR="00F7692C" w:rsidRPr="0022223D" w:rsidRDefault="00F7692C" w:rsidP="00F7692C">
      <w:pPr>
        <w:pStyle w:val="Paragraph0"/>
        <w:rPr>
          <w:ins w:id="656" w:author="Dylan CHEN" w:date="2026-03-20T14:22:00Z" w16du:dateUtc="2026-03-20T06:22:00Z"/>
        </w:rPr>
      </w:pPr>
      <w:r w:rsidRPr="0022223D">
        <w:t xml:space="preserve">To investigate whether people differentiate their answers in the presence of AI-generated answers, we measure text similarity between first and second answers using Sentence-BERT architecture </w:t>
      </w:r>
      <w:r w:rsidRPr="0022223D">
        <w:fldChar w:fldCharType="begin"/>
      </w:r>
      <w:r w:rsidR="006E796B">
        <w:instrText xml:space="preserve"> ADDIN ZOTERO_ITEM CSL_CITATION {"citationID":"pL45MOJW","properties":{"formattedCitation":"(Reimers &amp; Gurevych, 2019)","plainCitation":"(Reimers &amp; Gurevych, 2019)","noteIndex":0},"citationItems":[{"id":"xILCbqsa/UZfvBLgu","uris":["http://zotero.org/users/8905122/items/IUZSYCNL"],"itemData":{"id":3553,"type":"article","abstract":"BERT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w:instrText>
      </w:r>
      <w:r w:rsidR="006E796B">
        <w:rPr>
          <w:rFonts w:hint="eastAsia"/>
        </w:rPr>
        <w:instrText xml:space="preserve"> the accuracy from BERT. We evaluate SBERT and SRoBERTa on common STS tasks and transfer learning tasks, where it outperforms other state-of-the-art sentence embeddings methods.\n\n</w:instrText>
      </w:r>
      <w:r w:rsidR="006E796B">
        <w:rPr>
          <w:rFonts w:hint="eastAsia"/>
        </w:rPr>
        <w:instrText>【摘要翻译】</w:instrText>
      </w:r>
      <w:r w:rsidR="006E796B">
        <w:rPr>
          <w:rFonts w:hint="eastAsia"/>
        </w:rPr>
        <w:instrText>undefined","DOI":"10.48550/arXiv.1908.10084","genre":"arXiv","langua</w:instrText>
      </w:r>
      <w:r w:rsidR="006E796B">
        <w:instrText>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 xml:space="preserve">Computer Science - Computation and Language","number":"arXiv:1908.10084","publisher":"arXiv","source":"arXiv.org","title":"Sentence-BERT: Sentence embeddings using siamese BERT-networks","title-short":"Sentence-BERT","URL":"http://arxiv.org/abs/1908.10084","author":[{"family":"Reimers","given":"Nils"},{"family":"Gurevych","given":"Iryna"}],"accessed":{"date-parts":[["2024",2,14]]},"issued":{"date-parts":[["2019",8,27]]}}}],"schema":"https://github.com/citation-style-language/schema/raw/master/csl-citation.json"} </w:instrText>
      </w:r>
      <w:r w:rsidRPr="0022223D">
        <w:fldChar w:fldCharType="separate"/>
      </w:r>
      <w:r w:rsidR="00FB59A6" w:rsidRPr="00FB59A6">
        <w:t>(Reimers &amp; Gurevych, 2019)</w:t>
      </w:r>
      <w:r w:rsidRPr="0022223D">
        <w:fldChar w:fldCharType="end"/>
      </w:r>
      <w:r w:rsidRPr="0022223D">
        <w:t>.</w:t>
      </w:r>
      <w:r w:rsidRPr="0022223D">
        <w:rPr>
          <w:vertAlign w:val="superscript"/>
        </w:rPr>
        <w:footnoteReference w:id="8"/>
      </w:r>
      <w:r w:rsidRPr="0022223D">
        <w:t xml:space="preserve"> </w:t>
      </w:r>
      <w:ins w:id="657" w:author="Dylan CHEN" w:date="2026-03-20T14:22:00Z" w16du:dateUtc="2026-03-20T06:22:00Z">
        <w:r w:rsidRPr="0022223D">
          <w:t>In the treatment group, the first answer is AI-generated</w:t>
        </w:r>
      </w:ins>
      <w:ins w:id="658" w:author="Xin Li" w:date="2026-03-21T09:55:00Z" w16du:dateUtc="2026-03-21T01:55:00Z">
        <w:r w:rsidRPr="0022223D">
          <w:t>.</w:t>
        </w:r>
      </w:ins>
      <w:ins w:id="659" w:author="Dylan CHEN" w:date="2026-03-20T14:22:00Z" w16du:dateUtc="2026-03-20T06:22:00Z">
        <w:r w:rsidRPr="0022223D">
          <w:t xml:space="preserve"> </w:t>
        </w:r>
      </w:ins>
      <w:ins w:id="660" w:author="Xin Li" w:date="2026-03-21T09:55:00Z" w16du:dateUtc="2026-03-21T01:55:00Z">
        <w:r w:rsidRPr="0022223D">
          <w:t xml:space="preserve">In the control group, </w:t>
        </w:r>
      </w:ins>
      <w:ins w:id="661" w:author="Dylan CHEN" w:date="2026-03-20T14:22:00Z" w16du:dateUtc="2026-03-20T06:22:00Z">
        <w:del w:id="662" w:author="Xin Li" w:date="2026-03-21T09:55:00Z" w16du:dateUtc="2026-03-21T01:55:00Z">
          <w:r w:rsidRPr="0022223D" w:rsidDel="001D1695">
            <w:delText xml:space="preserve">and </w:delText>
          </w:r>
        </w:del>
        <w:r w:rsidRPr="0022223D">
          <w:t xml:space="preserve">the </w:t>
        </w:r>
      </w:ins>
      <w:ins w:id="663" w:author="Xin Li" w:date="2026-03-21T09:55:00Z" w16du:dateUtc="2026-03-21T01:55:00Z">
        <w:r w:rsidRPr="0022223D">
          <w:t xml:space="preserve">first </w:t>
        </w:r>
      </w:ins>
      <w:ins w:id="664" w:author="Dylan CHEN" w:date="2026-03-20T14:22:00Z" w16du:dateUtc="2026-03-20T06:22:00Z">
        <w:del w:id="665" w:author="Xin Li" w:date="2026-03-21T09:55:00Z" w16du:dateUtc="2026-03-21T01:55:00Z">
          <w:r w:rsidRPr="0022223D" w:rsidDel="001D1695">
            <w:delText xml:space="preserve">second </w:delText>
          </w:r>
        </w:del>
        <w:r w:rsidRPr="0022223D">
          <w:t xml:space="preserve">answer is human-generated. </w:t>
        </w:r>
      </w:ins>
      <w:ins w:id="666" w:author="Xin Li" w:date="2026-03-21T09:55:00Z" w16du:dateUtc="2026-03-21T01:55:00Z">
        <w:r w:rsidRPr="0022223D">
          <w:t>In this setting, t</w:t>
        </w:r>
      </w:ins>
      <w:ins w:id="667" w:author="Dylan CHEN" w:date="2026-03-20T14:22:00Z" w16du:dateUtc="2026-03-20T06:22:00Z">
        <w:del w:id="668" w:author="Xin Li" w:date="2026-03-21T09:55:00Z" w16du:dateUtc="2026-03-21T01:55:00Z">
          <w:r w:rsidRPr="0022223D" w:rsidDel="001D1695">
            <w:delText>T</w:delText>
          </w:r>
        </w:del>
        <w:r w:rsidRPr="0022223D">
          <w:t xml:space="preserve">he similarity score </w:t>
        </w:r>
      </w:ins>
      <w:ins w:id="669" w:author="Xin Li" w:date="2026-03-21T09:56:00Z" w16du:dateUtc="2026-03-21T01:56:00Z">
        <w:r w:rsidRPr="0022223D">
          <w:t xml:space="preserve">between the first and second questions </w:t>
        </w:r>
      </w:ins>
      <w:ins w:id="670" w:author="Dylan CHEN" w:date="2026-03-20T14:22:00Z" w16du:dateUtc="2026-03-20T06:22:00Z">
        <w:r w:rsidRPr="0022223D">
          <w:t xml:space="preserve">reflects how much the human answerer </w:t>
        </w:r>
      </w:ins>
      <w:ins w:id="671" w:author="Xin Li" w:date="2026-03-21T09:56:00Z" w16du:dateUtc="2026-03-21T01:56:00Z">
        <w:r w:rsidRPr="0022223D">
          <w:t xml:space="preserve">adjust their response if the first question changes from human answer to </w:t>
        </w:r>
      </w:ins>
      <w:ins w:id="672" w:author="Dylan CHEN" w:date="2026-03-20T14:22:00Z" w16du:dateUtc="2026-03-20T06:22:00Z">
        <w:del w:id="673" w:author="Xin Li" w:date="2026-03-21T09:56:00Z" w16du:dateUtc="2026-03-21T01:56:00Z">
          <w:r w:rsidRPr="0022223D" w:rsidDel="001D1695">
            <w:delText xml:space="preserve">differentiates from the </w:delText>
          </w:r>
        </w:del>
        <w:r w:rsidRPr="0022223D">
          <w:t xml:space="preserve">AI answer. </w:t>
        </w:r>
        <w:del w:id="674" w:author="Xin Li" w:date="2026-03-21T09:55:00Z" w16du:dateUtc="2026-03-21T01:55:00Z">
          <w:r w:rsidRPr="0022223D" w:rsidDel="001D1695">
            <w:delText xml:space="preserve">In the control group, </w:delText>
          </w:r>
        </w:del>
        <w:del w:id="675" w:author="Xin Li" w:date="2026-03-21T09:56:00Z" w16du:dateUtc="2026-03-21T01:56:00Z">
          <w:r w:rsidRPr="0022223D" w:rsidDel="001D1695">
            <w:delText xml:space="preserve">both the first and second answers are human-generated. The similarity score reflects the baseline level of differentiation between two human answers. </w:delText>
          </w:r>
        </w:del>
      </w:ins>
      <w:del w:id="676" w:author="Xin Li" w:date="2026-03-21T09:56:00Z" w16du:dateUtc="2026-03-21T01:56:00Z">
        <w:r w:rsidRPr="0022223D" w:rsidDel="001D1695">
          <w:delText xml:space="preserve">We then examine the impact of AI-generated answers on this text similarity. </w:delText>
        </w:r>
      </w:del>
    </w:p>
    <w:p w14:paraId="19025F54" w14:textId="77777777" w:rsidR="00F7692C" w:rsidRPr="0022223D" w:rsidRDefault="00F7692C" w:rsidP="00F7692C">
      <w:pPr>
        <w:pStyle w:val="Paragraph0"/>
      </w:pPr>
      <w:r w:rsidRPr="0022223D">
        <w:t>As shown in Table 1</w:t>
      </w:r>
      <w:ins w:id="677" w:author="Dylan CHEN" w:date="2026-03-20T16:23:00Z" w16du:dateUtc="2026-03-20T08:23:00Z">
        <w:r w:rsidRPr="0022223D">
          <w:t>6</w:t>
        </w:r>
      </w:ins>
      <w:del w:id="678" w:author="Dylan CHEN" w:date="2026-03-20T16:23:00Z" w16du:dateUtc="2026-03-20T08:23:00Z">
        <w:r w:rsidRPr="0022223D" w:rsidDel="00B035D3">
          <w:delText>5</w:delText>
        </w:r>
      </w:del>
      <w:r w:rsidRPr="0022223D">
        <w:t>, when the first answer is AI-generated, the similarity between the first and second answers decreases significantly (</w:t>
      </w:r>
      <w:r w:rsidRPr="0022223D">
        <w:rPr>
          <w:i/>
          <w:iCs/>
        </w:rPr>
        <w:t>β</w:t>
      </w:r>
      <w:r w:rsidRPr="0022223D">
        <w:t xml:space="preserve"> = -0.034, p &lt; 0.001), representing a 0.202 standard deviation change. One potential concern is that text length might systematically influence similarity calculations. As the first AI answer in the treatment group tends to be lengthy compared to the first human answer in the control group, we control for LLM-enabled content quality ratings and the first answer length in Column 2. This adjustment reveals an even stronger effect (</w:t>
      </w:r>
      <w:r w:rsidRPr="0022223D">
        <w:rPr>
          <w:i/>
          <w:iCs/>
        </w:rPr>
        <w:t>β</w:t>
      </w:r>
      <w:r w:rsidRPr="0022223D">
        <w:t xml:space="preserve"> = -0.132, p &lt; 0.001). This finding confirms that human answerers do differentiate their answers in the presence of AI-generated answers.</w:t>
      </w:r>
    </w:p>
    <w:p w14:paraId="0B0FCA4C" w14:textId="071AB089" w:rsidR="00F7692C" w:rsidRPr="0022223D" w:rsidDel="00C30F7D" w:rsidRDefault="00F7692C" w:rsidP="00F7692C">
      <w:pPr>
        <w:pStyle w:val="Paragraph0"/>
        <w:rPr>
          <w:moveFrom w:id="679" w:author="Xin Li" w:date="2026-05-11T11:32:00Z" w16du:dateUtc="2026-05-11T03:32:00Z"/>
        </w:rPr>
      </w:pPr>
      <w:moveFromRangeStart w:id="680" w:author="Xin Li" w:date="2026-05-11T11:32:00Z" w:name="move229391591"/>
      <w:moveFrom w:id="681" w:author="Xin Li" w:date="2026-05-11T11:32:00Z" w16du:dateUtc="2026-05-11T03:32:00Z">
        <w:r w:rsidRPr="0022223D" w:rsidDel="00C30F7D">
          <w:lastRenderedPageBreak/>
          <w:t>To examine specific differentiation dimensions that might benefit viewers, we identify three areas where humans potentially have unique advantages: incorporation of personal experiences, expression of opinionated insights, and suggestion of alternative solutions. To quantify these dimensions, we use an LLM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moveFrom>
    </w:p>
    <w:moveFromRangeEnd w:id="680"/>
    <w:p w14:paraId="77D08299" w14:textId="77777777" w:rsidR="00F7692C" w:rsidRDefault="00F7692C" w:rsidP="00F7692C">
      <w:pPr>
        <w:pStyle w:val="Paragraph0"/>
        <w:rPr>
          <w:ins w:id="682" w:author="Xin Li" w:date="2026-04-11T16:20:00Z" w16du:dateUtc="2026-04-11T08:20:00Z"/>
        </w:rPr>
      </w:pPr>
      <w:r w:rsidRPr="0022223D">
        <w:t>The results, reported in Columns 3-5 of Table 1</w:t>
      </w:r>
      <w:ins w:id="683" w:author="Dylan CHEN" w:date="2026-03-20T16:23:00Z" w16du:dateUtc="2026-03-20T08:23:00Z">
        <w:r w:rsidRPr="0022223D">
          <w:t>6</w:t>
        </w:r>
      </w:ins>
      <w:del w:id="684" w:author="Dylan CHEN" w:date="2026-03-20T16:23:00Z" w16du:dateUtc="2026-03-20T08:23:00Z">
        <w:r w:rsidRPr="0022223D" w:rsidDel="00B035D3">
          <w:delText>5</w:delText>
        </w:r>
      </w:del>
      <w:r w:rsidRPr="0022223D">
        <w:t>, indicate that AI-generated answers significantly increase the likelihood of human answers containing personal experiences (</w:t>
      </w:r>
      <w:r w:rsidRPr="0022223D">
        <w:rPr>
          <w:bCs/>
          <w:i/>
          <w:iCs/>
          <w:color w:val="000000"/>
        </w:rPr>
        <w:t>β</w:t>
      </w:r>
      <w:r w:rsidRPr="0022223D">
        <w:t xml:space="preserve"> = 0.030, p &lt; 0.01), opinionated insights (</w:t>
      </w:r>
      <w:r w:rsidRPr="0022223D">
        <w:rPr>
          <w:bCs/>
          <w:i/>
          <w:iCs/>
          <w:color w:val="000000"/>
        </w:rPr>
        <w:t>β</w:t>
      </w:r>
      <w:r w:rsidRPr="0022223D">
        <w:t xml:space="preserve"> = 0.024, p &lt; 0.05) and alternative solutions (</w:t>
      </w:r>
      <w:r w:rsidRPr="0022223D">
        <w:rPr>
          <w:bCs/>
          <w:i/>
          <w:iCs/>
          <w:color w:val="000000"/>
        </w:rPr>
        <w:t xml:space="preserve">β </w:t>
      </w:r>
      <w:r w:rsidRPr="0022223D">
        <w:t>= 0.016, p &lt; 0.05). These findings suggest that human answerers can leverage their experiential knowledge and unique cognitive abilities to adjust their responses to complement or diverge from AI-generated answers.</w:t>
      </w:r>
    </w:p>
    <w:p w14:paraId="1D6E72F6" w14:textId="77777777" w:rsidR="00FB510E" w:rsidRDefault="00FB510E" w:rsidP="00F7692C">
      <w:pPr>
        <w:pStyle w:val="Paragraph0"/>
        <w:rPr>
          <w:ins w:id="685" w:author="Xin Li" w:date="2026-04-11T16:20:00Z" w16du:dateUtc="2026-04-11T08:20:00Z"/>
        </w:rPr>
      </w:pPr>
    </w:p>
    <w:p w14:paraId="28941651" w14:textId="77777777" w:rsidR="00FB510E" w:rsidRPr="00261E78" w:rsidRDefault="00FB510E" w:rsidP="00FB510E">
      <w:pPr>
        <w:pStyle w:val="TableFiguretitle"/>
      </w:pPr>
      <w:r w:rsidRPr="00261E78">
        <w:t xml:space="preserve">Table </w:t>
      </w:r>
      <w:r>
        <w:fldChar w:fldCharType="begin"/>
      </w:r>
      <w:r>
        <w:instrText xml:space="preserve"> SEQ Table \* ARABIC </w:instrText>
      </w:r>
      <w:r>
        <w:fldChar w:fldCharType="separate"/>
      </w:r>
      <w:r>
        <w:rPr>
          <w:noProof/>
        </w:rPr>
        <w:t>16</w:t>
      </w:r>
      <w:r>
        <w:rPr>
          <w:noProof/>
        </w:rPr>
        <w:fldChar w:fldCharType="end"/>
      </w:r>
      <w:r w:rsidRPr="00261E78">
        <w:t>. Human answerers’ response to AI-generated answers</w:t>
      </w:r>
    </w:p>
    <w:tbl>
      <w:tblPr>
        <w:tblW w:w="2644" w:type="pct"/>
        <w:jc w:val="center"/>
        <w:tblLayout w:type="fixed"/>
        <w:tblLook w:val="04A0" w:firstRow="1" w:lastRow="0" w:firstColumn="1" w:lastColumn="0" w:noHBand="0" w:noVBand="1"/>
      </w:tblPr>
      <w:tblGrid>
        <w:gridCol w:w="2790"/>
        <w:gridCol w:w="1080"/>
        <w:gridCol w:w="1080"/>
      </w:tblGrid>
      <w:tr w:rsidR="00FB510E" w:rsidRPr="00261E78" w14:paraId="4B65AA1C" w14:textId="77777777" w:rsidTr="00FB510E">
        <w:trPr>
          <w:trHeight w:val="270"/>
          <w:jc w:val="center"/>
        </w:trPr>
        <w:tc>
          <w:tcPr>
            <w:tcW w:w="2790" w:type="dxa"/>
            <w:tcBorders>
              <w:top w:val="single" w:sz="12" w:space="0" w:color="auto"/>
              <w:left w:val="nil"/>
              <w:bottom w:val="nil"/>
              <w:right w:val="nil"/>
            </w:tcBorders>
            <w:noWrap/>
            <w:hideMark/>
          </w:tcPr>
          <w:p w14:paraId="5428E263" w14:textId="77777777" w:rsidR="00FB510E" w:rsidRPr="00261E78" w:rsidRDefault="00FB510E" w:rsidP="004138AC">
            <w:pPr>
              <w:jc w:val="center"/>
              <w:rPr>
                <w:rFonts w:eastAsia="DengXian"/>
                <w:sz w:val="20"/>
                <w:szCs w:val="20"/>
              </w:rPr>
            </w:pPr>
            <w:r w:rsidRPr="00261E78">
              <w:rPr>
                <w:rFonts w:eastAsia="DengXian"/>
                <w:sz w:val="20"/>
                <w:szCs w:val="20"/>
              </w:rPr>
              <w:t xml:space="preserve">　</w:t>
            </w:r>
          </w:p>
        </w:tc>
        <w:tc>
          <w:tcPr>
            <w:tcW w:w="1080" w:type="dxa"/>
            <w:tcBorders>
              <w:top w:val="single" w:sz="12" w:space="0" w:color="auto"/>
              <w:left w:val="nil"/>
              <w:bottom w:val="nil"/>
              <w:right w:val="nil"/>
            </w:tcBorders>
            <w:noWrap/>
            <w:hideMark/>
          </w:tcPr>
          <w:p w14:paraId="3F81DC50" w14:textId="77777777" w:rsidR="00FB510E" w:rsidRPr="00261E78" w:rsidRDefault="00FB510E" w:rsidP="004138AC">
            <w:pPr>
              <w:jc w:val="center"/>
              <w:rPr>
                <w:rFonts w:eastAsia="DengXian"/>
                <w:sz w:val="20"/>
                <w:szCs w:val="20"/>
              </w:rPr>
            </w:pPr>
            <w:r w:rsidRPr="00261E78">
              <w:rPr>
                <w:rFonts w:eastAsia="DengXian"/>
                <w:sz w:val="20"/>
                <w:szCs w:val="20"/>
              </w:rPr>
              <w:t>(1)</w:t>
            </w:r>
          </w:p>
        </w:tc>
        <w:tc>
          <w:tcPr>
            <w:tcW w:w="1080" w:type="dxa"/>
            <w:tcBorders>
              <w:top w:val="single" w:sz="12" w:space="0" w:color="auto"/>
              <w:left w:val="nil"/>
              <w:bottom w:val="nil"/>
              <w:right w:val="nil"/>
            </w:tcBorders>
          </w:tcPr>
          <w:p w14:paraId="73EDB590" w14:textId="77777777" w:rsidR="00FB510E" w:rsidRPr="00261E78" w:rsidRDefault="00FB510E" w:rsidP="004138AC">
            <w:pPr>
              <w:jc w:val="center"/>
              <w:rPr>
                <w:rFonts w:eastAsia="DengXian"/>
                <w:sz w:val="20"/>
                <w:szCs w:val="20"/>
              </w:rPr>
            </w:pPr>
            <w:r w:rsidRPr="00261E78">
              <w:rPr>
                <w:rFonts w:eastAsia="DengXian"/>
                <w:sz w:val="20"/>
                <w:szCs w:val="20"/>
              </w:rPr>
              <w:t>(2)</w:t>
            </w:r>
          </w:p>
        </w:tc>
      </w:tr>
      <w:tr w:rsidR="00FB510E" w:rsidRPr="00261E78" w14:paraId="7B3E6983" w14:textId="77777777" w:rsidTr="00FB510E">
        <w:trPr>
          <w:trHeight w:val="270"/>
          <w:jc w:val="center"/>
        </w:trPr>
        <w:tc>
          <w:tcPr>
            <w:tcW w:w="2790" w:type="dxa"/>
            <w:tcBorders>
              <w:top w:val="nil"/>
              <w:left w:val="nil"/>
              <w:bottom w:val="nil"/>
              <w:right w:val="nil"/>
            </w:tcBorders>
            <w:noWrap/>
            <w:hideMark/>
          </w:tcPr>
          <w:p w14:paraId="163BBFAA" w14:textId="77777777" w:rsidR="00FB510E" w:rsidRPr="00261E78" w:rsidRDefault="00FB510E" w:rsidP="004138AC">
            <w:pPr>
              <w:jc w:val="center"/>
              <w:rPr>
                <w:rFonts w:eastAsia="DengXian"/>
                <w:sz w:val="20"/>
                <w:szCs w:val="20"/>
              </w:rPr>
            </w:pPr>
          </w:p>
        </w:tc>
        <w:tc>
          <w:tcPr>
            <w:tcW w:w="2160" w:type="dxa"/>
            <w:gridSpan w:val="2"/>
            <w:tcBorders>
              <w:top w:val="nil"/>
              <w:left w:val="nil"/>
              <w:bottom w:val="single" w:sz="8" w:space="0" w:color="auto"/>
              <w:right w:val="nil"/>
            </w:tcBorders>
            <w:noWrap/>
            <w:tcMar>
              <w:left w:w="0" w:type="dxa"/>
              <w:right w:w="0" w:type="dxa"/>
            </w:tcMar>
            <w:hideMark/>
          </w:tcPr>
          <w:p w14:paraId="0D34A37E" w14:textId="77777777" w:rsidR="00FB510E" w:rsidRPr="00261E78" w:rsidRDefault="00FB510E" w:rsidP="004138AC">
            <w:pPr>
              <w:jc w:val="center"/>
              <w:rPr>
                <w:rFonts w:eastAsia="DengXian"/>
                <w:color w:val="000000"/>
                <w:sz w:val="20"/>
                <w:szCs w:val="20"/>
              </w:rPr>
            </w:pPr>
            <w:r w:rsidRPr="00261E78">
              <w:rPr>
                <w:rFonts w:eastAsia="DengXian"/>
                <w:sz w:val="20"/>
                <w:szCs w:val="20"/>
              </w:rPr>
              <w:t xml:space="preserve">DV: text similarity between the first answer and the second answer </w:t>
            </w:r>
          </w:p>
        </w:tc>
      </w:tr>
      <w:tr w:rsidR="00FB510E" w:rsidRPr="00261E78" w14:paraId="3B122194" w14:textId="77777777" w:rsidTr="00FB510E">
        <w:trPr>
          <w:trHeight w:val="270"/>
          <w:jc w:val="center"/>
        </w:trPr>
        <w:tc>
          <w:tcPr>
            <w:tcW w:w="2790" w:type="dxa"/>
            <w:vMerge w:val="restart"/>
            <w:tcBorders>
              <w:top w:val="nil"/>
              <w:left w:val="nil"/>
              <w:right w:val="nil"/>
            </w:tcBorders>
            <w:noWrap/>
            <w:hideMark/>
          </w:tcPr>
          <w:p w14:paraId="2462C525" w14:textId="77777777" w:rsidR="00FB510E" w:rsidRPr="00261E78" w:rsidRDefault="00FB510E" w:rsidP="004138AC">
            <w:pPr>
              <w:rPr>
                <w:rFonts w:eastAsia="DengXian"/>
                <w:i/>
                <w:iCs/>
                <w:sz w:val="20"/>
                <w:szCs w:val="20"/>
              </w:rPr>
            </w:pPr>
            <w:r w:rsidRPr="00261E78">
              <w:rPr>
                <w:rFonts w:eastAsia="DengXian"/>
                <w:i/>
                <w:iCs/>
                <w:sz w:val="20"/>
                <w:szCs w:val="20"/>
              </w:rPr>
              <w:t>AI</w:t>
            </w:r>
            <w:r w:rsidRPr="00261E78">
              <w:rPr>
                <w:rFonts w:eastAsia="DengXian"/>
                <w:i/>
                <w:iCs/>
                <w:sz w:val="20"/>
                <w:szCs w:val="20"/>
                <w:vertAlign w:val="subscript"/>
              </w:rPr>
              <w:t>i</w:t>
            </w:r>
          </w:p>
        </w:tc>
        <w:tc>
          <w:tcPr>
            <w:tcW w:w="1080" w:type="dxa"/>
            <w:tcBorders>
              <w:top w:val="nil"/>
              <w:left w:val="nil"/>
              <w:bottom w:val="nil"/>
              <w:right w:val="nil"/>
            </w:tcBorders>
            <w:noWrap/>
            <w:hideMark/>
          </w:tcPr>
          <w:p w14:paraId="7C31EE56" w14:textId="77777777" w:rsidR="00FB510E" w:rsidRPr="00261E78" w:rsidRDefault="00FB510E" w:rsidP="004138AC">
            <w:pPr>
              <w:jc w:val="center"/>
              <w:rPr>
                <w:rFonts w:eastAsia="DengXian"/>
                <w:sz w:val="20"/>
                <w:szCs w:val="20"/>
              </w:rPr>
            </w:pPr>
            <w:r w:rsidRPr="00261E78">
              <w:rPr>
                <w:rFonts w:eastAsia="DengXian"/>
                <w:sz w:val="20"/>
                <w:szCs w:val="20"/>
              </w:rPr>
              <w:t>-0.034***</w:t>
            </w:r>
          </w:p>
        </w:tc>
        <w:tc>
          <w:tcPr>
            <w:tcW w:w="1080" w:type="dxa"/>
            <w:tcBorders>
              <w:top w:val="nil"/>
              <w:left w:val="nil"/>
              <w:bottom w:val="nil"/>
              <w:right w:val="nil"/>
            </w:tcBorders>
          </w:tcPr>
          <w:p w14:paraId="2291478A" w14:textId="77777777" w:rsidR="00FB510E" w:rsidRPr="00261E78" w:rsidRDefault="00FB510E" w:rsidP="004138AC">
            <w:pPr>
              <w:jc w:val="center"/>
              <w:rPr>
                <w:rFonts w:eastAsia="DengXian"/>
                <w:sz w:val="20"/>
                <w:szCs w:val="20"/>
              </w:rPr>
            </w:pPr>
            <w:r w:rsidRPr="00261E78">
              <w:rPr>
                <w:rFonts w:eastAsia="DengXian"/>
                <w:sz w:val="20"/>
                <w:szCs w:val="20"/>
              </w:rPr>
              <w:t>-0.132***</w:t>
            </w:r>
          </w:p>
        </w:tc>
      </w:tr>
      <w:tr w:rsidR="00FB510E" w:rsidRPr="00261E78" w14:paraId="1CF54BE0" w14:textId="77777777" w:rsidTr="00FB510E">
        <w:trPr>
          <w:trHeight w:val="270"/>
          <w:jc w:val="center"/>
        </w:trPr>
        <w:tc>
          <w:tcPr>
            <w:tcW w:w="2790" w:type="dxa"/>
            <w:vMerge/>
            <w:tcBorders>
              <w:left w:val="nil"/>
              <w:bottom w:val="single" w:sz="8" w:space="0" w:color="auto"/>
              <w:right w:val="nil"/>
            </w:tcBorders>
            <w:noWrap/>
            <w:hideMark/>
          </w:tcPr>
          <w:p w14:paraId="419F04E8" w14:textId="77777777" w:rsidR="00FB510E" w:rsidRPr="00261E78" w:rsidRDefault="00FB510E" w:rsidP="004138AC">
            <w:pPr>
              <w:rPr>
                <w:rFonts w:eastAsia="DengXian"/>
                <w:sz w:val="20"/>
                <w:szCs w:val="20"/>
              </w:rPr>
            </w:pPr>
          </w:p>
        </w:tc>
        <w:tc>
          <w:tcPr>
            <w:tcW w:w="1080" w:type="dxa"/>
            <w:tcBorders>
              <w:top w:val="nil"/>
              <w:left w:val="nil"/>
              <w:bottom w:val="single" w:sz="8" w:space="0" w:color="auto"/>
              <w:right w:val="nil"/>
            </w:tcBorders>
            <w:noWrap/>
            <w:hideMark/>
          </w:tcPr>
          <w:p w14:paraId="0C8BFF77" w14:textId="77777777" w:rsidR="00FB510E" w:rsidRPr="00261E78" w:rsidRDefault="00FB510E" w:rsidP="004138AC">
            <w:pPr>
              <w:jc w:val="center"/>
              <w:rPr>
                <w:rFonts w:eastAsia="DengXian"/>
                <w:sz w:val="20"/>
                <w:szCs w:val="20"/>
              </w:rPr>
            </w:pPr>
            <w:r w:rsidRPr="00261E78">
              <w:rPr>
                <w:rFonts w:eastAsia="DengXian"/>
                <w:sz w:val="20"/>
                <w:szCs w:val="20"/>
              </w:rPr>
              <w:t>(0.011)</w:t>
            </w:r>
          </w:p>
        </w:tc>
        <w:tc>
          <w:tcPr>
            <w:tcW w:w="1080" w:type="dxa"/>
            <w:tcBorders>
              <w:top w:val="nil"/>
              <w:left w:val="nil"/>
              <w:bottom w:val="single" w:sz="8" w:space="0" w:color="auto"/>
              <w:right w:val="nil"/>
            </w:tcBorders>
          </w:tcPr>
          <w:p w14:paraId="71D44122" w14:textId="77777777" w:rsidR="00FB510E" w:rsidRPr="00261E78" w:rsidRDefault="00FB510E" w:rsidP="004138AC">
            <w:pPr>
              <w:jc w:val="center"/>
              <w:rPr>
                <w:rFonts w:eastAsia="DengXian"/>
                <w:sz w:val="20"/>
                <w:szCs w:val="20"/>
              </w:rPr>
            </w:pPr>
            <w:r w:rsidRPr="00261E78">
              <w:rPr>
                <w:rFonts w:eastAsia="DengXian"/>
                <w:sz w:val="20"/>
                <w:szCs w:val="20"/>
              </w:rPr>
              <w:t>(0.017)</w:t>
            </w:r>
          </w:p>
        </w:tc>
      </w:tr>
      <w:tr w:rsidR="00FB510E" w:rsidRPr="00261E78" w14:paraId="1C09BE54" w14:textId="77777777" w:rsidTr="00FB510E">
        <w:trPr>
          <w:trHeight w:val="260"/>
          <w:jc w:val="center"/>
        </w:trPr>
        <w:tc>
          <w:tcPr>
            <w:tcW w:w="2790" w:type="dxa"/>
            <w:tcBorders>
              <w:top w:val="nil"/>
              <w:left w:val="nil"/>
              <w:bottom w:val="nil"/>
              <w:right w:val="nil"/>
            </w:tcBorders>
            <w:noWrap/>
            <w:hideMark/>
          </w:tcPr>
          <w:p w14:paraId="096C80B6" w14:textId="77777777" w:rsidR="00FB510E" w:rsidRPr="00261E78" w:rsidRDefault="00FB510E" w:rsidP="004138AC">
            <w:pPr>
              <w:rPr>
                <w:rFonts w:eastAsia="DengXian"/>
                <w:sz w:val="20"/>
                <w:szCs w:val="20"/>
              </w:rPr>
            </w:pPr>
            <w:r w:rsidRPr="00261E78">
              <w:rPr>
                <w:rFonts w:eastAsia="DengXian"/>
                <w:sz w:val="20"/>
                <w:szCs w:val="20"/>
              </w:rPr>
              <w:t>question timing FE</w:t>
            </w:r>
          </w:p>
        </w:tc>
        <w:tc>
          <w:tcPr>
            <w:tcW w:w="1080" w:type="dxa"/>
            <w:tcBorders>
              <w:top w:val="nil"/>
              <w:left w:val="nil"/>
              <w:bottom w:val="nil"/>
              <w:right w:val="nil"/>
            </w:tcBorders>
            <w:noWrap/>
            <w:vAlign w:val="center"/>
            <w:hideMark/>
          </w:tcPr>
          <w:p w14:paraId="2292704E" w14:textId="77777777" w:rsidR="00FB510E" w:rsidRPr="00261E78" w:rsidRDefault="00FB510E" w:rsidP="004138AC">
            <w:pPr>
              <w:jc w:val="center"/>
              <w:rPr>
                <w:rFonts w:eastAsia="DengXian"/>
                <w:sz w:val="20"/>
                <w:szCs w:val="20"/>
              </w:rPr>
            </w:pPr>
            <w:r w:rsidRPr="00261E78">
              <w:rPr>
                <w:rFonts w:eastAsia="DengXian"/>
                <w:sz w:val="20"/>
                <w:szCs w:val="20"/>
              </w:rPr>
              <w:t>√</w:t>
            </w:r>
          </w:p>
        </w:tc>
        <w:tc>
          <w:tcPr>
            <w:tcW w:w="1080" w:type="dxa"/>
            <w:tcBorders>
              <w:top w:val="nil"/>
              <w:left w:val="nil"/>
              <w:bottom w:val="nil"/>
              <w:right w:val="nil"/>
            </w:tcBorders>
            <w:vAlign w:val="center"/>
          </w:tcPr>
          <w:p w14:paraId="66EB1DED" w14:textId="77777777" w:rsidR="00FB510E" w:rsidRPr="00261E78" w:rsidRDefault="00FB510E" w:rsidP="004138AC">
            <w:pPr>
              <w:jc w:val="center"/>
              <w:rPr>
                <w:rFonts w:eastAsia="DengXian"/>
                <w:sz w:val="20"/>
                <w:szCs w:val="20"/>
              </w:rPr>
            </w:pPr>
            <w:r w:rsidRPr="00261E78">
              <w:rPr>
                <w:rFonts w:eastAsia="DengXian"/>
                <w:sz w:val="20"/>
                <w:szCs w:val="20"/>
              </w:rPr>
              <w:t>√</w:t>
            </w:r>
          </w:p>
        </w:tc>
      </w:tr>
      <w:tr w:rsidR="00FB510E" w:rsidRPr="00261E78" w14:paraId="402AA231" w14:textId="77777777" w:rsidTr="00FB510E">
        <w:trPr>
          <w:trHeight w:val="260"/>
          <w:jc w:val="center"/>
        </w:trPr>
        <w:tc>
          <w:tcPr>
            <w:tcW w:w="2790" w:type="dxa"/>
            <w:tcBorders>
              <w:top w:val="nil"/>
              <w:left w:val="nil"/>
              <w:bottom w:val="nil"/>
              <w:right w:val="nil"/>
            </w:tcBorders>
            <w:noWrap/>
          </w:tcPr>
          <w:p w14:paraId="3CD754F0" w14:textId="77777777" w:rsidR="00FB510E" w:rsidRPr="00261E78" w:rsidRDefault="00FB510E" w:rsidP="004138AC">
            <w:pPr>
              <w:rPr>
                <w:rFonts w:eastAsia="DengXian"/>
                <w:sz w:val="20"/>
                <w:szCs w:val="20"/>
              </w:rPr>
            </w:pPr>
            <w:r w:rsidRPr="00261E78">
              <w:rPr>
                <w:rFonts w:eastAsia="DengXian"/>
                <w:sz w:val="20"/>
                <w:szCs w:val="20"/>
              </w:rPr>
              <w:t>controlling for LLM-enabled content quality ratings and length of the first answer</w:t>
            </w:r>
          </w:p>
        </w:tc>
        <w:tc>
          <w:tcPr>
            <w:tcW w:w="1080" w:type="dxa"/>
            <w:tcBorders>
              <w:top w:val="nil"/>
              <w:left w:val="nil"/>
              <w:bottom w:val="nil"/>
              <w:right w:val="nil"/>
            </w:tcBorders>
            <w:noWrap/>
            <w:vAlign w:val="center"/>
          </w:tcPr>
          <w:p w14:paraId="2BE24C69" w14:textId="77777777" w:rsidR="00FB510E" w:rsidRPr="00261E78" w:rsidRDefault="00FB510E" w:rsidP="004138AC">
            <w:pPr>
              <w:jc w:val="center"/>
              <w:rPr>
                <w:rFonts w:eastAsia="DengXian"/>
                <w:sz w:val="20"/>
                <w:szCs w:val="20"/>
              </w:rPr>
            </w:pPr>
          </w:p>
        </w:tc>
        <w:tc>
          <w:tcPr>
            <w:tcW w:w="1080" w:type="dxa"/>
            <w:tcBorders>
              <w:top w:val="nil"/>
              <w:left w:val="nil"/>
              <w:bottom w:val="nil"/>
              <w:right w:val="nil"/>
            </w:tcBorders>
            <w:vAlign w:val="center"/>
          </w:tcPr>
          <w:p w14:paraId="239A2E17" w14:textId="77777777" w:rsidR="00FB510E" w:rsidRPr="00261E78" w:rsidRDefault="00FB510E" w:rsidP="004138AC">
            <w:pPr>
              <w:jc w:val="center"/>
              <w:rPr>
                <w:rFonts w:eastAsia="DengXian"/>
                <w:sz w:val="20"/>
                <w:szCs w:val="20"/>
              </w:rPr>
            </w:pPr>
            <w:r w:rsidRPr="00261E78">
              <w:rPr>
                <w:rFonts w:eastAsia="DengXian"/>
                <w:sz w:val="20"/>
                <w:szCs w:val="20"/>
              </w:rPr>
              <w:t>√</w:t>
            </w:r>
          </w:p>
        </w:tc>
      </w:tr>
      <w:tr w:rsidR="00FB510E" w:rsidRPr="00261E78" w14:paraId="114378E4" w14:textId="77777777" w:rsidTr="00FB510E">
        <w:trPr>
          <w:trHeight w:val="270"/>
          <w:jc w:val="center"/>
        </w:trPr>
        <w:tc>
          <w:tcPr>
            <w:tcW w:w="2790" w:type="dxa"/>
            <w:tcBorders>
              <w:top w:val="nil"/>
              <w:left w:val="nil"/>
              <w:bottom w:val="single" w:sz="8" w:space="0" w:color="auto"/>
              <w:right w:val="nil"/>
            </w:tcBorders>
            <w:noWrap/>
            <w:hideMark/>
          </w:tcPr>
          <w:p w14:paraId="3E9CFDEE" w14:textId="77777777" w:rsidR="00FB510E" w:rsidRPr="00261E78" w:rsidRDefault="00FB510E" w:rsidP="004138AC">
            <w:pPr>
              <w:rPr>
                <w:rFonts w:eastAsia="DengXian"/>
                <w:sz w:val="20"/>
                <w:szCs w:val="20"/>
              </w:rPr>
            </w:pPr>
            <w:r w:rsidRPr="00261E78">
              <w:rPr>
                <w:rFonts w:eastAsia="DengXian"/>
                <w:sz w:val="20"/>
                <w:szCs w:val="20"/>
              </w:rPr>
              <w:t>controls</w:t>
            </w:r>
          </w:p>
        </w:tc>
        <w:tc>
          <w:tcPr>
            <w:tcW w:w="1080" w:type="dxa"/>
            <w:tcBorders>
              <w:top w:val="nil"/>
              <w:left w:val="nil"/>
              <w:bottom w:val="single" w:sz="8" w:space="0" w:color="auto"/>
              <w:right w:val="nil"/>
            </w:tcBorders>
            <w:noWrap/>
            <w:hideMark/>
          </w:tcPr>
          <w:p w14:paraId="27C65BEB" w14:textId="77777777" w:rsidR="00FB510E" w:rsidRPr="00261E78" w:rsidRDefault="00FB510E" w:rsidP="004138AC">
            <w:pPr>
              <w:jc w:val="center"/>
              <w:rPr>
                <w:rFonts w:eastAsia="DengXian"/>
                <w:sz w:val="20"/>
                <w:szCs w:val="20"/>
              </w:rPr>
            </w:pPr>
            <w:r w:rsidRPr="00261E78">
              <w:rPr>
                <w:rFonts w:eastAsia="DengXian"/>
                <w:sz w:val="20"/>
                <w:szCs w:val="20"/>
              </w:rPr>
              <w:t>√</w:t>
            </w:r>
          </w:p>
        </w:tc>
        <w:tc>
          <w:tcPr>
            <w:tcW w:w="1080" w:type="dxa"/>
            <w:tcBorders>
              <w:top w:val="nil"/>
              <w:left w:val="nil"/>
              <w:bottom w:val="single" w:sz="8" w:space="0" w:color="auto"/>
              <w:right w:val="nil"/>
            </w:tcBorders>
          </w:tcPr>
          <w:p w14:paraId="7FC112A5" w14:textId="77777777" w:rsidR="00FB510E" w:rsidRPr="00261E78" w:rsidRDefault="00FB510E" w:rsidP="004138AC">
            <w:pPr>
              <w:jc w:val="center"/>
              <w:rPr>
                <w:rFonts w:eastAsia="DengXian"/>
                <w:sz w:val="20"/>
                <w:szCs w:val="20"/>
              </w:rPr>
            </w:pPr>
            <w:r w:rsidRPr="00261E78">
              <w:rPr>
                <w:rFonts w:eastAsia="DengXian"/>
                <w:sz w:val="20"/>
                <w:szCs w:val="20"/>
              </w:rPr>
              <w:t>√</w:t>
            </w:r>
          </w:p>
        </w:tc>
      </w:tr>
      <w:tr w:rsidR="00FB510E" w:rsidRPr="00261E78" w14:paraId="1999EB5D" w14:textId="77777777" w:rsidTr="00FB510E">
        <w:trPr>
          <w:trHeight w:val="283"/>
          <w:jc w:val="center"/>
        </w:trPr>
        <w:tc>
          <w:tcPr>
            <w:tcW w:w="2790" w:type="dxa"/>
            <w:tcBorders>
              <w:top w:val="single" w:sz="8" w:space="0" w:color="auto"/>
              <w:left w:val="nil"/>
              <w:bottom w:val="single" w:sz="12" w:space="0" w:color="auto"/>
              <w:right w:val="nil"/>
            </w:tcBorders>
            <w:noWrap/>
            <w:hideMark/>
          </w:tcPr>
          <w:p w14:paraId="64817135" w14:textId="77777777" w:rsidR="00FB510E" w:rsidRPr="00261E78" w:rsidRDefault="00FB510E" w:rsidP="004138AC">
            <w:pPr>
              <w:rPr>
                <w:rFonts w:eastAsia="DengXian"/>
                <w:sz w:val="20"/>
                <w:szCs w:val="20"/>
              </w:rPr>
            </w:pPr>
            <w:r w:rsidRPr="00261E78">
              <w:rPr>
                <w:rFonts w:eastAsia="DengXian"/>
                <w:sz w:val="20"/>
                <w:szCs w:val="20"/>
              </w:rPr>
              <w:t>N</w:t>
            </w:r>
          </w:p>
        </w:tc>
        <w:tc>
          <w:tcPr>
            <w:tcW w:w="1080" w:type="dxa"/>
            <w:tcBorders>
              <w:top w:val="single" w:sz="8" w:space="0" w:color="auto"/>
              <w:left w:val="nil"/>
              <w:bottom w:val="single" w:sz="12" w:space="0" w:color="auto"/>
              <w:right w:val="nil"/>
            </w:tcBorders>
            <w:noWrap/>
            <w:hideMark/>
          </w:tcPr>
          <w:p w14:paraId="54E0E8CD" w14:textId="77777777" w:rsidR="00FB510E" w:rsidRPr="00261E78" w:rsidRDefault="00FB510E" w:rsidP="004138AC">
            <w:pPr>
              <w:jc w:val="center"/>
              <w:rPr>
                <w:rFonts w:eastAsia="DengXian"/>
                <w:sz w:val="20"/>
                <w:szCs w:val="20"/>
              </w:rPr>
            </w:pPr>
            <w:r w:rsidRPr="00261E78">
              <w:rPr>
                <w:rFonts w:eastAsia="DengXian"/>
                <w:sz w:val="20"/>
                <w:szCs w:val="20"/>
              </w:rPr>
              <w:t>1,058</w:t>
            </w:r>
          </w:p>
        </w:tc>
        <w:tc>
          <w:tcPr>
            <w:tcW w:w="1080" w:type="dxa"/>
            <w:tcBorders>
              <w:top w:val="single" w:sz="8" w:space="0" w:color="auto"/>
              <w:left w:val="nil"/>
              <w:bottom w:val="single" w:sz="12" w:space="0" w:color="auto"/>
              <w:right w:val="nil"/>
            </w:tcBorders>
          </w:tcPr>
          <w:p w14:paraId="534FE58D" w14:textId="77777777" w:rsidR="00FB510E" w:rsidRPr="00261E78" w:rsidRDefault="00FB510E" w:rsidP="004138AC">
            <w:pPr>
              <w:jc w:val="center"/>
              <w:rPr>
                <w:rFonts w:eastAsia="DengXian"/>
                <w:sz w:val="20"/>
                <w:szCs w:val="20"/>
              </w:rPr>
            </w:pPr>
            <w:r w:rsidRPr="00261E78">
              <w:rPr>
                <w:rFonts w:eastAsia="DengXian"/>
                <w:sz w:val="20"/>
                <w:szCs w:val="20"/>
              </w:rPr>
              <w:t>1,055</w:t>
            </w:r>
          </w:p>
        </w:tc>
      </w:tr>
    </w:tbl>
    <w:p w14:paraId="40E7051C" w14:textId="77777777" w:rsidR="00FB510E" w:rsidRDefault="00FB510E" w:rsidP="00FB510E">
      <w:pPr>
        <w:pStyle w:val="Notes"/>
      </w:pPr>
      <w:r w:rsidRPr="00261E78">
        <w:t>Notes: 1. ***p&lt;0.001; **p&lt;0.01; *p&lt;0.05.</w:t>
      </w:r>
      <w:r w:rsidRPr="00261E78" w:rsidDel="000C39A2">
        <w:t xml:space="preserve"> </w:t>
      </w:r>
      <w:r w:rsidRPr="00261E78">
        <w:br/>
        <w:t>2. Question timing FE indicates the date on which the question was posted.</w:t>
      </w:r>
    </w:p>
    <w:p w14:paraId="2760DB10" w14:textId="77777777" w:rsidR="00FB510E" w:rsidRPr="0022223D" w:rsidRDefault="00FB510E" w:rsidP="00F7692C">
      <w:pPr>
        <w:pStyle w:val="Paragraph0"/>
      </w:pPr>
    </w:p>
    <w:p w14:paraId="152F223E" w14:textId="77777777" w:rsidR="00F7692C" w:rsidRPr="0022223D" w:rsidRDefault="00F7692C" w:rsidP="00F7692C">
      <w:pPr>
        <w:pStyle w:val="TableFiguretitle"/>
      </w:pPr>
      <w:bookmarkStart w:id="686" w:name="_Ref194135344"/>
      <w:r w:rsidRPr="0022223D">
        <w:t xml:space="preserve">Table </w:t>
      </w:r>
      <w:r>
        <w:fldChar w:fldCharType="begin"/>
      </w:r>
      <w:r>
        <w:instrText xml:space="preserve"> SEQ Table \* ARABIC </w:instrText>
      </w:r>
      <w:r>
        <w:fldChar w:fldCharType="separate"/>
      </w:r>
      <w:ins w:id="687" w:author="Dylan CHEN" w:date="2026-03-20T16:23:00Z" w16du:dateUtc="2026-03-20T08:23:00Z">
        <w:r w:rsidRPr="0022223D">
          <w:t>16</w:t>
        </w:r>
      </w:ins>
      <w:del w:id="688" w:author="Dylan CHEN" w:date="2026-03-20T16:23:00Z" w16du:dateUtc="2026-03-20T08:23:00Z">
        <w:r w:rsidRPr="0022223D" w:rsidDel="00B035D3">
          <w:delText>15</w:delText>
        </w:r>
      </w:del>
      <w:r>
        <w:fldChar w:fldCharType="end"/>
      </w:r>
      <w:bookmarkEnd w:id="686"/>
      <w:r w:rsidRPr="0022223D">
        <w:t>. Human answerers’ response to AI-generated answers</w:t>
      </w:r>
    </w:p>
    <w:tbl>
      <w:tblPr>
        <w:tblW w:w="3846" w:type="pct"/>
        <w:jc w:val="center"/>
        <w:tblLayout w:type="fixed"/>
        <w:tblLook w:val="04A0" w:firstRow="1" w:lastRow="0" w:firstColumn="1" w:lastColumn="0" w:noHBand="0" w:noVBand="1"/>
        <w:tblPrChange w:id="689" w:author="Xin Li" w:date="2026-04-11T10:46:00Z" w16du:dateUtc="2026-04-11T02:46:00Z">
          <w:tblPr>
            <w:tblW w:w="5000" w:type="pct"/>
            <w:jc w:val="center"/>
            <w:tblLayout w:type="fixed"/>
            <w:tblLook w:val="04A0" w:firstRow="1" w:lastRow="0" w:firstColumn="1" w:lastColumn="0" w:noHBand="0" w:noVBand="1"/>
          </w:tblPr>
        </w:tblPrChange>
      </w:tblPr>
      <w:tblGrid>
        <w:gridCol w:w="2790"/>
        <w:gridCol w:w="1441"/>
        <w:gridCol w:w="1425"/>
        <w:gridCol w:w="1544"/>
        <w:tblGridChange w:id="690">
          <w:tblGrid>
            <w:gridCol w:w="2790"/>
            <w:gridCol w:w="1441"/>
            <w:gridCol w:w="1425"/>
            <w:gridCol w:w="1544"/>
          </w:tblGrid>
        </w:tblGridChange>
      </w:tblGrid>
      <w:tr w:rsidR="00BE0AC0" w:rsidRPr="0022223D" w14:paraId="02223BBE" w14:textId="77777777" w:rsidTr="00BE0AC0">
        <w:trPr>
          <w:trHeight w:val="270"/>
          <w:jc w:val="center"/>
          <w:trPrChange w:id="691" w:author="Xin Li" w:date="2026-04-11T10:46:00Z" w16du:dateUtc="2026-04-11T02:46:00Z">
            <w:trPr>
              <w:trHeight w:val="270"/>
              <w:jc w:val="center"/>
            </w:trPr>
          </w:trPrChange>
        </w:trPr>
        <w:tc>
          <w:tcPr>
            <w:tcW w:w="2790" w:type="dxa"/>
            <w:tcBorders>
              <w:top w:val="single" w:sz="12" w:space="0" w:color="auto"/>
              <w:left w:val="nil"/>
              <w:bottom w:val="nil"/>
              <w:right w:val="nil"/>
            </w:tcBorders>
            <w:noWrap/>
            <w:hideMark/>
            <w:tcPrChange w:id="692" w:author="Xin Li" w:date="2026-04-11T10:46:00Z" w16du:dateUtc="2026-04-11T02:46:00Z">
              <w:tcPr>
                <w:tcW w:w="2790" w:type="dxa"/>
                <w:tcBorders>
                  <w:top w:val="single" w:sz="12" w:space="0" w:color="auto"/>
                  <w:left w:val="nil"/>
                  <w:bottom w:val="nil"/>
                  <w:right w:val="nil"/>
                </w:tcBorders>
                <w:noWrap/>
                <w:hideMark/>
              </w:tcPr>
            </w:tcPrChange>
          </w:tcPr>
          <w:p w14:paraId="4C416556" w14:textId="77777777" w:rsidR="00BE0AC0" w:rsidRPr="0022223D" w:rsidRDefault="00BE0AC0" w:rsidP="00E16334">
            <w:pPr>
              <w:jc w:val="center"/>
              <w:rPr>
                <w:rFonts w:eastAsia="DengXian"/>
                <w:sz w:val="20"/>
                <w:szCs w:val="20"/>
              </w:rPr>
            </w:pPr>
            <w:r w:rsidRPr="0022223D">
              <w:rPr>
                <w:rFonts w:eastAsia="DengXian"/>
                <w:sz w:val="20"/>
                <w:szCs w:val="20"/>
              </w:rPr>
              <w:t xml:space="preserve">　</w:t>
            </w:r>
          </w:p>
        </w:tc>
        <w:tc>
          <w:tcPr>
            <w:tcW w:w="1441" w:type="dxa"/>
            <w:tcBorders>
              <w:top w:val="single" w:sz="12" w:space="0" w:color="auto"/>
              <w:left w:val="nil"/>
              <w:bottom w:val="nil"/>
              <w:right w:val="nil"/>
            </w:tcBorders>
            <w:noWrap/>
            <w:hideMark/>
            <w:tcPrChange w:id="693" w:author="Xin Li" w:date="2026-04-11T10:46:00Z" w16du:dateUtc="2026-04-11T02:46:00Z">
              <w:tcPr>
                <w:tcW w:w="1441" w:type="dxa"/>
                <w:tcBorders>
                  <w:top w:val="single" w:sz="12" w:space="0" w:color="auto"/>
                  <w:left w:val="nil"/>
                  <w:bottom w:val="nil"/>
                  <w:right w:val="nil"/>
                </w:tcBorders>
                <w:noWrap/>
                <w:hideMark/>
              </w:tcPr>
            </w:tcPrChange>
          </w:tcPr>
          <w:p w14:paraId="3343B7B2" w14:textId="77777777" w:rsidR="00BE0AC0" w:rsidRPr="0022223D" w:rsidRDefault="00BE0AC0" w:rsidP="00E16334">
            <w:pPr>
              <w:jc w:val="center"/>
              <w:rPr>
                <w:rFonts w:eastAsia="DengXian"/>
                <w:sz w:val="20"/>
                <w:szCs w:val="20"/>
              </w:rPr>
            </w:pPr>
            <w:r w:rsidRPr="0022223D">
              <w:rPr>
                <w:rFonts w:eastAsia="DengXian"/>
                <w:sz w:val="20"/>
                <w:szCs w:val="20"/>
              </w:rPr>
              <w:t>(3)</w:t>
            </w:r>
          </w:p>
        </w:tc>
        <w:tc>
          <w:tcPr>
            <w:tcW w:w="1425" w:type="dxa"/>
            <w:tcBorders>
              <w:top w:val="single" w:sz="12" w:space="0" w:color="auto"/>
              <w:left w:val="nil"/>
              <w:bottom w:val="nil"/>
              <w:right w:val="nil"/>
            </w:tcBorders>
            <w:noWrap/>
            <w:hideMark/>
            <w:tcPrChange w:id="694" w:author="Xin Li" w:date="2026-04-11T10:46:00Z" w16du:dateUtc="2026-04-11T02:46:00Z">
              <w:tcPr>
                <w:tcW w:w="1425" w:type="dxa"/>
                <w:tcBorders>
                  <w:top w:val="single" w:sz="12" w:space="0" w:color="auto"/>
                  <w:left w:val="nil"/>
                  <w:bottom w:val="nil"/>
                  <w:right w:val="nil"/>
                </w:tcBorders>
                <w:noWrap/>
                <w:hideMark/>
              </w:tcPr>
            </w:tcPrChange>
          </w:tcPr>
          <w:p w14:paraId="47EAE661" w14:textId="77777777" w:rsidR="00BE0AC0" w:rsidRPr="0022223D" w:rsidRDefault="00BE0AC0" w:rsidP="00E16334">
            <w:pPr>
              <w:jc w:val="center"/>
              <w:rPr>
                <w:rFonts w:eastAsia="DengXian"/>
                <w:sz w:val="20"/>
                <w:szCs w:val="20"/>
              </w:rPr>
            </w:pPr>
            <w:r w:rsidRPr="0022223D">
              <w:rPr>
                <w:rFonts w:eastAsia="DengXian"/>
                <w:sz w:val="20"/>
                <w:szCs w:val="20"/>
              </w:rPr>
              <w:t>(4)</w:t>
            </w:r>
          </w:p>
        </w:tc>
        <w:tc>
          <w:tcPr>
            <w:tcW w:w="1544" w:type="dxa"/>
            <w:tcBorders>
              <w:top w:val="single" w:sz="12" w:space="0" w:color="auto"/>
              <w:left w:val="nil"/>
              <w:bottom w:val="nil"/>
              <w:right w:val="nil"/>
            </w:tcBorders>
            <w:noWrap/>
            <w:hideMark/>
            <w:tcPrChange w:id="695" w:author="Xin Li" w:date="2026-04-11T10:46:00Z" w16du:dateUtc="2026-04-11T02:46:00Z">
              <w:tcPr>
                <w:tcW w:w="1544" w:type="dxa"/>
                <w:tcBorders>
                  <w:top w:val="single" w:sz="12" w:space="0" w:color="auto"/>
                  <w:left w:val="nil"/>
                  <w:bottom w:val="nil"/>
                  <w:right w:val="nil"/>
                </w:tcBorders>
                <w:noWrap/>
                <w:hideMark/>
              </w:tcPr>
            </w:tcPrChange>
          </w:tcPr>
          <w:p w14:paraId="1994F25B" w14:textId="77777777" w:rsidR="00BE0AC0" w:rsidRPr="0022223D" w:rsidRDefault="00BE0AC0" w:rsidP="00E16334">
            <w:pPr>
              <w:jc w:val="center"/>
              <w:rPr>
                <w:rFonts w:eastAsia="DengXian"/>
                <w:sz w:val="20"/>
                <w:szCs w:val="20"/>
              </w:rPr>
            </w:pPr>
            <w:r w:rsidRPr="0022223D">
              <w:rPr>
                <w:rFonts w:eastAsia="DengXian"/>
                <w:sz w:val="20"/>
                <w:szCs w:val="20"/>
              </w:rPr>
              <w:t>(5)</w:t>
            </w:r>
          </w:p>
        </w:tc>
      </w:tr>
      <w:tr w:rsidR="00BE0AC0" w:rsidRPr="0022223D" w14:paraId="182189BC" w14:textId="77777777" w:rsidTr="00BE0AC0">
        <w:trPr>
          <w:trHeight w:val="270"/>
          <w:jc w:val="center"/>
          <w:trPrChange w:id="696" w:author="Xin Li" w:date="2026-04-11T10:46:00Z" w16du:dateUtc="2026-04-11T02:46:00Z">
            <w:trPr>
              <w:trHeight w:val="270"/>
              <w:jc w:val="center"/>
            </w:trPr>
          </w:trPrChange>
        </w:trPr>
        <w:tc>
          <w:tcPr>
            <w:tcW w:w="2790" w:type="dxa"/>
            <w:tcBorders>
              <w:top w:val="nil"/>
              <w:left w:val="nil"/>
              <w:bottom w:val="nil"/>
              <w:right w:val="nil"/>
            </w:tcBorders>
            <w:noWrap/>
            <w:hideMark/>
            <w:tcPrChange w:id="697" w:author="Xin Li" w:date="2026-04-11T10:46:00Z" w16du:dateUtc="2026-04-11T02:46:00Z">
              <w:tcPr>
                <w:tcW w:w="2790" w:type="dxa"/>
                <w:tcBorders>
                  <w:top w:val="nil"/>
                  <w:left w:val="nil"/>
                  <w:bottom w:val="nil"/>
                  <w:right w:val="nil"/>
                </w:tcBorders>
                <w:noWrap/>
                <w:hideMark/>
              </w:tcPr>
            </w:tcPrChange>
          </w:tcPr>
          <w:p w14:paraId="765AA1B7" w14:textId="77777777" w:rsidR="00BE0AC0" w:rsidRPr="0022223D" w:rsidRDefault="00BE0AC0" w:rsidP="00E16334">
            <w:pPr>
              <w:jc w:val="center"/>
              <w:rPr>
                <w:rFonts w:eastAsia="DengXian"/>
                <w:sz w:val="20"/>
                <w:szCs w:val="20"/>
              </w:rPr>
            </w:pPr>
          </w:p>
        </w:tc>
        <w:tc>
          <w:tcPr>
            <w:tcW w:w="1441" w:type="dxa"/>
            <w:tcBorders>
              <w:top w:val="nil"/>
              <w:left w:val="nil"/>
              <w:bottom w:val="single" w:sz="8" w:space="0" w:color="auto"/>
              <w:right w:val="nil"/>
            </w:tcBorders>
            <w:noWrap/>
            <w:tcMar>
              <w:left w:w="0" w:type="dxa"/>
              <w:right w:w="0" w:type="dxa"/>
            </w:tcMar>
            <w:hideMark/>
            <w:tcPrChange w:id="698" w:author="Xin Li" w:date="2026-04-11T10:46:00Z" w16du:dateUtc="2026-04-11T02:46:00Z">
              <w:tcPr>
                <w:tcW w:w="1441" w:type="dxa"/>
                <w:tcBorders>
                  <w:top w:val="nil"/>
                  <w:left w:val="nil"/>
                  <w:bottom w:val="single" w:sz="8" w:space="0" w:color="auto"/>
                  <w:right w:val="nil"/>
                </w:tcBorders>
                <w:noWrap/>
                <w:tcMar>
                  <w:left w:w="0" w:type="dxa"/>
                  <w:right w:w="0" w:type="dxa"/>
                </w:tcMar>
                <w:hideMark/>
              </w:tcPr>
            </w:tcPrChange>
          </w:tcPr>
          <w:p w14:paraId="6D1A904D" w14:textId="77777777" w:rsidR="00BE0AC0" w:rsidRPr="0022223D" w:rsidRDefault="00BE0AC0" w:rsidP="00E16334">
            <w:pPr>
              <w:jc w:val="center"/>
              <w:rPr>
                <w:rFonts w:eastAsia="DengXian"/>
                <w:color w:val="000000"/>
                <w:sz w:val="20"/>
                <w:szCs w:val="20"/>
              </w:rPr>
            </w:pPr>
            <w:r w:rsidRPr="0022223D">
              <w:rPr>
                <w:rFonts w:eastAsia="DengXian"/>
                <w:color w:val="000000"/>
                <w:sz w:val="20"/>
                <w:szCs w:val="20"/>
              </w:rPr>
              <w:t>DV: whether the answer contains personal experience</w:t>
            </w:r>
          </w:p>
        </w:tc>
        <w:tc>
          <w:tcPr>
            <w:tcW w:w="1425" w:type="dxa"/>
            <w:tcBorders>
              <w:top w:val="nil"/>
              <w:left w:val="nil"/>
              <w:bottom w:val="single" w:sz="8" w:space="0" w:color="auto"/>
              <w:right w:val="nil"/>
            </w:tcBorders>
            <w:noWrap/>
            <w:tcMar>
              <w:left w:w="0" w:type="dxa"/>
              <w:right w:w="0" w:type="dxa"/>
            </w:tcMar>
            <w:hideMark/>
            <w:tcPrChange w:id="699" w:author="Xin Li" w:date="2026-04-11T10:46:00Z" w16du:dateUtc="2026-04-11T02:46:00Z">
              <w:tcPr>
                <w:tcW w:w="1425" w:type="dxa"/>
                <w:tcBorders>
                  <w:top w:val="nil"/>
                  <w:left w:val="nil"/>
                  <w:bottom w:val="single" w:sz="8" w:space="0" w:color="auto"/>
                  <w:right w:val="nil"/>
                </w:tcBorders>
                <w:noWrap/>
                <w:tcMar>
                  <w:left w:w="0" w:type="dxa"/>
                  <w:right w:w="0" w:type="dxa"/>
                </w:tcMar>
                <w:hideMark/>
              </w:tcPr>
            </w:tcPrChange>
          </w:tcPr>
          <w:p w14:paraId="2F1EBE3A" w14:textId="77777777" w:rsidR="00BE0AC0" w:rsidRPr="0022223D" w:rsidRDefault="00BE0AC0" w:rsidP="00E16334">
            <w:pPr>
              <w:jc w:val="center"/>
              <w:rPr>
                <w:rFonts w:eastAsia="DengXian"/>
                <w:color w:val="000000"/>
                <w:sz w:val="20"/>
                <w:szCs w:val="20"/>
              </w:rPr>
            </w:pPr>
            <w:r w:rsidRPr="0022223D">
              <w:rPr>
                <w:rFonts w:eastAsia="DengXian"/>
                <w:color w:val="000000"/>
                <w:sz w:val="20"/>
                <w:szCs w:val="20"/>
              </w:rPr>
              <w:t>DV: whether the answer contains opinionated insights</w:t>
            </w:r>
          </w:p>
        </w:tc>
        <w:tc>
          <w:tcPr>
            <w:tcW w:w="1544" w:type="dxa"/>
            <w:tcBorders>
              <w:top w:val="nil"/>
              <w:left w:val="nil"/>
              <w:bottom w:val="single" w:sz="8" w:space="0" w:color="auto"/>
              <w:right w:val="nil"/>
            </w:tcBorders>
            <w:noWrap/>
            <w:tcMar>
              <w:left w:w="0" w:type="dxa"/>
              <w:right w:w="0" w:type="dxa"/>
            </w:tcMar>
            <w:hideMark/>
            <w:tcPrChange w:id="700" w:author="Xin Li" w:date="2026-04-11T10:46:00Z" w16du:dateUtc="2026-04-11T02:46:00Z">
              <w:tcPr>
                <w:tcW w:w="1544" w:type="dxa"/>
                <w:tcBorders>
                  <w:top w:val="nil"/>
                  <w:left w:val="nil"/>
                  <w:bottom w:val="single" w:sz="8" w:space="0" w:color="auto"/>
                  <w:right w:val="nil"/>
                </w:tcBorders>
                <w:noWrap/>
                <w:tcMar>
                  <w:left w:w="0" w:type="dxa"/>
                  <w:right w:w="0" w:type="dxa"/>
                </w:tcMar>
                <w:hideMark/>
              </w:tcPr>
            </w:tcPrChange>
          </w:tcPr>
          <w:p w14:paraId="49749268" w14:textId="77777777" w:rsidR="00BE0AC0" w:rsidRPr="0022223D" w:rsidRDefault="00BE0AC0" w:rsidP="00E16334">
            <w:pPr>
              <w:jc w:val="center"/>
              <w:rPr>
                <w:rFonts w:eastAsia="DengXian"/>
                <w:sz w:val="20"/>
                <w:szCs w:val="20"/>
              </w:rPr>
            </w:pPr>
            <w:r w:rsidRPr="0022223D">
              <w:rPr>
                <w:rFonts w:eastAsia="DengXian"/>
                <w:sz w:val="20"/>
                <w:szCs w:val="20"/>
              </w:rPr>
              <w:t>DV: whether the answer contains alternative solutions</w:t>
            </w:r>
          </w:p>
        </w:tc>
      </w:tr>
      <w:tr w:rsidR="00BE0AC0" w:rsidRPr="0022223D" w14:paraId="6B742D02" w14:textId="77777777" w:rsidTr="00BE0AC0">
        <w:trPr>
          <w:trHeight w:val="270"/>
          <w:jc w:val="center"/>
          <w:trPrChange w:id="701" w:author="Xin Li" w:date="2026-04-11T10:46:00Z" w16du:dateUtc="2026-04-11T02:46:00Z">
            <w:trPr>
              <w:trHeight w:val="270"/>
              <w:jc w:val="center"/>
            </w:trPr>
          </w:trPrChange>
        </w:trPr>
        <w:tc>
          <w:tcPr>
            <w:tcW w:w="2790" w:type="dxa"/>
            <w:vMerge w:val="restart"/>
            <w:tcBorders>
              <w:top w:val="nil"/>
              <w:left w:val="nil"/>
              <w:right w:val="nil"/>
            </w:tcBorders>
            <w:noWrap/>
            <w:hideMark/>
            <w:tcPrChange w:id="702" w:author="Xin Li" w:date="2026-04-11T10:46:00Z" w16du:dateUtc="2026-04-11T02:46:00Z">
              <w:tcPr>
                <w:tcW w:w="2790" w:type="dxa"/>
                <w:vMerge w:val="restart"/>
                <w:tcBorders>
                  <w:top w:val="nil"/>
                  <w:left w:val="nil"/>
                  <w:right w:val="nil"/>
                </w:tcBorders>
                <w:noWrap/>
                <w:hideMark/>
              </w:tcPr>
            </w:tcPrChange>
          </w:tcPr>
          <w:p w14:paraId="59AD9EA1" w14:textId="77777777" w:rsidR="00BE0AC0" w:rsidRPr="0022223D" w:rsidRDefault="00BE0AC0" w:rsidP="00E16334">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tc>
        <w:tc>
          <w:tcPr>
            <w:tcW w:w="1441" w:type="dxa"/>
            <w:tcBorders>
              <w:top w:val="nil"/>
              <w:left w:val="nil"/>
              <w:bottom w:val="nil"/>
              <w:right w:val="nil"/>
            </w:tcBorders>
            <w:noWrap/>
            <w:hideMark/>
            <w:tcPrChange w:id="703" w:author="Xin Li" w:date="2026-04-11T10:46:00Z" w16du:dateUtc="2026-04-11T02:46:00Z">
              <w:tcPr>
                <w:tcW w:w="1441" w:type="dxa"/>
                <w:tcBorders>
                  <w:top w:val="nil"/>
                  <w:left w:val="nil"/>
                  <w:bottom w:val="nil"/>
                  <w:right w:val="nil"/>
                </w:tcBorders>
                <w:noWrap/>
                <w:hideMark/>
              </w:tcPr>
            </w:tcPrChange>
          </w:tcPr>
          <w:p w14:paraId="480C72EA" w14:textId="77777777" w:rsidR="00BE0AC0" w:rsidRPr="0022223D" w:rsidRDefault="00BE0AC0" w:rsidP="00E16334">
            <w:pPr>
              <w:jc w:val="center"/>
              <w:rPr>
                <w:rFonts w:eastAsia="DengXian"/>
                <w:sz w:val="20"/>
                <w:szCs w:val="20"/>
              </w:rPr>
            </w:pPr>
            <w:r w:rsidRPr="0022223D">
              <w:rPr>
                <w:rFonts w:eastAsia="DengXian"/>
                <w:sz w:val="20"/>
                <w:szCs w:val="20"/>
              </w:rPr>
              <w:t>0.030**</w:t>
            </w:r>
          </w:p>
        </w:tc>
        <w:tc>
          <w:tcPr>
            <w:tcW w:w="1425" w:type="dxa"/>
            <w:tcBorders>
              <w:top w:val="nil"/>
              <w:left w:val="nil"/>
              <w:bottom w:val="nil"/>
              <w:right w:val="nil"/>
            </w:tcBorders>
            <w:noWrap/>
            <w:hideMark/>
            <w:tcPrChange w:id="704" w:author="Xin Li" w:date="2026-04-11T10:46:00Z" w16du:dateUtc="2026-04-11T02:46:00Z">
              <w:tcPr>
                <w:tcW w:w="1425" w:type="dxa"/>
                <w:tcBorders>
                  <w:top w:val="nil"/>
                  <w:left w:val="nil"/>
                  <w:bottom w:val="nil"/>
                  <w:right w:val="nil"/>
                </w:tcBorders>
                <w:noWrap/>
                <w:hideMark/>
              </w:tcPr>
            </w:tcPrChange>
          </w:tcPr>
          <w:p w14:paraId="20A16209" w14:textId="77777777" w:rsidR="00BE0AC0" w:rsidRPr="0022223D" w:rsidRDefault="00BE0AC0" w:rsidP="00E16334">
            <w:pPr>
              <w:jc w:val="center"/>
              <w:rPr>
                <w:rFonts w:eastAsia="DengXian"/>
                <w:sz w:val="20"/>
                <w:szCs w:val="20"/>
              </w:rPr>
            </w:pPr>
            <w:r w:rsidRPr="0022223D">
              <w:rPr>
                <w:rFonts w:eastAsia="DengXian"/>
                <w:sz w:val="20"/>
                <w:szCs w:val="20"/>
              </w:rPr>
              <w:t>0.024*</w:t>
            </w:r>
          </w:p>
        </w:tc>
        <w:tc>
          <w:tcPr>
            <w:tcW w:w="1544" w:type="dxa"/>
            <w:tcBorders>
              <w:top w:val="nil"/>
              <w:left w:val="nil"/>
              <w:bottom w:val="nil"/>
              <w:right w:val="nil"/>
            </w:tcBorders>
            <w:noWrap/>
            <w:hideMark/>
            <w:tcPrChange w:id="705" w:author="Xin Li" w:date="2026-04-11T10:46:00Z" w16du:dateUtc="2026-04-11T02:46:00Z">
              <w:tcPr>
                <w:tcW w:w="1544" w:type="dxa"/>
                <w:tcBorders>
                  <w:top w:val="nil"/>
                  <w:left w:val="nil"/>
                  <w:bottom w:val="nil"/>
                  <w:right w:val="nil"/>
                </w:tcBorders>
                <w:noWrap/>
                <w:hideMark/>
              </w:tcPr>
            </w:tcPrChange>
          </w:tcPr>
          <w:p w14:paraId="6A3AC3BE" w14:textId="77777777" w:rsidR="00BE0AC0" w:rsidRPr="0022223D" w:rsidRDefault="00BE0AC0" w:rsidP="00E16334">
            <w:pPr>
              <w:jc w:val="center"/>
              <w:rPr>
                <w:rFonts w:eastAsia="DengXian"/>
                <w:sz w:val="20"/>
                <w:szCs w:val="20"/>
              </w:rPr>
            </w:pPr>
            <w:r w:rsidRPr="0022223D">
              <w:rPr>
                <w:rFonts w:eastAsia="DengXian"/>
                <w:sz w:val="20"/>
                <w:szCs w:val="20"/>
              </w:rPr>
              <w:t>0.016*</w:t>
            </w:r>
          </w:p>
        </w:tc>
      </w:tr>
      <w:tr w:rsidR="00BE0AC0" w:rsidRPr="0022223D" w14:paraId="27752E4F" w14:textId="77777777" w:rsidTr="00BE0AC0">
        <w:trPr>
          <w:trHeight w:val="270"/>
          <w:jc w:val="center"/>
          <w:trPrChange w:id="706" w:author="Xin Li" w:date="2026-04-11T10:46:00Z" w16du:dateUtc="2026-04-11T02:46:00Z">
            <w:trPr>
              <w:trHeight w:val="270"/>
              <w:jc w:val="center"/>
            </w:trPr>
          </w:trPrChange>
        </w:trPr>
        <w:tc>
          <w:tcPr>
            <w:tcW w:w="2790" w:type="dxa"/>
            <w:vMerge/>
            <w:tcBorders>
              <w:left w:val="nil"/>
              <w:bottom w:val="single" w:sz="8" w:space="0" w:color="auto"/>
              <w:right w:val="nil"/>
            </w:tcBorders>
            <w:noWrap/>
            <w:hideMark/>
            <w:tcPrChange w:id="707" w:author="Xin Li" w:date="2026-04-11T10:46:00Z" w16du:dateUtc="2026-04-11T02:46:00Z">
              <w:tcPr>
                <w:tcW w:w="2790" w:type="dxa"/>
                <w:vMerge/>
                <w:tcBorders>
                  <w:left w:val="nil"/>
                  <w:bottom w:val="single" w:sz="8" w:space="0" w:color="auto"/>
                  <w:right w:val="nil"/>
                </w:tcBorders>
                <w:noWrap/>
                <w:hideMark/>
              </w:tcPr>
            </w:tcPrChange>
          </w:tcPr>
          <w:p w14:paraId="62EF8F86" w14:textId="77777777" w:rsidR="00BE0AC0" w:rsidRPr="0022223D" w:rsidRDefault="00BE0AC0" w:rsidP="00E16334">
            <w:pPr>
              <w:rPr>
                <w:rFonts w:eastAsia="DengXian"/>
                <w:sz w:val="20"/>
                <w:szCs w:val="20"/>
              </w:rPr>
            </w:pPr>
          </w:p>
        </w:tc>
        <w:tc>
          <w:tcPr>
            <w:tcW w:w="1441" w:type="dxa"/>
            <w:tcBorders>
              <w:top w:val="nil"/>
              <w:left w:val="nil"/>
              <w:bottom w:val="single" w:sz="8" w:space="0" w:color="auto"/>
              <w:right w:val="nil"/>
            </w:tcBorders>
            <w:noWrap/>
            <w:hideMark/>
            <w:tcPrChange w:id="708" w:author="Xin Li" w:date="2026-04-11T10:46:00Z" w16du:dateUtc="2026-04-11T02:46:00Z">
              <w:tcPr>
                <w:tcW w:w="1441" w:type="dxa"/>
                <w:tcBorders>
                  <w:top w:val="nil"/>
                  <w:left w:val="nil"/>
                  <w:bottom w:val="single" w:sz="8" w:space="0" w:color="auto"/>
                  <w:right w:val="nil"/>
                </w:tcBorders>
                <w:noWrap/>
                <w:hideMark/>
              </w:tcPr>
            </w:tcPrChange>
          </w:tcPr>
          <w:p w14:paraId="0F85BCA0" w14:textId="77777777" w:rsidR="00BE0AC0" w:rsidRPr="0022223D" w:rsidRDefault="00BE0AC0" w:rsidP="00E16334">
            <w:pPr>
              <w:jc w:val="center"/>
              <w:rPr>
                <w:rFonts w:eastAsia="DengXian"/>
                <w:sz w:val="20"/>
                <w:szCs w:val="20"/>
              </w:rPr>
            </w:pPr>
            <w:r w:rsidRPr="0022223D">
              <w:rPr>
                <w:rFonts w:eastAsia="DengXian"/>
                <w:sz w:val="20"/>
                <w:szCs w:val="20"/>
              </w:rPr>
              <w:t>(0.011)</w:t>
            </w:r>
          </w:p>
        </w:tc>
        <w:tc>
          <w:tcPr>
            <w:tcW w:w="1425" w:type="dxa"/>
            <w:tcBorders>
              <w:top w:val="nil"/>
              <w:left w:val="nil"/>
              <w:bottom w:val="single" w:sz="8" w:space="0" w:color="auto"/>
              <w:right w:val="nil"/>
            </w:tcBorders>
            <w:noWrap/>
            <w:hideMark/>
            <w:tcPrChange w:id="709" w:author="Xin Li" w:date="2026-04-11T10:46:00Z" w16du:dateUtc="2026-04-11T02:46:00Z">
              <w:tcPr>
                <w:tcW w:w="1425" w:type="dxa"/>
                <w:tcBorders>
                  <w:top w:val="nil"/>
                  <w:left w:val="nil"/>
                  <w:bottom w:val="single" w:sz="8" w:space="0" w:color="auto"/>
                  <w:right w:val="nil"/>
                </w:tcBorders>
                <w:noWrap/>
                <w:hideMark/>
              </w:tcPr>
            </w:tcPrChange>
          </w:tcPr>
          <w:p w14:paraId="18A1FCAD" w14:textId="77777777" w:rsidR="00BE0AC0" w:rsidRPr="0022223D" w:rsidRDefault="00BE0AC0" w:rsidP="00E16334">
            <w:pPr>
              <w:jc w:val="center"/>
              <w:rPr>
                <w:rFonts w:eastAsia="DengXian"/>
                <w:sz w:val="20"/>
                <w:szCs w:val="20"/>
              </w:rPr>
            </w:pPr>
            <w:r w:rsidRPr="0022223D">
              <w:rPr>
                <w:rFonts w:eastAsia="DengXian"/>
                <w:sz w:val="20"/>
                <w:szCs w:val="20"/>
              </w:rPr>
              <w:t>(0.010)</w:t>
            </w:r>
          </w:p>
        </w:tc>
        <w:tc>
          <w:tcPr>
            <w:tcW w:w="1544" w:type="dxa"/>
            <w:tcBorders>
              <w:top w:val="nil"/>
              <w:left w:val="nil"/>
              <w:bottom w:val="single" w:sz="8" w:space="0" w:color="auto"/>
              <w:right w:val="nil"/>
            </w:tcBorders>
            <w:noWrap/>
            <w:hideMark/>
            <w:tcPrChange w:id="710" w:author="Xin Li" w:date="2026-04-11T10:46:00Z" w16du:dateUtc="2026-04-11T02:46:00Z">
              <w:tcPr>
                <w:tcW w:w="1544" w:type="dxa"/>
                <w:tcBorders>
                  <w:top w:val="nil"/>
                  <w:left w:val="nil"/>
                  <w:bottom w:val="single" w:sz="8" w:space="0" w:color="auto"/>
                  <w:right w:val="nil"/>
                </w:tcBorders>
                <w:noWrap/>
                <w:hideMark/>
              </w:tcPr>
            </w:tcPrChange>
          </w:tcPr>
          <w:p w14:paraId="19673551" w14:textId="77777777" w:rsidR="00BE0AC0" w:rsidRPr="0022223D" w:rsidRDefault="00BE0AC0" w:rsidP="00E16334">
            <w:pPr>
              <w:jc w:val="center"/>
              <w:rPr>
                <w:rFonts w:eastAsia="DengXian"/>
                <w:sz w:val="20"/>
                <w:szCs w:val="20"/>
              </w:rPr>
            </w:pPr>
            <w:r w:rsidRPr="0022223D">
              <w:rPr>
                <w:rFonts w:eastAsia="DengXian"/>
                <w:sz w:val="20"/>
                <w:szCs w:val="20"/>
              </w:rPr>
              <w:t>(0.008)</w:t>
            </w:r>
          </w:p>
        </w:tc>
      </w:tr>
      <w:tr w:rsidR="00BE0AC0" w:rsidRPr="0022223D" w14:paraId="33473825" w14:textId="77777777" w:rsidTr="00BE0AC0">
        <w:trPr>
          <w:trHeight w:val="260"/>
          <w:jc w:val="center"/>
          <w:trPrChange w:id="711" w:author="Xin Li" w:date="2026-04-11T10:46:00Z" w16du:dateUtc="2026-04-11T02:46:00Z">
            <w:trPr>
              <w:trHeight w:val="260"/>
              <w:jc w:val="center"/>
            </w:trPr>
          </w:trPrChange>
        </w:trPr>
        <w:tc>
          <w:tcPr>
            <w:tcW w:w="2790" w:type="dxa"/>
            <w:tcBorders>
              <w:top w:val="nil"/>
              <w:left w:val="nil"/>
              <w:bottom w:val="nil"/>
              <w:right w:val="nil"/>
            </w:tcBorders>
            <w:noWrap/>
            <w:hideMark/>
            <w:tcPrChange w:id="712" w:author="Xin Li" w:date="2026-04-11T10:46:00Z" w16du:dateUtc="2026-04-11T02:46:00Z">
              <w:tcPr>
                <w:tcW w:w="2790" w:type="dxa"/>
                <w:tcBorders>
                  <w:top w:val="nil"/>
                  <w:left w:val="nil"/>
                  <w:bottom w:val="nil"/>
                  <w:right w:val="nil"/>
                </w:tcBorders>
                <w:noWrap/>
                <w:hideMark/>
              </w:tcPr>
            </w:tcPrChange>
          </w:tcPr>
          <w:p w14:paraId="557E43EC" w14:textId="77777777" w:rsidR="00BE0AC0" w:rsidRPr="0022223D" w:rsidRDefault="00BE0AC0" w:rsidP="00E16334">
            <w:pPr>
              <w:rPr>
                <w:rFonts w:eastAsia="DengXian"/>
                <w:sz w:val="20"/>
                <w:szCs w:val="20"/>
              </w:rPr>
            </w:pPr>
            <w:r w:rsidRPr="0022223D">
              <w:rPr>
                <w:rFonts w:eastAsia="DengXian"/>
                <w:sz w:val="20"/>
                <w:szCs w:val="20"/>
              </w:rPr>
              <w:t>question timing FE</w:t>
            </w:r>
          </w:p>
        </w:tc>
        <w:tc>
          <w:tcPr>
            <w:tcW w:w="1441" w:type="dxa"/>
            <w:tcBorders>
              <w:top w:val="nil"/>
              <w:left w:val="nil"/>
              <w:bottom w:val="nil"/>
              <w:right w:val="nil"/>
            </w:tcBorders>
            <w:noWrap/>
            <w:vAlign w:val="center"/>
            <w:hideMark/>
            <w:tcPrChange w:id="713" w:author="Xin Li" w:date="2026-04-11T10:46:00Z" w16du:dateUtc="2026-04-11T02:46:00Z">
              <w:tcPr>
                <w:tcW w:w="1441" w:type="dxa"/>
                <w:tcBorders>
                  <w:top w:val="nil"/>
                  <w:left w:val="nil"/>
                  <w:bottom w:val="nil"/>
                  <w:right w:val="nil"/>
                </w:tcBorders>
                <w:noWrap/>
                <w:vAlign w:val="center"/>
                <w:hideMark/>
              </w:tcPr>
            </w:tcPrChange>
          </w:tcPr>
          <w:p w14:paraId="49C64E9E"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425" w:type="dxa"/>
            <w:tcBorders>
              <w:top w:val="nil"/>
              <w:left w:val="nil"/>
              <w:bottom w:val="nil"/>
              <w:right w:val="nil"/>
            </w:tcBorders>
            <w:noWrap/>
            <w:vAlign w:val="center"/>
            <w:hideMark/>
            <w:tcPrChange w:id="714" w:author="Xin Li" w:date="2026-04-11T10:46:00Z" w16du:dateUtc="2026-04-11T02:46:00Z">
              <w:tcPr>
                <w:tcW w:w="1425" w:type="dxa"/>
                <w:tcBorders>
                  <w:top w:val="nil"/>
                  <w:left w:val="nil"/>
                  <w:bottom w:val="nil"/>
                  <w:right w:val="nil"/>
                </w:tcBorders>
                <w:noWrap/>
                <w:vAlign w:val="center"/>
                <w:hideMark/>
              </w:tcPr>
            </w:tcPrChange>
          </w:tcPr>
          <w:p w14:paraId="57C2DF09"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544" w:type="dxa"/>
            <w:tcBorders>
              <w:top w:val="nil"/>
              <w:left w:val="nil"/>
              <w:bottom w:val="nil"/>
              <w:right w:val="nil"/>
            </w:tcBorders>
            <w:noWrap/>
            <w:vAlign w:val="center"/>
            <w:hideMark/>
            <w:tcPrChange w:id="715" w:author="Xin Li" w:date="2026-04-11T10:46:00Z" w16du:dateUtc="2026-04-11T02:46:00Z">
              <w:tcPr>
                <w:tcW w:w="1544" w:type="dxa"/>
                <w:tcBorders>
                  <w:top w:val="nil"/>
                  <w:left w:val="nil"/>
                  <w:bottom w:val="nil"/>
                  <w:right w:val="nil"/>
                </w:tcBorders>
                <w:noWrap/>
                <w:vAlign w:val="center"/>
                <w:hideMark/>
              </w:tcPr>
            </w:tcPrChange>
          </w:tcPr>
          <w:p w14:paraId="69F33BBA" w14:textId="77777777" w:rsidR="00BE0AC0" w:rsidRPr="0022223D" w:rsidRDefault="00BE0AC0" w:rsidP="00E16334">
            <w:pPr>
              <w:jc w:val="center"/>
              <w:rPr>
                <w:rFonts w:eastAsia="DengXian"/>
                <w:sz w:val="20"/>
                <w:szCs w:val="20"/>
              </w:rPr>
            </w:pPr>
            <w:r w:rsidRPr="0022223D">
              <w:rPr>
                <w:rFonts w:eastAsia="DengXian"/>
                <w:sz w:val="20"/>
                <w:szCs w:val="20"/>
              </w:rPr>
              <w:t>√</w:t>
            </w:r>
          </w:p>
        </w:tc>
      </w:tr>
      <w:tr w:rsidR="00BE0AC0" w:rsidRPr="0022223D" w:rsidDel="00E64154" w14:paraId="1C9ABEE0" w14:textId="78D2D896" w:rsidTr="00BE0AC0">
        <w:trPr>
          <w:trHeight w:val="260"/>
          <w:jc w:val="center"/>
          <w:del w:id="716" w:author="Xin Li" w:date="2026-04-11T11:33:00Z"/>
          <w:trPrChange w:id="717" w:author="Xin Li" w:date="2026-04-11T10:46:00Z" w16du:dateUtc="2026-04-11T02:46:00Z">
            <w:trPr>
              <w:trHeight w:val="260"/>
              <w:jc w:val="center"/>
            </w:trPr>
          </w:trPrChange>
        </w:trPr>
        <w:tc>
          <w:tcPr>
            <w:tcW w:w="2790" w:type="dxa"/>
            <w:tcBorders>
              <w:top w:val="nil"/>
              <w:left w:val="nil"/>
              <w:bottom w:val="nil"/>
              <w:right w:val="nil"/>
            </w:tcBorders>
            <w:noWrap/>
            <w:tcPrChange w:id="718" w:author="Xin Li" w:date="2026-04-11T10:46:00Z" w16du:dateUtc="2026-04-11T02:46:00Z">
              <w:tcPr>
                <w:tcW w:w="2790" w:type="dxa"/>
                <w:tcBorders>
                  <w:top w:val="nil"/>
                  <w:left w:val="nil"/>
                  <w:bottom w:val="nil"/>
                  <w:right w:val="nil"/>
                </w:tcBorders>
                <w:noWrap/>
              </w:tcPr>
            </w:tcPrChange>
          </w:tcPr>
          <w:p w14:paraId="4E41BAA8" w14:textId="578ECA1D" w:rsidR="00BE0AC0" w:rsidRPr="0022223D" w:rsidDel="00E64154" w:rsidRDefault="00BE0AC0" w:rsidP="00E16334">
            <w:pPr>
              <w:rPr>
                <w:del w:id="719" w:author="Xin Li" w:date="2026-04-11T11:33:00Z" w16du:dateUtc="2026-04-11T03:33:00Z"/>
                <w:rFonts w:eastAsia="DengXian"/>
                <w:sz w:val="20"/>
                <w:szCs w:val="20"/>
              </w:rPr>
            </w:pPr>
            <w:del w:id="720" w:author="Xin Li" w:date="2026-04-11T11:33:00Z" w16du:dateUtc="2026-04-11T03:33:00Z">
              <w:r w:rsidRPr="0022223D" w:rsidDel="00E64154">
                <w:rPr>
                  <w:rFonts w:eastAsia="DengXian"/>
                  <w:sz w:val="20"/>
                  <w:szCs w:val="20"/>
                </w:rPr>
                <w:delText>controlling for LLM-enabled content quality ratings and length of the first answer</w:delText>
              </w:r>
            </w:del>
          </w:p>
        </w:tc>
        <w:tc>
          <w:tcPr>
            <w:tcW w:w="1441" w:type="dxa"/>
            <w:tcBorders>
              <w:top w:val="nil"/>
              <w:left w:val="nil"/>
              <w:bottom w:val="nil"/>
              <w:right w:val="nil"/>
            </w:tcBorders>
            <w:noWrap/>
            <w:vAlign w:val="center"/>
            <w:tcPrChange w:id="721" w:author="Xin Li" w:date="2026-04-11T10:46:00Z" w16du:dateUtc="2026-04-11T02:46:00Z">
              <w:tcPr>
                <w:tcW w:w="1441" w:type="dxa"/>
                <w:tcBorders>
                  <w:top w:val="nil"/>
                  <w:left w:val="nil"/>
                  <w:bottom w:val="nil"/>
                  <w:right w:val="nil"/>
                </w:tcBorders>
                <w:noWrap/>
                <w:vAlign w:val="center"/>
              </w:tcPr>
            </w:tcPrChange>
          </w:tcPr>
          <w:p w14:paraId="283F36E9" w14:textId="1BEC9CEB" w:rsidR="00BE0AC0" w:rsidRPr="0022223D" w:rsidDel="00E64154" w:rsidRDefault="00BE0AC0" w:rsidP="00E16334">
            <w:pPr>
              <w:jc w:val="center"/>
              <w:rPr>
                <w:del w:id="722" w:author="Xin Li" w:date="2026-04-11T11:33:00Z" w16du:dateUtc="2026-04-11T03:33:00Z"/>
                <w:rFonts w:eastAsia="DengXian"/>
                <w:sz w:val="20"/>
                <w:szCs w:val="20"/>
              </w:rPr>
            </w:pPr>
          </w:p>
        </w:tc>
        <w:tc>
          <w:tcPr>
            <w:tcW w:w="1425" w:type="dxa"/>
            <w:tcBorders>
              <w:top w:val="nil"/>
              <w:left w:val="nil"/>
              <w:bottom w:val="nil"/>
              <w:right w:val="nil"/>
            </w:tcBorders>
            <w:noWrap/>
            <w:vAlign w:val="center"/>
            <w:tcPrChange w:id="723" w:author="Xin Li" w:date="2026-04-11T10:46:00Z" w16du:dateUtc="2026-04-11T02:46:00Z">
              <w:tcPr>
                <w:tcW w:w="1425" w:type="dxa"/>
                <w:tcBorders>
                  <w:top w:val="nil"/>
                  <w:left w:val="nil"/>
                  <w:bottom w:val="nil"/>
                  <w:right w:val="nil"/>
                </w:tcBorders>
                <w:noWrap/>
                <w:vAlign w:val="center"/>
              </w:tcPr>
            </w:tcPrChange>
          </w:tcPr>
          <w:p w14:paraId="1C2A5C91" w14:textId="5F4CA9CD" w:rsidR="00BE0AC0" w:rsidRPr="0022223D" w:rsidDel="00E64154" w:rsidRDefault="00BE0AC0" w:rsidP="00E16334">
            <w:pPr>
              <w:jc w:val="center"/>
              <w:rPr>
                <w:del w:id="724" w:author="Xin Li" w:date="2026-04-11T11:33:00Z" w16du:dateUtc="2026-04-11T03:33:00Z"/>
                <w:rFonts w:eastAsia="DengXian"/>
                <w:sz w:val="20"/>
                <w:szCs w:val="20"/>
              </w:rPr>
            </w:pPr>
          </w:p>
        </w:tc>
        <w:tc>
          <w:tcPr>
            <w:tcW w:w="1544" w:type="dxa"/>
            <w:tcBorders>
              <w:top w:val="nil"/>
              <w:left w:val="nil"/>
              <w:bottom w:val="nil"/>
              <w:right w:val="nil"/>
            </w:tcBorders>
            <w:noWrap/>
            <w:vAlign w:val="center"/>
            <w:tcPrChange w:id="725" w:author="Xin Li" w:date="2026-04-11T10:46:00Z" w16du:dateUtc="2026-04-11T02:46:00Z">
              <w:tcPr>
                <w:tcW w:w="1544" w:type="dxa"/>
                <w:tcBorders>
                  <w:top w:val="nil"/>
                  <w:left w:val="nil"/>
                  <w:bottom w:val="nil"/>
                  <w:right w:val="nil"/>
                </w:tcBorders>
                <w:noWrap/>
                <w:vAlign w:val="center"/>
              </w:tcPr>
            </w:tcPrChange>
          </w:tcPr>
          <w:p w14:paraId="202DEAF0" w14:textId="1B1B13C9" w:rsidR="00BE0AC0" w:rsidRPr="0022223D" w:rsidDel="00E64154" w:rsidRDefault="00BE0AC0" w:rsidP="00E16334">
            <w:pPr>
              <w:jc w:val="center"/>
              <w:rPr>
                <w:del w:id="726" w:author="Xin Li" w:date="2026-04-11T11:33:00Z" w16du:dateUtc="2026-04-11T03:33:00Z"/>
                <w:rFonts w:eastAsia="DengXian"/>
                <w:sz w:val="20"/>
                <w:szCs w:val="20"/>
              </w:rPr>
            </w:pPr>
          </w:p>
        </w:tc>
      </w:tr>
      <w:tr w:rsidR="00BE0AC0" w:rsidRPr="0022223D" w14:paraId="3CC9F1AA" w14:textId="77777777" w:rsidTr="00BE0AC0">
        <w:trPr>
          <w:trHeight w:val="270"/>
          <w:jc w:val="center"/>
          <w:trPrChange w:id="727" w:author="Xin Li" w:date="2026-04-11T10:46:00Z" w16du:dateUtc="2026-04-11T02:46:00Z">
            <w:trPr>
              <w:trHeight w:val="270"/>
              <w:jc w:val="center"/>
            </w:trPr>
          </w:trPrChange>
        </w:trPr>
        <w:tc>
          <w:tcPr>
            <w:tcW w:w="2790" w:type="dxa"/>
            <w:tcBorders>
              <w:top w:val="nil"/>
              <w:left w:val="nil"/>
              <w:bottom w:val="single" w:sz="8" w:space="0" w:color="auto"/>
              <w:right w:val="nil"/>
            </w:tcBorders>
            <w:noWrap/>
            <w:hideMark/>
            <w:tcPrChange w:id="728" w:author="Xin Li" w:date="2026-04-11T10:46:00Z" w16du:dateUtc="2026-04-11T02:46:00Z">
              <w:tcPr>
                <w:tcW w:w="2790" w:type="dxa"/>
                <w:tcBorders>
                  <w:top w:val="nil"/>
                  <w:left w:val="nil"/>
                  <w:bottom w:val="single" w:sz="8" w:space="0" w:color="auto"/>
                  <w:right w:val="nil"/>
                </w:tcBorders>
                <w:noWrap/>
                <w:hideMark/>
              </w:tcPr>
            </w:tcPrChange>
          </w:tcPr>
          <w:p w14:paraId="77994800" w14:textId="77777777" w:rsidR="00BE0AC0" w:rsidRPr="0022223D" w:rsidRDefault="00BE0AC0" w:rsidP="00E16334">
            <w:pPr>
              <w:rPr>
                <w:rFonts w:eastAsia="DengXian"/>
                <w:sz w:val="20"/>
                <w:szCs w:val="20"/>
              </w:rPr>
            </w:pPr>
            <w:r w:rsidRPr="0022223D">
              <w:rPr>
                <w:rFonts w:eastAsia="DengXian"/>
                <w:sz w:val="20"/>
                <w:szCs w:val="20"/>
              </w:rPr>
              <w:t>controls</w:t>
            </w:r>
          </w:p>
        </w:tc>
        <w:tc>
          <w:tcPr>
            <w:tcW w:w="1441" w:type="dxa"/>
            <w:tcBorders>
              <w:top w:val="nil"/>
              <w:left w:val="nil"/>
              <w:bottom w:val="single" w:sz="8" w:space="0" w:color="auto"/>
              <w:right w:val="nil"/>
            </w:tcBorders>
            <w:noWrap/>
            <w:hideMark/>
            <w:tcPrChange w:id="729" w:author="Xin Li" w:date="2026-04-11T10:46:00Z" w16du:dateUtc="2026-04-11T02:46:00Z">
              <w:tcPr>
                <w:tcW w:w="1441" w:type="dxa"/>
                <w:tcBorders>
                  <w:top w:val="nil"/>
                  <w:left w:val="nil"/>
                  <w:bottom w:val="single" w:sz="8" w:space="0" w:color="auto"/>
                  <w:right w:val="nil"/>
                </w:tcBorders>
                <w:noWrap/>
                <w:hideMark/>
              </w:tcPr>
            </w:tcPrChange>
          </w:tcPr>
          <w:p w14:paraId="5B001A27"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425" w:type="dxa"/>
            <w:tcBorders>
              <w:top w:val="nil"/>
              <w:left w:val="nil"/>
              <w:bottom w:val="single" w:sz="8" w:space="0" w:color="auto"/>
              <w:right w:val="nil"/>
            </w:tcBorders>
            <w:noWrap/>
            <w:hideMark/>
            <w:tcPrChange w:id="730" w:author="Xin Li" w:date="2026-04-11T10:46:00Z" w16du:dateUtc="2026-04-11T02:46:00Z">
              <w:tcPr>
                <w:tcW w:w="1425" w:type="dxa"/>
                <w:tcBorders>
                  <w:top w:val="nil"/>
                  <w:left w:val="nil"/>
                  <w:bottom w:val="single" w:sz="8" w:space="0" w:color="auto"/>
                  <w:right w:val="nil"/>
                </w:tcBorders>
                <w:noWrap/>
                <w:hideMark/>
              </w:tcPr>
            </w:tcPrChange>
          </w:tcPr>
          <w:p w14:paraId="2DF828A7" w14:textId="77777777" w:rsidR="00BE0AC0" w:rsidRPr="0022223D" w:rsidRDefault="00BE0AC0" w:rsidP="00E16334">
            <w:pPr>
              <w:jc w:val="center"/>
              <w:rPr>
                <w:rFonts w:eastAsia="DengXian"/>
                <w:sz w:val="20"/>
                <w:szCs w:val="20"/>
              </w:rPr>
            </w:pPr>
            <w:r w:rsidRPr="0022223D">
              <w:rPr>
                <w:rFonts w:eastAsia="DengXian"/>
                <w:sz w:val="20"/>
                <w:szCs w:val="20"/>
              </w:rPr>
              <w:t>√</w:t>
            </w:r>
          </w:p>
        </w:tc>
        <w:tc>
          <w:tcPr>
            <w:tcW w:w="1544" w:type="dxa"/>
            <w:tcBorders>
              <w:top w:val="nil"/>
              <w:left w:val="nil"/>
              <w:bottom w:val="single" w:sz="8" w:space="0" w:color="auto"/>
              <w:right w:val="nil"/>
            </w:tcBorders>
            <w:noWrap/>
            <w:hideMark/>
            <w:tcPrChange w:id="731" w:author="Xin Li" w:date="2026-04-11T10:46:00Z" w16du:dateUtc="2026-04-11T02:46:00Z">
              <w:tcPr>
                <w:tcW w:w="1544" w:type="dxa"/>
                <w:tcBorders>
                  <w:top w:val="nil"/>
                  <w:left w:val="nil"/>
                  <w:bottom w:val="single" w:sz="8" w:space="0" w:color="auto"/>
                  <w:right w:val="nil"/>
                </w:tcBorders>
                <w:noWrap/>
                <w:hideMark/>
              </w:tcPr>
            </w:tcPrChange>
          </w:tcPr>
          <w:p w14:paraId="243C6A62" w14:textId="77777777" w:rsidR="00BE0AC0" w:rsidRPr="0022223D" w:rsidRDefault="00BE0AC0" w:rsidP="00E16334">
            <w:pPr>
              <w:jc w:val="center"/>
              <w:rPr>
                <w:rFonts w:eastAsia="DengXian"/>
                <w:sz w:val="20"/>
                <w:szCs w:val="20"/>
              </w:rPr>
            </w:pPr>
            <w:r w:rsidRPr="0022223D">
              <w:rPr>
                <w:rFonts w:eastAsia="DengXian"/>
                <w:sz w:val="20"/>
                <w:szCs w:val="20"/>
              </w:rPr>
              <w:t>√</w:t>
            </w:r>
          </w:p>
        </w:tc>
      </w:tr>
      <w:tr w:rsidR="00BE0AC0" w:rsidRPr="0022223D" w14:paraId="247A9F21" w14:textId="77777777" w:rsidTr="00BE0AC0">
        <w:trPr>
          <w:trHeight w:val="283"/>
          <w:jc w:val="center"/>
          <w:trPrChange w:id="732" w:author="Xin Li" w:date="2026-04-11T10:46:00Z" w16du:dateUtc="2026-04-11T02:46:00Z">
            <w:trPr>
              <w:trHeight w:val="283"/>
              <w:jc w:val="center"/>
            </w:trPr>
          </w:trPrChange>
        </w:trPr>
        <w:tc>
          <w:tcPr>
            <w:tcW w:w="2790" w:type="dxa"/>
            <w:tcBorders>
              <w:top w:val="single" w:sz="8" w:space="0" w:color="auto"/>
              <w:left w:val="nil"/>
              <w:bottom w:val="single" w:sz="12" w:space="0" w:color="auto"/>
              <w:right w:val="nil"/>
            </w:tcBorders>
            <w:noWrap/>
            <w:hideMark/>
            <w:tcPrChange w:id="733" w:author="Xin Li" w:date="2026-04-11T10:46:00Z" w16du:dateUtc="2026-04-11T02:46:00Z">
              <w:tcPr>
                <w:tcW w:w="2790" w:type="dxa"/>
                <w:tcBorders>
                  <w:top w:val="single" w:sz="8" w:space="0" w:color="auto"/>
                  <w:left w:val="nil"/>
                  <w:bottom w:val="single" w:sz="12" w:space="0" w:color="auto"/>
                  <w:right w:val="nil"/>
                </w:tcBorders>
                <w:noWrap/>
                <w:hideMark/>
              </w:tcPr>
            </w:tcPrChange>
          </w:tcPr>
          <w:p w14:paraId="2A48EC36" w14:textId="77777777" w:rsidR="00BE0AC0" w:rsidRPr="0022223D" w:rsidRDefault="00BE0AC0" w:rsidP="00E16334">
            <w:pPr>
              <w:rPr>
                <w:rFonts w:eastAsia="DengXian"/>
                <w:sz w:val="20"/>
                <w:szCs w:val="20"/>
              </w:rPr>
            </w:pPr>
            <w:r w:rsidRPr="0022223D">
              <w:rPr>
                <w:rFonts w:eastAsia="DengXian"/>
                <w:sz w:val="20"/>
                <w:szCs w:val="20"/>
              </w:rPr>
              <w:t>N</w:t>
            </w:r>
          </w:p>
        </w:tc>
        <w:tc>
          <w:tcPr>
            <w:tcW w:w="1441" w:type="dxa"/>
            <w:tcBorders>
              <w:top w:val="single" w:sz="8" w:space="0" w:color="auto"/>
              <w:left w:val="nil"/>
              <w:bottom w:val="single" w:sz="12" w:space="0" w:color="auto"/>
              <w:right w:val="nil"/>
            </w:tcBorders>
            <w:noWrap/>
            <w:hideMark/>
            <w:tcPrChange w:id="734" w:author="Xin Li" w:date="2026-04-11T10:46:00Z" w16du:dateUtc="2026-04-11T02:46:00Z">
              <w:tcPr>
                <w:tcW w:w="1441" w:type="dxa"/>
                <w:tcBorders>
                  <w:top w:val="single" w:sz="8" w:space="0" w:color="auto"/>
                  <w:left w:val="nil"/>
                  <w:bottom w:val="single" w:sz="12" w:space="0" w:color="auto"/>
                  <w:right w:val="nil"/>
                </w:tcBorders>
                <w:noWrap/>
                <w:hideMark/>
              </w:tcPr>
            </w:tcPrChange>
          </w:tcPr>
          <w:p w14:paraId="6260B604" w14:textId="77777777" w:rsidR="00BE0AC0" w:rsidRPr="0022223D" w:rsidRDefault="00BE0AC0" w:rsidP="00E16334">
            <w:pPr>
              <w:jc w:val="center"/>
              <w:rPr>
                <w:rFonts w:eastAsia="DengXian"/>
                <w:sz w:val="20"/>
                <w:szCs w:val="20"/>
              </w:rPr>
            </w:pPr>
            <w:r w:rsidRPr="0022223D">
              <w:rPr>
                <w:rFonts w:eastAsia="DengXian"/>
                <w:sz w:val="20"/>
                <w:szCs w:val="20"/>
              </w:rPr>
              <w:t>4,634</w:t>
            </w:r>
          </w:p>
        </w:tc>
        <w:tc>
          <w:tcPr>
            <w:tcW w:w="1425" w:type="dxa"/>
            <w:tcBorders>
              <w:top w:val="single" w:sz="8" w:space="0" w:color="auto"/>
              <w:left w:val="nil"/>
              <w:bottom w:val="single" w:sz="12" w:space="0" w:color="auto"/>
              <w:right w:val="nil"/>
            </w:tcBorders>
            <w:noWrap/>
            <w:hideMark/>
            <w:tcPrChange w:id="735" w:author="Xin Li" w:date="2026-04-11T10:46:00Z" w16du:dateUtc="2026-04-11T02:46:00Z">
              <w:tcPr>
                <w:tcW w:w="1425" w:type="dxa"/>
                <w:tcBorders>
                  <w:top w:val="single" w:sz="8" w:space="0" w:color="auto"/>
                  <w:left w:val="nil"/>
                  <w:bottom w:val="single" w:sz="12" w:space="0" w:color="auto"/>
                  <w:right w:val="nil"/>
                </w:tcBorders>
                <w:noWrap/>
                <w:hideMark/>
              </w:tcPr>
            </w:tcPrChange>
          </w:tcPr>
          <w:p w14:paraId="3333A0CE" w14:textId="77777777" w:rsidR="00BE0AC0" w:rsidRPr="0022223D" w:rsidRDefault="00BE0AC0" w:rsidP="00E16334">
            <w:pPr>
              <w:jc w:val="center"/>
              <w:rPr>
                <w:rFonts w:eastAsia="DengXian"/>
                <w:sz w:val="20"/>
                <w:szCs w:val="20"/>
              </w:rPr>
            </w:pPr>
            <w:r w:rsidRPr="0022223D">
              <w:rPr>
                <w:rFonts w:eastAsia="DengXian"/>
                <w:sz w:val="20"/>
                <w:szCs w:val="20"/>
              </w:rPr>
              <w:t>4,634</w:t>
            </w:r>
          </w:p>
        </w:tc>
        <w:tc>
          <w:tcPr>
            <w:tcW w:w="1544" w:type="dxa"/>
            <w:tcBorders>
              <w:top w:val="single" w:sz="8" w:space="0" w:color="auto"/>
              <w:left w:val="nil"/>
              <w:bottom w:val="single" w:sz="12" w:space="0" w:color="auto"/>
              <w:right w:val="nil"/>
            </w:tcBorders>
            <w:noWrap/>
            <w:hideMark/>
            <w:tcPrChange w:id="736" w:author="Xin Li" w:date="2026-04-11T10:46:00Z" w16du:dateUtc="2026-04-11T02:46:00Z">
              <w:tcPr>
                <w:tcW w:w="1544" w:type="dxa"/>
                <w:tcBorders>
                  <w:top w:val="single" w:sz="8" w:space="0" w:color="auto"/>
                  <w:left w:val="nil"/>
                  <w:bottom w:val="single" w:sz="12" w:space="0" w:color="auto"/>
                  <w:right w:val="nil"/>
                </w:tcBorders>
                <w:noWrap/>
                <w:hideMark/>
              </w:tcPr>
            </w:tcPrChange>
          </w:tcPr>
          <w:p w14:paraId="5EACC125" w14:textId="77777777" w:rsidR="00BE0AC0" w:rsidRPr="0022223D" w:rsidRDefault="00BE0AC0" w:rsidP="00E16334">
            <w:pPr>
              <w:jc w:val="center"/>
              <w:rPr>
                <w:rFonts w:eastAsia="DengXian"/>
                <w:sz w:val="20"/>
                <w:szCs w:val="20"/>
              </w:rPr>
            </w:pPr>
            <w:r w:rsidRPr="0022223D">
              <w:rPr>
                <w:rFonts w:eastAsia="DengXian"/>
                <w:sz w:val="20"/>
                <w:szCs w:val="20"/>
              </w:rPr>
              <w:t>4,634</w:t>
            </w:r>
          </w:p>
        </w:tc>
      </w:tr>
    </w:tbl>
    <w:p w14:paraId="0F37840A" w14:textId="77777777" w:rsidR="00F7692C" w:rsidRPr="0022223D" w:rsidRDefault="00F7692C" w:rsidP="00F7692C">
      <w:pPr>
        <w:pStyle w:val="Notes"/>
      </w:pPr>
      <w:r w:rsidRPr="0022223D">
        <w:t>Notes: 1. ***p&lt;0.001; **p&lt;0.01; *p&lt;0.05.</w:t>
      </w:r>
      <w:r w:rsidRPr="0022223D" w:rsidDel="000C39A2">
        <w:t xml:space="preserve"> </w:t>
      </w:r>
      <w:r w:rsidRPr="0022223D">
        <w:br/>
        <w:t>2. Question timing FE indicates the date on which the question was posted.</w:t>
      </w:r>
    </w:p>
    <w:p w14:paraId="5FD13F4F" w14:textId="77777777" w:rsidR="00F7692C" w:rsidRPr="0022223D" w:rsidRDefault="00F7692C" w:rsidP="00F7692C">
      <w:pPr>
        <w:pStyle w:val="Notes"/>
      </w:pPr>
    </w:p>
    <w:p w14:paraId="4744A371" w14:textId="51E63FEC" w:rsidR="00312F42" w:rsidRPr="0022223D" w:rsidRDefault="00312F42" w:rsidP="00E93697">
      <w:pPr>
        <w:pStyle w:val="Heading2"/>
        <w:rPr>
          <w:rFonts w:eastAsiaTheme="minorEastAsia"/>
          <w:lang w:eastAsia="zh-CN"/>
        </w:rPr>
      </w:pPr>
      <w:r w:rsidRPr="0022223D">
        <w:rPr>
          <w:rFonts w:eastAsiaTheme="minorEastAsia"/>
        </w:rPr>
        <w:t>Robustness Check</w:t>
      </w:r>
      <w:r w:rsidR="00D72A16" w:rsidRPr="0022223D">
        <w:rPr>
          <w:rFonts w:eastAsiaTheme="minorEastAsia"/>
          <w:lang w:eastAsia="zh-CN"/>
        </w:rPr>
        <w:t>s</w:t>
      </w:r>
    </w:p>
    <w:p w14:paraId="107C6E85" w14:textId="3C7C8F8C" w:rsidR="00C111C5" w:rsidRPr="0022223D" w:rsidRDefault="00C111C5" w:rsidP="00C111C5">
      <w:pPr>
        <w:pStyle w:val="Heading3"/>
      </w:pPr>
      <w:r w:rsidRPr="0022223D">
        <w:lastRenderedPageBreak/>
        <w:t xml:space="preserve">Robustness to </w:t>
      </w:r>
      <w:r w:rsidR="00A32145" w:rsidRPr="0022223D">
        <w:t>Alternative Specifications</w:t>
      </w:r>
      <w:r w:rsidRPr="0022223D">
        <w:t xml:space="preserve"> </w:t>
      </w:r>
    </w:p>
    <w:p w14:paraId="23C56D79" w14:textId="2A4B977D" w:rsidR="00D247BD" w:rsidRPr="0022223D" w:rsidRDefault="00D247BD" w:rsidP="00A86F82">
      <w:pPr>
        <w:pStyle w:val="Paragraph0"/>
      </w:pPr>
      <w:r w:rsidRPr="0022223D">
        <w:t>Our main analysis uses log-transformed count data for the number of answers per question. Recent research has raised concerns about log-transforming non</w:t>
      </w:r>
      <w:r w:rsidR="006E793D" w:rsidRPr="0022223D">
        <w:t>-</w:t>
      </w:r>
      <w:r w:rsidRPr="0022223D">
        <w:t xml:space="preserve">negative dependent variables </w:t>
      </w:r>
      <w:r w:rsidR="005E42B4" w:rsidRPr="0022223D">
        <w:fldChar w:fldCharType="begin"/>
      </w:r>
      <w:r w:rsidR="006E796B">
        <w:instrText xml:space="preserve"> ADDIN ZOTERO_ITEM CSL_CITATION {"citationID":"d8BXs4h7","properties":{"formattedCitation":"(J. Chen &amp; Roth, 2024)","plainCitation":"(J. Chen &amp; Roth, 2024)","noteIndex":0},"citationItems":[{"id":"xILCbqsa/D52FgLuo","uris":["http://zotero.org/users/8905122/items/7G3C4EH2"],"itemData":{"id":31825,"type":"article-journal","abstract":"When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6E796B">
        <w:rPr>
          <w:rFonts w:ascii="Segoe UI Emoji" w:hAnsi="Segoe UI Emoji" w:cs="Segoe UI Emoji"/>
        </w:rPr>
        <w:instrText>📊</w:instrText>
      </w:r>
      <w:r w:rsidR="006E796B">
        <w:instrText>","call-number":"1","container-title":"The Quarterly Journal of Economics","DOI":"10.1093/qje/qjad054","ISSN":"0033-5533","issue":"2","journalAbbreviation":"Q J Econ","language":"en","note":"</w:instrText>
      </w:r>
      <w:r w:rsidR="006E796B">
        <w:rPr>
          <w:rFonts w:ascii="Segoe UI Emoji" w:hAnsi="Segoe UI Emoji" w:cs="Segoe UI Emoji"/>
        </w:rPr>
        <w:instrText>🏷️</w:instrText>
      </w:r>
      <w:r w:rsidR="006E796B">
        <w:instrText xml:space="preserve"> /unread","page":"891-936","source":"12.7 (Q1)","title":"Logs with Zeros? Some Problems and Solutions","title-short":"Logs with Zeros?","volume":"139","author":[{"family":"Chen","given":"Jiafeng"},{"family":"Roth","given":"Jonathan"}],"issued":{"date-parts":[["2024",3,30]]}}}],"schema":"https://github.com/citation-style-language/schema/raw/master/csl-citation.json"} </w:instrText>
      </w:r>
      <w:r w:rsidR="005E42B4" w:rsidRPr="0022223D">
        <w:fldChar w:fldCharType="separate"/>
      </w:r>
      <w:r w:rsidR="00FB59A6" w:rsidRPr="00FB59A6">
        <w:t>(J. Chen &amp; Roth, 2024)</w:t>
      </w:r>
      <w:r w:rsidR="005E42B4" w:rsidRPr="0022223D">
        <w:fldChar w:fldCharType="end"/>
      </w:r>
      <w:r w:rsidRPr="0022223D">
        <w:t xml:space="preserve">. We verify robustness using alternative specifications in Tables </w:t>
      </w:r>
      <w:r w:rsidR="008031CD" w:rsidRPr="0022223D">
        <w:t>4</w:t>
      </w:r>
      <w:r w:rsidRPr="0022223D">
        <w:t xml:space="preserve"> and </w:t>
      </w:r>
      <w:r w:rsidR="008031CD" w:rsidRPr="0022223D">
        <w:t>5</w:t>
      </w:r>
      <w:r w:rsidRPr="0022223D">
        <w:t>.</w:t>
      </w:r>
    </w:p>
    <w:p w14:paraId="504A6B56" w14:textId="30FB23EE" w:rsidR="00E21CD0" w:rsidRPr="0022223D" w:rsidRDefault="00D247BD" w:rsidP="00A86F82">
      <w:pPr>
        <w:pStyle w:val="Paragraph0"/>
      </w:pPr>
      <w:r w:rsidRPr="0022223D">
        <w:rPr>
          <w:b/>
          <w:bCs/>
        </w:rPr>
        <w:t>Answer Supply</w:t>
      </w:r>
      <w:r w:rsidRPr="0022223D">
        <w:t xml:space="preserve">. Table </w:t>
      </w:r>
      <w:r w:rsidR="008031CD" w:rsidRPr="0022223D">
        <w:t>4</w:t>
      </w:r>
      <w:r w:rsidRPr="0022223D">
        <w:t xml:space="preserve"> examines </w:t>
      </w:r>
      <w:r w:rsidR="00571AB9" w:rsidRPr="0022223D">
        <w:t xml:space="preserve">the </w:t>
      </w:r>
      <w:r w:rsidRPr="0022223D">
        <w:t xml:space="preserve">human answer supply across five specifications. Column 1 reproduces our preferred OLS specification for comparison. Column 2 implements a questioner random effects model, which is appropriate given </w:t>
      </w:r>
      <w:r w:rsidR="00571AB9" w:rsidRPr="0022223D">
        <w:t xml:space="preserve">that </w:t>
      </w:r>
      <w:r w:rsidRPr="0022223D">
        <w:t>our question-level randomization ensures the error term is uncorrelated with treatment. Columns 3-5 employ models specifically designed for count data: Poisson, zero-inflated Poisson</w:t>
      </w:r>
      <w:r w:rsidR="00CE680A" w:rsidRPr="0022223D">
        <w:t xml:space="preserve"> (ZIP)</w:t>
      </w:r>
      <w:r w:rsidRPr="0022223D">
        <w:t xml:space="preserve">, and zero-inflated </w:t>
      </w:r>
      <w:r w:rsidR="00571AB9" w:rsidRPr="0022223D">
        <w:t>n</w:t>
      </w:r>
      <w:r w:rsidRPr="0022223D">
        <w:t xml:space="preserve">egative </w:t>
      </w:r>
      <w:r w:rsidR="00571AB9" w:rsidRPr="0022223D">
        <w:t>b</w:t>
      </w:r>
      <w:r w:rsidRPr="0022223D">
        <w:t>inomial</w:t>
      </w:r>
      <w:r w:rsidR="00CE680A" w:rsidRPr="0022223D">
        <w:t xml:space="preserve"> (ZINB)</w:t>
      </w:r>
      <w:r w:rsidRPr="0022223D">
        <w:t>. The coefficient o</w:t>
      </w:r>
      <w:r w:rsidR="00571AB9" w:rsidRPr="0022223D">
        <w:t>f</w:t>
      </w:r>
      <w:r w:rsidRPr="0022223D">
        <w:t xml:space="preserve"> AI remains negative and highly significant across all specifications.</w:t>
      </w:r>
    </w:p>
    <w:p w14:paraId="75CA3F5B" w14:textId="2FB7440E" w:rsidR="005D0D86" w:rsidRPr="0022223D" w:rsidRDefault="00B04148" w:rsidP="00B04148">
      <w:pPr>
        <w:pStyle w:val="TableFiguretitle"/>
      </w:pPr>
      <w:bookmarkStart w:id="737" w:name="_Ref210225085"/>
      <w:r w:rsidRPr="0022223D">
        <w:t xml:space="preserve">Table </w:t>
      </w:r>
      <w:r w:rsidR="008031CD">
        <w:fldChar w:fldCharType="begin"/>
      </w:r>
      <w:r w:rsidR="008031CD">
        <w:instrText xml:space="preserve"> SEQ Table \* ARABIC </w:instrText>
      </w:r>
      <w:r w:rsidR="008031CD">
        <w:fldChar w:fldCharType="separate"/>
      </w:r>
      <w:r w:rsidR="008031CD" w:rsidRPr="0022223D">
        <w:t>4</w:t>
      </w:r>
      <w:r w:rsidR="008031CD">
        <w:fldChar w:fldCharType="end"/>
      </w:r>
      <w:bookmarkEnd w:id="737"/>
      <w:r w:rsidRPr="0022223D">
        <w:t xml:space="preserve">. </w:t>
      </w:r>
      <w:r w:rsidR="005D0D86" w:rsidRPr="0022223D">
        <w:t xml:space="preserve">Robustness </w:t>
      </w:r>
      <w:r w:rsidR="008D5093" w:rsidRPr="0022223D">
        <w:t>c</w:t>
      </w:r>
      <w:r w:rsidR="005D0D86" w:rsidRPr="0022223D">
        <w:t xml:space="preserve">hecks: </w:t>
      </w:r>
      <w:r w:rsidR="008D5093" w:rsidRPr="0022223D">
        <w:t>a</w:t>
      </w:r>
      <w:r w:rsidR="005D0D86" w:rsidRPr="0022223D">
        <w:t xml:space="preserve">lternative </w:t>
      </w:r>
      <w:r w:rsidR="008D5093" w:rsidRPr="0022223D">
        <w:t>m</w:t>
      </w:r>
      <w:r w:rsidR="005D0D86" w:rsidRPr="0022223D">
        <w:t xml:space="preserve">odel </w:t>
      </w:r>
      <w:r w:rsidR="008D5093" w:rsidRPr="0022223D">
        <w:t>s</w:t>
      </w:r>
      <w:r w:rsidR="005D0D86" w:rsidRPr="0022223D">
        <w:t xml:space="preserve">pecifications for </w:t>
      </w:r>
      <w:r w:rsidR="008D5093" w:rsidRPr="0022223D">
        <w:t>h</w:t>
      </w:r>
      <w:r w:rsidR="005D0D86" w:rsidRPr="0022223D">
        <w:t xml:space="preserve">uman </w:t>
      </w:r>
      <w:r w:rsidR="008D5093" w:rsidRPr="0022223D">
        <w:t>a</w:t>
      </w:r>
      <w:r w:rsidR="005D0D86" w:rsidRPr="0022223D">
        <w:t xml:space="preserve">nswer </w:t>
      </w:r>
      <w:r w:rsidR="008D5093" w:rsidRPr="0022223D">
        <w:t>s</w:t>
      </w:r>
      <w:r w:rsidR="005D0D86" w:rsidRPr="0022223D">
        <w:t>upply</w:t>
      </w:r>
    </w:p>
    <w:tbl>
      <w:tblPr>
        <w:tblW w:w="5000" w:type="pct"/>
        <w:jc w:val="center"/>
        <w:tblLayout w:type="fixed"/>
        <w:tblLook w:val="04A0" w:firstRow="1" w:lastRow="0" w:firstColumn="1" w:lastColumn="0" w:noHBand="0" w:noVBand="1"/>
      </w:tblPr>
      <w:tblGrid>
        <w:gridCol w:w="2250"/>
        <w:gridCol w:w="1800"/>
        <w:gridCol w:w="1989"/>
        <w:gridCol w:w="1107"/>
        <w:gridCol w:w="1107"/>
        <w:gridCol w:w="1107"/>
      </w:tblGrid>
      <w:tr w:rsidR="00736BA6" w:rsidRPr="0022223D" w14:paraId="1C52B622" w14:textId="77777777" w:rsidTr="00A86F82">
        <w:trPr>
          <w:trHeight w:val="260"/>
          <w:jc w:val="center"/>
        </w:trPr>
        <w:tc>
          <w:tcPr>
            <w:tcW w:w="2250" w:type="dxa"/>
            <w:vMerge w:val="restart"/>
            <w:tcBorders>
              <w:top w:val="single" w:sz="4" w:space="0" w:color="auto"/>
              <w:left w:val="nil"/>
              <w:bottom w:val="nil"/>
              <w:right w:val="nil"/>
            </w:tcBorders>
            <w:noWrap/>
            <w:hideMark/>
          </w:tcPr>
          <w:p w14:paraId="7F1162F2" w14:textId="77777777" w:rsidR="00736BA6" w:rsidRPr="0022223D" w:rsidRDefault="00736BA6">
            <w:pPr>
              <w:jc w:val="center"/>
              <w:rPr>
                <w:color w:val="000000"/>
                <w:sz w:val="20"/>
                <w:szCs w:val="20"/>
              </w:rPr>
            </w:pPr>
            <w:r w:rsidRPr="0022223D">
              <w:rPr>
                <w:color w:val="000000"/>
                <w:sz w:val="20"/>
                <w:szCs w:val="20"/>
              </w:rPr>
              <w:t> </w:t>
            </w:r>
          </w:p>
        </w:tc>
        <w:tc>
          <w:tcPr>
            <w:tcW w:w="3789" w:type="dxa"/>
            <w:gridSpan w:val="2"/>
            <w:tcBorders>
              <w:top w:val="single" w:sz="4" w:space="0" w:color="auto"/>
              <w:left w:val="nil"/>
              <w:bottom w:val="nil"/>
              <w:right w:val="nil"/>
            </w:tcBorders>
            <w:noWrap/>
            <w:hideMark/>
          </w:tcPr>
          <w:p w14:paraId="590DDE44" w14:textId="77777777" w:rsidR="00736BA6" w:rsidRPr="0022223D" w:rsidRDefault="00736BA6">
            <w:pPr>
              <w:jc w:val="center"/>
              <w:rPr>
                <w:color w:val="000000"/>
                <w:sz w:val="20"/>
                <w:szCs w:val="20"/>
              </w:rPr>
            </w:pPr>
            <w:r w:rsidRPr="0022223D">
              <w:rPr>
                <w:color w:val="000000"/>
                <w:sz w:val="20"/>
                <w:szCs w:val="20"/>
              </w:rPr>
              <w:t>OLS</w:t>
            </w:r>
          </w:p>
        </w:tc>
        <w:tc>
          <w:tcPr>
            <w:tcW w:w="1107" w:type="dxa"/>
            <w:tcBorders>
              <w:top w:val="single" w:sz="4" w:space="0" w:color="auto"/>
              <w:left w:val="nil"/>
              <w:bottom w:val="nil"/>
              <w:right w:val="nil"/>
            </w:tcBorders>
            <w:noWrap/>
            <w:hideMark/>
          </w:tcPr>
          <w:p w14:paraId="0414B664" w14:textId="77777777" w:rsidR="00736BA6" w:rsidRPr="0022223D" w:rsidRDefault="00736BA6">
            <w:pPr>
              <w:jc w:val="center"/>
              <w:rPr>
                <w:color w:val="000000"/>
                <w:sz w:val="20"/>
                <w:szCs w:val="20"/>
              </w:rPr>
            </w:pPr>
            <w:r w:rsidRPr="0022223D">
              <w:rPr>
                <w:color w:val="000000"/>
                <w:sz w:val="20"/>
                <w:szCs w:val="20"/>
              </w:rPr>
              <w:t>Poisson</w:t>
            </w:r>
          </w:p>
        </w:tc>
        <w:tc>
          <w:tcPr>
            <w:tcW w:w="1107" w:type="dxa"/>
            <w:tcBorders>
              <w:top w:val="single" w:sz="4" w:space="0" w:color="auto"/>
              <w:left w:val="nil"/>
              <w:bottom w:val="nil"/>
              <w:right w:val="nil"/>
            </w:tcBorders>
            <w:noWrap/>
            <w:hideMark/>
          </w:tcPr>
          <w:p w14:paraId="29A5CC15" w14:textId="77777777" w:rsidR="00736BA6" w:rsidRPr="0022223D" w:rsidRDefault="00736BA6">
            <w:pPr>
              <w:jc w:val="center"/>
              <w:rPr>
                <w:color w:val="000000"/>
                <w:sz w:val="20"/>
                <w:szCs w:val="20"/>
              </w:rPr>
            </w:pPr>
            <w:r w:rsidRPr="0022223D">
              <w:rPr>
                <w:color w:val="000000"/>
                <w:sz w:val="20"/>
                <w:szCs w:val="20"/>
              </w:rPr>
              <w:t>ZIP</w:t>
            </w:r>
          </w:p>
        </w:tc>
        <w:tc>
          <w:tcPr>
            <w:tcW w:w="1107" w:type="dxa"/>
            <w:tcBorders>
              <w:top w:val="single" w:sz="4" w:space="0" w:color="auto"/>
              <w:left w:val="nil"/>
              <w:bottom w:val="nil"/>
              <w:right w:val="nil"/>
            </w:tcBorders>
            <w:noWrap/>
            <w:hideMark/>
          </w:tcPr>
          <w:p w14:paraId="58930C7B" w14:textId="77777777" w:rsidR="00736BA6" w:rsidRPr="0022223D" w:rsidRDefault="00736BA6">
            <w:pPr>
              <w:jc w:val="center"/>
              <w:rPr>
                <w:color w:val="000000"/>
                <w:sz w:val="20"/>
                <w:szCs w:val="20"/>
              </w:rPr>
            </w:pPr>
            <w:r w:rsidRPr="0022223D">
              <w:rPr>
                <w:color w:val="000000"/>
                <w:sz w:val="20"/>
                <w:szCs w:val="20"/>
              </w:rPr>
              <w:t>ZINB</w:t>
            </w:r>
          </w:p>
        </w:tc>
      </w:tr>
      <w:tr w:rsidR="00736BA6" w:rsidRPr="0022223D" w14:paraId="4DE3A333" w14:textId="77777777" w:rsidTr="00A86F82">
        <w:trPr>
          <w:trHeight w:val="260"/>
          <w:jc w:val="center"/>
        </w:trPr>
        <w:tc>
          <w:tcPr>
            <w:tcW w:w="2250" w:type="dxa"/>
            <w:vMerge/>
            <w:tcBorders>
              <w:top w:val="single" w:sz="4" w:space="0" w:color="auto"/>
              <w:left w:val="nil"/>
              <w:bottom w:val="nil"/>
              <w:right w:val="nil"/>
            </w:tcBorders>
            <w:hideMark/>
          </w:tcPr>
          <w:p w14:paraId="2C21FBF6" w14:textId="77777777" w:rsidR="00736BA6" w:rsidRPr="0022223D" w:rsidRDefault="00736BA6">
            <w:pPr>
              <w:rPr>
                <w:color w:val="000000"/>
                <w:sz w:val="20"/>
                <w:szCs w:val="20"/>
              </w:rPr>
            </w:pPr>
          </w:p>
        </w:tc>
        <w:tc>
          <w:tcPr>
            <w:tcW w:w="1800" w:type="dxa"/>
            <w:tcBorders>
              <w:top w:val="nil"/>
              <w:left w:val="nil"/>
              <w:right w:val="nil"/>
            </w:tcBorders>
            <w:noWrap/>
            <w:hideMark/>
          </w:tcPr>
          <w:p w14:paraId="2ECBDC64" w14:textId="77777777" w:rsidR="00736BA6" w:rsidRPr="0022223D" w:rsidRDefault="00736BA6">
            <w:pPr>
              <w:jc w:val="center"/>
              <w:rPr>
                <w:sz w:val="20"/>
                <w:szCs w:val="20"/>
              </w:rPr>
            </w:pPr>
            <w:r w:rsidRPr="0022223D">
              <w:rPr>
                <w:sz w:val="20"/>
                <w:szCs w:val="20"/>
              </w:rPr>
              <w:t>(1)</w:t>
            </w:r>
          </w:p>
        </w:tc>
        <w:tc>
          <w:tcPr>
            <w:tcW w:w="1989" w:type="dxa"/>
            <w:tcBorders>
              <w:top w:val="nil"/>
              <w:left w:val="nil"/>
              <w:right w:val="nil"/>
            </w:tcBorders>
            <w:noWrap/>
            <w:hideMark/>
          </w:tcPr>
          <w:p w14:paraId="5DD2C1DE" w14:textId="77777777" w:rsidR="00736BA6" w:rsidRPr="0022223D" w:rsidRDefault="00736BA6">
            <w:pPr>
              <w:jc w:val="center"/>
              <w:rPr>
                <w:sz w:val="20"/>
                <w:szCs w:val="20"/>
              </w:rPr>
            </w:pPr>
            <w:r w:rsidRPr="0022223D">
              <w:rPr>
                <w:sz w:val="20"/>
                <w:szCs w:val="20"/>
              </w:rPr>
              <w:t>(2)</w:t>
            </w:r>
          </w:p>
        </w:tc>
        <w:tc>
          <w:tcPr>
            <w:tcW w:w="1107" w:type="dxa"/>
            <w:tcBorders>
              <w:top w:val="nil"/>
              <w:left w:val="nil"/>
              <w:right w:val="nil"/>
            </w:tcBorders>
            <w:noWrap/>
            <w:hideMark/>
          </w:tcPr>
          <w:p w14:paraId="79643DCF" w14:textId="77777777" w:rsidR="00736BA6" w:rsidRPr="0022223D" w:rsidRDefault="00736BA6">
            <w:pPr>
              <w:jc w:val="center"/>
              <w:rPr>
                <w:sz w:val="20"/>
                <w:szCs w:val="20"/>
              </w:rPr>
            </w:pPr>
            <w:r w:rsidRPr="0022223D">
              <w:rPr>
                <w:sz w:val="20"/>
                <w:szCs w:val="20"/>
              </w:rPr>
              <w:t>(3)</w:t>
            </w:r>
          </w:p>
        </w:tc>
        <w:tc>
          <w:tcPr>
            <w:tcW w:w="1107" w:type="dxa"/>
            <w:tcBorders>
              <w:top w:val="nil"/>
              <w:left w:val="nil"/>
              <w:right w:val="nil"/>
            </w:tcBorders>
            <w:noWrap/>
            <w:hideMark/>
          </w:tcPr>
          <w:p w14:paraId="15A41813" w14:textId="77777777" w:rsidR="00736BA6" w:rsidRPr="0022223D" w:rsidRDefault="00736BA6">
            <w:pPr>
              <w:jc w:val="center"/>
              <w:rPr>
                <w:sz w:val="20"/>
                <w:szCs w:val="20"/>
              </w:rPr>
            </w:pPr>
            <w:r w:rsidRPr="0022223D">
              <w:rPr>
                <w:sz w:val="20"/>
                <w:szCs w:val="20"/>
              </w:rPr>
              <w:t>(4)</w:t>
            </w:r>
          </w:p>
        </w:tc>
        <w:tc>
          <w:tcPr>
            <w:tcW w:w="1107" w:type="dxa"/>
            <w:tcBorders>
              <w:top w:val="nil"/>
              <w:left w:val="nil"/>
              <w:right w:val="nil"/>
            </w:tcBorders>
            <w:noWrap/>
            <w:hideMark/>
          </w:tcPr>
          <w:p w14:paraId="533C5DB4" w14:textId="77777777" w:rsidR="00736BA6" w:rsidRPr="0022223D" w:rsidRDefault="00736BA6">
            <w:pPr>
              <w:jc w:val="center"/>
              <w:rPr>
                <w:sz w:val="20"/>
                <w:szCs w:val="20"/>
              </w:rPr>
            </w:pPr>
            <w:r w:rsidRPr="0022223D">
              <w:rPr>
                <w:sz w:val="20"/>
                <w:szCs w:val="20"/>
              </w:rPr>
              <w:t>(5)</w:t>
            </w:r>
          </w:p>
        </w:tc>
      </w:tr>
      <w:tr w:rsidR="00736BA6" w:rsidRPr="0022223D" w14:paraId="6050D52E" w14:textId="77777777" w:rsidTr="00A86F82">
        <w:trPr>
          <w:trHeight w:val="260"/>
          <w:jc w:val="center"/>
        </w:trPr>
        <w:tc>
          <w:tcPr>
            <w:tcW w:w="2250" w:type="dxa"/>
            <w:vMerge/>
            <w:tcBorders>
              <w:top w:val="single" w:sz="4" w:space="0" w:color="auto"/>
              <w:left w:val="nil"/>
              <w:right w:val="nil"/>
            </w:tcBorders>
            <w:hideMark/>
          </w:tcPr>
          <w:p w14:paraId="30F8A914" w14:textId="77777777" w:rsidR="00736BA6" w:rsidRPr="0022223D" w:rsidRDefault="00736BA6">
            <w:pPr>
              <w:rPr>
                <w:color w:val="000000"/>
                <w:sz w:val="20"/>
                <w:szCs w:val="20"/>
              </w:rPr>
            </w:pPr>
          </w:p>
        </w:tc>
        <w:tc>
          <w:tcPr>
            <w:tcW w:w="3789" w:type="dxa"/>
            <w:gridSpan w:val="2"/>
            <w:tcBorders>
              <w:top w:val="nil"/>
              <w:left w:val="nil"/>
              <w:bottom w:val="single" w:sz="4" w:space="0" w:color="auto"/>
              <w:right w:val="nil"/>
            </w:tcBorders>
            <w:noWrap/>
            <w:hideMark/>
          </w:tcPr>
          <w:p w14:paraId="4E7B3E07" w14:textId="2D9E28CB" w:rsidR="00736BA6" w:rsidRPr="0022223D" w:rsidRDefault="00736BA6">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the number of human answers provided within 7 days (</w:t>
            </w:r>
            <w:r w:rsidRPr="0022223D">
              <w:rPr>
                <w:i/>
                <w:iCs/>
                <w:color w:val="000000"/>
                <w:sz w:val="20"/>
                <w:szCs w:val="20"/>
              </w:rPr>
              <w:t>answerNum</w:t>
            </w:r>
            <w:r w:rsidRPr="0022223D">
              <w:rPr>
                <w:i/>
                <w:iCs/>
                <w:color w:val="000000"/>
                <w:sz w:val="20"/>
                <w:szCs w:val="20"/>
                <w:vertAlign w:val="subscript"/>
              </w:rPr>
              <w:t>i</w:t>
            </w:r>
            <w:r w:rsidRPr="0022223D">
              <w:rPr>
                <w:color w:val="000000"/>
                <w:sz w:val="20"/>
                <w:szCs w:val="20"/>
              </w:rPr>
              <w:t>)</w:t>
            </w:r>
          </w:p>
        </w:tc>
        <w:tc>
          <w:tcPr>
            <w:tcW w:w="3321" w:type="dxa"/>
            <w:gridSpan w:val="3"/>
            <w:tcBorders>
              <w:top w:val="nil"/>
              <w:left w:val="nil"/>
              <w:bottom w:val="single" w:sz="4" w:space="0" w:color="auto"/>
              <w:right w:val="nil"/>
            </w:tcBorders>
            <w:noWrap/>
            <w:hideMark/>
          </w:tcPr>
          <w:p w14:paraId="6907839C" w14:textId="278FCA97" w:rsidR="00736BA6" w:rsidRPr="0022223D" w:rsidRDefault="00736BA6">
            <w:pPr>
              <w:jc w:val="center"/>
              <w:rPr>
                <w:color w:val="000000"/>
                <w:sz w:val="20"/>
                <w:szCs w:val="20"/>
              </w:rPr>
            </w:pPr>
            <w:r w:rsidRPr="0022223D">
              <w:rPr>
                <w:color w:val="000000"/>
                <w:sz w:val="20"/>
                <w:szCs w:val="20"/>
              </w:rPr>
              <w:t>DV: the number of human answers provided within 7 days</w:t>
            </w:r>
          </w:p>
        </w:tc>
      </w:tr>
      <w:tr w:rsidR="00736BA6" w:rsidRPr="0022223D" w14:paraId="4BB8E362" w14:textId="77777777" w:rsidTr="00A86F82">
        <w:trPr>
          <w:trHeight w:val="260"/>
          <w:jc w:val="center"/>
        </w:trPr>
        <w:tc>
          <w:tcPr>
            <w:tcW w:w="2250" w:type="dxa"/>
            <w:vMerge w:val="restart"/>
            <w:tcBorders>
              <w:top w:val="nil"/>
              <w:left w:val="nil"/>
              <w:bottom w:val="single" w:sz="4" w:space="0" w:color="000000"/>
              <w:right w:val="nil"/>
            </w:tcBorders>
            <w:noWrap/>
            <w:hideMark/>
          </w:tcPr>
          <w:p w14:paraId="180F39ED" w14:textId="77777777" w:rsidR="00736BA6" w:rsidRPr="0022223D" w:rsidRDefault="00736BA6">
            <w:pPr>
              <w:rPr>
                <w:i/>
                <w:iCs/>
                <w:sz w:val="20"/>
                <w:szCs w:val="20"/>
              </w:rPr>
            </w:pPr>
            <w:r w:rsidRPr="0022223D">
              <w:rPr>
                <w:i/>
                <w:iCs/>
                <w:sz w:val="20"/>
                <w:szCs w:val="20"/>
              </w:rPr>
              <w:t>AI</w:t>
            </w:r>
            <w:r w:rsidRPr="0022223D">
              <w:rPr>
                <w:i/>
                <w:iCs/>
                <w:sz w:val="20"/>
                <w:szCs w:val="20"/>
                <w:vertAlign w:val="subscript"/>
              </w:rPr>
              <w:t>i</w:t>
            </w:r>
          </w:p>
        </w:tc>
        <w:tc>
          <w:tcPr>
            <w:tcW w:w="1800" w:type="dxa"/>
            <w:tcBorders>
              <w:top w:val="single" w:sz="4" w:space="0" w:color="auto"/>
              <w:left w:val="nil"/>
              <w:right w:val="nil"/>
            </w:tcBorders>
            <w:noWrap/>
            <w:hideMark/>
          </w:tcPr>
          <w:p w14:paraId="1B2E0860" w14:textId="77777777" w:rsidR="00736BA6" w:rsidRPr="0022223D" w:rsidRDefault="00736BA6">
            <w:pPr>
              <w:jc w:val="center"/>
              <w:rPr>
                <w:color w:val="000000"/>
                <w:sz w:val="20"/>
                <w:szCs w:val="20"/>
              </w:rPr>
            </w:pPr>
            <w:r w:rsidRPr="0022223D">
              <w:rPr>
                <w:color w:val="000000"/>
                <w:sz w:val="20"/>
                <w:szCs w:val="20"/>
              </w:rPr>
              <w:t>-0.046 ***</w:t>
            </w:r>
          </w:p>
        </w:tc>
        <w:tc>
          <w:tcPr>
            <w:tcW w:w="1989" w:type="dxa"/>
            <w:tcBorders>
              <w:top w:val="single" w:sz="4" w:space="0" w:color="auto"/>
              <w:left w:val="nil"/>
              <w:right w:val="nil"/>
            </w:tcBorders>
            <w:noWrap/>
            <w:hideMark/>
          </w:tcPr>
          <w:p w14:paraId="50040518" w14:textId="77777777" w:rsidR="00736BA6" w:rsidRPr="0022223D" w:rsidRDefault="00736BA6">
            <w:pPr>
              <w:jc w:val="center"/>
              <w:rPr>
                <w:color w:val="000000"/>
                <w:sz w:val="20"/>
                <w:szCs w:val="20"/>
              </w:rPr>
            </w:pPr>
            <w:r w:rsidRPr="0022223D">
              <w:rPr>
                <w:color w:val="000000"/>
                <w:sz w:val="20"/>
                <w:szCs w:val="20"/>
              </w:rPr>
              <w:t>-0.042 ***</w:t>
            </w:r>
          </w:p>
        </w:tc>
        <w:tc>
          <w:tcPr>
            <w:tcW w:w="1107" w:type="dxa"/>
            <w:tcBorders>
              <w:top w:val="single" w:sz="4" w:space="0" w:color="auto"/>
              <w:left w:val="nil"/>
              <w:right w:val="nil"/>
            </w:tcBorders>
            <w:noWrap/>
            <w:hideMark/>
          </w:tcPr>
          <w:p w14:paraId="454448BA" w14:textId="77777777" w:rsidR="00736BA6" w:rsidRPr="0022223D" w:rsidRDefault="00736BA6">
            <w:pPr>
              <w:jc w:val="center"/>
              <w:rPr>
                <w:color w:val="000000"/>
                <w:sz w:val="20"/>
                <w:szCs w:val="20"/>
              </w:rPr>
            </w:pPr>
            <w:r w:rsidRPr="0022223D">
              <w:rPr>
                <w:color w:val="000000"/>
                <w:sz w:val="20"/>
                <w:szCs w:val="20"/>
              </w:rPr>
              <w:t>-0.121 ***</w:t>
            </w:r>
          </w:p>
        </w:tc>
        <w:tc>
          <w:tcPr>
            <w:tcW w:w="1107" w:type="dxa"/>
            <w:tcBorders>
              <w:top w:val="single" w:sz="4" w:space="0" w:color="auto"/>
              <w:left w:val="nil"/>
              <w:right w:val="nil"/>
            </w:tcBorders>
            <w:noWrap/>
            <w:hideMark/>
          </w:tcPr>
          <w:p w14:paraId="67A6EDB2" w14:textId="77777777" w:rsidR="00736BA6" w:rsidRPr="0022223D" w:rsidRDefault="00736BA6">
            <w:pPr>
              <w:jc w:val="center"/>
              <w:rPr>
                <w:color w:val="000000"/>
                <w:sz w:val="20"/>
                <w:szCs w:val="20"/>
              </w:rPr>
            </w:pPr>
            <w:r w:rsidRPr="0022223D">
              <w:rPr>
                <w:color w:val="000000"/>
                <w:sz w:val="20"/>
                <w:szCs w:val="20"/>
              </w:rPr>
              <w:t>-0.121 ***</w:t>
            </w:r>
          </w:p>
        </w:tc>
        <w:tc>
          <w:tcPr>
            <w:tcW w:w="1107" w:type="dxa"/>
            <w:tcBorders>
              <w:top w:val="single" w:sz="4" w:space="0" w:color="auto"/>
              <w:left w:val="nil"/>
              <w:right w:val="nil"/>
            </w:tcBorders>
            <w:noWrap/>
            <w:hideMark/>
          </w:tcPr>
          <w:p w14:paraId="09F9B59C" w14:textId="77777777" w:rsidR="00736BA6" w:rsidRPr="0022223D" w:rsidRDefault="00736BA6">
            <w:pPr>
              <w:jc w:val="center"/>
              <w:rPr>
                <w:color w:val="000000"/>
                <w:sz w:val="20"/>
                <w:szCs w:val="20"/>
              </w:rPr>
            </w:pPr>
            <w:r w:rsidRPr="0022223D">
              <w:rPr>
                <w:color w:val="000000"/>
                <w:sz w:val="20"/>
                <w:szCs w:val="20"/>
              </w:rPr>
              <w:t>-0.121 ***</w:t>
            </w:r>
          </w:p>
        </w:tc>
      </w:tr>
      <w:tr w:rsidR="00E21CD0" w:rsidRPr="0022223D" w14:paraId="27D7BF03" w14:textId="77777777" w:rsidTr="00E21CD0">
        <w:trPr>
          <w:trHeight w:val="305"/>
          <w:jc w:val="center"/>
        </w:trPr>
        <w:tc>
          <w:tcPr>
            <w:tcW w:w="2250" w:type="dxa"/>
            <w:vMerge/>
            <w:tcBorders>
              <w:top w:val="nil"/>
              <w:left w:val="nil"/>
              <w:right w:val="nil"/>
            </w:tcBorders>
            <w:hideMark/>
          </w:tcPr>
          <w:p w14:paraId="0EF80BE8" w14:textId="77777777" w:rsidR="00736BA6" w:rsidRPr="0022223D" w:rsidRDefault="00736BA6">
            <w:pPr>
              <w:rPr>
                <w:sz w:val="20"/>
                <w:szCs w:val="20"/>
              </w:rPr>
            </w:pPr>
          </w:p>
        </w:tc>
        <w:tc>
          <w:tcPr>
            <w:tcW w:w="1800" w:type="dxa"/>
            <w:tcBorders>
              <w:top w:val="nil"/>
              <w:left w:val="nil"/>
              <w:right w:val="nil"/>
            </w:tcBorders>
            <w:noWrap/>
            <w:hideMark/>
          </w:tcPr>
          <w:p w14:paraId="5CED8CEF" w14:textId="77777777" w:rsidR="00736BA6" w:rsidRPr="0022223D" w:rsidRDefault="00736BA6">
            <w:pPr>
              <w:jc w:val="center"/>
              <w:rPr>
                <w:color w:val="000000"/>
                <w:sz w:val="20"/>
                <w:szCs w:val="20"/>
              </w:rPr>
            </w:pPr>
            <w:r w:rsidRPr="0022223D">
              <w:rPr>
                <w:color w:val="000000"/>
                <w:sz w:val="20"/>
                <w:szCs w:val="20"/>
              </w:rPr>
              <w:t>(0.011)</w:t>
            </w:r>
          </w:p>
        </w:tc>
        <w:tc>
          <w:tcPr>
            <w:tcW w:w="1989" w:type="dxa"/>
            <w:tcBorders>
              <w:top w:val="nil"/>
              <w:left w:val="nil"/>
              <w:right w:val="nil"/>
            </w:tcBorders>
            <w:noWrap/>
            <w:hideMark/>
          </w:tcPr>
          <w:p w14:paraId="20449BDF" w14:textId="77777777" w:rsidR="00736BA6" w:rsidRPr="0022223D" w:rsidRDefault="00736BA6">
            <w:pPr>
              <w:jc w:val="center"/>
              <w:rPr>
                <w:color w:val="000000"/>
                <w:sz w:val="20"/>
                <w:szCs w:val="20"/>
              </w:rPr>
            </w:pPr>
            <w:r w:rsidRPr="0022223D">
              <w:rPr>
                <w:color w:val="000000"/>
                <w:sz w:val="20"/>
                <w:szCs w:val="20"/>
              </w:rPr>
              <w:t>(0.010)</w:t>
            </w:r>
          </w:p>
        </w:tc>
        <w:tc>
          <w:tcPr>
            <w:tcW w:w="1107" w:type="dxa"/>
            <w:tcBorders>
              <w:top w:val="nil"/>
              <w:left w:val="nil"/>
              <w:right w:val="nil"/>
            </w:tcBorders>
            <w:noWrap/>
            <w:hideMark/>
          </w:tcPr>
          <w:p w14:paraId="031C74D6" w14:textId="77777777" w:rsidR="00736BA6" w:rsidRPr="0022223D" w:rsidRDefault="00736BA6">
            <w:pPr>
              <w:jc w:val="center"/>
              <w:rPr>
                <w:color w:val="000000"/>
                <w:sz w:val="20"/>
                <w:szCs w:val="20"/>
              </w:rPr>
            </w:pPr>
            <w:r w:rsidRPr="0022223D">
              <w:rPr>
                <w:color w:val="000000"/>
                <w:sz w:val="20"/>
                <w:szCs w:val="20"/>
              </w:rPr>
              <w:t>(0.026)</w:t>
            </w:r>
          </w:p>
        </w:tc>
        <w:tc>
          <w:tcPr>
            <w:tcW w:w="1107" w:type="dxa"/>
            <w:tcBorders>
              <w:top w:val="nil"/>
              <w:left w:val="nil"/>
              <w:right w:val="nil"/>
            </w:tcBorders>
            <w:noWrap/>
            <w:hideMark/>
          </w:tcPr>
          <w:p w14:paraId="75BAD968" w14:textId="77777777" w:rsidR="00736BA6" w:rsidRPr="0022223D" w:rsidRDefault="00736BA6">
            <w:pPr>
              <w:jc w:val="center"/>
              <w:rPr>
                <w:color w:val="000000"/>
                <w:sz w:val="20"/>
                <w:szCs w:val="20"/>
              </w:rPr>
            </w:pPr>
            <w:r w:rsidRPr="0022223D">
              <w:rPr>
                <w:color w:val="000000"/>
                <w:sz w:val="20"/>
                <w:szCs w:val="20"/>
              </w:rPr>
              <w:t>(0.031)</w:t>
            </w:r>
          </w:p>
        </w:tc>
        <w:tc>
          <w:tcPr>
            <w:tcW w:w="1107" w:type="dxa"/>
            <w:tcBorders>
              <w:top w:val="nil"/>
              <w:left w:val="nil"/>
              <w:right w:val="nil"/>
            </w:tcBorders>
            <w:noWrap/>
            <w:hideMark/>
          </w:tcPr>
          <w:p w14:paraId="1C33564F" w14:textId="77777777" w:rsidR="00736BA6" w:rsidRPr="0022223D" w:rsidRDefault="00736BA6">
            <w:pPr>
              <w:jc w:val="center"/>
              <w:rPr>
                <w:color w:val="000000"/>
                <w:sz w:val="20"/>
                <w:szCs w:val="20"/>
              </w:rPr>
            </w:pPr>
            <w:r w:rsidRPr="0022223D">
              <w:rPr>
                <w:color w:val="000000"/>
                <w:sz w:val="20"/>
                <w:szCs w:val="20"/>
              </w:rPr>
              <w:t>(0.031)</w:t>
            </w:r>
          </w:p>
        </w:tc>
      </w:tr>
      <w:tr w:rsidR="00E21CD0" w:rsidRPr="0022223D" w14:paraId="4ECA89E3" w14:textId="77777777" w:rsidTr="00A86F82">
        <w:trPr>
          <w:trHeight w:val="280"/>
          <w:jc w:val="center"/>
        </w:trPr>
        <w:tc>
          <w:tcPr>
            <w:tcW w:w="2250" w:type="dxa"/>
            <w:tcBorders>
              <w:top w:val="nil"/>
              <w:left w:val="nil"/>
              <w:bottom w:val="nil"/>
              <w:right w:val="nil"/>
            </w:tcBorders>
            <w:noWrap/>
          </w:tcPr>
          <w:p w14:paraId="2C0A8271" w14:textId="4A54334D" w:rsidR="00E21CD0" w:rsidRPr="0022223D" w:rsidRDefault="00E21CD0" w:rsidP="00E21CD0">
            <w:pPr>
              <w:rPr>
                <w:sz w:val="20"/>
                <w:szCs w:val="20"/>
              </w:rPr>
            </w:pPr>
            <w:r w:rsidRPr="0022223D">
              <w:rPr>
                <w:sz w:val="20"/>
                <w:szCs w:val="20"/>
              </w:rPr>
              <w:t>other controls</w:t>
            </w:r>
          </w:p>
        </w:tc>
        <w:tc>
          <w:tcPr>
            <w:tcW w:w="1800" w:type="dxa"/>
            <w:tcBorders>
              <w:top w:val="nil"/>
              <w:left w:val="nil"/>
              <w:bottom w:val="nil"/>
              <w:right w:val="nil"/>
            </w:tcBorders>
            <w:noWrap/>
          </w:tcPr>
          <w:p w14:paraId="2A3AF3D5" w14:textId="1B40E319" w:rsidR="00E21CD0" w:rsidRPr="0022223D" w:rsidRDefault="00E21CD0" w:rsidP="00E21CD0">
            <w:pPr>
              <w:jc w:val="center"/>
              <w:rPr>
                <w:sz w:val="20"/>
                <w:szCs w:val="20"/>
              </w:rPr>
            </w:pPr>
            <w:r w:rsidRPr="0022223D">
              <w:rPr>
                <w:sz w:val="20"/>
                <w:szCs w:val="20"/>
              </w:rPr>
              <w:t>√</w:t>
            </w:r>
          </w:p>
        </w:tc>
        <w:tc>
          <w:tcPr>
            <w:tcW w:w="1989" w:type="dxa"/>
            <w:tcBorders>
              <w:top w:val="nil"/>
              <w:left w:val="nil"/>
              <w:bottom w:val="nil"/>
              <w:right w:val="nil"/>
            </w:tcBorders>
            <w:noWrap/>
          </w:tcPr>
          <w:p w14:paraId="32A8F07F" w14:textId="2354EC8F"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161F01DE" w14:textId="0C03DF74"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3E97714C" w14:textId="0BA00CC8"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tcPr>
          <w:p w14:paraId="52E24DAB" w14:textId="16170B82" w:rsidR="00E21CD0" w:rsidRPr="0022223D" w:rsidRDefault="00E21CD0" w:rsidP="00E21CD0">
            <w:pPr>
              <w:jc w:val="center"/>
              <w:rPr>
                <w:sz w:val="20"/>
                <w:szCs w:val="20"/>
              </w:rPr>
            </w:pPr>
            <w:r w:rsidRPr="0022223D">
              <w:rPr>
                <w:sz w:val="20"/>
                <w:szCs w:val="20"/>
              </w:rPr>
              <w:t>√</w:t>
            </w:r>
          </w:p>
        </w:tc>
      </w:tr>
      <w:tr w:rsidR="00E21CD0" w:rsidRPr="0022223D" w14:paraId="62D71F0F" w14:textId="77777777" w:rsidTr="00A86F82">
        <w:trPr>
          <w:trHeight w:val="280"/>
          <w:jc w:val="center"/>
        </w:trPr>
        <w:tc>
          <w:tcPr>
            <w:tcW w:w="2250" w:type="dxa"/>
            <w:tcBorders>
              <w:top w:val="nil"/>
              <w:left w:val="nil"/>
              <w:bottom w:val="nil"/>
              <w:right w:val="nil"/>
            </w:tcBorders>
            <w:noWrap/>
            <w:hideMark/>
          </w:tcPr>
          <w:p w14:paraId="7B025271" w14:textId="24BA9804" w:rsidR="00E21CD0" w:rsidRPr="0022223D" w:rsidRDefault="00E21CD0" w:rsidP="00E21CD0">
            <w:pPr>
              <w:rPr>
                <w:sz w:val="20"/>
                <w:szCs w:val="20"/>
              </w:rPr>
            </w:pPr>
            <w:r w:rsidRPr="0022223D">
              <w:rPr>
                <w:sz w:val="20"/>
                <w:szCs w:val="20"/>
              </w:rPr>
              <w:t>question timing FE</w:t>
            </w:r>
          </w:p>
        </w:tc>
        <w:tc>
          <w:tcPr>
            <w:tcW w:w="1800" w:type="dxa"/>
            <w:tcBorders>
              <w:top w:val="nil"/>
              <w:left w:val="nil"/>
              <w:bottom w:val="nil"/>
              <w:right w:val="nil"/>
            </w:tcBorders>
            <w:noWrap/>
            <w:hideMark/>
          </w:tcPr>
          <w:p w14:paraId="2321A075" w14:textId="25669D82" w:rsidR="00E21CD0" w:rsidRPr="0022223D" w:rsidRDefault="00E21CD0" w:rsidP="00E21CD0">
            <w:pPr>
              <w:jc w:val="center"/>
              <w:rPr>
                <w:sz w:val="20"/>
                <w:szCs w:val="20"/>
              </w:rPr>
            </w:pPr>
            <w:r w:rsidRPr="0022223D">
              <w:rPr>
                <w:sz w:val="20"/>
                <w:szCs w:val="20"/>
              </w:rPr>
              <w:t>√</w:t>
            </w:r>
          </w:p>
        </w:tc>
        <w:tc>
          <w:tcPr>
            <w:tcW w:w="1989" w:type="dxa"/>
            <w:tcBorders>
              <w:top w:val="nil"/>
              <w:left w:val="nil"/>
              <w:bottom w:val="nil"/>
              <w:right w:val="nil"/>
            </w:tcBorders>
            <w:noWrap/>
            <w:hideMark/>
          </w:tcPr>
          <w:p w14:paraId="5C156605" w14:textId="6CB545B6"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3BF7AC87" w14:textId="01404DE2"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27A2814C" w14:textId="1AF886D5" w:rsidR="00E21CD0" w:rsidRPr="0022223D" w:rsidRDefault="00E21CD0" w:rsidP="00E21CD0">
            <w:pPr>
              <w:jc w:val="center"/>
              <w:rPr>
                <w:sz w:val="20"/>
                <w:szCs w:val="20"/>
              </w:rPr>
            </w:pPr>
            <w:r w:rsidRPr="0022223D">
              <w:rPr>
                <w:sz w:val="20"/>
                <w:szCs w:val="20"/>
              </w:rPr>
              <w:t>√</w:t>
            </w:r>
          </w:p>
        </w:tc>
        <w:tc>
          <w:tcPr>
            <w:tcW w:w="1107" w:type="dxa"/>
            <w:tcBorders>
              <w:top w:val="nil"/>
              <w:left w:val="nil"/>
              <w:bottom w:val="nil"/>
              <w:right w:val="nil"/>
            </w:tcBorders>
            <w:noWrap/>
            <w:hideMark/>
          </w:tcPr>
          <w:p w14:paraId="20471AAD" w14:textId="4B5967E8" w:rsidR="00E21CD0" w:rsidRPr="0022223D" w:rsidRDefault="00E21CD0" w:rsidP="00E21CD0">
            <w:pPr>
              <w:jc w:val="center"/>
              <w:rPr>
                <w:sz w:val="20"/>
                <w:szCs w:val="20"/>
              </w:rPr>
            </w:pPr>
            <w:r w:rsidRPr="0022223D">
              <w:rPr>
                <w:sz w:val="20"/>
                <w:szCs w:val="20"/>
              </w:rPr>
              <w:t>√</w:t>
            </w:r>
          </w:p>
        </w:tc>
      </w:tr>
      <w:tr w:rsidR="00E21CD0" w:rsidRPr="0022223D" w14:paraId="27C8D762" w14:textId="77777777" w:rsidTr="00A86F82">
        <w:trPr>
          <w:trHeight w:val="280"/>
          <w:jc w:val="center"/>
        </w:trPr>
        <w:tc>
          <w:tcPr>
            <w:tcW w:w="2250" w:type="dxa"/>
            <w:tcBorders>
              <w:top w:val="nil"/>
              <w:left w:val="nil"/>
              <w:bottom w:val="single" w:sz="4" w:space="0" w:color="auto"/>
              <w:right w:val="nil"/>
            </w:tcBorders>
            <w:noWrap/>
            <w:hideMark/>
          </w:tcPr>
          <w:p w14:paraId="71CF75D6" w14:textId="77777777" w:rsidR="00E21CD0" w:rsidRPr="0022223D" w:rsidRDefault="00E21CD0" w:rsidP="00E21CD0">
            <w:pPr>
              <w:rPr>
                <w:color w:val="000000"/>
                <w:sz w:val="20"/>
                <w:szCs w:val="20"/>
              </w:rPr>
            </w:pPr>
            <w:r w:rsidRPr="0022223D">
              <w:rPr>
                <w:color w:val="000000"/>
                <w:sz w:val="20"/>
                <w:szCs w:val="20"/>
              </w:rPr>
              <w:t>questioner random effect</w:t>
            </w:r>
          </w:p>
        </w:tc>
        <w:tc>
          <w:tcPr>
            <w:tcW w:w="1800" w:type="dxa"/>
            <w:tcBorders>
              <w:top w:val="nil"/>
              <w:left w:val="nil"/>
              <w:bottom w:val="single" w:sz="4" w:space="0" w:color="auto"/>
              <w:right w:val="nil"/>
            </w:tcBorders>
            <w:noWrap/>
            <w:hideMark/>
          </w:tcPr>
          <w:p w14:paraId="3EE88874" w14:textId="77777777" w:rsidR="00E21CD0" w:rsidRPr="0022223D" w:rsidRDefault="00E21CD0" w:rsidP="00E21CD0">
            <w:pPr>
              <w:jc w:val="center"/>
              <w:rPr>
                <w:color w:val="000000"/>
                <w:sz w:val="20"/>
                <w:szCs w:val="20"/>
              </w:rPr>
            </w:pPr>
            <w:r w:rsidRPr="0022223D">
              <w:rPr>
                <w:color w:val="000000"/>
                <w:sz w:val="20"/>
                <w:szCs w:val="20"/>
              </w:rPr>
              <w:t> </w:t>
            </w:r>
          </w:p>
        </w:tc>
        <w:tc>
          <w:tcPr>
            <w:tcW w:w="1989" w:type="dxa"/>
            <w:tcBorders>
              <w:top w:val="nil"/>
              <w:left w:val="nil"/>
              <w:bottom w:val="single" w:sz="4" w:space="0" w:color="auto"/>
              <w:right w:val="nil"/>
            </w:tcBorders>
            <w:noWrap/>
            <w:hideMark/>
          </w:tcPr>
          <w:p w14:paraId="79C7B1C3" w14:textId="77777777" w:rsidR="00E21CD0" w:rsidRPr="0022223D" w:rsidRDefault="00E21CD0" w:rsidP="00E21CD0">
            <w:pPr>
              <w:jc w:val="center"/>
              <w:rPr>
                <w:sz w:val="20"/>
                <w:szCs w:val="20"/>
              </w:rPr>
            </w:pPr>
            <w:r w:rsidRPr="0022223D">
              <w:rPr>
                <w:sz w:val="20"/>
                <w:szCs w:val="20"/>
              </w:rPr>
              <w:t>√</w:t>
            </w:r>
          </w:p>
        </w:tc>
        <w:tc>
          <w:tcPr>
            <w:tcW w:w="1107" w:type="dxa"/>
            <w:tcBorders>
              <w:top w:val="nil"/>
              <w:left w:val="nil"/>
              <w:bottom w:val="single" w:sz="4" w:space="0" w:color="auto"/>
              <w:right w:val="nil"/>
            </w:tcBorders>
            <w:noWrap/>
            <w:hideMark/>
          </w:tcPr>
          <w:p w14:paraId="7CFB8E0E"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5985B7D4"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79EA2CE2" w14:textId="77777777" w:rsidR="00E21CD0" w:rsidRPr="0022223D" w:rsidRDefault="00E21CD0" w:rsidP="00E21CD0">
            <w:pPr>
              <w:jc w:val="center"/>
              <w:rPr>
                <w:color w:val="000000"/>
                <w:sz w:val="20"/>
                <w:szCs w:val="20"/>
              </w:rPr>
            </w:pPr>
            <w:r w:rsidRPr="0022223D">
              <w:rPr>
                <w:color w:val="000000"/>
                <w:sz w:val="20"/>
                <w:szCs w:val="20"/>
              </w:rPr>
              <w:t> </w:t>
            </w:r>
          </w:p>
        </w:tc>
      </w:tr>
      <w:tr w:rsidR="00E21CD0" w:rsidRPr="0022223D" w14:paraId="51B12001" w14:textId="77777777" w:rsidTr="00A86F82">
        <w:trPr>
          <w:trHeight w:val="260"/>
          <w:jc w:val="center"/>
        </w:trPr>
        <w:tc>
          <w:tcPr>
            <w:tcW w:w="2250" w:type="dxa"/>
            <w:tcBorders>
              <w:top w:val="nil"/>
              <w:left w:val="nil"/>
              <w:bottom w:val="nil"/>
              <w:right w:val="nil"/>
            </w:tcBorders>
            <w:noWrap/>
            <w:hideMark/>
          </w:tcPr>
          <w:p w14:paraId="5EFB990D" w14:textId="77777777" w:rsidR="00E21CD0" w:rsidRPr="0022223D" w:rsidRDefault="00E21CD0" w:rsidP="00E21CD0">
            <w:pPr>
              <w:rPr>
                <w:color w:val="000000"/>
                <w:sz w:val="20"/>
                <w:szCs w:val="20"/>
              </w:rPr>
            </w:pPr>
            <w:r w:rsidRPr="0022223D">
              <w:rPr>
                <w:color w:val="000000"/>
                <w:sz w:val="20"/>
                <w:szCs w:val="20"/>
              </w:rPr>
              <w:t>N</w:t>
            </w:r>
          </w:p>
        </w:tc>
        <w:tc>
          <w:tcPr>
            <w:tcW w:w="1800" w:type="dxa"/>
            <w:tcBorders>
              <w:top w:val="nil"/>
              <w:left w:val="nil"/>
              <w:bottom w:val="nil"/>
              <w:right w:val="nil"/>
            </w:tcBorders>
            <w:noWrap/>
            <w:hideMark/>
          </w:tcPr>
          <w:p w14:paraId="752B6861" w14:textId="77777777" w:rsidR="00E21CD0" w:rsidRPr="0022223D" w:rsidRDefault="00E21CD0" w:rsidP="00E21CD0">
            <w:pPr>
              <w:jc w:val="center"/>
              <w:rPr>
                <w:sz w:val="20"/>
                <w:szCs w:val="20"/>
              </w:rPr>
            </w:pPr>
            <w:r w:rsidRPr="0022223D">
              <w:rPr>
                <w:sz w:val="20"/>
                <w:szCs w:val="20"/>
              </w:rPr>
              <w:t>3,613</w:t>
            </w:r>
          </w:p>
        </w:tc>
        <w:tc>
          <w:tcPr>
            <w:tcW w:w="1989" w:type="dxa"/>
            <w:tcBorders>
              <w:top w:val="nil"/>
              <w:left w:val="nil"/>
              <w:bottom w:val="nil"/>
              <w:right w:val="nil"/>
            </w:tcBorders>
            <w:noWrap/>
            <w:hideMark/>
          </w:tcPr>
          <w:p w14:paraId="1D503738"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29631B10"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5A1205BC" w14:textId="77777777" w:rsidR="00E21CD0" w:rsidRPr="0022223D" w:rsidRDefault="00E21CD0" w:rsidP="00E21CD0">
            <w:pPr>
              <w:jc w:val="center"/>
              <w:rPr>
                <w:sz w:val="20"/>
                <w:szCs w:val="20"/>
              </w:rPr>
            </w:pPr>
            <w:r w:rsidRPr="0022223D">
              <w:rPr>
                <w:sz w:val="20"/>
                <w:szCs w:val="20"/>
              </w:rPr>
              <w:t>3,613</w:t>
            </w:r>
          </w:p>
        </w:tc>
        <w:tc>
          <w:tcPr>
            <w:tcW w:w="1107" w:type="dxa"/>
            <w:tcBorders>
              <w:top w:val="nil"/>
              <w:left w:val="nil"/>
              <w:bottom w:val="nil"/>
              <w:right w:val="nil"/>
            </w:tcBorders>
            <w:noWrap/>
            <w:hideMark/>
          </w:tcPr>
          <w:p w14:paraId="0072DDBC" w14:textId="77777777" w:rsidR="00E21CD0" w:rsidRPr="0022223D" w:rsidRDefault="00E21CD0" w:rsidP="00E21CD0">
            <w:pPr>
              <w:jc w:val="center"/>
              <w:rPr>
                <w:sz w:val="20"/>
                <w:szCs w:val="20"/>
              </w:rPr>
            </w:pPr>
            <w:r w:rsidRPr="0022223D">
              <w:rPr>
                <w:sz w:val="20"/>
                <w:szCs w:val="20"/>
              </w:rPr>
              <w:t>3,613</w:t>
            </w:r>
          </w:p>
        </w:tc>
      </w:tr>
      <w:tr w:rsidR="00E21CD0" w:rsidRPr="0022223D" w14:paraId="49019468" w14:textId="77777777" w:rsidTr="00A86F82">
        <w:trPr>
          <w:trHeight w:val="260"/>
          <w:jc w:val="center"/>
        </w:trPr>
        <w:tc>
          <w:tcPr>
            <w:tcW w:w="2250" w:type="dxa"/>
            <w:tcBorders>
              <w:top w:val="nil"/>
              <w:left w:val="nil"/>
              <w:bottom w:val="nil"/>
              <w:right w:val="nil"/>
            </w:tcBorders>
            <w:noWrap/>
            <w:hideMark/>
          </w:tcPr>
          <w:p w14:paraId="1325B4BD" w14:textId="77777777" w:rsidR="00E21CD0" w:rsidRPr="0022223D" w:rsidRDefault="00E21CD0" w:rsidP="00E21CD0">
            <w:pPr>
              <w:rPr>
                <w:color w:val="000000"/>
                <w:sz w:val="20"/>
                <w:szCs w:val="20"/>
              </w:rPr>
            </w:pPr>
            <w:r w:rsidRPr="0022223D">
              <w:rPr>
                <w:color w:val="000000"/>
                <w:sz w:val="20"/>
                <w:szCs w:val="20"/>
              </w:rPr>
              <w:t>AIC</w:t>
            </w:r>
          </w:p>
        </w:tc>
        <w:tc>
          <w:tcPr>
            <w:tcW w:w="1800" w:type="dxa"/>
            <w:tcBorders>
              <w:top w:val="nil"/>
              <w:left w:val="nil"/>
              <w:bottom w:val="nil"/>
              <w:right w:val="nil"/>
            </w:tcBorders>
            <w:noWrap/>
            <w:hideMark/>
          </w:tcPr>
          <w:p w14:paraId="28936498"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3986DBF5" w14:textId="77777777" w:rsidR="00E21CD0" w:rsidRPr="0022223D" w:rsidRDefault="00E21CD0" w:rsidP="00E21CD0">
            <w:pPr>
              <w:jc w:val="center"/>
              <w:rPr>
                <w:color w:val="000000"/>
                <w:sz w:val="20"/>
                <w:szCs w:val="20"/>
              </w:rPr>
            </w:pPr>
            <w:r w:rsidRPr="0022223D">
              <w:rPr>
                <w:color w:val="000000"/>
                <w:sz w:val="20"/>
                <w:szCs w:val="20"/>
              </w:rPr>
              <w:t>2730.402</w:t>
            </w:r>
          </w:p>
        </w:tc>
        <w:tc>
          <w:tcPr>
            <w:tcW w:w="1107" w:type="dxa"/>
            <w:tcBorders>
              <w:top w:val="nil"/>
              <w:left w:val="nil"/>
              <w:bottom w:val="nil"/>
              <w:right w:val="nil"/>
            </w:tcBorders>
            <w:noWrap/>
            <w:hideMark/>
          </w:tcPr>
          <w:p w14:paraId="05B11D73"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76C37747" w14:textId="77777777" w:rsidR="00E21CD0" w:rsidRPr="0022223D" w:rsidRDefault="00E21CD0" w:rsidP="00E21CD0">
            <w:pPr>
              <w:jc w:val="center"/>
              <w:rPr>
                <w:color w:val="000000"/>
                <w:sz w:val="20"/>
                <w:szCs w:val="20"/>
              </w:rPr>
            </w:pPr>
            <w:r w:rsidRPr="0022223D">
              <w:rPr>
                <w:color w:val="000000"/>
                <w:sz w:val="20"/>
                <w:szCs w:val="20"/>
              </w:rPr>
              <w:t>10115.515</w:t>
            </w:r>
          </w:p>
        </w:tc>
        <w:tc>
          <w:tcPr>
            <w:tcW w:w="1107" w:type="dxa"/>
            <w:tcBorders>
              <w:top w:val="nil"/>
              <w:left w:val="nil"/>
              <w:bottom w:val="nil"/>
              <w:right w:val="nil"/>
            </w:tcBorders>
            <w:noWrap/>
            <w:hideMark/>
          </w:tcPr>
          <w:p w14:paraId="43C3C8F7" w14:textId="77777777" w:rsidR="00E21CD0" w:rsidRPr="0022223D" w:rsidRDefault="00E21CD0" w:rsidP="00E21CD0">
            <w:pPr>
              <w:jc w:val="center"/>
              <w:rPr>
                <w:color w:val="000000"/>
                <w:sz w:val="20"/>
                <w:szCs w:val="20"/>
              </w:rPr>
            </w:pPr>
            <w:r w:rsidRPr="0022223D">
              <w:rPr>
                <w:color w:val="000000"/>
                <w:sz w:val="20"/>
                <w:szCs w:val="20"/>
              </w:rPr>
              <w:t>10117.515</w:t>
            </w:r>
          </w:p>
        </w:tc>
      </w:tr>
      <w:tr w:rsidR="00E21CD0" w:rsidRPr="0022223D" w14:paraId="76AE590B" w14:textId="77777777" w:rsidTr="00A86F82">
        <w:trPr>
          <w:trHeight w:val="260"/>
          <w:jc w:val="center"/>
        </w:trPr>
        <w:tc>
          <w:tcPr>
            <w:tcW w:w="2250" w:type="dxa"/>
            <w:tcBorders>
              <w:top w:val="nil"/>
              <w:left w:val="nil"/>
              <w:bottom w:val="nil"/>
              <w:right w:val="nil"/>
            </w:tcBorders>
            <w:noWrap/>
            <w:hideMark/>
          </w:tcPr>
          <w:p w14:paraId="5CA72A1A" w14:textId="77777777" w:rsidR="00E21CD0" w:rsidRPr="0022223D" w:rsidRDefault="00E21CD0" w:rsidP="00E21CD0">
            <w:pPr>
              <w:rPr>
                <w:color w:val="000000"/>
                <w:sz w:val="20"/>
                <w:szCs w:val="20"/>
              </w:rPr>
            </w:pPr>
            <w:r w:rsidRPr="0022223D">
              <w:rPr>
                <w:color w:val="000000"/>
                <w:sz w:val="20"/>
                <w:szCs w:val="20"/>
              </w:rPr>
              <w:t>BIC</w:t>
            </w:r>
          </w:p>
        </w:tc>
        <w:tc>
          <w:tcPr>
            <w:tcW w:w="1800" w:type="dxa"/>
            <w:tcBorders>
              <w:top w:val="nil"/>
              <w:left w:val="nil"/>
              <w:bottom w:val="nil"/>
              <w:right w:val="nil"/>
            </w:tcBorders>
            <w:noWrap/>
            <w:hideMark/>
          </w:tcPr>
          <w:p w14:paraId="14071CDC"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6FEAEF99" w14:textId="77777777" w:rsidR="00E21CD0" w:rsidRPr="0022223D" w:rsidRDefault="00E21CD0" w:rsidP="00E21CD0">
            <w:pPr>
              <w:jc w:val="center"/>
              <w:rPr>
                <w:color w:val="000000"/>
                <w:sz w:val="20"/>
                <w:szCs w:val="20"/>
              </w:rPr>
            </w:pPr>
            <w:r w:rsidRPr="0022223D">
              <w:rPr>
                <w:color w:val="000000"/>
                <w:sz w:val="20"/>
                <w:szCs w:val="20"/>
              </w:rPr>
              <w:t>3900.745</w:t>
            </w:r>
          </w:p>
        </w:tc>
        <w:tc>
          <w:tcPr>
            <w:tcW w:w="1107" w:type="dxa"/>
            <w:tcBorders>
              <w:top w:val="nil"/>
              <w:left w:val="nil"/>
              <w:bottom w:val="nil"/>
              <w:right w:val="nil"/>
            </w:tcBorders>
            <w:noWrap/>
            <w:hideMark/>
          </w:tcPr>
          <w:p w14:paraId="22F6ABF5"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6C2F94B7" w14:textId="77777777" w:rsidR="00E21CD0" w:rsidRPr="0022223D" w:rsidRDefault="00E21CD0" w:rsidP="00E21CD0">
            <w:pPr>
              <w:jc w:val="center"/>
              <w:rPr>
                <w:sz w:val="20"/>
                <w:szCs w:val="20"/>
              </w:rPr>
            </w:pPr>
          </w:p>
        </w:tc>
        <w:tc>
          <w:tcPr>
            <w:tcW w:w="1107" w:type="dxa"/>
            <w:tcBorders>
              <w:top w:val="nil"/>
              <w:left w:val="nil"/>
              <w:bottom w:val="nil"/>
              <w:right w:val="nil"/>
            </w:tcBorders>
            <w:noWrap/>
            <w:hideMark/>
          </w:tcPr>
          <w:p w14:paraId="786931F4" w14:textId="77777777" w:rsidR="00E21CD0" w:rsidRPr="0022223D" w:rsidRDefault="00E21CD0" w:rsidP="00E21CD0">
            <w:pPr>
              <w:jc w:val="center"/>
              <w:rPr>
                <w:sz w:val="20"/>
                <w:szCs w:val="20"/>
              </w:rPr>
            </w:pPr>
          </w:p>
        </w:tc>
      </w:tr>
      <w:tr w:rsidR="00E21CD0" w:rsidRPr="0022223D" w14:paraId="5709B9FF" w14:textId="77777777" w:rsidTr="00A86F82">
        <w:trPr>
          <w:trHeight w:val="260"/>
          <w:jc w:val="center"/>
        </w:trPr>
        <w:tc>
          <w:tcPr>
            <w:tcW w:w="2250" w:type="dxa"/>
            <w:tcBorders>
              <w:top w:val="nil"/>
              <w:left w:val="nil"/>
              <w:bottom w:val="nil"/>
              <w:right w:val="nil"/>
            </w:tcBorders>
            <w:noWrap/>
            <w:hideMark/>
          </w:tcPr>
          <w:p w14:paraId="199B017F" w14:textId="77777777" w:rsidR="00E21CD0" w:rsidRPr="0022223D" w:rsidRDefault="00E21CD0" w:rsidP="00E21CD0">
            <w:pPr>
              <w:rPr>
                <w:color w:val="000000"/>
                <w:sz w:val="20"/>
                <w:szCs w:val="20"/>
              </w:rPr>
            </w:pPr>
            <w:r w:rsidRPr="0022223D">
              <w:rPr>
                <w:color w:val="000000"/>
                <w:sz w:val="20"/>
                <w:szCs w:val="20"/>
              </w:rPr>
              <w:t>log likelihood</w:t>
            </w:r>
          </w:p>
        </w:tc>
        <w:tc>
          <w:tcPr>
            <w:tcW w:w="1800" w:type="dxa"/>
            <w:tcBorders>
              <w:top w:val="nil"/>
              <w:left w:val="nil"/>
              <w:bottom w:val="nil"/>
              <w:right w:val="nil"/>
            </w:tcBorders>
            <w:noWrap/>
            <w:hideMark/>
          </w:tcPr>
          <w:p w14:paraId="6A951A69"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75230D9A" w14:textId="77777777" w:rsidR="00E21CD0" w:rsidRPr="0022223D" w:rsidRDefault="00E21CD0" w:rsidP="00E21CD0">
            <w:pPr>
              <w:jc w:val="center"/>
              <w:rPr>
                <w:color w:val="000000"/>
                <w:sz w:val="20"/>
                <w:szCs w:val="20"/>
              </w:rPr>
            </w:pPr>
            <w:r w:rsidRPr="0022223D">
              <w:rPr>
                <w:color w:val="000000"/>
                <w:sz w:val="20"/>
                <w:szCs w:val="20"/>
              </w:rPr>
              <w:t>-1176.201</w:t>
            </w:r>
          </w:p>
        </w:tc>
        <w:tc>
          <w:tcPr>
            <w:tcW w:w="1107" w:type="dxa"/>
            <w:tcBorders>
              <w:top w:val="nil"/>
              <w:left w:val="nil"/>
              <w:bottom w:val="nil"/>
              <w:right w:val="nil"/>
            </w:tcBorders>
            <w:noWrap/>
            <w:hideMark/>
          </w:tcPr>
          <w:p w14:paraId="5CCDB685" w14:textId="77777777" w:rsidR="00E21CD0" w:rsidRPr="0022223D" w:rsidRDefault="00E21CD0" w:rsidP="00E21CD0">
            <w:pPr>
              <w:jc w:val="center"/>
              <w:rPr>
                <w:color w:val="000000"/>
                <w:sz w:val="20"/>
                <w:szCs w:val="20"/>
              </w:rPr>
            </w:pPr>
            <w:r w:rsidRPr="0022223D">
              <w:rPr>
                <w:color w:val="000000"/>
                <w:sz w:val="20"/>
                <w:szCs w:val="20"/>
              </w:rPr>
              <w:t>-4869.758</w:t>
            </w:r>
          </w:p>
        </w:tc>
        <w:tc>
          <w:tcPr>
            <w:tcW w:w="1107" w:type="dxa"/>
            <w:tcBorders>
              <w:top w:val="nil"/>
              <w:left w:val="nil"/>
              <w:bottom w:val="nil"/>
              <w:right w:val="nil"/>
            </w:tcBorders>
            <w:noWrap/>
            <w:hideMark/>
          </w:tcPr>
          <w:p w14:paraId="5ADFE39B" w14:textId="77777777" w:rsidR="00E21CD0" w:rsidRPr="0022223D" w:rsidRDefault="00E21CD0" w:rsidP="00E21CD0">
            <w:pPr>
              <w:jc w:val="center"/>
              <w:rPr>
                <w:color w:val="000000"/>
                <w:sz w:val="20"/>
                <w:szCs w:val="20"/>
              </w:rPr>
            </w:pPr>
            <w:r w:rsidRPr="0022223D">
              <w:rPr>
                <w:color w:val="000000"/>
                <w:sz w:val="20"/>
                <w:szCs w:val="20"/>
              </w:rPr>
              <w:t>-4869.758</w:t>
            </w:r>
          </w:p>
        </w:tc>
        <w:tc>
          <w:tcPr>
            <w:tcW w:w="1107" w:type="dxa"/>
            <w:tcBorders>
              <w:top w:val="nil"/>
              <w:left w:val="nil"/>
              <w:bottom w:val="nil"/>
              <w:right w:val="nil"/>
            </w:tcBorders>
            <w:noWrap/>
            <w:hideMark/>
          </w:tcPr>
          <w:p w14:paraId="5A2BA299" w14:textId="77777777" w:rsidR="00E21CD0" w:rsidRPr="0022223D" w:rsidRDefault="00E21CD0" w:rsidP="00E21CD0">
            <w:pPr>
              <w:jc w:val="center"/>
              <w:rPr>
                <w:color w:val="000000"/>
                <w:sz w:val="20"/>
                <w:szCs w:val="20"/>
              </w:rPr>
            </w:pPr>
            <w:r w:rsidRPr="0022223D">
              <w:rPr>
                <w:color w:val="000000"/>
                <w:sz w:val="20"/>
                <w:szCs w:val="20"/>
              </w:rPr>
              <w:t>-4869.758</w:t>
            </w:r>
          </w:p>
        </w:tc>
      </w:tr>
      <w:tr w:rsidR="00E21CD0" w:rsidRPr="0022223D" w14:paraId="24A04E0C" w14:textId="77777777" w:rsidTr="00A86F82">
        <w:trPr>
          <w:trHeight w:val="260"/>
          <w:jc w:val="center"/>
        </w:trPr>
        <w:tc>
          <w:tcPr>
            <w:tcW w:w="2250" w:type="dxa"/>
            <w:tcBorders>
              <w:top w:val="nil"/>
              <w:left w:val="nil"/>
              <w:bottom w:val="nil"/>
              <w:right w:val="nil"/>
            </w:tcBorders>
            <w:noWrap/>
            <w:hideMark/>
          </w:tcPr>
          <w:p w14:paraId="2B31537D" w14:textId="77777777" w:rsidR="00E21CD0" w:rsidRPr="0022223D" w:rsidRDefault="00E21CD0" w:rsidP="00E21CD0">
            <w:pPr>
              <w:rPr>
                <w:color w:val="000000"/>
                <w:sz w:val="20"/>
                <w:szCs w:val="20"/>
              </w:rPr>
            </w:pPr>
            <w:r w:rsidRPr="0022223D">
              <w:rPr>
                <w:color w:val="000000"/>
                <w:sz w:val="20"/>
                <w:szCs w:val="20"/>
              </w:rPr>
              <w:t>deviance</w:t>
            </w:r>
          </w:p>
        </w:tc>
        <w:tc>
          <w:tcPr>
            <w:tcW w:w="1800" w:type="dxa"/>
            <w:tcBorders>
              <w:top w:val="nil"/>
              <w:left w:val="nil"/>
              <w:bottom w:val="nil"/>
              <w:right w:val="nil"/>
            </w:tcBorders>
            <w:noWrap/>
            <w:hideMark/>
          </w:tcPr>
          <w:p w14:paraId="1E5CB2D0" w14:textId="77777777" w:rsidR="00E21CD0" w:rsidRPr="0022223D" w:rsidRDefault="00E21CD0" w:rsidP="00E21CD0">
            <w:pPr>
              <w:rPr>
                <w:color w:val="000000"/>
                <w:sz w:val="20"/>
                <w:szCs w:val="20"/>
              </w:rPr>
            </w:pPr>
          </w:p>
        </w:tc>
        <w:tc>
          <w:tcPr>
            <w:tcW w:w="1989" w:type="dxa"/>
            <w:tcBorders>
              <w:top w:val="nil"/>
              <w:left w:val="nil"/>
              <w:bottom w:val="nil"/>
              <w:right w:val="nil"/>
            </w:tcBorders>
            <w:noWrap/>
            <w:hideMark/>
          </w:tcPr>
          <w:p w14:paraId="65448537" w14:textId="77777777" w:rsidR="00E21CD0" w:rsidRPr="0022223D" w:rsidRDefault="00E21CD0" w:rsidP="00E21CD0">
            <w:pPr>
              <w:jc w:val="center"/>
              <w:rPr>
                <w:sz w:val="20"/>
                <w:szCs w:val="20"/>
              </w:rPr>
            </w:pPr>
          </w:p>
        </w:tc>
        <w:tc>
          <w:tcPr>
            <w:tcW w:w="1107" w:type="dxa"/>
            <w:tcBorders>
              <w:top w:val="nil"/>
              <w:left w:val="nil"/>
              <w:bottom w:val="nil"/>
              <w:right w:val="nil"/>
            </w:tcBorders>
            <w:noWrap/>
            <w:hideMark/>
          </w:tcPr>
          <w:p w14:paraId="10B77CE7" w14:textId="77777777" w:rsidR="00E21CD0" w:rsidRPr="0022223D" w:rsidRDefault="00E21CD0" w:rsidP="00E21CD0">
            <w:pPr>
              <w:jc w:val="center"/>
              <w:rPr>
                <w:color w:val="000000"/>
                <w:sz w:val="20"/>
                <w:szCs w:val="20"/>
              </w:rPr>
            </w:pPr>
            <w:r w:rsidRPr="0022223D">
              <w:rPr>
                <w:color w:val="000000"/>
                <w:sz w:val="20"/>
                <w:szCs w:val="20"/>
              </w:rPr>
              <w:t>3545.797</w:t>
            </w:r>
          </w:p>
        </w:tc>
        <w:tc>
          <w:tcPr>
            <w:tcW w:w="1107" w:type="dxa"/>
            <w:tcBorders>
              <w:top w:val="nil"/>
              <w:left w:val="nil"/>
              <w:bottom w:val="nil"/>
              <w:right w:val="nil"/>
            </w:tcBorders>
            <w:noWrap/>
            <w:hideMark/>
          </w:tcPr>
          <w:p w14:paraId="6A3F6F4D" w14:textId="77777777" w:rsidR="00E21CD0" w:rsidRPr="0022223D" w:rsidRDefault="00E21CD0" w:rsidP="00E21CD0">
            <w:pPr>
              <w:jc w:val="center"/>
              <w:rPr>
                <w:color w:val="000000"/>
                <w:sz w:val="20"/>
                <w:szCs w:val="20"/>
              </w:rPr>
            </w:pPr>
          </w:p>
        </w:tc>
        <w:tc>
          <w:tcPr>
            <w:tcW w:w="1107" w:type="dxa"/>
            <w:tcBorders>
              <w:top w:val="nil"/>
              <w:left w:val="nil"/>
              <w:bottom w:val="nil"/>
              <w:right w:val="nil"/>
            </w:tcBorders>
            <w:noWrap/>
            <w:hideMark/>
          </w:tcPr>
          <w:p w14:paraId="1E9DBE75" w14:textId="77777777" w:rsidR="00E21CD0" w:rsidRPr="0022223D" w:rsidRDefault="00E21CD0" w:rsidP="00E21CD0">
            <w:pPr>
              <w:jc w:val="center"/>
              <w:rPr>
                <w:sz w:val="20"/>
                <w:szCs w:val="20"/>
              </w:rPr>
            </w:pPr>
          </w:p>
        </w:tc>
      </w:tr>
      <w:tr w:rsidR="00E21CD0" w:rsidRPr="0022223D" w14:paraId="34D0AC7D" w14:textId="77777777" w:rsidTr="00A86F82">
        <w:trPr>
          <w:trHeight w:val="260"/>
          <w:jc w:val="center"/>
        </w:trPr>
        <w:tc>
          <w:tcPr>
            <w:tcW w:w="2250" w:type="dxa"/>
            <w:tcBorders>
              <w:top w:val="nil"/>
              <w:left w:val="nil"/>
              <w:bottom w:val="single" w:sz="4" w:space="0" w:color="auto"/>
              <w:right w:val="nil"/>
            </w:tcBorders>
            <w:noWrap/>
            <w:hideMark/>
          </w:tcPr>
          <w:p w14:paraId="34DED709" w14:textId="77777777" w:rsidR="00E21CD0" w:rsidRPr="0022223D" w:rsidRDefault="00E21CD0" w:rsidP="00E21CD0">
            <w:pPr>
              <w:rPr>
                <w:color w:val="000000"/>
                <w:sz w:val="20"/>
                <w:szCs w:val="20"/>
              </w:rPr>
            </w:pPr>
            <w:r w:rsidRPr="0022223D">
              <w:rPr>
                <w:color w:val="000000"/>
                <w:sz w:val="20"/>
                <w:szCs w:val="20"/>
              </w:rPr>
              <w:t>pseudo R^2</w:t>
            </w:r>
          </w:p>
        </w:tc>
        <w:tc>
          <w:tcPr>
            <w:tcW w:w="1800" w:type="dxa"/>
            <w:tcBorders>
              <w:top w:val="nil"/>
              <w:left w:val="nil"/>
              <w:bottom w:val="single" w:sz="4" w:space="0" w:color="auto"/>
              <w:right w:val="nil"/>
            </w:tcBorders>
            <w:noWrap/>
            <w:hideMark/>
          </w:tcPr>
          <w:p w14:paraId="63EC4258" w14:textId="77777777" w:rsidR="00E21CD0" w:rsidRPr="0022223D" w:rsidRDefault="00E21CD0" w:rsidP="00E21CD0">
            <w:pPr>
              <w:jc w:val="center"/>
              <w:rPr>
                <w:color w:val="000000"/>
                <w:sz w:val="20"/>
                <w:szCs w:val="20"/>
              </w:rPr>
            </w:pPr>
            <w:r w:rsidRPr="0022223D">
              <w:rPr>
                <w:color w:val="000000"/>
                <w:sz w:val="20"/>
                <w:szCs w:val="20"/>
              </w:rPr>
              <w:t> </w:t>
            </w:r>
          </w:p>
        </w:tc>
        <w:tc>
          <w:tcPr>
            <w:tcW w:w="1989" w:type="dxa"/>
            <w:tcBorders>
              <w:top w:val="nil"/>
              <w:left w:val="nil"/>
              <w:bottom w:val="single" w:sz="4" w:space="0" w:color="auto"/>
              <w:right w:val="nil"/>
            </w:tcBorders>
            <w:noWrap/>
            <w:hideMark/>
          </w:tcPr>
          <w:p w14:paraId="79BA0E25"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71BD9C05" w14:textId="77777777" w:rsidR="00E21CD0" w:rsidRPr="0022223D" w:rsidRDefault="00E21CD0" w:rsidP="00E21CD0">
            <w:pPr>
              <w:jc w:val="center"/>
              <w:rPr>
                <w:color w:val="000000"/>
                <w:sz w:val="20"/>
                <w:szCs w:val="20"/>
              </w:rPr>
            </w:pPr>
            <w:r w:rsidRPr="0022223D">
              <w:rPr>
                <w:color w:val="000000"/>
                <w:sz w:val="20"/>
                <w:szCs w:val="20"/>
              </w:rPr>
              <w:t>0.014</w:t>
            </w:r>
          </w:p>
        </w:tc>
        <w:tc>
          <w:tcPr>
            <w:tcW w:w="1107" w:type="dxa"/>
            <w:tcBorders>
              <w:top w:val="nil"/>
              <w:left w:val="nil"/>
              <w:bottom w:val="single" w:sz="4" w:space="0" w:color="auto"/>
              <w:right w:val="nil"/>
            </w:tcBorders>
            <w:noWrap/>
            <w:hideMark/>
          </w:tcPr>
          <w:p w14:paraId="12177251" w14:textId="77777777" w:rsidR="00E21CD0" w:rsidRPr="0022223D" w:rsidRDefault="00E21CD0" w:rsidP="00E21CD0">
            <w:pPr>
              <w:jc w:val="center"/>
              <w:rPr>
                <w:color w:val="000000"/>
                <w:sz w:val="20"/>
                <w:szCs w:val="20"/>
              </w:rPr>
            </w:pPr>
            <w:r w:rsidRPr="0022223D">
              <w:rPr>
                <w:color w:val="000000"/>
                <w:sz w:val="20"/>
                <w:szCs w:val="20"/>
              </w:rPr>
              <w:t> </w:t>
            </w:r>
          </w:p>
        </w:tc>
        <w:tc>
          <w:tcPr>
            <w:tcW w:w="1107" w:type="dxa"/>
            <w:tcBorders>
              <w:top w:val="nil"/>
              <w:left w:val="nil"/>
              <w:bottom w:val="single" w:sz="4" w:space="0" w:color="auto"/>
              <w:right w:val="nil"/>
            </w:tcBorders>
            <w:noWrap/>
            <w:hideMark/>
          </w:tcPr>
          <w:p w14:paraId="288942B4" w14:textId="77777777" w:rsidR="00E21CD0" w:rsidRPr="0022223D" w:rsidRDefault="00E21CD0" w:rsidP="00E21CD0">
            <w:pPr>
              <w:jc w:val="center"/>
              <w:rPr>
                <w:color w:val="000000"/>
                <w:sz w:val="20"/>
                <w:szCs w:val="20"/>
              </w:rPr>
            </w:pPr>
            <w:r w:rsidRPr="0022223D">
              <w:rPr>
                <w:color w:val="000000"/>
                <w:sz w:val="20"/>
                <w:szCs w:val="20"/>
              </w:rPr>
              <w:t> </w:t>
            </w:r>
          </w:p>
        </w:tc>
      </w:tr>
    </w:tbl>
    <w:p w14:paraId="4D1714FE" w14:textId="2B27271F" w:rsidR="006E4882" w:rsidRPr="0022223D" w:rsidRDefault="006E4882" w:rsidP="006E4882">
      <w:pPr>
        <w:pStyle w:val="Notes"/>
      </w:pPr>
      <w:r w:rsidRPr="0022223D">
        <w:t>Notes: 1. ***p&lt;0.001; **p&lt;0.01; *p&lt;0.05.</w:t>
      </w:r>
      <w:r w:rsidRPr="0022223D">
        <w:br/>
        <w:t>2. Question timing FE indicates the date on which the question was posted.</w:t>
      </w:r>
    </w:p>
    <w:p w14:paraId="6F4C8580" w14:textId="0E77B145" w:rsidR="00CB3052" w:rsidRPr="0022223D" w:rsidRDefault="00304A09" w:rsidP="00113236">
      <w:pPr>
        <w:pStyle w:val="Paragraph0"/>
      </w:pPr>
      <w:r w:rsidRPr="0022223D">
        <w:rPr>
          <w:b/>
          <w:bCs/>
        </w:rPr>
        <w:t>Viewer</w:t>
      </w:r>
      <w:r w:rsidR="00E80D32" w:rsidRPr="0022223D">
        <w:rPr>
          <w:b/>
          <w:bCs/>
        </w:rPr>
        <w:t xml:space="preserve"> Recognition</w:t>
      </w:r>
      <w:r w:rsidR="00D23A73" w:rsidRPr="0022223D">
        <w:rPr>
          <w:b/>
          <w:bCs/>
        </w:rPr>
        <w:t xml:space="preserve"> </w:t>
      </w:r>
      <w:r w:rsidR="00D23A73" w:rsidRPr="0022223D">
        <w:t>of human answers</w:t>
      </w:r>
      <w:r w:rsidR="00E80D32" w:rsidRPr="0022223D">
        <w:t xml:space="preserve">. Table </w:t>
      </w:r>
      <w:r w:rsidR="008031CD" w:rsidRPr="0022223D">
        <w:t>5</w:t>
      </w:r>
      <w:r w:rsidR="00E80D32" w:rsidRPr="0022223D">
        <w:t xml:space="preserve"> addresses the concern </w:t>
      </w:r>
      <w:r w:rsidR="00A15929" w:rsidRPr="0022223D">
        <w:t>that answer timing fixed effects may be too restrictive</w:t>
      </w:r>
      <w:r w:rsidR="00D1059C" w:rsidRPr="0022223D">
        <w:t>,</w:t>
      </w:r>
      <w:r w:rsidR="00A15929" w:rsidRPr="0022223D">
        <w:t xml:space="preserve"> given that net likes accumulate differently over different time periods. We </w:t>
      </w:r>
      <w:r w:rsidR="00571AB9" w:rsidRPr="0022223D">
        <w:t xml:space="preserve">then </w:t>
      </w:r>
      <w:r w:rsidR="00A15929" w:rsidRPr="0022223D">
        <w:t xml:space="preserve">adopt a more flexible approach </w:t>
      </w:r>
      <w:r w:rsidR="000F15A5" w:rsidRPr="0022223D">
        <w:t xml:space="preserve">to capture the non-linear relationship </w:t>
      </w:r>
      <w:r w:rsidR="000F15A5" w:rsidRPr="0022223D">
        <w:lastRenderedPageBreak/>
        <w:t>between question age and net likes accumulation</w:t>
      </w:r>
      <w:r w:rsidR="00A15929" w:rsidRPr="0022223D">
        <w:t xml:space="preserve">. Column 1 presents the baseline specification without controlling for answer age, while Columns 2-4 progressively add polynomial controls: linear (Column 2), quadratic (Column 3), and cubic (Column 4) terms of answer age. </w:t>
      </w:r>
      <w:r w:rsidR="00B25F46" w:rsidRPr="0022223D">
        <w:t xml:space="preserve">Column 5 reports our preferred specification with answer timing fixed effects. </w:t>
      </w:r>
      <w:ins w:id="738" w:author="Dylan CHEN" w:date="2026-03-17T18:08:00Z" w16du:dateUtc="2026-03-17T10:08:00Z">
        <w:r w:rsidR="00B7495A" w:rsidRPr="0022223D">
          <w:t>Column 6 employs the logarithm of the net number of likes</w:t>
        </w:r>
        <w:del w:id="739" w:author="Xin Li" w:date="2026-03-21T12:29:00Z" w16du:dateUtc="2026-03-21T04:29:00Z">
          <w:r w:rsidR="00B7495A" w:rsidRPr="0022223D" w:rsidDel="00865650">
            <w:delText>,</w:delText>
          </w:r>
        </w:del>
        <w:r w:rsidR="00B7495A" w:rsidRPr="0022223D">
          <w:t xml:space="preserve"> </w:t>
        </w:r>
        <w:del w:id="740" w:author="Xin Li" w:date="2026-03-21T12:29:00Z" w16du:dateUtc="2026-03-21T04:29:00Z">
          <w:r w:rsidR="00B7495A" w:rsidRPr="0022223D" w:rsidDel="00865650">
            <w:delText xml:space="preserve">adjusted for non-positive values, </w:delText>
          </w:r>
        </w:del>
        <w:r w:rsidR="00B7495A" w:rsidRPr="0022223D">
          <w:t>as the dependent variable.</w:t>
        </w:r>
      </w:ins>
      <w:ins w:id="741" w:author="Dylan CHEN" w:date="2026-03-17T18:05:00Z" w16du:dateUtc="2026-03-17T10:05:00Z">
        <w:r w:rsidR="004672FC" w:rsidRPr="0022223D">
          <w:t xml:space="preserve"> </w:t>
        </w:r>
      </w:ins>
      <w:r w:rsidR="00B25F46" w:rsidRPr="0022223D">
        <w:t xml:space="preserve">Column </w:t>
      </w:r>
      <w:del w:id="742" w:author="Dylan CHEN" w:date="2026-03-17T18:05:00Z" w16du:dateUtc="2026-03-17T10:05:00Z">
        <w:r w:rsidR="00B25F46" w:rsidRPr="0022223D" w:rsidDel="004672FC">
          <w:delText xml:space="preserve">6 </w:delText>
        </w:r>
      </w:del>
      <w:ins w:id="743" w:author="Dylan CHEN" w:date="2026-03-17T18:05:00Z" w16du:dateUtc="2026-03-17T10:05:00Z">
        <w:r w:rsidR="004672FC" w:rsidRPr="0022223D">
          <w:t xml:space="preserve">7 </w:t>
        </w:r>
      </w:ins>
      <w:r w:rsidR="00B25F46" w:rsidRPr="0022223D">
        <w:t>implements a Poisson model</w:t>
      </w:r>
      <w:del w:id="744" w:author="Xin Li" w:date="2026-03-21T12:29:00Z" w16du:dateUtc="2026-03-21T04:29:00Z">
        <w:r w:rsidR="00B25F46" w:rsidRPr="0022223D" w:rsidDel="00865650">
          <w:delText xml:space="preserve"> after adjusting for non-negativity</w:delText>
        </w:r>
      </w:del>
      <w:r w:rsidR="00B25F46" w:rsidRPr="0022223D">
        <w:t xml:space="preserve">. </w:t>
      </w:r>
      <w:ins w:id="745" w:author="Xin Li" w:date="2026-03-21T12:29:00Z" w16du:dateUtc="2026-03-21T04:29:00Z">
        <w:r w:rsidR="00865650" w:rsidRPr="0022223D">
          <w:t>(Since the minimum number of likes in the data is -3. We adjust the analy</w:t>
        </w:r>
      </w:ins>
      <w:ins w:id="746" w:author="Xin Li" w:date="2026-03-21T12:30:00Z" w16du:dateUtc="2026-03-21T04:30:00Z">
        <w:r w:rsidR="00865650" w:rsidRPr="0022223D">
          <w:t xml:space="preserve">sese in columns 6 and 7 </w:t>
        </w:r>
      </w:ins>
      <w:ins w:id="747" w:author="Xin Li" w:date="2026-03-21T12:29:00Z" w16du:dateUtc="2026-03-21T04:29:00Z">
        <w:r w:rsidR="00865650" w:rsidRPr="0022223D">
          <w:t>for non-positive values</w:t>
        </w:r>
      </w:ins>
      <w:ins w:id="748" w:author="Xin Li" w:date="2026-03-21T12:30:00Z" w16du:dateUtc="2026-03-21T04:30:00Z">
        <w:r w:rsidR="00865650" w:rsidRPr="0022223D">
          <w:t xml:space="preserve"> by shifting 3.) </w:t>
        </w:r>
      </w:ins>
      <w:r w:rsidR="00B25F46" w:rsidRPr="0022223D">
        <w:t>All specifications show consistent negative effects.</w:t>
      </w:r>
      <w:ins w:id="749" w:author="Xin Li" w:date="2026-03-21T12:29:00Z" w16du:dateUtc="2026-03-21T04:29:00Z">
        <w:r w:rsidR="00865650" w:rsidRPr="0022223D">
          <w:t xml:space="preserve"> </w:t>
        </w:r>
      </w:ins>
    </w:p>
    <w:p w14:paraId="2E85C86C" w14:textId="6F9A0068" w:rsidR="00865AEF" w:rsidRPr="0022223D" w:rsidRDefault="00B04148" w:rsidP="00B04148">
      <w:pPr>
        <w:pStyle w:val="TableFiguretitle"/>
      </w:pPr>
      <w:bookmarkStart w:id="750" w:name="_Ref210225098"/>
      <w:r w:rsidRPr="0022223D">
        <w:t xml:space="preserve">Table </w:t>
      </w:r>
      <w:r w:rsidR="008031CD">
        <w:fldChar w:fldCharType="begin"/>
      </w:r>
      <w:r w:rsidR="008031CD">
        <w:instrText xml:space="preserve"> SEQ Table \* ARABIC </w:instrText>
      </w:r>
      <w:r w:rsidR="008031CD">
        <w:fldChar w:fldCharType="separate"/>
      </w:r>
      <w:r w:rsidR="008031CD" w:rsidRPr="0022223D">
        <w:t>5</w:t>
      </w:r>
      <w:r w:rsidR="008031CD">
        <w:fldChar w:fldCharType="end"/>
      </w:r>
      <w:bookmarkEnd w:id="750"/>
      <w:r w:rsidRPr="0022223D">
        <w:t xml:space="preserve">. Robustness </w:t>
      </w:r>
      <w:r w:rsidR="00D04D59" w:rsidRPr="0022223D">
        <w:t>c</w:t>
      </w:r>
      <w:r w:rsidRPr="0022223D">
        <w:t xml:space="preserve">hecks: </w:t>
      </w:r>
      <w:r w:rsidR="00D04D59" w:rsidRPr="0022223D">
        <w:t>a</w:t>
      </w:r>
      <w:r w:rsidRPr="0022223D">
        <w:t xml:space="preserve">lternative </w:t>
      </w:r>
      <w:r w:rsidR="00D04D59" w:rsidRPr="0022223D">
        <w:t>m</w:t>
      </w:r>
      <w:r w:rsidRPr="0022223D">
        <w:t xml:space="preserve">odel </w:t>
      </w:r>
      <w:r w:rsidR="00D04D59" w:rsidRPr="0022223D">
        <w:t>s</w:t>
      </w:r>
      <w:r w:rsidRPr="0022223D">
        <w:t xml:space="preserve">pecifications for </w:t>
      </w:r>
      <w:r w:rsidR="00304A09" w:rsidRPr="0022223D">
        <w:t>viewer</w:t>
      </w:r>
      <w:r w:rsidRPr="0022223D">
        <w:t xml:space="preserve"> </w:t>
      </w:r>
      <w:r w:rsidR="00D04D59" w:rsidRPr="0022223D">
        <w:t>r</w:t>
      </w:r>
      <w:r w:rsidRPr="0022223D">
        <w:t>ecognition</w:t>
      </w:r>
    </w:p>
    <w:tbl>
      <w:tblPr>
        <w:tblW w:w="5000" w:type="pct"/>
        <w:jc w:val="center"/>
        <w:tblLayout w:type="fixed"/>
        <w:tblLook w:val="04A0" w:firstRow="1" w:lastRow="0" w:firstColumn="1" w:lastColumn="0" w:noHBand="0" w:noVBand="1"/>
        <w:tblPrChange w:id="751" w:author="Dylan CHEN" w:date="2026-03-17T18:05:00Z" w16du:dateUtc="2026-03-17T10:05:00Z">
          <w:tblPr>
            <w:tblW w:w="14382" w:type="dxa"/>
            <w:tblLook w:val="04A0" w:firstRow="1" w:lastRow="0" w:firstColumn="1" w:lastColumn="0" w:noHBand="0" w:noVBand="1"/>
          </w:tblPr>
        </w:tblPrChange>
      </w:tblPr>
      <w:tblGrid>
        <w:gridCol w:w="2044"/>
        <w:gridCol w:w="729"/>
        <w:gridCol w:w="917"/>
        <w:gridCol w:w="810"/>
        <w:gridCol w:w="900"/>
        <w:gridCol w:w="990"/>
        <w:gridCol w:w="1751"/>
        <w:gridCol w:w="1219"/>
        <w:tblGridChange w:id="752">
          <w:tblGrid>
            <w:gridCol w:w="2044"/>
            <w:gridCol w:w="1216"/>
            <w:gridCol w:w="1060"/>
            <w:gridCol w:w="1060"/>
            <w:gridCol w:w="1060"/>
            <w:gridCol w:w="1060"/>
            <w:gridCol w:w="641"/>
            <w:gridCol w:w="571"/>
            <w:gridCol w:w="648"/>
            <w:gridCol w:w="3142"/>
            <w:gridCol w:w="1880"/>
          </w:tblGrid>
        </w:tblGridChange>
      </w:tblGrid>
      <w:tr w:rsidR="004672FC" w:rsidRPr="0022223D" w14:paraId="22DBDD2E" w14:textId="77777777" w:rsidTr="004672FC">
        <w:trPr>
          <w:trHeight w:val="340"/>
          <w:jc w:val="center"/>
          <w:ins w:id="753" w:author="Dylan CHEN" w:date="2026-03-17T18:04:00Z"/>
          <w:trPrChange w:id="754" w:author="Dylan CHEN" w:date="2026-03-17T18:05:00Z" w16du:dateUtc="2026-03-17T10:05:00Z">
            <w:trPr>
              <w:trHeight w:val="340"/>
            </w:trPr>
          </w:trPrChange>
        </w:trPr>
        <w:tc>
          <w:tcPr>
            <w:tcW w:w="2044" w:type="dxa"/>
            <w:tcBorders>
              <w:top w:val="single" w:sz="8" w:space="0" w:color="auto"/>
              <w:left w:val="nil"/>
              <w:bottom w:val="nil"/>
              <w:right w:val="nil"/>
            </w:tcBorders>
            <w:noWrap/>
            <w:tcMar>
              <w:left w:w="29" w:type="dxa"/>
              <w:right w:w="29" w:type="dxa"/>
            </w:tcMar>
            <w:hideMark/>
            <w:tcPrChange w:id="755" w:author="Dylan CHEN" w:date="2026-03-17T18:05:00Z" w16du:dateUtc="2026-03-17T10:05:00Z">
              <w:tcPr>
                <w:tcW w:w="3260" w:type="dxa"/>
                <w:gridSpan w:val="2"/>
                <w:tcBorders>
                  <w:top w:val="single" w:sz="8" w:space="0" w:color="auto"/>
                  <w:left w:val="nil"/>
                  <w:bottom w:val="nil"/>
                  <w:right w:val="nil"/>
                </w:tcBorders>
                <w:noWrap/>
                <w:vAlign w:val="center"/>
                <w:hideMark/>
              </w:tcPr>
            </w:tcPrChange>
          </w:tcPr>
          <w:p w14:paraId="6199E8D4" w14:textId="77777777" w:rsidR="004672FC" w:rsidRPr="0022223D" w:rsidRDefault="004672FC">
            <w:pPr>
              <w:rPr>
                <w:ins w:id="756" w:author="Dylan CHEN" w:date="2026-03-17T18:04:00Z" w16du:dateUtc="2026-03-17T10:04:00Z"/>
                <w:color w:val="000000"/>
                <w:sz w:val="20"/>
                <w:szCs w:val="20"/>
              </w:rPr>
            </w:pPr>
            <w:ins w:id="757" w:author="Dylan CHEN" w:date="2026-03-17T18:04:00Z" w16du:dateUtc="2026-03-17T10:04:00Z">
              <w:r w:rsidRPr="0022223D">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Change w:id="758" w:author="Dylan CHEN" w:date="2026-03-17T18:05:00Z" w16du:dateUtc="2026-03-17T10:05:00Z">
              <w:tcPr>
                <w:tcW w:w="9242" w:type="dxa"/>
                <w:gridSpan w:val="8"/>
                <w:tcBorders>
                  <w:top w:val="single" w:sz="8" w:space="0" w:color="auto"/>
                  <w:left w:val="nil"/>
                  <w:bottom w:val="nil"/>
                  <w:right w:val="nil"/>
                </w:tcBorders>
                <w:noWrap/>
                <w:vAlign w:val="center"/>
                <w:hideMark/>
              </w:tcPr>
            </w:tcPrChange>
          </w:tcPr>
          <w:p w14:paraId="6885FA7C" w14:textId="77777777" w:rsidR="004672FC" w:rsidRPr="0022223D" w:rsidRDefault="004672FC">
            <w:pPr>
              <w:jc w:val="center"/>
              <w:rPr>
                <w:ins w:id="759" w:author="Dylan CHEN" w:date="2026-03-17T18:04:00Z" w16du:dateUtc="2026-03-17T10:04:00Z"/>
                <w:color w:val="000000"/>
                <w:sz w:val="20"/>
                <w:szCs w:val="20"/>
              </w:rPr>
            </w:pPr>
            <w:ins w:id="760" w:author="Dylan CHEN" w:date="2026-03-17T18:04:00Z" w16du:dateUtc="2026-03-17T10:04:00Z">
              <w:r w:rsidRPr="0022223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Change w:id="761" w:author="Dylan CHEN" w:date="2026-03-17T18:05:00Z" w16du:dateUtc="2026-03-17T10:05:00Z">
              <w:tcPr>
                <w:tcW w:w="1880" w:type="dxa"/>
                <w:tcBorders>
                  <w:top w:val="single" w:sz="8" w:space="0" w:color="auto"/>
                  <w:left w:val="nil"/>
                  <w:bottom w:val="nil"/>
                  <w:right w:val="nil"/>
                </w:tcBorders>
                <w:noWrap/>
                <w:vAlign w:val="center"/>
                <w:hideMark/>
              </w:tcPr>
            </w:tcPrChange>
          </w:tcPr>
          <w:p w14:paraId="76E74F58" w14:textId="77777777" w:rsidR="004672FC" w:rsidRPr="0022223D" w:rsidRDefault="004672FC">
            <w:pPr>
              <w:jc w:val="center"/>
              <w:rPr>
                <w:ins w:id="762" w:author="Dylan CHEN" w:date="2026-03-17T18:04:00Z" w16du:dateUtc="2026-03-17T10:04:00Z"/>
                <w:color w:val="000000"/>
                <w:sz w:val="20"/>
                <w:szCs w:val="20"/>
              </w:rPr>
            </w:pPr>
            <w:ins w:id="763" w:author="Dylan CHEN" w:date="2026-03-17T18:04:00Z" w16du:dateUtc="2026-03-17T10:04:00Z">
              <w:r w:rsidRPr="0022223D">
                <w:rPr>
                  <w:color w:val="000000"/>
                  <w:sz w:val="20"/>
                  <w:szCs w:val="20"/>
                </w:rPr>
                <w:t>Poisson</w:t>
              </w:r>
            </w:ins>
          </w:p>
        </w:tc>
      </w:tr>
      <w:tr w:rsidR="004672FC" w:rsidRPr="0022223D" w14:paraId="1897BAFF" w14:textId="77777777" w:rsidTr="004672FC">
        <w:trPr>
          <w:trHeight w:val="320"/>
          <w:jc w:val="center"/>
          <w:ins w:id="764" w:author="Dylan CHEN" w:date="2026-03-17T18:04:00Z"/>
          <w:trPrChange w:id="765"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766" w:author="Dylan CHEN" w:date="2026-03-17T18:05:00Z" w16du:dateUtc="2026-03-17T10:05:00Z">
              <w:tcPr>
                <w:tcW w:w="3260" w:type="dxa"/>
                <w:gridSpan w:val="2"/>
                <w:tcBorders>
                  <w:top w:val="nil"/>
                  <w:left w:val="nil"/>
                  <w:bottom w:val="nil"/>
                  <w:right w:val="nil"/>
                </w:tcBorders>
                <w:noWrap/>
                <w:vAlign w:val="center"/>
                <w:hideMark/>
              </w:tcPr>
            </w:tcPrChange>
          </w:tcPr>
          <w:p w14:paraId="67C0EB13" w14:textId="77777777" w:rsidR="004672FC" w:rsidRPr="0022223D" w:rsidRDefault="004672FC">
            <w:pPr>
              <w:jc w:val="center"/>
              <w:rPr>
                <w:ins w:id="767" w:author="Dylan CHEN" w:date="2026-03-17T18:04:00Z" w16du:dateUtc="2026-03-17T10:04:00Z"/>
                <w:color w:val="000000"/>
                <w:sz w:val="20"/>
                <w:szCs w:val="20"/>
              </w:rPr>
            </w:pPr>
          </w:p>
        </w:tc>
        <w:tc>
          <w:tcPr>
            <w:tcW w:w="729" w:type="dxa"/>
            <w:tcBorders>
              <w:top w:val="nil"/>
              <w:left w:val="nil"/>
              <w:bottom w:val="nil"/>
              <w:right w:val="nil"/>
            </w:tcBorders>
            <w:noWrap/>
            <w:tcMar>
              <w:left w:w="29" w:type="dxa"/>
              <w:right w:w="29" w:type="dxa"/>
            </w:tcMar>
            <w:hideMark/>
            <w:tcPrChange w:id="768" w:author="Dylan CHEN" w:date="2026-03-17T18:05:00Z" w16du:dateUtc="2026-03-17T10:05:00Z">
              <w:tcPr>
                <w:tcW w:w="1060" w:type="dxa"/>
                <w:tcBorders>
                  <w:top w:val="nil"/>
                  <w:left w:val="nil"/>
                  <w:bottom w:val="nil"/>
                  <w:right w:val="nil"/>
                </w:tcBorders>
                <w:noWrap/>
                <w:vAlign w:val="center"/>
                <w:hideMark/>
              </w:tcPr>
            </w:tcPrChange>
          </w:tcPr>
          <w:p w14:paraId="6F072F09" w14:textId="77777777" w:rsidR="004672FC" w:rsidRPr="0022223D" w:rsidRDefault="004672FC">
            <w:pPr>
              <w:jc w:val="center"/>
              <w:rPr>
                <w:ins w:id="769" w:author="Dylan CHEN" w:date="2026-03-17T18:04:00Z" w16du:dateUtc="2026-03-17T10:04:00Z"/>
                <w:color w:val="000000"/>
                <w:sz w:val="20"/>
                <w:szCs w:val="20"/>
              </w:rPr>
            </w:pPr>
            <w:ins w:id="770" w:author="Dylan CHEN" w:date="2026-03-17T18:04:00Z" w16du:dateUtc="2026-03-17T10:04:00Z">
              <w:r w:rsidRPr="0022223D">
                <w:rPr>
                  <w:color w:val="000000"/>
                  <w:sz w:val="20"/>
                  <w:szCs w:val="20"/>
                </w:rPr>
                <w:t>(1)</w:t>
              </w:r>
            </w:ins>
          </w:p>
        </w:tc>
        <w:tc>
          <w:tcPr>
            <w:tcW w:w="917" w:type="dxa"/>
            <w:tcBorders>
              <w:top w:val="nil"/>
              <w:left w:val="nil"/>
              <w:bottom w:val="nil"/>
              <w:right w:val="nil"/>
            </w:tcBorders>
            <w:noWrap/>
            <w:tcMar>
              <w:left w:w="29" w:type="dxa"/>
              <w:right w:w="29" w:type="dxa"/>
            </w:tcMar>
            <w:hideMark/>
            <w:tcPrChange w:id="771" w:author="Dylan CHEN" w:date="2026-03-17T18:05:00Z" w16du:dateUtc="2026-03-17T10:05:00Z">
              <w:tcPr>
                <w:tcW w:w="1060" w:type="dxa"/>
                <w:tcBorders>
                  <w:top w:val="nil"/>
                  <w:left w:val="nil"/>
                  <w:bottom w:val="nil"/>
                  <w:right w:val="nil"/>
                </w:tcBorders>
                <w:noWrap/>
                <w:vAlign w:val="center"/>
                <w:hideMark/>
              </w:tcPr>
            </w:tcPrChange>
          </w:tcPr>
          <w:p w14:paraId="01A46522" w14:textId="77777777" w:rsidR="004672FC" w:rsidRPr="0022223D" w:rsidRDefault="004672FC">
            <w:pPr>
              <w:jc w:val="center"/>
              <w:rPr>
                <w:ins w:id="772" w:author="Dylan CHEN" w:date="2026-03-17T18:04:00Z" w16du:dateUtc="2026-03-17T10:04:00Z"/>
                <w:color w:val="000000"/>
                <w:sz w:val="20"/>
                <w:szCs w:val="20"/>
              </w:rPr>
            </w:pPr>
            <w:ins w:id="773" w:author="Dylan CHEN" w:date="2026-03-17T18:04:00Z" w16du:dateUtc="2026-03-17T10:04:00Z">
              <w:r w:rsidRPr="0022223D">
                <w:rPr>
                  <w:color w:val="000000"/>
                  <w:sz w:val="20"/>
                  <w:szCs w:val="20"/>
                </w:rPr>
                <w:t>(2)</w:t>
              </w:r>
            </w:ins>
          </w:p>
        </w:tc>
        <w:tc>
          <w:tcPr>
            <w:tcW w:w="810" w:type="dxa"/>
            <w:tcBorders>
              <w:top w:val="nil"/>
              <w:left w:val="nil"/>
              <w:bottom w:val="nil"/>
              <w:right w:val="nil"/>
            </w:tcBorders>
            <w:noWrap/>
            <w:tcMar>
              <w:left w:w="29" w:type="dxa"/>
              <w:right w:w="29" w:type="dxa"/>
            </w:tcMar>
            <w:hideMark/>
            <w:tcPrChange w:id="774" w:author="Dylan CHEN" w:date="2026-03-17T18:05:00Z" w16du:dateUtc="2026-03-17T10:05:00Z">
              <w:tcPr>
                <w:tcW w:w="1060" w:type="dxa"/>
                <w:tcBorders>
                  <w:top w:val="nil"/>
                  <w:left w:val="nil"/>
                  <w:bottom w:val="nil"/>
                  <w:right w:val="nil"/>
                </w:tcBorders>
                <w:noWrap/>
                <w:vAlign w:val="center"/>
                <w:hideMark/>
              </w:tcPr>
            </w:tcPrChange>
          </w:tcPr>
          <w:p w14:paraId="1AC87C61" w14:textId="77777777" w:rsidR="004672FC" w:rsidRPr="0022223D" w:rsidRDefault="004672FC">
            <w:pPr>
              <w:jc w:val="center"/>
              <w:rPr>
                <w:ins w:id="775" w:author="Dylan CHEN" w:date="2026-03-17T18:04:00Z" w16du:dateUtc="2026-03-17T10:04:00Z"/>
                <w:color w:val="000000"/>
                <w:sz w:val="20"/>
                <w:szCs w:val="20"/>
              </w:rPr>
            </w:pPr>
            <w:ins w:id="776" w:author="Dylan CHEN" w:date="2026-03-17T18:04:00Z" w16du:dateUtc="2026-03-17T10:04:00Z">
              <w:r w:rsidRPr="0022223D">
                <w:rPr>
                  <w:color w:val="000000"/>
                  <w:sz w:val="20"/>
                  <w:szCs w:val="20"/>
                </w:rPr>
                <w:t>(3)</w:t>
              </w:r>
            </w:ins>
          </w:p>
        </w:tc>
        <w:tc>
          <w:tcPr>
            <w:tcW w:w="900" w:type="dxa"/>
            <w:tcBorders>
              <w:top w:val="nil"/>
              <w:left w:val="nil"/>
              <w:bottom w:val="nil"/>
              <w:right w:val="nil"/>
            </w:tcBorders>
            <w:noWrap/>
            <w:tcMar>
              <w:left w:w="29" w:type="dxa"/>
              <w:right w:w="29" w:type="dxa"/>
            </w:tcMar>
            <w:hideMark/>
            <w:tcPrChange w:id="777" w:author="Dylan CHEN" w:date="2026-03-17T18:05:00Z" w16du:dateUtc="2026-03-17T10:05:00Z">
              <w:tcPr>
                <w:tcW w:w="1060" w:type="dxa"/>
                <w:tcBorders>
                  <w:top w:val="nil"/>
                  <w:left w:val="nil"/>
                  <w:bottom w:val="nil"/>
                  <w:right w:val="nil"/>
                </w:tcBorders>
                <w:noWrap/>
                <w:vAlign w:val="center"/>
                <w:hideMark/>
              </w:tcPr>
            </w:tcPrChange>
          </w:tcPr>
          <w:p w14:paraId="18586378" w14:textId="77777777" w:rsidR="004672FC" w:rsidRPr="0022223D" w:rsidRDefault="004672FC">
            <w:pPr>
              <w:jc w:val="center"/>
              <w:rPr>
                <w:ins w:id="778" w:author="Dylan CHEN" w:date="2026-03-17T18:04:00Z" w16du:dateUtc="2026-03-17T10:04:00Z"/>
                <w:color w:val="000000"/>
                <w:sz w:val="20"/>
                <w:szCs w:val="20"/>
              </w:rPr>
            </w:pPr>
            <w:ins w:id="779" w:author="Dylan CHEN" w:date="2026-03-17T18:04:00Z" w16du:dateUtc="2026-03-17T10:04:00Z">
              <w:r w:rsidRPr="0022223D">
                <w:rPr>
                  <w:color w:val="000000"/>
                  <w:sz w:val="20"/>
                  <w:szCs w:val="20"/>
                </w:rPr>
                <w:t>(4)</w:t>
              </w:r>
            </w:ins>
          </w:p>
        </w:tc>
        <w:tc>
          <w:tcPr>
            <w:tcW w:w="990" w:type="dxa"/>
            <w:tcBorders>
              <w:top w:val="nil"/>
              <w:left w:val="nil"/>
              <w:bottom w:val="nil"/>
              <w:right w:val="nil"/>
            </w:tcBorders>
            <w:noWrap/>
            <w:tcMar>
              <w:left w:w="29" w:type="dxa"/>
              <w:right w:w="29" w:type="dxa"/>
            </w:tcMar>
            <w:hideMark/>
            <w:tcPrChange w:id="780" w:author="Dylan CHEN" w:date="2026-03-17T18:05:00Z" w16du:dateUtc="2026-03-17T10:05:00Z">
              <w:tcPr>
                <w:tcW w:w="1212" w:type="dxa"/>
                <w:gridSpan w:val="2"/>
                <w:tcBorders>
                  <w:top w:val="nil"/>
                  <w:left w:val="nil"/>
                  <w:bottom w:val="nil"/>
                  <w:right w:val="nil"/>
                </w:tcBorders>
                <w:noWrap/>
                <w:vAlign w:val="center"/>
                <w:hideMark/>
              </w:tcPr>
            </w:tcPrChange>
          </w:tcPr>
          <w:p w14:paraId="11ECA37D" w14:textId="77777777" w:rsidR="004672FC" w:rsidRPr="0022223D" w:rsidRDefault="004672FC">
            <w:pPr>
              <w:jc w:val="center"/>
              <w:rPr>
                <w:ins w:id="781" w:author="Dylan CHEN" w:date="2026-03-17T18:04:00Z" w16du:dateUtc="2026-03-17T10:04:00Z"/>
                <w:color w:val="000000"/>
                <w:sz w:val="20"/>
                <w:szCs w:val="20"/>
              </w:rPr>
            </w:pPr>
            <w:ins w:id="782" w:author="Dylan CHEN" w:date="2026-03-17T18:04:00Z" w16du:dateUtc="2026-03-17T10:04:00Z">
              <w:r w:rsidRPr="0022223D">
                <w:rPr>
                  <w:color w:val="000000"/>
                  <w:sz w:val="20"/>
                  <w:szCs w:val="20"/>
                </w:rPr>
                <w:t>(5)</w:t>
              </w:r>
            </w:ins>
          </w:p>
        </w:tc>
        <w:tc>
          <w:tcPr>
            <w:tcW w:w="1751" w:type="dxa"/>
            <w:tcBorders>
              <w:top w:val="nil"/>
              <w:left w:val="nil"/>
              <w:bottom w:val="nil"/>
              <w:right w:val="nil"/>
            </w:tcBorders>
            <w:noWrap/>
            <w:tcMar>
              <w:left w:w="29" w:type="dxa"/>
              <w:right w:w="29" w:type="dxa"/>
            </w:tcMar>
            <w:hideMark/>
            <w:tcPrChange w:id="783" w:author="Dylan CHEN" w:date="2026-03-17T18:05:00Z" w16du:dateUtc="2026-03-17T10:05:00Z">
              <w:tcPr>
                <w:tcW w:w="3790" w:type="dxa"/>
                <w:gridSpan w:val="2"/>
                <w:tcBorders>
                  <w:top w:val="nil"/>
                  <w:left w:val="nil"/>
                  <w:bottom w:val="nil"/>
                  <w:right w:val="nil"/>
                </w:tcBorders>
                <w:noWrap/>
                <w:vAlign w:val="center"/>
                <w:hideMark/>
              </w:tcPr>
            </w:tcPrChange>
          </w:tcPr>
          <w:p w14:paraId="3E48A6AC" w14:textId="77777777" w:rsidR="004672FC" w:rsidRPr="0022223D" w:rsidRDefault="004672FC">
            <w:pPr>
              <w:jc w:val="center"/>
              <w:rPr>
                <w:ins w:id="784" w:author="Dylan CHEN" w:date="2026-03-17T18:04:00Z" w16du:dateUtc="2026-03-17T10:04:00Z"/>
                <w:color w:val="000000"/>
                <w:sz w:val="20"/>
                <w:szCs w:val="20"/>
              </w:rPr>
            </w:pPr>
            <w:ins w:id="785" w:author="Dylan CHEN" w:date="2026-03-17T18:04:00Z" w16du:dateUtc="2026-03-17T10:04:00Z">
              <w:r w:rsidRPr="0022223D">
                <w:rPr>
                  <w:color w:val="000000"/>
                  <w:sz w:val="20"/>
                  <w:szCs w:val="20"/>
                </w:rPr>
                <w:t>(6)</w:t>
              </w:r>
            </w:ins>
          </w:p>
        </w:tc>
        <w:tc>
          <w:tcPr>
            <w:tcW w:w="1219" w:type="dxa"/>
            <w:tcBorders>
              <w:top w:val="nil"/>
              <w:left w:val="nil"/>
              <w:bottom w:val="nil"/>
              <w:right w:val="nil"/>
            </w:tcBorders>
            <w:noWrap/>
            <w:tcMar>
              <w:left w:w="29" w:type="dxa"/>
              <w:right w:w="29" w:type="dxa"/>
            </w:tcMar>
            <w:hideMark/>
            <w:tcPrChange w:id="786" w:author="Dylan CHEN" w:date="2026-03-17T18:05:00Z" w16du:dateUtc="2026-03-17T10:05:00Z">
              <w:tcPr>
                <w:tcW w:w="1880" w:type="dxa"/>
                <w:tcBorders>
                  <w:top w:val="nil"/>
                  <w:left w:val="nil"/>
                  <w:bottom w:val="nil"/>
                  <w:right w:val="nil"/>
                </w:tcBorders>
                <w:noWrap/>
                <w:vAlign w:val="center"/>
                <w:hideMark/>
              </w:tcPr>
            </w:tcPrChange>
          </w:tcPr>
          <w:p w14:paraId="042EF5C8" w14:textId="77777777" w:rsidR="004672FC" w:rsidRPr="0022223D" w:rsidRDefault="004672FC">
            <w:pPr>
              <w:jc w:val="center"/>
              <w:rPr>
                <w:ins w:id="787" w:author="Dylan CHEN" w:date="2026-03-17T18:04:00Z" w16du:dateUtc="2026-03-17T10:04:00Z"/>
                <w:color w:val="000000"/>
                <w:sz w:val="20"/>
                <w:szCs w:val="20"/>
              </w:rPr>
            </w:pPr>
            <w:ins w:id="788" w:author="Dylan CHEN" w:date="2026-03-17T18:04:00Z" w16du:dateUtc="2026-03-17T10:04:00Z">
              <w:r w:rsidRPr="0022223D">
                <w:rPr>
                  <w:color w:val="000000"/>
                  <w:sz w:val="20"/>
                  <w:szCs w:val="20"/>
                </w:rPr>
                <w:t>(7)</w:t>
              </w:r>
            </w:ins>
          </w:p>
        </w:tc>
      </w:tr>
      <w:tr w:rsidR="004672FC" w:rsidRPr="0022223D" w14:paraId="25EE8F2D" w14:textId="77777777" w:rsidTr="004672FC">
        <w:trPr>
          <w:trHeight w:val="360"/>
          <w:jc w:val="center"/>
          <w:ins w:id="789" w:author="Dylan CHEN" w:date="2026-03-17T18:04:00Z"/>
          <w:trPrChange w:id="790" w:author="Dylan CHEN" w:date="2026-03-17T18:05:00Z" w16du:dateUtc="2026-03-17T10:05:00Z">
            <w:trPr>
              <w:trHeight w:val="360"/>
            </w:trPr>
          </w:trPrChange>
        </w:trPr>
        <w:tc>
          <w:tcPr>
            <w:tcW w:w="2044" w:type="dxa"/>
            <w:tcBorders>
              <w:top w:val="nil"/>
              <w:left w:val="nil"/>
              <w:bottom w:val="nil"/>
              <w:right w:val="nil"/>
            </w:tcBorders>
            <w:noWrap/>
            <w:tcMar>
              <w:left w:w="29" w:type="dxa"/>
              <w:right w:w="29" w:type="dxa"/>
            </w:tcMar>
            <w:hideMark/>
            <w:tcPrChange w:id="791" w:author="Dylan CHEN" w:date="2026-03-17T18:05:00Z" w16du:dateUtc="2026-03-17T10:05:00Z">
              <w:tcPr>
                <w:tcW w:w="3260" w:type="dxa"/>
                <w:gridSpan w:val="2"/>
                <w:tcBorders>
                  <w:top w:val="nil"/>
                  <w:left w:val="nil"/>
                  <w:bottom w:val="nil"/>
                  <w:right w:val="nil"/>
                </w:tcBorders>
                <w:noWrap/>
                <w:vAlign w:val="center"/>
                <w:hideMark/>
              </w:tcPr>
            </w:tcPrChange>
          </w:tcPr>
          <w:p w14:paraId="0FED8B1A" w14:textId="77777777" w:rsidR="004672FC" w:rsidRPr="0022223D" w:rsidRDefault="004672FC">
            <w:pPr>
              <w:jc w:val="right"/>
              <w:rPr>
                <w:ins w:id="792" w:author="Dylan CHEN" w:date="2026-03-17T18:04:00Z" w16du:dateUtc="2026-03-17T10:04:00Z"/>
                <w:color w:val="000000"/>
                <w:sz w:val="20"/>
                <w:szCs w:val="20"/>
              </w:rPr>
            </w:pPr>
            <w:ins w:id="793" w:author="Dylan CHEN" w:date="2026-03-17T18:04:00Z" w16du:dateUtc="2026-03-17T10:04:00Z">
              <w:r w:rsidRPr="0022223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Change w:id="794" w:author="Dylan CHEN" w:date="2026-03-17T18:05:00Z" w16du:dateUtc="2026-03-17T10:05:00Z">
              <w:tcPr>
                <w:tcW w:w="5452" w:type="dxa"/>
                <w:gridSpan w:val="6"/>
                <w:tcBorders>
                  <w:top w:val="nil"/>
                  <w:left w:val="nil"/>
                  <w:bottom w:val="single" w:sz="8" w:space="0" w:color="auto"/>
                  <w:right w:val="nil"/>
                </w:tcBorders>
                <w:noWrap/>
                <w:vAlign w:val="center"/>
                <w:hideMark/>
              </w:tcPr>
            </w:tcPrChange>
          </w:tcPr>
          <w:p w14:paraId="26FE1C58" w14:textId="77777777" w:rsidR="004672FC" w:rsidRPr="0022223D" w:rsidRDefault="004672FC">
            <w:pPr>
              <w:jc w:val="center"/>
              <w:rPr>
                <w:ins w:id="795" w:author="Dylan CHEN" w:date="2026-03-17T18:04:00Z" w16du:dateUtc="2026-03-17T10:04:00Z"/>
                <w:i/>
                <w:iCs/>
                <w:color w:val="000000"/>
                <w:sz w:val="20"/>
                <w:szCs w:val="20"/>
              </w:rPr>
            </w:pPr>
            <w:ins w:id="796" w:author="Dylan CHEN" w:date="2026-03-17T18:04:00Z" w16du:dateUtc="2026-03-17T10:04:00Z">
              <w:r w:rsidRPr="0022223D">
                <w:rPr>
                  <w:i/>
                  <w:iCs/>
                  <w:color w:val="000000"/>
                  <w:sz w:val="20"/>
                  <w:szCs w:val="20"/>
                </w:rPr>
                <w:t>netlikeNum</w:t>
              </w:r>
              <w:r w:rsidRPr="0022223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Change w:id="797"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7D9222C6" w14:textId="3057D160" w:rsidR="004672FC" w:rsidRPr="0022223D" w:rsidRDefault="004672FC">
            <w:pPr>
              <w:jc w:val="center"/>
              <w:rPr>
                <w:ins w:id="798" w:author="Dylan CHEN" w:date="2026-03-17T18:04:00Z" w16du:dateUtc="2026-03-17T10:04:00Z"/>
                <w:color w:val="000000"/>
                <w:sz w:val="20"/>
                <w:szCs w:val="20"/>
              </w:rPr>
            </w:pPr>
            <w:bookmarkStart w:id="799" w:name="OLE_LINK5"/>
            <w:ins w:id="800" w:author="Dylan CHEN" w:date="2026-03-17T18:04:00Z" w16du:dateUtc="2026-03-17T10:04:00Z">
              <w:r w:rsidRPr="0022223D">
                <w:rPr>
                  <w:color w:val="000000"/>
                  <w:sz w:val="20"/>
                  <w:szCs w:val="20"/>
                </w:rPr>
                <w:t>log [</w:t>
              </w:r>
              <w:r w:rsidRPr="0022223D">
                <w:rPr>
                  <w:i/>
                  <w:iCs/>
                  <w:color w:val="000000"/>
                  <w:sz w:val="20"/>
                  <w:szCs w:val="20"/>
                </w:rPr>
                <w:t>netlikeNum</w:t>
              </w:r>
              <w:r w:rsidRPr="0022223D">
                <w:rPr>
                  <w:i/>
                  <w:iCs/>
                  <w:color w:val="000000"/>
                  <w:sz w:val="20"/>
                  <w:szCs w:val="20"/>
                  <w:vertAlign w:val="subscript"/>
                </w:rPr>
                <w:t>ij</w:t>
              </w:r>
              <w:r w:rsidRPr="0022223D">
                <w:rPr>
                  <w:color w:val="000000"/>
                  <w:sz w:val="20"/>
                  <w:szCs w:val="20"/>
                </w:rPr>
                <w:t xml:space="preserve"> </w:t>
              </w:r>
            </w:ins>
            <w:ins w:id="801" w:author="Xin Li" w:date="2026-03-21T12:30:00Z" w16du:dateUtc="2026-03-21T04:30:00Z">
              <w:r w:rsidR="00865650" w:rsidRPr="0022223D">
                <w:rPr>
                  <w:color w:val="000000"/>
                  <w:sz w:val="20"/>
                  <w:szCs w:val="20"/>
                </w:rPr>
                <w:t>+</w:t>
              </w:r>
            </w:ins>
            <w:ins w:id="802" w:author="Dylan CHEN" w:date="2026-03-17T18:04:00Z" w16du:dateUtc="2026-03-17T10:04:00Z">
              <w:del w:id="803" w:author="Xin Li" w:date="2026-03-21T12:30:00Z" w16du:dateUtc="2026-03-21T04:30:00Z">
                <w:r w:rsidRPr="0022223D" w:rsidDel="00865650">
                  <w:rPr>
                    <w:color w:val="000000"/>
                    <w:sz w:val="20"/>
                    <w:szCs w:val="20"/>
                  </w:rPr>
                  <w:delText>(</w:delText>
                </w:r>
              </w:del>
              <w:r w:rsidRPr="0022223D">
                <w:rPr>
                  <w:color w:val="000000"/>
                  <w:sz w:val="20"/>
                  <w:szCs w:val="20"/>
                </w:rPr>
                <w:t>shift</w:t>
              </w:r>
              <w:del w:id="804" w:author="Xin Li" w:date="2026-03-21T12:30:00Z" w16du:dateUtc="2026-03-21T04:30:00Z">
                <w:r w:rsidRPr="0022223D" w:rsidDel="00865650">
                  <w:rPr>
                    <w:color w:val="000000"/>
                    <w:sz w:val="20"/>
                    <w:szCs w:val="20"/>
                  </w:rPr>
                  <w:delText>ed)</w:delText>
                </w:r>
              </w:del>
              <w:r w:rsidRPr="0022223D">
                <w:rPr>
                  <w:color w:val="000000"/>
                  <w:sz w:val="20"/>
                  <w:szCs w:val="20"/>
                </w:rPr>
                <w:t xml:space="preserve"> + 1]</w:t>
              </w:r>
              <w:bookmarkEnd w:id="799"/>
            </w:ins>
          </w:p>
        </w:tc>
        <w:tc>
          <w:tcPr>
            <w:tcW w:w="1219" w:type="dxa"/>
            <w:tcBorders>
              <w:top w:val="nil"/>
              <w:left w:val="nil"/>
              <w:bottom w:val="single" w:sz="8" w:space="0" w:color="auto"/>
              <w:right w:val="nil"/>
            </w:tcBorders>
            <w:noWrap/>
            <w:tcMar>
              <w:left w:w="29" w:type="dxa"/>
              <w:right w:w="29" w:type="dxa"/>
            </w:tcMar>
            <w:hideMark/>
            <w:tcPrChange w:id="805" w:author="Dylan CHEN" w:date="2026-03-17T18:05:00Z" w16du:dateUtc="2026-03-17T10:05:00Z">
              <w:tcPr>
                <w:tcW w:w="1880" w:type="dxa"/>
                <w:tcBorders>
                  <w:top w:val="nil"/>
                  <w:left w:val="nil"/>
                  <w:bottom w:val="single" w:sz="8" w:space="0" w:color="auto"/>
                  <w:right w:val="nil"/>
                </w:tcBorders>
                <w:noWrap/>
                <w:vAlign w:val="center"/>
                <w:hideMark/>
              </w:tcPr>
            </w:tcPrChange>
          </w:tcPr>
          <w:p w14:paraId="6A4CF8B8" w14:textId="070497E4" w:rsidR="004672FC" w:rsidRPr="0022223D" w:rsidRDefault="004672FC">
            <w:pPr>
              <w:jc w:val="center"/>
              <w:rPr>
                <w:ins w:id="806" w:author="Dylan CHEN" w:date="2026-03-17T18:04:00Z" w16du:dateUtc="2026-03-17T10:04:00Z"/>
                <w:color w:val="000000"/>
                <w:sz w:val="20"/>
                <w:szCs w:val="20"/>
              </w:rPr>
            </w:pPr>
            <w:ins w:id="807" w:author="Dylan CHEN" w:date="2026-03-17T18:04:00Z" w16du:dateUtc="2026-03-17T10:04:00Z">
              <w:r w:rsidRPr="0022223D">
                <w:rPr>
                  <w:i/>
                  <w:iCs/>
                  <w:color w:val="000000"/>
                  <w:sz w:val="20"/>
                  <w:szCs w:val="20"/>
                </w:rPr>
                <w:t>netlikeNum</w:t>
              </w:r>
              <w:r w:rsidRPr="0022223D">
                <w:rPr>
                  <w:i/>
                  <w:iCs/>
                  <w:color w:val="000000"/>
                  <w:sz w:val="20"/>
                  <w:szCs w:val="20"/>
                  <w:vertAlign w:val="subscript"/>
                </w:rPr>
                <w:t>ij</w:t>
              </w:r>
              <w:r w:rsidRPr="0022223D">
                <w:rPr>
                  <w:color w:val="000000"/>
                  <w:sz w:val="20"/>
                  <w:szCs w:val="20"/>
                </w:rPr>
                <w:t xml:space="preserve"> </w:t>
              </w:r>
              <w:del w:id="808" w:author="Xin Li" w:date="2026-03-21T12:30:00Z" w16du:dateUtc="2026-03-21T04:30:00Z">
                <w:r w:rsidRPr="0022223D" w:rsidDel="00865650">
                  <w:rPr>
                    <w:color w:val="000000"/>
                    <w:sz w:val="20"/>
                    <w:szCs w:val="20"/>
                  </w:rPr>
                  <w:delText>(</w:delText>
                </w:r>
              </w:del>
            </w:ins>
            <w:ins w:id="809" w:author="Xin Li" w:date="2026-03-21T12:30:00Z" w16du:dateUtc="2026-03-21T04:30:00Z">
              <w:r w:rsidR="00865650" w:rsidRPr="0022223D">
                <w:rPr>
                  <w:color w:val="000000"/>
                  <w:sz w:val="20"/>
                  <w:szCs w:val="20"/>
                </w:rPr>
                <w:t>+</w:t>
              </w:r>
            </w:ins>
            <w:ins w:id="810" w:author="Dylan CHEN" w:date="2026-03-17T18:04:00Z" w16du:dateUtc="2026-03-17T10:04:00Z">
              <w:r w:rsidRPr="0022223D">
                <w:rPr>
                  <w:color w:val="000000"/>
                  <w:sz w:val="20"/>
                  <w:szCs w:val="20"/>
                </w:rPr>
                <w:t>shifted</w:t>
              </w:r>
              <w:del w:id="811" w:author="Xin Li" w:date="2026-03-21T12:30:00Z" w16du:dateUtc="2026-03-21T04:30:00Z">
                <w:r w:rsidRPr="0022223D" w:rsidDel="00865650">
                  <w:rPr>
                    <w:color w:val="000000"/>
                    <w:sz w:val="20"/>
                    <w:szCs w:val="20"/>
                  </w:rPr>
                  <w:delText>)</w:delText>
                </w:r>
              </w:del>
            </w:ins>
          </w:p>
        </w:tc>
      </w:tr>
      <w:tr w:rsidR="004672FC" w:rsidRPr="0022223D" w14:paraId="1C55D8C3" w14:textId="77777777" w:rsidTr="004672FC">
        <w:trPr>
          <w:trHeight w:val="320"/>
          <w:jc w:val="center"/>
          <w:ins w:id="812" w:author="Dylan CHEN" w:date="2026-03-17T18:04:00Z"/>
          <w:trPrChange w:id="813" w:author="Dylan CHEN" w:date="2026-03-17T18:05:00Z" w16du:dateUtc="2026-03-17T10:05:00Z">
            <w:trPr>
              <w:trHeight w:val="320"/>
            </w:trPr>
          </w:trPrChange>
        </w:trPr>
        <w:tc>
          <w:tcPr>
            <w:tcW w:w="2044" w:type="dxa"/>
            <w:vMerge w:val="restart"/>
            <w:tcBorders>
              <w:top w:val="nil"/>
              <w:left w:val="nil"/>
              <w:bottom w:val="single" w:sz="8" w:space="0" w:color="000000"/>
              <w:right w:val="nil"/>
            </w:tcBorders>
            <w:noWrap/>
            <w:tcMar>
              <w:left w:w="29" w:type="dxa"/>
              <w:right w:w="29" w:type="dxa"/>
            </w:tcMar>
            <w:hideMark/>
            <w:tcPrChange w:id="814" w:author="Dylan CHEN" w:date="2026-03-17T18:05:00Z" w16du:dateUtc="2026-03-17T10:05:00Z">
              <w:tcPr>
                <w:tcW w:w="3260" w:type="dxa"/>
                <w:gridSpan w:val="2"/>
                <w:vMerge w:val="restart"/>
                <w:tcBorders>
                  <w:top w:val="nil"/>
                  <w:left w:val="nil"/>
                  <w:bottom w:val="single" w:sz="8" w:space="0" w:color="000000"/>
                  <w:right w:val="nil"/>
                </w:tcBorders>
                <w:noWrap/>
                <w:vAlign w:val="center"/>
                <w:hideMark/>
              </w:tcPr>
            </w:tcPrChange>
          </w:tcPr>
          <w:p w14:paraId="4BF76D24" w14:textId="77777777" w:rsidR="004672FC" w:rsidRPr="0022223D" w:rsidRDefault="004672FC">
            <w:pPr>
              <w:rPr>
                <w:ins w:id="815" w:author="Dylan CHEN" w:date="2026-03-17T18:04:00Z" w16du:dateUtc="2026-03-17T10:04:00Z"/>
                <w:i/>
                <w:iCs/>
                <w:color w:val="000000"/>
                <w:sz w:val="20"/>
                <w:szCs w:val="20"/>
              </w:rPr>
            </w:pPr>
            <w:ins w:id="816" w:author="Dylan CHEN" w:date="2026-03-17T18:04:00Z" w16du:dateUtc="2026-03-17T10:04:00Z">
              <w:r w:rsidRPr="0022223D">
                <w:rPr>
                  <w:i/>
                  <w:iCs/>
                  <w:color w:val="000000"/>
                  <w:sz w:val="20"/>
                  <w:szCs w:val="20"/>
                </w:rPr>
                <w:t>AI</w:t>
              </w:r>
              <w:r w:rsidRPr="0022223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Change w:id="817" w:author="Dylan CHEN" w:date="2026-03-17T18:05:00Z" w16du:dateUtc="2026-03-17T10:05:00Z">
              <w:tcPr>
                <w:tcW w:w="1060" w:type="dxa"/>
                <w:tcBorders>
                  <w:top w:val="nil"/>
                  <w:left w:val="nil"/>
                  <w:bottom w:val="nil"/>
                  <w:right w:val="nil"/>
                </w:tcBorders>
                <w:noWrap/>
                <w:vAlign w:val="center"/>
                <w:hideMark/>
              </w:tcPr>
            </w:tcPrChange>
          </w:tcPr>
          <w:p w14:paraId="6E22D5F7" w14:textId="77777777" w:rsidR="004672FC" w:rsidRPr="0022223D" w:rsidRDefault="004672FC">
            <w:pPr>
              <w:jc w:val="center"/>
              <w:rPr>
                <w:ins w:id="818" w:author="Dylan CHEN" w:date="2026-03-17T18:04:00Z" w16du:dateUtc="2026-03-17T10:04:00Z"/>
                <w:color w:val="000000"/>
                <w:sz w:val="20"/>
                <w:szCs w:val="20"/>
              </w:rPr>
            </w:pPr>
            <w:ins w:id="819" w:author="Dylan CHEN" w:date="2026-03-17T18:04:00Z" w16du:dateUtc="2026-03-17T10:04:00Z">
              <w:r w:rsidRPr="0022223D">
                <w:rPr>
                  <w:color w:val="000000"/>
                  <w:sz w:val="20"/>
                  <w:szCs w:val="20"/>
                </w:rPr>
                <w:t>-0.044 *</w:t>
              </w:r>
            </w:ins>
          </w:p>
        </w:tc>
        <w:tc>
          <w:tcPr>
            <w:tcW w:w="917" w:type="dxa"/>
            <w:tcBorders>
              <w:top w:val="nil"/>
              <w:left w:val="nil"/>
              <w:bottom w:val="nil"/>
              <w:right w:val="nil"/>
            </w:tcBorders>
            <w:noWrap/>
            <w:tcMar>
              <w:left w:w="29" w:type="dxa"/>
              <w:right w:w="29" w:type="dxa"/>
            </w:tcMar>
            <w:hideMark/>
            <w:tcPrChange w:id="820" w:author="Dylan CHEN" w:date="2026-03-17T18:05:00Z" w16du:dateUtc="2026-03-17T10:05:00Z">
              <w:tcPr>
                <w:tcW w:w="1060" w:type="dxa"/>
                <w:tcBorders>
                  <w:top w:val="nil"/>
                  <w:left w:val="nil"/>
                  <w:bottom w:val="nil"/>
                  <w:right w:val="nil"/>
                </w:tcBorders>
                <w:noWrap/>
                <w:vAlign w:val="center"/>
                <w:hideMark/>
              </w:tcPr>
            </w:tcPrChange>
          </w:tcPr>
          <w:p w14:paraId="49776768" w14:textId="77777777" w:rsidR="004672FC" w:rsidRPr="0022223D" w:rsidRDefault="004672FC">
            <w:pPr>
              <w:jc w:val="center"/>
              <w:rPr>
                <w:ins w:id="821" w:author="Dylan CHEN" w:date="2026-03-17T18:04:00Z" w16du:dateUtc="2026-03-17T10:04:00Z"/>
                <w:color w:val="000000"/>
                <w:sz w:val="20"/>
                <w:szCs w:val="20"/>
              </w:rPr>
            </w:pPr>
            <w:ins w:id="822" w:author="Dylan CHEN" w:date="2026-03-17T18:04:00Z" w16du:dateUtc="2026-03-17T10:04:00Z">
              <w:r w:rsidRPr="0022223D">
                <w:rPr>
                  <w:color w:val="000000"/>
                  <w:sz w:val="20"/>
                  <w:szCs w:val="20"/>
                </w:rPr>
                <w:t>-0.044 *</w:t>
              </w:r>
            </w:ins>
          </w:p>
        </w:tc>
        <w:tc>
          <w:tcPr>
            <w:tcW w:w="810" w:type="dxa"/>
            <w:tcBorders>
              <w:top w:val="nil"/>
              <w:left w:val="nil"/>
              <w:bottom w:val="nil"/>
              <w:right w:val="nil"/>
            </w:tcBorders>
            <w:noWrap/>
            <w:tcMar>
              <w:left w:w="29" w:type="dxa"/>
              <w:right w:w="29" w:type="dxa"/>
            </w:tcMar>
            <w:hideMark/>
            <w:tcPrChange w:id="823" w:author="Dylan CHEN" w:date="2026-03-17T18:05:00Z" w16du:dateUtc="2026-03-17T10:05:00Z">
              <w:tcPr>
                <w:tcW w:w="1060" w:type="dxa"/>
                <w:tcBorders>
                  <w:top w:val="nil"/>
                  <w:left w:val="nil"/>
                  <w:bottom w:val="nil"/>
                  <w:right w:val="nil"/>
                </w:tcBorders>
                <w:noWrap/>
                <w:vAlign w:val="center"/>
                <w:hideMark/>
              </w:tcPr>
            </w:tcPrChange>
          </w:tcPr>
          <w:p w14:paraId="04C6D23B" w14:textId="77777777" w:rsidR="004672FC" w:rsidRPr="0022223D" w:rsidRDefault="004672FC">
            <w:pPr>
              <w:jc w:val="center"/>
              <w:rPr>
                <w:ins w:id="824" w:author="Dylan CHEN" w:date="2026-03-17T18:04:00Z" w16du:dateUtc="2026-03-17T10:04:00Z"/>
                <w:color w:val="000000"/>
                <w:sz w:val="20"/>
                <w:szCs w:val="20"/>
              </w:rPr>
            </w:pPr>
            <w:ins w:id="825" w:author="Dylan CHEN" w:date="2026-03-17T18:04:00Z" w16du:dateUtc="2026-03-17T10:04:00Z">
              <w:r w:rsidRPr="0022223D">
                <w:rPr>
                  <w:color w:val="000000"/>
                  <w:sz w:val="20"/>
                  <w:szCs w:val="20"/>
                </w:rPr>
                <w:t>-0.044 *</w:t>
              </w:r>
            </w:ins>
          </w:p>
        </w:tc>
        <w:tc>
          <w:tcPr>
            <w:tcW w:w="900" w:type="dxa"/>
            <w:tcBorders>
              <w:top w:val="nil"/>
              <w:left w:val="nil"/>
              <w:bottom w:val="nil"/>
              <w:right w:val="nil"/>
            </w:tcBorders>
            <w:noWrap/>
            <w:tcMar>
              <w:left w:w="29" w:type="dxa"/>
              <w:right w:w="29" w:type="dxa"/>
            </w:tcMar>
            <w:hideMark/>
            <w:tcPrChange w:id="826" w:author="Dylan CHEN" w:date="2026-03-17T18:05:00Z" w16du:dateUtc="2026-03-17T10:05:00Z">
              <w:tcPr>
                <w:tcW w:w="1060" w:type="dxa"/>
                <w:tcBorders>
                  <w:top w:val="nil"/>
                  <w:left w:val="nil"/>
                  <w:bottom w:val="nil"/>
                  <w:right w:val="nil"/>
                </w:tcBorders>
                <w:noWrap/>
                <w:vAlign w:val="center"/>
                <w:hideMark/>
              </w:tcPr>
            </w:tcPrChange>
          </w:tcPr>
          <w:p w14:paraId="5A7BE5EB" w14:textId="77777777" w:rsidR="004672FC" w:rsidRPr="0022223D" w:rsidRDefault="004672FC">
            <w:pPr>
              <w:jc w:val="center"/>
              <w:rPr>
                <w:ins w:id="827" w:author="Dylan CHEN" w:date="2026-03-17T18:04:00Z" w16du:dateUtc="2026-03-17T10:04:00Z"/>
                <w:color w:val="000000"/>
                <w:sz w:val="20"/>
                <w:szCs w:val="20"/>
              </w:rPr>
            </w:pPr>
            <w:ins w:id="828" w:author="Dylan CHEN" w:date="2026-03-17T18:04:00Z" w16du:dateUtc="2026-03-17T10:04:00Z">
              <w:r w:rsidRPr="0022223D">
                <w:rPr>
                  <w:color w:val="000000"/>
                  <w:sz w:val="20"/>
                  <w:szCs w:val="20"/>
                </w:rPr>
                <w:t>-0.044 *</w:t>
              </w:r>
            </w:ins>
          </w:p>
        </w:tc>
        <w:tc>
          <w:tcPr>
            <w:tcW w:w="990" w:type="dxa"/>
            <w:tcBorders>
              <w:top w:val="nil"/>
              <w:left w:val="nil"/>
              <w:bottom w:val="nil"/>
              <w:right w:val="nil"/>
            </w:tcBorders>
            <w:noWrap/>
            <w:tcMar>
              <w:left w:w="29" w:type="dxa"/>
              <w:right w:w="29" w:type="dxa"/>
            </w:tcMar>
            <w:hideMark/>
            <w:tcPrChange w:id="829" w:author="Dylan CHEN" w:date="2026-03-17T18:05:00Z" w16du:dateUtc="2026-03-17T10:05:00Z">
              <w:tcPr>
                <w:tcW w:w="1212" w:type="dxa"/>
                <w:gridSpan w:val="2"/>
                <w:tcBorders>
                  <w:top w:val="nil"/>
                  <w:left w:val="nil"/>
                  <w:bottom w:val="nil"/>
                  <w:right w:val="nil"/>
                </w:tcBorders>
                <w:noWrap/>
                <w:vAlign w:val="center"/>
                <w:hideMark/>
              </w:tcPr>
            </w:tcPrChange>
          </w:tcPr>
          <w:p w14:paraId="5E3042F5" w14:textId="77777777" w:rsidR="004672FC" w:rsidRPr="0022223D" w:rsidRDefault="004672FC">
            <w:pPr>
              <w:jc w:val="center"/>
              <w:rPr>
                <w:ins w:id="830" w:author="Dylan CHEN" w:date="2026-03-17T18:04:00Z" w16du:dateUtc="2026-03-17T10:04:00Z"/>
                <w:color w:val="000000"/>
                <w:sz w:val="20"/>
                <w:szCs w:val="20"/>
              </w:rPr>
            </w:pPr>
            <w:ins w:id="831" w:author="Dylan CHEN" w:date="2026-03-17T18:04:00Z" w16du:dateUtc="2026-03-17T10:04:00Z">
              <w:r w:rsidRPr="0022223D">
                <w:rPr>
                  <w:color w:val="000000"/>
                  <w:sz w:val="20"/>
                  <w:szCs w:val="20"/>
                </w:rPr>
                <w:t>-0.046 **</w:t>
              </w:r>
            </w:ins>
          </w:p>
        </w:tc>
        <w:tc>
          <w:tcPr>
            <w:tcW w:w="1751" w:type="dxa"/>
            <w:tcBorders>
              <w:top w:val="nil"/>
              <w:left w:val="nil"/>
              <w:bottom w:val="nil"/>
              <w:right w:val="nil"/>
            </w:tcBorders>
            <w:noWrap/>
            <w:tcMar>
              <w:left w:w="29" w:type="dxa"/>
              <w:right w:w="29" w:type="dxa"/>
            </w:tcMar>
            <w:hideMark/>
            <w:tcPrChange w:id="832" w:author="Dylan CHEN" w:date="2026-03-17T18:05:00Z" w16du:dateUtc="2026-03-17T10:05:00Z">
              <w:tcPr>
                <w:tcW w:w="3790" w:type="dxa"/>
                <w:gridSpan w:val="2"/>
                <w:tcBorders>
                  <w:top w:val="nil"/>
                  <w:left w:val="nil"/>
                  <w:bottom w:val="nil"/>
                  <w:right w:val="nil"/>
                </w:tcBorders>
                <w:noWrap/>
                <w:vAlign w:val="center"/>
                <w:hideMark/>
              </w:tcPr>
            </w:tcPrChange>
          </w:tcPr>
          <w:p w14:paraId="7C85A1FE" w14:textId="77777777" w:rsidR="004672FC" w:rsidRPr="0022223D" w:rsidRDefault="004672FC">
            <w:pPr>
              <w:jc w:val="center"/>
              <w:rPr>
                <w:ins w:id="833" w:author="Dylan CHEN" w:date="2026-03-17T18:04:00Z" w16du:dateUtc="2026-03-17T10:04:00Z"/>
                <w:color w:val="000000"/>
                <w:sz w:val="20"/>
                <w:szCs w:val="20"/>
              </w:rPr>
            </w:pPr>
            <w:ins w:id="834" w:author="Dylan CHEN" w:date="2026-03-17T18:04:00Z" w16du:dateUtc="2026-03-17T10:04:00Z">
              <w:r w:rsidRPr="0022223D">
                <w:rPr>
                  <w:color w:val="000000"/>
                  <w:sz w:val="20"/>
                  <w:szCs w:val="20"/>
                </w:rPr>
                <w:t>-0.010 **</w:t>
              </w:r>
            </w:ins>
          </w:p>
        </w:tc>
        <w:tc>
          <w:tcPr>
            <w:tcW w:w="1219" w:type="dxa"/>
            <w:tcBorders>
              <w:top w:val="nil"/>
              <w:left w:val="nil"/>
              <w:bottom w:val="nil"/>
              <w:right w:val="nil"/>
            </w:tcBorders>
            <w:noWrap/>
            <w:tcMar>
              <w:left w:w="29" w:type="dxa"/>
              <w:right w:w="29" w:type="dxa"/>
            </w:tcMar>
            <w:hideMark/>
            <w:tcPrChange w:id="835" w:author="Dylan CHEN" w:date="2026-03-17T18:05:00Z" w16du:dateUtc="2026-03-17T10:05:00Z">
              <w:tcPr>
                <w:tcW w:w="1880" w:type="dxa"/>
                <w:tcBorders>
                  <w:top w:val="nil"/>
                  <w:left w:val="nil"/>
                  <w:bottom w:val="nil"/>
                  <w:right w:val="nil"/>
                </w:tcBorders>
                <w:noWrap/>
                <w:vAlign w:val="center"/>
                <w:hideMark/>
              </w:tcPr>
            </w:tcPrChange>
          </w:tcPr>
          <w:p w14:paraId="2DA48A2E" w14:textId="77777777" w:rsidR="004672FC" w:rsidRPr="0022223D" w:rsidRDefault="004672FC">
            <w:pPr>
              <w:jc w:val="center"/>
              <w:rPr>
                <w:ins w:id="836" w:author="Dylan CHEN" w:date="2026-03-17T18:04:00Z" w16du:dateUtc="2026-03-17T10:04:00Z"/>
                <w:color w:val="000000"/>
                <w:sz w:val="20"/>
                <w:szCs w:val="20"/>
              </w:rPr>
            </w:pPr>
            <w:ins w:id="837" w:author="Dylan CHEN" w:date="2026-03-17T18:04:00Z" w16du:dateUtc="2026-03-17T10:04:00Z">
              <w:r w:rsidRPr="0022223D">
                <w:rPr>
                  <w:color w:val="000000"/>
                  <w:sz w:val="20"/>
                  <w:szCs w:val="20"/>
                </w:rPr>
                <w:t>-0.014 *</w:t>
              </w:r>
            </w:ins>
          </w:p>
        </w:tc>
      </w:tr>
      <w:tr w:rsidR="004672FC" w:rsidRPr="0022223D" w14:paraId="64E4A014" w14:textId="77777777" w:rsidTr="004672FC">
        <w:trPr>
          <w:trHeight w:val="340"/>
          <w:jc w:val="center"/>
          <w:ins w:id="838" w:author="Dylan CHEN" w:date="2026-03-17T18:04:00Z"/>
          <w:trPrChange w:id="839" w:author="Dylan CHEN" w:date="2026-03-17T18:05:00Z" w16du:dateUtc="2026-03-17T10:05:00Z">
            <w:trPr>
              <w:trHeight w:val="340"/>
            </w:trPr>
          </w:trPrChange>
        </w:trPr>
        <w:tc>
          <w:tcPr>
            <w:tcW w:w="2044" w:type="dxa"/>
            <w:vMerge/>
            <w:tcBorders>
              <w:top w:val="nil"/>
              <w:left w:val="nil"/>
              <w:bottom w:val="single" w:sz="8" w:space="0" w:color="000000"/>
              <w:right w:val="nil"/>
            </w:tcBorders>
            <w:tcMar>
              <w:left w:w="29" w:type="dxa"/>
              <w:right w:w="29" w:type="dxa"/>
            </w:tcMar>
            <w:hideMark/>
            <w:tcPrChange w:id="840" w:author="Dylan CHEN" w:date="2026-03-17T18:05:00Z" w16du:dateUtc="2026-03-17T10:05:00Z">
              <w:tcPr>
                <w:tcW w:w="3260" w:type="dxa"/>
                <w:gridSpan w:val="2"/>
                <w:vMerge/>
                <w:tcBorders>
                  <w:top w:val="nil"/>
                  <w:left w:val="nil"/>
                  <w:bottom w:val="single" w:sz="8" w:space="0" w:color="000000"/>
                  <w:right w:val="nil"/>
                </w:tcBorders>
                <w:vAlign w:val="center"/>
                <w:hideMark/>
              </w:tcPr>
            </w:tcPrChange>
          </w:tcPr>
          <w:p w14:paraId="24696059" w14:textId="77777777" w:rsidR="004672FC" w:rsidRPr="0022223D" w:rsidRDefault="004672FC">
            <w:pPr>
              <w:rPr>
                <w:ins w:id="841" w:author="Dylan CHEN" w:date="2026-03-17T18:04:00Z" w16du:dateUtc="2026-03-17T10:04: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Change w:id="842" w:author="Dylan CHEN" w:date="2026-03-17T18:05:00Z" w16du:dateUtc="2026-03-17T10:05:00Z">
              <w:tcPr>
                <w:tcW w:w="1060" w:type="dxa"/>
                <w:tcBorders>
                  <w:top w:val="nil"/>
                  <w:left w:val="nil"/>
                  <w:bottom w:val="single" w:sz="8" w:space="0" w:color="auto"/>
                  <w:right w:val="nil"/>
                </w:tcBorders>
                <w:noWrap/>
                <w:vAlign w:val="center"/>
                <w:hideMark/>
              </w:tcPr>
            </w:tcPrChange>
          </w:tcPr>
          <w:p w14:paraId="79A1EFF3" w14:textId="77777777" w:rsidR="004672FC" w:rsidRPr="0022223D" w:rsidRDefault="004672FC">
            <w:pPr>
              <w:jc w:val="center"/>
              <w:rPr>
                <w:ins w:id="843" w:author="Dylan CHEN" w:date="2026-03-17T18:04:00Z" w16du:dateUtc="2026-03-17T10:04:00Z"/>
                <w:color w:val="000000"/>
                <w:sz w:val="20"/>
                <w:szCs w:val="20"/>
              </w:rPr>
            </w:pPr>
            <w:ins w:id="844" w:author="Dylan CHEN" w:date="2026-03-17T18:04:00Z" w16du:dateUtc="2026-03-17T10:04:00Z">
              <w:r w:rsidRPr="0022223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Change w:id="845" w:author="Dylan CHEN" w:date="2026-03-17T18:05:00Z" w16du:dateUtc="2026-03-17T10:05:00Z">
              <w:tcPr>
                <w:tcW w:w="1060" w:type="dxa"/>
                <w:tcBorders>
                  <w:top w:val="nil"/>
                  <w:left w:val="nil"/>
                  <w:bottom w:val="single" w:sz="8" w:space="0" w:color="auto"/>
                  <w:right w:val="nil"/>
                </w:tcBorders>
                <w:noWrap/>
                <w:vAlign w:val="center"/>
                <w:hideMark/>
              </w:tcPr>
            </w:tcPrChange>
          </w:tcPr>
          <w:p w14:paraId="547F3144" w14:textId="77777777" w:rsidR="004672FC" w:rsidRPr="0022223D" w:rsidRDefault="004672FC">
            <w:pPr>
              <w:jc w:val="center"/>
              <w:rPr>
                <w:ins w:id="846" w:author="Dylan CHEN" w:date="2026-03-17T18:04:00Z" w16du:dateUtc="2026-03-17T10:04:00Z"/>
                <w:color w:val="000000"/>
                <w:sz w:val="20"/>
                <w:szCs w:val="20"/>
              </w:rPr>
            </w:pPr>
            <w:ins w:id="847" w:author="Dylan CHEN" w:date="2026-03-17T18:04:00Z" w16du:dateUtc="2026-03-17T10:04:00Z">
              <w:r w:rsidRPr="0022223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Change w:id="848" w:author="Dylan CHEN" w:date="2026-03-17T18:05:00Z" w16du:dateUtc="2026-03-17T10:05:00Z">
              <w:tcPr>
                <w:tcW w:w="1060" w:type="dxa"/>
                <w:tcBorders>
                  <w:top w:val="nil"/>
                  <w:left w:val="nil"/>
                  <w:bottom w:val="single" w:sz="8" w:space="0" w:color="auto"/>
                  <w:right w:val="nil"/>
                </w:tcBorders>
                <w:noWrap/>
                <w:vAlign w:val="center"/>
                <w:hideMark/>
              </w:tcPr>
            </w:tcPrChange>
          </w:tcPr>
          <w:p w14:paraId="2E91DE70" w14:textId="77777777" w:rsidR="004672FC" w:rsidRPr="0022223D" w:rsidRDefault="004672FC">
            <w:pPr>
              <w:jc w:val="center"/>
              <w:rPr>
                <w:ins w:id="849" w:author="Dylan CHEN" w:date="2026-03-17T18:04:00Z" w16du:dateUtc="2026-03-17T10:04:00Z"/>
                <w:color w:val="000000"/>
                <w:sz w:val="20"/>
                <w:szCs w:val="20"/>
              </w:rPr>
            </w:pPr>
            <w:ins w:id="850" w:author="Dylan CHEN" w:date="2026-03-17T18:04:00Z" w16du:dateUtc="2026-03-17T10:04:00Z">
              <w:r w:rsidRPr="0022223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Change w:id="851" w:author="Dylan CHEN" w:date="2026-03-17T18:05:00Z" w16du:dateUtc="2026-03-17T10:05:00Z">
              <w:tcPr>
                <w:tcW w:w="1060" w:type="dxa"/>
                <w:tcBorders>
                  <w:top w:val="nil"/>
                  <w:left w:val="nil"/>
                  <w:bottom w:val="single" w:sz="8" w:space="0" w:color="auto"/>
                  <w:right w:val="nil"/>
                </w:tcBorders>
                <w:noWrap/>
                <w:vAlign w:val="center"/>
                <w:hideMark/>
              </w:tcPr>
            </w:tcPrChange>
          </w:tcPr>
          <w:p w14:paraId="2D0F3545" w14:textId="77777777" w:rsidR="004672FC" w:rsidRPr="0022223D" w:rsidRDefault="004672FC">
            <w:pPr>
              <w:jc w:val="center"/>
              <w:rPr>
                <w:ins w:id="852" w:author="Dylan CHEN" w:date="2026-03-17T18:04:00Z" w16du:dateUtc="2026-03-17T10:04:00Z"/>
                <w:color w:val="000000"/>
                <w:sz w:val="20"/>
                <w:szCs w:val="20"/>
              </w:rPr>
            </w:pPr>
            <w:ins w:id="853" w:author="Dylan CHEN" w:date="2026-03-17T18:04:00Z" w16du:dateUtc="2026-03-17T10:04:00Z">
              <w:r w:rsidRPr="0022223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Change w:id="854"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3B7B75F4" w14:textId="77777777" w:rsidR="004672FC" w:rsidRPr="0022223D" w:rsidRDefault="004672FC">
            <w:pPr>
              <w:jc w:val="center"/>
              <w:rPr>
                <w:ins w:id="855" w:author="Dylan CHEN" w:date="2026-03-17T18:04:00Z" w16du:dateUtc="2026-03-17T10:04:00Z"/>
                <w:color w:val="000000"/>
                <w:sz w:val="20"/>
                <w:szCs w:val="20"/>
              </w:rPr>
            </w:pPr>
            <w:ins w:id="856" w:author="Dylan CHEN" w:date="2026-03-17T18:04:00Z" w16du:dateUtc="2026-03-17T10:04:00Z">
              <w:r w:rsidRPr="0022223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Change w:id="857"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0A68DBF9" w14:textId="77777777" w:rsidR="004672FC" w:rsidRPr="0022223D" w:rsidRDefault="004672FC">
            <w:pPr>
              <w:jc w:val="center"/>
              <w:rPr>
                <w:ins w:id="858" w:author="Dylan CHEN" w:date="2026-03-17T18:04:00Z" w16du:dateUtc="2026-03-17T10:04:00Z"/>
                <w:color w:val="000000"/>
                <w:sz w:val="20"/>
                <w:szCs w:val="20"/>
              </w:rPr>
            </w:pPr>
            <w:ins w:id="859" w:author="Dylan CHEN" w:date="2026-03-17T18:04:00Z" w16du:dateUtc="2026-03-17T10:04:00Z">
              <w:r w:rsidRPr="0022223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Change w:id="860" w:author="Dylan CHEN" w:date="2026-03-17T18:05:00Z" w16du:dateUtc="2026-03-17T10:05:00Z">
              <w:tcPr>
                <w:tcW w:w="1880" w:type="dxa"/>
                <w:tcBorders>
                  <w:top w:val="nil"/>
                  <w:left w:val="nil"/>
                  <w:bottom w:val="single" w:sz="8" w:space="0" w:color="auto"/>
                  <w:right w:val="nil"/>
                </w:tcBorders>
                <w:noWrap/>
                <w:vAlign w:val="center"/>
                <w:hideMark/>
              </w:tcPr>
            </w:tcPrChange>
          </w:tcPr>
          <w:p w14:paraId="73CB9A20" w14:textId="77777777" w:rsidR="004672FC" w:rsidRPr="0022223D" w:rsidRDefault="004672FC">
            <w:pPr>
              <w:jc w:val="center"/>
              <w:rPr>
                <w:ins w:id="861" w:author="Dylan CHEN" w:date="2026-03-17T18:04:00Z" w16du:dateUtc="2026-03-17T10:04:00Z"/>
                <w:color w:val="000000"/>
                <w:sz w:val="20"/>
                <w:szCs w:val="20"/>
              </w:rPr>
            </w:pPr>
            <w:ins w:id="862" w:author="Dylan CHEN" w:date="2026-03-17T18:04:00Z" w16du:dateUtc="2026-03-17T10:04:00Z">
              <w:r w:rsidRPr="0022223D">
                <w:rPr>
                  <w:color w:val="000000"/>
                  <w:sz w:val="20"/>
                  <w:szCs w:val="20"/>
                </w:rPr>
                <w:t>(0.006)</w:t>
              </w:r>
            </w:ins>
          </w:p>
        </w:tc>
      </w:tr>
      <w:tr w:rsidR="004672FC" w:rsidRPr="0022223D" w14:paraId="61C4CC74" w14:textId="77777777" w:rsidTr="004672FC">
        <w:trPr>
          <w:trHeight w:val="340"/>
          <w:jc w:val="center"/>
          <w:ins w:id="863" w:author="Dylan CHEN" w:date="2026-03-17T18:04:00Z"/>
          <w:trPrChange w:id="864"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865" w:author="Dylan CHEN" w:date="2026-03-17T18:05:00Z" w16du:dateUtc="2026-03-17T10:05:00Z">
              <w:tcPr>
                <w:tcW w:w="3260" w:type="dxa"/>
                <w:gridSpan w:val="2"/>
                <w:tcBorders>
                  <w:top w:val="nil"/>
                  <w:left w:val="nil"/>
                  <w:bottom w:val="nil"/>
                  <w:right w:val="nil"/>
                </w:tcBorders>
                <w:noWrap/>
                <w:vAlign w:val="center"/>
                <w:hideMark/>
              </w:tcPr>
            </w:tcPrChange>
          </w:tcPr>
          <w:p w14:paraId="31DE1308" w14:textId="77777777" w:rsidR="004672FC" w:rsidRPr="0022223D" w:rsidRDefault="004672FC">
            <w:pPr>
              <w:rPr>
                <w:ins w:id="866" w:author="Dylan CHEN" w:date="2026-03-17T18:04:00Z" w16du:dateUtc="2026-03-17T10:04:00Z"/>
                <w:color w:val="000000"/>
                <w:sz w:val="20"/>
                <w:szCs w:val="20"/>
              </w:rPr>
            </w:pPr>
            <w:ins w:id="867" w:author="Dylan CHEN" w:date="2026-03-17T18:04:00Z" w16du:dateUtc="2026-03-17T10:04:00Z">
              <w:r w:rsidRPr="0022223D">
                <w:rPr>
                  <w:color w:val="000000"/>
                  <w:sz w:val="20"/>
                  <w:szCs w:val="20"/>
                </w:rPr>
                <w:t>controlling for answer age (</w:t>
              </w:r>
              <w:r w:rsidRPr="0022223D">
                <w:rPr>
                  <w:i/>
                  <w:iCs/>
                  <w:color w:val="000000"/>
                  <w:sz w:val="20"/>
                  <w:szCs w:val="20"/>
                </w:rPr>
                <w:t>age</w:t>
              </w:r>
              <w:r w:rsidRPr="0022223D">
                <w:rPr>
                  <w:i/>
                  <w:iCs/>
                  <w:color w:val="000000"/>
                  <w:sz w:val="20"/>
                  <w:szCs w:val="20"/>
                  <w:vertAlign w:val="subscript"/>
                </w:rPr>
                <w:t>j</w:t>
              </w:r>
              <w:r w:rsidRPr="0022223D">
                <w:rPr>
                  <w:color w:val="000000"/>
                  <w:sz w:val="20"/>
                  <w:szCs w:val="20"/>
                </w:rPr>
                <w:t>)</w:t>
              </w:r>
            </w:ins>
          </w:p>
        </w:tc>
        <w:tc>
          <w:tcPr>
            <w:tcW w:w="729" w:type="dxa"/>
            <w:tcBorders>
              <w:top w:val="nil"/>
              <w:left w:val="nil"/>
              <w:bottom w:val="nil"/>
              <w:right w:val="nil"/>
            </w:tcBorders>
            <w:noWrap/>
            <w:tcMar>
              <w:left w:w="29" w:type="dxa"/>
              <w:right w:w="29" w:type="dxa"/>
            </w:tcMar>
            <w:hideMark/>
            <w:tcPrChange w:id="868" w:author="Dylan CHEN" w:date="2026-03-17T18:05:00Z" w16du:dateUtc="2026-03-17T10:05:00Z">
              <w:tcPr>
                <w:tcW w:w="1060" w:type="dxa"/>
                <w:tcBorders>
                  <w:top w:val="nil"/>
                  <w:left w:val="nil"/>
                  <w:bottom w:val="nil"/>
                  <w:right w:val="nil"/>
                </w:tcBorders>
                <w:noWrap/>
                <w:vAlign w:val="center"/>
                <w:hideMark/>
              </w:tcPr>
            </w:tcPrChange>
          </w:tcPr>
          <w:p w14:paraId="2F8CE5BC" w14:textId="02F8DA58" w:rsidR="004672FC" w:rsidRPr="0022223D" w:rsidRDefault="004672FC">
            <w:pPr>
              <w:rPr>
                <w:ins w:id="869"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870" w:author="Dylan CHEN" w:date="2026-03-17T18:05:00Z" w16du:dateUtc="2026-03-17T10:05:00Z">
              <w:tcPr>
                <w:tcW w:w="1060" w:type="dxa"/>
                <w:tcBorders>
                  <w:top w:val="nil"/>
                  <w:left w:val="nil"/>
                  <w:bottom w:val="nil"/>
                  <w:right w:val="nil"/>
                </w:tcBorders>
                <w:noWrap/>
                <w:vAlign w:val="center"/>
                <w:hideMark/>
              </w:tcPr>
            </w:tcPrChange>
          </w:tcPr>
          <w:p w14:paraId="4B56303E" w14:textId="77777777" w:rsidR="004672FC" w:rsidRPr="0022223D" w:rsidRDefault="004672FC">
            <w:pPr>
              <w:jc w:val="center"/>
              <w:rPr>
                <w:ins w:id="871" w:author="Dylan CHEN" w:date="2026-03-17T18:04:00Z" w16du:dateUtc="2026-03-17T10:04:00Z"/>
                <w:color w:val="000000"/>
                <w:sz w:val="20"/>
                <w:szCs w:val="20"/>
              </w:rPr>
            </w:pPr>
            <w:ins w:id="872" w:author="Dylan CHEN" w:date="2026-03-17T18:04:00Z" w16du:dateUtc="2026-03-17T10:04:00Z">
              <w:r w:rsidRPr="0022223D">
                <w:rPr>
                  <w:color w:val="000000"/>
                  <w:sz w:val="20"/>
                  <w:szCs w:val="20"/>
                </w:rPr>
                <w:t>√</w:t>
              </w:r>
            </w:ins>
          </w:p>
        </w:tc>
        <w:tc>
          <w:tcPr>
            <w:tcW w:w="810" w:type="dxa"/>
            <w:tcBorders>
              <w:top w:val="nil"/>
              <w:left w:val="nil"/>
              <w:bottom w:val="nil"/>
              <w:right w:val="nil"/>
            </w:tcBorders>
            <w:noWrap/>
            <w:tcMar>
              <w:left w:w="29" w:type="dxa"/>
              <w:right w:w="29" w:type="dxa"/>
            </w:tcMar>
            <w:hideMark/>
            <w:tcPrChange w:id="873" w:author="Dylan CHEN" w:date="2026-03-17T18:05:00Z" w16du:dateUtc="2026-03-17T10:05:00Z">
              <w:tcPr>
                <w:tcW w:w="1060" w:type="dxa"/>
                <w:tcBorders>
                  <w:top w:val="nil"/>
                  <w:left w:val="nil"/>
                  <w:bottom w:val="nil"/>
                  <w:right w:val="nil"/>
                </w:tcBorders>
                <w:noWrap/>
                <w:vAlign w:val="center"/>
                <w:hideMark/>
              </w:tcPr>
            </w:tcPrChange>
          </w:tcPr>
          <w:p w14:paraId="44859749" w14:textId="77777777" w:rsidR="004672FC" w:rsidRPr="0022223D" w:rsidRDefault="004672FC">
            <w:pPr>
              <w:jc w:val="center"/>
              <w:rPr>
                <w:ins w:id="874" w:author="Dylan CHEN" w:date="2026-03-17T18:04:00Z" w16du:dateUtc="2026-03-17T10:04:00Z"/>
                <w:color w:val="000000"/>
                <w:sz w:val="20"/>
                <w:szCs w:val="20"/>
              </w:rPr>
            </w:pPr>
            <w:ins w:id="875" w:author="Dylan CHEN" w:date="2026-03-17T18:04:00Z" w16du:dateUtc="2026-03-17T10:04:00Z">
              <w:r w:rsidRPr="0022223D">
                <w:rPr>
                  <w:color w:val="000000"/>
                  <w:sz w:val="20"/>
                  <w:szCs w:val="20"/>
                </w:rPr>
                <w:t>√</w:t>
              </w:r>
            </w:ins>
          </w:p>
        </w:tc>
        <w:tc>
          <w:tcPr>
            <w:tcW w:w="900" w:type="dxa"/>
            <w:tcBorders>
              <w:top w:val="nil"/>
              <w:left w:val="nil"/>
              <w:bottom w:val="nil"/>
              <w:right w:val="nil"/>
            </w:tcBorders>
            <w:noWrap/>
            <w:tcMar>
              <w:left w:w="29" w:type="dxa"/>
              <w:right w:w="29" w:type="dxa"/>
            </w:tcMar>
            <w:hideMark/>
            <w:tcPrChange w:id="876" w:author="Dylan CHEN" w:date="2026-03-17T18:05:00Z" w16du:dateUtc="2026-03-17T10:05:00Z">
              <w:tcPr>
                <w:tcW w:w="1060" w:type="dxa"/>
                <w:tcBorders>
                  <w:top w:val="nil"/>
                  <w:left w:val="nil"/>
                  <w:bottom w:val="nil"/>
                  <w:right w:val="nil"/>
                </w:tcBorders>
                <w:noWrap/>
                <w:vAlign w:val="center"/>
                <w:hideMark/>
              </w:tcPr>
            </w:tcPrChange>
          </w:tcPr>
          <w:p w14:paraId="5409A06A" w14:textId="77777777" w:rsidR="004672FC" w:rsidRPr="0022223D" w:rsidRDefault="004672FC">
            <w:pPr>
              <w:jc w:val="center"/>
              <w:rPr>
                <w:ins w:id="877" w:author="Dylan CHEN" w:date="2026-03-17T18:04:00Z" w16du:dateUtc="2026-03-17T10:04:00Z"/>
                <w:color w:val="000000"/>
                <w:sz w:val="20"/>
                <w:szCs w:val="20"/>
              </w:rPr>
            </w:pPr>
            <w:ins w:id="878"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879" w:author="Dylan CHEN" w:date="2026-03-17T18:05:00Z" w16du:dateUtc="2026-03-17T10:05:00Z">
              <w:tcPr>
                <w:tcW w:w="1212" w:type="dxa"/>
                <w:gridSpan w:val="2"/>
                <w:tcBorders>
                  <w:top w:val="nil"/>
                  <w:left w:val="nil"/>
                  <w:bottom w:val="nil"/>
                  <w:right w:val="nil"/>
                </w:tcBorders>
                <w:noWrap/>
                <w:hideMark/>
              </w:tcPr>
            </w:tcPrChange>
          </w:tcPr>
          <w:p w14:paraId="105BD4A2" w14:textId="77777777" w:rsidR="004672FC" w:rsidRPr="0022223D" w:rsidRDefault="004672FC">
            <w:pPr>
              <w:jc w:val="center"/>
              <w:rPr>
                <w:ins w:id="880"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881" w:author="Dylan CHEN" w:date="2026-03-17T18:05:00Z" w16du:dateUtc="2026-03-17T10:05:00Z">
              <w:tcPr>
                <w:tcW w:w="3790" w:type="dxa"/>
                <w:gridSpan w:val="2"/>
                <w:tcBorders>
                  <w:top w:val="nil"/>
                  <w:left w:val="nil"/>
                  <w:bottom w:val="nil"/>
                  <w:right w:val="nil"/>
                </w:tcBorders>
                <w:noWrap/>
                <w:hideMark/>
              </w:tcPr>
            </w:tcPrChange>
          </w:tcPr>
          <w:p w14:paraId="2DF90153" w14:textId="77777777" w:rsidR="004672FC" w:rsidRPr="0022223D" w:rsidRDefault="004672FC">
            <w:pPr>
              <w:rPr>
                <w:ins w:id="882"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883" w:author="Dylan CHEN" w:date="2026-03-17T18:05:00Z" w16du:dateUtc="2026-03-17T10:05:00Z">
              <w:tcPr>
                <w:tcW w:w="1880" w:type="dxa"/>
                <w:tcBorders>
                  <w:top w:val="nil"/>
                  <w:left w:val="nil"/>
                  <w:bottom w:val="nil"/>
                  <w:right w:val="nil"/>
                </w:tcBorders>
                <w:noWrap/>
                <w:hideMark/>
              </w:tcPr>
            </w:tcPrChange>
          </w:tcPr>
          <w:p w14:paraId="44B4A904" w14:textId="77777777" w:rsidR="004672FC" w:rsidRPr="0022223D" w:rsidRDefault="004672FC">
            <w:pPr>
              <w:rPr>
                <w:ins w:id="884" w:author="Dylan CHEN" w:date="2026-03-17T18:04:00Z" w16du:dateUtc="2026-03-17T10:04:00Z"/>
                <w:sz w:val="20"/>
                <w:szCs w:val="20"/>
              </w:rPr>
            </w:pPr>
          </w:p>
        </w:tc>
      </w:tr>
      <w:tr w:rsidR="004672FC" w:rsidRPr="0022223D" w14:paraId="60794641" w14:textId="77777777" w:rsidTr="004672FC">
        <w:trPr>
          <w:trHeight w:val="340"/>
          <w:jc w:val="center"/>
          <w:ins w:id="885" w:author="Dylan CHEN" w:date="2026-03-17T18:04:00Z"/>
          <w:trPrChange w:id="886"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887" w:author="Dylan CHEN" w:date="2026-03-17T18:05:00Z" w16du:dateUtc="2026-03-17T10:05:00Z">
              <w:tcPr>
                <w:tcW w:w="3260" w:type="dxa"/>
                <w:gridSpan w:val="2"/>
                <w:tcBorders>
                  <w:top w:val="nil"/>
                  <w:left w:val="nil"/>
                  <w:bottom w:val="nil"/>
                  <w:right w:val="nil"/>
                </w:tcBorders>
                <w:noWrap/>
                <w:vAlign w:val="center"/>
                <w:hideMark/>
              </w:tcPr>
            </w:tcPrChange>
          </w:tcPr>
          <w:p w14:paraId="55E45B5A" w14:textId="77777777" w:rsidR="004672FC" w:rsidRPr="0022223D" w:rsidRDefault="004672FC">
            <w:pPr>
              <w:rPr>
                <w:ins w:id="888" w:author="Dylan CHEN" w:date="2026-03-17T18:04:00Z" w16du:dateUtc="2026-03-17T10:04:00Z"/>
                <w:color w:val="000000"/>
                <w:sz w:val="20"/>
                <w:szCs w:val="20"/>
              </w:rPr>
            </w:pPr>
            <w:ins w:id="889" w:author="Dylan CHEN" w:date="2026-03-17T18:04:00Z" w16du:dateUtc="2026-03-17T10:04:00Z">
              <w:r w:rsidRPr="0022223D">
                <w:rPr>
                  <w:color w:val="000000"/>
                  <w:sz w:val="20"/>
                  <w:szCs w:val="20"/>
                </w:rPr>
                <w:t xml:space="preserve">controlling for </w:t>
              </w:r>
              <w:r w:rsidRPr="0022223D">
                <w:rPr>
                  <w:i/>
                  <w:iCs/>
                  <w:color w:val="000000"/>
                  <w:sz w:val="20"/>
                  <w:szCs w:val="20"/>
                </w:rPr>
                <w:t>age</w:t>
              </w:r>
              <w:r w:rsidRPr="0022223D">
                <w:rPr>
                  <w:i/>
                  <w:iCs/>
                  <w:color w:val="000000"/>
                  <w:sz w:val="20"/>
                  <w:szCs w:val="20"/>
                  <w:vertAlign w:val="subscript"/>
                </w:rPr>
                <w:t>j</w:t>
              </w:r>
              <w:r w:rsidRPr="0022223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Change w:id="890" w:author="Dylan CHEN" w:date="2026-03-17T18:05:00Z" w16du:dateUtc="2026-03-17T10:05:00Z">
              <w:tcPr>
                <w:tcW w:w="1060" w:type="dxa"/>
                <w:tcBorders>
                  <w:top w:val="nil"/>
                  <w:left w:val="nil"/>
                  <w:bottom w:val="nil"/>
                  <w:right w:val="nil"/>
                </w:tcBorders>
                <w:noWrap/>
                <w:vAlign w:val="center"/>
                <w:hideMark/>
              </w:tcPr>
            </w:tcPrChange>
          </w:tcPr>
          <w:p w14:paraId="34916409" w14:textId="3B74F12B" w:rsidR="004672FC" w:rsidRPr="0022223D" w:rsidRDefault="004672FC">
            <w:pPr>
              <w:rPr>
                <w:ins w:id="891"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892" w:author="Dylan CHEN" w:date="2026-03-17T18:05:00Z" w16du:dateUtc="2026-03-17T10:05:00Z">
              <w:tcPr>
                <w:tcW w:w="1060" w:type="dxa"/>
                <w:tcBorders>
                  <w:top w:val="nil"/>
                  <w:left w:val="nil"/>
                  <w:bottom w:val="nil"/>
                  <w:right w:val="nil"/>
                </w:tcBorders>
                <w:noWrap/>
                <w:vAlign w:val="center"/>
                <w:hideMark/>
              </w:tcPr>
            </w:tcPrChange>
          </w:tcPr>
          <w:p w14:paraId="48B78D07" w14:textId="77777777" w:rsidR="004672FC" w:rsidRPr="0022223D" w:rsidRDefault="004672FC">
            <w:pPr>
              <w:rPr>
                <w:ins w:id="893"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894" w:author="Dylan CHEN" w:date="2026-03-17T18:05:00Z" w16du:dateUtc="2026-03-17T10:05:00Z">
              <w:tcPr>
                <w:tcW w:w="1060" w:type="dxa"/>
                <w:tcBorders>
                  <w:top w:val="nil"/>
                  <w:left w:val="nil"/>
                  <w:bottom w:val="nil"/>
                  <w:right w:val="nil"/>
                </w:tcBorders>
                <w:noWrap/>
                <w:vAlign w:val="center"/>
                <w:hideMark/>
              </w:tcPr>
            </w:tcPrChange>
          </w:tcPr>
          <w:p w14:paraId="44AA24A1" w14:textId="77777777" w:rsidR="004672FC" w:rsidRPr="0022223D" w:rsidRDefault="004672FC">
            <w:pPr>
              <w:jc w:val="center"/>
              <w:rPr>
                <w:ins w:id="895" w:author="Dylan CHEN" w:date="2026-03-17T18:04:00Z" w16du:dateUtc="2026-03-17T10:04:00Z"/>
                <w:color w:val="000000"/>
                <w:sz w:val="20"/>
                <w:szCs w:val="20"/>
              </w:rPr>
            </w:pPr>
            <w:ins w:id="896" w:author="Dylan CHEN" w:date="2026-03-17T18:04:00Z" w16du:dateUtc="2026-03-17T10:04:00Z">
              <w:r w:rsidRPr="0022223D">
                <w:rPr>
                  <w:color w:val="000000"/>
                  <w:sz w:val="20"/>
                  <w:szCs w:val="20"/>
                </w:rPr>
                <w:t>√</w:t>
              </w:r>
            </w:ins>
          </w:p>
        </w:tc>
        <w:tc>
          <w:tcPr>
            <w:tcW w:w="900" w:type="dxa"/>
            <w:tcBorders>
              <w:top w:val="nil"/>
              <w:left w:val="nil"/>
              <w:bottom w:val="nil"/>
              <w:right w:val="nil"/>
            </w:tcBorders>
            <w:noWrap/>
            <w:tcMar>
              <w:left w:w="29" w:type="dxa"/>
              <w:right w:w="29" w:type="dxa"/>
            </w:tcMar>
            <w:hideMark/>
            <w:tcPrChange w:id="897" w:author="Dylan CHEN" w:date="2026-03-17T18:05:00Z" w16du:dateUtc="2026-03-17T10:05:00Z">
              <w:tcPr>
                <w:tcW w:w="1060" w:type="dxa"/>
                <w:tcBorders>
                  <w:top w:val="nil"/>
                  <w:left w:val="nil"/>
                  <w:bottom w:val="nil"/>
                  <w:right w:val="nil"/>
                </w:tcBorders>
                <w:noWrap/>
                <w:vAlign w:val="center"/>
                <w:hideMark/>
              </w:tcPr>
            </w:tcPrChange>
          </w:tcPr>
          <w:p w14:paraId="4E4BFB38" w14:textId="77777777" w:rsidR="004672FC" w:rsidRPr="0022223D" w:rsidRDefault="004672FC">
            <w:pPr>
              <w:jc w:val="center"/>
              <w:rPr>
                <w:ins w:id="898" w:author="Dylan CHEN" w:date="2026-03-17T18:04:00Z" w16du:dateUtc="2026-03-17T10:04:00Z"/>
                <w:color w:val="000000"/>
                <w:sz w:val="20"/>
                <w:szCs w:val="20"/>
              </w:rPr>
            </w:pPr>
            <w:ins w:id="899"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900" w:author="Dylan CHEN" w:date="2026-03-17T18:05:00Z" w16du:dateUtc="2026-03-17T10:05:00Z">
              <w:tcPr>
                <w:tcW w:w="1212" w:type="dxa"/>
                <w:gridSpan w:val="2"/>
                <w:tcBorders>
                  <w:top w:val="nil"/>
                  <w:left w:val="nil"/>
                  <w:bottom w:val="nil"/>
                  <w:right w:val="nil"/>
                </w:tcBorders>
                <w:noWrap/>
                <w:hideMark/>
              </w:tcPr>
            </w:tcPrChange>
          </w:tcPr>
          <w:p w14:paraId="53F17F2A" w14:textId="77777777" w:rsidR="004672FC" w:rsidRPr="0022223D" w:rsidRDefault="004672FC">
            <w:pPr>
              <w:jc w:val="center"/>
              <w:rPr>
                <w:ins w:id="901"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902" w:author="Dylan CHEN" w:date="2026-03-17T18:05:00Z" w16du:dateUtc="2026-03-17T10:05:00Z">
              <w:tcPr>
                <w:tcW w:w="3790" w:type="dxa"/>
                <w:gridSpan w:val="2"/>
                <w:tcBorders>
                  <w:top w:val="nil"/>
                  <w:left w:val="nil"/>
                  <w:bottom w:val="nil"/>
                  <w:right w:val="nil"/>
                </w:tcBorders>
                <w:noWrap/>
                <w:hideMark/>
              </w:tcPr>
            </w:tcPrChange>
          </w:tcPr>
          <w:p w14:paraId="72A856B5" w14:textId="77777777" w:rsidR="004672FC" w:rsidRPr="0022223D" w:rsidRDefault="004672FC">
            <w:pPr>
              <w:rPr>
                <w:ins w:id="903"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904" w:author="Dylan CHEN" w:date="2026-03-17T18:05:00Z" w16du:dateUtc="2026-03-17T10:05:00Z">
              <w:tcPr>
                <w:tcW w:w="1880" w:type="dxa"/>
                <w:tcBorders>
                  <w:top w:val="nil"/>
                  <w:left w:val="nil"/>
                  <w:bottom w:val="nil"/>
                  <w:right w:val="nil"/>
                </w:tcBorders>
                <w:noWrap/>
                <w:hideMark/>
              </w:tcPr>
            </w:tcPrChange>
          </w:tcPr>
          <w:p w14:paraId="3F133F89" w14:textId="77777777" w:rsidR="004672FC" w:rsidRPr="0022223D" w:rsidRDefault="004672FC">
            <w:pPr>
              <w:rPr>
                <w:ins w:id="905" w:author="Dylan CHEN" w:date="2026-03-17T18:04:00Z" w16du:dateUtc="2026-03-17T10:04:00Z"/>
                <w:sz w:val="20"/>
                <w:szCs w:val="20"/>
              </w:rPr>
            </w:pPr>
          </w:p>
        </w:tc>
      </w:tr>
      <w:tr w:rsidR="004672FC" w:rsidRPr="0022223D" w14:paraId="02A90763" w14:textId="77777777" w:rsidTr="004672FC">
        <w:trPr>
          <w:trHeight w:val="340"/>
          <w:jc w:val="center"/>
          <w:ins w:id="906" w:author="Dylan CHEN" w:date="2026-03-17T18:04:00Z"/>
          <w:trPrChange w:id="907" w:author="Dylan CHEN" w:date="2026-03-17T18:05:00Z" w16du:dateUtc="2026-03-17T10:05:00Z">
            <w:trPr>
              <w:trHeight w:val="340"/>
            </w:trPr>
          </w:trPrChange>
        </w:trPr>
        <w:tc>
          <w:tcPr>
            <w:tcW w:w="2044" w:type="dxa"/>
            <w:tcBorders>
              <w:top w:val="nil"/>
              <w:left w:val="nil"/>
              <w:bottom w:val="nil"/>
              <w:right w:val="nil"/>
            </w:tcBorders>
            <w:noWrap/>
            <w:tcMar>
              <w:left w:w="29" w:type="dxa"/>
              <w:right w:w="29" w:type="dxa"/>
            </w:tcMar>
            <w:hideMark/>
            <w:tcPrChange w:id="908" w:author="Dylan CHEN" w:date="2026-03-17T18:05:00Z" w16du:dateUtc="2026-03-17T10:05:00Z">
              <w:tcPr>
                <w:tcW w:w="3260" w:type="dxa"/>
                <w:gridSpan w:val="2"/>
                <w:tcBorders>
                  <w:top w:val="nil"/>
                  <w:left w:val="nil"/>
                  <w:bottom w:val="nil"/>
                  <w:right w:val="nil"/>
                </w:tcBorders>
                <w:noWrap/>
                <w:vAlign w:val="center"/>
                <w:hideMark/>
              </w:tcPr>
            </w:tcPrChange>
          </w:tcPr>
          <w:p w14:paraId="27892380" w14:textId="77777777" w:rsidR="004672FC" w:rsidRPr="0022223D" w:rsidRDefault="004672FC">
            <w:pPr>
              <w:rPr>
                <w:ins w:id="909" w:author="Dylan CHEN" w:date="2026-03-17T18:04:00Z" w16du:dateUtc="2026-03-17T10:04:00Z"/>
                <w:color w:val="000000"/>
                <w:sz w:val="20"/>
                <w:szCs w:val="20"/>
              </w:rPr>
            </w:pPr>
            <w:ins w:id="910" w:author="Dylan CHEN" w:date="2026-03-17T18:04:00Z" w16du:dateUtc="2026-03-17T10:04:00Z">
              <w:r w:rsidRPr="0022223D">
                <w:rPr>
                  <w:color w:val="000000"/>
                  <w:sz w:val="20"/>
                  <w:szCs w:val="20"/>
                </w:rPr>
                <w:t xml:space="preserve">controlling for </w:t>
              </w:r>
              <w:r w:rsidRPr="0022223D">
                <w:rPr>
                  <w:i/>
                  <w:iCs/>
                  <w:color w:val="000000"/>
                  <w:sz w:val="20"/>
                  <w:szCs w:val="20"/>
                </w:rPr>
                <w:t>age</w:t>
              </w:r>
              <w:r w:rsidRPr="0022223D">
                <w:rPr>
                  <w:i/>
                  <w:iCs/>
                  <w:color w:val="000000"/>
                  <w:sz w:val="20"/>
                  <w:szCs w:val="20"/>
                  <w:vertAlign w:val="subscript"/>
                </w:rPr>
                <w:t>j</w:t>
              </w:r>
              <w:r w:rsidRPr="0022223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Change w:id="911" w:author="Dylan CHEN" w:date="2026-03-17T18:05:00Z" w16du:dateUtc="2026-03-17T10:05:00Z">
              <w:tcPr>
                <w:tcW w:w="1060" w:type="dxa"/>
                <w:tcBorders>
                  <w:top w:val="nil"/>
                  <w:left w:val="nil"/>
                  <w:bottom w:val="nil"/>
                  <w:right w:val="nil"/>
                </w:tcBorders>
                <w:noWrap/>
                <w:vAlign w:val="center"/>
                <w:hideMark/>
              </w:tcPr>
            </w:tcPrChange>
          </w:tcPr>
          <w:p w14:paraId="5323B0F4" w14:textId="689C9ABD" w:rsidR="004672FC" w:rsidRPr="0022223D" w:rsidRDefault="004672FC">
            <w:pPr>
              <w:rPr>
                <w:ins w:id="912"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913" w:author="Dylan CHEN" w:date="2026-03-17T18:05:00Z" w16du:dateUtc="2026-03-17T10:05:00Z">
              <w:tcPr>
                <w:tcW w:w="1060" w:type="dxa"/>
                <w:tcBorders>
                  <w:top w:val="nil"/>
                  <w:left w:val="nil"/>
                  <w:bottom w:val="nil"/>
                  <w:right w:val="nil"/>
                </w:tcBorders>
                <w:noWrap/>
                <w:vAlign w:val="center"/>
                <w:hideMark/>
              </w:tcPr>
            </w:tcPrChange>
          </w:tcPr>
          <w:p w14:paraId="1B48571C" w14:textId="77777777" w:rsidR="004672FC" w:rsidRPr="0022223D" w:rsidRDefault="004672FC">
            <w:pPr>
              <w:rPr>
                <w:ins w:id="914"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915" w:author="Dylan CHEN" w:date="2026-03-17T18:05:00Z" w16du:dateUtc="2026-03-17T10:05:00Z">
              <w:tcPr>
                <w:tcW w:w="1060" w:type="dxa"/>
                <w:tcBorders>
                  <w:top w:val="nil"/>
                  <w:left w:val="nil"/>
                  <w:bottom w:val="nil"/>
                  <w:right w:val="nil"/>
                </w:tcBorders>
                <w:noWrap/>
                <w:vAlign w:val="center"/>
                <w:hideMark/>
              </w:tcPr>
            </w:tcPrChange>
          </w:tcPr>
          <w:p w14:paraId="4142982D" w14:textId="77777777" w:rsidR="004672FC" w:rsidRPr="0022223D" w:rsidRDefault="004672FC">
            <w:pPr>
              <w:rPr>
                <w:ins w:id="916"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917" w:author="Dylan CHEN" w:date="2026-03-17T18:05:00Z" w16du:dateUtc="2026-03-17T10:05:00Z">
              <w:tcPr>
                <w:tcW w:w="1060" w:type="dxa"/>
                <w:tcBorders>
                  <w:top w:val="nil"/>
                  <w:left w:val="nil"/>
                  <w:bottom w:val="nil"/>
                  <w:right w:val="nil"/>
                </w:tcBorders>
                <w:noWrap/>
                <w:vAlign w:val="center"/>
                <w:hideMark/>
              </w:tcPr>
            </w:tcPrChange>
          </w:tcPr>
          <w:p w14:paraId="32D4C95F" w14:textId="77777777" w:rsidR="004672FC" w:rsidRPr="0022223D" w:rsidRDefault="004672FC">
            <w:pPr>
              <w:jc w:val="center"/>
              <w:rPr>
                <w:ins w:id="918" w:author="Dylan CHEN" w:date="2026-03-17T18:04:00Z" w16du:dateUtc="2026-03-17T10:04:00Z"/>
                <w:color w:val="000000"/>
                <w:sz w:val="20"/>
                <w:szCs w:val="20"/>
              </w:rPr>
            </w:pPr>
            <w:ins w:id="919" w:author="Dylan CHEN" w:date="2026-03-17T18:04:00Z" w16du:dateUtc="2026-03-17T10:04:00Z">
              <w:r w:rsidRPr="0022223D">
                <w:rPr>
                  <w:color w:val="000000"/>
                  <w:sz w:val="20"/>
                  <w:szCs w:val="20"/>
                </w:rPr>
                <w:t>√</w:t>
              </w:r>
            </w:ins>
          </w:p>
        </w:tc>
        <w:tc>
          <w:tcPr>
            <w:tcW w:w="990" w:type="dxa"/>
            <w:tcBorders>
              <w:top w:val="nil"/>
              <w:left w:val="nil"/>
              <w:bottom w:val="nil"/>
              <w:right w:val="nil"/>
            </w:tcBorders>
            <w:noWrap/>
            <w:tcMar>
              <w:left w:w="29" w:type="dxa"/>
              <w:right w:w="29" w:type="dxa"/>
            </w:tcMar>
            <w:hideMark/>
            <w:tcPrChange w:id="920" w:author="Dylan CHEN" w:date="2026-03-17T18:05:00Z" w16du:dateUtc="2026-03-17T10:05:00Z">
              <w:tcPr>
                <w:tcW w:w="1212" w:type="dxa"/>
                <w:gridSpan w:val="2"/>
                <w:tcBorders>
                  <w:top w:val="nil"/>
                  <w:left w:val="nil"/>
                  <w:bottom w:val="nil"/>
                  <w:right w:val="nil"/>
                </w:tcBorders>
                <w:noWrap/>
                <w:hideMark/>
              </w:tcPr>
            </w:tcPrChange>
          </w:tcPr>
          <w:p w14:paraId="283DFEE1" w14:textId="77777777" w:rsidR="004672FC" w:rsidRPr="0022223D" w:rsidRDefault="004672FC">
            <w:pPr>
              <w:jc w:val="center"/>
              <w:rPr>
                <w:ins w:id="921" w:author="Dylan CHEN" w:date="2026-03-17T18:04:00Z" w16du:dateUtc="2026-03-17T10:04:00Z"/>
                <w:color w:val="000000"/>
                <w:sz w:val="20"/>
                <w:szCs w:val="20"/>
              </w:rPr>
            </w:pPr>
          </w:p>
        </w:tc>
        <w:tc>
          <w:tcPr>
            <w:tcW w:w="1751" w:type="dxa"/>
            <w:tcBorders>
              <w:top w:val="nil"/>
              <w:left w:val="nil"/>
              <w:bottom w:val="nil"/>
              <w:right w:val="nil"/>
            </w:tcBorders>
            <w:noWrap/>
            <w:tcMar>
              <w:left w:w="29" w:type="dxa"/>
              <w:right w:w="29" w:type="dxa"/>
            </w:tcMar>
            <w:hideMark/>
            <w:tcPrChange w:id="922" w:author="Dylan CHEN" w:date="2026-03-17T18:05:00Z" w16du:dateUtc="2026-03-17T10:05:00Z">
              <w:tcPr>
                <w:tcW w:w="3790" w:type="dxa"/>
                <w:gridSpan w:val="2"/>
                <w:tcBorders>
                  <w:top w:val="nil"/>
                  <w:left w:val="nil"/>
                  <w:bottom w:val="nil"/>
                  <w:right w:val="nil"/>
                </w:tcBorders>
                <w:noWrap/>
                <w:hideMark/>
              </w:tcPr>
            </w:tcPrChange>
          </w:tcPr>
          <w:p w14:paraId="6D67CE82" w14:textId="77777777" w:rsidR="004672FC" w:rsidRPr="0022223D" w:rsidRDefault="004672FC">
            <w:pPr>
              <w:rPr>
                <w:ins w:id="923"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924" w:author="Dylan CHEN" w:date="2026-03-17T18:05:00Z" w16du:dateUtc="2026-03-17T10:05:00Z">
              <w:tcPr>
                <w:tcW w:w="1880" w:type="dxa"/>
                <w:tcBorders>
                  <w:top w:val="nil"/>
                  <w:left w:val="nil"/>
                  <w:bottom w:val="nil"/>
                  <w:right w:val="nil"/>
                </w:tcBorders>
                <w:noWrap/>
                <w:hideMark/>
              </w:tcPr>
            </w:tcPrChange>
          </w:tcPr>
          <w:p w14:paraId="426A4A16" w14:textId="77777777" w:rsidR="004672FC" w:rsidRPr="0022223D" w:rsidRDefault="004672FC">
            <w:pPr>
              <w:rPr>
                <w:ins w:id="925" w:author="Dylan CHEN" w:date="2026-03-17T18:04:00Z" w16du:dateUtc="2026-03-17T10:04:00Z"/>
                <w:sz w:val="20"/>
                <w:szCs w:val="20"/>
              </w:rPr>
            </w:pPr>
          </w:p>
        </w:tc>
      </w:tr>
      <w:tr w:rsidR="004672FC" w:rsidRPr="0022223D" w14:paraId="3CF0443F" w14:textId="77777777" w:rsidTr="004672FC">
        <w:trPr>
          <w:trHeight w:val="320"/>
          <w:jc w:val="center"/>
          <w:ins w:id="926" w:author="Dylan CHEN" w:date="2026-03-17T18:04:00Z"/>
          <w:trPrChange w:id="927"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928" w:author="Dylan CHEN" w:date="2026-03-17T18:05:00Z" w16du:dateUtc="2026-03-17T10:05:00Z">
              <w:tcPr>
                <w:tcW w:w="3260" w:type="dxa"/>
                <w:gridSpan w:val="2"/>
                <w:tcBorders>
                  <w:top w:val="nil"/>
                  <w:left w:val="nil"/>
                  <w:bottom w:val="nil"/>
                  <w:right w:val="nil"/>
                </w:tcBorders>
                <w:noWrap/>
                <w:vAlign w:val="center"/>
                <w:hideMark/>
              </w:tcPr>
            </w:tcPrChange>
          </w:tcPr>
          <w:p w14:paraId="298D08D4" w14:textId="77777777" w:rsidR="004672FC" w:rsidRPr="0022223D" w:rsidRDefault="004672FC">
            <w:pPr>
              <w:rPr>
                <w:ins w:id="929" w:author="Dylan CHEN" w:date="2026-03-17T18:04:00Z" w16du:dateUtc="2026-03-17T10:04:00Z"/>
                <w:color w:val="000000"/>
                <w:sz w:val="20"/>
                <w:szCs w:val="20"/>
              </w:rPr>
            </w:pPr>
            <w:ins w:id="930" w:author="Dylan CHEN" w:date="2026-03-17T18:04:00Z" w16du:dateUtc="2026-03-17T10:04:00Z">
              <w:r w:rsidRPr="0022223D">
                <w:rPr>
                  <w:color w:val="000000"/>
                  <w:sz w:val="20"/>
                  <w:szCs w:val="20"/>
                </w:rPr>
                <w:t>answer timing FE</w:t>
              </w:r>
            </w:ins>
          </w:p>
        </w:tc>
        <w:tc>
          <w:tcPr>
            <w:tcW w:w="729" w:type="dxa"/>
            <w:tcBorders>
              <w:top w:val="nil"/>
              <w:left w:val="nil"/>
              <w:bottom w:val="nil"/>
              <w:right w:val="nil"/>
            </w:tcBorders>
            <w:noWrap/>
            <w:tcMar>
              <w:left w:w="29" w:type="dxa"/>
              <w:right w:w="29" w:type="dxa"/>
            </w:tcMar>
            <w:hideMark/>
            <w:tcPrChange w:id="931" w:author="Dylan CHEN" w:date="2026-03-17T18:05:00Z" w16du:dateUtc="2026-03-17T10:05:00Z">
              <w:tcPr>
                <w:tcW w:w="1060" w:type="dxa"/>
                <w:tcBorders>
                  <w:top w:val="nil"/>
                  <w:left w:val="nil"/>
                  <w:bottom w:val="nil"/>
                  <w:right w:val="nil"/>
                </w:tcBorders>
                <w:noWrap/>
                <w:vAlign w:val="center"/>
                <w:hideMark/>
              </w:tcPr>
            </w:tcPrChange>
          </w:tcPr>
          <w:p w14:paraId="229878C6" w14:textId="7910BCA7" w:rsidR="004672FC" w:rsidRPr="0022223D" w:rsidRDefault="004672FC">
            <w:pPr>
              <w:rPr>
                <w:ins w:id="932"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933" w:author="Dylan CHEN" w:date="2026-03-17T18:05:00Z" w16du:dateUtc="2026-03-17T10:05:00Z">
              <w:tcPr>
                <w:tcW w:w="1060" w:type="dxa"/>
                <w:tcBorders>
                  <w:top w:val="nil"/>
                  <w:left w:val="nil"/>
                  <w:bottom w:val="nil"/>
                  <w:right w:val="nil"/>
                </w:tcBorders>
                <w:noWrap/>
                <w:hideMark/>
              </w:tcPr>
            </w:tcPrChange>
          </w:tcPr>
          <w:p w14:paraId="4E5E008C" w14:textId="77777777" w:rsidR="004672FC" w:rsidRPr="0022223D" w:rsidRDefault="004672FC">
            <w:pPr>
              <w:rPr>
                <w:ins w:id="934" w:author="Dylan CHEN" w:date="2026-03-17T18:04:00Z" w16du:dateUtc="2026-03-17T10:04:00Z"/>
                <w:color w:val="000000"/>
                <w:sz w:val="20"/>
                <w:szCs w:val="20"/>
              </w:rPr>
            </w:pPr>
          </w:p>
        </w:tc>
        <w:tc>
          <w:tcPr>
            <w:tcW w:w="810" w:type="dxa"/>
            <w:tcBorders>
              <w:top w:val="nil"/>
              <w:left w:val="nil"/>
              <w:bottom w:val="nil"/>
              <w:right w:val="nil"/>
            </w:tcBorders>
            <w:noWrap/>
            <w:tcMar>
              <w:left w:w="29" w:type="dxa"/>
              <w:right w:w="29" w:type="dxa"/>
            </w:tcMar>
            <w:hideMark/>
            <w:tcPrChange w:id="935" w:author="Dylan CHEN" w:date="2026-03-17T18:05:00Z" w16du:dateUtc="2026-03-17T10:05:00Z">
              <w:tcPr>
                <w:tcW w:w="1060" w:type="dxa"/>
                <w:tcBorders>
                  <w:top w:val="nil"/>
                  <w:left w:val="nil"/>
                  <w:bottom w:val="nil"/>
                  <w:right w:val="nil"/>
                </w:tcBorders>
                <w:noWrap/>
                <w:hideMark/>
              </w:tcPr>
            </w:tcPrChange>
          </w:tcPr>
          <w:p w14:paraId="0747D2AE" w14:textId="77777777" w:rsidR="004672FC" w:rsidRPr="0022223D" w:rsidRDefault="004672FC">
            <w:pPr>
              <w:rPr>
                <w:ins w:id="936"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937" w:author="Dylan CHEN" w:date="2026-03-17T18:05:00Z" w16du:dateUtc="2026-03-17T10:05:00Z">
              <w:tcPr>
                <w:tcW w:w="1060" w:type="dxa"/>
                <w:tcBorders>
                  <w:top w:val="nil"/>
                  <w:left w:val="nil"/>
                  <w:bottom w:val="nil"/>
                  <w:right w:val="nil"/>
                </w:tcBorders>
                <w:noWrap/>
                <w:hideMark/>
              </w:tcPr>
            </w:tcPrChange>
          </w:tcPr>
          <w:p w14:paraId="696A0C30" w14:textId="77777777" w:rsidR="004672FC" w:rsidRPr="0022223D" w:rsidRDefault="004672FC">
            <w:pPr>
              <w:rPr>
                <w:ins w:id="938"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939" w:author="Dylan CHEN" w:date="2026-03-17T18:05:00Z" w16du:dateUtc="2026-03-17T10:05:00Z">
              <w:tcPr>
                <w:tcW w:w="1212" w:type="dxa"/>
                <w:gridSpan w:val="2"/>
                <w:tcBorders>
                  <w:top w:val="nil"/>
                  <w:left w:val="nil"/>
                  <w:bottom w:val="nil"/>
                  <w:right w:val="nil"/>
                </w:tcBorders>
                <w:noWrap/>
                <w:vAlign w:val="center"/>
                <w:hideMark/>
              </w:tcPr>
            </w:tcPrChange>
          </w:tcPr>
          <w:p w14:paraId="2462895F" w14:textId="77777777" w:rsidR="004672FC" w:rsidRPr="0022223D" w:rsidRDefault="004672FC">
            <w:pPr>
              <w:jc w:val="center"/>
              <w:rPr>
                <w:ins w:id="940" w:author="Dylan CHEN" w:date="2026-03-17T18:04:00Z" w16du:dateUtc="2026-03-17T10:04:00Z"/>
                <w:color w:val="000000"/>
                <w:sz w:val="20"/>
                <w:szCs w:val="20"/>
              </w:rPr>
            </w:pPr>
            <w:ins w:id="941" w:author="Dylan CHEN" w:date="2026-03-17T18:04:00Z" w16du:dateUtc="2026-03-17T10:04:00Z">
              <w:r w:rsidRPr="0022223D">
                <w:rPr>
                  <w:color w:val="000000"/>
                  <w:sz w:val="20"/>
                  <w:szCs w:val="20"/>
                </w:rPr>
                <w:t>√</w:t>
              </w:r>
            </w:ins>
          </w:p>
        </w:tc>
        <w:tc>
          <w:tcPr>
            <w:tcW w:w="1751" w:type="dxa"/>
            <w:tcBorders>
              <w:top w:val="nil"/>
              <w:left w:val="nil"/>
              <w:bottom w:val="nil"/>
              <w:right w:val="nil"/>
            </w:tcBorders>
            <w:noWrap/>
            <w:tcMar>
              <w:left w:w="29" w:type="dxa"/>
              <w:right w:w="29" w:type="dxa"/>
            </w:tcMar>
            <w:hideMark/>
            <w:tcPrChange w:id="942" w:author="Dylan CHEN" w:date="2026-03-17T18:05:00Z" w16du:dateUtc="2026-03-17T10:05:00Z">
              <w:tcPr>
                <w:tcW w:w="3790" w:type="dxa"/>
                <w:gridSpan w:val="2"/>
                <w:tcBorders>
                  <w:top w:val="nil"/>
                  <w:left w:val="nil"/>
                  <w:bottom w:val="nil"/>
                  <w:right w:val="nil"/>
                </w:tcBorders>
                <w:noWrap/>
                <w:vAlign w:val="center"/>
                <w:hideMark/>
              </w:tcPr>
            </w:tcPrChange>
          </w:tcPr>
          <w:p w14:paraId="733CC59E" w14:textId="77777777" w:rsidR="004672FC" w:rsidRPr="0022223D" w:rsidRDefault="004672FC">
            <w:pPr>
              <w:jc w:val="center"/>
              <w:rPr>
                <w:ins w:id="943" w:author="Dylan CHEN" w:date="2026-03-17T18:04:00Z" w16du:dateUtc="2026-03-17T10:04:00Z"/>
                <w:color w:val="000000"/>
                <w:sz w:val="20"/>
                <w:szCs w:val="20"/>
              </w:rPr>
            </w:pPr>
            <w:ins w:id="944" w:author="Dylan CHEN" w:date="2026-03-17T18:04:00Z" w16du:dateUtc="2026-03-17T10:04:00Z">
              <w:r w:rsidRPr="0022223D">
                <w:rPr>
                  <w:color w:val="000000"/>
                  <w:sz w:val="20"/>
                  <w:szCs w:val="20"/>
                </w:rPr>
                <w:t>√</w:t>
              </w:r>
            </w:ins>
          </w:p>
        </w:tc>
        <w:tc>
          <w:tcPr>
            <w:tcW w:w="1219" w:type="dxa"/>
            <w:tcBorders>
              <w:top w:val="nil"/>
              <w:left w:val="nil"/>
              <w:bottom w:val="nil"/>
              <w:right w:val="nil"/>
            </w:tcBorders>
            <w:noWrap/>
            <w:tcMar>
              <w:left w:w="29" w:type="dxa"/>
              <w:right w:w="29" w:type="dxa"/>
            </w:tcMar>
            <w:hideMark/>
            <w:tcPrChange w:id="945" w:author="Dylan CHEN" w:date="2026-03-17T18:05:00Z" w16du:dateUtc="2026-03-17T10:05:00Z">
              <w:tcPr>
                <w:tcW w:w="1880" w:type="dxa"/>
                <w:tcBorders>
                  <w:top w:val="nil"/>
                  <w:left w:val="nil"/>
                  <w:bottom w:val="nil"/>
                  <w:right w:val="nil"/>
                </w:tcBorders>
                <w:noWrap/>
                <w:vAlign w:val="center"/>
                <w:hideMark/>
              </w:tcPr>
            </w:tcPrChange>
          </w:tcPr>
          <w:p w14:paraId="7D7642DE" w14:textId="77777777" w:rsidR="004672FC" w:rsidRPr="0022223D" w:rsidRDefault="004672FC">
            <w:pPr>
              <w:jc w:val="center"/>
              <w:rPr>
                <w:ins w:id="946" w:author="Dylan CHEN" w:date="2026-03-17T18:04:00Z" w16du:dateUtc="2026-03-17T10:04:00Z"/>
                <w:color w:val="000000"/>
                <w:sz w:val="20"/>
                <w:szCs w:val="20"/>
              </w:rPr>
            </w:pPr>
            <w:ins w:id="947" w:author="Dylan CHEN" w:date="2026-03-17T18:04:00Z" w16du:dateUtc="2026-03-17T10:04:00Z">
              <w:r w:rsidRPr="0022223D">
                <w:rPr>
                  <w:color w:val="000000"/>
                  <w:sz w:val="20"/>
                  <w:szCs w:val="20"/>
                </w:rPr>
                <w:t>√</w:t>
              </w:r>
            </w:ins>
          </w:p>
        </w:tc>
      </w:tr>
      <w:tr w:rsidR="004672FC" w:rsidRPr="0022223D" w14:paraId="23CADD27" w14:textId="77777777" w:rsidTr="004672FC">
        <w:trPr>
          <w:trHeight w:val="340"/>
          <w:jc w:val="center"/>
          <w:ins w:id="948" w:author="Dylan CHEN" w:date="2026-03-17T18:04:00Z"/>
          <w:trPrChange w:id="949"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950"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6876F9A1" w14:textId="77777777" w:rsidR="004672FC" w:rsidRPr="0022223D" w:rsidRDefault="004672FC">
            <w:pPr>
              <w:rPr>
                <w:ins w:id="951" w:author="Dylan CHEN" w:date="2026-03-17T18:04:00Z" w16du:dateUtc="2026-03-17T10:04:00Z"/>
                <w:color w:val="000000"/>
                <w:sz w:val="20"/>
                <w:szCs w:val="20"/>
              </w:rPr>
            </w:pPr>
            <w:ins w:id="952" w:author="Dylan CHEN" w:date="2026-03-17T18:04:00Z" w16du:dateUtc="2026-03-17T10:04:00Z">
              <w:r w:rsidRPr="0022223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Change w:id="953" w:author="Dylan CHEN" w:date="2026-03-17T18:05:00Z" w16du:dateUtc="2026-03-17T10:05:00Z">
              <w:tcPr>
                <w:tcW w:w="1060" w:type="dxa"/>
                <w:tcBorders>
                  <w:top w:val="nil"/>
                  <w:left w:val="nil"/>
                  <w:bottom w:val="single" w:sz="8" w:space="0" w:color="auto"/>
                  <w:right w:val="nil"/>
                </w:tcBorders>
                <w:noWrap/>
                <w:vAlign w:val="center"/>
                <w:hideMark/>
              </w:tcPr>
            </w:tcPrChange>
          </w:tcPr>
          <w:p w14:paraId="3753800A" w14:textId="77777777" w:rsidR="004672FC" w:rsidRPr="0022223D" w:rsidRDefault="004672FC">
            <w:pPr>
              <w:jc w:val="center"/>
              <w:rPr>
                <w:ins w:id="954" w:author="Dylan CHEN" w:date="2026-03-17T18:04:00Z" w16du:dateUtc="2026-03-17T10:04:00Z"/>
                <w:color w:val="000000"/>
                <w:sz w:val="20"/>
                <w:szCs w:val="20"/>
              </w:rPr>
            </w:pPr>
            <w:ins w:id="955" w:author="Dylan CHEN" w:date="2026-03-17T18:04:00Z" w16du:dateUtc="2026-03-17T10:04:00Z">
              <w:r w:rsidRPr="0022223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Change w:id="956" w:author="Dylan CHEN" w:date="2026-03-17T18:05:00Z" w16du:dateUtc="2026-03-17T10:05:00Z">
              <w:tcPr>
                <w:tcW w:w="1060" w:type="dxa"/>
                <w:tcBorders>
                  <w:top w:val="nil"/>
                  <w:left w:val="nil"/>
                  <w:bottom w:val="single" w:sz="8" w:space="0" w:color="auto"/>
                  <w:right w:val="nil"/>
                </w:tcBorders>
                <w:noWrap/>
                <w:vAlign w:val="center"/>
                <w:hideMark/>
              </w:tcPr>
            </w:tcPrChange>
          </w:tcPr>
          <w:p w14:paraId="1963BE5A" w14:textId="77777777" w:rsidR="004672FC" w:rsidRPr="0022223D" w:rsidRDefault="004672FC">
            <w:pPr>
              <w:jc w:val="center"/>
              <w:rPr>
                <w:ins w:id="957" w:author="Dylan CHEN" w:date="2026-03-17T18:04:00Z" w16du:dateUtc="2026-03-17T10:04:00Z"/>
                <w:color w:val="000000"/>
                <w:sz w:val="20"/>
                <w:szCs w:val="20"/>
              </w:rPr>
            </w:pPr>
            <w:ins w:id="958" w:author="Dylan CHEN" w:date="2026-03-17T18:04:00Z" w16du:dateUtc="2026-03-17T10:04:00Z">
              <w:r w:rsidRPr="0022223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Change w:id="959" w:author="Dylan CHEN" w:date="2026-03-17T18:05:00Z" w16du:dateUtc="2026-03-17T10:05:00Z">
              <w:tcPr>
                <w:tcW w:w="1060" w:type="dxa"/>
                <w:tcBorders>
                  <w:top w:val="nil"/>
                  <w:left w:val="nil"/>
                  <w:bottom w:val="single" w:sz="8" w:space="0" w:color="auto"/>
                  <w:right w:val="nil"/>
                </w:tcBorders>
                <w:noWrap/>
                <w:vAlign w:val="center"/>
                <w:hideMark/>
              </w:tcPr>
            </w:tcPrChange>
          </w:tcPr>
          <w:p w14:paraId="228A3772" w14:textId="77777777" w:rsidR="004672FC" w:rsidRPr="0022223D" w:rsidRDefault="004672FC">
            <w:pPr>
              <w:jc w:val="center"/>
              <w:rPr>
                <w:ins w:id="960" w:author="Dylan CHEN" w:date="2026-03-17T18:04:00Z" w16du:dateUtc="2026-03-17T10:04:00Z"/>
                <w:color w:val="000000"/>
                <w:sz w:val="20"/>
                <w:szCs w:val="20"/>
              </w:rPr>
            </w:pPr>
            <w:ins w:id="961" w:author="Dylan CHEN" w:date="2026-03-17T18:04:00Z" w16du:dateUtc="2026-03-17T10:04:00Z">
              <w:r w:rsidRPr="0022223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Change w:id="962" w:author="Dylan CHEN" w:date="2026-03-17T18:05:00Z" w16du:dateUtc="2026-03-17T10:05:00Z">
              <w:tcPr>
                <w:tcW w:w="1060" w:type="dxa"/>
                <w:tcBorders>
                  <w:top w:val="nil"/>
                  <w:left w:val="nil"/>
                  <w:bottom w:val="single" w:sz="8" w:space="0" w:color="auto"/>
                  <w:right w:val="nil"/>
                </w:tcBorders>
                <w:noWrap/>
                <w:vAlign w:val="center"/>
                <w:hideMark/>
              </w:tcPr>
            </w:tcPrChange>
          </w:tcPr>
          <w:p w14:paraId="2B7DE576" w14:textId="77777777" w:rsidR="004672FC" w:rsidRPr="0022223D" w:rsidRDefault="004672FC">
            <w:pPr>
              <w:jc w:val="center"/>
              <w:rPr>
                <w:ins w:id="963" w:author="Dylan CHEN" w:date="2026-03-17T18:04:00Z" w16du:dateUtc="2026-03-17T10:04:00Z"/>
                <w:color w:val="000000"/>
                <w:sz w:val="20"/>
                <w:szCs w:val="20"/>
              </w:rPr>
            </w:pPr>
            <w:ins w:id="964" w:author="Dylan CHEN" w:date="2026-03-17T18:04:00Z" w16du:dateUtc="2026-03-17T10:04:00Z">
              <w:r w:rsidRPr="0022223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Change w:id="965"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7D89991" w14:textId="77777777" w:rsidR="004672FC" w:rsidRPr="0022223D" w:rsidRDefault="004672FC">
            <w:pPr>
              <w:jc w:val="center"/>
              <w:rPr>
                <w:ins w:id="966" w:author="Dylan CHEN" w:date="2026-03-17T18:04:00Z" w16du:dateUtc="2026-03-17T10:04:00Z"/>
                <w:color w:val="000000"/>
                <w:sz w:val="20"/>
                <w:szCs w:val="20"/>
              </w:rPr>
            </w:pPr>
            <w:ins w:id="967" w:author="Dylan CHEN" w:date="2026-03-17T18:04:00Z" w16du:dateUtc="2026-03-17T10:04:00Z">
              <w:r w:rsidRPr="0022223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Change w:id="968"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6B87FDE7" w14:textId="77777777" w:rsidR="004672FC" w:rsidRPr="0022223D" w:rsidRDefault="004672FC">
            <w:pPr>
              <w:jc w:val="center"/>
              <w:rPr>
                <w:ins w:id="969" w:author="Dylan CHEN" w:date="2026-03-17T18:04:00Z" w16du:dateUtc="2026-03-17T10:04:00Z"/>
                <w:color w:val="000000"/>
                <w:sz w:val="20"/>
                <w:szCs w:val="20"/>
              </w:rPr>
            </w:pPr>
            <w:ins w:id="970" w:author="Dylan CHEN" w:date="2026-03-17T18:04:00Z" w16du:dateUtc="2026-03-17T10:04:00Z">
              <w:r w:rsidRPr="0022223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Change w:id="971" w:author="Dylan CHEN" w:date="2026-03-17T18:05:00Z" w16du:dateUtc="2026-03-17T10:05:00Z">
              <w:tcPr>
                <w:tcW w:w="1880" w:type="dxa"/>
                <w:tcBorders>
                  <w:top w:val="nil"/>
                  <w:left w:val="nil"/>
                  <w:bottom w:val="single" w:sz="8" w:space="0" w:color="auto"/>
                  <w:right w:val="nil"/>
                </w:tcBorders>
                <w:noWrap/>
                <w:vAlign w:val="center"/>
                <w:hideMark/>
              </w:tcPr>
            </w:tcPrChange>
          </w:tcPr>
          <w:p w14:paraId="5B2489E4" w14:textId="77777777" w:rsidR="004672FC" w:rsidRPr="0022223D" w:rsidRDefault="004672FC">
            <w:pPr>
              <w:jc w:val="center"/>
              <w:rPr>
                <w:ins w:id="972" w:author="Dylan CHEN" w:date="2026-03-17T18:04:00Z" w16du:dateUtc="2026-03-17T10:04:00Z"/>
                <w:color w:val="000000"/>
                <w:sz w:val="20"/>
                <w:szCs w:val="20"/>
              </w:rPr>
            </w:pPr>
            <w:ins w:id="973" w:author="Dylan CHEN" w:date="2026-03-17T18:04:00Z" w16du:dateUtc="2026-03-17T10:04:00Z">
              <w:r w:rsidRPr="0022223D">
                <w:rPr>
                  <w:color w:val="000000"/>
                  <w:sz w:val="20"/>
                  <w:szCs w:val="20"/>
                </w:rPr>
                <w:t>√ </w:t>
              </w:r>
            </w:ins>
          </w:p>
        </w:tc>
      </w:tr>
      <w:tr w:rsidR="004672FC" w:rsidRPr="0022223D" w14:paraId="66FE4A8A" w14:textId="77777777" w:rsidTr="004672FC">
        <w:trPr>
          <w:trHeight w:val="320"/>
          <w:jc w:val="center"/>
          <w:ins w:id="974" w:author="Dylan CHEN" w:date="2026-03-17T18:04:00Z"/>
          <w:trPrChange w:id="975"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976" w:author="Dylan CHEN" w:date="2026-03-17T18:05:00Z" w16du:dateUtc="2026-03-17T10:05:00Z">
              <w:tcPr>
                <w:tcW w:w="3260" w:type="dxa"/>
                <w:gridSpan w:val="2"/>
                <w:tcBorders>
                  <w:top w:val="nil"/>
                  <w:left w:val="nil"/>
                  <w:bottom w:val="nil"/>
                  <w:right w:val="nil"/>
                </w:tcBorders>
                <w:noWrap/>
                <w:vAlign w:val="center"/>
                <w:hideMark/>
              </w:tcPr>
            </w:tcPrChange>
          </w:tcPr>
          <w:p w14:paraId="3892D52B" w14:textId="77777777" w:rsidR="004672FC" w:rsidRPr="0022223D" w:rsidRDefault="004672FC">
            <w:pPr>
              <w:rPr>
                <w:ins w:id="977" w:author="Dylan CHEN" w:date="2026-03-17T18:04:00Z" w16du:dateUtc="2026-03-17T10:04:00Z"/>
                <w:color w:val="000000"/>
                <w:sz w:val="20"/>
                <w:szCs w:val="20"/>
              </w:rPr>
            </w:pPr>
            <w:ins w:id="978" w:author="Dylan CHEN" w:date="2026-03-17T18:04:00Z" w16du:dateUtc="2026-03-17T10:04:00Z">
              <w:r w:rsidRPr="0022223D">
                <w:rPr>
                  <w:color w:val="000000"/>
                  <w:sz w:val="20"/>
                  <w:szCs w:val="20"/>
                </w:rPr>
                <w:t>N</w:t>
              </w:r>
            </w:ins>
          </w:p>
        </w:tc>
        <w:tc>
          <w:tcPr>
            <w:tcW w:w="729" w:type="dxa"/>
            <w:tcBorders>
              <w:top w:val="nil"/>
              <w:left w:val="nil"/>
              <w:bottom w:val="nil"/>
              <w:right w:val="nil"/>
            </w:tcBorders>
            <w:noWrap/>
            <w:tcMar>
              <w:left w:w="29" w:type="dxa"/>
              <w:right w:w="29" w:type="dxa"/>
            </w:tcMar>
            <w:hideMark/>
            <w:tcPrChange w:id="979" w:author="Dylan CHEN" w:date="2026-03-17T18:05:00Z" w16du:dateUtc="2026-03-17T10:05:00Z">
              <w:tcPr>
                <w:tcW w:w="1060" w:type="dxa"/>
                <w:tcBorders>
                  <w:top w:val="nil"/>
                  <w:left w:val="nil"/>
                  <w:bottom w:val="nil"/>
                  <w:right w:val="nil"/>
                </w:tcBorders>
                <w:noWrap/>
                <w:vAlign w:val="center"/>
                <w:hideMark/>
              </w:tcPr>
            </w:tcPrChange>
          </w:tcPr>
          <w:p w14:paraId="7408AEB5" w14:textId="77777777" w:rsidR="004672FC" w:rsidRPr="0022223D" w:rsidRDefault="004672FC">
            <w:pPr>
              <w:jc w:val="center"/>
              <w:rPr>
                <w:ins w:id="980" w:author="Dylan CHEN" w:date="2026-03-17T18:04:00Z" w16du:dateUtc="2026-03-17T10:04:00Z"/>
                <w:color w:val="000000"/>
                <w:sz w:val="20"/>
                <w:szCs w:val="20"/>
              </w:rPr>
            </w:pPr>
            <w:ins w:id="981" w:author="Dylan CHEN" w:date="2026-03-17T18:04:00Z" w16du:dateUtc="2026-03-17T10:04:00Z">
              <w:r w:rsidRPr="0022223D">
                <w:rPr>
                  <w:color w:val="000000"/>
                  <w:sz w:val="20"/>
                  <w:szCs w:val="20"/>
                </w:rPr>
                <w:t>4,670</w:t>
              </w:r>
            </w:ins>
          </w:p>
        </w:tc>
        <w:tc>
          <w:tcPr>
            <w:tcW w:w="917" w:type="dxa"/>
            <w:tcBorders>
              <w:top w:val="nil"/>
              <w:left w:val="nil"/>
              <w:bottom w:val="nil"/>
              <w:right w:val="nil"/>
            </w:tcBorders>
            <w:noWrap/>
            <w:tcMar>
              <w:left w:w="29" w:type="dxa"/>
              <w:right w:w="29" w:type="dxa"/>
            </w:tcMar>
            <w:hideMark/>
            <w:tcPrChange w:id="982" w:author="Dylan CHEN" w:date="2026-03-17T18:05:00Z" w16du:dateUtc="2026-03-17T10:05:00Z">
              <w:tcPr>
                <w:tcW w:w="1060" w:type="dxa"/>
                <w:tcBorders>
                  <w:top w:val="nil"/>
                  <w:left w:val="nil"/>
                  <w:bottom w:val="nil"/>
                  <w:right w:val="nil"/>
                </w:tcBorders>
                <w:noWrap/>
                <w:vAlign w:val="center"/>
                <w:hideMark/>
              </w:tcPr>
            </w:tcPrChange>
          </w:tcPr>
          <w:p w14:paraId="0C2338AA" w14:textId="77777777" w:rsidR="004672FC" w:rsidRPr="0022223D" w:rsidRDefault="004672FC">
            <w:pPr>
              <w:jc w:val="center"/>
              <w:rPr>
                <w:ins w:id="983" w:author="Dylan CHEN" w:date="2026-03-17T18:04:00Z" w16du:dateUtc="2026-03-17T10:04:00Z"/>
                <w:color w:val="000000"/>
                <w:sz w:val="20"/>
                <w:szCs w:val="20"/>
              </w:rPr>
            </w:pPr>
            <w:ins w:id="984" w:author="Dylan CHEN" w:date="2026-03-17T18:04:00Z" w16du:dateUtc="2026-03-17T10:04:00Z">
              <w:r w:rsidRPr="0022223D">
                <w:rPr>
                  <w:color w:val="000000"/>
                  <w:sz w:val="20"/>
                  <w:szCs w:val="20"/>
                </w:rPr>
                <w:t>4,670</w:t>
              </w:r>
            </w:ins>
          </w:p>
        </w:tc>
        <w:tc>
          <w:tcPr>
            <w:tcW w:w="810" w:type="dxa"/>
            <w:tcBorders>
              <w:top w:val="nil"/>
              <w:left w:val="nil"/>
              <w:bottom w:val="nil"/>
              <w:right w:val="nil"/>
            </w:tcBorders>
            <w:noWrap/>
            <w:tcMar>
              <w:left w:w="29" w:type="dxa"/>
              <w:right w:w="29" w:type="dxa"/>
            </w:tcMar>
            <w:hideMark/>
            <w:tcPrChange w:id="985" w:author="Dylan CHEN" w:date="2026-03-17T18:05:00Z" w16du:dateUtc="2026-03-17T10:05:00Z">
              <w:tcPr>
                <w:tcW w:w="1060" w:type="dxa"/>
                <w:tcBorders>
                  <w:top w:val="nil"/>
                  <w:left w:val="nil"/>
                  <w:bottom w:val="nil"/>
                  <w:right w:val="nil"/>
                </w:tcBorders>
                <w:noWrap/>
                <w:vAlign w:val="center"/>
                <w:hideMark/>
              </w:tcPr>
            </w:tcPrChange>
          </w:tcPr>
          <w:p w14:paraId="3E417C3E" w14:textId="77777777" w:rsidR="004672FC" w:rsidRPr="0022223D" w:rsidRDefault="004672FC">
            <w:pPr>
              <w:jc w:val="center"/>
              <w:rPr>
                <w:ins w:id="986" w:author="Dylan CHEN" w:date="2026-03-17T18:04:00Z" w16du:dateUtc="2026-03-17T10:04:00Z"/>
                <w:color w:val="000000"/>
                <w:sz w:val="20"/>
                <w:szCs w:val="20"/>
              </w:rPr>
            </w:pPr>
            <w:ins w:id="987" w:author="Dylan CHEN" w:date="2026-03-17T18:04:00Z" w16du:dateUtc="2026-03-17T10:04:00Z">
              <w:r w:rsidRPr="0022223D">
                <w:rPr>
                  <w:color w:val="000000"/>
                  <w:sz w:val="20"/>
                  <w:szCs w:val="20"/>
                </w:rPr>
                <w:t>4,670</w:t>
              </w:r>
            </w:ins>
          </w:p>
        </w:tc>
        <w:tc>
          <w:tcPr>
            <w:tcW w:w="900" w:type="dxa"/>
            <w:tcBorders>
              <w:top w:val="nil"/>
              <w:left w:val="nil"/>
              <w:bottom w:val="nil"/>
              <w:right w:val="nil"/>
            </w:tcBorders>
            <w:noWrap/>
            <w:tcMar>
              <w:left w:w="29" w:type="dxa"/>
              <w:right w:w="29" w:type="dxa"/>
            </w:tcMar>
            <w:hideMark/>
            <w:tcPrChange w:id="988" w:author="Dylan CHEN" w:date="2026-03-17T18:05:00Z" w16du:dateUtc="2026-03-17T10:05:00Z">
              <w:tcPr>
                <w:tcW w:w="1060" w:type="dxa"/>
                <w:tcBorders>
                  <w:top w:val="nil"/>
                  <w:left w:val="nil"/>
                  <w:bottom w:val="nil"/>
                  <w:right w:val="nil"/>
                </w:tcBorders>
                <w:noWrap/>
                <w:vAlign w:val="center"/>
                <w:hideMark/>
              </w:tcPr>
            </w:tcPrChange>
          </w:tcPr>
          <w:p w14:paraId="71482FFC" w14:textId="77777777" w:rsidR="004672FC" w:rsidRPr="0022223D" w:rsidRDefault="004672FC">
            <w:pPr>
              <w:jc w:val="center"/>
              <w:rPr>
                <w:ins w:id="989" w:author="Dylan CHEN" w:date="2026-03-17T18:04:00Z" w16du:dateUtc="2026-03-17T10:04:00Z"/>
                <w:color w:val="000000"/>
                <w:sz w:val="20"/>
                <w:szCs w:val="20"/>
              </w:rPr>
            </w:pPr>
            <w:ins w:id="990" w:author="Dylan CHEN" w:date="2026-03-17T18:04:00Z" w16du:dateUtc="2026-03-17T10:04:00Z">
              <w:r w:rsidRPr="0022223D">
                <w:rPr>
                  <w:color w:val="000000"/>
                  <w:sz w:val="20"/>
                  <w:szCs w:val="20"/>
                </w:rPr>
                <w:t>4,670</w:t>
              </w:r>
            </w:ins>
          </w:p>
        </w:tc>
        <w:tc>
          <w:tcPr>
            <w:tcW w:w="990" w:type="dxa"/>
            <w:tcBorders>
              <w:top w:val="nil"/>
              <w:left w:val="nil"/>
              <w:bottom w:val="nil"/>
              <w:right w:val="nil"/>
            </w:tcBorders>
            <w:noWrap/>
            <w:tcMar>
              <w:left w:w="29" w:type="dxa"/>
              <w:right w:w="29" w:type="dxa"/>
            </w:tcMar>
            <w:hideMark/>
            <w:tcPrChange w:id="991" w:author="Dylan CHEN" w:date="2026-03-17T18:05:00Z" w16du:dateUtc="2026-03-17T10:05:00Z">
              <w:tcPr>
                <w:tcW w:w="1212" w:type="dxa"/>
                <w:gridSpan w:val="2"/>
                <w:tcBorders>
                  <w:top w:val="nil"/>
                  <w:left w:val="nil"/>
                  <w:bottom w:val="nil"/>
                  <w:right w:val="nil"/>
                </w:tcBorders>
                <w:noWrap/>
                <w:vAlign w:val="center"/>
                <w:hideMark/>
              </w:tcPr>
            </w:tcPrChange>
          </w:tcPr>
          <w:p w14:paraId="7965D21A" w14:textId="77777777" w:rsidR="004672FC" w:rsidRPr="0022223D" w:rsidRDefault="004672FC">
            <w:pPr>
              <w:jc w:val="center"/>
              <w:rPr>
                <w:ins w:id="992" w:author="Dylan CHEN" w:date="2026-03-17T18:04:00Z" w16du:dateUtc="2026-03-17T10:04:00Z"/>
                <w:color w:val="000000"/>
                <w:sz w:val="20"/>
                <w:szCs w:val="20"/>
              </w:rPr>
            </w:pPr>
            <w:ins w:id="993" w:author="Dylan CHEN" w:date="2026-03-17T18:04:00Z" w16du:dateUtc="2026-03-17T10:04:00Z">
              <w:r w:rsidRPr="0022223D">
                <w:rPr>
                  <w:color w:val="000000"/>
                  <w:sz w:val="20"/>
                  <w:szCs w:val="20"/>
                </w:rPr>
                <w:t>4,670</w:t>
              </w:r>
            </w:ins>
          </w:p>
        </w:tc>
        <w:tc>
          <w:tcPr>
            <w:tcW w:w="1751" w:type="dxa"/>
            <w:tcBorders>
              <w:top w:val="nil"/>
              <w:left w:val="nil"/>
              <w:bottom w:val="nil"/>
              <w:right w:val="nil"/>
            </w:tcBorders>
            <w:noWrap/>
            <w:tcMar>
              <w:left w:w="29" w:type="dxa"/>
              <w:right w:w="29" w:type="dxa"/>
            </w:tcMar>
            <w:hideMark/>
            <w:tcPrChange w:id="994" w:author="Dylan CHEN" w:date="2026-03-17T18:05:00Z" w16du:dateUtc="2026-03-17T10:05:00Z">
              <w:tcPr>
                <w:tcW w:w="3790" w:type="dxa"/>
                <w:gridSpan w:val="2"/>
                <w:tcBorders>
                  <w:top w:val="nil"/>
                  <w:left w:val="nil"/>
                  <w:bottom w:val="nil"/>
                  <w:right w:val="nil"/>
                </w:tcBorders>
                <w:noWrap/>
                <w:vAlign w:val="center"/>
                <w:hideMark/>
              </w:tcPr>
            </w:tcPrChange>
          </w:tcPr>
          <w:p w14:paraId="523A1D84" w14:textId="77777777" w:rsidR="004672FC" w:rsidRPr="0022223D" w:rsidRDefault="004672FC">
            <w:pPr>
              <w:jc w:val="center"/>
              <w:rPr>
                <w:ins w:id="995" w:author="Dylan CHEN" w:date="2026-03-17T18:04:00Z" w16du:dateUtc="2026-03-17T10:04:00Z"/>
                <w:color w:val="000000"/>
                <w:sz w:val="20"/>
                <w:szCs w:val="20"/>
              </w:rPr>
            </w:pPr>
            <w:ins w:id="996" w:author="Dylan CHEN" w:date="2026-03-17T18:04:00Z" w16du:dateUtc="2026-03-17T10:04:00Z">
              <w:r w:rsidRPr="0022223D">
                <w:rPr>
                  <w:color w:val="000000"/>
                  <w:sz w:val="20"/>
                  <w:szCs w:val="20"/>
                </w:rPr>
                <w:t>4,670</w:t>
              </w:r>
            </w:ins>
          </w:p>
        </w:tc>
        <w:tc>
          <w:tcPr>
            <w:tcW w:w="1219" w:type="dxa"/>
            <w:tcBorders>
              <w:top w:val="nil"/>
              <w:left w:val="nil"/>
              <w:bottom w:val="nil"/>
              <w:right w:val="nil"/>
            </w:tcBorders>
            <w:noWrap/>
            <w:tcMar>
              <w:left w:w="29" w:type="dxa"/>
              <w:right w:w="29" w:type="dxa"/>
            </w:tcMar>
            <w:hideMark/>
            <w:tcPrChange w:id="997" w:author="Dylan CHEN" w:date="2026-03-17T18:05:00Z" w16du:dateUtc="2026-03-17T10:05:00Z">
              <w:tcPr>
                <w:tcW w:w="1880" w:type="dxa"/>
                <w:tcBorders>
                  <w:top w:val="nil"/>
                  <w:left w:val="nil"/>
                  <w:bottom w:val="nil"/>
                  <w:right w:val="nil"/>
                </w:tcBorders>
                <w:noWrap/>
                <w:vAlign w:val="center"/>
                <w:hideMark/>
              </w:tcPr>
            </w:tcPrChange>
          </w:tcPr>
          <w:p w14:paraId="1A8B245A" w14:textId="77777777" w:rsidR="004672FC" w:rsidRPr="0022223D" w:rsidRDefault="004672FC">
            <w:pPr>
              <w:jc w:val="center"/>
              <w:rPr>
                <w:ins w:id="998" w:author="Dylan CHEN" w:date="2026-03-17T18:04:00Z" w16du:dateUtc="2026-03-17T10:04:00Z"/>
                <w:color w:val="000000"/>
                <w:sz w:val="20"/>
                <w:szCs w:val="20"/>
              </w:rPr>
            </w:pPr>
            <w:ins w:id="999" w:author="Dylan CHEN" w:date="2026-03-17T18:04:00Z" w16du:dateUtc="2026-03-17T10:04:00Z">
              <w:r w:rsidRPr="0022223D">
                <w:rPr>
                  <w:color w:val="000000"/>
                  <w:sz w:val="20"/>
                  <w:szCs w:val="20"/>
                </w:rPr>
                <w:t>4,670</w:t>
              </w:r>
            </w:ins>
          </w:p>
        </w:tc>
      </w:tr>
      <w:tr w:rsidR="004672FC" w:rsidRPr="0022223D" w14:paraId="25315CAA" w14:textId="77777777" w:rsidTr="004672FC">
        <w:trPr>
          <w:trHeight w:val="320"/>
          <w:jc w:val="center"/>
          <w:ins w:id="1000" w:author="Dylan CHEN" w:date="2026-03-17T18:04:00Z"/>
          <w:trPrChange w:id="1001" w:author="Dylan CHEN" w:date="2026-03-17T18:05:00Z" w16du:dateUtc="2026-03-17T10:05:00Z">
            <w:trPr>
              <w:trHeight w:val="320"/>
            </w:trPr>
          </w:trPrChange>
        </w:trPr>
        <w:tc>
          <w:tcPr>
            <w:tcW w:w="2044" w:type="dxa"/>
            <w:tcBorders>
              <w:top w:val="nil"/>
              <w:left w:val="nil"/>
              <w:bottom w:val="nil"/>
              <w:right w:val="nil"/>
            </w:tcBorders>
            <w:noWrap/>
            <w:tcMar>
              <w:left w:w="29" w:type="dxa"/>
              <w:right w:w="29" w:type="dxa"/>
            </w:tcMar>
            <w:hideMark/>
            <w:tcPrChange w:id="1002" w:author="Dylan CHEN" w:date="2026-03-17T18:05:00Z" w16du:dateUtc="2026-03-17T10:05:00Z">
              <w:tcPr>
                <w:tcW w:w="3260" w:type="dxa"/>
                <w:gridSpan w:val="2"/>
                <w:tcBorders>
                  <w:top w:val="nil"/>
                  <w:left w:val="nil"/>
                  <w:bottom w:val="nil"/>
                  <w:right w:val="nil"/>
                </w:tcBorders>
                <w:noWrap/>
                <w:vAlign w:val="center"/>
                <w:hideMark/>
              </w:tcPr>
            </w:tcPrChange>
          </w:tcPr>
          <w:p w14:paraId="447E72AA" w14:textId="77777777" w:rsidR="004672FC" w:rsidRPr="0022223D" w:rsidRDefault="004672FC">
            <w:pPr>
              <w:rPr>
                <w:ins w:id="1003" w:author="Dylan CHEN" w:date="2026-03-17T18:04:00Z" w16du:dateUtc="2026-03-17T10:04:00Z"/>
                <w:color w:val="000000"/>
                <w:sz w:val="20"/>
                <w:szCs w:val="20"/>
              </w:rPr>
            </w:pPr>
            <w:ins w:id="1004" w:author="Dylan CHEN" w:date="2026-03-17T18:04:00Z" w16du:dateUtc="2026-03-17T10:04:00Z">
              <w:r w:rsidRPr="0022223D">
                <w:rPr>
                  <w:color w:val="000000"/>
                  <w:sz w:val="20"/>
                  <w:szCs w:val="20"/>
                </w:rPr>
                <w:t>log likelihood</w:t>
              </w:r>
            </w:ins>
          </w:p>
        </w:tc>
        <w:tc>
          <w:tcPr>
            <w:tcW w:w="729" w:type="dxa"/>
            <w:tcBorders>
              <w:top w:val="nil"/>
              <w:left w:val="nil"/>
              <w:bottom w:val="nil"/>
              <w:right w:val="nil"/>
            </w:tcBorders>
            <w:noWrap/>
            <w:tcMar>
              <w:left w:w="29" w:type="dxa"/>
              <w:right w:w="29" w:type="dxa"/>
            </w:tcMar>
            <w:hideMark/>
            <w:tcPrChange w:id="1005" w:author="Dylan CHEN" w:date="2026-03-17T18:05:00Z" w16du:dateUtc="2026-03-17T10:05:00Z">
              <w:tcPr>
                <w:tcW w:w="1060" w:type="dxa"/>
                <w:tcBorders>
                  <w:top w:val="nil"/>
                  <w:left w:val="nil"/>
                  <w:bottom w:val="nil"/>
                  <w:right w:val="nil"/>
                </w:tcBorders>
                <w:noWrap/>
                <w:hideMark/>
              </w:tcPr>
            </w:tcPrChange>
          </w:tcPr>
          <w:p w14:paraId="4201B821" w14:textId="77777777" w:rsidR="004672FC" w:rsidRPr="0022223D" w:rsidRDefault="004672FC">
            <w:pPr>
              <w:rPr>
                <w:ins w:id="1006" w:author="Dylan CHEN" w:date="2026-03-17T18:04:00Z" w16du:dateUtc="2026-03-17T10:04:00Z"/>
                <w:color w:val="000000"/>
                <w:sz w:val="20"/>
                <w:szCs w:val="20"/>
              </w:rPr>
            </w:pPr>
          </w:p>
        </w:tc>
        <w:tc>
          <w:tcPr>
            <w:tcW w:w="917" w:type="dxa"/>
            <w:tcBorders>
              <w:top w:val="nil"/>
              <w:left w:val="nil"/>
              <w:bottom w:val="nil"/>
              <w:right w:val="nil"/>
            </w:tcBorders>
            <w:noWrap/>
            <w:tcMar>
              <w:left w:w="29" w:type="dxa"/>
              <w:right w:w="29" w:type="dxa"/>
            </w:tcMar>
            <w:hideMark/>
            <w:tcPrChange w:id="1007" w:author="Dylan CHEN" w:date="2026-03-17T18:05:00Z" w16du:dateUtc="2026-03-17T10:05:00Z">
              <w:tcPr>
                <w:tcW w:w="1060" w:type="dxa"/>
                <w:tcBorders>
                  <w:top w:val="nil"/>
                  <w:left w:val="nil"/>
                  <w:bottom w:val="nil"/>
                  <w:right w:val="nil"/>
                </w:tcBorders>
                <w:noWrap/>
                <w:hideMark/>
              </w:tcPr>
            </w:tcPrChange>
          </w:tcPr>
          <w:p w14:paraId="570191B2" w14:textId="77777777" w:rsidR="004672FC" w:rsidRPr="0022223D" w:rsidRDefault="004672FC">
            <w:pPr>
              <w:rPr>
                <w:ins w:id="1008" w:author="Dylan CHEN" w:date="2026-03-17T18:04:00Z" w16du:dateUtc="2026-03-17T10:04:00Z"/>
                <w:sz w:val="20"/>
                <w:szCs w:val="20"/>
              </w:rPr>
            </w:pPr>
          </w:p>
        </w:tc>
        <w:tc>
          <w:tcPr>
            <w:tcW w:w="810" w:type="dxa"/>
            <w:tcBorders>
              <w:top w:val="nil"/>
              <w:left w:val="nil"/>
              <w:bottom w:val="nil"/>
              <w:right w:val="nil"/>
            </w:tcBorders>
            <w:noWrap/>
            <w:tcMar>
              <w:left w:w="29" w:type="dxa"/>
              <w:right w:w="29" w:type="dxa"/>
            </w:tcMar>
            <w:hideMark/>
            <w:tcPrChange w:id="1009" w:author="Dylan CHEN" w:date="2026-03-17T18:05:00Z" w16du:dateUtc="2026-03-17T10:05:00Z">
              <w:tcPr>
                <w:tcW w:w="1060" w:type="dxa"/>
                <w:tcBorders>
                  <w:top w:val="nil"/>
                  <w:left w:val="nil"/>
                  <w:bottom w:val="nil"/>
                  <w:right w:val="nil"/>
                </w:tcBorders>
                <w:noWrap/>
                <w:hideMark/>
              </w:tcPr>
            </w:tcPrChange>
          </w:tcPr>
          <w:p w14:paraId="723F2CFB" w14:textId="77777777" w:rsidR="004672FC" w:rsidRPr="0022223D" w:rsidRDefault="004672FC">
            <w:pPr>
              <w:rPr>
                <w:ins w:id="1010" w:author="Dylan CHEN" w:date="2026-03-17T18:04:00Z" w16du:dateUtc="2026-03-17T10:04:00Z"/>
                <w:sz w:val="20"/>
                <w:szCs w:val="20"/>
              </w:rPr>
            </w:pPr>
          </w:p>
        </w:tc>
        <w:tc>
          <w:tcPr>
            <w:tcW w:w="900" w:type="dxa"/>
            <w:tcBorders>
              <w:top w:val="nil"/>
              <w:left w:val="nil"/>
              <w:bottom w:val="nil"/>
              <w:right w:val="nil"/>
            </w:tcBorders>
            <w:noWrap/>
            <w:tcMar>
              <w:left w:w="29" w:type="dxa"/>
              <w:right w:w="29" w:type="dxa"/>
            </w:tcMar>
            <w:hideMark/>
            <w:tcPrChange w:id="1011" w:author="Dylan CHEN" w:date="2026-03-17T18:05:00Z" w16du:dateUtc="2026-03-17T10:05:00Z">
              <w:tcPr>
                <w:tcW w:w="1060" w:type="dxa"/>
                <w:tcBorders>
                  <w:top w:val="nil"/>
                  <w:left w:val="nil"/>
                  <w:bottom w:val="nil"/>
                  <w:right w:val="nil"/>
                </w:tcBorders>
                <w:noWrap/>
                <w:hideMark/>
              </w:tcPr>
            </w:tcPrChange>
          </w:tcPr>
          <w:p w14:paraId="7CAD98C8" w14:textId="77777777" w:rsidR="004672FC" w:rsidRPr="0022223D" w:rsidRDefault="004672FC">
            <w:pPr>
              <w:rPr>
                <w:ins w:id="1012" w:author="Dylan CHEN" w:date="2026-03-17T18:04:00Z" w16du:dateUtc="2026-03-17T10:04:00Z"/>
                <w:sz w:val="20"/>
                <w:szCs w:val="20"/>
              </w:rPr>
            </w:pPr>
          </w:p>
        </w:tc>
        <w:tc>
          <w:tcPr>
            <w:tcW w:w="990" w:type="dxa"/>
            <w:tcBorders>
              <w:top w:val="nil"/>
              <w:left w:val="nil"/>
              <w:bottom w:val="nil"/>
              <w:right w:val="nil"/>
            </w:tcBorders>
            <w:noWrap/>
            <w:tcMar>
              <w:left w:w="29" w:type="dxa"/>
              <w:right w:w="29" w:type="dxa"/>
            </w:tcMar>
            <w:hideMark/>
            <w:tcPrChange w:id="1013" w:author="Dylan CHEN" w:date="2026-03-17T18:05:00Z" w16du:dateUtc="2026-03-17T10:05:00Z">
              <w:tcPr>
                <w:tcW w:w="1212" w:type="dxa"/>
                <w:gridSpan w:val="2"/>
                <w:tcBorders>
                  <w:top w:val="nil"/>
                  <w:left w:val="nil"/>
                  <w:bottom w:val="nil"/>
                  <w:right w:val="nil"/>
                </w:tcBorders>
                <w:noWrap/>
                <w:hideMark/>
              </w:tcPr>
            </w:tcPrChange>
          </w:tcPr>
          <w:p w14:paraId="2ACB3DBF" w14:textId="77777777" w:rsidR="004672FC" w:rsidRPr="0022223D" w:rsidRDefault="004672FC">
            <w:pPr>
              <w:rPr>
                <w:ins w:id="1014" w:author="Dylan CHEN" w:date="2026-03-17T18:04:00Z" w16du:dateUtc="2026-03-17T10:04:00Z"/>
                <w:sz w:val="20"/>
                <w:szCs w:val="20"/>
              </w:rPr>
            </w:pPr>
          </w:p>
        </w:tc>
        <w:tc>
          <w:tcPr>
            <w:tcW w:w="1751" w:type="dxa"/>
            <w:tcBorders>
              <w:top w:val="nil"/>
              <w:left w:val="nil"/>
              <w:bottom w:val="nil"/>
              <w:right w:val="nil"/>
            </w:tcBorders>
            <w:noWrap/>
            <w:tcMar>
              <w:left w:w="29" w:type="dxa"/>
              <w:right w:w="29" w:type="dxa"/>
            </w:tcMar>
            <w:hideMark/>
            <w:tcPrChange w:id="1015" w:author="Dylan CHEN" w:date="2026-03-17T18:05:00Z" w16du:dateUtc="2026-03-17T10:05:00Z">
              <w:tcPr>
                <w:tcW w:w="3790" w:type="dxa"/>
                <w:gridSpan w:val="2"/>
                <w:tcBorders>
                  <w:top w:val="nil"/>
                  <w:left w:val="nil"/>
                  <w:bottom w:val="nil"/>
                  <w:right w:val="nil"/>
                </w:tcBorders>
                <w:noWrap/>
                <w:hideMark/>
              </w:tcPr>
            </w:tcPrChange>
          </w:tcPr>
          <w:p w14:paraId="520CA36C" w14:textId="77777777" w:rsidR="004672FC" w:rsidRPr="0022223D" w:rsidRDefault="004672FC">
            <w:pPr>
              <w:rPr>
                <w:ins w:id="1016" w:author="Dylan CHEN" w:date="2026-03-17T18:04:00Z" w16du:dateUtc="2026-03-17T10:04:00Z"/>
                <w:sz w:val="20"/>
                <w:szCs w:val="20"/>
              </w:rPr>
            </w:pPr>
          </w:p>
        </w:tc>
        <w:tc>
          <w:tcPr>
            <w:tcW w:w="1219" w:type="dxa"/>
            <w:tcBorders>
              <w:top w:val="nil"/>
              <w:left w:val="nil"/>
              <w:bottom w:val="nil"/>
              <w:right w:val="nil"/>
            </w:tcBorders>
            <w:noWrap/>
            <w:tcMar>
              <w:left w:w="29" w:type="dxa"/>
              <w:right w:w="29" w:type="dxa"/>
            </w:tcMar>
            <w:hideMark/>
            <w:tcPrChange w:id="1017" w:author="Dylan CHEN" w:date="2026-03-17T18:05:00Z" w16du:dateUtc="2026-03-17T10:05:00Z">
              <w:tcPr>
                <w:tcW w:w="1880" w:type="dxa"/>
                <w:tcBorders>
                  <w:top w:val="nil"/>
                  <w:left w:val="nil"/>
                  <w:bottom w:val="nil"/>
                  <w:right w:val="nil"/>
                </w:tcBorders>
                <w:noWrap/>
                <w:vAlign w:val="center"/>
                <w:hideMark/>
              </w:tcPr>
            </w:tcPrChange>
          </w:tcPr>
          <w:p w14:paraId="49E65AAC" w14:textId="77777777" w:rsidR="004672FC" w:rsidRPr="0022223D" w:rsidRDefault="004672FC">
            <w:pPr>
              <w:jc w:val="center"/>
              <w:rPr>
                <w:ins w:id="1018" w:author="Dylan CHEN" w:date="2026-03-17T18:04:00Z" w16du:dateUtc="2026-03-17T10:04:00Z"/>
                <w:color w:val="000000"/>
                <w:sz w:val="20"/>
                <w:szCs w:val="20"/>
              </w:rPr>
            </w:pPr>
            <w:ins w:id="1019" w:author="Dylan CHEN" w:date="2026-03-17T18:04:00Z" w16du:dateUtc="2026-03-17T10:04:00Z">
              <w:r w:rsidRPr="0022223D">
                <w:rPr>
                  <w:color w:val="000000"/>
                  <w:sz w:val="20"/>
                  <w:szCs w:val="20"/>
                </w:rPr>
                <w:t>-7408.622</w:t>
              </w:r>
            </w:ins>
          </w:p>
        </w:tc>
      </w:tr>
      <w:tr w:rsidR="004672FC" w:rsidRPr="0022223D" w14:paraId="7C964804" w14:textId="77777777" w:rsidTr="004672FC">
        <w:trPr>
          <w:trHeight w:val="340"/>
          <w:jc w:val="center"/>
          <w:ins w:id="1020" w:author="Dylan CHEN" w:date="2026-03-17T18:04:00Z"/>
          <w:trPrChange w:id="1021" w:author="Dylan CHEN" w:date="2026-03-17T18:05:00Z" w16du:dateUtc="2026-03-17T10:05:00Z">
            <w:trPr>
              <w:trHeight w:val="340"/>
            </w:trPr>
          </w:trPrChange>
        </w:trPr>
        <w:tc>
          <w:tcPr>
            <w:tcW w:w="2044" w:type="dxa"/>
            <w:tcBorders>
              <w:top w:val="nil"/>
              <w:left w:val="nil"/>
              <w:bottom w:val="single" w:sz="8" w:space="0" w:color="auto"/>
              <w:right w:val="nil"/>
            </w:tcBorders>
            <w:noWrap/>
            <w:tcMar>
              <w:left w:w="29" w:type="dxa"/>
              <w:right w:w="29" w:type="dxa"/>
            </w:tcMar>
            <w:hideMark/>
            <w:tcPrChange w:id="1022" w:author="Dylan CHEN" w:date="2026-03-17T18:05:00Z" w16du:dateUtc="2026-03-17T10:05:00Z">
              <w:tcPr>
                <w:tcW w:w="3260" w:type="dxa"/>
                <w:gridSpan w:val="2"/>
                <w:tcBorders>
                  <w:top w:val="nil"/>
                  <w:left w:val="nil"/>
                  <w:bottom w:val="single" w:sz="8" w:space="0" w:color="auto"/>
                  <w:right w:val="nil"/>
                </w:tcBorders>
                <w:noWrap/>
                <w:vAlign w:val="center"/>
                <w:hideMark/>
              </w:tcPr>
            </w:tcPrChange>
          </w:tcPr>
          <w:p w14:paraId="71BCB9F9" w14:textId="77777777" w:rsidR="004672FC" w:rsidRPr="0022223D" w:rsidRDefault="004672FC">
            <w:pPr>
              <w:rPr>
                <w:ins w:id="1023" w:author="Dylan CHEN" w:date="2026-03-17T18:04:00Z" w16du:dateUtc="2026-03-17T10:04:00Z"/>
                <w:color w:val="000000"/>
                <w:sz w:val="20"/>
                <w:szCs w:val="20"/>
              </w:rPr>
            </w:pPr>
            <w:ins w:id="1024" w:author="Dylan CHEN" w:date="2026-03-17T18:04:00Z" w16du:dateUtc="2026-03-17T10:04:00Z">
              <w:r w:rsidRPr="0022223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Change w:id="1025" w:author="Dylan CHEN" w:date="2026-03-17T18:05:00Z" w16du:dateUtc="2026-03-17T10:05:00Z">
              <w:tcPr>
                <w:tcW w:w="1060" w:type="dxa"/>
                <w:tcBorders>
                  <w:top w:val="nil"/>
                  <w:left w:val="nil"/>
                  <w:bottom w:val="single" w:sz="8" w:space="0" w:color="auto"/>
                  <w:right w:val="nil"/>
                </w:tcBorders>
                <w:noWrap/>
                <w:vAlign w:val="center"/>
                <w:hideMark/>
              </w:tcPr>
            </w:tcPrChange>
          </w:tcPr>
          <w:p w14:paraId="70378BF3" w14:textId="77777777" w:rsidR="004672FC" w:rsidRPr="0022223D" w:rsidRDefault="004672FC">
            <w:pPr>
              <w:jc w:val="center"/>
              <w:rPr>
                <w:ins w:id="1026" w:author="Dylan CHEN" w:date="2026-03-17T18:04:00Z" w16du:dateUtc="2026-03-17T10:04:00Z"/>
                <w:color w:val="000000"/>
                <w:sz w:val="20"/>
                <w:szCs w:val="20"/>
              </w:rPr>
            </w:pPr>
            <w:ins w:id="1027" w:author="Dylan CHEN" w:date="2026-03-17T18:04:00Z" w16du:dateUtc="2026-03-17T10:04:00Z">
              <w:r w:rsidRPr="0022223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Change w:id="1028" w:author="Dylan CHEN" w:date="2026-03-17T18:05:00Z" w16du:dateUtc="2026-03-17T10:05:00Z">
              <w:tcPr>
                <w:tcW w:w="1060" w:type="dxa"/>
                <w:tcBorders>
                  <w:top w:val="nil"/>
                  <w:left w:val="nil"/>
                  <w:bottom w:val="single" w:sz="8" w:space="0" w:color="auto"/>
                  <w:right w:val="nil"/>
                </w:tcBorders>
                <w:noWrap/>
                <w:vAlign w:val="center"/>
                <w:hideMark/>
              </w:tcPr>
            </w:tcPrChange>
          </w:tcPr>
          <w:p w14:paraId="1E00EB48" w14:textId="77777777" w:rsidR="004672FC" w:rsidRPr="0022223D" w:rsidRDefault="004672FC">
            <w:pPr>
              <w:jc w:val="center"/>
              <w:rPr>
                <w:ins w:id="1029" w:author="Dylan CHEN" w:date="2026-03-17T18:04:00Z" w16du:dateUtc="2026-03-17T10:04:00Z"/>
                <w:color w:val="000000"/>
                <w:sz w:val="20"/>
                <w:szCs w:val="20"/>
              </w:rPr>
            </w:pPr>
            <w:ins w:id="1030" w:author="Dylan CHEN" w:date="2026-03-17T18:04:00Z" w16du:dateUtc="2026-03-17T10:04:00Z">
              <w:r w:rsidRPr="0022223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Change w:id="1031" w:author="Dylan CHEN" w:date="2026-03-17T18:05:00Z" w16du:dateUtc="2026-03-17T10:05:00Z">
              <w:tcPr>
                <w:tcW w:w="1060" w:type="dxa"/>
                <w:tcBorders>
                  <w:top w:val="nil"/>
                  <w:left w:val="nil"/>
                  <w:bottom w:val="single" w:sz="8" w:space="0" w:color="auto"/>
                  <w:right w:val="nil"/>
                </w:tcBorders>
                <w:noWrap/>
                <w:vAlign w:val="center"/>
                <w:hideMark/>
              </w:tcPr>
            </w:tcPrChange>
          </w:tcPr>
          <w:p w14:paraId="244EE254" w14:textId="77777777" w:rsidR="004672FC" w:rsidRPr="0022223D" w:rsidRDefault="004672FC">
            <w:pPr>
              <w:jc w:val="center"/>
              <w:rPr>
                <w:ins w:id="1032" w:author="Dylan CHEN" w:date="2026-03-17T18:04:00Z" w16du:dateUtc="2026-03-17T10:04:00Z"/>
                <w:color w:val="000000"/>
                <w:sz w:val="20"/>
                <w:szCs w:val="20"/>
              </w:rPr>
            </w:pPr>
            <w:ins w:id="1033" w:author="Dylan CHEN" w:date="2026-03-17T18:04:00Z" w16du:dateUtc="2026-03-17T10:04:00Z">
              <w:r w:rsidRPr="0022223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Change w:id="1034" w:author="Dylan CHEN" w:date="2026-03-17T18:05:00Z" w16du:dateUtc="2026-03-17T10:05:00Z">
              <w:tcPr>
                <w:tcW w:w="1060" w:type="dxa"/>
                <w:tcBorders>
                  <w:top w:val="nil"/>
                  <w:left w:val="nil"/>
                  <w:bottom w:val="single" w:sz="8" w:space="0" w:color="auto"/>
                  <w:right w:val="nil"/>
                </w:tcBorders>
                <w:noWrap/>
                <w:vAlign w:val="center"/>
                <w:hideMark/>
              </w:tcPr>
            </w:tcPrChange>
          </w:tcPr>
          <w:p w14:paraId="014D7AB3" w14:textId="77777777" w:rsidR="004672FC" w:rsidRPr="0022223D" w:rsidRDefault="004672FC">
            <w:pPr>
              <w:jc w:val="center"/>
              <w:rPr>
                <w:ins w:id="1035" w:author="Dylan CHEN" w:date="2026-03-17T18:04:00Z" w16du:dateUtc="2026-03-17T10:04:00Z"/>
                <w:color w:val="000000"/>
                <w:sz w:val="20"/>
                <w:szCs w:val="20"/>
              </w:rPr>
            </w:pPr>
            <w:ins w:id="1036" w:author="Dylan CHEN" w:date="2026-03-17T18:04:00Z" w16du:dateUtc="2026-03-17T10:04:00Z">
              <w:r w:rsidRPr="0022223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Change w:id="1037" w:author="Dylan CHEN" w:date="2026-03-17T18:05:00Z" w16du:dateUtc="2026-03-17T10:05:00Z">
              <w:tcPr>
                <w:tcW w:w="1212" w:type="dxa"/>
                <w:gridSpan w:val="2"/>
                <w:tcBorders>
                  <w:top w:val="nil"/>
                  <w:left w:val="nil"/>
                  <w:bottom w:val="single" w:sz="8" w:space="0" w:color="auto"/>
                  <w:right w:val="nil"/>
                </w:tcBorders>
                <w:noWrap/>
                <w:vAlign w:val="center"/>
                <w:hideMark/>
              </w:tcPr>
            </w:tcPrChange>
          </w:tcPr>
          <w:p w14:paraId="1468D1C3" w14:textId="77777777" w:rsidR="004672FC" w:rsidRPr="0022223D" w:rsidRDefault="004672FC">
            <w:pPr>
              <w:jc w:val="center"/>
              <w:rPr>
                <w:ins w:id="1038" w:author="Dylan CHEN" w:date="2026-03-17T18:04:00Z" w16du:dateUtc="2026-03-17T10:04:00Z"/>
                <w:color w:val="000000"/>
                <w:sz w:val="20"/>
                <w:szCs w:val="20"/>
              </w:rPr>
            </w:pPr>
            <w:ins w:id="1039" w:author="Dylan CHEN" w:date="2026-03-17T18:04:00Z" w16du:dateUtc="2026-03-17T10:04:00Z">
              <w:r w:rsidRPr="0022223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Change w:id="1040" w:author="Dylan CHEN" w:date="2026-03-17T18:05:00Z" w16du:dateUtc="2026-03-17T10:05:00Z">
              <w:tcPr>
                <w:tcW w:w="3790" w:type="dxa"/>
                <w:gridSpan w:val="2"/>
                <w:tcBorders>
                  <w:top w:val="nil"/>
                  <w:left w:val="nil"/>
                  <w:bottom w:val="single" w:sz="8" w:space="0" w:color="auto"/>
                  <w:right w:val="nil"/>
                </w:tcBorders>
                <w:noWrap/>
                <w:vAlign w:val="center"/>
                <w:hideMark/>
              </w:tcPr>
            </w:tcPrChange>
          </w:tcPr>
          <w:p w14:paraId="1443EA2E" w14:textId="77777777" w:rsidR="004672FC" w:rsidRPr="0022223D" w:rsidRDefault="004672FC">
            <w:pPr>
              <w:jc w:val="center"/>
              <w:rPr>
                <w:ins w:id="1041" w:author="Dylan CHEN" w:date="2026-03-17T18:04:00Z" w16du:dateUtc="2026-03-17T10:04:00Z"/>
                <w:color w:val="000000"/>
                <w:sz w:val="20"/>
                <w:szCs w:val="20"/>
              </w:rPr>
            </w:pPr>
            <w:ins w:id="1042" w:author="Dylan CHEN" w:date="2026-03-17T18:04:00Z" w16du:dateUtc="2026-03-17T10:04:00Z">
              <w:r w:rsidRPr="0022223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Change w:id="1043" w:author="Dylan CHEN" w:date="2026-03-17T18:05:00Z" w16du:dateUtc="2026-03-17T10:05:00Z">
              <w:tcPr>
                <w:tcW w:w="1880" w:type="dxa"/>
                <w:tcBorders>
                  <w:top w:val="nil"/>
                  <w:left w:val="nil"/>
                  <w:bottom w:val="single" w:sz="8" w:space="0" w:color="auto"/>
                  <w:right w:val="nil"/>
                </w:tcBorders>
                <w:noWrap/>
                <w:vAlign w:val="center"/>
                <w:hideMark/>
              </w:tcPr>
            </w:tcPrChange>
          </w:tcPr>
          <w:p w14:paraId="0C7B9881" w14:textId="77777777" w:rsidR="004672FC" w:rsidRPr="0022223D" w:rsidRDefault="004672FC">
            <w:pPr>
              <w:jc w:val="center"/>
              <w:rPr>
                <w:ins w:id="1044" w:author="Dylan CHEN" w:date="2026-03-17T18:04:00Z" w16du:dateUtc="2026-03-17T10:04:00Z"/>
                <w:color w:val="000000"/>
                <w:sz w:val="20"/>
                <w:szCs w:val="20"/>
              </w:rPr>
            </w:pPr>
            <w:ins w:id="1045" w:author="Dylan CHEN" w:date="2026-03-17T18:04:00Z" w16du:dateUtc="2026-03-17T10:04:00Z">
              <w:r w:rsidRPr="0022223D">
                <w:rPr>
                  <w:color w:val="000000"/>
                  <w:sz w:val="20"/>
                  <w:szCs w:val="20"/>
                </w:rPr>
                <w:t>-0.022</w:t>
              </w:r>
            </w:ins>
          </w:p>
        </w:tc>
      </w:tr>
    </w:tbl>
    <w:p w14:paraId="246F9889" w14:textId="1E5B70CE" w:rsidR="00AF10DA" w:rsidRPr="0022223D" w:rsidRDefault="006E4882" w:rsidP="00A86F82">
      <w:pPr>
        <w:pStyle w:val="Notes"/>
      </w:pPr>
      <w:r w:rsidRPr="0022223D">
        <w:t>Notes: 1. ***p&lt;0.001; **p&lt;0.01; *p&lt;0.05.</w:t>
      </w:r>
      <w:r w:rsidRPr="0022223D">
        <w:br/>
        <w:t>2. Answer timing FE indicates the date on which the answer was posted.</w:t>
      </w:r>
    </w:p>
    <w:p w14:paraId="47DD74FD" w14:textId="28213696" w:rsidR="00865AEF" w:rsidRPr="0022223D" w:rsidRDefault="00AF10DA" w:rsidP="00AF10DA">
      <w:pPr>
        <w:pStyle w:val="Heading3"/>
        <w:rPr>
          <w:lang w:eastAsia="zh-CN"/>
        </w:rPr>
      </w:pPr>
      <w:r w:rsidRPr="0022223D">
        <w:rPr>
          <w:lang w:eastAsia="zh-CN"/>
        </w:rPr>
        <w:t xml:space="preserve">Robustness to </w:t>
      </w:r>
      <w:r w:rsidR="00D247BD" w:rsidRPr="0022223D">
        <w:rPr>
          <w:lang w:eastAsia="zh-CN"/>
        </w:rPr>
        <w:t xml:space="preserve">Alternative </w:t>
      </w:r>
      <w:r w:rsidR="00A874FF" w:rsidRPr="0022223D">
        <w:rPr>
          <w:lang w:eastAsia="zh-CN"/>
        </w:rPr>
        <w:t>T</w:t>
      </w:r>
      <w:r w:rsidRPr="0022223D">
        <w:rPr>
          <w:lang w:eastAsia="zh-CN"/>
        </w:rPr>
        <w:t xml:space="preserve">ime </w:t>
      </w:r>
      <w:r w:rsidR="00A874FF" w:rsidRPr="0022223D">
        <w:rPr>
          <w:lang w:eastAsia="zh-CN"/>
        </w:rPr>
        <w:t>F</w:t>
      </w:r>
      <w:r w:rsidRPr="0022223D">
        <w:rPr>
          <w:lang w:eastAsia="zh-CN"/>
        </w:rPr>
        <w:t>rame</w:t>
      </w:r>
      <w:r w:rsidR="00D247BD" w:rsidRPr="0022223D">
        <w:rPr>
          <w:lang w:eastAsia="zh-CN"/>
        </w:rPr>
        <w:t>s</w:t>
      </w:r>
    </w:p>
    <w:p w14:paraId="2A72AA39" w14:textId="1D37D1E4" w:rsidR="00D247BD" w:rsidRPr="0022223D" w:rsidRDefault="00D247BD" w:rsidP="00A86F82">
      <w:pPr>
        <w:pStyle w:val="Paragraph0"/>
      </w:pPr>
      <w:r w:rsidRPr="0022223D">
        <w:t xml:space="preserve">Table </w:t>
      </w:r>
      <w:r w:rsidR="00F36521" w:rsidRPr="0022223D">
        <w:t>6</w:t>
      </w:r>
      <w:r w:rsidRPr="0022223D">
        <w:t xml:space="preserve"> examines robustness to alternative time frames. Columns 1-4 vary the window for counting human answers from the full observation period to 3, 7, and 14 days after question posting. The treatment effect remains negative and highly significant across all windows (β ranges from -0.046 to -0.069, p &lt; 0.001), showing that AI-generated answers consistently reduce human answer supply regardless of measurement period.</w:t>
      </w:r>
    </w:p>
    <w:p w14:paraId="26DC2C15" w14:textId="1B71F2C2" w:rsidR="00B851B5" w:rsidRPr="0022223D" w:rsidRDefault="00B851B5" w:rsidP="00A86F82">
      <w:pPr>
        <w:pStyle w:val="Paragraph0"/>
      </w:pPr>
      <w:r w:rsidRPr="0022223D">
        <w:lastRenderedPageBreak/>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(β = -0.026, p &gt; 0.10), which is likely due to insufficient statistical power. The 60-day and 90-day windows (Columns 6-7, N=1,607 and 2,413) provide adequate samples and reveal significant negative effects (β = -0.038, p &lt; 0.05 and p &lt; 0.01).</w:t>
      </w:r>
    </w:p>
    <w:p w14:paraId="6AC82ADD" w14:textId="0E78ADD2" w:rsidR="00AF10DA" w:rsidRPr="0022223D" w:rsidRDefault="00AF10DA" w:rsidP="008031CD">
      <w:pPr>
        <w:pStyle w:val="TableFiguretitle"/>
      </w:pPr>
      <w:bookmarkStart w:id="1046" w:name="_Ref210248973"/>
      <w:r w:rsidRPr="0022223D">
        <w:t xml:space="preserve">Table </w:t>
      </w:r>
      <w:r w:rsidR="00F36521">
        <w:fldChar w:fldCharType="begin"/>
      </w:r>
      <w:r w:rsidR="00F36521">
        <w:instrText xml:space="preserve"> SEQ Table \* ARABIC </w:instrText>
      </w:r>
      <w:r w:rsidR="00F36521">
        <w:fldChar w:fldCharType="separate"/>
      </w:r>
      <w:r w:rsidR="00F36521" w:rsidRPr="0022223D">
        <w:t>6</w:t>
      </w:r>
      <w:r w:rsidR="00F36521">
        <w:fldChar w:fldCharType="end"/>
      </w:r>
      <w:bookmarkEnd w:id="1046"/>
      <w:r w:rsidRPr="0022223D">
        <w:t xml:space="preserve">. Robustness </w:t>
      </w:r>
      <w:r w:rsidR="00D04D59" w:rsidRPr="0022223D">
        <w:t>c</w:t>
      </w:r>
      <w:r w:rsidRPr="0022223D">
        <w:t xml:space="preserve">hecks: </w:t>
      </w:r>
      <w:r w:rsidR="00D04D59" w:rsidRPr="0022223D">
        <w:t>a</w:t>
      </w:r>
      <w:r w:rsidRPr="0022223D">
        <w:t xml:space="preserve">lternative </w:t>
      </w:r>
      <w:r w:rsidR="00D04D59" w:rsidRPr="0022223D">
        <w:t>t</w:t>
      </w:r>
      <w:r w:rsidRPr="0022223D">
        <w:t xml:space="preserve">ime </w:t>
      </w:r>
      <w:r w:rsidR="00D04D59" w:rsidRPr="0022223D">
        <w:t>f</w:t>
      </w:r>
      <w:r w:rsidRPr="0022223D">
        <w:t xml:space="preserve">rame </w:t>
      </w:r>
      <w:r w:rsidR="00D04D59" w:rsidRPr="0022223D">
        <w:t>u</w:t>
      </w:r>
      <w:r w:rsidRPr="0022223D">
        <w:t xml:space="preserve">sed in </w:t>
      </w:r>
      <w:r w:rsidR="00D04D59" w:rsidRPr="0022223D">
        <w:t>a</w:t>
      </w:r>
      <w:r w:rsidRPr="0022223D">
        <w:t>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1080"/>
        <w:gridCol w:w="720"/>
        <w:gridCol w:w="720"/>
        <w:gridCol w:w="990"/>
      </w:tblGrid>
      <w:tr w:rsidR="005A1EA5" w:rsidRPr="0022223D" w14:paraId="6D23C7E2" w14:textId="77777777" w:rsidTr="00AF10DA">
        <w:trPr>
          <w:trHeight w:val="260"/>
          <w:jc w:val="center"/>
        </w:trPr>
        <w:tc>
          <w:tcPr>
            <w:tcW w:w="1620" w:type="dxa"/>
            <w:vMerge w:val="restart"/>
            <w:tcBorders>
              <w:top w:val="single" w:sz="4" w:space="0" w:color="auto"/>
              <w:left w:val="nil"/>
              <w:bottom w:val="nil"/>
              <w:right w:val="nil"/>
            </w:tcBorders>
            <w:noWrap/>
            <w:hideMark/>
          </w:tcPr>
          <w:p w14:paraId="6FD47D00" w14:textId="77777777" w:rsidR="00AF10DA" w:rsidRPr="0022223D" w:rsidRDefault="00AF10DA">
            <w:pPr>
              <w:jc w:val="center"/>
              <w:rPr>
                <w:color w:val="000000"/>
                <w:sz w:val="20"/>
                <w:szCs w:val="20"/>
              </w:rPr>
            </w:pPr>
            <w:r w:rsidRPr="0022223D">
              <w:rPr>
                <w:color w:val="000000"/>
                <w:sz w:val="20"/>
                <w:szCs w:val="20"/>
              </w:rPr>
              <w:t> </w:t>
            </w:r>
          </w:p>
        </w:tc>
        <w:tc>
          <w:tcPr>
            <w:tcW w:w="1980" w:type="dxa"/>
            <w:tcBorders>
              <w:top w:val="single" w:sz="4" w:space="0" w:color="auto"/>
              <w:left w:val="nil"/>
              <w:bottom w:val="nil"/>
              <w:right w:val="nil"/>
            </w:tcBorders>
            <w:noWrap/>
            <w:hideMark/>
          </w:tcPr>
          <w:p w14:paraId="45CC4BFB" w14:textId="77777777" w:rsidR="00AF10DA" w:rsidRPr="0022223D" w:rsidRDefault="00AF10DA">
            <w:pPr>
              <w:jc w:val="center"/>
              <w:rPr>
                <w:color w:val="000000"/>
                <w:sz w:val="20"/>
                <w:szCs w:val="20"/>
              </w:rPr>
            </w:pPr>
            <w:r w:rsidRPr="0022223D">
              <w:rPr>
                <w:color w:val="000000"/>
                <w:sz w:val="20"/>
                <w:szCs w:val="20"/>
              </w:rPr>
              <w:t>(1)</w:t>
            </w:r>
          </w:p>
        </w:tc>
        <w:tc>
          <w:tcPr>
            <w:tcW w:w="1260" w:type="dxa"/>
            <w:tcBorders>
              <w:top w:val="single" w:sz="4" w:space="0" w:color="auto"/>
              <w:left w:val="nil"/>
              <w:bottom w:val="nil"/>
              <w:right w:val="nil"/>
            </w:tcBorders>
            <w:noWrap/>
            <w:hideMark/>
          </w:tcPr>
          <w:p w14:paraId="498BB413" w14:textId="77777777" w:rsidR="00AF10DA" w:rsidRPr="0022223D" w:rsidRDefault="00AF10DA">
            <w:pPr>
              <w:jc w:val="center"/>
              <w:rPr>
                <w:color w:val="000000"/>
                <w:sz w:val="20"/>
                <w:szCs w:val="20"/>
              </w:rPr>
            </w:pPr>
            <w:r w:rsidRPr="0022223D">
              <w:rPr>
                <w:color w:val="000000"/>
                <w:sz w:val="20"/>
                <w:szCs w:val="20"/>
              </w:rPr>
              <w:t>(2)</w:t>
            </w:r>
          </w:p>
        </w:tc>
        <w:tc>
          <w:tcPr>
            <w:tcW w:w="990" w:type="dxa"/>
            <w:tcBorders>
              <w:top w:val="single" w:sz="4" w:space="0" w:color="auto"/>
              <w:left w:val="nil"/>
              <w:bottom w:val="nil"/>
              <w:right w:val="nil"/>
            </w:tcBorders>
            <w:noWrap/>
            <w:hideMark/>
          </w:tcPr>
          <w:p w14:paraId="0F881938" w14:textId="77777777" w:rsidR="00AF10DA" w:rsidRPr="0022223D" w:rsidRDefault="00AF10DA">
            <w:pPr>
              <w:jc w:val="center"/>
              <w:rPr>
                <w:color w:val="000000"/>
                <w:sz w:val="20"/>
                <w:szCs w:val="20"/>
              </w:rPr>
            </w:pPr>
            <w:r w:rsidRPr="0022223D">
              <w:rPr>
                <w:color w:val="000000"/>
                <w:sz w:val="20"/>
                <w:szCs w:val="20"/>
              </w:rPr>
              <w:t>(3)</w:t>
            </w:r>
          </w:p>
        </w:tc>
        <w:tc>
          <w:tcPr>
            <w:tcW w:w="1080" w:type="dxa"/>
            <w:tcBorders>
              <w:top w:val="single" w:sz="4" w:space="0" w:color="auto"/>
              <w:left w:val="nil"/>
              <w:bottom w:val="nil"/>
              <w:right w:val="nil"/>
            </w:tcBorders>
            <w:noWrap/>
            <w:hideMark/>
          </w:tcPr>
          <w:p w14:paraId="733C246D" w14:textId="77777777" w:rsidR="00AF10DA" w:rsidRPr="0022223D" w:rsidRDefault="00AF10DA">
            <w:pPr>
              <w:jc w:val="center"/>
              <w:rPr>
                <w:color w:val="000000"/>
                <w:sz w:val="20"/>
                <w:szCs w:val="20"/>
              </w:rPr>
            </w:pPr>
            <w:r w:rsidRPr="0022223D">
              <w:rPr>
                <w:color w:val="000000"/>
                <w:sz w:val="20"/>
                <w:szCs w:val="20"/>
              </w:rPr>
              <w:t>(4)</w:t>
            </w:r>
          </w:p>
        </w:tc>
        <w:tc>
          <w:tcPr>
            <w:tcW w:w="720" w:type="dxa"/>
            <w:tcBorders>
              <w:top w:val="single" w:sz="4" w:space="0" w:color="auto"/>
              <w:left w:val="nil"/>
              <w:bottom w:val="nil"/>
              <w:right w:val="nil"/>
            </w:tcBorders>
            <w:noWrap/>
            <w:hideMark/>
          </w:tcPr>
          <w:p w14:paraId="654E5472" w14:textId="77777777" w:rsidR="00AF10DA" w:rsidRPr="0022223D" w:rsidRDefault="00AF10DA">
            <w:pPr>
              <w:jc w:val="center"/>
              <w:rPr>
                <w:color w:val="000000"/>
                <w:sz w:val="20"/>
                <w:szCs w:val="20"/>
              </w:rPr>
            </w:pPr>
            <w:r w:rsidRPr="0022223D">
              <w:rPr>
                <w:color w:val="000000"/>
                <w:sz w:val="20"/>
                <w:szCs w:val="20"/>
              </w:rPr>
              <w:t>(5)</w:t>
            </w:r>
          </w:p>
        </w:tc>
        <w:tc>
          <w:tcPr>
            <w:tcW w:w="720" w:type="dxa"/>
            <w:tcBorders>
              <w:top w:val="single" w:sz="4" w:space="0" w:color="auto"/>
              <w:left w:val="nil"/>
              <w:bottom w:val="nil"/>
              <w:right w:val="nil"/>
            </w:tcBorders>
            <w:noWrap/>
            <w:hideMark/>
          </w:tcPr>
          <w:p w14:paraId="090A7402" w14:textId="77777777" w:rsidR="00AF10DA" w:rsidRPr="0022223D" w:rsidRDefault="00AF10DA">
            <w:pPr>
              <w:jc w:val="center"/>
              <w:rPr>
                <w:color w:val="000000"/>
                <w:sz w:val="20"/>
                <w:szCs w:val="20"/>
              </w:rPr>
            </w:pPr>
            <w:r w:rsidRPr="0022223D">
              <w:rPr>
                <w:color w:val="000000"/>
                <w:sz w:val="20"/>
                <w:szCs w:val="20"/>
              </w:rPr>
              <w:t>(6)</w:t>
            </w:r>
          </w:p>
        </w:tc>
        <w:tc>
          <w:tcPr>
            <w:tcW w:w="990" w:type="dxa"/>
            <w:tcBorders>
              <w:top w:val="single" w:sz="4" w:space="0" w:color="auto"/>
              <w:left w:val="nil"/>
              <w:bottom w:val="nil"/>
              <w:right w:val="nil"/>
            </w:tcBorders>
            <w:noWrap/>
            <w:hideMark/>
          </w:tcPr>
          <w:p w14:paraId="711114FD" w14:textId="77777777" w:rsidR="00AF10DA" w:rsidRPr="0022223D" w:rsidRDefault="00AF10DA">
            <w:pPr>
              <w:jc w:val="center"/>
              <w:rPr>
                <w:color w:val="000000"/>
                <w:sz w:val="20"/>
                <w:szCs w:val="20"/>
              </w:rPr>
            </w:pPr>
            <w:r w:rsidRPr="0022223D">
              <w:rPr>
                <w:color w:val="000000"/>
                <w:sz w:val="20"/>
                <w:szCs w:val="20"/>
              </w:rPr>
              <w:t>(7)</w:t>
            </w:r>
          </w:p>
        </w:tc>
      </w:tr>
      <w:tr w:rsidR="00AF10DA" w:rsidRPr="0022223D" w14:paraId="4435DE24" w14:textId="77777777" w:rsidTr="00A86F82">
        <w:trPr>
          <w:trHeight w:val="260"/>
          <w:jc w:val="center"/>
        </w:trPr>
        <w:tc>
          <w:tcPr>
            <w:tcW w:w="1620" w:type="dxa"/>
            <w:vMerge/>
            <w:tcBorders>
              <w:top w:val="single" w:sz="4" w:space="0" w:color="auto"/>
              <w:left w:val="nil"/>
              <w:bottom w:val="nil"/>
              <w:right w:val="nil"/>
            </w:tcBorders>
            <w:hideMark/>
          </w:tcPr>
          <w:p w14:paraId="58FA65F9" w14:textId="77777777" w:rsidR="00AF10DA" w:rsidRPr="0022223D" w:rsidRDefault="00AF10DA">
            <w:pPr>
              <w:rPr>
                <w:color w:val="000000"/>
                <w:sz w:val="20"/>
                <w:szCs w:val="20"/>
              </w:rPr>
            </w:pPr>
          </w:p>
        </w:tc>
        <w:tc>
          <w:tcPr>
            <w:tcW w:w="1980" w:type="dxa"/>
            <w:vMerge w:val="restart"/>
            <w:tcBorders>
              <w:top w:val="nil"/>
              <w:left w:val="nil"/>
              <w:bottom w:val="single" w:sz="4" w:space="0" w:color="000000"/>
              <w:right w:val="nil"/>
            </w:tcBorders>
            <w:noWrap/>
            <w:hideMark/>
          </w:tcPr>
          <w:p w14:paraId="1926D754" w14:textId="266E2A06"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the full observation period</w:t>
            </w:r>
          </w:p>
        </w:tc>
        <w:tc>
          <w:tcPr>
            <w:tcW w:w="3330" w:type="dxa"/>
            <w:gridSpan w:val="3"/>
            <w:tcBorders>
              <w:top w:val="nil"/>
              <w:left w:val="nil"/>
              <w:bottom w:val="nil"/>
              <w:right w:val="nil"/>
            </w:tcBorders>
            <w:hideMark/>
          </w:tcPr>
          <w:p w14:paraId="021F6B24" w14:textId="6B4EE76B"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the first N days after the question is posted</w:t>
            </w:r>
          </w:p>
        </w:tc>
        <w:tc>
          <w:tcPr>
            <w:tcW w:w="2430" w:type="dxa"/>
            <w:gridSpan w:val="3"/>
            <w:vMerge w:val="restart"/>
            <w:tcBorders>
              <w:top w:val="nil"/>
              <w:left w:val="nil"/>
              <w:bottom w:val="single" w:sz="4" w:space="0" w:color="000000"/>
              <w:right w:val="nil"/>
            </w:tcBorders>
            <w:hideMark/>
          </w:tcPr>
          <w:p w14:paraId="0A5DEB58" w14:textId="1A70FCB1" w:rsidR="00AF10DA" w:rsidRPr="0022223D" w:rsidRDefault="00AF10DA">
            <w:pPr>
              <w:jc w:val="center"/>
              <w:rPr>
                <w:color w:val="000000"/>
                <w:sz w:val="20"/>
                <w:szCs w:val="20"/>
              </w:rPr>
            </w:pPr>
            <w:r w:rsidRPr="0022223D">
              <w:rPr>
                <w:color w:val="000000"/>
                <w:sz w:val="20"/>
                <w:szCs w:val="20"/>
              </w:rPr>
              <w:t xml:space="preserve">DV: log </w:t>
            </w:r>
            <w:r w:rsidR="00571AB9" w:rsidRPr="0022223D">
              <w:rPr>
                <w:color w:val="000000"/>
                <w:sz w:val="20"/>
                <w:szCs w:val="20"/>
              </w:rPr>
              <w:t xml:space="preserve">of </w:t>
            </w:r>
            <w:r w:rsidRPr="0022223D">
              <w:rPr>
                <w:color w:val="000000"/>
                <w:sz w:val="20"/>
                <w:szCs w:val="20"/>
              </w:rPr>
              <w:t>number of human answers provided within 7 days (</w:t>
            </w:r>
            <w:r w:rsidRPr="0022223D">
              <w:rPr>
                <w:i/>
                <w:iCs/>
                <w:color w:val="000000"/>
                <w:sz w:val="20"/>
                <w:szCs w:val="20"/>
              </w:rPr>
              <w:t>answerNum</w:t>
            </w:r>
            <w:r w:rsidRPr="0022223D">
              <w:rPr>
                <w:i/>
                <w:iCs/>
                <w:color w:val="000000"/>
                <w:sz w:val="20"/>
                <w:szCs w:val="20"/>
                <w:vertAlign w:val="subscript"/>
              </w:rPr>
              <w:t>i</w:t>
            </w:r>
            <w:r w:rsidRPr="0022223D">
              <w:rPr>
                <w:color w:val="000000"/>
                <w:sz w:val="20"/>
                <w:szCs w:val="20"/>
              </w:rPr>
              <w:t>)</w:t>
            </w:r>
          </w:p>
        </w:tc>
      </w:tr>
      <w:tr w:rsidR="00AF10DA" w:rsidRPr="0022223D" w14:paraId="32AB73F6" w14:textId="77777777" w:rsidTr="00A86F82">
        <w:trPr>
          <w:trHeight w:val="260"/>
          <w:jc w:val="center"/>
        </w:trPr>
        <w:tc>
          <w:tcPr>
            <w:tcW w:w="1620" w:type="dxa"/>
            <w:vMerge/>
            <w:tcBorders>
              <w:top w:val="single" w:sz="4" w:space="0" w:color="auto"/>
              <w:left w:val="nil"/>
              <w:bottom w:val="nil"/>
              <w:right w:val="nil"/>
            </w:tcBorders>
            <w:hideMark/>
          </w:tcPr>
          <w:p w14:paraId="1B7C6C2F" w14:textId="77777777" w:rsidR="00AF10DA" w:rsidRPr="0022223D" w:rsidRDefault="00AF10DA">
            <w:pPr>
              <w:rPr>
                <w:color w:val="000000"/>
                <w:sz w:val="20"/>
                <w:szCs w:val="20"/>
              </w:rPr>
            </w:pPr>
          </w:p>
        </w:tc>
        <w:tc>
          <w:tcPr>
            <w:tcW w:w="1980" w:type="dxa"/>
            <w:vMerge/>
            <w:tcBorders>
              <w:top w:val="nil"/>
              <w:left w:val="nil"/>
              <w:bottom w:val="single" w:sz="4" w:space="0" w:color="000000"/>
              <w:right w:val="nil"/>
            </w:tcBorders>
            <w:hideMark/>
          </w:tcPr>
          <w:p w14:paraId="0F4F0C9C" w14:textId="77777777" w:rsidR="00AF10DA" w:rsidRPr="0022223D" w:rsidRDefault="00AF10DA">
            <w:pPr>
              <w:rPr>
                <w:color w:val="000000"/>
                <w:sz w:val="20"/>
                <w:szCs w:val="20"/>
              </w:rPr>
            </w:pPr>
          </w:p>
        </w:tc>
        <w:tc>
          <w:tcPr>
            <w:tcW w:w="1260" w:type="dxa"/>
            <w:tcBorders>
              <w:top w:val="nil"/>
              <w:left w:val="nil"/>
              <w:bottom w:val="single" w:sz="4" w:space="0" w:color="auto"/>
              <w:right w:val="nil"/>
            </w:tcBorders>
            <w:noWrap/>
            <w:hideMark/>
          </w:tcPr>
          <w:p w14:paraId="66A385BA" w14:textId="77777777" w:rsidR="00AF10DA" w:rsidRPr="0022223D" w:rsidRDefault="00AF10DA">
            <w:pPr>
              <w:jc w:val="center"/>
              <w:rPr>
                <w:color w:val="000000"/>
                <w:sz w:val="20"/>
                <w:szCs w:val="20"/>
              </w:rPr>
            </w:pPr>
            <w:r w:rsidRPr="0022223D">
              <w:rPr>
                <w:color w:val="000000"/>
                <w:sz w:val="20"/>
                <w:szCs w:val="20"/>
              </w:rPr>
              <w:t>N=3</w:t>
            </w:r>
          </w:p>
        </w:tc>
        <w:tc>
          <w:tcPr>
            <w:tcW w:w="990" w:type="dxa"/>
            <w:tcBorders>
              <w:top w:val="nil"/>
              <w:left w:val="nil"/>
              <w:bottom w:val="single" w:sz="4" w:space="0" w:color="auto"/>
              <w:right w:val="nil"/>
            </w:tcBorders>
            <w:noWrap/>
            <w:hideMark/>
          </w:tcPr>
          <w:p w14:paraId="2A4E0E3B" w14:textId="77777777" w:rsidR="00AF10DA" w:rsidRPr="0022223D" w:rsidRDefault="00AF10DA">
            <w:pPr>
              <w:jc w:val="center"/>
              <w:rPr>
                <w:color w:val="000000"/>
                <w:sz w:val="20"/>
                <w:szCs w:val="20"/>
              </w:rPr>
            </w:pPr>
            <w:r w:rsidRPr="0022223D">
              <w:rPr>
                <w:color w:val="000000"/>
                <w:sz w:val="20"/>
                <w:szCs w:val="20"/>
              </w:rPr>
              <w:t>N=7</w:t>
            </w:r>
          </w:p>
        </w:tc>
        <w:tc>
          <w:tcPr>
            <w:tcW w:w="1080" w:type="dxa"/>
            <w:tcBorders>
              <w:top w:val="nil"/>
              <w:left w:val="nil"/>
              <w:bottom w:val="single" w:sz="4" w:space="0" w:color="auto"/>
              <w:right w:val="nil"/>
            </w:tcBorders>
            <w:noWrap/>
            <w:hideMark/>
          </w:tcPr>
          <w:p w14:paraId="0F84C939" w14:textId="77777777" w:rsidR="00AF10DA" w:rsidRPr="0022223D" w:rsidRDefault="00AF10DA">
            <w:pPr>
              <w:jc w:val="center"/>
              <w:rPr>
                <w:color w:val="000000"/>
                <w:sz w:val="20"/>
                <w:szCs w:val="20"/>
              </w:rPr>
            </w:pPr>
            <w:r w:rsidRPr="0022223D">
              <w:rPr>
                <w:color w:val="000000"/>
                <w:sz w:val="20"/>
                <w:szCs w:val="20"/>
              </w:rPr>
              <w:t>N=14</w:t>
            </w:r>
          </w:p>
        </w:tc>
        <w:tc>
          <w:tcPr>
            <w:tcW w:w="2430" w:type="dxa"/>
            <w:gridSpan w:val="3"/>
            <w:vMerge/>
            <w:tcBorders>
              <w:top w:val="nil"/>
              <w:left w:val="nil"/>
              <w:bottom w:val="single" w:sz="4" w:space="0" w:color="auto"/>
              <w:right w:val="nil"/>
            </w:tcBorders>
            <w:hideMark/>
          </w:tcPr>
          <w:p w14:paraId="742856BC" w14:textId="77777777" w:rsidR="00AF10DA" w:rsidRPr="0022223D" w:rsidRDefault="00AF10DA">
            <w:pPr>
              <w:rPr>
                <w:color w:val="000000"/>
                <w:sz w:val="20"/>
                <w:szCs w:val="20"/>
              </w:rPr>
            </w:pPr>
          </w:p>
        </w:tc>
      </w:tr>
      <w:tr w:rsidR="005A1EA5" w:rsidRPr="0022223D" w14:paraId="5D58C6B7" w14:textId="77777777" w:rsidTr="00AF10DA">
        <w:trPr>
          <w:trHeight w:val="300"/>
          <w:jc w:val="center"/>
        </w:trPr>
        <w:tc>
          <w:tcPr>
            <w:tcW w:w="1620" w:type="dxa"/>
            <w:vMerge w:val="restart"/>
            <w:tcBorders>
              <w:top w:val="nil"/>
              <w:left w:val="nil"/>
              <w:bottom w:val="single" w:sz="4" w:space="0" w:color="000000"/>
              <w:right w:val="nil"/>
            </w:tcBorders>
            <w:noWrap/>
            <w:hideMark/>
          </w:tcPr>
          <w:p w14:paraId="3BE5F551" w14:textId="77777777" w:rsidR="00AF10DA" w:rsidRPr="0022223D" w:rsidRDefault="00AF10DA">
            <w:pPr>
              <w:rPr>
                <w:i/>
                <w:iCs/>
                <w:sz w:val="20"/>
                <w:szCs w:val="20"/>
              </w:rPr>
            </w:pPr>
            <w:r w:rsidRPr="0022223D">
              <w:rPr>
                <w:i/>
                <w:iCs/>
                <w:sz w:val="20"/>
                <w:szCs w:val="20"/>
              </w:rPr>
              <w:t>AI</w:t>
            </w:r>
            <w:r w:rsidRPr="0022223D">
              <w:rPr>
                <w:i/>
                <w:iCs/>
                <w:sz w:val="20"/>
                <w:szCs w:val="20"/>
                <w:vertAlign w:val="subscript"/>
              </w:rPr>
              <w:t>i</w:t>
            </w:r>
          </w:p>
        </w:tc>
        <w:tc>
          <w:tcPr>
            <w:tcW w:w="1980" w:type="dxa"/>
            <w:tcBorders>
              <w:top w:val="nil"/>
              <w:left w:val="nil"/>
              <w:bottom w:val="nil"/>
              <w:right w:val="nil"/>
            </w:tcBorders>
            <w:noWrap/>
            <w:hideMark/>
          </w:tcPr>
          <w:p w14:paraId="0000E851" w14:textId="77777777" w:rsidR="00AF10DA" w:rsidRPr="0022223D" w:rsidRDefault="00AF10DA">
            <w:pPr>
              <w:jc w:val="center"/>
              <w:rPr>
                <w:color w:val="000000"/>
                <w:sz w:val="20"/>
                <w:szCs w:val="20"/>
              </w:rPr>
            </w:pPr>
            <w:r w:rsidRPr="0022223D">
              <w:rPr>
                <w:color w:val="000000"/>
                <w:sz w:val="20"/>
                <w:szCs w:val="20"/>
              </w:rPr>
              <w:t>-0.069 ***</w:t>
            </w:r>
          </w:p>
        </w:tc>
        <w:tc>
          <w:tcPr>
            <w:tcW w:w="1260" w:type="dxa"/>
            <w:tcBorders>
              <w:top w:val="nil"/>
              <w:left w:val="nil"/>
              <w:bottom w:val="nil"/>
              <w:right w:val="nil"/>
            </w:tcBorders>
            <w:noWrap/>
            <w:hideMark/>
          </w:tcPr>
          <w:p w14:paraId="3DDD0E45" w14:textId="77777777" w:rsidR="00AF10DA" w:rsidRPr="0022223D" w:rsidRDefault="00AF10DA">
            <w:pPr>
              <w:jc w:val="center"/>
              <w:rPr>
                <w:color w:val="000000"/>
                <w:sz w:val="20"/>
                <w:szCs w:val="20"/>
              </w:rPr>
            </w:pPr>
            <w:r w:rsidRPr="0022223D">
              <w:rPr>
                <w:color w:val="000000"/>
                <w:sz w:val="20"/>
                <w:szCs w:val="20"/>
              </w:rPr>
              <w:t>-0.047 ***</w:t>
            </w:r>
          </w:p>
        </w:tc>
        <w:tc>
          <w:tcPr>
            <w:tcW w:w="990" w:type="dxa"/>
            <w:tcBorders>
              <w:top w:val="nil"/>
              <w:left w:val="nil"/>
              <w:bottom w:val="nil"/>
              <w:right w:val="nil"/>
            </w:tcBorders>
            <w:noWrap/>
            <w:hideMark/>
          </w:tcPr>
          <w:p w14:paraId="6479324D" w14:textId="77777777" w:rsidR="00AF10DA" w:rsidRPr="0022223D" w:rsidRDefault="00AF10DA">
            <w:pPr>
              <w:jc w:val="center"/>
              <w:rPr>
                <w:color w:val="000000"/>
                <w:sz w:val="20"/>
                <w:szCs w:val="20"/>
              </w:rPr>
            </w:pPr>
            <w:r w:rsidRPr="0022223D">
              <w:rPr>
                <w:color w:val="000000"/>
                <w:sz w:val="20"/>
                <w:szCs w:val="20"/>
              </w:rPr>
              <w:t>-0.046 ***</w:t>
            </w:r>
          </w:p>
        </w:tc>
        <w:tc>
          <w:tcPr>
            <w:tcW w:w="1080" w:type="dxa"/>
            <w:tcBorders>
              <w:top w:val="nil"/>
              <w:left w:val="nil"/>
              <w:bottom w:val="nil"/>
              <w:right w:val="nil"/>
            </w:tcBorders>
            <w:noWrap/>
            <w:hideMark/>
          </w:tcPr>
          <w:p w14:paraId="188B954F" w14:textId="77777777" w:rsidR="00AF10DA" w:rsidRPr="0022223D" w:rsidRDefault="00AF10DA">
            <w:pPr>
              <w:jc w:val="center"/>
              <w:rPr>
                <w:color w:val="000000"/>
                <w:sz w:val="20"/>
                <w:szCs w:val="20"/>
              </w:rPr>
            </w:pPr>
            <w:r w:rsidRPr="0022223D">
              <w:rPr>
                <w:color w:val="000000"/>
                <w:sz w:val="20"/>
                <w:szCs w:val="20"/>
              </w:rPr>
              <w:t>-0.050 ***</w:t>
            </w:r>
          </w:p>
        </w:tc>
        <w:tc>
          <w:tcPr>
            <w:tcW w:w="720" w:type="dxa"/>
            <w:tcBorders>
              <w:top w:val="nil"/>
              <w:left w:val="nil"/>
              <w:bottom w:val="nil"/>
              <w:right w:val="nil"/>
            </w:tcBorders>
            <w:noWrap/>
            <w:hideMark/>
          </w:tcPr>
          <w:p w14:paraId="3DEBA94D" w14:textId="77777777" w:rsidR="00AF10DA" w:rsidRPr="0022223D" w:rsidRDefault="00AF10DA">
            <w:pPr>
              <w:jc w:val="center"/>
              <w:rPr>
                <w:color w:val="000000"/>
                <w:sz w:val="20"/>
                <w:szCs w:val="20"/>
              </w:rPr>
            </w:pPr>
            <w:r w:rsidRPr="0022223D">
              <w:rPr>
                <w:color w:val="000000"/>
                <w:sz w:val="20"/>
                <w:szCs w:val="20"/>
              </w:rPr>
              <w:t>-0.026</w:t>
            </w:r>
          </w:p>
        </w:tc>
        <w:tc>
          <w:tcPr>
            <w:tcW w:w="720" w:type="dxa"/>
            <w:tcBorders>
              <w:top w:val="nil"/>
              <w:left w:val="nil"/>
              <w:bottom w:val="nil"/>
              <w:right w:val="nil"/>
            </w:tcBorders>
            <w:noWrap/>
            <w:hideMark/>
          </w:tcPr>
          <w:p w14:paraId="14CAD241" w14:textId="77777777" w:rsidR="00AF10DA" w:rsidRPr="0022223D" w:rsidRDefault="00AF10DA">
            <w:pPr>
              <w:jc w:val="center"/>
              <w:rPr>
                <w:color w:val="000000"/>
                <w:sz w:val="20"/>
                <w:szCs w:val="20"/>
              </w:rPr>
            </w:pPr>
            <w:r w:rsidRPr="0022223D">
              <w:rPr>
                <w:color w:val="000000"/>
                <w:sz w:val="20"/>
                <w:szCs w:val="20"/>
              </w:rPr>
              <w:t>-0.038 *</w:t>
            </w:r>
          </w:p>
        </w:tc>
        <w:tc>
          <w:tcPr>
            <w:tcW w:w="990" w:type="dxa"/>
            <w:tcBorders>
              <w:top w:val="nil"/>
              <w:left w:val="nil"/>
              <w:bottom w:val="nil"/>
              <w:right w:val="nil"/>
            </w:tcBorders>
            <w:noWrap/>
            <w:hideMark/>
          </w:tcPr>
          <w:p w14:paraId="43F0D4F0" w14:textId="77777777" w:rsidR="00AF10DA" w:rsidRPr="0022223D" w:rsidRDefault="00AF10DA">
            <w:pPr>
              <w:jc w:val="center"/>
              <w:rPr>
                <w:color w:val="000000"/>
                <w:sz w:val="20"/>
                <w:szCs w:val="20"/>
              </w:rPr>
            </w:pPr>
            <w:r w:rsidRPr="0022223D">
              <w:rPr>
                <w:color w:val="000000"/>
                <w:sz w:val="20"/>
                <w:szCs w:val="20"/>
              </w:rPr>
              <w:t>-0.038 **</w:t>
            </w:r>
          </w:p>
        </w:tc>
      </w:tr>
      <w:tr w:rsidR="005A1EA5" w:rsidRPr="0022223D" w14:paraId="411727D6" w14:textId="77777777" w:rsidTr="00AF10DA">
        <w:trPr>
          <w:trHeight w:val="280"/>
          <w:jc w:val="center"/>
        </w:trPr>
        <w:tc>
          <w:tcPr>
            <w:tcW w:w="1620" w:type="dxa"/>
            <w:vMerge/>
            <w:tcBorders>
              <w:top w:val="nil"/>
              <w:left w:val="nil"/>
              <w:bottom w:val="single" w:sz="4" w:space="0" w:color="000000"/>
              <w:right w:val="nil"/>
            </w:tcBorders>
            <w:hideMark/>
          </w:tcPr>
          <w:p w14:paraId="0E052137" w14:textId="77777777" w:rsidR="00AF10DA" w:rsidRPr="0022223D" w:rsidRDefault="00AF10DA">
            <w:pPr>
              <w:rPr>
                <w:sz w:val="20"/>
                <w:szCs w:val="20"/>
              </w:rPr>
            </w:pPr>
          </w:p>
        </w:tc>
        <w:tc>
          <w:tcPr>
            <w:tcW w:w="1980" w:type="dxa"/>
            <w:tcBorders>
              <w:top w:val="nil"/>
              <w:left w:val="nil"/>
              <w:bottom w:val="single" w:sz="4" w:space="0" w:color="auto"/>
              <w:right w:val="nil"/>
            </w:tcBorders>
            <w:noWrap/>
            <w:hideMark/>
          </w:tcPr>
          <w:p w14:paraId="75D7F100" w14:textId="77777777" w:rsidR="00AF10DA" w:rsidRPr="0022223D" w:rsidRDefault="00AF10DA">
            <w:pPr>
              <w:jc w:val="center"/>
              <w:rPr>
                <w:color w:val="000000"/>
                <w:sz w:val="20"/>
                <w:szCs w:val="20"/>
              </w:rPr>
            </w:pPr>
            <w:r w:rsidRPr="0022223D">
              <w:rPr>
                <w:color w:val="000000"/>
                <w:sz w:val="20"/>
                <w:szCs w:val="20"/>
              </w:rPr>
              <w:t>(0.016)</w:t>
            </w:r>
          </w:p>
        </w:tc>
        <w:tc>
          <w:tcPr>
            <w:tcW w:w="1260" w:type="dxa"/>
            <w:tcBorders>
              <w:top w:val="nil"/>
              <w:left w:val="nil"/>
              <w:bottom w:val="single" w:sz="4" w:space="0" w:color="auto"/>
              <w:right w:val="nil"/>
            </w:tcBorders>
            <w:noWrap/>
            <w:hideMark/>
          </w:tcPr>
          <w:p w14:paraId="78458BC7" w14:textId="77777777" w:rsidR="00AF10DA" w:rsidRPr="0022223D" w:rsidRDefault="00AF10DA">
            <w:pPr>
              <w:jc w:val="center"/>
              <w:rPr>
                <w:color w:val="000000"/>
                <w:sz w:val="20"/>
                <w:szCs w:val="20"/>
              </w:rPr>
            </w:pPr>
            <w:r w:rsidRPr="0022223D">
              <w:rPr>
                <w:color w:val="000000"/>
                <w:sz w:val="20"/>
                <w:szCs w:val="20"/>
              </w:rPr>
              <w:t>(0.011)</w:t>
            </w:r>
          </w:p>
        </w:tc>
        <w:tc>
          <w:tcPr>
            <w:tcW w:w="990" w:type="dxa"/>
            <w:tcBorders>
              <w:top w:val="nil"/>
              <w:left w:val="nil"/>
              <w:bottom w:val="single" w:sz="4" w:space="0" w:color="auto"/>
              <w:right w:val="nil"/>
            </w:tcBorders>
            <w:noWrap/>
            <w:hideMark/>
          </w:tcPr>
          <w:p w14:paraId="1F103806" w14:textId="77777777" w:rsidR="00AF10DA" w:rsidRPr="0022223D" w:rsidRDefault="00AF10DA">
            <w:pPr>
              <w:jc w:val="center"/>
              <w:rPr>
                <w:color w:val="000000"/>
                <w:sz w:val="20"/>
                <w:szCs w:val="20"/>
              </w:rPr>
            </w:pPr>
            <w:r w:rsidRPr="0022223D">
              <w:rPr>
                <w:color w:val="000000"/>
                <w:sz w:val="20"/>
                <w:szCs w:val="20"/>
              </w:rPr>
              <w:t>(0.011)</w:t>
            </w:r>
          </w:p>
        </w:tc>
        <w:tc>
          <w:tcPr>
            <w:tcW w:w="1080" w:type="dxa"/>
            <w:tcBorders>
              <w:top w:val="nil"/>
              <w:left w:val="nil"/>
              <w:bottom w:val="single" w:sz="4" w:space="0" w:color="auto"/>
              <w:right w:val="nil"/>
            </w:tcBorders>
            <w:noWrap/>
            <w:hideMark/>
          </w:tcPr>
          <w:p w14:paraId="4C41F2DB" w14:textId="77777777" w:rsidR="00AF10DA" w:rsidRPr="0022223D" w:rsidRDefault="00AF10DA">
            <w:pPr>
              <w:jc w:val="center"/>
              <w:rPr>
                <w:color w:val="000000"/>
                <w:sz w:val="20"/>
                <w:szCs w:val="20"/>
              </w:rPr>
            </w:pPr>
            <w:r w:rsidRPr="0022223D">
              <w:rPr>
                <w:color w:val="000000"/>
                <w:sz w:val="20"/>
                <w:szCs w:val="20"/>
              </w:rPr>
              <w:t>(0.011)</w:t>
            </w:r>
          </w:p>
        </w:tc>
        <w:tc>
          <w:tcPr>
            <w:tcW w:w="720" w:type="dxa"/>
            <w:tcBorders>
              <w:top w:val="nil"/>
              <w:left w:val="nil"/>
              <w:bottom w:val="single" w:sz="4" w:space="0" w:color="auto"/>
              <w:right w:val="nil"/>
            </w:tcBorders>
            <w:noWrap/>
            <w:hideMark/>
          </w:tcPr>
          <w:p w14:paraId="190E89A3" w14:textId="77777777" w:rsidR="00AF10DA" w:rsidRPr="0022223D" w:rsidRDefault="00AF10DA">
            <w:pPr>
              <w:jc w:val="center"/>
              <w:rPr>
                <w:color w:val="000000"/>
                <w:sz w:val="20"/>
                <w:szCs w:val="20"/>
              </w:rPr>
            </w:pPr>
            <w:r w:rsidRPr="0022223D">
              <w:rPr>
                <w:color w:val="000000"/>
                <w:sz w:val="20"/>
                <w:szCs w:val="20"/>
              </w:rPr>
              <w:t>(0.023)</w:t>
            </w:r>
          </w:p>
        </w:tc>
        <w:tc>
          <w:tcPr>
            <w:tcW w:w="720" w:type="dxa"/>
            <w:tcBorders>
              <w:top w:val="nil"/>
              <w:left w:val="nil"/>
              <w:bottom w:val="single" w:sz="4" w:space="0" w:color="auto"/>
              <w:right w:val="nil"/>
            </w:tcBorders>
            <w:noWrap/>
            <w:hideMark/>
          </w:tcPr>
          <w:p w14:paraId="5DC2F007" w14:textId="77777777" w:rsidR="00AF10DA" w:rsidRPr="0022223D" w:rsidRDefault="00AF10DA">
            <w:pPr>
              <w:jc w:val="center"/>
              <w:rPr>
                <w:color w:val="000000"/>
                <w:sz w:val="20"/>
                <w:szCs w:val="20"/>
              </w:rPr>
            </w:pPr>
            <w:r w:rsidRPr="0022223D">
              <w:rPr>
                <w:color w:val="000000"/>
                <w:sz w:val="20"/>
                <w:szCs w:val="20"/>
              </w:rPr>
              <w:t>(0.017)</w:t>
            </w:r>
          </w:p>
        </w:tc>
        <w:tc>
          <w:tcPr>
            <w:tcW w:w="990" w:type="dxa"/>
            <w:tcBorders>
              <w:top w:val="nil"/>
              <w:left w:val="nil"/>
              <w:bottom w:val="single" w:sz="4" w:space="0" w:color="auto"/>
              <w:right w:val="nil"/>
            </w:tcBorders>
            <w:noWrap/>
            <w:hideMark/>
          </w:tcPr>
          <w:p w14:paraId="1A7F3721" w14:textId="77777777" w:rsidR="00AF10DA" w:rsidRPr="0022223D" w:rsidRDefault="00AF10DA">
            <w:pPr>
              <w:jc w:val="center"/>
              <w:rPr>
                <w:color w:val="000000"/>
                <w:sz w:val="20"/>
                <w:szCs w:val="20"/>
              </w:rPr>
            </w:pPr>
            <w:r w:rsidRPr="0022223D">
              <w:rPr>
                <w:color w:val="000000"/>
                <w:sz w:val="20"/>
                <w:szCs w:val="20"/>
              </w:rPr>
              <w:t>(0.013)</w:t>
            </w:r>
          </w:p>
        </w:tc>
      </w:tr>
      <w:tr w:rsidR="005A1EA5" w:rsidRPr="0022223D" w14:paraId="19237C21" w14:textId="77777777" w:rsidTr="00AF10DA">
        <w:trPr>
          <w:trHeight w:val="280"/>
          <w:jc w:val="center"/>
        </w:trPr>
        <w:tc>
          <w:tcPr>
            <w:tcW w:w="1620" w:type="dxa"/>
            <w:tcBorders>
              <w:top w:val="nil"/>
              <w:left w:val="nil"/>
              <w:bottom w:val="nil"/>
              <w:right w:val="nil"/>
            </w:tcBorders>
            <w:noWrap/>
            <w:hideMark/>
          </w:tcPr>
          <w:p w14:paraId="52743C0A" w14:textId="77777777" w:rsidR="00AF10DA" w:rsidRPr="0022223D" w:rsidRDefault="00AF10DA">
            <w:pPr>
              <w:rPr>
                <w:color w:val="000000"/>
                <w:sz w:val="20"/>
                <w:szCs w:val="20"/>
              </w:rPr>
            </w:pPr>
            <w:r w:rsidRPr="0022223D">
              <w:rPr>
                <w:color w:val="000000"/>
                <w:sz w:val="20"/>
                <w:szCs w:val="20"/>
              </w:rPr>
              <w:t>question timing FE</w:t>
            </w:r>
          </w:p>
        </w:tc>
        <w:tc>
          <w:tcPr>
            <w:tcW w:w="1980" w:type="dxa"/>
            <w:tcBorders>
              <w:top w:val="nil"/>
              <w:left w:val="nil"/>
              <w:bottom w:val="nil"/>
              <w:right w:val="nil"/>
            </w:tcBorders>
            <w:noWrap/>
            <w:hideMark/>
          </w:tcPr>
          <w:p w14:paraId="5030241F" w14:textId="77777777" w:rsidR="00AF10DA" w:rsidRPr="0022223D" w:rsidRDefault="00AF10DA">
            <w:pPr>
              <w:jc w:val="center"/>
              <w:rPr>
                <w:color w:val="000000"/>
                <w:sz w:val="20"/>
                <w:szCs w:val="20"/>
              </w:rPr>
            </w:pPr>
            <w:r w:rsidRPr="0022223D">
              <w:rPr>
                <w:color w:val="000000"/>
                <w:sz w:val="20"/>
                <w:szCs w:val="20"/>
              </w:rPr>
              <w:t>√</w:t>
            </w:r>
          </w:p>
        </w:tc>
        <w:tc>
          <w:tcPr>
            <w:tcW w:w="1260" w:type="dxa"/>
            <w:tcBorders>
              <w:top w:val="nil"/>
              <w:left w:val="nil"/>
              <w:bottom w:val="nil"/>
              <w:right w:val="nil"/>
            </w:tcBorders>
            <w:noWrap/>
            <w:hideMark/>
          </w:tcPr>
          <w:p w14:paraId="61E6A6F4"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nil"/>
              <w:right w:val="nil"/>
            </w:tcBorders>
            <w:noWrap/>
            <w:hideMark/>
          </w:tcPr>
          <w:p w14:paraId="689FDBD8" w14:textId="77777777" w:rsidR="00AF10DA" w:rsidRPr="0022223D" w:rsidRDefault="00AF10DA">
            <w:pPr>
              <w:jc w:val="center"/>
              <w:rPr>
                <w:color w:val="000000"/>
                <w:sz w:val="20"/>
                <w:szCs w:val="20"/>
              </w:rPr>
            </w:pPr>
            <w:r w:rsidRPr="0022223D">
              <w:rPr>
                <w:color w:val="000000"/>
                <w:sz w:val="20"/>
                <w:szCs w:val="20"/>
              </w:rPr>
              <w:t>√</w:t>
            </w:r>
          </w:p>
        </w:tc>
        <w:tc>
          <w:tcPr>
            <w:tcW w:w="1080" w:type="dxa"/>
            <w:tcBorders>
              <w:top w:val="nil"/>
              <w:left w:val="nil"/>
              <w:bottom w:val="nil"/>
              <w:right w:val="nil"/>
            </w:tcBorders>
            <w:noWrap/>
            <w:hideMark/>
          </w:tcPr>
          <w:p w14:paraId="57C1DB5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nil"/>
              <w:right w:val="nil"/>
            </w:tcBorders>
            <w:noWrap/>
            <w:hideMark/>
          </w:tcPr>
          <w:p w14:paraId="430770D7"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nil"/>
              <w:right w:val="nil"/>
            </w:tcBorders>
            <w:noWrap/>
            <w:hideMark/>
          </w:tcPr>
          <w:p w14:paraId="0F80CDB6"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nil"/>
              <w:right w:val="nil"/>
            </w:tcBorders>
            <w:noWrap/>
            <w:hideMark/>
          </w:tcPr>
          <w:p w14:paraId="5B607E48" w14:textId="77777777" w:rsidR="00AF10DA" w:rsidRPr="0022223D" w:rsidRDefault="00AF10DA">
            <w:pPr>
              <w:jc w:val="center"/>
              <w:rPr>
                <w:color w:val="000000"/>
                <w:sz w:val="20"/>
                <w:szCs w:val="20"/>
              </w:rPr>
            </w:pPr>
            <w:r w:rsidRPr="0022223D">
              <w:rPr>
                <w:color w:val="000000"/>
                <w:sz w:val="20"/>
                <w:szCs w:val="20"/>
              </w:rPr>
              <w:t>√</w:t>
            </w:r>
          </w:p>
        </w:tc>
      </w:tr>
      <w:tr w:rsidR="005A1EA5" w:rsidRPr="0022223D" w14:paraId="2622F7C3" w14:textId="77777777" w:rsidTr="00AF10DA">
        <w:trPr>
          <w:trHeight w:val="260"/>
          <w:jc w:val="center"/>
        </w:trPr>
        <w:tc>
          <w:tcPr>
            <w:tcW w:w="1620" w:type="dxa"/>
            <w:tcBorders>
              <w:top w:val="nil"/>
              <w:left w:val="nil"/>
              <w:bottom w:val="single" w:sz="4" w:space="0" w:color="auto"/>
              <w:right w:val="nil"/>
            </w:tcBorders>
            <w:noWrap/>
            <w:hideMark/>
          </w:tcPr>
          <w:p w14:paraId="73794529" w14:textId="77777777" w:rsidR="00AF10DA" w:rsidRPr="0022223D" w:rsidRDefault="00AF10DA">
            <w:pPr>
              <w:rPr>
                <w:sz w:val="20"/>
                <w:szCs w:val="20"/>
              </w:rPr>
            </w:pPr>
            <w:r w:rsidRPr="0022223D">
              <w:rPr>
                <w:sz w:val="20"/>
                <w:szCs w:val="20"/>
              </w:rPr>
              <w:t>other controls</w:t>
            </w:r>
          </w:p>
        </w:tc>
        <w:tc>
          <w:tcPr>
            <w:tcW w:w="1980" w:type="dxa"/>
            <w:tcBorders>
              <w:top w:val="nil"/>
              <w:left w:val="nil"/>
              <w:bottom w:val="single" w:sz="4" w:space="0" w:color="auto"/>
              <w:right w:val="nil"/>
            </w:tcBorders>
            <w:noWrap/>
            <w:hideMark/>
          </w:tcPr>
          <w:p w14:paraId="0E5F1834" w14:textId="77777777" w:rsidR="00AF10DA" w:rsidRPr="0022223D" w:rsidRDefault="00AF10DA">
            <w:pPr>
              <w:jc w:val="center"/>
              <w:rPr>
                <w:color w:val="000000"/>
                <w:sz w:val="20"/>
                <w:szCs w:val="20"/>
              </w:rPr>
            </w:pPr>
            <w:r w:rsidRPr="0022223D">
              <w:rPr>
                <w:color w:val="000000"/>
                <w:sz w:val="20"/>
                <w:szCs w:val="20"/>
              </w:rPr>
              <w:t>√</w:t>
            </w:r>
          </w:p>
        </w:tc>
        <w:tc>
          <w:tcPr>
            <w:tcW w:w="1260" w:type="dxa"/>
            <w:tcBorders>
              <w:top w:val="nil"/>
              <w:left w:val="nil"/>
              <w:bottom w:val="single" w:sz="4" w:space="0" w:color="auto"/>
              <w:right w:val="nil"/>
            </w:tcBorders>
            <w:noWrap/>
            <w:hideMark/>
          </w:tcPr>
          <w:p w14:paraId="7130425A"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single" w:sz="4" w:space="0" w:color="auto"/>
              <w:right w:val="nil"/>
            </w:tcBorders>
            <w:noWrap/>
            <w:hideMark/>
          </w:tcPr>
          <w:p w14:paraId="636E7120" w14:textId="77777777" w:rsidR="00AF10DA" w:rsidRPr="0022223D" w:rsidRDefault="00AF10DA">
            <w:pPr>
              <w:jc w:val="center"/>
              <w:rPr>
                <w:color w:val="000000"/>
                <w:sz w:val="20"/>
                <w:szCs w:val="20"/>
              </w:rPr>
            </w:pPr>
            <w:r w:rsidRPr="0022223D">
              <w:rPr>
                <w:color w:val="000000"/>
                <w:sz w:val="20"/>
                <w:szCs w:val="20"/>
              </w:rPr>
              <w:t>√</w:t>
            </w:r>
          </w:p>
        </w:tc>
        <w:tc>
          <w:tcPr>
            <w:tcW w:w="1080" w:type="dxa"/>
            <w:tcBorders>
              <w:top w:val="nil"/>
              <w:left w:val="nil"/>
              <w:bottom w:val="single" w:sz="4" w:space="0" w:color="auto"/>
              <w:right w:val="nil"/>
            </w:tcBorders>
            <w:noWrap/>
            <w:hideMark/>
          </w:tcPr>
          <w:p w14:paraId="1EF6D13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single" w:sz="4" w:space="0" w:color="auto"/>
              <w:right w:val="nil"/>
            </w:tcBorders>
            <w:noWrap/>
            <w:hideMark/>
          </w:tcPr>
          <w:p w14:paraId="7DC3DBE0" w14:textId="77777777" w:rsidR="00AF10DA" w:rsidRPr="0022223D" w:rsidRDefault="00AF10DA">
            <w:pPr>
              <w:jc w:val="center"/>
              <w:rPr>
                <w:color w:val="000000"/>
                <w:sz w:val="20"/>
                <w:szCs w:val="20"/>
              </w:rPr>
            </w:pPr>
            <w:r w:rsidRPr="0022223D">
              <w:rPr>
                <w:color w:val="000000"/>
                <w:sz w:val="20"/>
                <w:szCs w:val="20"/>
              </w:rPr>
              <w:t>√</w:t>
            </w:r>
          </w:p>
        </w:tc>
        <w:tc>
          <w:tcPr>
            <w:tcW w:w="720" w:type="dxa"/>
            <w:tcBorders>
              <w:top w:val="nil"/>
              <w:left w:val="nil"/>
              <w:bottom w:val="single" w:sz="4" w:space="0" w:color="auto"/>
              <w:right w:val="nil"/>
            </w:tcBorders>
            <w:noWrap/>
            <w:hideMark/>
          </w:tcPr>
          <w:p w14:paraId="5DD71E7A" w14:textId="77777777" w:rsidR="00AF10DA" w:rsidRPr="0022223D" w:rsidRDefault="00AF10DA">
            <w:pPr>
              <w:jc w:val="center"/>
              <w:rPr>
                <w:color w:val="000000"/>
                <w:sz w:val="20"/>
                <w:szCs w:val="20"/>
              </w:rPr>
            </w:pPr>
            <w:r w:rsidRPr="0022223D">
              <w:rPr>
                <w:color w:val="000000"/>
                <w:sz w:val="20"/>
                <w:szCs w:val="20"/>
              </w:rPr>
              <w:t>√</w:t>
            </w:r>
          </w:p>
        </w:tc>
        <w:tc>
          <w:tcPr>
            <w:tcW w:w="990" w:type="dxa"/>
            <w:tcBorders>
              <w:top w:val="nil"/>
              <w:left w:val="nil"/>
              <w:bottom w:val="single" w:sz="4" w:space="0" w:color="auto"/>
              <w:right w:val="nil"/>
            </w:tcBorders>
            <w:noWrap/>
            <w:hideMark/>
          </w:tcPr>
          <w:p w14:paraId="20B92323" w14:textId="77777777" w:rsidR="00AF10DA" w:rsidRPr="0022223D" w:rsidRDefault="00AF10DA">
            <w:pPr>
              <w:jc w:val="center"/>
              <w:rPr>
                <w:color w:val="000000"/>
                <w:sz w:val="20"/>
                <w:szCs w:val="20"/>
              </w:rPr>
            </w:pPr>
            <w:r w:rsidRPr="0022223D">
              <w:rPr>
                <w:color w:val="000000"/>
                <w:sz w:val="20"/>
                <w:szCs w:val="20"/>
              </w:rPr>
              <w:t>√</w:t>
            </w:r>
          </w:p>
        </w:tc>
      </w:tr>
      <w:tr w:rsidR="005A1EA5" w:rsidRPr="0022223D" w14:paraId="0396E0B3" w14:textId="77777777" w:rsidTr="00AF10DA">
        <w:trPr>
          <w:trHeight w:val="260"/>
          <w:jc w:val="center"/>
        </w:trPr>
        <w:tc>
          <w:tcPr>
            <w:tcW w:w="1620" w:type="dxa"/>
            <w:tcBorders>
              <w:top w:val="nil"/>
              <w:left w:val="nil"/>
              <w:bottom w:val="single" w:sz="4" w:space="0" w:color="auto"/>
              <w:right w:val="nil"/>
            </w:tcBorders>
            <w:noWrap/>
            <w:hideMark/>
          </w:tcPr>
          <w:p w14:paraId="18BE22B5" w14:textId="77777777" w:rsidR="00AF10DA" w:rsidRPr="0022223D" w:rsidRDefault="00AF10DA">
            <w:pPr>
              <w:rPr>
                <w:sz w:val="20"/>
                <w:szCs w:val="20"/>
              </w:rPr>
            </w:pPr>
            <w:r w:rsidRPr="0022223D">
              <w:rPr>
                <w:sz w:val="20"/>
                <w:szCs w:val="20"/>
              </w:rPr>
              <w:t>N</w:t>
            </w:r>
          </w:p>
        </w:tc>
        <w:tc>
          <w:tcPr>
            <w:tcW w:w="1980" w:type="dxa"/>
            <w:tcBorders>
              <w:top w:val="nil"/>
              <w:left w:val="nil"/>
              <w:bottom w:val="single" w:sz="4" w:space="0" w:color="auto"/>
              <w:right w:val="nil"/>
            </w:tcBorders>
            <w:noWrap/>
            <w:hideMark/>
          </w:tcPr>
          <w:p w14:paraId="51463579" w14:textId="77777777" w:rsidR="00AF10DA" w:rsidRPr="0022223D" w:rsidRDefault="00AF10DA">
            <w:pPr>
              <w:jc w:val="center"/>
              <w:rPr>
                <w:sz w:val="20"/>
                <w:szCs w:val="20"/>
              </w:rPr>
            </w:pPr>
            <w:r w:rsidRPr="0022223D">
              <w:rPr>
                <w:sz w:val="20"/>
                <w:szCs w:val="20"/>
              </w:rPr>
              <w:t>3,613</w:t>
            </w:r>
          </w:p>
        </w:tc>
        <w:tc>
          <w:tcPr>
            <w:tcW w:w="1260" w:type="dxa"/>
            <w:tcBorders>
              <w:top w:val="nil"/>
              <w:left w:val="nil"/>
              <w:bottom w:val="single" w:sz="4" w:space="0" w:color="auto"/>
              <w:right w:val="nil"/>
            </w:tcBorders>
            <w:noWrap/>
            <w:hideMark/>
          </w:tcPr>
          <w:p w14:paraId="0D7E33E2" w14:textId="77777777" w:rsidR="00AF10DA" w:rsidRPr="0022223D" w:rsidRDefault="00AF10DA">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3D991F2C" w14:textId="77777777" w:rsidR="00AF10DA" w:rsidRPr="0022223D" w:rsidRDefault="00AF10DA">
            <w:pPr>
              <w:jc w:val="center"/>
              <w:rPr>
                <w:sz w:val="20"/>
                <w:szCs w:val="20"/>
              </w:rPr>
            </w:pPr>
            <w:r w:rsidRPr="0022223D">
              <w:rPr>
                <w:sz w:val="20"/>
                <w:szCs w:val="20"/>
              </w:rPr>
              <w:t>3,613</w:t>
            </w:r>
          </w:p>
        </w:tc>
        <w:tc>
          <w:tcPr>
            <w:tcW w:w="1080" w:type="dxa"/>
            <w:tcBorders>
              <w:top w:val="nil"/>
              <w:left w:val="nil"/>
              <w:bottom w:val="single" w:sz="4" w:space="0" w:color="auto"/>
              <w:right w:val="nil"/>
            </w:tcBorders>
            <w:noWrap/>
            <w:hideMark/>
          </w:tcPr>
          <w:p w14:paraId="364DAC0F" w14:textId="77777777" w:rsidR="00AF10DA" w:rsidRPr="0022223D" w:rsidRDefault="00AF10DA">
            <w:pPr>
              <w:jc w:val="center"/>
              <w:rPr>
                <w:sz w:val="20"/>
                <w:szCs w:val="20"/>
              </w:rPr>
            </w:pPr>
            <w:r w:rsidRPr="0022223D">
              <w:rPr>
                <w:sz w:val="20"/>
                <w:szCs w:val="20"/>
              </w:rPr>
              <w:t>3,613</w:t>
            </w:r>
          </w:p>
        </w:tc>
        <w:tc>
          <w:tcPr>
            <w:tcW w:w="720" w:type="dxa"/>
            <w:tcBorders>
              <w:top w:val="nil"/>
              <w:left w:val="nil"/>
              <w:bottom w:val="single" w:sz="4" w:space="0" w:color="auto"/>
              <w:right w:val="nil"/>
            </w:tcBorders>
            <w:noWrap/>
            <w:hideMark/>
          </w:tcPr>
          <w:p w14:paraId="5CCE8374" w14:textId="77777777" w:rsidR="00AF10DA" w:rsidRPr="0022223D" w:rsidRDefault="00AF10DA">
            <w:pPr>
              <w:jc w:val="center"/>
              <w:rPr>
                <w:color w:val="000000"/>
                <w:sz w:val="20"/>
                <w:szCs w:val="20"/>
              </w:rPr>
            </w:pPr>
            <w:r w:rsidRPr="0022223D">
              <w:rPr>
                <w:color w:val="000000"/>
                <w:sz w:val="20"/>
                <w:szCs w:val="20"/>
              </w:rPr>
              <w:t>838</w:t>
            </w:r>
          </w:p>
        </w:tc>
        <w:tc>
          <w:tcPr>
            <w:tcW w:w="720" w:type="dxa"/>
            <w:tcBorders>
              <w:top w:val="nil"/>
              <w:left w:val="nil"/>
              <w:bottom w:val="single" w:sz="4" w:space="0" w:color="auto"/>
              <w:right w:val="nil"/>
            </w:tcBorders>
            <w:noWrap/>
            <w:hideMark/>
          </w:tcPr>
          <w:p w14:paraId="7995E855" w14:textId="77777777" w:rsidR="00AF10DA" w:rsidRPr="0022223D" w:rsidRDefault="00AF10DA">
            <w:pPr>
              <w:jc w:val="center"/>
              <w:rPr>
                <w:color w:val="000000"/>
                <w:sz w:val="20"/>
                <w:szCs w:val="20"/>
              </w:rPr>
            </w:pPr>
            <w:r w:rsidRPr="0022223D">
              <w:rPr>
                <w:color w:val="000000"/>
                <w:sz w:val="20"/>
                <w:szCs w:val="20"/>
              </w:rPr>
              <w:t>1,607</w:t>
            </w:r>
          </w:p>
        </w:tc>
        <w:tc>
          <w:tcPr>
            <w:tcW w:w="990" w:type="dxa"/>
            <w:tcBorders>
              <w:top w:val="nil"/>
              <w:left w:val="nil"/>
              <w:bottom w:val="single" w:sz="4" w:space="0" w:color="auto"/>
              <w:right w:val="nil"/>
            </w:tcBorders>
            <w:noWrap/>
            <w:hideMark/>
          </w:tcPr>
          <w:p w14:paraId="06FEF400" w14:textId="77777777" w:rsidR="00AF10DA" w:rsidRPr="0022223D" w:rsidRDefault="00AF10DA">
            <w:pPr>
              <w:jc w:val="center"/>
              <w:rPr>
                <w:color w:val="000000"/>
                <w:sz w:val="20"/>
                <w:szCs w:val="20"/>
              </w:rPr>
            </w:pPr>
            <w:r w:rsidRPr="0022223D">
              <w:rPr>
                <w:color w:val="000000"/>
                <w:sz w:val="20"/>
                <w:szCs w:val="20"/>
              </w:rPr>
              <w:t>2,413</w:t>
            </w:r>
          </w:p>
        </w:tc>
      </w:tr>
    </w:tbl>
    <w:p w14:paraId="43BD2E86" w14:textId="1C6F4E0E" w:rsidR="00AF10DA" w:rsidRPr="0022223D" w:rsidRDefault="006E4882" w:rsidP="00A86F82">
      <w:pPr>
        <w:pStyle w:val="Notes"/>
      </w:pPr>
      <w:r w:rsidRPr="0022223D">
        <w:t>Notes: 1. ***p&lt;0.001; **p&lt;0.01; *p&lt;0.05.</w:t>
      </w:r>
      <w:r w:rsidRPr="0022223D">
        <w:br/>
        <w:t>2. Question timing FE indicates the date on which the question was posted.</w:t>
      </w:r>
    </w:p>
    <w:p w14:paraId="2D45EC66" w14:textId="0C664B6D" w:rsidR="00EB7F9E" w:rsidRPr="0022223D" w:rsidRDefault="00B001BA" w:rsidP="00E93697">
      <w:pPr>
        <w:pStyle w:val="Heading3"/>
      </w:pPr>
      <w:bookmarkStart w:id="1047" w:name="OLE_LINK3"/>
      <w:r w:rsidRPr="0022223D">
        <w:t>Robustness to</w:t>
      </w:r>
      <w:r w:rsidR="00EB7F9E" w:rsidRPr="0022223D">
        <w:t xml:space="preserve"> Potential </w:t>
      </w:r>
      <w:r w:rsidR="009A1F30" w:rsidRPr="0022223D">
        <w:t xml:space="preserve">Spillover Effects </w:t>
      </w:r>
    </w:p>
    <w:p w14:paraId="04CCA8C4" w14:textId="787DA3DB" w:rsidR="00D72A16" w:rsidRPr="0022223D" w:rsidRDefault="00D72A16" w:rsidP="00A86F82">
      <w:pPr>
        <w:pStyle w:val="Paragraph0"/>
      </w:pPr>
      <w:r w:rsidRPr="0022223D">
        <w:t xml:space="preserve">On SegmentFault, AI-generated answers are visible to all users and could potentially divert attention from questions without AI answers. This contamination might influence outcomes for control questions based on the treatment status of other questions. </w:t>
      </w:r>
      <w:r w:rsidR="004C5626" w:rsidRPr="0022223D">
        <w:t xml:space="preserve">Such spillover effects would violate the </w:t>
      </w:r>
      <w:r w:rsidR="00A83A8C" w:rsidRPr="0022223D">
        <w:t>s</w:t>
      </w:r>
      <w:r w:rsidR="004C5626" w:rsidRPr="0022223D">
        <w:t xml:space="preserve">table </w:t>
      </w:r>
      <w:r w:rsidR="00A83A8C" w:rsidRPr="0022223D">
        <w:t>u</w:t>
      </w:r>
      <w:r w:rsidR="004C5626" w:rsidRPr="0022223D">
        <w:t xml:space="preserve">nit </w:t>
      </w:r>
      <w:r w:rsidR="00A83A8C" w:rsidRPr="0022223D">
        <w:t>t</w:t>
      </w:r>
      <w:r w:rsidR="004C5626" w:rsidRPr="0022223D">
        <w:t xml:space="preserve">reatment </w:t>
      </w:r>
      <w:r w:rsidR="00A83A8C" w:rsidRPr="0022223D">
        <w:t>v</w:t>
      </w:r>
      <w:r w:rsidR="004C5626" w:rsidRPr="0022223D">
        <w:t xml:space="preserve">alue </w:t>
      </w:r>
      <w:r w:rsidR="00A83A8C" w:rsidRPr="0022223D">
        <w:t>a</w:t>
      </w:r>
      <w:r w:rsidR="004C5626" w:rsidRPr="0022223D">
        <w:t>ssumption (SUTVA), which requires that potential outcomes depend exclusively on a unit</w:t>
      </w:r>
      <w:r w:rsidR="00144466" w:rsidRPr="0022223D">
        <w:t>’</w:t>
      </w:r>
      <w:r w:rsidR="004C5626" w:rsidRPr="0022223D">
        <w:t>s own treatment status—a fundamental condition for valid causal inference in randomized experiments.</w:t>
      </w:r>
    </w:p>
    <w:p w14:paraId="356FC650" w14:textId="20D7B876" w:rsidR="004C5626" w:rsidRPr="0022223D" w:rsidRDefault="004C5626" w:rsidP="00EB71A4">
      <w:pPr>
        <w:pStyle w:val="Paragraph0"/>
        <w:rPr>
          <w:ins w:id="1048" w:author="Dylan CHEN" w:date="2026-03-17T16:01:00Z" w16du:dateUtc="2026-03-17T08:01:00Z"/>
        </w:rPr>
      </w:pPr>
      <w:r w:rsidRPr="0022223D">
        <w:lastRenderedPageBreak/>
        <w:t>To test for potential spillover effects, we implement a comparative analysis between</w:t>
      </w:r>
      <w:ins w:id="1049" w:author="Xin Li" w:date="2026-03-21T11:40:00Z" w16du:dateUtc="2026-03-21T03:40:00Z">
        <w:r w:rsidR="00EB71A4" w:rsidRPr="0022223D">
          <w:t xml:space="preserve"> the five-month data of</w:t>
        </w:r>
      </w:ins>
      <w:r w:rsidRPr="0022223D">
        <w:t xml:space="preserve"> our control group and historical data from </w:t>
      </w:r>
      <w:ins w:id="1050" w:author="Xin Li" w:date="2026-03-21T11:39:00Z" w16du:dateUtc="2026-03-21T03:39:00Z">
        <w:r w:rsidR="00EB71A4" w:rsidRPr="0022223D">
          <w:t xml:space="preserve">five-month </w:t>
        </w:r>
      </w:ins>
      <w:r w:rsidRPr="0022223D">
        <w:t xml:space="preserve">before the introduction of AI-generated answers (May 2023-September 2023). </w:t>
      </w:r>
      <w:del w:id="1051" w:author="Xin Li" w:date="2026-03-21T11:40:00Z" w16du:dateUtc="2026-03-21T03:40:00Z">
        <w:r w:rsidRPr="0022223D" w:rsidDel="00EB71A4">
          <w:delText xml:space="preserve">This five-month historical period matches the </w:delText>
        </w:r>
      </w:del>
      <w:del w:id="1052" w:author="Xin Li" w:date="2026-03-21T11:39:00Z" w16du:dateUtc="2026-03-21T03:39:00Z">
        <w:r w:rsidRPr="0022223D" w:rsidDel="00EB71A4">
          <w:delText xml:space="preserve">five-month </w:delText>
        </w:r>
      </w:del>
      <w:del w:id="1053" w:author="Xin Li" w:date="2026-03-21T11:40:00Z" w16du:dateUtc="2026-03-21T03:40:00Z">
        <w:r w:rsidRPr="0022223D" w:rsidDel="00EB71A4">
          <w:delText>span of our control group. This</w:delText>
        </w:r>
      </w:del>
      <w:ins w:id="1054" w:author="Xin Li" w:date="2026-03-21T11:40:00Z" w16du:dateUtc="2026-03-21T03:40:00Z">
        <w:r w:rsidR="00EB71A4" w:rsidRPr="0022223D">
          <w:t xml:space="preserve">The two groups </w:t>
        </w:r>
      </w:ins>
      <w:ins w:id="1055" w:author="Xin Li" w:date="2026-03-21T11:41:00Z" w16du:dateUtc="2026-03-21T03:41:00Z">
        <w:r w:rsidR="00EB71A4" w:rsidRPr="0022223D">
          <w:t>are both questions without AI answers and are directly comparable</w:t>
        </w:r>
      </w:ins>
      <w:del w:id="1056" w:author="Xin Li" w:date="2026-03-21T11:41:00Z" w16du:dateUtc="2026-03-21T03:41:00Z">
        <w:r w:rsidRPr="0022223D" w:rsidDel="00EB71A4">
          <w:delText xml:space="preserve"> approach provides a clear test for spillover effects</w:delText>
        </w:r>
      </w:del>
      <w:r w:rsidRPr="0022223D">
        <w:t xml:space="preserve">. </w:t>
      </w:r>
      <w:del w:id="1057" w:author="Xin Li" w:date="2026-03-21T12:07:00Z" w16du:dateUtc="2026-03-21T04:07:00Z">
        <w:r w:rsidRPr="0022223D" w:rsidDel="00482D7A">
          <w:delText>If spillover effects exist, control questions during the experiment period should show different outcomes compared to similar questions from the pre-AI period, as the control questions would be indirectly affected by AI answers to treated questions.</w:delText>
        </w:r>
      </w:del>
      <w:del w:id="1058" w:author="Xin Li" w:date="2026-03-21T11:44:00Z" w16du:dateUtc="2026-03-21T03:44:00Z">
        <w:r w:rsidRPr="0022223D" w:rsidDel="00EB71A4">
          <w:delText xml:space="preserve"> For this analysis, we replace treat</w:delText>
        </w:r>
        <w:r w:rsidR="006E793D" w:rsidRPr="0022223D" w:rsidDel="00EB71A4">
          <w:delText>ed</w:delText>
        </w:r>
        <w:r w:rsidRPr="0022223D" w:rsidDel="00EB71A4">
          <w:delText xml:space="preserve"> questions with questions posted during the five months before the randomized experiment and rerun Equations 1 and 2.</w:delText>
        </w:r>
      </w:del>
      <w:del w:id="1059" w:author="Xin Li" w:date="2026-03-21T12:07:00Z" w16du:dateUtc="2026-03-21T04:07:00Z">
        <w:r w:rsidRPr="0022223D" w:rsidDel="00482D7A">
          <w:delText xml:space="preserve"> </w:delText>
        </w:r>
      </w:del>
      <w:ins w:id="1060" w:author="Xin Li" w:date="2026-03-21T12:03:00Z" w16du:dateUtc="2026-03-21T04:03:00Z">
        <w:r w:rsidR="00BA20E7" w:rsidRPr="0022223D">
          <w:t xml:space="preserve">Since </w:t>
        </w:r>
      </w:ins>
      <w:moveToRangeStart w:id="1061" w:author="Xin Li" w:date="2026-03-21T12:03:00Z" w:name="move224987037"/>
      <w:moveTo w:id="1062" w:author="Xin Li" w:date="2026-03-21T12:03:00Z" w16du:dateUtc="2026-03-21T04:03:00Z">
        <w:del w:id="1063" w:author="Xin Li" w:date="2026-03-21T12:03:00Z" w16du:dateUtc="2026-03-21T04:03:00Z">
          <w:r w:rsidR="00BA20E7" w:rsidRPr="0022223D" w:rsidDel="00BA20E7">
            <w:delText>P</w:delText>
          </w:r>
        </w:del>
      </w:moveTo>
      <w:ins w:id="1064" w:author="Xin Li" w:date="2026-03-21T12:03:00Z" w16du:dateUtc="2026-03-21T04:03:00Z">
        <w:r w:rsidR="00BA20E7" w:rsidRPr="0022223D">
          <w:t>p</w:t>
        </w:r>
      </w:ins>
      <w:moveTo w:id="1065" w:author="Xin Li" w:date="2026-03-21T12:03:00Z" w16du:dateUtc="2026-03-21T04:03:00Z">
        <w:r w:rsidR="00BA20E7" w:rsidRPr="0022223D">
          <w:t xml:space="preserve">re-experiment questions have been on the platform longer and have mechanically accumulated more answers over time. </w:t>
        </w:r>
        <w:del w:id="1066" w:author="Xin Li" w:date="2026-03-21T12:03:00Z" w16du:dateUtc="2026-03-21T04:03:00Z">
          <w:r w:rsidR="00BA20E7" w:rsidRPr="0022223D" w:rsidDel="00BA20E7">
            <w:delText xml:space="preserve">Any raw mean comparison therefore conflates time-on-platform with genuine behavioral change. </w:delText>
          </w:r>
        </w:del>
        <w:r w:rsidR="00BA20E7" w:rsidRPr="0022223D">
          <w:t>Our spillover test addresses this concern through regression controls for a cubic polynomial of question age</w:t>
        </w:r>
      </w:moveTo>
      <w:ins w:id="1067" w:author="Xin Li" w:date="2026-03-21T12:04:00Z" w16du:dateUtc="2026-03-21T04:04:00Z">
        <w:r w:rsidR="00BA20E7" w:rsidRPr="0022223D">
          <w:t xml:space="preserve"> (to</w:t>
        </w:r>
      </w:ins>
      <w:moveTo w:id="1068" w:author="Xin Li" w:date="2026-03-21T12:03:00Z" w16du:dateUtc="2026-03-21T04:03:00Z">
        <w:del w:id="1069" w:author="Xin Li" w:date="2026-03-21T12:04:00Z" w16du:dateUtc="2026-03-21T04:04:00Z">
          <w:r w:rsidR="00BA20E7" w:rsidRPr="0022223D" w:rsidDel="00BA20E7">
            <w:delText>,</w:delText>
          </w:r>
        </w:del>
        <w:r w:rsidR="00BA20E7" w:rsidRPr="0022223D">
          <w:t xml:space="preserve"> </w:t>
        </w:r>
        <w:del w:id="1070" w:author="Xin Li" w:date="2026-03-21T12:04:00Z" w16du:dateUtc="2026-03-21T04:04:00Z">
          <w:r w:rsidR="00BA20E7" w:rsidRPr="0022223D" w:rsidDel="00BA20E7">
            <w:delText>which removes the mechanical age effect before estimating the coefficient on the post-AI deployment indicator.</w:delText>
          </w:r>
        </w:del>
      </w:moveTo>
      <w:moveToRangeEnd w:id="1061"/>
      <w:del w:id="1071" w:author="Xin Li" w:date="2026-03-21T12:04:00Z" w16du:dateUtc="2026-03-21T04:04:00Z">
        <w:r w:rsidRPr="0022223D" w:rsidDel="00BA20E7">
          <w:delText xml:space="preserve">We </w:delText>
        </w:r>
      </w:del>
      <w:r w:rsidRPr="0022223D">
        <w:t>substitute question</w:t>
      </w:r>
      <w:r w:rsidR="00A874FF" w:rsidRPr="0022223D">
        <w:t>/</w:t>
      </w:r>
      <w:r w:rsidR="002E25FA" w:rsidRPr="0022223D">
        <w:t>answer</w:t>
      </w:r>
      <w:r w:rsidRPr="0022223D">
        <w:t xml:space="preserve"> timing fixed effects in Equation 1</w:t>
      </w:r>
      <w:ins w:id="1072" w:author="Xin Li" w:date="2026-03-21T12:04:00Z" w16du:dateUtc="2026-03-21T04:04:00Z">
        <w:r w:rsidR="00BA20E7" w:rsidRPr="0022223D">
          <w:t>, which is not appliable to</w:t>
        </w:r>
      </w:ins>
      <w:del w:id="1073" w:author="Xin Li" w:date="2026-03-21T12:04:00Z" w16du:dateUtc="2026-03-21T04:04:00Z">
        <w:r w:rsidRPr="0022223D" w:rsidDel="00BA20E7">
          <w:delText xml:space="preserve"> with a </w:delText>
        </w:r>
        <w:r w:rsidR="002E25FA" w:rsidRPr="0022223D" w:rsidDel="00BA20E7">
          <w:delText xml:space="preserve">cubic </w:delText>
        </w:r>
        <w:r w:rsidRPr="0022223D" w:rsidDel="00BA20E7">
          <w:delText>polynomial of question</w:delText>
        </w:r>
        <w:r w:rsidR="002E25FA" w:rsidRPr="0022223D" w:rsidDel="00BA20E7">
          <w:delText>/answer</w:delText>
        </w:r>
        <w:r w:rsidRPr="0022223D" w:rsidDel="00BA20E7">
          <w:delText xml:space="preserve"> age controls (the duration from posting until our data collection date) because</w:delText>
        </w:r>
      </w:del>
      <w:r w:rsidRPr="0022223D">
        <w:t xml:space="preserve"> the two groups </w:t>
      </w:r>
      <w:ins w:id="1074" w:author="Xin Li" w:date="2026-03-21T12:05:00Z" w16du:dateUtc="2026-03-21T04:05:00Z">
        <w:r w:rsidR="00BA20E7" w:rsidRPr="0022223D">
          <w:t>on two different time slots</w:t>
        </w:r>
      </w:ins>
      <w:del w:id="1075" w:author="Xin Li" w:date="2026-03-21T12:05:00Z" w16du:dateUtc="2026-03-21T04:05:00Z">
        <w:r w:rsidRPr="0022223D" w:rsidDel="00BA20E7">
          <w:delText>have no temporal overlap to allow for timing fixed effects</w:delText>
        </w:r>
      </w:del>
      <w:ins w:id="1076" w:author="Xin Li" w:date="2026-03-21T12:05:00Z" w16du:dateUtc="2026-03-21T04:05:00Z">
        <w:r w:rsidR="00BA20E7" w:rsidRPr="0022223D">
          <w:t>)</w:t>
        </w:r>
      </w:ins>
      <w:r w:rsidRPr="0022223D">
        <w:t>.</w:t>
      </w:r>
    </w:p>
    <w:p w14:paraId="41E7C27C" w14:textId="0ECC5BC4" w:rsidR="00FF3904" w:rsidRPr="0022223D" w:rsidDel="00482D7A" w:rsidRDefault="00482D7A" w:rsidP="00A86F82">
      <w:pPr>
        <w:pStyle w:val="Paragraph0"/>
        <w:rPr>
          <w:del w:id="1077" w:author="Xin Li" w:date="2026-03-21T12:06:00Z" w16du:dateUtc="2026-03-21T04:06:00Z"/>
        </w:rPr>
      </w:pPr>
      <w:ins w:id="1078" w:author="Xin Li" w:date="2026-03-21T12:07:00Z" w16du:dateUtc="2026-03-21T04:07:00Z">
        <w:r w:rsidRPr="0022223D">
          <w:t xml:space="preserve">If spillover effects exist, control questions during the experiment period should show different outcomes compared to similar questions from the pre-AI period, as the control questions would be indirectly affected by AI answers to treated questions. </w:t>
        </w:r>
      </w:ins>
      <w:ins w:id="1079" w:author="Dylan CHEN" w:date="2026-03-17T16:01:00Z" w16du:dateUtc="2026-03-17T08:01:00Z">
        <w:del w:id="1080" w:author="Xin Li" w:date="2026-03-21T12:06:00Z" w16du:dateUtc="2026-03-21T04:06:00Z">
          <w:r w:rsidR="00FF3904" w:rsidRPr="0022223D" w:rsidDel="00482D7A">
            <w:delText xml:space="preserve">We note that raw descriptive statistics differ between the two comparison groups: pre-experiment questions (N = 4,137) have a mean of 1.482 human answers (SD = 1.131), while control-group questions during the experiment (N = 1,847) have a mean of 1.305 (SD = 1.172). A direct comparison of these means would be inappropriate because it ignores a critical confounder: question age. </w:delText>
          </w:r>
        </w:del>
      </w:ins>
      <w:moveFromRangeStart w:id="1081" w:author="Xin Li" w:date="2026-03-21T12:03:00Z" w:name="move224987037"/>
      <w:moveFrom w:id="1082" w:author="Xin Li" w:date="2026-03-21T12:03:00Z" w16du:dateUtc="2026-03-21T04:03:00Z">
        <w:ins w:id="1083" w:author="Dylan CHEN" w:date="2026-03-17T16:01:00Z" w16du:dateUtc="2026-03-17T08:01:00Z">
          <w:del w:id="1084" w:author="Xin Li" w:date="2026-03-21T12:06:00Z" w16du:dateUtc="2026-03-21T04:06:00Z">
            <w:r w:rsidR="00FF3904" w:rsidRPr="0022223D" w:rsidDel="00482D7A">
              <w:delText>Pre-experiment questions have been on the platform longer and have mechanically accumulated more answers over time. Any raw mean comparison therefore conflates time-on-platform with genuine behavioral change. Our spillover test addresses this concern through regression controls for a cubic polynomial of question age, which removes the mechanical age effect before estimating the coefficient on the post-AI deployment indicator.</w:delText>
            </w:r>
          </w:del>
        </w:ins>
      </w:moveFrom>
      <w:moveFromRangeEnd w:id="1081"/>
    </w:p>
    <w:p w14:paraId="716F80E2" w14:textId="7B1D5058" w:rsidR="00E9793D" w:rsidRPr="0022223D" w:rsidRDefault="00E9793D" w:rsidP="00A86F82">
      <w:pPr>
        <w:pStyle w:val="Paragraph0"/>
      </w:pPr>
      <w:r w:rsidRPr="0022223D">
        <w:t xml:space="preserve">Table </w:t>
      </w:r>
      <w:r w:rsidR="00172908" w:rsidRPr="0022223D">
        <w:t>7</w:t>
      </w:r>
      <w:r w:rsidRPr="0022223D">
        <w:t xml:space="preserve"> shows no significant differences between our control group and pre-AI data for either dependent variable, suggesting spillover is not a concern. This likely results from the platform’s interface design. Users initially see only question titles without any indication </w:t>
      </w:r>
      <w:r w:rsidR="00571AB9" w:rsidRPr="0022223D">
        <w:t xml:space="preserve">that </w:t>
      </w:r>
      <w:r w:rsidRPr="0022223D">
        <w:t>AI-generated answers</w:t>
      </w:r>
      <w:r w:rsidR="00571AB9" w:rsidRPr="0022223D">
        <w:t xml:space="preserve"> are present</w:t>
      </w:r>
      <w:r w:rsidRPr="0022223D">
        <w:t>. AI answers are discovered only after selecting a question and viewing its detailed page. This two-step process prevents treatment status from influencing question selection, preserving the independence of potential outcomes required by SUTVA.</w:t>
      </w:r>
    </w:p>
    <w:p w14:paraId="1E354BA0" w14:textId="072F14A5" w:rsidR="004D1611" w:rsidRPr="0022223D" w:rsidRDefault="004D1611" w:rsidP="004D1611">
      <w:pPr>
        <w:pStyle w:val="TableFiguretitle"/>
      </w:pPr>
      <w:bookmarkStart w:id="1085" w:name="_Ref194764278"/>
      <w:r w:rsidRPr="0022223D">
        <w:t xml:space="preserve">Table </w:t>
      </w:r>
      <w:r w:rsidR="00172908">
        <w:fldChar w:fldCharType="begin"/>
      </w:r>
      <w:r w:rsidR="00172908">
        <w:instrText xml:space="preserve"> SEQ Table \* ARABIC </w:instrText>
      </w:r>
      <w:r w:rsidR="00172908">
        <w:fldChar w:fldCharType="separate"/>
      </w:r>
      <w:r w:rsidR="00172908" w:rsidRPr="0022223D">
        <w:t>7</w:t>
      </w:r>
      <w:r w:rsidR="00172908">
        <w:fldChar w:fldCharType="end"/>
      </w:r>
      <w:bookmarkEnd w:id="1085"/>
      <w:r w:rsidRPr="0022223D">
        <w:t xml:space="preserve">. Robustness to </w:t>
      </w:r>
      <w:r w:rsidR="005B4C20" w:rsidRPr="0022223D">
        <w:t>potential spillover effects</w:t>
      </w:r>
    </w:p>
    <w:tbl>
      <w:tblPr>
        <w:tblW w:w="5000" w:type="pct"/>
        <w:jc w:val="center"/>
        <w:tblLayout w:type="fixed"/>
        <w:tblLook w:val="04A0" w:firstRow="1" w:lastRow="0" w:firstColumn="1" w:lastColumn="0" w:noHBand="0" w:noVBand="1"/>
      </w:tblPr>
      <w:tblGrid>
        <w:gridCol w:w="5733"/>
        <w:gridCol w:w="1762"/>
        <w:gridCol w:w="1865"/>
      </w:tblGrid>
      <w:tr w:rsidR="004D1611" w:rsidRPr="0022223D" w14:paraId="7F474C44" w14:textId="77777777" w:rsidTr="00633022">
        <w:trPr>
          <w:trHeight w:val="270"/>
          <w:jc w:val="center"/>
        </w:trPr>
        <w:tc>
          <w:tcPr>
            <w:tcW w:w="5733" w:type="dxa"/>
            <w:tcBorders>
              <w:top w:val="single" w:sz="12" w:space="0" w:color="auto"/>
              <w:left w:val="nil"/>
              <w:right w:val="nil"/>
            </w:tcBorders>
            <w:noWrap/>
            <w:vAlign w:val="center"/>
            <w:hideMark/>
          </w:tcPr>
          <w:p w14:paraId="7DA30ACB" w14:textId="77777777" w:rsidR="004D1611" w:rsidRPr="0022223D" w:rsidRDefault="004D1611" w:rsidP="003B7867">
            <w:pPr>
              <w:jc w:val="center"/>
              <w:rPr>
                <w:rFonts w:eastAsia="DengXian"/>
                <w:sz w:val="20"/>
                <w:szCs w:val="20"/>
              </w:rPr>
            </w:pPr>
            <w:r w:rsidRPr="0022223D">
              <w:rPr>
                <w:rFonts w:eastAsia="DengXian"/>
                <w:sz w:val="20"/>
                <w:szCs w:val="20"/>
              </w:rPr>
              <w:t xml:space="preserve">　</w:t>
            </w:r>
          </w:p>
        </w:tc>
        <w:tc>
          <w:tcPr>
            <w:tcW w:w="1762" w:type="dxa"/>
            <w:tcBorders>
              <w:top w:val="single" w:sz="12" w:space="0" w:color="auto"/>
              <w:left w:val="nil"/>
              <w:right w:val="nil"/>
            </w:tcBorders>
            <w:noWrap/>
            <w:vAlign w:val="center"/>
            <w:hideMark/>
          </w:tcPr>
          <w:p w14:paraId="72E20D7F" w14:textId="77777777" w:rsidR="004D1611" w:rsidRPr="0022223D" w:rsidRDefault="004D1611" w:rsidP="003B7867">
            <w:pPr>
              <w:jc w:val="center"/>
              <w:rPr>
                <w:rFonts w:eastAsia="DengXian"/>
                <w:sz w:val="20"/>
                <w:szCs w:val="20"/>
              </w:rPr>
            </w:pPr>
            <w:r w:rsidRPr="0022223D">
              <w:rPr>
                <w:rFonts w:eastAsia="DengXian"/>
                <w:sz w:val="20"/>
                <w:szCs w:val="20"/>
              </w:rPr>
              <w:t>(1)</w:t>
            </w:r>
          </w:p>
        </w:tc>
        <w:tc>
          <w:tcPr>
            <w:tcW w:w="1865" w:type="dxa"/>
            <w:tcBorders>
              <w:top w:val="single" w:sz="12" w:space="0" w:color="auto"/>
              <w:left w:val="nil"/>
              <w:right w:val="nil"/>
            </w:tcBorders>
            <w:noWrap/>
            <w:vAlign w:val="center"/>
            <w:hideMark/>
          </w:tcPr>
          <w:p w14:paraId="652CB5CC" w14:textId="77777777" w:rsidR="004D1611" w:rsidRPr="0022223D" w:rsidRDefault="004D1611" w:rsidP="003B7867">
            <w:pPr>
              <w:jc w:val="center"/>
              <w:rPr>
                <w:rFonts w:eastAsia="DengXian"/>
                <w:sz w:val="20"/>
                <w:szCs w:val="20"/>
              </w:rPr>
            </w:pPr>
            <w:r w:rsidRPr="0022223D">
              <w:rPr>
                <w:rFonts w:eastAsia="DengXian"/>
                <w:sz w:val="20"/>
                <w:szCs w:val="20"/>
              </w:rPr>
              <w:t>(2)</w:t>
            </w:r>
          </w:p>
        </w:tc>
      </w:tr>
      <w:tr w:rsidR="004D1611" w:rsidRPr="0022223D" w14:paraId="5F084E32" w14:textId="77777777" w:rsidTr="00633022">
        <w:trPr>
          <w:trHeight w:val="270"/>
          <w:jc w:val="center"/>
        </w:trPr>
        <w:tc>
          <w:tcPr>
            <w:tcW w:w="5733" w:type="dxa"/>
            <w:tcBorders>
              <w:left w:val="nil"/>
              <w:bottom w:val="nil"/>
              <w:right w:val="nil"/>
            </w:tcBorders>
            <w:noWrap/>
            <w:vAlign w:val="center"/>
          </w:tcPr>
          <w:p w14:paraId="6D45C1E3" w14:textId="77777777" w:rsidR="004D1611" w:rsidRPr="0022223D" w:rsidRDefault="004D1611" w:rsidP="003B7867">
            <w:pPr>
              <w:jc w:val="center"/>
              <w:rPr>
                <w:rFonts w:eastAsia="DengXian"/>
                <w:sz w:val="20"/>
                <w:szCs w:val="20"/>
              </w:rPr>
            </w:pPr>
          </w:p>
        </w:tc>
        <w:tc>
          <w:tcPr>
            <w:tcW w:w="1762" w:type="dxa"/>
            <w:tcBorders>
              <w:left w:val="nil"/>
              <w:bottom w:val="single" w:sz="4" w:space="0" w:color="auto"/>
              <w:right w:val="nil"/>
            </w:tcBorders>
            <w:noWrap/>
            <w:vAlign w:val="center"/>
          </w:tcPr>
          <w:p w14:paraId="282C24F7" w14:textId="1A0F3D56" w:rsidR="004D1611" w:rsidRPr="0022223D" w:rsidRDefault="00EB1D46" w:rsidP="003B7867">
            <w:pPr>
              <w:jc w:val="center"/>
              <w:rPr>
                <w:rFonts w:eastAsia="DengXian"/>
                <w:sz w:val="20"/>
                <w:szCs w:val="20"/>
              </w:rPr>
            </w:pPr>
            <w:r w:rsidRPr="0022223D">
              <w:rPr>
                <w:sz w:val="20"/>
                <w:szCs w:val="20"/>
              </w:rPr>
              <w:t xml:space="preserve">DV: </w:t>
            </w:r>
            <w:r w:rsidR="004D1611" w:rsidRPr="0022223D">
              <w:rPr>
                <w:i/>
                <w:iCs/>
                <w:sz w:val="20"/>
                <w:szCs w:val="20"/>
              </w:rPr>
              <w:t>answerNum</w:t>
            </w:r>
            <w:r w:rsidR="004D1611" w:rsidRPr="0022223D">
              <w:rPr>
                <w:i/>
                <w:iCs/>
                <w:sz w:val="20"/>
                <w:szCs w:val="20"/>
                <w:vertAlign w:val="subscript"/>
              </w:rPr>
              <w:t>i</w:t>
            </w:r>
          </w:p>
        </w:tc>
        <w:tc>
          <w:tcPr>
            <w:tcW w:w="1865" w:type="dxa"/>
            <w:tcBorders>
              <w:left w:val="nil"/>
              <w:bottom w:val="single" w:sz="4" w:space="0" w:color="auto"/>
              <w:right w:val="nil"/>
            </w:tcBorders>
            <w:noWrap/>
            <w:vAlign w:val="center"/>
          </w:tcPr>
          <w:p w14:paraId="4092E92E" w14:textId="668E0251" w:rsidR="004D1611" w:rsidRPr="0022223D" w:rsidRDefault="00EB1D46" w:rsidP="003B7867">
            <w:pPr>
              <w:jc w:val="center"/>
              <w:rPr>
                <w:rFonts w:eastAsia="DengXian"/>
                <w:sz w:val="20"/>
                <w:szCs w:val="20"/>
              </w:rPr>
            </w:pPr>
            <w:r w:rsidRPr="0022223D">
              <w:rPr>
                <w:sz w:val="20"/>
                <w:szCs w:val="20"/>
              </w:rPr>
              <w:t xml:space="preserve">DV: </w:t>
            </w:r>
            <w:r w:rsidR="00475B1C" w:rsidRPr="0022223D">
              <w:rPr>
                <w:i/>
                <w:iCs/>
                <w:color w:val="000000"/>
                <w:sz w:val="20"/>
                <w:szCs w:val="20"/>
              </w:rPr>
              <w:t>netlikeNum</w:t>
            </w:r>
            <w:r w:rsidR="00082C9F" w:rsidRPr="0022223D">
              <w:rPr>
                <w:i/>
                <w:iCs/>
                <w:color w:val="000000"/>
                <w:sz w:val="20"/>
                <w:szCs w:val="20"/>
                <w:vertAlign w:val="subscript"/>
              </w:rPr>
              <w:t>ij</w:t>
            </w:r>
          </w:p>
        </w:tc>
      </w:tr>
      <w:tr w:rsidR="004D1611" w:rsidRPr="0022223D" w14:paraId="254B8BA6" w14:textId="77777777" w:rsidTr="00D36DED">
        <w:trPr>
          <w:trHeight w:val="280"/>
          <w:jc w:val="center"/>
        </w:trPr>
        <w:tc>
          <w:tcPr>
            <w:tcW w:w="5733" w:type="dxa"/>
            <w:vMerge w:val="restart"/>
            <w:tcBorders>
              <w:top w:val="nil"/>
              <w:left w:val="nil"/>
              <w:right w:val="nil"/>
            </w:tcBorders>
            <w:noWrap/>
            <w:vAlign w:val="center"/>
            <w:hideMark/>
          </w:tcPr>
          <w:p w14:paraId="5CACAEC0" w14:textId="77777777" w:rsidR="004D1611" w:rsidRPr="0022223D" w:rsidRDefault="004D1611" w:rsidP="003B7867">
            <w:pPr>
              <w:rPr>
                <w:rFonts w:eastAsia="DengXian"/>
                <w:sz w:val="20"/>
                <w:szCs w:val="20"/>
              </w:rPr>
            </w:pPr>
            <w:r w:rsidRPr="0022223D">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67B8ECBD" w14:textId="27D6CCC5" w:rsidR="004D1611" w:rsidRPr="0022223D" w:rsidRDefault="004D1611" w:rsidP="003B7867">
            <w:pPr>
              <w:jc w:val="center"/>
              <w:rPr>
                <w:rFonts w:eastAsia="DengXian"/>
                <w:sz w:val="20"/>
                <w:szCs w:val="20"/>
              </w:rPr>
            </w:pPr>
            <w:r w:rsidRPr="0022223D">
              <w:rPr>
                <w:rFonts w:eastAsia="DengXian"/>
                <w:sz w:val="20"/>
                <w:szCs w:val="20"/>
              </w:rPr>
              <w:t>-0.0</w:t>
            </w:r>
            <w:r w:rsidR="000D1BBE" w:rsidRPr="0022223D">
              <w:rPr>
                <w:rFonts w:eastAsia="DengXian"/>
                <w:sz w:val="20"/>
                <w:szCs w:val="20"/>
              </w:rPr>
              <w:t>22</w:t>
            </w:r>
          </w:p>
        </w:tc>
        <w:tc>
          <w:tcPr>
            <w:tcW w:w="1865" w:type="dxa"/>
            <w:tcBorders>
              <w:top w:val="nil"/>
              <w:left w:val="nil"/>
              <w:bottom w:val="nil"/>
              <w:right w:val="nil"/>
            </w:tcBorders>
            <w:noWrap/>
            <w:vAlign w:val="center"/>
            <w:hideMark/>
          </w:tcPr>
          <w:p w14:paraId="3C5F0B91" w14:textId="20C56C31" w:rsidR="004D1611" w:rsidRPr="0022223D" w:rsidRDefault="004D1611" w:rsidP="003B7867">
            <w:pPr>
              <w:jc w:val="center"/>
              <w:rPr>
                <w:rFonts w:eastAsia="DengXian"/>
                <w:sz w:val="20"/>
                <w:szCs w:val="20"/>
              </w:rPr>
            </w:pPr>
            <w:r w:rsidRPr="0022223D">
              <w:rPr>
                <w:rFonts w:eastAsia="DengXian"/>
                <w:sz w:val="20"/>
                <w:szCs w:val="20"/>
              </w:rPr>
              <w:t>-0.0</w:t>
            </w:r>
            <w:r w:rsidR="000D1BBE" w:rsidRPr="0022223D">
              <w:rPr>
                <w:rFonts w:eastAsia="DengXian"/>
                <w:sz w:val="20"/>
                <w:szCs w:val="20"/>
              </w:rPr>
              <w:t>16</w:t>
            </w:r>
          </w:p>
        </w:tc>
      </w:tr>
      <w:tr w:rsidR="004D1611" w:rsidRPr="0022223D" w14:paraId="55E983B8" w14:textId="77777777" w:rsidTr="00D36DED">
        <w:trPr>
          <w:trHeight w:val="270"/>
          <w:jc w:val="center"/>
        </w:trPr>
        <w:tc>
          <w:tcPr>
            <w:tcW w:w="5733" w:type="dxa"/>
            <w:vMerge/>
            <w:tcBorders>
              <w:left w:val="nil"/>
              <w:bottom w:val="nil"/>
              <w:right w:val="nil"/>
            </w:tcBorders>
            <w:noWrap/>
            <w:vAlign w:val="center"/>
            <w:hideMark/>
          </w:tcPr>
          <w:p w14:paraId="5E392E34" w14:textId="77777777" w:rsidR="004D1611" w:rsidRPr="0022223D" w:rsidRDefault="004D1611" w:rsidP="003B7867">
            <w:pPr>
              <w:jc w:val="center"/>
              <w:rPr>
                <w:rFonts w:eastAsia="DengXian"/>
                <w:sz w:val="20"/>
                <w:szCs w:val="20"/>
              </w:rPr>
            </w:pPr>
          </w:p>
        </w:tc>
        <w:tc>
          <w:tcPr>
            <w:tcW w:w="1762" w:type="dxa"/>
            <w:tcBorders>
              <w:top w:val="nil"/>
              <w:left w:val="nil"/>
              <w:bottom w:val="nil"/>
              <w:right w:val="nil"/>
            </w:tcBorders>
            <w:noWrap/>
            <w:vAlign w:val="center"/>
            <w:hideMark/>
          </w:tcPr>
          <w:p w14:paraId="52AE64FE" w14:textId="5B0617BE" w:rsidR="004D1611" w:rsidRPr="0022223D" w:rsidRDefault="004D1611" w:rsidP="003B7867">
            <w:pPr>
              <w:jc w:val="center"/>
              <w:rPr>
                <w:sz w:val="20"/>
                <w:szCs w:val="20"/>
              </w:rPr>
            </w:pPr>
            <w:r w:rsidRPr="0022223D">
              <w:rPr>
                <w:rFonts w:eastAsia="DengXian"/>
                <w:sz w:val="20"/>
                <w:szCs w:val="20"/>
              </w:rPr>
              <w:t>(0.01</w:t>
            </w:r>
            <w:r w:rsidR="001E5448" w:rsidRPr="0022223D">
              <w:rPr>
                <w:rFonts w:eastAsia="DengXian"/>
                <w:sz w:val="20"/>
                <w:szCs w:val="20"/>
              </w:rPr>
              <w:t>5</w:t>
            </w:r>
            <w:r w:rsidRPr="0022223D">
              <w:rPr>
                <w:rFonts w:eastAsia="DengXian"/>
                <w:sz w:val="20"/>
                <w:szCs w:val="20"/>
              </w:rPr>
              <w:t>)</w:t>
            </w:r>
          </w:p>
        </w:tc>
        <w:tc>
          <w:tcPr>
            <w:tcW w:w="1865" w:type="dxa"/>
            <w:tcBorders>
              <w:top w:val="nil"/>
              <w:left w:val="nil"/>
              <w:bottom w:val="nil"/>
              <w:right w:val="nil"/>
            </w:tcBorders>
            <w:noWrap/>
            <w:vAlign w:val="center"/>
            <w:hideMark/>
          </w:tcPr>
          <w:p w14:paraId="076557E4" w14:textId="7D65A1F1" w:rsidR="004D1611" w:rsidRPr="0022223D" w:rsidRDefault="004D1611" w:rsidP="003B7867">
            <w:pPr>
              <w:jc w:val="center"/>
              <w:rPr>
                <w:rFonts w:eastAsia="DengXian"/>
                <w:sz w:val="20"/>
                <w:szCs w:val="20"/>
              </w:rPr>
            </w:pPr>
            <w:r w:rsidRPr="0022223D">
              <w:rPr>
                <w:rFonts w:eastAsia="DengXian"/>
                <w:sz w:val="20"/>
                <w:szCs w:val="20"/>
              </w:rPr>
              <w:t>(0.02</w:t>
            </w:r>
            <w:r w:rsidR="000D1BBE" w:rsidRPr="0022223D">
              <w:rPr>
                <w:rFonts w:eastAsia="DengXian"/>
                <w:sz w:val="20"/>
                <w:szCs w:val="20"/>
              </w:rPr>
              <w:t>6</w:t>
            </w:r>
            <w:r w:rsidRPr="0022223D">
              <w:rPr>
                <w:rFonts w:eastAsia="DengXian"/>
                <w:sz w:val="20"/>
                <w:szCs w:val="20"/>
              </w:rPr>
              <w:t>)</w:t>
            </w:r>
          </w:p>
        </w:tc>
      </w:tr>
      <w:tr w:rsidR="00D36DED" w:rsidRPr="0022223D" w14:paraId="6DD3A9AA" w14:textId="77777777" w:rsidTr="00D36DED">
        <w:trPr>
          <w:trHeight w:val="260"/>
          <w:jc w:val="center"/>
        </w:trPr>
        <w:tc>
          <w:tcPr>
            <w:tcW w:w="5733" w:type="dxa"/>
            <w:tcBorders>
              <w:top w:val="single" w:sz="8" w:space="0" w:color="auto"/>
              <w:left w:val="nil"/>
              <w:bottom w:val="nil"/>
              <w:right w:val="nil"/>
            </w:tcBorders>
            <w:noWrap/>
            <w:vAlign w:val="center"/>
          </w:tcPr>
          <w:p w14:paraId="7A6F0507" w14:textId="3437AF52" w:rsidR="00D36DED" w:rsidRPr="0022223D" w:rsidRDefault="00D36DED" w:rsidP="00D36DED">
            <w:pPr>
              <w:rPr>
                <w:rFonts w:eastAsia="DengXian"/>
                <w:sz w:val="20"/>
                <w:szCs w:val="20"/>
              </w:rPr>
            </w:pPr>
            <w:r w:rsidRPr="0022223D">
              <w:rPr>
                <w:rFonts w:eastAsia="DengXian"/>
                <w:sz w:val="20"/>
                <w:szCs w:val="20"/>
              </w:rPr>
              <w:t xml:space="preserve">controlling for </w:t>
            </w:r>
            <w:r w:rsidR="007100DD" w:rsidRPr="0022223D">
              <w:rPr>
                <w:rFonts w:eastAsia="DengXian"/>
                <w:sz w:val="20"/>
                <w:szCs w:val="20"/>
              </w:rPr>
              <w:t xml:space="preserve">a </w:t>
            </w:r>
            <w:r w:rsidR="000C2DF4" w:rsidRPr="0022223D">
              <w:rPr>
                <w:rFonts w:eastAsia="DengXian"/>
                <w:sz w:val="20"/>
                <w:szCs w:val="20"/>
              </w:rPr>
              <w:t xml:space="preserve">cubic </w:t>
            </w:r>
            <w:r w:rsidR="007100DD" w:rsidRPr="0022223D">
              <w:rPr>
                <w:rFonts w:eastAsia="DengXian"/>
                <w:sz w:val="20"/>
                <w:szCs w:val="20"/>
              </w:rPr>
              <w:t xml:space="preserve">polynomial of </w:t>
            </w:r>
            <w:r w:rsidRPr="0022223D">
              <w:rPr>
                <w:rFonts w:eastAsia="DengXian"/>
                <w:sz w:val="20"/>
                <w:szCs w:val="20"/>
              </w:rPr>
              <w:t>question</w:t>
            </w:r>
            <w:r w:rsidR="000D1BBE" w:rsidRPr="0022223D">
              <w:rPr>
                <w:rFonts w:eastAsia="DengXian"/>
                <w:sz w:val="20"/>
                <w:szCs w:val="20"/>
              </w:rPr>
              <w:t>/answer</w:t>
            </w:r>
            <w:r w:rsidRPr="0022223D">
              <w:rPr>
                <w:rFonts w:eastAsia="DengXian"/>
                <w:sz w:val="20"/>
                <w:szCs w:val="20"/>
              </w:rPr>
              <w:t xml:space="preserve"> age</w:t>
            </w:r>
          </w:p>
        </w:tc>
        <w:tc>
          <w:tcPr>
            <w:tcW w:w="1762" w:type="dxa"/>
            <w:tcBorders>
              <w:top w:val="single" w:sz="8" w:space="0" w:color="auto"/>
              <w:left w:val="nil"/>
              <w:bottom w:val="nil"/>
              <w:right w:val="nil"/>
            </w:tcBorders>
            <w:noWrap/>
            <w:vAlign w:val="center"/>
          </w:tcPr>
          <w:p w14:paraId="1020DFEC" w14:textId="77777777" w:rsidR="00D36DED" w:rsidRPr="0022223D" w:rsidRDefault="00D36DED" w:rsidP="00D36DED">
            <w:pPr>
              <w:jc w:val="center"/>
              <w:rPr>
                <w:rFonts w:eastAsia="DengXian"/>
                <w:sz w:val="20"/>
                <w:szCs w:val="20"/>
              </w:rPr>
            </w:pPr>
            <w:r w:rsidRPr="0022223D">
              <w:rPr>
                <w:rFonts w:eastAsia="DengXian"/>
                <w:sz w:val="20"/>
                <w:szCs w:val="20"/>
              </w:rPr>
              <w:t>√</w:t>
            </w:r>
          </w:p>
        </w:tc>
        <w:tc>
          <w:tcPr>
            <w:tcW w:w="1865" w:type="dxa"/>
            <w:tcBorders>
              <w:top w:val="single" w:sz="8" w:space="0" w:color="auto"/>
              <w:left w:val="nil"/>
              <w:bottom w:val="nil"/>
              <w:right w:val="nil"/>
            </w:tcBorders>
            <w:noWrap/>
            <w:vAlign w:val="center"/>
          </w:tcPr>
          <w:p w14:paraId="583B164F" w14:textId="71567218" w:rsidR="00D36DED" w:rsidRPr="0022223D" w:rsidRDefault="000C2DF4" w:rsidP="00D36DED">
            <w:pPr>
              <w:jc w:val="center"/>
              <w:rPr>
                <w:rFonts w:eastAsia="DengXian"/>
                <w:sz w:val="20"/>
                <w:szCs w:val="20"/>
              </w:rPr>
            </w:pPr>
            <w:r w:rsidRPr="0022223D">
              <w:rPr>
                <w:rFonts w:eastAsia="DengXian"/>
                <w:sz w:val="20"/>
                <w:szCs w:val="20"/>
              </w:rPr>
              <w:t>√</w:t>
            </w:r>
          </w:p>
        </w:tc>
      </w:tr>
      <w:tr w:rsidR="00D36DED" w:rsidRPr="0022223D" w14:paraId="3B11EE24" w14:textId="77777777" w:rsidTr="00633022">
        <w:trPr>
          <w:trHeight w:val="270"/>
          <w:jc w:val="center"/>
        </w:trPr>
        <w:tc>
          <w:tcPr>
            <w:tcW w:w="5733" w:type="dxa"/>
            <w:tcBorders>
              <w:top w:val="nil"/>
              <w:left w:val="nil"/>
              <w:bottom w:val="single" w:sz="8" w:space="0" w:color="auto"/>
              <w:right w:val="nil"/>
            </w:tcBorders>
            <w:noWrap/>
            <w:vAlign w:val="center"/>
          </w:tcPr>
          <w:p w14:paraId="6C20DE35" w14:textId="77777777" w:rsidR="00D36DED" w:rsidRPr="0022223D" w:rsidRDefault="00D36DED" w:rsidP="00D36DED">
            <w:pPr>
              <w:rPr>
                <w:rFonts w:eastAsia="DengXian"/>
                <w:b/>
                <w:bCs/>
                <w:sz w:val="20"/>
                <w:szCs w:val="20"/>
              </w:rPr>
            </w:pPr>
            <w:r w:rsidRPr="0022223D">
              <w:rPr>
                <w:rFonts w:eastAsia="DengXian"/>
                <w:sz w:val="20"/>
                <w:szCs w:val="20"/>
              </w:rPr>
              <w:t>other controls</w:t>
            </w:r>
          </w:p>
        </w:tc>
        <w:tc>
          <w:tcPr>
            <w:tcW w:w="1762" w:type="dxa"/>
            <w:tcBorders>
              <w:top w:val="nil"/>
              <w:left w:val="nil"/>
              <w:bottom w:val="single" w:sz="8" w:space="0" w:color="auto"/>
              <w:right w:val="nil"/>
            </w:tcBorders>
            <w:noWrap/>
            <w:vAlign w:val="center"/>
          </w:tcPr>
          <w:p w14:paraId="43F99668" w14:textId="77777777" w:rsidR="00D36DED" w:rsidRPr="0022223D" w:rsidRDefault="00D36DED" w:rsidP="00D36DED">
            <w:pPr>
              <w:jc w:val="center"/>
              <w:rPr>
                <w:rFonts w:eastAsia="DengXian"/>
                <w:sz w:val="20"/>
                <w:szCs w:val="20"/>
              </w:rPr>
            </w:pPr>
            <w:r w:rsidRPr="0022223D">
              <w:rPr>
                <w:rFonts w:eastAsia="DengXian"/>
                <w:sz w:val="20"/>
                <w:szCs w:val="20"/>
              </w:rPr>
              <w:t>√</w:t>
            </w:r>
          </w:p>
        </w:tc>
        <w:tc>
          <w:tcPr>
            <w:tcW w:w="1865" w:type="dxa"/>
            <w:tcBorders>
              <w:top w:val="nil"/>
              <w:left w:val="nil"/>
              <w:bottom w:val="single" w:sz="8" w:space="0" w:color="auto"/>
              <w:right w:val="nil"/>
            </w:tcBorders>
            <w:noWrap/>
            <w:vAlign w:val="center"/>
          </w:tcPr>
          <w:p w14:paraId="590BF70F" w14:textId="1419D2A9" w:rsidR="00D36DED" w:rsidRPr="0022223D" w:rsidRDefault="00D36DED" w:rsidP="00D36DED">
            <w:pPr>
              <w:jc w:val="center"/>
              <w:rPr>
                <w:rFonts w:eastAsia="DengXian"/>
                <w:sz w:val="20"/>
                <w:szCs w:val="20"/>
              </w:rPr>
            </w:pPr>
            <w:r w:rsidRPr="0022223D">
              <w:rPr>
                <w:rFonts w:eastAsia="DengXian"/>
                <w:sz w:val="20"/>
                <w:szCs w:val="20"/>
              </w:rPr>
              <w:t>√</w:t>
            </w:r>
          </w:p>
        </w:tc>
      </w:tr>
      <w:tr w:rsidR="004D1611" w:rsidRPr="0022223D" w14:paraId="134EA36B" w14:textId="77777777" w:rsidTr="00633022">
        <w:trPr>
          <w:trHeight w:val="283"/>
          <w:jc w:val="center"/>
        </w:trPr>
        <w:tc>
          <w:tcPr>
            <w:tcW w:w="5733" w:type="dxa"/>
            <w:tcBorders>
              <w:top w:val="single" w:sz="8" w:space="0" w:color="auto"/>
              <w:left w:val="nil"/>
              <w:bottom w:val="single" w:sz="12" w:space="0" w:color="auto"/>
              <w:right w:val="nil"/>
            </w:tcBorders>
            <w:noWrap/>
            <w:vAlign w:val="center"/>
            <w:hideMark/>
          </w:tcPr>
          <w:p w14:paraId="39E99FF0" w14:textId="77777777" w:rsidR="004D1611" w:rsidRPr="0022223D" w:rsidRDefault="004D1611" w:rsidP="003B7867">
            <w:pPr>
              <w:rPr>
                <w:rFonts w:eastAsia="DengXian"/>
                <w:sz w:val="20"/>
                <w:szCs w:val="20"/>
              </w:rPr>
            </w:pPr>
            <w:r w:rsidRPr="0022223D">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52A99141" w14:textId="38ED3074" w:rsidR="004D1611" w:rsidRPr="0022223D" w:rsidRDefault="000D1BBE" w:rsidP="003B7867">
            <w:pPr>
              <w:jc w:val="center"/>
              <w:rPr>
                <w:rFonts w:eastAsia="DengXian"/>
                <w:sz w:val="20"/>
                <w:szCs w:val="20"/>
              </w:rPr>
            </w:pPr>
            <w:r w:rsidRPr="0022223D">
              <w:rPr>
                <w:rFonts w:eastAsia="DengXian"/>
                <w:sz w:val="20"/>
                <w:szCs w:val="20"/>
              </w:rPr>
              <w:t>5,984</w:t>
            </w:r>
          </w:p>
        </w:tc>
        <w:tc>
          <w:tcPr>
            <w:tcW w:w="1865" w:type="dxa"/>
            <w:tcBorders>
              <w:top w:val="single" w:sz="8" w:space="0" w:color="auto"/>
              <w:left w:val="nil"/>
              <w:bottom w:val="single" w:sz="12" w:space="0" w:color="auto"/>
              <w:right w:val="nil"/>
            </w:tcBorders>
            <w:noWrap/>
            <w:vAlign w:val="center"/>
            <w:hideMark/>
          </w:tcPr>
          <w:p w14:paraId="4E364700" w14:textId="54618871" w:rsidR="004D1611" w:rsidRPr="0022223D" w:rsidRDefault="000D1BBE" w:rsidP="003B7867">
            <w:pPr>
              <w:jc w:val="center"/>
              <w:rPr>
                <w:rFonts w:eastAsia="DengXian"/>
                <w:sz w:val="20"/>
                <w:szCs w:val="20"/>
              </w:rPr>
            </w:pPr>
            <w:r w:rsidRPr="0022223D">
              <w:rPr>
                <w:rFonts w:eastAsia="DengXian"/>
                <w:sz w:val="20"/>
                <w:szCs w:val="20"/>
              </w:rPr>
              <w:t>8,961</w:t>
            </w:r>
          </w:p>
        </w:tc>
      </w:tr>
    </w:tbl>
    <w:p w14:paraId="6E671B95" w14:textId="73BD9E21" w:rsidR="004D1611" w:rsidRPr="0022223D" w:rsidRDefault="004D1611" w:rsidP="00633022">
      <w:pPr>
        <w:pStyle w:val="Notes"/>
      </w:pPr>
      <w:r w:rsidRPr="0022223D">
        <w:t>Note: 1. ***p&lt;0.001; **p&lt;0.01; *p&lt;0.05.</w:t>
      </w:r>
      <w:ins w:id="1086" w:author="Dylan CHEN" w:date="2026-03-20T14:28:00Z" w16du:dateUtc="2026-03-20T06:28:00Z">
        <w:r w:rsidR="00576758" w:rsidRPr="0022223D">
          <w:br/>
          <w:t>2. We also applied all robustness checks conducted for the main effects to the spillover tests</w:t>
        </w:r>
      </w:ins>
      <w:ins w:id="1087" w:author="Dylan CHEN" w:date="2026-03-20T14:29:00Z" w16du:dateUtc="2026-03-20T06:29:00Z">
        <w:r w:rsidR="00012289" w:rsidRPr="0022223D">
          <w:t>. All results remain consistent across specifications, showing no significant spillover effects.</w:t>
        </w:r>
      </w:ins>
    </w:p>
    <w:bookmarkEnd w:id="1047"/>
    <w:p w14:paraId="2994EE93" w14:textId="0F378CA5" w:rsidR="00312F42" w:rsidRPr="0022223D" w:rsidRDefault="00B001BA" w:rsidP="00E93697">
      <w:pPr>
        <w:pStyle w:val="Heading3"/>
      </w:pPr>
      <w:r w:rsidRPr="0022223D">
        <w:rPr>
          <w:rFonts w:eastAsiaTheme="minorEastAsia"/>
        </w:rPr>
        <w:t xml:space="preserve">Robustness to </w:t>
      </w:r>
      <w:r w:rsidR="0005397D" w:rsidRPr="0022223D">
        <w:rPr>
          <w:rFonts w:eastAsiaTheme="minorEastAsia"/>
        </w:rPr>
        <w:t>Quality</w:t>
      </w:r>
      <w:r w:rsidRPr="0022223D">
        <w:rPr>
          <w:rFonts w:eastAsiaTheme="minorEastAsia"/>
        </w:rPr>
        <w:t xml:space="preserve"> of</w:t>
      </w:r>
      <w:r w:rsidR="00312F42" w:rsidRPr="0022223D">
        <w:rPr>
          <w:rFonts w:eastAsiaTheme="minorEastAsia"/>
        </w:rPr>
        <w:t xml:space="preserve"> Random Assignment</w:t>
      </w:r>
    </w:p>
    <w:p w14:paraId="42261A85" w14:textId="31A88FD6" w:rsidR="00E9793D" w:rsidRPr="0022223D" w:rsidRDefault="00E9793D" w:rsidP="00A86F82">
      <w:pPr>
        <w:pStyle w:val="Paragraph0"/>
      </w:pPr>
      <w:r w:rsidRPr="0022223D">
        <w:lastRenderedPageBreak/>
        <w:t xml:space="preserve">Since we did not conduct the experiment ourselves, the platform might have assigned AI answers based on internal metrics unobservable to us. Although our tests show no relationship between treatment status and observable characteristics, selection on </w:t>
      </w:r>
      <w:r w:rsidR="00531B3B" w:rsidRPr="0022223D">
        <w:t>unobservable</w:t>
      </w:r>
      <w:r w:rsidR="00D1059C" w:rsidRPr="0022223D">
        <w:t>s</w:t>
      </w:r>
      <w:r w:rsidRPr="0022223D">
        <w:t xml:space="preserve"> remains a concern.</w:t>
      </w:r>
    </w:p>
    <w:p w14:paraId="106A425D" w14:textId="69B9DFC7" w:rsidR="00E9793D" w:rsidRPr="0022223D" w:rsidRDefault="00E9793D" w:rsidP="00A86F82">
      <w:pPr>
        <w:pStyle w:val="Paragraph0"/>
      </w:pPr>
      <w:r w:rsidRPr="0022223D">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2223D">
        <w:rPr>
          <w:i/>
          <w:iCs/>
        </w:rPr>
        <w:t>δ</w:t>
      </w:r>
      <w:r w:rsidRPr="0022223D">
        <w:t xml:space="preserve">, which indicates how important unobservables would need to be relative to observables to nullify the treatment effect (values exceeding </w:t>
      </w:r>
      <w:r w:rsidR="006F5EBF" w:rsidRPr="0022223D">
        <w:t>1</w:t>
      </w:r>
      <w:r w:rsidRPr="0022223D">
        <w:t xml:space="preserve"> suggest robustness), and </w:t>
      </w:r>
      <w:r w:rsidRPr="0022223D">
        <w:rPr>
          <w:i/>
          <w:iCs/>
        </w:rPr>
        <w:t>β*</w:t>
      </w:r>
      <w:r w:rsidRPr="0022223D">
        <w:t xml:space="preserve">, the bias-adjusted effect assuming selection on unobservables. These parameters require an assumption on </w:t>
      </w:r>
      <w:r w:rsidRPr="0022223D">
        <w:rPr>
          <w:i/>
          <w:iCs/>
        </w:rPr>
        <w:t>R²ₘₐₓ</w:t>
      </w:r>
      <w:r w:rsidRPr="0022223D">
        <w:t xml:space="preserve">, the maximum possible R-squared value achievable if all unobservables were controlled for. </w:t>
      </w:r>
      <w:r w:rsidRPr="0022223D">
        <w:rPr>
          <w:i/>
          <w:iCs/>
        </w:rPr>
        <w:t>R²ₘₐₓ</w:t>
      </w:r>
      <w:r w:rsidRPr="0022223D">
        <w:t xml:space="preserve"> is typically set at 1.3 times the </w:t>
      </w:r>
      <w:r w:rsidRPr="0022223D">
        <w:rPr>
          <w:i/>
          <w:iCs/>
        </w:rPr>
        <w:t>R²</w:t>
      </w:r>
      <w:r w:rsidRPr="0022223D">
        <w:t xml:space="preserve"> from the regression with observable controls only </w:t>
      </w:r>
      <w:r w:rsidRPr="0022223D">
        <w:fldChar w:fldCharType="begin" w:fldLock="1"/>
      </w:r>
      <w:r w:rsidR="00FB59A6">
        <w:instrText xml:space="preserve"> ADDIN ZOTERO_ITEM CSL_CITATION {"citationID":"ivaupwu8","properties":{"formattedCitation":"[38]","plainCitation":"[38]","dontUpdate":true,"noteIndex":0},"citationItems":[{"id":2843,"uris":["http://www.mendeley.com/documents/?uuid=9e9826f6-651a-4dcf-b6e2-63ce5204ebea","http://zotero.org/users/8905122/items/APT3Y6IW","http://zotero.org/users/local/bVGy23C0/items/MA8IKVNF"],"itemData":{"id":2843,"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w:instrText>
      </w:r>
      <w:r w:rsidR="00FB59A6">
        <w:rPr>
          <w:rFonts w:hint="eastAsia"/>
        </w:rPr>
        <w:instrText>n exercises and discuss application to the economics literature. Supplementary materials for this article are available online.\n\n</w:instrText>
      </w:r>
      <w:r w:rsidR="00FB59A6">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FB59A6">
        <w:rPr>
          <w:rFonts w:hint="eastAsia"/>
        </w:rPr>
        <w:instrText>R</w:instrText>
      </w:r>
      <w:r w:rsidR="00FB59A6">
        <w:rPr>
          <w:rFonts w:hint="eastAsia"/>
        </w:rPr>
        <w:instrText>平方运动。我发展了一个形式上的有界论证。我展示了两个验证练习，并讨论了在经济学文献中的应用。本文的补充材料可以在网上找到。</w:instrText>
      </w:r>
      <w:r w:rsidR="00FB59A6">
        <w:rPr>
          <w:rFonts w:hint="eastAsia"/>
        </w:rPr>
        <w:instrText>","container-title":"Journal of Business &amp; Economic Statistics","DOI":"10.1080/07350015.2016.1227711","ISSN":"0735-0015","issue":"2","language":"en","page":"187-204","ti</w:instrText>
      </w:r>
      <w:r w:rsidR="00FB59A6">
        <w:instrText xml:space="preserve">tle":"Unobservable selection and coefficient stability: Theory and evidence","title-short":"Unobservable selection and coefficient stability","volume":"37","author":[{"family":"Oster","given":"Emily"}],"issued":{"date-parts":[["2019",4]]}}}],"schema":"https://github.com/citation-style-language/schema/raw/master/csl-citation.json"} </w:instrText>
      </w:r>
      <w:r w:rsidRPr="0022223D">
        <w:fldChar w:fldCharType="separate"/>
      </w:r>
      <w:r w:rsidRPr="0022223D">
        <w:t>(Oster, 2019)</w:t>
      </w:r>
      <w:r w:rsidRPr="0022223D">
        <w:fldChar w:fldCharType="end"/>
      </w:r>
      <w:r w:rsidRPr="0022223D">
        <w:t>.</w:t>
      </w:r>
    </w:p>
    <w:p w14:paraId="4D1697AA" w14:textId="309084DF" w:rsidR="00E9793D" w:rsidRPr="0022223D" w:rsidRDefault="00E9793D" w:rsidP="00A86F82">
      <w:pPr>
        <w:pStyle w:val="Paragraph0"/>
      </w:pPr>
      <w:r w:rsidRPr="0022223D">
        <w:t xml:space="preserve">Table </w:t>
      </w:r>
      <w:r w:rsidR="00FB2A9C" w:rsidRPr="0022223D">
        <w:t>8</w:t>
      </w:r>
      <w:r w:rsidRPr="0022223D">
        <w:t xml:space="preserve"> reveals remarkable consistency between original and bias-adjusted coefficients. For answer supply, the original coefficient (-0.046) differs negligibly from the bias-adjusted coefficient (-0.045). For </w:t>
      </w:r>
      <w:r w:rsidR="00304A09" w:rsidRPr="0022223D">
        <w:t>viewer</w:t>
      </w:r>
      <w:r w:rsidRPr="0022223D">
        <w:t xml:space="preserve"> recognition</w:t>
      </w:r>
      <w:r w:rsidR="00304A09" w:rsidRPr="0022223D">
        <w:t xml:space="preserve"> of human answers</w:t>
      </w:r>
      <w:r w:rsidRPr="0022223D">
        <w:t xml:space="preserve">, we observe similar consistency (-0.046 versus -0.044). The </w:t>
      </w:r>
      <w:r w:rsidRPr="0022223D">
        <w:rPr>
          <w:i/>
          <w:iCs/>
        </w:rPr>
        <w:t>δ</w:t>
      </w:r>
      <w:r w:rsidRPr="0022223D">
        <w:t xml:space="preserve"> values for both outcomes (39.719 and 26.744) far exceed the recommended threshold of </w:t>
      </w:r>
      <w:r w:rsidR="008C6AF9" w:rsidRPr="0022223D">
        <w:t>1</w:t>
      </w:r>
      <w:r w:rsidRPr="0022223D">
        <w:t>, indicating that unobservables would need to be dramatically more important than observables to explain away our findings. These results provide strong evidence for the quality of random assignment and robustness of our main conclusions.</w:t>
      </w:r>
    </w:p>
    <w:p w14:paraId="11BF0E37" w14:textId="00F96566" w:rsidR="00312F42" w:rsidRPr="0022223D" w:rsidRDefault="006D52DB" w:rsidP="00312F42">
      <w:pPr>
        <w:pStyle w:val="TableFiguretitle"/>
      </w:pPr>
      <w:bookmarkStart w:id="1088" w:name="_Ref194135100"/>
      <w:bookmarkStart w:id="1089" w:name="_Ref177392144"/>
      <w:r w:rsidRPr="0022223D">
        <w:t xml:space="preserve">Table </w:t>
      </w:r>
      <w:r w:rsidR="00FB2A9C">
        <w:fldChar w:fldCharType="begin"/>
      </w:r>
      <w:r w:rsidR="00FB2A9C">
        <w:instrText xml:space="preserve"> SEQ Table \* ARABIC </w:instrText>
      </w:r>
      <w:r w:rsidR="00FB2A9C">
        <w:fldChar w:fldCharType="separate"/>
      </w:r>
      <w:r w:rsidR="00FB2A9C" w:rsidRPr="0022223D">
        <w:t>8</w:t>
      </w:r>
      <w:r w:rsidR="00FB2A9C">
        <w:fldChar w:fldCharType="end"/>
      </w:r>
      <w:bookmarkEnd w:id="1088"/>
      <w:r w:rsidRPr="0022223D">
        <w:t xml:space="preserve">. </w:t>
      </w:r>
      <w:bookmarkEnd w:id="1089"/>
      <w:r w:rsidR="00312F42" w:rsidRPr="0022223D">
        <w:t xml:space="preserve">Robustness to </w:t>
      </w:r>
      <w:r w:rsidR="002C29E2" w:rsidRPr="0022223D">
        <w:t xml:space="preserve">the </w:t>
      </w:r>
      <w:r w:rsidR="00395094" w:rsidRPr="0022223D">
        <w:t>quality</w:t>
      </w:r>
      <w:r w:rsidR="00312F42" w:rsidRPr="0022223D">
        <w:t xml:space="preserve">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312F42" w:rsidRPr="0022223D" w14:paraId="78AB3EF8" w14:textId="77777777" w:rsidTr="00DD644D">
        <w:trPr>
          <w:trHeight w:val="270"/>
          <w:jc w:val="center"/>
        </w:trPr>
        <w:tc>
          <w:tcPr>
            <w:tcW w:w="2610" w:type="dxa"/>
            <w:noWrap/>
            <w:vAlign w:val="center"/>
            <w:hideMark/>
          </w:tcPr>
          <w:p w14:paraId="69910D39" w14:textId="77777777" w:rsidR="00312F42" w:rsidRPr="0022223D" w:rsidRDefault="00312F42" w:rsidP="003B7867">
            <w:pPr>
              <w:jc w:val="center"/>
              <w:rPr>
                <w:rFonts w:eastAsia="DengXian"/>
                <w:sz w:val="22"/>
                <w:szCs w:val="22"/>
              </w:rPr>
            </w:pPr>
            <w:r w:rsidRPr="0022223D">
              <w:rPr>
                <w:rFonts w:eastAsia="DengXian"/>
                <w:sz w:val="22"/>
                <w:szCs w:val="22"/>
              </w:rPr>
              <w:t xml:space="preserve">　</w:t>
            </w:r>
          </w:p>
        </w:tc>
        <w:tc>
          <w:tcPr>
            <w:tcW w:w="1218" w:type="dxa"/>
            <w:tcBorders>
              <w:top w:val="single" w:sz="12" w:space="0" w:color="auto"/>
              <w:bottom w:val="single" w:sz="8" w:space="0" w:color="auto"/>
            </w:tcBorders>
            <w:vAlign w:val="center"/>
          </w:tcPr>
          <w:p w14:paraId="7CB53B37" w14:textId="3DFC7D41" w:rsidR="00312F42" w:rsidRPr="0022223D" w:rsidRDefault="0094200E" w:rsidP="003B7867">
            <w:pPr>
              <w:jc w:val="center"/>
              <w:rPr>
                <w:rFonts w:cs="Georgia"/>
                <w:sz w:val="22"/>
                <w:szCs w:val="22"/>
              </w:rPr>
            </w:pPr>
            <w:r w:rsidRPr="0022223D">
              <w:rPr>
                <w:rFonts w:eastAsia="DengXian"/>
                <w:sz w:val="22"/>
                <w:szCs w:val="22"/>
              </w:rPr>
              <w:t>Original coeffi</w:t>
            </w:r>
            <w:r w:rsidR="00CC2BB7" w:rsidRPr="0022223D">
              <w:rPr>
                <w:rFonts w:eastAsia="DengXian"/>
                <w:sz w:val="22"/>
                <w:szCs w:val="22"/>
              </w:rPr>
              <w:t>ci</w:t>
            </w:r>
            <w:r w:rsidRPr="0022223D">
              <w:rPr>
                <w:rFonts w:eastAsia="DengXian"/>
                <w:sz w:val="22"/>
                <w:szCs w:val="22"/>
              </w:rPr>
              <w:t>ent</w:t>
            </w:r>
            <w:r w:rsidR="00A9797D" w:rsidRPr="0022223D">
              <w:rPr>
                <w:rFonts w:eastAsia="DengXian"/>
                <w:sz w:val="22"/>
                <w:szCs w:val="22"/>
              </w:rPr>
              <w:t xml:space="preserve"> </w:t>
            </w:r>
            <m:oMath>
              <m:acc>
                <m:accPr>
                  <m:ctrlPr>
                    <w:ins w:id="1090" w:author="CHEN Junluo" w:date="2025-12-10T23:52:00Z" w16du:dateUtc="2025-12-10T15:52:00Z">
                      <w:rPr>
                        <w:rFonts w:ascii="Cambria Math" w:hAnsi="Cambria Math"/>
                        <w:i/>
                        <w:sz w:val="22"/>
                        <w:szCs w:val="22"/>
                      </w:rPr>
                    </w:ins>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4FADA251" w14:textId="77777777" w:rsidR="00312F42" w:rsidRPr="0022223D" w:rsidRDefault="00000000" w:rsidP="003B7867">
            <w:pPr>
              <w:jc w:val="center"/>
              <w:rPr>
                <w:rFonts w:cs="Georgia"/>
                <w:sz w:val="22"/>
                <w:szCs w:val="22"/>
              </w:rPr>
            </w:pPr>
            <m:oMathPara>
              <m:oMath>
                <m:sSup>
                  <m:sSupPr>
                    <m:ctrlPr>
                      <w:ins w:id="1091" w:author="CHEN Junluo" w:date="2025-12-10T23:52:00Z" w16du:dateUtc="2025-12-10T15:52:00Z">
                        <w:rPr>
                          <w:rFonts w:ascii="Cambria Math" w:hAnsi="Cambria Math"/>
                          <w:i/>
                          <w:sz w:val="22"/>
                          <w:szCs w:val="22"/>
                        </w:rPr>
                      </w:ins>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5338E8A6" w14:textId="77777777" w:rsidR="00312F42" w:rsidRPr="0022223D" w:rsidRDefault="00000000" w:rsidP="003B7867">
            <w:pPr>
              <w:jc w:val="center"/>
              <w:rPr>
                <w:rFonts w:eastAsia="DengXian"/>
                <w:sz w:val="22"/>
                <w:szCs w:val="22"/>
              </w:rPr>
            </w:pPr>
            <m:oMathPara>
              <m:oMath>
                <m:sSubSup>
                  <m:sSubSupPr>
                    <m:ctrlPr>
                      <w:ins w:id="1092"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1093"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4941FF5F" w14:textId="77777777" w:rsidR="00312F42" w:rsidRPr="0022223D" w:rsidRDefault="00312F42" w:rsidP="003B7867">
            <w:pPr>
              <w:jc w:val="center"/>
              <w:rPr>
                <w:rFonts w:eastAsia="DengXian"/>
                <w:sz w:val="22"/>
                <w:szCs w:val="22"/>
              </w:rPr>
            </w:pPr>
            <w:r w:rsidRPr="0022223D">
              <w:rPr>
                <w:rFonts w:eastAsia="DengXian"/>
                <w:sz w:val="22"/>
                <w:szCs w:val="22"/>
              </w:rPr>
              <w:t xml:space="preserve">Bias-adjusted effect </w:t>
            </w:r>
            <m:oMath>
              <m:sSup>
                <m:sSupPr>
                  <m:ctrlPr>
                    <w:ins w:id="1094" w:author="CHEN Junluo" w:date="2025-12-10T23:52:00Z" w16du:dateUtc="2025-12-10T15:52:00Z">
                      <w:rPr>
                        <w:rFonts w:ascii="Cambria Math" w:hAnsi="Cambria Math"/>
                        <w:i/>
                        <w:sz w:val="22"/>
                        <w:szCs w:val="22"/>
                      </w:rPr>
                    </w:ins>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3EEBBE7" w14:textId="77777777" w:rsidR="00312F42" w:rsidRPr="0022223D" w:rsidRDefault="00312F42" w:rsidP="003B7867">
            <w:pPr>
              <w:jc w:val="center"/>
              <w:rPr>
                <w:rFonts w:eastAsia="DengXian"/>
                <w:sz w:val="22"/>
                <w:szCs w:val="22"/>
              </w:rPr>
            </w:pPr>
            <m:oMath>
              <m:r>
                <w:rPr>
                  <w:rFonts w:ascii="Cambria Math" w:hAnsi="Cambria Math"/>
                  <w:sz w:val="22"/>
                  <w:szCs w:val="22"/>
                </w:rPr>
                <m:t>δ</m:t>
              </m:r>
            </m:oMath>
            <w:r w:rsidRPr="0022223D">
              <w:rPr>
                <w:rFonts w:eastAsia="DengXian"/>
                <w:sz w:val="22"/>
                <w:szCs w:val="22"/>
              </w:rPr>
              <w:t xml:space="preserve"> for </w:t>
            </w:r>
            <w:r w:rsidRPr="0022223D">
              <w:rPr>
                <w:rFonts w:eastAsia="DengXian"/>
                <w:i/>
                <w:iCs/>
                <w:sz w:val="22"/>
                <w:szCs w:val="22"/>
              </w:rPr>
              <w:t>β</w:t>
            </w:r>
            <w:r w:rsidRPr="0022223D">
              <w:rPr>
                <w:rFonts w:eastAsia="DengXian"/>
                <w:sz w:val="22"/>
                <w:szCs w:val="22"/>
              </w:rPr>
              <w:t xml:space="preserve">=0 given </w:t>
            </w:r>
            <m:oMath>
              <m:sSubSup>
                <m:sSubSupPr>
                  <m:ctrlPr>
                    <w:ins w:id="1095"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1096"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w:p>
        </w:tc>
      </w:tr>
      <w:tr w:rsidR="00312F42" w:rsidRPr="0022223D" w14:paraId="2E980E0F" w14:textId="77777777" w:rsidTr="00DD644D">
        <w:trPr>
          <w:trHeight w:val="270"/>
          <w:jc w:val="center"/>
        </w:trPr>
        <w:tc>
          <w:tcPr>
            <w:tcW w:w="2610" w:type="dxa"/>
            <w:noWrap/>
            <w:vAlign w:val="center"/>
            <w:hideMark/>
          </w:tcPr>
          <w:p w14:paraId="5C9B96D2" w14:textId="05C67EED" w:rsidR="00312F42" w:rsidRPr="0022223D" w:rsidRDefault="00312F42" w:rsidP="003B7867">
            <w:pPr>
              <w:rPr>
                <w:rFonts w:eastAsia="DengXian"/>
                <w:sz w:val="22"/>
                <w:szCs w:val="22"/>
              </w:rPr>
            </w:pPr>
            <w:r w:rsidRPr="0022223D">
              <w:rPr>
                <w:rFonts w:eastAsia="DengXian"/>
                <w:sz w:val="22"/>
                <w:szCs w:val="22"/>
              </w:rPr>
              <w:t xml:space="preserve">DV: </w:t>
            </w:r>
            <w:r w:rsidRPr="0022223D">
              <w:rPr>
                <w:i/>
                <w:iCs/>
                <w:sz w:val="22"/>
                <w:szCs w:val="22"/>
              </w:rPr>
              <w:t>answerNum</w:t>
            </w:r>
            <w:r w:rsidR="0091501E" w:rsidRPr="0022223D">
              <w:rPr>
                <w:i/>
                <w:iCs/>
                <w:sz w:val="22"/>
                <w:szCs w:val="22"/>
                <w:vertAlign w:val="subscript"/>
              </w:rPr>
              <w:t>i</w:t>
            </w:r>
          </w:p>
        </w:tc>
        <w:tc>
          <w:tcPr>
            <w:tcW w:w="1218" w:type="dxa"/>
            <w:vAlign w:val="center"/>
          </w:tcPr>
          <w:p w14:paraId="57F5D153" w14:textId="77777777" w:rsidR="00312F42" w:rsidRPr="0022223D" w:rsidRDefault="00312F42" w:rsidP="003B7867">
            <w:pPr>
              <w:jc w:val="center"/>
              <w:rPr>
                <w:rFonts w:eastAsia="DengXian"/>
                <w:sz w:val="22"/>
                <w:szCs w:val="22"/>
              </w:rPr>
            </w:pPr>
            <w:r w:rsidRPr="0022223D">
              <w:rPr>
                <w:rFonts w:eastAsia="DengXian"/>
                <w:sz w:val="22"/>
                <w:szCs w:val="22"/>
              </w:rPr>
              <w:t xml:space="preserve">-0.046 </w:t>
            </w:r>
          </w:p>
        </w:tc>
        <w:tc>
          <w:tcPr>
            <w:tcW w:w="850" w:type="dxa"/>
            <w:vAlign w:val="center"/>
          </w:tcPr>
          <w:p w14:paraId="0C6C5198" w14:textId="50E2FD5B"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93</w:t>
            </w:r>
            <w:r w:rsidRPr="0022223D">
              <w:rPr>
                <w:rFonts w:eastAsia="DengXian"/>
                <w:sz w:val="22"/>
                <w:szCs w:val="22"/>
              </w:rPr>
              <w:t xml:space="preserve"> </w:t>
            </w:r>
          </w:p>
        </w:tc>
        <w:tc>
          <w:tcPr>
            <w:tcW w:w="765" w:type="dxa"/>
            <w:noWrap/>
            <w:vAlign w:val="center"/>
            <w:hideMark/>
          </w:tcPr>
          <w:p w14:paraId="3282F209" w14:textId="43B5885E" w:rsidR="00312F42" w:rsidRPr="0022223D" w:rsidRDefault="00312F42" w:rsidP="003B7867">
            <w:pPr>
              <w:jc w:val="center"/>
              <w:rPr>
                <w:rFonts w:eastAsia="DengXian"/>
                <w:sz w:val="22"/>
                <w:szCs w:val="22"/>
              </w:rPr>
            </w:pPr>
            <w:r w:rsidRPr="0022223D">
              <w:rPr>
                <w:rFonts w:eastAsia="DengXian"/>
                <w:sz w:val="22"/>
                <w:szCs w:val="22"/>
              </w:rPr>
              <w:t>0.</w:t>
            </w:r>
            <w:r w:rsidR="002B0A41" w:rsidRPr="0022223D">
              <w:rPr>
                <w:rFonts w:eastAsia="DengXian"/>
                <w:sz w:val="22"/>
                <w:szCs w:val="22"/>
              </w:rPr>
              <w:t xml:space="preserve">121 </w:t>
            </w:r>
          </w:p>
        </w:tc>
        <w:tc>
          <w:tcPr>
            <w:tcW w:w="1691" w:type="dxa"/>
            <w:noWrap/>
            <w:vAlign w:val="center"/>
            <w:hideMark/>
          </w:tcPr>
          <w:p w14:paraId="648C177D" w14:textId="77777777" w:rsidR="00312F42" w:rsidRPr="0022223D" w:rsidRDefault="00312F42" w:rsidP="003B7867">
            <w:pPr>
              <w:jc w:val="center"/>
              <w:rPr>
                <w:rFonts w:eastAsia="DengXian"/>
                <w:sz w:val="22"/>
                <w:szCs w:val="22"/>
              </w:rPr>
            </w:pPr>
            <w:r w:rsidRPr="0022223D">
              <w:rPr>
                <w:rFonts w:eastAsia="DengXian"/>
                <w:sz w:val="22"/>
                <w:szCs w:val="22"/>
              </w:rPr>
              <w:t xml:space="preserve">-0.045 </w:t>
            </w:r>
          </w:p>
        </w:tc>
        <w:tc>
          <w:tcPr>
            <w:tcW w:w="2226" w:type="dxa"/>
            <w:noWrap/>
            <w:vAlign w:val="center"/>
            <w:hideMark/>
          </w:tcPr>
          <w:p w14:paraId="6D6DF68A" w14:textId="33C65884" w:rsidR="00312F42" w:rsidRPr="0022223D" w:rsidRDefault="00312F42" w:rsidP="003B7867">
            <w:pPr>
              <w:jc w:val="center"/>
              <w:rPr>
                <w:rFonts w:eastAsia="DengXian"/>
                <w:sz w:val="22"/>
                <w:szCs w:val="22"/>
              </w:rPr>
            </w:pPr>
            <w:r w:rsidRPr="0022223D">
              <w:rPr>
                <w:rFonts w:eastAsia="DengXian"/>
                <w:sz w:val="22"/>
                <w:szCs w:val="22"/>
              </w:rPr>
              <w:t>3</w:t>
            </w:r>
            <w:r w:rsidR="00A70B8A" w:rsidRPr="0022223D">
              <w:rPr>
                <w:rFonts w:eastAsia="DengXian"/>
                <w:sz w:val="22"/>
                <w:szCs w:val="22"/>
              </w:rPr>
              <w:t>9</w:t>
            </w:r>
            <w:r w:rsidRPr="0022223D">
              <w:rPr>
                <w:rFonts w:eastAsia="DengXian"/>
                <w:sz w:val="22"/>
                <w:szCs w:val="22"/>
              </w:rPr>
              <w:t>.</w:t>
            </w:r>
            <w:r w:rsidR="00A70B8A" w:rsidRPr="0022223D">
              <w:rPr>
                <w:rFonts w:eastAsia="DengXian"/>
                <w:sz w:val="22"/>
                <w:szCs w:val="22"/>
              </w:rPr>
              <w:t>719</w:t>
            </w:r>
            <w:r w:rsidRPr="0022223D">
              <w:rPr>
                <w:rFonts w:eastAsia="DengXian"/>
                <w:sz w:val="22"/>
                <w:szCs w:val="22"/>
              </w:rPr>
              <w:t xml:space="preserve"> </w:t>
            </w:r>
          </w:p>
        </w:tc>
      </w:tr>
      <w:tr w:rsidR="00312F42" w:rsidRPr="0022223D" w14:paraId="41161447" w14:textId="77777777" w:rsidTr="00DD644D">
        <w:trPr>
          <w:trHeight w:val="288"/>
          <w:jc w:val="center"/>
        </w:trPr>
        <w:tc>
          <w:tcPr>
            <w:tcW w:w="2610" w:type="dxa"/>
            <w:noWrap/>
            <w:vAlign w:val="center"/>
            <w:hideMark/>
          </w:tcPr>
          <w:p w14:paraId="1A602E18" w14:textId="0CFAE9FC" w:rsidR="00312F42" w:rsidRPr="0022223D" w:rsidRDefault="00312F42" w:rsidP="003B7867">
            <w:pPr>
              <w:rPr>
                <w:rFonts w:eastAsia="DengXian"/>
                <w:sz w:val="22"/>
                <w:szCs w:val="22"/>
              </w:rPr>
            </w:pPr>
            <w:r w:rsidRPr="0022223D">
              <w:rPr>
                <w:rFonts w:eastAsia="DengXian"/>
                <w:sz w:val="22"/>
                <w:szCs w:val="22"/>
              </w:rPr>
              <w:t xml:space="preserve">DV: </w:t>
            </w:r>
            <w:r w:rsidR="00475B1C" w:rsidRPr="0022223D">
              <w:rPr>
                <w:i/>
                <w:iCs/>
                <w:color w:val="000000"/>
                <w:sz w:val="20"/>
                <w:szCs w:val="20"/>
              </w:rPr>
              <w:t>netlikeNum</w:t>
            </w:r>
            <w:r w:rsidR="00082C9F" w:rsidRPr="0022223D">
              <w:rPr>
                <w:i/>
                <w:iCs/>
                <w:color w:val="000000"/>
                <w:sz w:val="20"/>
                <w:szCs w:val="20"/>
                <w:vertAlign w:val="subscript"/>
              </w:rPr>
              <w:t>ij</w:t>
            </w:r>
          </w:p>
        </w:tc>
        <w:tc>
          <w:tcPr>
            <w:tcW w:w="1218" w:type="dxa"/>
            <w:vAlign w:val="center"/>
          </w:tcPr>
          <w:p w14:paraId="76D4FD9F" w14:textId="38B2D335" w:rsidR="00312F42" w:rsidRPr="0022223D" w:rsidRDefault="00312F42" w:rsidP="003B7867">
            <w:pPr>
              <w:jc w:val="center"/>
              <w:rPr>
                <w:rFonts w:eastAsia="DengXian"/>
                <w:sz w:val="22"/>
                <w:szCs w:val="22"/>
              </w:rPr>
            </w:pPr>
            <w:r w:rsidRPr="0022223D">
              <w:rPr>
                <w:rFonts w:eastAsia="DengXian"/>
                <w:sz w:val="22"/>
                <w:szCs w:val="22"/>
              </w:rPr>
              <w:t>-0.04</w:t>
            </w:r>
            <w:r w:rsidR="003374EB" w:rsidRPr="0022223D">
              <w:rPr>
                <w:rFonts w:eastAsia="DengXian"/>
                <w:sz w:val="22"/>
                <w:szCs w:val="22"/>
              </w:rPr>
              <w:t>6</w:t>
            </w:r>
            <w:r w:rsidRPr="0022223D">
              <w:rPr>
                <w:rFonts w:eastAsia="DengXian"/>
                <w:sz w:val="22"/>
                <w:szCs w:val="22"/>
              </w:rPr>
              <w:t xml:space="preserve"> </w:t>
            </w:r>
          </w:p>
        </w:tc>
        <w:tc>
          <w:tcPr>
            <w:tcW w:w="850" w:type="dxa"/>
            <w:vAlign w:val="center"/>
          </w:tcPr>
          <w:p w14:paraId="6412B1B9" w14:textId="74222C8D"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33</w:t>
            </w:r>
            <w:r w:rsidRPr="0022223D">
              <w:rPr>
                <w:rFonts w:eastAsia="DengXian"/>
                <w:sz w:val="22"/>
                <w:szCs w:val="22"/>
              </w:rPr>
              <w:t xml:space="preserve"> </w:t>
            </w:r>
          </w:p>
        </w:tc>
        <w:tc>
          <w:tcPr>
            <w:tcW w:w="765" w:type="dxa"/>
            <w:noWrap/>
            <w:vAlign w:val="center"/>
            <w:hideMark/>
          </w:tcPr>
          <w:p w14:paraId="3C38F4E0" w14:textId="44AB1F19" w:rsidR="00312F42" w:rsidRPr="0022223D" w:rsidRDefault="00312F42" w:rsidP="003B7867">
            <w:pPr>
              <w:jc w:val="center"/>
              <w:rPr>
                <w:rFonts w:eastAsia="DengXian"/>
                <w:sz w:val="22"/>
                <w:szCs w:val="22"/>
              </w:rPr>
            </w:pPr>
            <w:r w:rsidRPr="0022223D">
              <w:rPr>
                <w:rFonts w:eastAsia="DengXian"/>
                <w:sz w:val="22"/>
                <w:szCs w:val="22"/>
              </w:rPr>
              <w:t>0.0</w:t>
            </w:r>
            <w:r w:rsidR="002B0A41" w:rsidRPr="0022223D">
              <w:rPr>
                <w:rFonts w:eastAsia="DengXian"/>
                <w:sz w:val="22"/>
                <w:szCs w:val="22"/>
              </w:rPr>
              <w:t>43</w:t>
            </w:r>
            <w:r w:rsidRPr="0022223D">
              <w:rPr>
                <w:rFonts w:eastAsia="DengXian"/>
                <w:sz w:val="22"/>
                <w:szCs w:val="22"/>
              </w:rPr>
              <w:t xml:space="preserve"> </w:t>
            </w:r>
          </w:p>
        </w:tc>
        <w:tc>
          <w:tcPr>
            <w:tcW w:w="1691" w:type="dxa"/>
            <w:noWrap/>
            <w:vAlign w:val="center"/>
            <w:hideMark/>
          </w:tcPr>
          <w:p w14:paraId="70171A13" w14:textId="45B984C2" w:rsidR="00312F42" w:rsidRPr="0022223D" w:rsidRDefault="00312F42" w:rsidP="003B7867">
            <w:pPr>
              <w:jc w:val="center"/>
              <w:rPr>
                <w:rFonts w:eastAsia="DengXian"/>
                <w:sz w:val="22"/>
                <w:szCs w:val="22"/>
              </w:rPr>
            </w:pPr>
            <w:r w:rsidRPr="0022223D">
              <w:rPr>
                <w:rFonts w:eastAsia="DengXian"/>
                <w:sz w:val="22"/>
                <w:szCs w:val="22"/>
              </w:rPr>
              <w:t>-0.04</w:t>
            </w:r>
            <w:r w:rsidR="002B0A41" w:rsidRPr="0022223D">
              <w:rPr>
                <w:rFonts w:eastAsia="DengXian"/>
                <w:sz w:val="22"/>
                <w:szCs w:val="22"/>
              </w:rPr>
              <w:t>4</w:t>
            </w:r>
            <w:r w:rsidRPr="0022223D">
              <w:rPr>
                <w:rFonts w:eastAsia="DengXian"/>
                <w:sz w:val="22"/>
                <w:szCs w:val="22"/>
              </w:rPr>
              <w:t xml:space="preserve"> </w:t>
            </w:r>
          </w:p>
        </w:tc>
        <w:tc>
          <w:tcPr>
            <w:tcW w:w="2226" w:type="dxa"/>
            <w:noWrap/>
            <w:vAlign w:val="center"/>
            <w:hideMark/>
          </w:tcPr>
          <w:p w14:paraId="41504FE6" w14:textId="7E56F959" w:rsidR="00312F42" w:rsidRPr="0022223D" w:rsidRDefault="002B0A41" w:rsidP="003B7867">
            <w:pPr>
              <w:jc w:val="center"/>
              <w:rPr>
                <w:rFonts w:eastAsia="DengXian"/>
                <w:sz w:val="22"/>
                <w:szCs w:val="22"/>
              </w:rPr>
            </w:pPr>
            <w:r w:rsidRPr="0022223D">
              <w:rPr>
                <w:rFonts w:eastAsia="DengXian"/>
                <w:sz w:val="22"/>
                <w:szCs w:val="22"/>
              </w:rPr>
              <w:t>26.744</w:t>
            </w:r>
            <w:r w:rsidR="00312F42" w:rsidRPr="0022223D">
              <w:rPr>
                <w:rFonts w:eastAsia="DengXian"/>
                <w:sz w:val="22"/>
                <w:szCs w:val="22"/>
              </w:rPr>
              <w:t xml:space="preserve"> </w:t>
            </w:r>
          </w:p>
        </w:tc>
      </w:tr>
    </w:tbl>
    <w:p w14:paraId="0714CCF3" w14:textId="77777777" w:rsidR="00312F42" w:rsidRPr="0022223D" w:rsidRDefault="00312F42" w:rsidP="00312F42">
      <w:pPr>
        <w:pStyle w:val="Notes"/>
      </w:pPr>
      <w:r w:rsidRPr="0022223D">
        <w:lastRenderedPageBreak/>
        <w:t xml:space="preserve">Note: </w:t>
      </w:r>
      <m:oMath>
        <m:acc>
          <m:accPr>
            <m:ctrlPr>
              <w:ins w:id="1097" w:author="CHEN Junluo" w:date="2025-12-10T23:52:00Z" w16du:dateUtc="2025-12-10T15:52:00Z">
                <w:rPr>
                  <w:rFonts w:ascii="Cambria Math" w:hAnsi="Cambria Math"/>
                  <w:i/>
                </w:rPr>
              </w:ins>
            </m:ctrlPr>
          </m:accPr>
          <m:e>
            <m:r>
              <w:rPr>
                <w:rFonts w:ascii="Cambria Math" w:hAnsi="Cambria Math"/>
              </w:rPr>
              <m:t>β</m:t>
            </m:r>
          </m:e>
        </m:acc>
      </m:oMath>
      <w:r w:rsidRPr="0022223D">
        <w:t xml:space="preserve"> and </w:t>
      </w:r>
      <m:oMath>
        <m:sSup>
          <m:sSupPr>
            <m:ctrlPr>
              <w:ins w:id="1098" w:author="CHEN Junluo" w:date="2025-12-10T23:52:00Z" w16du:dateUtc="2025-12-10T15:52:00Z">
                <w:rPr>
                  <w:rFonts w:ascii="Cambria Math" w:hAnsi="Cambria Math"/>
                  <w:i/>
                </w:rPr>
              </w:ins>
            </m:ctrlPr>
          </m:sSupPr>
          <m:e>
            <m:r>
              <w:rPr>
                <w:rFonts w:ascii="Cambria Math" w:hAnsi="Cambria Math"/>
              </w:rPr>
              <m:t>R</m:t>
            </m:r>
          </m:e>
          <m:sup>
            <m:r>
              <w:rPr>
                <w:rFonts w:ascii="Cambria Math" w:hAnsi="Cambria Math"/>
              </w:rPr>
              <m:t>2</m:t>
            </m:r>
          </m:sup>
        </m:sSup>
      </m:oMath>
      <w:r w:rsidRPr="0022223D">
        <w:t xml:space="preserve"> refer to our OLS coefficients and corresponding R-squared values. </w:t>
      </w:r>
      <m:oMath>
        <m:sSup>
          <m:sSupPr>
            <m:ctrlPr>
              <w:ins w:id="1099" w:author="CHEN Junluo" w:date="2025-12-10T23:52:00Z" w16du:dateUtc="2025-12-10T15:52:00Z">
                <w:rPr>
                  <w:rFonts w:ascii="Cambria Math" w:hAnsi="Cambria Math"/>
                  <w:i/>
                </w:rPr>
              </w:ins>
            </m:ctrlPr>
          </m:sSupPr>
          <m:e>
            <m:r>
              <w:rPr>
                <w:rFonts w:ascii="Cambria Math" w:hAnsi="Cambria Math"/>
              </w:rPr>
              <m:t>β</m:t>
            </m:r>
            <m:ctrlPr>
              <w:ins w:id="1100" w:author="CHEN Junluo" w:date="2025-12-10T23:52:00Z" w16du:dateUtc="2025-12-10T15:52:00Z">
                <w:rPr>
                  <w:rFonts w:ascii="Cambria Math" w:hAnsi="Cambria Math"/>
                </w:rPr>
              </w:ins>
            </m:ctrlPr>
          </m:e>
          <m:sup>
            <m:r>
              <m:rPr>
                <m:sty m:val="p"/>
              </m:rPr>
              <w:rPr>
                <w:rFonts w:ascii="Cambria Math" w:hAnsi="Cambria Math"/>
              </w:rPr>
              <m:t>*</m:t>
            </m:r>
          </m:sup>
        </m:sSup>
      </m:oMath>
      <w:r w:rsidRPr="0022223D">
        <w:t xml:space="preserve"> is the bias-adjusted treatment effect. </w:t>
      </w:r>
      <m:oMath>
        <m:r>
          <w:rPr>
            <w:rFonts w:ascii="Cambria Math" w:hAnsi="Cambria Math"/>
          </w:rPr>
          <m:t>δ</m:t>
        </m:r>
      </m:oMath>
      <w:r w:rsidRPr="0022223D">
        <w:t xml:space="preserve"> indicates how important unobservables would need to be, relative to observables, to explain away the estimated treatment effect.</w:t>
      </w:r>
    </w:p>
    <w:bookmarkEnd w:id="652"/>
    <w:p w14:paraId="6B029A18" w14:textId="5A20E261" w:rsidR="00F40939" w:rsidRPr="0022223D" w:rsidRDefault="00F40939" w:rsidP="00E93697">
      <w:pPr>
        <w:pStyle w:val="Heading2"/>
      </w:pPr>
      <w:r w:rsidRPr="0022223D">
        <w:t>Mechanism</w:t>
      </w:r>
      <w:r w:rsidR="004E29B0" w:rsidRPr="0022223D">
        <w:t>s</w:t>
      </w:r>
    </w:p>
    <w:p w14:paraId="49BFA68C" w14:textId="586CE404" w:rsidR="00BF2A93" w:rsidRPr="0022223D" w:rsidRDefault="001B5EE0" w:rsidP="00E93697">
      <w:pPr>
        <w:pStyle w:val="Heading3"/>
      </w:pPr>
      <w:r w:rsidRPr="0022223D">
        <w:t>Mechanisms Driving Reduction in Human Answers</w:t>
      </w:r>
    </w:p>
    <w:p w14:paraId="28AFE41B" w14:textId="6C38BD2D" w:rsidR="00B851B5" w:rsidRPr="0022223D" w:rsidRDefault="00B851B5" w:rsidP="00A86F82">
      <w:pPr>
        <w:pStyle w:val="Paragraph0"/>
        <w:ind w:firstLine="504"/>
      </w:pPr>
      <w:r w:rsidRPr="0022223D">
        <w:t>We investigate three mechanisms driving AI’s deterrence effect: content effects (superior quality and comprehensiveness), position effects (instantaneous first-position occupancy eliminating opportunities for human first responders), and source effects (reactions to AI origin independent of quality or position).</w:t>
      </w:r>
    </w:p>
    <w:p w14:paraId="542AE95E" w14:textId="029DB5D1" w:rsidR="00A94EFC" w:rsidRPr="0022223D" w:rsidRDefault="00A94EFC" w:rsidP="00A86F82">
      <w:pPr>
        <w:pStyle w:val="Paragraph0"/>
        <w:ind w:firstLine="504"/>
      </w:pPr>
      <w:r w:rsidRPr="0022223D">
        <w:t xml:space="preserve">Our empirical approach tests whether each mechanism mediates the observed deterrence effect. Following standard practices </w:t>
      </w:r>
      <w:r w:rsidR="008B7111" w:rsidRPr="0022223D">
        <w:rPr>
          <w:rFonts w:eastAsia="Times New Roman"/>
          <w:szCs w:val="24"/>
        </w:rPr>
        <w:fldChar w:fldCharType="begin"/>
      </w:r>
      <w:r w:rsidR="006E796B">
        <w:rPr>
          <w:rFonts w:eastAsia="Times New Roman"/>
          <w:szCs w:val="24"/>
        </w:rPr>
        <w:instrText xml:space="preserve"> ADDIN ZOTERO_ITEM CSL_CITATION {"citationID":"RKQjvHMN","properties":{"formattedCitation":"(Alesina &amp; Zhuravskaya, 2011; Nunn &amp; Wantchekon, 2011)","plainCitation":"(Alesina &amp; Zhuravskaya, 2011; Nunn &amp; Wantchekon, 2011)","noteIndex":0},"citationItems":[{"id":"xILCbqsa/nPQ2Th4A","uris":["http://zotero.org/users/8905122/items/RGFGRAWG"],"itemData":{"id":3655,"type":"article-journal","abstract":"We provide a new compilation of data on ethnic, linguistic, and religious composition at the subnational level for a large number of countries. Using these data, we measure segregation of groups within the country. To overcome the endogeneity problem that arises\nbecause of mobility and endogenous internal borders, we construct an instrument for segregation. We find that more ethnically and linguistically\nsegregated countries, i.e., those where groups live more spatially separately, have a lower quality of government; there is no relationship between religious segregation and governance. Trust is an important channel of influence; it is lower in more segregated countries. (JEL H11, H77, J15, O17, Z12, Z13)\n\n</w:instrText>
      </w:r>
      <w:r w:rsidR="006E796B">
        <w:rPr>
          <w:rFonts w:ascii="SimSun" w:eastAsia="SimSun" w:hAnsi="SimSun" w:cs="SimSun" w:hint="eastAsia"/>
          <w:szCs w:val="24"/>
        </w:rPr>
        <w:instrText>【摘要翻译】我们为许多国家提供了国家以下一级的种族、语言和宗教构成数据的新汇编。利用这些数据，我们衡量了国内群体的隔离情况。克服出现的内生性问题</w:instrText>
      </w:r>
      <w:r w:rsidR="006E796B">
        <w:rPr>
          <w:rFonts w:eastAsia="Times New Roman"/>
          <w:szCs w:val="24"/>
        </w:rPr>
        <w:instrText>\n</w:instrText>
      </w:r>
      <w:r w:rsidR="006E796B">
        <w:rPr>
          <w:rFonts w:ascii="SimSun" w:eastAsia="SimSun" w:hAnsi="SimSun" w:cs="SimSun" w:hint="eastAsia"/>
          <w:szCs w:val="24"/>
        </w:rPr>
        <w:instrText>由于流动性和内生内部边界，我们构建了一个隔离工具。我们发现在种族和语言上</w:instrText>
      </w:r>
      <w:r w:rsidR="006E796B">
        <w:rPr>
          <w:rFonts w:eastAsia="Times New Roman"/>
          <w:szCs w:val="24"/>
        </w:rPr>
        <w:instrText>\n</w:instrText>
      </w:r>
      <w:r w:rsidR="006E796B">
        <w:rPr>
          <w:rFonts w:ascii="SimSun" w:eastAsia="SimSun" w:hAnsi="SimSun" w:cs="SimSun" w:hint="eastAsia"/>
          <w:szCs w:val="24"/>
        </w:rPr>
        <w:instrText>隔离国家，即群体在空间上更加隔离的国家，政府质量较低；宗教隔离和治理之间没有关系。信任是影响的重要渠道；在种族隔离更严重的国家，这一比例较低。</w:instrText>
      </w:r>
      <w:r w:rsidR="006E796B">
        <w:rPr>
          <w:rFonts w:eastAsia="Times New Roman"/>
          <w:szCs w:val="24"/>
        </w:rPr>
        <w:instrText>(</w:instrText>
      </w:r>
      <w:r w:rsidR="006E796B">
        <w:rPr>
          <w:rFonts w:ascii="SimSun" w:eastAsia="SimSun" w:hAnsi="SimSun" w:cs="SimSun" w:hint="eastAsia"/>
          <w:szCs w:val="24"/>
        </w:rPr>
        <w:instrText>凝胶</w:instrText>
      </w:r>
      <w:r w:rsidR="006E796B">
        <w:rPr>
          <w:rFonts w:eastAsia="Times New Roman"/>
          <w:szCs w:val="24"/>
        </w:rPr>
        <w:instrText>H11</w:instrText>
      </w:r>
      <w:r w:rsidR="006E796B">
        <w:rPr>
          <w:rFonts w:ascii="SimSun" w:eastAsia="SimSun" w:hAnsi="SimSun" w:cs="SimSun" w:hint="eastAsia"/>
          <w:szCs w:val="24"/>
        </w:rPr>
        <w:instrText>、</w:instrText>
      </w:r>
      <w:r w:rsidR="006E796B">
        <w:rPr>
          <w:rFonts w:eastAsia="Times New Roman"/>
          <w:szCs w:val="24"/>
        </w:rPr>
        <w:instrText>H77</w:instrText>
      </w:r>
      <w:r w:rsidR="006E796B">
        <w:rPr>
          <w:rFonts w:ascii="SimSun" w:eastAsia="SimSun" w:hAnsi="SimSun" w:cs="SimSun" w:hint="eastAsia"/>
          <w:szCs w:val="24"/>
        </w:rPr>
        <w:instrText>、</w:instrText>
      </w:r>
      <w:r w:rsidR="006E796B">
        <w:rPr>
          <w:rFonts w:eastAsia="Times New Roman"/>
          <w:szCs w:val="24"/>
        </w:rPr>
        <w:instrText>J15</w:instrText>
      </w:r>
      <w:r w:rsidR="006E796B">
        <w:rPr>
          <w:rFonts w:ascii="SimSun" w:eastAsia="SimSun" w:hAnsi="SimSun" w:cs="SimSun" w:hint="eastAsia"/>
          <w:szCs w:val="24"/>
        </w:rPr>
        <w:instrText>、</w:instrText>
      </w:r>
      <w:r w:rsidR="006E796B">
        <w:rPr>
          <w:rFonts w:eastAsia="Times New Roman"/>
          <w:szCs w:val="24"/>
        </w:rPr>
        <w:instrText>O17</w:instrText>
      </w:r>
      <w:r w:rsidR="006E796B">
        <w:rPr>
          <w:rFonts w:ascii="SimSun" w:eastAsia="SimSun" w:hAnsi="SimSun" w:cs="SimSun" w:hint="eastAsia"/>
          <w:szCs w:val="24"/>
        </w:rPr>
        <w:instrText>、</w:instrText>
      </w:r>
      <w:r w:rsidR="006E796B">
        <w:rPr>
          <w:rFonts w:eastAsia="Times New Roman"/>
          <w:szCs w:val="24"/>
        </w:rPr>
        <w:instrText>Z12</w:instrText>
      </w:r>
      <w:r w:rsidR="006E796B">
        <w:rPr>
          <w:rFonts w:ascii="SimSun" w:eastAsia="SimSun" w:hAnsi="SimSun" w:cs="SimSun" w:hint="eastAsia"/>
          <w:szCs w:val="24"/>
        </w:rPr>
        <w:instrText>、</w:instrText>
      </w:r>
      <w:r w:rsidR="006E796B">
        <w:rPr>
          <w:rFonts w:eastAsia="Times New Roman"/>
          <w:szCs w:val="24"/>
        </w:rPr>
        <w:instrText xml:space="preserve">Z13)","archive_location":"1 </w:instrText>
      </w:r>
      <w:r w:rsidR="006E796B">
        <w:rPr>
          <w:rFonts w:ascii="Segoe UI Emoji" w:eastAsia="Times New Roman" w:hAnsi="Segoe UI Emoji" w:cs="Segoe UI Emoji"/>
          <w:szCs w:val="24"/>
        </w:rPr>
        <w:instrText>📊</w:instrText>
      </w:r>
      <w:r w:rsidR="006E796B">
        <w:rPr>
          <w:rFonts w:eastAsia="Times New Roman"/>
          <w:szCs w:val="24"/>
        </w:rPr>
        <w:instrText>","call-number":"1","container-title":"American Economic Review","DOI":"10.1257/aer.101.5.1872","ISSN":"0025-1909","issue":"5","journalAbbreviation":"American Economic Review","language":"en","note":"</w:instrText>
      </w:r>
      <w:r w:rsidR="006E796B">
        <w:rPr>
          <w:rFonts w:ascii="Segoe UI Emoji" w:eastAsia="Times New Roman" w:hAnsi="Segoe UI Emoji" w:cs="Segoe UI Emoji"/>
          <w:szCs w:val="24"/>
        </w:rPr>
        <w:instrText>🏷️</w:instrText>
      </w:r>
      <w:r w:rsidR="006E796B">
        <w:rPr>
          <w:rFonts w:eastAsia="Times New Roman"/>
          <w:szCs w:val="24"/>
        </w:rPr>
        <w:instrText xml:space="preserve"> /unread</w:instrText>
      </w:r>
      <w:r w:rsidR="006E796B">
        <w:rPr>
          <w:rFonts w:ascii="SimSun" w:eastAsia="SimSun" w:hAnsi="SimSun" w:cs="SimSun" w:hint="eastAsia"/>
          <w:szCs w:val="24"/>
        </w:rPr>
        <w:instrText>、</w:instrText>
      </w:r>
      <w:r w:rsidR="006E796B">
        <w:rPr>
          <w:rFonts w:eastAsia="Times New Roman"/>
          <w:szCs w:val="24"/>
        </w:rPr>
        <w:instrText>Economic Anthropology</w:instrText>
      </w:r>
      <w:r w:rsidR="006E796B">
        <w:rPr>
          <w:rFonts w:ascii="SimSun" w:eastAsia="SimSun" w:hAnsi="SimSun" w:cs="SimSun" w:hint="eastAsia"/>
          <w:szCs w:val="24"/>
        </w:rPr>
        <w:instrText>、</w:instrText>
      </w:r>
      <w:r w:rsidR="006E796B">
        <w:rPr>
          <w:rFonts w:eastAsia="Times New Roman"/>
          <w:szCs w:val="24"/>
        </w:rPr>
        <w:instrText>Federalism</w:instrText>
      </w:r>
      <w:r w:rsidR="006E796B">
        <w:rPr>
          <w:rFonts w:ascii="SimSun" w:eastAsia="SimSun" w:hAnsi="SimSun" w:cs="SimSun" w:hint="eastAsia"/>
          <w:szCs w:val="24"/>
        </w:rPr>
        <w:instrText>、</w:instrText>
      </w:r>
      <w:r w:rsidR="006E796B">
        <w:rPr>
          <w:rFonts w:eastAsia="Times New Roman"/>
          <w:szCs w:val="24"/>
        </w:rPr>
        <w:instrText>Institutional Arrangements, Cultural Economics: Religion, Economic Sociology</w:instrText>
      </w:r>
      <w:r w:rsidR="006E796B">
        <w:rPr>
          <w:rFonts w:ascii="SimSun" w:eastAsia="SimSun" w:hAnsi="SimSun" w:cs="SimSun" w:hint="eastAsia"/>
          <w:szCs w:val="24"/>
        </w:rPr>
        <w:instrText>、</w:instrText>
      </w:r>
      <w:r w:rsidR="006E796B">
        <w:rPr>
          <w:rFonts w:eastAsia="Times New Roman"/>
          <w:szCs w:val="24"/>
        </w:rPr>
        <w:instrText>Non-labor Discrimination, Formal and Informal Sectors</w:instrText>
      </w:r>
      <w:r w:rsidR="006E796B">
        <w:rPr>
          <w:rFonts w:ascii="SimSun" w:eastAsia="SimSun" w:hAnsi="SimSun" w:cs="SimSun" w:hint="eastAsia"/>
          <w:szCs w:val="24"/>
        </w:rPr>
        <w:instrText>、</w:instrText>
      </w:r>
      <w:r w:rsidR="006E796B">
        <w:rPr>
          <w:rFonts w:eastAsia="Times New Roman"/>
          <w:szCs w:val="24"/>
        </w:rPr>
        <w:instrText>Secession, Economics of Minorities and Races</w:instrText>
      </w:r>
      <w:r w:rsidR="006E796B">
        <w:rPr>
          <w:rFonts w:ascii="SimSun" w:eastAsia="SimSun" w:hAnsi="SimSun" w:cs="SimSun" w:hint="eastAsia"/>
          <w:szCs w:val="24"/>
        </w:rPr>
        <w:instrText>、</w:instrText>
      </w:r>
      <w:r w:rsidR="006E796B">
        <w:rPr>
          <w:rFonts w:eastAsia="Times New Roman"/>
          <w:szCs w:val="24"/>
        </w:rPr>
        <w:instrText>Shadow Economy</w:instrText>
      </w:r>
      <w:r w:rsidR="006E796B">
        <w:rPr>
          <w:rFonts w:ascii="SimSun" w:eastAsia="SimSun" w:hAnsi="SimSun" w:cs="SimSun" w:hint="eastAsia"/>
          <w:szCs w:val="24"/>
        </w:rPr>
        <w:instrText>、</w:instrText>
      </w:r>
      <w:r w:rsidR="006E796B">
        <w:rPr>
          <w:rFonts w:eastAsia="Times New Roman"/>
          <w:szCs w:val="24"/>
        </w:rPr>
        <w:instrText>Social and Economic Stratification</w:instrText>
      </w:r>
      <w:r w:rsidR="006E796B">
        <w:rPr>
          <w:rFonts w:ascii="SimSun" w:eastAsia="SimSun" w:hAnsi="SimSun" w:cs="SimSun" w:hint="eastAsia"/>
          <w:szCs w:val="24"/>
        </w:rPr>
        <w:instrText>、</w:instrText>
      </w:r>
      <w:r w:rsidR="006E796B">
        <w:rPr>
          <w:rFonts w:eastAsia="Times New Roman"/>
          <w:szCs w:val="24"/>
        </w:rPr>
        <w:instrText xml:space="preserve">Structure, Scope, and Performance of Government, Intergovernmental Relations","page":"1872-1911","source":"10.7 (Q1)","title":"Segregation and the Quality of Government in a Cross Section of Countries","volume":"101","author":[{"family":"Alesina","given":"Alberto"},{"family":"Zhuravskaya","given":"Ekaterina"}],"issued":{"date-parts":[["2011",8,1]]}}},{"id":"xILCbqsa/7ZWoSN7c","uris":["http://zotero.org/users/8905122/items/F2DMEWIM"],"itemData":{"id":30566,"type":"article-journal","abstract":"We show that current differences in trust levels within Africa can be traced back to the transatlantic and Indian Ocean slave trades. Combining contemporary individual-level survey data with historical data on slave shipments by ethnic group, we find that individuals whose ancestors were heavily raided during the slave trade are less trusting today. Evidence from a variety of identification strategies\nsuggests that the relationship is causal. Examining causal mechanisms,\nwe show that most of the impact of the slave trade is through factors that are internal to the individual, such as cultural norms, beliefs, and values. (JEL J15, N57, Z13)","archive_location":"1454 </w:instrText>
      </w:r>
      <w:r w:rsidR="006E796B">
        <w:rPr>
          <w:rFonts w:ascii="Segoe UI Emoji" w:eastAsia="Times New Roman" w:hAnsi="Segoe UI Emoji" w:cs="Segoe UI Emoji"/>
          <w:szCs w:val="24"/>
        </w:rPr>
        <w:instrText>📊</w:instrText>
      </w:r>
      <w:r w:rsidR="006E796B">
        <w:rPr>
          <w:rFonts w:eastAsia="Times New Roman"/>
          <w:szCs w:val="24"/>
        </w:rPr>
        <w:instrText>","call-number":"1","container-title":"American Economic Review","DOI":"10.1257/aer.101.7.3221","ISSN":"0002-8282","issue":"7","journalAbbreviation":"American Economic Review","language":"en","note":"</w:instrText>
      </w:r>
      <w:r w:rsidR="006E796B">
        <w:rPr>
          <w:rFonts w:ascii="Segoe UI Emoji" w:eastAsia="Times New Roman" w:hAnsi="Segoe UI Emoji" w:cs="Segoe UI Emoji"/>
          <w:szCs w:val="24"/>
        </w:rPr>
        <w:instrText>🏷️</w:instrText>
      </w:r>
      <w:r w:rsidR="006E796B">
        <w:rPr>
          <w:rFonts w:eastAsia="Times New Roman"/>
          <w:szCs w:val="24"/>
        </w:rPr>
        <w:instrText xml:space="preserve"> /reading</w:instrText>
      </w:r>
      <w:r w:rsidR="006E796B">
        <w:rPr>
          <w:rFonts w:ascii="SimSun" w:eastAsia="SimSun" w:hAnsi="SimSun" w:cs="SimSun" w:hint="eastAsia"/>
          <w:szCs w:val="24"/>
        </w:rPr>
        <w:instrText>、</w:instrText>
      </w:r>
      <w:r w:rsidR="006E796B">
        <w:rPr>
          <w:rFonts w:eastAsia="Times New Roman"/>
          <w:szCs w:val="24"/>
        </w:rPr>
        <w:instrText>Economic Anthropology</w:instrText>
      </w:r>
      <w:r w:rsidR="006E796B">
        <w:rPr>
          <w:rFonts w:ascii="SimSun" w:eastAsia="SimSun" w:hAnsi="SimSun" w:cs="SimSun" w:hint="eastAsia"/>
          <w:szCs w:val="24"/>
        </w:rPr>
        <w:instrText>、</w:instrText>
      </w:r>
      <w:r w:rsidR="006E796B">
        <w:rPr>
          <w:rFonts w:eastAsia="Times New Roman"/>
          <w:szCs w:val="24"/>
        </w:rPr>
        <w:instrText>Economics of Minorities, Races, and Immigrants</w:instrText>
      </w:r>
      <w:r w:rsidR="006E796B">
        <w:rPr>
          <w:rFonts w:ascii="SimSun" w:eastAsia="SimSun" w:hAnsi="SimSun" w:cs="SimSun" w:hint="eastAsia"/>
          <w:szCs w:val="24"/>
        </w:rPr>
        <w:instrText>、</w:instrText>
      </w:r>
      <w:r w:rsidR="006E796B">
        <w:rPr>
          <w:rFonts w:eastAsia="Times New Roman"/>
          <w:szCs w:val="24"/>
        </w:rPr>
        <w:instrText>Non-labor Discrimination, Economic History: Agriculture, Natural Resources, Environment, and Extractive Industries: Africa</w:instrText>
      </w:r>
      <w:r w:rsidR="006E796B">
        <w:rPr>
          <w:rFonts w:ascii="SimSun" w:eastAsia="SimSun" w:hAnsi="SimSun" w:cs="SimSun" w:hint="eastAsia"/>
          <w:szCs w:val="24"/>
        </w:rPr>
        <w:instrText>、</w:instrText>
      </w:r>
      <w:r w:rsidR="006E796B">
        <w:rPr>
          <w:rFonts w:eastAsia="Times New Roman"/>
          <w:szCs w:val="24"/>
        </w:rPr>
        <w:instrText>Oceania, Economic Sociology</w:instrText>
      </w:r>
      <w:r w:rsidR="006E796B">
        <w:rPr>
          <w:rFonts w:ascii="SimSun" w:eastAsia="SimSun" w:hAnsi="SimSun" w:cs="SimSun" w:hint="eastAsia"/>
          <w:szCs w:val="24"/>
        </w:rPr>
        <w:instrText>、</w:instrText>
      </w:r>
      <w:r w:rsidR="006E796B">
        <w:rPr>
          <w:rFonts w:eastAsia="Times New Roman"/>
          <w:szCs w:val="24"/>
        </w:rPr>
        <w:instrText>Social and Economic Stratification</w:instrText>
      </w:r>
      <w:r w:rsidR="006E796B">
        <w:rPr>
          <w:rFonts w:ascii="SimSun" w:eastAsia="SimSun" w:hAnsi="SimSun" w:cs="SimSun" w:hint="eastAsia"/>
          <w:szCs w:val="24"/>
        </w:rPr>
        <w:instrText>、</w:instrText>
      </w:r>
      <w:r w:rsidR="006E796B">
        <w:rPr>
          <w:rFonts w:eastAsia="Times New Roman"/>
          <w:szCs w:val="24"/>
        </w:rPr>
        <w:instrText>Economic Sociology; Economic Anthropology; Social and Economic Stratification</w:instrText>
      </w:r>
      <w:r w:rsidR="006E796B">
        <w:rPr>
          <w:rFonts w:ascii="SimSun" w:eastAsia="SimSun" w:hAnsi="SimSun" w:cs="SimSun" w:hint="eastAsia"/>
          <w:szCs w:val="24"/>
        </w:rPr>
        <w:instrText>、</w:instrText>
      </w:r>
      <w:r w:rsidR="006E796B">
        <w:rPr>
          <w:rFonts w:eastAsia="Times New Roman"/>
          <w:szCs w:val="24"/>
        </w:rPr>
        <w:instrText>Economic History: Agriculture, Natural Resources, Environment, and Extractive Industries: Africa; Oceania</w:instrText>
      </w:r>
      <w:r w:rsidR="006E796B">
        <w:rPr>
          <w:rFonts w:ascii="SimSun" w:eastAsia="SimSun" w:hAnsi="SimSun" w:cs="SimSun" w:hint="eastAsia"/>
          <w:szCs w:val="24"/>
        </w:rPr>
        <w:instrText>、</w:instrText>
      </w:r>
      <w:r w:rsidR="006E796B">
        <w:rPr>
          <w:rFonts w:eastAsia="Times New Roman"/>
          <w:szCs w:val="24"/>
        </w:rPr>
        <w:instrText xml:space="preserve">Economics of Minorities, Races, and Immigrants; Non-labor Discrimination","page":"3221-3252","source":"11.6 (Q1)","title":"The Slave Trade and the Origins of Mistrust in Africa","volume":"101","author":[{"family":"Nunn","given":"Nathan"},{"family":"Wantchekon","given":"Leonard"}],"issued":{"date-parts":[["2011",12,1]]}}}],"schema":"https://github.com/citation-style-language/schema/raw/master/csl-citation.json"} </w:instrText>
      </w:r>
      <w:r w:rsidR="008B7111" w:rsidRPr="0022223D">
        <w:rPr>
          <w:rFonts w:eastAsia="Times New Roman"/>
          <w:szCs w:val="24"/>
        </w:rPr>
        <w:fldChar w:fldCharType="separate"/>
      </w:r>
      <w:r w:rsidR="00FB59A6" w:rsidRPr="00FB59A6">
        <w:t>(Alesina &amp; Zhuravskaya, 2011; Nunn &amp; Wantchekon, 2011)</w:t>
      </w:r>
      <w:r w:rsidR="008B7111" w:rsidRPr="0022223D">
        <w:rPr>
          <w:rFonts w:eastAsia="Times New Roman"/>
          <w:szCs w:val="24"/>
        </w:rPr>
        <w:fldChar w:fldCharType="end"/>
      </w:r>
      <w:r w:rsidRPr="0022223D">
        <w:t xml:space="preserve">, we examine whether AI treatment affects each proposed mediator and whether controlling for it reduces the treatment coefficient. We complement this with causal mediation analysis </w:t>
      </w:r>
      <w:r w:rsidR="003D6C8D" w:rsidRPr="0022223D">
        <w:fldChar w:fldCharType="begin"/>
      </w:r>
      <w:r w:rsidR="006E796B">
        <w:instrText xml:space="preserve"> ADDIN ZOTERO_ITEM CSL_CITATION {"citationID":"pQ2bVArI","properties":{"formattedCitation":"(Hicks &amp; Tingley, 2011)","plainCitation":"(Hicks &amp; Tingley, 2011)","noteIndex":0},"citationItems":[{"id":"xILCbqsa/yc7ez4yN","uris":["http://zotero.org/users/8905122/items/ZIG77UD5"],"itemData":{"id":27869,"type":"article-journal","abstract":"Estimating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6E796B">
        <w:rPr>
          <w:rFonts w:ascii="Segoe UI Emoji" w:hAnsi="Segoe UI Emoji" w:cs="Segoe UI Emoji"/>
        </w:rPr>
        <w:instrText>📊</w:instrText>
      </w:r>
      <w:r w:rsidR="006E796B">
        <w:instrText>","call-number":"3","container-title":"The Stata Journal: Promoting communications on statistics and Stata","DOI":"10.1177/1536867X1201100407","ISSN":"1536-867X","issue":"4","journalAbbreviation":"The Stata Journal: Promoting communications on statistics and Stata","language":"en","note":"</w:instrText>
      </w:r>
      <w:r w:rsidR="006E796B">
        <w:rPr>
          <w:rFonts w:ascii="Segoe UI Emoji" w:hAnsi="Segoe UI Emoji" w:cs="Segoe UI Emoji"/>
        </w:rPr>
        <w:instrText>🏷️</w:instrText>
      </w:r>
      <w:r w:rsidR="006E796B">
        <w:instrText xml:space="preserve"> /reading","page":"605-619","source":"3.2 (Q1)","title":"Causal Mediation Analysis","volume":"11","author":[{"family":"Hicks","given":"Raymond"},{"family":"Tingley","given":"Dustin"}],"issued":{"date-parts":[["2011",12]]}}}],"schema":"https://github.com/citation-style-language/schema/raw/master/csl-citation.json"} </w:instrText>
      </w:r>
      <w:r w:rsidR="003D6C8D" w:rsidRPr="0022223D">
        <w:fldChar w:fldCharType="separate"/>
      </w:r>
      <w:r w:rsidR="00FB59A6" w:rsidRPr="00FB59A6">
        <w:t>(Hicks &amp; Tingley, 2011)</w:t>
      </w:r>
      <w:r w:rsidR="003D6C8D" w:rsidRPr="0022223D">
        <w:fldChar w:fldCharType="end"/>
      </w:r>
      <w:r w:rsidR="003D6C8D" w:rsidRPr="0022223D">
        <w:t xml:space="preserve"> </w:t>
      </w:r>
      <w:r w:rsidRPr="0022223D">
        <w:t xml:space="preserve">to quantify the proportion of </w:t>
      </w:r>
      <w:r w:rsidR="003D6C8D" w:rsidRPr="0022223D">
        <w:t xml:space="preserve">the </w:t>
      </w:r>
      <w:r w:rsidRPr="0022223D">
        <w:t>total effect flowing through each channel.</w:t>
      </w:r>
    </w:p>
    <w:p w14:paraId="048A2389" w14:textId="0E287BE2" w:rsidR="002B0C22" w:rsidRPr="0022223D" w:rsidRDefault="002B0C22" w:rsidP="002B0C22">
      <w:pPr>
        <w:pStyle w:val="Heading4"/>
        <w:rPr>
          <w:lang w:val="en-US"/>
        </w:rPr>
      </w:pPr>
      <w:del w:id="1101" w:author="Xin Li" w:date="2026-05-11T14:58:00Z" w16du:dateUtc="2026-05-11T06:58:00Z">
        <w:r w:rsidRPr="0022223D" w:rsidDel="001F1750">
          <w:rPr>
            <w:lang w:val="en-US"/>
          </w:rPr>
          <w:delText xml:space="preserve">Source </w:delText>
        </w:r>
      </w:del>
      <w:ins w:id="1102" w:author="Xin Li" w:date="2026-05-11T14:58:00Z" w16du:dateUtc="2026-05-11T06:58:00Z">
        <w:r w:rsidR="001F1750">
          <w:rPr>
            <w:lang w:val="en-US"/>
          </w:rPr>
          <w:t>AI Lab</w:t>
        </w:r>
      </w:ins>
      <w:ins w:id="1103" w:author="Xin Li" w:date="2026-05-11T14:59:00Z" w16du:dateUtc="2026-05-11T06:59:00Z">
        <w:r w:rsidR="001F1750">
          <w:rPr>
            <w:lang w:val="en-US"/>
          </w:rPr>
          <w:t>el</w:t>
        </w:r>
      </w:ins>
      <w:ins w:id="1104" w:author="Xin Li" w:date="2026-05-11T14:58:00Z" w16du:dateUtc="2026-05-11T06:58:00Z">
        <w:r w:rsidR="001F1750" w:rsidRPr="0022223D">
          <w:rPr>
            <w:lang w:val="en-US"/>
          </w:rPr>
          <w:t xml:space="preserve"> </w:t>
        </w:r>
      </w:ins>
      <w:r w:rsidRPr="0022223D">
        <w:rPr>
          <w:lang w:val="en-US"/>
        </w:rPr>
        <w:t>Effect</w:t>
      </w:r>
    </w:p>
    <w:p w14:paraId="4281EE80" w14:textId="77777777" w:rsidR="002B0C22" w:rsidRPr="0022223D" w:rsidRDefault="002B0C22" w:rsidP="002B0C22">
      <w:pPr>
        <w:pStyle w:val="Paragraph0"/>
      </w:pPr>
      <w:r w:rsidRPr="0022223D">
        <w:t>We test whether users respond negatively to AI simply because answers come from AI, independent of content or position. If content and position fully explain deterrence, controlling for both should render the AI coefficient nonsignificant. Conversely, if a residual effect persists after accounting for these pathways, this residual necessarily reflects deterrence attributable to the AI source itself—users reacting to the mere fact that the answer came from AI rather than a human.</w:t>
      </w:r>
    </w:p>
    <w:p w14:paraId="0DA77307" w14:textId="77777777" w:rsidR="002B0C22" w:rsidRPr="0022223D" w:rsidRDefault="002B0C22" w:rsidP="002B0C22">
      <w:pPr>
        <w:pStyle w:val="Paragraph0"/>
      </w:pPr>
      <w:r w:rsidRPr="0022223D">
        <w:t>We simultaneously control for comprehensive content measures (length, LLM quality ratings, and ten quality dimensions) and position effects (</w:t>
      </w:r>
      <w:r w:rsidRPr="0022223D">
        <w:rPr>
          <w:i/>
          <w:iCs/>
        </w:rPr>
        <w:t>hasFirstPositionSeeker1Ans</w:t>
      </w:r>
      <w:r w:rsidRPr="0022223D">
        <w:rPr>
          <w:i/>
          <w:iCs/>
          <w:vertAlign w:val="subscript"/>
        </w:rPr>
        <w:t>i</w:t>
      </w:r>
      <w:r w:rsidRPr="0022223D">
        <w:t xml:space="preserve">). </w:t>
      </w:r>
      <w:r w:rsidRPr="0022223D">
        <w:lastRenderedPageBreak/>
        <w:t>Together, these controls capture the pathways through which AI’s superior content quality and instantaneous positioning reduce human participation.</w:t>
      </w:r>
    </w:p>
    <w:p w14:paraId="6BF494CE" w14:textId="77777777" w:rsidR="002B0C22" w:rsidRPr="0022223D" w:rsidRDefault="002B0C22" w:rsidP="002B0C22">
      <w:pPr>
        <w:pStyle w:val="Paragraph0"/>
      </w:pPr>
      <w:r w:rsidRPr="0022223D">
        <w:t>Table 11 presents our analysis. Column 1 replicates our baseline specification (</w:t>
      </w:r>
      <w:r w:rsidRPr="0022223D">
        <w:rPr>
          <w:i/>
          <w:iCs/>
        </w:rPr>
        <w:t>β</w:t>
      </w:r>
      <w:r w:rsidRPr="0022223D">
        <w:t xml:space="preserve"> = -0.153, p &lt; 0.001) to establish the total deterrence effect we seek to explain. Column 2 controls for comprehensive content characteristics, reducing the AI coefficient to -0.113 (p &lt; 0.001). Column 3 adds position effect controls on top of the content measures.</w:t>
      </w:r>
    </w:p>
    <w:p w14:paraId="20FD84B2" w14:textId="77777777" w:rsidR="002B0C22" w:rsidRPr="0022223D" w:rsidRDefault="002B0C22" w:rsidP="002B0C22">
      <w:pPr>
        <w:pStyle w:val="Paragraph0"/>
      </w:pPr>
      <w:bookmarkStart w:id="1105" w:name="_Hlk213538744"/>
      <w:r w:rsidRPr="0022223D">
        <w:t xml:space="preserve">The key finding appears in Column 3: even after controlling for </w:t>
      </w:r>
      <w:bookmarkEnd w:id="1105"/>
      <w:r w:rsidRPr="0022223D">
        <w:t>both content quality and position effects, the AI treatment coefficient remains negative and statistically significant (</w:t>
      </w:r>
      <w:r w:rsidRPr="0022223D">
        <w:rPr>
          <w:i/>
          <w:iCs/>
        </w:rPr>
        <w:t>β</w:t>
      </w:r>
      <w:r w:rsidRPr="0022223D">
        <w:t xml:space="preserve"> = -0.087, p &lt; 0.01). This persistent effect cannot be attributed to AI producing better content or occupying the first position—we have explicitly controlled for both mechanisms. Instead, it reflects deterrence arising purely from the AI source. Users reduce their participation in response to AI-generated answers beyond what would be predicted by the content quality or positioning of those answers alone.</w:t>
      </w:r>
    </w:p>
    <w:p w14:paraId="38D85CD5" w14:textId="77777777" w:rsidR="002B0C22" w:rsidRPr="0022223D" w:rsidRDefault="002B0C22" w:rsidP="002B0C22">
      <w:pPr>
        <w:pStyle w:val="TableFiguretitle"/>
      </w:pPr>
      <w:r w:rsidRPr="0022223D">
        <w:t xml:space="preserve">Table </w:t>
      </w:r>
      <w:r>
        <w:fldChar w:fldCharType="begin"/>
      </w:r>
      <w:r>
        <w:instrText xml:space="preserve"> SEQ Table \* ARABIC </w:instrText>
      </w:r>
      <w:r>
        <w:fldChar w:fldCharType="separate"/>
      </w:r>
      <w:r w:rsidRPr="0022223D">
        <w:t>11</w:t>
      </w:r>
      <w:r>
        <w:fldChar w:fldCharType="end"/>
      </w:r>
      <w:r w:rsidRPr="0022223D">
        <w:t>. The source effects of AI-generated answers</w:t>
      </w:r>
    </w:p>
    <w:tbl>
      <w:tblPr>
        <w:tblW w:w="5000" w:type="pct"/>
        <w:jc w:val="center"/>
        <w:tblLayout w:type="fixed"/>
        <w:tblLook w:val="04A0" w:firstRow="1" w:lastRow="0" w:firstColumn="1" w:lastColumn="0" w:noHBand="0" w:noVBand="1"/>
      </w:tblPr>
      <w:tblGrid>
        <w:gridCol w:w="4764"/>
        <w:gridCol w:w="1532"/>
        <w:gridCol w:w="1532"/>
        <w:gridCol w:w="1532"/>
      </w:tblGrid>
      <w:tr w:rsidR="002B0C22" w:rsidRPr="0022223D" w14:paraId="7E3A9B8D" w14:textId="77777777" w:rsidTr="00DC3253">
        <w:trPr>
          <w:trHeight w:val="260"/>
          <w:jc w:val="center"/>
        </w:trPr>
        <w:tc>
          <w:tcPr>
            <w:tcW w:w="4764" w:type="dxa"/>
            <w:tcBorders>
              <w:top w:val="single" w:sz="4" w:space="0" w:color="auto"/>
              <w:left w:val="nil"/>
              <w:bottom w:val="nil"/>
              <w:right w:val="nil"/>
            </w:tcBorders>
            <w:noWrap/>
            <w:hideMark/>
          </w:tcPr>
          <w:p w14:paraId="5F6E2BBF" w14:textId="77777777" w:rsidR="002B0C22" w:rsidRPr="0022223D" w:rsidRDefault="002B0C22" w:rsidP="00DC3253">
            <w:pPr>
              <w:rPr>
                <w:color w:val="000000"/>
                <w:sz w:val="20"/>
                <w:szCs w:val="20"/>
              </w:rPr>
            </w:pPr>
            <w:r w:rsidRPr="0022223D">
              <w:rPr>
                <w:color w:val="000000"/>
                <w:sz w:val="20"/>
                <w:szCs w:val="20"/>
              </w:rPr>
              <w:t> </w:t>
            </w:r>
          </w:p>
        </w:tc>
        <w:tc>
          <w:tcPr>
            <w:tcW w:w="1532" w:type="dxa"/>
            <w:tcBorders>
              <w:top w:val="single" w:sz="4" w:space="0" w:color="auto"/>
              <w:left w:val="nil"/>
              <w:bottom w:val="nil"/>
              <w:right w:val="nil"/>
            </w:tcBorders>
            <w:noWrap/>
            <w:hideMark/>
          </w:tcPr>
          <w:p w14:paraId="20912C75" w14:textId="77777777" w:rsidR="002B0C22" w:rsidRPr="0022223D" w:rsidRDefault="002B0C22" w:rsidP="00DC3253">
            <w:pPr>
              <w:jc w:val="center"/>
              <w:rPr>
                <w:sz w:val="20"/>
                <w:szCs w:val="20"/>
              </w:rPr>
            </w:pPr>
            <w:r w:rsidRPr="0022223D">
              <w:rPr>
                <w:sz w:val="20"/>
                <w:szCs w:val="20"/>
              </w:rPr>
              <w:t>(1)</w:t>
            </w:r>
          </w:p>
        </w:tc>
        <w:tc>
          <w:tcPr>
            <w:tcW w:w="1532" w:type="dxa"/>
            <w:tcBorders>
              <w:top w:val="single" w:sz="4" w:space="0" w:color="auto"/>
              <w:left w:val="nil"/>
              <w:bottom w:val="nil"/>
              <w:right w:val="nil"/>
            </w:tcBorders>
            <w:noWrap/>
            <w:hideMark/>
          </w:tcPr>
          <w:p w14:paraId="7C6357D2" w14:textId="77777777" w:rsidR="002B0C22" w:rsidRPr="0022223D" w:rsidRDefault="002B0C22" w:rsidP="00DC3253">
            <w:pPr>
              <w:jc w:val="center"/>
              <w:rPr>
                <w:sz w:val="20"/>
                <w:szCs w:val="20"/>
              </w:rPr>
            </w:pPr>
            <w:r w:rsidRPr="0022223D">
              <w:rPr>
                <w:sz w:val="20"/>
                <w:szCs w:val="20"/>
              </w:rPr>
              <w:t>(2)</w:t>
            </w:r>
          </w:p>
        </w:tc>
        <w:tc>
          <w:tcPr>
            <w:tcW w:w="1532" w:type="dxa"/>
            <w:tcBorders>
              <w:top w:val="single" w:sz="4" w:space="0" w:color="auto"/>
              <w:left w:val="nil"/>
              <w:bottom w:val="nil"/>
              <w:right w:val="nil"/>
            </w:tcBorders>
            <w:noWrap/>
            <w:hideMark/>
          </w:tcPr>
          <w:p w14:paraId="0A2D12E5" w14:textId="77777777" w:rsidR="002B0C22" w:rsidRPr="0022223D" w:rsidRDefault="002B0C22" w:rsidP="00DC3253">
            <w:pPr>
              <w:jc w:val="center"/>
              <w:rPr>
                <w:sz w:val="20"/>
                <w:szCs w:val="20"/>
              </w:rPr>
            </w:pPr>
            <w:r w:rsidRPr="0022223D">
              <w:rPr>
                <w:sz w:val="20"/>
                <w:szCs w:val="20"/>
              </w:rPr>
              <w:t>(3)</w:t>
            </w:r>
          </w:p>
        </w:tc>
      </w:tr>
      <w:tr w:rsidR="002B0C22" w:rsidRPr="0022223D" w14:paraId="5F043F8E" w14:textId="77777777" w:rsidTr="00DC3253">
        <w:trPr>
          <w:trHeight w:val="260"/>
          <w:jc w:val="center"/>
        </w:trPr>
        <w:tc>
          <w:tcPr>
            <w:tcW w:w="4764" w:type="dxa"/>
            <w:tcBorders>
              <w:top w:val="nil"/>
              <w:left w:val="nil"/>
              <w:bottom w:val="nil"/>
              <w:right w:val="nil"/>
            </w:tcBorders>
            <w:noWrap/>
            <w:hideMark/>
          </w:tcPr>
          <w:p w14:paraId="296E718D" w14:textId="77777777" w:rsidR="002B0C22" w:rsidRPr="0022223D" w:rsidRDefault="002B0C22" w:rsidP="00DC3253">
            <w:pPr>
              <w:jc w:val="right"/>
              <w:rPr>
                <w:color w:val="000000"/>
                <w:sz w:val="20"/>
                <w:szCs w:val="20"/>
              </w:rPr>
            </w:pPr>
            <w:r w:rsidRPr="0022223D">
              <w:rPr>
                <w:color w:val="000000"/>
                <w:sz w:val="20"/>
                <w:szCs w:val="20"/>
              </w:rPr>
              <w:t xml:space="preserve">DV: </w:t>
            </w:r>
          </w:p>
        </w:tc>
        <w:tc>
          <w:tcPr>
            <w:tcW w:w="4596" w:type="dxa"/>
            <w:gridSpan w:val="3"/>
            <w:tcBorders>
              <w:top w:val="nil"/>
              <w:left w:val="nil"/>
              <w:bottom w:val="single" w:sz="4" w:space="0" w:color="auto"/>
              <w:right w:val="nil"/>
            </w:tcBorders>
            <w:noWrap/>
            <w:hideMark/>
          </w:tcPr>
          <w:p w14:paraId="0D06F57C" w14:textId="77777777" w:rsidR="002B0C22" w:rsidRPr="0022223D" w:rsidRDefault="002B0C22" w:rsidP="00DC3253">
            <w:pPr>
              <w:jc w:val="center"/>
              <w:rPr>
                <w:color w:val="000000"/>
                <w:sz w:val="20"/>
                <w:szCs w:val="20"/>
              </w:rPr>
            </w:pPr>
            <w:r w:rsidRPr="0022223D">
              <w:rPr>
                <w:i/>
                <w:iCs/>
                <w:color w:val="000000"/>
                <w:sz w:val="20"/>
                <w:szCs w:val="20"/>
              </w:rPr>
              <w:t>answerNum</w:t>
            </w:r>
            <w:r w:rsidRPr="0022223D">
              <w:rPr>
                <w:i/>
                <w:iCs/>
                <w:color w:val="000000"/>
                <w:sz w:val="20"/>
                <w:szCs w:val="20"/>
                <w:vertAlign w:val="subscript"/>
              </w:rPr>
              <w:t>i</w:t>
            </w:r>
          </w:p>
        </w:tc>
      </w:tr>
      <w:tr w:rsidR="002B0C22" w:rsidRPr="0022223D" w14:paraId="5C45AB80" w14:textId="77777777" w:rsidTr="00DC3253">
        <w:trPr>
          <w:trHeight w:val="260"/>
          <w:jc w:val="center"/>
        </w:trPr>
        <w:tc>
          <w:tcPr>
            <w:tcW w:w="4764" w:type="dxa"/>
            <w:vMerge w:val="restart"/>
            <w:tcBorders>
              <w:top w:val="nil"/>
              <w:left w:val="nil"/>
              <w:bottom w:val="single" w:sz="4" w:space="0" w:color="000000"/>
              <w:right w:val="nil"/>
            </w:tcBorders>
            <w:noWrap/>
            <w:hideMark/>
          </w:tcPr>
          <w:p w14:paraId="41071C8D" w14:textId="77777777" w:rsidR="002B0C22" w:rsidRPr="0022223D" w:rsidRDefault="002B0C22" w:rsidP="00DC3253">
            <w:pPr>
              <w:rPr>
                <w:i/>
                <w:iCs/>
                <w:sz w:val="20"/>
                <w:szCs w:val="20"/>
              </w:rPr>
            </w:pPr>
            <w:r w:rsidRPr="0022223D">
              <w:rPr>
                <w:i/>
                <w:iCs/>
                <w:sz w:val="20"/>
                <w:szCs w:val="20"/>
              </w:rPr>
              <w:t>AI</w:t>
            </w:r>
            <w:r w:rsidRPr="0022223D">
              <w:rPr>
                <w:i/>
                <w:iCs/>
                <w:sz w:val="20"/>
                <w:szCs w:val="20"/>
                <w:vertAlign w:val="subscript"/>
              </w:rPr>
              <w:t>i</w:t>
            </w:r>
          </w:p>
        </w:tc>
        <w:tc>
          <w:tcPr>
            <w:tcW w:w="1532" w:type="dxa"/>
            <w:tcBorders>
              <w:top w:val="nil"/>
              <w:left w:val="nil"/>
              <w:bottom w:val="nil"/>
              <w:right w:val="nil"/>
            </w:tcBorders>
            <w:noWrap/>
            <w:hideMark/>
          </w:tcPr>
          <w:p w14:paraId="48DF31A0" w14:textId="77777777" w:rsidR="002B0C22" w:rsidRPr="0022223D" w:rsidRDefault="002B0C22" w:rsidP="00DC3253">
            <w:pPr>
              <w:jc w:val="center"/>
              <w:rPr>
                <w:color w:val="000000"/>
                <w:sz w:val="20"/>
                <w:szCs w:val="20"/>
              </w:rPr>
            </w:pPr>
            <w:r w:rsidRPr="0022223D">
              <w:rPr>
                <w:color w:val="000000"/>
                <w:sz w:val="20"/>
                <w:szCs w:val="20"/>
              </w:rPr>
              <w:t>-0.153 ***</w:t>
            </w:r>
          </w:p>
        </w:tc>
        <w:tc>
          <w:tcPr>
            <w:tcW w:w="1532" w:type="dxa"/>
            <w:tcBorders>
              <w:top w:val="nil"/>
              <w:left w:val="nil"/>
              <w:bottom w:val="nil"/>
              <w:right w:val="nil"/>
            </w:tcBorders>
            <w:noWrap/>
            <w:hideMark/>
          </w:tcPr>
          <w:p w14:paraId="357FB040" w14:textId="77777777" w:rsidR="002B0C22" w:rsidRPr="0022223D" w:rsidRDefault="002B0C22" w:rsidP="00DC3253">
            <w:pPr>
              <w:jc w:val="center"/>
              <w:rPr>
                <w:color w:val="000000"/>
                <w:sz w:val="20"/>
                <w:szCs w:val="20"/>
              </w:rPr>
            </w:pPr>
            <w:r w:rsidRPr="0022223D">
              <w:rPr>
                <w:color w:val="000000"/>
                <w:sz w:val="20"/>
                <w:szCs w:val="20"/>
              </w:rPr>
              <w:t>-0.109 ***</w:t>
            </w:r>
          </w:p>
        </w:tc>
        <w:tc>
          <w:tcPr>
            <w:tcW w:w="1532" w:type="dxa"/>
            <w:tcBorders>
              <w:top w:val="nil"/>
              <w:left w:val="nil"/>
              <w:bottom w:val="nil"/>
              <w:right w:val="nil"/>
            </w:tcBorders>
            <w:noWrap/>
            <w:hideMark/>
          </w:tcPr>
          <w:p w14:paraId="7E995B04" w14:textId="77777777" w:rsidR="002B0C22" w:rsidRPr="0022223D" w:rsidRDefault="002B0C22" w:rsidP="00DC3253">
            <w:pPr>
              <w:jc w:val="center"/>
              <w:rPr>
                <w:color w:val="000000"/>
                <w:sz w:val="20"/>
                <w:szCs w:val="20"/>
              </w:rPr>
            </w:pPr>
            <w:r w:rsidRPr="0022223D">
              <w:rPr>
                <w:color w:val="000000"/>
                <w:sz w:val="20"/>
                <w:szCs w:val="20"/>
              </w:rPr>
              <w:t>-0.087 **</w:t>
            </w:r>
          </w:p>
        </w:tc>
      </w:tr>
      <w:tr w:rsidR="002B0C22" w:rsidRPr="0022223D" w14:paraId="01B33E5B" w14:textId="77777777" w:rsidTr="00DC3253">
        <w:trPr>
          <w:trHeight w:val="260"/>
          <w:jc w:val="center"/>
        </w:trPr>
        <w:tc>
          <w:tcPr>
            <w:tcW w:w="4764" w:type="dxa"/>
            <w:vMerge/>
            <w:tcBorders>
              <w:top w:val="nil"/>
              <w:left w:val="nil"/>
              <w:bottom w:val="single" w:sz="4" w:space="0" w:color="000000"/>
              <w:right w:val="nil"/>
            </w:tcBorders>
            <w:hideMark/>
          </w:tcPr>
          <w:p w14:paraId="77D141DC" w14:textId="77777777" w:rsidR="002B0C22" w:rsidRPr="0022223D" w:rsidRDefault="002B0C22" w:rsidP="00DC3253">
            <w:pPr>
              <w:rPr>
                <w:sz w:val="20"/>
                <w:szCs w:val="20"/>
              </w:rPr>
            </w:pPr>
          </w:p>
        </w:tc>
        <w:tc>
          <w:tcPr>
            <w:tcW w:w="1532" w:type="dxa"/>
            <w:tcBorders>
              <w:top w:val="nil"/>
              <w:left w:val="nil"/>
              <w:bottom w:val="single" w:sz="4" w:space="0" w:color="auto"/>
              <w:right w:val="nil"/>
            </w:tcBorders>
            <w:noWrap/>
            <w:hideMark/>
          </w:tcPr>
          <w:p w14:paraId="31D8987F" w14:textId="77777777" w:rsidR="002B0C22" w:rsidRPr="0022223D" w:rsidRDefault="002B0C22" w:rsidP="00DC3253">
            <w:pPr>
              <w:jc w:val="center"/>
              <w:rPr>
                <w:color w:val="000000"/>
                <w:sz w:val="20"/>
                <w:szCs w:val="20"/>
              </w:rPr>
            </w:pPr>
            <w:r w:rsidRPr="0022223D">
              <w:rPr>
                <w:color w:val="000000"/>
                <w:sz w:val="20"/>
                <w:szCs w:val="20"/>
              </w:rPr>
              <w:t>(0.010)</w:t>
            </w:r>
          </w:p>
        </w:tc>
        <w:tc>
          <w:tcPr>
            <w:tcW w:w="1532" w:type="dxa"/>
            <w:tcBorders>
              <w:top w:val="nil"/>
              <w:left w:val="nil"/>
              <w:bottom w:val="single" w:sz="4" w:space="0" w:color="auto"/>
              <w:right w:val="nil"/>
            </w:tcBorders>
            <w:noWrap/>
            <w:hideMark/>
          </w:tcPr>
          <w:p w14:paraId="5D5F187A" w14:textId="77777777" w:rsidR="002B0C22" w:rsidRPr="0022223D" w:rsidRDefault="002B0C22" w:rsidP="00DC3253">
            <w:pPr>
              <w:jc w:val="center"/>
              <w:rPr>
                <w:color w:val="000000"/>
                <w:sz w:val="20"/>
                <w:szCs w:val="20"/>
              </w:rPr>
            </w:pPr>
            <w:r w:rsidRPr="0022223D">
              <w:rPr>
                <w:color w:val="000000"/>
                <w:sz w:val="20"/>
                <w:szCs w:val="20"/>
              </w:rPr>
              <w:t>(0.018)</w:t>
            </w:r>
          </w:p>
        </w:tc>
        <w:tc>
          <w:tcPr>
            <w:tcW w:w="1532" w:type="dxa"/>
            <w:tcBorders>
              <w:top w:val="nil"/>
              <w:left w:val="nil"/>
              <w:bottom w:val="single" w:sz="4" w:space="0" w:color="auto"/>
              <w:right w:val="nil"/>
            </w:tcBorders>
            <w:noWrap/>
            <w:hideMark/>
          </w:tcPr>
          <w:p w14:paraId="243AE015" w14:textId="77777777" w:rsidR="002B0C22" w:rsidRPr="0022223D" w:rsidRDefault="002B0C22" w:rsidP="00DC3253">
            <w:pPr>
              <w:jc w:val="center"/>
              <w:rPr>
                <w:color w:val="000000"/>
                <w:sz w:val="20"/>
                <w:szCs w:val="20"/>
              </w:rPr>
            </w:pPr>
            <w:r w:rsidRPr="0022223D">
              <w:rPr>
                <w:color w:val="000000"/>
                <w:sz w:val="20"/>
                <w:szCs w:val="20"/>
              </w:rPr>
              <w:t>(0.017)</w:t>
            </w:r>
          </w:p>
        </w:tc>
      </w:tr>
      <w:tr w:rsidR="002B0C22" w:rsidRPr="0022223D" w14:paraId="43F8EEE3" w14:textId="77777777" w:rsidTr="00DC3253">
        <w:trPr>
          <w:trHeight w:val="260"/>
          <w:jc w:val="center"/>
        </w:trPr>
        <w:tc>
          <w:tcPr>
            <w:tcW w:w="4764" w:type="dxa"/>
            <w:tcBorders>
              <w:top w:val="nil"/>
              <w:left w:val="nil"/>
              <w:bottom w:val="nil"/>
              <w:right w:val="nil"/>
            </w:tcBorders>
            <w:noWrap/>
            <w:hideMark/>
          </w:tcPr>
          <w:p w14:paraId="546BC96D" w14:textId="77777777" w:rsidR="002B0C22" w:rsidRPr="0022223D" w:rsidRDefault="002B0C22" w:rsidP="00DC3253">
            <w:pPr>
              <w:rPr>
                <w:sz w:val="20"/>
                <w:szCs w:val="20"/>
              </w:rPr>
            </w:pPr>
            <w:r w:rsidRPr="0022223D">
              <w:rPr>
                <w:sz w:val="20"/>
                <w:szCs w:val="20"/>
              </w:rPr>
              <w:t>question timing FE</w:t>
            </w:r>
          </w:p>
        </w:tc>
        <w:tc>
          <w:tcPr>
            <w:tcW w:w="1532" w:type="dxa"/>
            <w:tcBorders>
              <w:top w:val="nil"/>
              <w:left w:val="nil"/>
              <w:bottom w:val="nil"/>
              <w:right w:val="nil"/>
            </w:tcBorders>
            <w:noWrap/>
            <w:hideMark/>
          </w:tcPr>
          <w:p w14:paraId="461B466C"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1F697654"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2BED26DE" w14:textId="77777777" w:rsidR="002B0C22" w:rsidRPr="0022223D" w:rsidRDefault="002B0C22" w:rsidP="00DC3253">
            <w:pPr>
              <w:jc w:val="center"/>
              <w:rPr>
                <w:sz w:val="20"/>
                <w:szCs w:val="20"/>
              </w:rPr>
            </w:pPr>
            <w:r w:rsidRPr="0022223D">
              <w:rPr>
                <w:sz w:val="20"/>
                <w:szCs w:val="20"/>
              </w:rPr>
              <w:t>√</w:t>
            </w:r>
          </w:p>
        </w:tc>
      </w:tr>
      <w:tr w:rsidR="002B0C22" w:rsidRPr="0022223D" w14:paraId="1F390DBC" w14:textId="77777777" w:rsidTr="00DC3253">
        <w:trPr>
          <w:trHeight w:val="260"/>
          <w:jc w:val="center"/>
        </w:trPr>
        <w:tc>
          <w:tcPr>
            <w:tcW w:w="4764" w:type="dxa"/>
            <w:tcBorders>
              <w:top w:val="nil"/>
              <w:left w:val="nil"/>
              <w:bottom w:val="nil"/>
              <w:right w:val="nil"/>
            </w:tcBorders>
            <w:noWrap/>
            <w:hideMark/>
          </w:tcPr>
          <w:p w14:paraId="3FF144F2" w14:textId="77777777" w:rsidR="002B0C22" w:rsidRPr="0022223D" w:rsidRDefault="002B0C22" w:rsidP="00DC3253">
            <w:pPr>
              <w:rPr>
                <w:sz w:val="20"/>
                <w:szCs w:val="20"/>
              </w:rPr>
            </w:pPr>
            <w:r w:rsidRPr="0022223D">
              <w:rPr>
                <w:sz w:val="20"/>
                <w:szCs w:val="20"/>
              </w:rPr>
              <w:t>other controls</w:t>
            </w:r>
          </w:p>
        </w:tc>
        <w:tc>
          <w:tcPr>
            <w:tcW w:w="1532" w:type="dxa"/>
            <w:tcBorders>
              <w:top w:val="nil"/>
              <w:left w:val="nil"/>
              <w:bottom w:val="nil"/>
              <w:right w:val="nil"/>
            </w:tcBorders>
            <w:noWrap/>
            <w:hideMark/>
          </w:tcPr>
          <w:p w14:paraId="25EEC086"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535C8887"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1FEE978F" w14:textId="77777777" w:rsidR="002B0C22" w:rsidRPr="0022223D" w:rsidRDefault="002B0C22" w:rsidP="00DC3253">
            <w:pPr>
              <w:jc w:val="center"/>
              <w:rPr>
                <w:sz w:val="20"/>
                <w:szCs w:val="20"/>
              </w:rPr>
            </w:pPr>
            <w:r w:rsidRPr="0022223D">
              <w:rPr>
                <w:sz w:val="20"/>
                <w:szCs w:val="20"/>
              </w:rPr>
              <w:t>√</w:t>
            </w:r>
          </w:p>
        </w:tc>
      </w:tr>
      <w:tr w:rsidR="002B0C22" w:rsidRPr="0022223D" w14:paraId="31DA114E" w14:textId="77777777" w:rsidTr="00DC3253">
        <w:trPr>
          <w:trHeight w:val="260"/>
          <w:jc w:val="center"/>
        </w:trPr>
        <w:tc>
          <w:tcPr>
            <w:tcW w:w="4764" w:type="dxa"/>
            <w:tcBorders>
              <w:top w:val="nil"/>
              <w:left w:val="nil"/>
              <w:bottom w:val="nil"/>
              <w:right w:val="nil"/>
            </w:tcBorders>
            <w:noWrap/>
            <w:hideMark/>
          </w:tcPr>
          <w:p w14:paraId="6AD0B565" w14:textId="77777777" w:rsidR="002B0C22" w:rsidRPr="0022223D" w:rsidRDefault="002B0C22" w:rsidP="00DC3253">
            <w:pPr>
              <w:rPr>
                <w:sz w:val="20"/>
                <w:szCs w:val="20"/>
              </w:rPr>
            </w:pPr>
            <w:r w:rsidRPr="0022223D">
              <w:rPr>
                <w:sz w:val="20"/>
                <w:szCs w:val="20"/>
              </w:rPr>
              <w:t>control for content quality of the first answer</w:t>
            </w:r>
          </w:p>
        </w:tc>
        <w:tc>
          <w:tcPr>
            <w:tcW w:w="1532" w:type="dxa"/>
            <w:tcBorders>
              <w:top w:val="nil"/>
              <w:left w:val="nil"/>
              <w:bottom w:val="nil"/>
              <w:right w:val="nil"/>
            </w:tcBorders>
            <w:noWrap/>
            <w:hideMark/>
          </w:tcPr>
          <w:p w14:paraId="63CBC432" w14:textId="77777777" w:rsidR="002B0C22" w:rsidRPr="0022223D" w:rsidRDefault="002B0C22" w:rsidP="00DC3253">
            <w:pPr>
              <w:rPr>
                <w:sz w:val="20"/>
                <w:szCs w:val="20"/>
              </w:rPr>
            </w:pPr>
          </w:p>
        </w:tc>
        <w:tc>
          <w:tcPr>
            <w:tcW w:w="1532" w:type="dxa"/>
            <w:tcBorders>
              <w:top w:val="nil"/>
              <w:left w:val="nil"/>
              <w:bottom w:val="nil"/>
              <w:right w:val="nil"/>
            </w:tcBorders>
            <w:noWrap/>
            <w:hideMark/>
          </w:tcPr>
          <w:p w14:paraId="1B32B092" w14:textId="77777777" w:rsidR="002B0C22" w:rsidRPr="0022223D" w:rsidRDefault="002B0C22" w:rsidP="00DC3253">
            <w:pPr>
              <w:jc w:val="center"/>
              <w:rPr>
                <w:sz w:val="20"/>
                <w:szCs w:val="20"/>
              </w:rPr>
            </w:pPr>
            <w:r w:rsidRPr="0022223D">
              <w:rPr>
                <w:sz w:val="20"/>
                <w:szCs w:val="20"/>
              </w:rPr>
              <w:t>√</w:t>
            </w:r>
          </w:p>
        </w:tc>
        <w:tc>
          <w:tcPr>
            <w:tcW w:w="1532" w:type="dxa"/>
            <w:tcBorders>
              <w:top w:val="nil"/>
              <w:left w:val="nil"/>
              <w:bottom w:val="nil"/>
              <w:right w:val="nil"/>
            </w:tcBorders>
            <w:noWrap/>
            <w:hideMark/>
          </w:tcPr>
          <w:p w14:paraId="02AC94EE" w14:textId="77777777" w:rsidR="002B0C22" w:rsidRPr="0022223D" w:rsidRDefault="002B0C22" w:rsidP="00DC3253">
            <w:pPr>
              <w:jc w:val="center"/>
              <w:rPr>
                <w:sz w:val="20"/>
                <w:szCs w:val="20"/>
              </w:rPr>
            </w:pPr>
            <w:r w:rsidRPr="0022223D">
              <w:rPr>
                <w:sz w:val="20"/>
                <w:szCs w:val="20"/>
              </w:rPr>
              <w:t>√</w:t>
            </w:r>
          </w:p>
        </w:tc>
      </w:tr>
      <w:tr w:rsidR="002B0C22" w:rsidRPr="0022223D" w14:paraId="622FC936" w14:textId="77777777" w:rsidTr="00DC3253">
        <w:trPr>
          <w:trHeight w:val="260"/>
          <w:jc w:val="center"/>
        </w:trPr>
        <w:tc>
          <w:tcPr>
            <w:tcW w:w="4764" w:type="dxa"/>
            <w:tcBorders>
              <w:top w:val="nil"/>
              <w:left w:val="nil"/>
              <w:bottom w:val="nil"/>
              <w:right w:val="nil"/>
            </w:tcBorders>
            <w:noWrap/>
            <w:hideMark/>
          </w:tcPr>
          <w:p w14:paraId="15D6A293" w14:textId="77777777" w:rsidR="002B0C22" w:rsidRPr="0022223D" w:rsidRDefault="002B0C22" w:rsidP="00DC3253">
            <w:pPr>
              <w:rPr>
                <w:sz w:val="20"/>
                <w:szCs w:val="20"/>
              </w:rPr>
            </w:pPr>
            <w:r w:rsidRPr="0022223D">
              <w:rPr>
                <w:sz w:val="20"/>
                <w:szCs w:val="20"/>
              </w:rPr>
              <w:t>control for the position effect’s proxy</w:t>
            </w:r>
          </w:p>
        </w:tc>
        <w:tc>
          <w:tcPr>
            <w:tcW w:w="1532" w:type="dxa"/>
            <w:tcBorders>
              <w:top w:val="nil"/>
              <w:left w:val="nil"/>
              <w:bottom w:val="nil"/>
              <w:right w:val="nil"/>
            </w:tcBorders>
            <w:noWrap/>
            <w:hideMark/>
          </w:tcPr>
          <w:p w14:paraId="6627A596" w14:textId="77777777" w:rsidR="002B0C22" w:rsidRPr="0022223D" w:rsidRDefault="002B0C22" w:rsidP="00DC3253">
            <w:pPr>
              <w:rPr>
                <w:sz w:val="20"/>
                <w:szCs w:val="20"/>
              </w:rPr>
            </w:pPr>
          </w:p>
        </w:tc>
        <w:tc>
          <w:tcPr>
            <w:tcW w:w="1532" w:type="dxa"/>
            <w:tcBorders>
              <w:top w:val="nil"/>
              <w:left w:val="nil"/>
              <w:bottom w:val="nil"/>
              <w:right w:val="nil"/>
            </w:tcBorders>
            <w:noWrap/>
            <w:hideMark/>
          </w:tcPr>
          <w:p w14:paraId="1A085093" w14:textId="77777777" w:rsidR="002B0C22" w:rsidRPr="0022223D" w:rsidRDefault="002B0C22" w:rsidP="00DC3253">
            <w:pPr>
              <w:jc w:val="center"/>
              <w:rPr>
                <w:sz w:val="20"/>
                <w:szCs w:val="20"/>
              </w:rPr>
            </w:pPr>
          </w:p>
        </w:tc>
        <w:tc>
          <w:tcPr>
            <w:tcW w:w="1532" w:type="dxa"/>
            <w:tcBorders>
              <w:top w:val="nil"/>
              <w:left w:val="nil"/>
              <w:bottom w:val="nil"/>
              <w:right w:val="nil"/>
            </w:tcBorders>
            <w:noWrap/>
            <w:hideMark/>
          </w:tcPr>
          <w:p w14:paraId="4C07CC27" w14:textId="77777777" w:rsidR="002B0C22" w:rsidRPr="0022223D" w:rsidRDefault="002B0C22" w:rsidP="00DC3253">
            <w:pPr>
              <w:jc w:val="center"/>
              <w:rPr>
                <w:sz w:val="20"/>
                <w:szCs w:val="20"/>
              </w:rPr>
            </w:pPr>
            <w:r w:rsidRPr="0022223D">
              <w:rPr>
                <w:sz w:val="20"/>
                <w:szCs w:val="20"/>
              </w:rPr>
              <w:t>√</w:t>
            </w:r>
          </w:p>
        </w:tc>
      </w:tr>
      <w:tr w:rsidR="002B0C22" w:rsidRPr="0022223D" w14:paraId="4CB26AD8" w14:textId="77777777" w:rsidTr="00DC3253">
        <w:trPr>
          <w:trHeight w:val="260"/>
          <w:jc w:val="center"/>
        </w:trPr>
        <w:tc>
          <w:tcPr>
            <w:tcW w:w="4764" w:type="dxa"/>
            <w:tcBorders>
              <w:top w:val="single" w:sz="4" w:space="0" w:color="auto"/>
              <w:left w:val="nil"/>
              <w:bottom w:val="single" w:sz="4" w:space="0" w:color="auto"/>
              <w:right w:val="nil"/>
            </w:tcBorders>
            <w:noWrap/>
            <w:hideMark/>
          </w:tcPr>
          <w:p w14:paraId="5E46FCAC" w14:textId="77777777" w:rsidR="002B0C22" w:rsidRPr="0022223D" w:rsidRDefault="002B0C22" w:rsidP="00DC3253">
            <w:pPr>
              <w:rPr>
                <w:color w:val="000000"/>
                <w:sz w:val="20"/>
                <w:szCs w:val="20"/>
              </w:rPr>
            </w:pPr>
            <w:r w:rsidRPr="0022223D">
              <w:rPr>
                <w:color w:val="000000"/>
                <w:sz w:val="20"/>
                <w:szCs w:val="20"/>
              </w:rPr>
              <w:t>N</w:t>
            </w:r>
          </w:p>
        </w:tc>
        <w:tc>
          <w:tcPr>
            <w:tcW w:w="1532" w:type="dxa"/>
            <w:tcBorders>
              <w:top w:val="single" w:sz="4" w:space="0" w:color="auto"/>
              <w:left w:val="nil"/>
              <w:bottom w:val="single" w:sz="4" w:space="0" w:color="auto"/>
              <w:right w:val="nil"/>
            </w:tcBorders>
            <w:noWrap/>
            <w:hideMark/>
          </w:tcPr>
          <w:p w14:paraId="64584D71" w14:textId="77777777" w:rsidR="002B0C22" w:rsidRPr="0022223D" w:rsidRDefault="002B0C22" w:rsidP="00DC3253">
            <w:pPr>
              <w:jc w:val="center"/>
              <w:rPr>
                <w:color w:val="000000"/>
                <w:sz w:val="20"/>
                <w:szCs w:val="20"/>
              </w:rPr>
            </w:pPr>
            <w:r w:rsidRPr="0022223D">
              <w:rPr>
                <w:color w:val="000000"/>
                <w:sz w:val="20"/>
                <w:szCs w:val="20"/>
              </w:rPr>
              <w:t>3,235</w:t>
            </w:r>
          </w:p>
        </w:tc>
        <w:tc>
          <w:tcPr>
            <w:tcW w:w="1532" w:type="dxa"/>
            <w:tcBorders>
              <w:top w:val="single" w:sz="4" w:space="0" w:color="auto"/>
              <w:left w:val="nil"/>
              <w:bottom w:val="single" w:sz="4" w:space="0" w:color="auto"/>
              <w:right w:val="nil"/>
            </w:tcBorders>
            <w:noWrap/>
            <w:hideMark/>
          </w:tcPr>
          <w:p w14:paraId="2A9FC4AA" w14:textId="77777777" w:rsidR="002B0C22" w:rsidRPr="0022223D" w:rsidRDefault="002B0C22" w:rsidP="00DC3253">
            <w:pPr>
              <w:jc w:val="center"/>
              <w:rPr>
                <w:color w:val="000000"/>
                <w:sz w:val="20"/>
                <w:szCs w:val="20"/>
              </w:rPr>
            </w:pPr>
            <w:r w:rsidRPr="0022223D">
              <w:rPr>
                <w:color w:val="000000"/>
                <w:sz w:val="20"/>
                <w:szCs w:val="20"/>
              </w:rPr>
              <w:t>3,216</w:t>
            </w:r>
          </w:p>
        </w:tc>
        <w:tc>
          <w:tcPr>
            <w:tcW w:w="1532" w:type="dxa"/>
            <w:tcBorders>
              <w:top w:val="single" w:sz="4" w:space="0" w:color="auto"/>
              <w:left w:val="nil"/>
              <w:bottom w:val="single" w:sz="4" w:space="0" w:color="auto"/>
              <w:right w:val="nil"/>
            </w:tcBorders>
            <w:noWrap/>
            <w:hideMark/>
          </w:tcPr>
          <w:p w14:paraId="4E4874B7" w14:textId="77777777" w:rsidR="002B0C22" w:rsidRPr="0022223D" w:rsidRDefault="002B0C22" w:rsidP="00DC3253">
            <w:pPr>
              <w:jc w:val="center"/>
              <w:rPr>
                <w:color w:val="000000"/>
                <w:sz w:val="20"/>
                <w:szCs w:val="20"/>
              </w:rPr>
            </w:pPr>
            <w:r w:rsidRPr="0022223D">
              <w:rPr>
                <w:color w:val="000000"/>
                <w:sz w:val="20"/>
                <w:szCs w:val="20"/>
              </w:rPr>
              <w:t>3,212</w:t>
            </w:r>
          </w:p>
        </w:tc>
      </w:tr>
    </w:tbl>
    <w:p w14:paraId="73B9BC8E" w14:textId="77777777" w:rsidR="002B0C22" w:rsidRPr="0022223D" w:rsidRDefault="002B0C22" w:rsidP="002B0C22">
      <w:pPr>
        <w:pStyle w:val="Notes"/>
      </w:pPr>
      <w:r w:rsidRPr="0022223D">
        <w:t>Notes: 1. ***p&lt;0.001; **p&lt;0.01; *p&lt;0.05.</w:t>
      </w:r>
      <w:r w:rsidRPr="0022223D" w:rsidDel="00F26025">
        <w:t xml:space="preserve"> </w:t>
      </w:r>
      <w:r w:rsidRPr="0022223D">
        <w:br/>
        <w:t>2. Question timing FE indicates the date on which the question was posted.</w:t>
      </w:r>
      <w:r w:rsidRPr="0022223D">
        <w:br/>
      </w:r>
    </w:p>
    <w:p w14:paraId="6008B3C7" w14:textId="45798EDA" w:rsidR="00CC0B02" w:rsidRPr="0022223D" w:rsidRDefault="001F1750" w:rsidP="00EB4B15">
      <w:pPr>
        <w:pStyle w:val="Heading4"/>
        <w:rPr>
          <w:lang w:val="en-US"/>
        </w:rPr>
      </w:pPr>
      <w:ins w:id="1106" w:author="Xin Li" w:date="2026-05-11T14:59:00Z" w16du:dateUtc="2026-05-11T06:59:00Z">
        <w:r>
          <w:rPr>
            <w:lang w:val="en-US"/>
          </w:rPr>
          <w:t>Answer Length</w:t>
        </w:r>
      </w:ins>
      <w:del w:id="1107" w:author="Xin Li" w:date="2026-05-11T14:59:00Z" w16du:dateUtc="2026-05-11T06:59:00Z">
        <w:r w:rsidR="00CC0B02" w:rsidRPr="0022223D" w:rsidDel="001F1750">
          <w:rPr>
            <w:lang w:val="en-US"/>
          </w:rPr>
          <w:delText>Content</w:delText>
        </w:r>
      </w:del>
      <w:r w:rsidR="00CC0B02" w:rsidRPr="0022223D">
        <w:rPr>
          <w:lang w:val="en-US"/>
        </w:rPr>
        <w:t xml:space="preserve"> Effect</w:t>
      </w:r>
    </w:p>
    <w:p w14:paraId="2B7D7A77" w14:textId="0D583B4E" w:rsidR="004F7CE1" w:rsidRPr="0022223D" w:rsidRDefault="004F7CE1" w:rsidP="00A86F82">
      <w:pPr>
        <w:pStyle w:val="Paragraph0"/>
      </w:pPr>
      <w:r w:rsidRPr="0022223D">
        <w:t xml:space="preserve">We first test whether AI-generated answers reduce human participation through content quality. If content drives the </w:t>
      </w:r>
      <w:r w:rsidR="00023A77" w:rsidRPr="0022223D">
        <w:t>deterrence</w:t>
      </w:r>
      <w:r w:rsidRPr="0022223D">
        <w:t xml:space="preserve"> effect, we should observe that (1) AI-generated answers </w:t>
      </w:r>
      <w:r w:rsidRPr="0022223D">
        <w:lastRenderedPageBreak/>
        <w:t>differ systematically in quality from human answers, and (2) controlling for the</w:t>
      </w:r>
      <w:r w:rsidR="004B5AD2" w:rsidRPr="0022223D">
        <w:t xml:space="preserve"> content quality of </w:t>
      </w:r>
      <w:r w:rsidR="00CC0B02" w:rsidRPr="0022223D">
        <w:t>the first</w:t>
      </w:r>
      <w:r w:rsidR="004B5AD2" w:rsidRPr="0022223D">
        <w:t xml:space="preserve"> answer </w:t>
      </w:r>
      <w:r w:rsidRPr="0022223D">
        <w:t>substantially reduces the AI treatment coefficient.</w:t>
      </w:r>
    </w:p>
    <w:p w14:paraId="5072B078" w14:textId="5A0B9F15" w:rsidR="004F7CE1" w:rsidRPr="0022223D" w:rsidRDefault="004F7CE1" w:rsidP="00A86F82">
      <w:pPr>
        <w:pStyle w:val="Paragraph0"/>
      </w:pPr>
      <w:r w:rsidRPr="0022223D">
        <w:t>Table 9 presents our analysis using questions that received at least one answer (N = 3,235). Column 1 reproduces our baseline result for this subsample: AI treatment reduces the number of human answers by 0.153 (p &lt; 0.001).</w:t>
      </w:r>
      <w:r w:rsidR="00A94EFC" w:rsidRPr="0022223D">
        <w:t xml:space="preserve"> </w:t>
      </w:r>
      <w:r w:rsidRPr="0022223D">
        <w:t xml:space="preserve">Column 2 examines whether AI treatment affects </w:t>
      </w:r>
      <w:r w:rsidR="00D1059C" w:rsidRPr="0022223D">
        <w:t xml:space="preserve">the </w:t>
      </w:r>
      <w:r w:rsidRPr="0022223D">
        <w:t>content characteristics of the first answer. Using the logarithm of answer length as an initial quality measure, we find that AI-generated first answers are substantially longer than human first answers (</w:t>
      </w:r>
      <w:r w:rsidRPr="0022223D">
        <w:rPr>
          <w:i/>
          <w:iCs/>
        </w:rPr>
        <w:t>β</w:t>
      </w:r>
      <w:r w:rsidRPr="0022223D">
        <w:t xml:space="preserve"> = 2.215, p &lt; 0.001), suggesting AI produces more comprehensive responses.</w:t>
      </w:r>
    </w:p>
    <w:p w14:paraId="5AE8DEE8" w14:textId="78E716E8" w:rsidR="004F7CE1" w:rsidRPr="0022223D" w:rsidRDefault="004F7CE1" w:rsidP="00A86F82">
      <w:pPr>
        <w:pStyle w:val="Paragraph0"/>
      </w:pPr>
      <w:r w:rsidRPr="0022223D">
        <w:t xml:space="preserve">Does this content difference explain the </w:t>
      </w:r>
      <w:r w:rsidR="00023A77" w:rsidRPr="0022223D">
        <w:t>deterrence</w:t>
      </w:r>
      <w:r w:rsidRPr="0022223D">
        <w:t xml:space="preserve"> effect? Column 3 addresses this question by controlling for </w:t>
      </w:r>
      <w:r w:rsidR="00DC6A58" w:rsidRPr="0022223D">
        <w:t xml:space="preserve">the </w:t>
      </w:r>
      <w:r w:rsidRPr="0022223D">
        <w:t>first answer length in the baseline regression. We find that longer first answers significantly reduce subsequent human participation (</w:t>
      </w:r>
      <w:r w:rsidRPr="0022223D">
        <w:rPr>
          <w:i/>
          <w:iCs/>
        </w:rPr>
        <w:t>β</w:t>
      </w:r>
      <w:r w:rsidRPr="0022223D">
        <w:t xml:space="preserve"> = -0.018, p &lt; 0.001), and the AI treatment coefficient decreases from -0.153 to -0.113. This reduction indicates that content characteristics partially mediate the </w:t>
      </w:r>
      <w:r w:rsidR="00023A77" w:rsidRPr="0022223D">
        <w:t>deterrence</w:t>
      </w:r>
      <w:r w:rsidRPr="0022223D">
        <w:t xml:space="preserve"> effect. However, the AI coefficient remains negative and highly significant, suggesting </w:t>
      </w:r>
      <w:r w:rsidR="00CC2BB7" w:rsidRPr="0022223D">
        <w:t xml:space="preserve">that </w:t>
      </w:r>
      <w:r w:rsidRPr="0022223D">
        <w:t xml:space="preserve">content alone does not fully explain the observed </w:t>
      </w:r>
      <w:r w:rsidR="00A94EFC" w:rsidRPr="0022223D">
        <w:t>deterrence effect</w:t>
      </w:r>
      <w:r w:rsidRPr="0022223D">
        <w:t>.</w:t>
      </w:r>
    </w:p>
    <w:p w14:paraId="4022B69C" w14:textId="521360DD" w:rsidR="00A94EFC" w:rsidRPr="0022223D" w:rsidRDefault="00A94EFC" w:rsidP="00A86F82">
      <w:pPr>
        <w:pStyle w:val="Paragraph0"/>
      </w:pPr>
      <w:r w:rsidRPr="0022223D">
        <w:t xml:space="preserve">To verify whether findings extend beyond the simple quality measure of answer length, we employ LLM-generated quality measures </w:t>
      </w:r>
      <w:r w:rsidR="0094443B" w:rsidRPr="0022223D">
        <w:fldChar w:fldCharType="begin" w:fldLock="1"/>
      </w:r>
      <w:r w:rsidR="00FB59A6">
        <w:instrText xml:space="preserve"> ADDIN ZOTERO_ITEM CSL_CITATION {"citationID":"fLcys58s","properties":{"formattedCitation":"(P. Li et al., 2024)","plainCitation":"(P. Li et al., 2024)","noteIndex":0},"citationItems":[{"id":2840,"uris":["http://zotero.org/users/8905122/items/SNFQA8GA","http://www.mendeley.com/documents/?uuid=38732a76-9922-46b6-842d-29c0867444e2","http://zotero.org/users/local/bVGy23C0/items/PBNKPJW2"],"itemData":{"id":2840,"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w:instrText>
      </w:r>
      <w:r w:rsidR="00FB59A6">
        <w:rPr>
          <w:rFonts w:hint="eastAsia"/>
        </w:rPr>
        <w:instrText>hat would be prohibitively expensive or infeasible with human respondents.\n\n</w:instrText>
      </w:r>
      <w:r w:rsidR="00FB59A6">
        <w:rPr>
          <w:rFonts w:hint="eastAsia"/>
        </w:rPr>
        <w:instrText>【摘要翻译】本文探讨了大型语言模型（</w:instrText>
      </w:r>
      <w:r w:rsidR="00FB59A6">
        <w:rPr>
          <w:rFonts w:hint="eastAsia"/>
        </w:rPr>
        <w:instrText>LLM</w:instrText>
      </w:r>
      <w:r w:rsidR="00FB59A6">
        <w:rPr>
          <w:rFonts w:hint="eastAsia"/>
        </w:rPr>
        <w:instrText>）在市场研究中替代人类参与者的潜力。此类</w:instrText>
      </w:r>
      <w:r w:rsidR="00FB59A6">
        <w:rPr>
          <w:rFonts w:hint="eastAsia"/>
        </w:rPr>
        <w:instrText>LLM</w:instrText>
      </w:r>
      <w:r w:rsidR="00FB59A6">
        <w:rPr>
          <w:rFonts w:hint="eastAsia"/>
        </w:rPr>
        <w:instrText>可用于在提示的情况下生成文本。我们认为，对于某些产品类别的此类自动化市场研究，感知分析是一个特别有希望的用例。提议的新方法生成的输出与人类调查生成的输出非常匹配：人类和</w:instrText>
      </w:r>
      <w:r w:rsidR="00FB59A6">
        <w:rPr>
          <w:rFonts w:hint="eastAsia"/>
        </w:rPr>
        <w:instrText>LLM</w:instrText>
      </w:r>
      <w:r w:rsidR="00FB59A6">
        <w:rPr>
          <w:rFonts w:hint="eastAsia"/>
        </w:rPr>
        <w:instrText>生成的数据集之间的一致率达到</w:instrText>
      </w:r>
      <w:r w:rsidR="00FB59A6">
        <w:rPr>
          <w:rFonts w:hint="eastAsia"/>
        </w:rPr>
        <w:instrText>75%</w:instrText>
      </w:r>
      <w:r w:rsidR="00FB59A6">
        <w:rPr>
          <w:rFonts w:hint="eastAsia"/>
        </w:rPr>
        <w:instrText>以上。此外，这适用于基于品牌相似性度量和产品属性评级的感知分析。该论文表明，对于某些类别，这种完全或部分自动化市场研究的新方法将通过有意义地加快流程并潜在地降低成本来提高市场研究的效率。进一步的结果还表明，随着越来越大的训练语料库应用于大型语言模型，基于</w:instrText>
      </w:r>
      <w:r w:rsidR="00FB59A6">
        <w:rPr>
          <w:rFonts w:hint="eastAsia"/>
        </w:rPr>
        <w:instrText>LLM</w:instrText>
      </w:r>
      <w:r w:rsidR="00FB59A6">
        <w:rPr>
          <w:rFonts w:hint="eastAsia"/>
        </w:rPr>
        <w:instrText>的市场研究将适用于回答基于人口统计变量或上下文变化的更细微的问题，这些问题对人类受访者来说将是极其昂贵或不可行的。</w:instrText>
      </w:r>
      <w:r w:rsidR="00FB59A6">
        <w:rPr>
          <w:rFonts w:hint="eastAsia"/>
        </w:rPr>
        <w:instrText>","container-title":"Marketing Science","DOI":"10.1287/mksc.2023.0454","ISSN":"0732-2399","issue"</w:instrText>
      </w:r>
      <w:r w:rsidR="00FB59A6">
        <w:instrText xml:space="preserve">:"2","language":"en","page":"254-266","title":"Frontiers: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2223D">
        <w:fldChar w:fldCharType="separate"/>
      </w:r>
      <w:r w:rsidR="00FB59A6" w:rsidRPr="00FB59A6">
        <w:t>(P. Li et al., 2024)</w:t>
      </w:r>
      <w:r w:rsidR="0094443B" w:rsidRPr="0022223D">
        <w:fldChar w:fldCharType="end"/>
      </w:r>
      <w:r w:rsidRPr="0022223D">
        <w:t>. The detailed method for generating these quality measures and their validity assessment is provided in Online Appendix B. Column 4 incorporates overall quality ratings alongside length. While length remains significant (</w:t>
      </w:r>
      <w:r w:rsidRPr="0022223D">
        <w:rPr>
          <w:i/>
          <w:iCs/>
        </w:rPr>
        <w:t>β</w:t>
      </w:r>
      <w:r w:rsidRPr="0022223D">
        <w:t xml:space="preserve"> = -0.021, p &lt; 0.001), overall quality does not. Column 5 decomposes content into ten dimensions: clarity, readability, accuracy, relevance, detail level, and presence of personal experiences, insights, innovative approaches, alternative solutions, and engaging storytelling</w:t>
      </w:r>
      <w:r w:rsidR="003444A3" w:rsidRPr="0022223D">
        <w:t xml:space="preserve"> (see Online </w:t>
      </w:r>
      <w:r w:rsidR="003444A3" w:rsidRPr="0022223D">
        <w:lastRenderedPageBreak/>
        <w:t>Appendix B for detailed definitions and validation)</w:t>
      </w:r>
      <w:r w:rsidRPr="0022223D">
        <w:t>. Even controlling for these extensive characteristics, the AI coefficient remains significant (</w:t>
      </w:r>
      <w:r w:rsidRPr="0022223D">
        <w:rPr>
          <w:i/>
          <w:iCs/>
        </w:rPr>
        <w:t>β</w:t>
      </w:r>
      <w:r w:rsidRPr="0022223D">
        <w:t xml:space="preserve"> = -0.109, p &lt; 0.001).</w:t>
      </w:r>
    </w:p>
    <w:p w14:paraId="2B1628F4" w14:textId="3520ED90" w:rsidR="00EA6E88" w:rsidRPr="0022223D" w:rsidRDefault="00EA6E88" w:rsidP="0056545C">
      <w:pPr>
        <w:pStyle w:val="Paragraph0"/>
      </w:pPr>
      <w:r w:rsidRPr="0022223D">
        <w:t xml:space="preserve">In </w:t>
      </w:r>
      <w:r w:rsidR="000A2C18" w:rsidRPr="0022223D">
        <w:t>C</w:t>
      </w:r>
      <w:r w:rsidRPr="0022223D">
        <w:t xml:space="preserve">olumn 6, we complement our content effect mechanism tests by investigating whether the deterrence effect strengthens </w:t>
      </w:r>
      <w:r w:rsidR="00CC2BB7" w:rsidRPr="0022223D">
        <w:t xml:space="preserve">in the presence of </w:t>
      </w:r>
      <w:r w:rsidRPr="0022223D">
        <w:t>higher AI quality</w:t>
      </w:r>
      <w:r w:rsidR="00CC2BB7" w:rsidRPr="0022223D">
        <w:t>; we do this</w:t>
      </w:r>
      <w:r w:rsidRPr="0022223D">
        <w:t xml:space="preserve"> by interacting answer length with AI treatment. We focus on length for this interaction analysis because it consistently mediates the AI deterrence effect across Columns 3-5</w:t>
      </w:r>
      <w:r w:rsidR="00654D18" w:rsidRPr="0022223D">
        <w:t xml:space="preserve"> (</w:t>
      </w:r>
      <w:r w:rsidRPr="0022223D">
        <w:t>remaining statistically significant in all specifications</w:t>
      </w:r>
      <w:r w:rsidR="00654D18" w:rsidRPr="0022223D">
        <w:t xml:space="preserve">) </w:t>
      </w:r>
      <w:r w:rsidRPr="0022223D">
        <w:t>while other quality measures (overall LLM rating and most individual dimensions) do not achieve significance. This makes length the most empirically robust content quality measure for understanding the deterrence effect. The negative interaction (</w:t>
      </w:r>
      <w:r w:rsidRPr="0022223D">
        <w:rPr>
          <w:i/>
          <w:iCs/>
        </w:rPr>
        <w:t>β</w:t>
      </w:r>
      <w:r w:rsidRPr="0022223D">
        <w:t xml:space="preserve"> = -0.040, p &lt; 0.01) reveals </w:t>
      </w:r>
      <w:r w:rsidR="002837CA" w:rsidRPr="0022223D">
        <w:t xml:space="preserve">that </w:t>
      </w:r>
      <w:r w:rsidRPr="0022223D">
        <w:t>longer AI answers deter participation more strongly than shorter ones, reinforcing that content quality is indeed part of the deterrence mechanism.</w:t>
      </w:r>
    </w:p>
    <w:p w14:paraId="57655AAC" w14:textId="694AA2C6" w:rsidR="00EA6E88" w:rsidRPr="0022223D" w:rsidRDefault="00EA6E88" w:rsidP="00EB4B15">
      <w:pPr>
        <w:pStyle w:val="Paragraph0"/>
        <w:widowControl w:val="0"/>
        <w:ind w:firstLine="533"/>
      </w:pPr>
      <w:r w:rsidRPr="0022223D">
        <w:t>These results demonstrate the content effect</w:t>
      </w:r>
      <w:r w:rsidR="00E64512" w:rsidRPr="0022223D">
        <w:t xml:space="preserve">: </w:t>
      </w:r>
      <w:r w:rsidRPr="0022223D">
        <w:t>AI reduces participation partly through comprehensiveness</w:t>
      </w:r>
      <w:r w:rsidR="00E64512" w:rsidRPr="0022223D">
        <w:t xml:space="preserve">, </w:t>
      </w:r>
      <w:r w:rsidRPr="0022223D">
        <w:t>but the substantial residual indicates</w:t>
      </w:r>
      <w:r w:rsidR="00CC2BB7" w:rsidRPr="0022223D">
        <w:t xml:space="preserve"> that</w:t>
      </w:r>
      <w:r w:rsidRPr="0022223D">
        <w:t xml:space="preserve"> other mechanisms also contribute.</w:t>
      </w:r>
    </w:p>
    <w:p w14:paraId="6846D99F" w14:textId="53EF1F0A" w:rsidR="00B35EC5" w:rsidRPr="0022223D" w:rsidRDefault="006D52DB">
      <w:pPr>
        <w:pStyle w:val="TableFiguretitle"/>
      </w:pPr>
      <w:bookmarkStart w:id="1108" w:name="_Ref195145153"/>
      <w:r w:rsidRPr="0022223D">
        <w:t xml:space="preserve">Table </w:t>
      </w:r>
      <w:r w:rsidR="00FB2A9C">
        <w:fldChar w:fldCharType="begin"/>
      </w:r>
      <w:r w:rsidR="00FB2A9C">
        <w:instrText xml:space="preserve"> SEQ Table \* ARABIC </w:instrText>
      </w:r>
      <w:r w:rsidR="00FB2A9C">
        <w:fldChar w:fldCharType="separate"/>
      </w:r>
      <w:r w:rsidR="00FB2A9C" w:rsidRPr="0022223D">
        <w:t>9</w:t>
      </w:r>
      <w:r w:rsidR="00FB2A9C">
        <w:fldChar w:fldCharType="end"/>
      </w:r>
      <w:bookmarkEnd w:id="1108"/>
      <w:r w:rsidRPr="0022223D">
        <w:t xml:space="preserve">. </w:t>
      </w:r>
      <w:r w:rsidR="00F40939" w:rsidRPr="0022223D">
        <w:t>The content effect</w:t>
      </w:r>
      <w:r w:rsidR="000500C4" w:rsidRPr="0022223D">
        <w:t>s</w:t>
      </w:r>
      <w:r w:rsidR="00F40939" w:rsidRPr="0022223D">
        <w:t xml:space="preserve"> of AI-generated answer</w:t>
      </w:r>
      <w:r w:rsidR="00B35EC5" w:rsidRPr="0022223D">
        <w:t>s</w:t>
      </w:r>
    </w:p>
    <w:tbl>
      <w:tblPr>
        <w:tblW w:w="5000" w:type="pct"/>
        <w:jc w:val="center"/>
        <w:tblLayout w:type="fixed"/>
        <w:tblCellMar>
          <w:left w:w="14" w:type="dxa"/>
          <w:right w:w="14" w:type="dxa"/>
        </w:tblCellMar>
        <w:tblLook w:val="04A0" w:firstRow="1" w:lastRow="0" w:firstColumn="1" w:lastColumn="0" w:noHBand="0" w:noVBand="1"/>
      </w:tblPr>
      <w:tblGrid>
        <w:gridCol w:w="1980"/>
        <w:gridCol w:w="1170"/>
        <w:gridCol w:w="2430"/>
        <w:gridCol w:w="990"/>
        <w:gridCol w:w="990"/>
        <w:gridCol w:w="900"/>
        <w:gridCol w:w="900"/>
      </w:tblGrid>
      <w:tr w:rsidR="00213513" w:rsidRPr="0022223D" w14:paraId="7E5B071B" w14:textId="77777777" w:rsidTr="00A86F82">
        <w:trPr>
          <w:trHeight w:val="260"/>
          <w:jc w:val="center"/>
        </w:trPr>
        <w:tc>
          <w:tcPr>
            <w:tcW w:w="1980" w:type="dxa"/>
            <w:tcBorders>
              <w:top w:val="single" w:sz="4" w:space="0" w:color="auto"/>
              <w:left w:val="nil"/>
              <w:bottom w:val="nil"/>
              <w:right w:val="nil"/>
            </w:tcBorders>
            <w:noWrap/>
            <w:hideMark/>
          </w:tcPr>
          <w:p w14:paraId="09BC0DB2" w14:textId="77777777" w:rsidR="00213513" w:rsidRPr="0022223D" w:rsidRDefault="00213513">
            <w:pPr>
              <w:rPr>
                <w:color w:val="000000"/>
                <w:sz w:val="20"/>
                <w:szCs w:val="20"/>
              </w:rPr>
            </w:pPr>
            <w:r w:rsidRPr="0022223D">
              <w:rPr>
                <w:color w:val="000000"/>
                <w:sz w:val="20"/>
                <w:szCs w:val="20"/>
              </w:rPr>
              <w:t> </w:t>
            </w:r>
          </w:p>
        </w:tc>
        <w:tc>
          <w:tcPr>
            <w:tcW w:w="1170" w:type="dxa"/>
            <w:tcBorders>
              <w:top w:val="single" w:sz="4" w:space="0" w:color="auto"/>
              <w:left w:val="nil"/>
              <w:bottom w:val="nil"/>
              <w:right w:val="nil"/>
            </w:tcBorders>
            <w:noWrap/>
            <w:hideMark/>
          </w:tcPr>
          <w:p w14:paraId="0E661E2A" w14:textId="77777777" w:rsidR="00213513" w:rsidRPr="0022223D" w:rsidRDefault="00213513">
            <w:pPr>
              <w:jc w:val="center"/>
              <w:rPr>
                <w:sz w:val="20"/>
                <w:szCs w:val="20"/>
              </w:rPr>
            </w:pPr>
            <w:r w:rsidRPr="0022223D">
              <w:rPr>
                <w:sz w:val="20"/>
                <w:szCs w:val="20"/>
              </w:rPr>
              <w:t>(1)</w:t>
            </w:r>
          </w:p>
        </w:tc>
        <w:tc>
          <w:tcPr>
            <w:tcW w:w="2430" w:type="dxa"/>
            <w:tcBorders>
              <w:top w:val="single" w:sz="4" w:space="0" w:color="auto"/>
              <w:left w:val="nil"/>
              <w:bottom w:val="nil"/>
              <w:right w:val="nil"/>
            </w:tcBorders>
            <w:noWrap/>
            <w:hideMark/>
          </w:tcPr>
          <w:p w14:paraId="7E9FE315" w14:textId="77777777" w:rsidR="00213513" w:rsidRPr="0022223D" w:rsidRDefault="00213513">
            <w:pPr>
              <w:jc w:val="center"/>
              <w:rPr>
                <w:sz w:val="20"/>
                <w:szCs w:val="20"/>
              </w:rPr>
            </w:pPr>
            <w:r w:rsidRPr="0022223D">
              <w:rPr>
                <w:sz w:val="20"/>
                <w:szCs w:val="20"/>
              </w:rPr>
              <w:t>(2)</w:t>
            </w:r>
          </w:p>
        </w:tc>
        <w:tc>
          <w:tcPr>
            <w:tcW w:w="990" w:type="dxa"/>
            <w:tcBorders>
              <w:top w:val="single" w:sz="4" w:space="0" w:color="auto"/>
              <w:left w:val="nil"/>
              <w:bottom w:val="nil"/>
              <w:right w:val="nil"/>
            </w:tcBorders>
            <w:noWrap/>
            <w:hideMark/>
          </w:tcPr>
          <w:p w14:paraId="56D794D0" w14:textId="77777777" w:rsidR="00213513" w:rsidRPr="0022223D" w:rsidRDefault="00213513">
            <w:pPr>
              <w:jc w:val="center"/>
              <w:rPr>
                <w:sz w:val="20"/>
                <w:szCs w:val="20"/>
              </w:rPr>
            </w:pPr>
            <w:r w:rsidRPr="0022223D">
              <w:rPr>
                <w:sz w:val="20"/>
                <w:szCs w:val="20"/>
              </w:rPr>
              <w:t>(3)</w:t>
            </w:r>
          </w:p>
        </w:tc>
        <w:tc>
          <w:tcPr>
            <w:tcW w:w="990" w:type="dxa"/>
            <w:tcBorders>
              <w:top w:val="single" w:sz="4" w:space="0" w:color="auto"/>
              <w:left w:val="nil"/>
              <w:bottom w:val="nil"/>
              <w:right w:val="nil"/>
            </w:tcBorders>
            <w:noWrap/>
            <w:hideMark/>
          </w:tcPr>
          <w:p w14:paraId="2774D6E4" w14:textId="77777777" w:rsidR="00213513" w:rsidRPr="0022223D" w:rsidRDefault="00213513">
            <w:pPr>
              <w:jc w:val="center"/>
              <w:rPr>
                <w:sz w:val="20"/>
                <w:szCs w:val="20"/>
              </w:rPr>
            </w:pPr>
            <w:r w:rsidRPr="0022223D">
              <w:rPr>
                <w:sz w:val="20"/>
                <w:szCs w:val="20"/>
              </w:rPr>
              <w:t>(4)</w:t>
            </w:r>
          </w:p>
        </w:tc>
        <w:tc>
          <w:tcPr>
            <w:tcW w:w="900" w:type="dxa"/>
            <w:tcBorders>
              <w:top w:val="single" w:sz="4" w:space="0" w:color="auto"/>
              <w:left w:val="nil"/>
              <w:bottom w:val="nil"/>
              <w:right w:val="nil"/>
            </w:tcBorders>
            <w:noWrap/>
            <w:hideMark/>
          </w:tcPr>
          <w:p w14:paraId="4864AED0" w14:textId="77777777" w:rsidR="00213513" w:rsidRPr="0022223D" w:rsidRDefault="00213513">
            <w:pPr>
              <w:jc w:val="center"/>
              <w:rPr>
                <w:sz w:val="20"/>
                <w:szCs w:val="20"/>
              </w:rPr>
            </w:pPr>
            <w:r w:rsidRPr="0022223D">
              <w:rPr>
                <w:sz w:val="20"/>
                <w:szCs w:val="20"/>
              </w:rPr>
              <w:t>(5)</w:t>
            </w:r>
          </w:p>
        </w:tc>
        <w:tc>
          <w:tcPr>
            <w:tcW w:w="900" w:type="dxa"/>
            <w:tcBorders>
              <w:top w:val="single" w:sz="4" w:space="0" w:color="auto"/>
              <w:left w:val="nil"/>
              <w:bottom w:val="nil"/>
              <w:right w:val="nil"/>
            </w:tcBorders>
            <w:noWrap/>
            <w:hideMark/>
          </w:tcPr>
          <w:p w14:paraId="59932E10" w14:textId="77777777" w:rsidR="00213513" w:rsidRPr="0022223D" w:rsidRDefault="00213513">
            <w:pPr>
              <w:jc w:val="center"/>
              <w:rPr>
                <w:sz w:val="20"/>
                <w:szCs w:val="20"/>
              </w:rPr>
            </w:pPr>
            <w:r w:rsidRPr="0022223D">
              <w:rPr>
                <w:sz w:val="20"/>
                <w:szCs w:val="20"/>
              </w:rPr>
              <w:t>(6)</w:t>
            </w:r>
          </w:p>
        </w:tc>
      </w:tr>
      <w:tr w:rsidR="00213513" w:rsidRPr="0022223D" w14:paraId="6AD93A03" w14:textId="77777777" w:rsidTr="00A86F82">
        <w:trPr>
          <w:trHeight w:val="260"/>
          <w:jc w:val="center"/>
        </w:trPr>
        <w:tc>
          <w:tcPr>
            <w:tcW w:w="1980" w:type="dxa"/>
            <w:tcBorders>
              <w:top w:val="nil"/>
              <w:left w:val="nil"/>
              <w:bottom w:val="nil"/>
              <w:right w:val="nil"/>
            </w:tcBorders>
            <w:noWrap/>
            <w:hideMark/>
          </w:tcPr>
          <w:p w14:paraId="052C9B36" w14:textId="77777777" w:rsidR="00213513" w:rsidRPr="0022223D" w:rsidRDefault="00213513">
            <w:pPr>
              <w:jc w:val="right"/>
              <w:rPr>
                <w:color w:val="000000"/>
                <w:sz w:val="20"/>
                <w:szCs w:val="20"/>
              </w:rPr>
            </w:pPr>
            <w:r w:rsidRPr="0022223D">
              <w:rPr>
                <w:color w:val="000000"/>
                <w:sz w:val="20"/>
                <w:szCs w:val="20"/>
              </w:rPr>
              <w:t xml:space="preserve">DV: </w:t>
            </w:r>
          </w:p>
        </w:tc>
        <w:tc>
          <w:tcPr>
            <w:tcW w:w="1170" w:type="dxa"/>
            <w:tcBorders>
              <w:top w:val="nil"/>
              <w:left w:val="nil"/>
              <w:bottom w:val="single" w:sz="4" w:space="0" w:color="auto"/>
              <w:right w:val="nil"/>
            </w:tcBorders>
            <w:noWrap/>
            <w:hideMark/>
          </w:tcPr>
          <w:p w14:paraId="1B4B1899" w14:textId="448D691E" w:rsidR="00213513" w:rsidRPr="0022223D" w:rsidRDefault="00213513">
            <w:pPr>
              <w:jc w:val="center"/>
              <w:rPr>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2430" w:type="dxa"/>
            <w:tcBorders>
              <w:top w:val="nil"/>
              <w:left w:val="nil"/>
              <w:bottom w:val="single" w:sz="4" w:space="0" w:color="auto"/>
              <w:right w:val="nil"/>
            </w:tcBorders>
            <w:noWrap/>
            <w:hideMark/>
          </w:tcPr>
          <w:p w14:paraId="2AFB5EFB" w14:textId="77777777" w:rsidR="00213513" w:rsidRPr="0022223D" w:rsidRDefault="00213513">
            <w:pPr>
              <w:jc w:val="center"/>
              <w:rPr>
                <w:color w:val="000000"/>
                <w:sz w:val="20"/>
                <w:szCs w:val="20"/>
              </w:rPr>
            </w:pPr>
            <w:r w:rsidRPr="0022223D">
              <w:rPr>
                <w:color w:val="000000"/>
                <w:sz w:val="20"/>
                <w:szCs w:val="20"/>
              </w:rPr>
              <w:t>the content quality of the first answer (measured by length)</w:t>
            </w:r>
          </w:p>
        </w:tc>
        <w:tc>
          <w:tcPr>
            <w:tcW w:w="3780" w:type="dxa"/>
            <w:gridSpan w:val="4"/>
            <w:tcBorders>
              <w:top w:val="nil"/>
              <w:left w:val="nil"/>
              <w:bottom w:val="single" w:sz="4" w:space="0" w:color="auto"/>
              <w:right w:val="nil"/>
            </w:tcBorders>
            <w:noWrap/>
            <w:hideMark/>
          </w:tcPr>
          <w:p w14:paraId="08777BE8" w14:textId="77777777" w:rsidR="00213513" w:rsidRPr="0022223D" w:rsidRDefault="00213513">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r>
      <w:tr w:rsidR="00046944" w:rsidRPr="0022223D" w14:paraId="446596D5" w14:textId="77777777" w:rsidTr="00A86F82">
        <w:trPr>
          <w:trHeight w:val="280"/>
          <w:jc w:val="center"/>
        </w:trPr>
        <w:tc>
          <w:tcPr>
            <w:tcW w:w="1980" w:type="dxa"/>
            <w:vMerge w:val="restart"/>
            <w:tcBorders>
              <w:top w:val="nil"/>
              <w:left w:val="nil"/>
              <w:bottom w:val="nil"/>
              <w:right w:val="nil"/>
            </w:tcBorders>
            <w:noWrap/>
            <w:vAlign w:val="center"/>
            <w:hideMark/>
          </w:tcPr>
          <w:p w14:paraId="2A9370EA" w14:textId="00067ABF" w:rsidR="00046944" w:rsidRPr="0022223D" w:rsidRDefault="00046944" w:rsidP="00046944">
            <w:pPr>
              <w:rPr>
                <w:i/>
                <w:iCs/>
                <w:sz w:val="20"/>
                <w:szCs w:val="20"/>
              </w:rPr>
            </w:pPr>
            <w:r w:rsidRPr="0022223D">
              <w:rPr>
                <w:i/>
                <w:iCs/>
                <w:sz w:val="20"/>
                <w:szCs w:val="20"/>
              </w:rPr>
              <w:t>AI</w:t>
            </w:r>
            <w:r w:rsidRPr="0022223D">
              <w:rPr>
                <w:i/>
                <w:iCs/>
                <w:color w:val="000000"/>
                <w:sz w:val="20"/>
                <w:szCs w:val="20"/>
                <w:vertAlign w:val="subscript"/>
              </w:rPr>
              <w:t>i</w:t>
            </w:r>
          </w:p>
        </w:tc>
        <w:tc>
          <w:tcPr>
            <w:tcW w:w="1170" w:type="dxa"/>
            <w:tcBorders>
              <w:top w:val="nil"/>
              <w:left w:val="nil"/>
              <w:bottom w:val="nil"/>
              <w:right w:val="nil"/>
            </w:tcBorders>
            <w:noWrap/>
            <w:hideMark/>
          </w:tcPr>
          <w:p w14:paraId="755F832B" w14:textId="77777777" w:rsidR="00046944" w:rsidRPr="0022223D" w:rsidRDefault="00046944" w:rsidP="00046944">
            <w:pPr>
              <w:jc w:val="center"/>
              <w:rPr>
                <w:color w:val="000000"/>
                <w:sz w:val="20"/>
                <w:szCs w:val="20"/>
              </w:rPr>
            </w:pPr>
            <w:r w:rsidRPr="0022223D">
              <w:rPr>
                <w:color w:val="000000"/>
                <w:sz w:val="20"/>
                <w:szCs w:val="20"/>
              </w:rPr>
              <w:t>-0.153 ***</w:t>
            </w:r>
          </w:p>
        </w:tc>
        <w:tc>
          <w:tcPr>
            <w:tcW w:w="2430" w:type="dxa"/>
            <w:tcBorders>
              <w:top w:val="nil"/>
              <w:left w:val="nil"/>
              <w:bottom w:val="nil"/>
              <w:right w:val="nil"/>
            </w:tcBorders>
            <w:noWrap/>
            <w:hideMark/>
          </w:tcPr>
          <w:p w14:paraId="6C37F15E" w14:textId="77777777" w:rsidR="00046944" w:rsidRPr="0022223D" w:rsidRDefault="00046944" w:rsidP="00046944">
            <w:pPr>
              <w:jc w:val="center"/>
              <w:rPr>
                <w:color w:val="000000"/>
                <w:sz w:val="20"/>
                <w:szCs w:val="20"/>
              </w:rPr>
            </w:pPr>
            <w:r w:rsidRPr="0022223D">
              <w:rPr>
                <w:color w:val="000000"/>
                <w:sz w:val="20"/>
                <w:szCs w:val="20"/>
              </w:rPr>
              <w:t>2.215 ***</w:t>
            </w:r>
          </w:p>
        </w:tc>
        <w:tc>
          <w:tcPr>
            <w:tcW w:w="990" w:type="dxa"/>
            <w:tcBorders>
              <w:top w:val="nil"/>
              <w:left w:val="nil"/>
              <w:bottom w:val="nil"/>
              <w:right w:val="nil"/>
            </w:tcBorders>
            <w:noWrap/>
            <w:hideMark/>
          </w:tcPr>
          <w:p w14:paraId="3933A0CE" w14:textId="4529C1EE" w:rsidR="00046944" w:rsidRPr="0022223D" w:rsidRDefault="00046944" w:rsidP="00046944">
            <w:pPr>
              <w:jc w:val="center"/>
              <w:rPr>
                <w:color w:val="000000"/>
                <w:sz w:val="20"/>
                <w:szCs w:val="20"/>
              </w:rPr>
            </w:pPr>
            <w:r w:rsidRPr="0022223D">
              <w:rPr>
                <w:color w:val="000000"/>
                <w:sz w:val="20"/>
                <w:szCs w:val="20"/>
              </w:rPr>
              <w:t>-0.113 ***</w:t>
            </w:r>
          </w:p>
        </w:tc>
        <w:tc>
          <w:tcPr>
            <w:tcW w:w="990" w:type="dxa"/>
            <w:tcBorders>
              <w:top w:val="nil"/>
              <w:left w:val="nil"/>
              <w:bottom w:val="nil"/>
              <w:right w:val="nil"/>
            </w:tcBorders>
            <w:noWrap/>
            <w:hideMark/>
          </w:tcPr>
          <w:p w14:paraId="0CACC9D8" w14:textId="77777777" w:rsidR="00046944" w:rsidRPr="0022223D" w:rsidRDefault="00046944" w:rsidP="00046944">
            <w:pPr>
              <w:jc w:val="center"/>
              <w:rPr>
                <w:color w:val="000000"/>
                <w:sz w:val="20"/>
                <w:szCs w:val="20"/>
              </w:rPr>
            </w:pPr>
            <w:r w:rsidRPr="0022223D">
              <w:rPr>
                <w:color w:val="000000"/>
                <w:sz w:val="20"/>
                <w:szCs w:val="20"/>
              </w:rPr>
              <w:t>-0.113 ***</w:t>
            </w:r>
          </w:p>
        </w:tc>
        <w:tc>
          <w:tcPr>
            <w:tcW w:w="900" w:type="dxa"/>
            <w:tcBorders>
              <w:top w:val="nil"/>
              <w:left w:val="nil"/>
              <w:bottom w:val="nil"/>
              <w:right w:val="nil"/>
            </w:tcBorders>
            <w:noWrap/>
            <w:hideMark/>
          </w:tcPr>
          <w:p w14:paraId="5BC81020" w14:textId="77777777" w:rsidR="00046944" w:rsidRPr="0022223D" w:rsidRDefault="00046944" w:rsidP="00046944">
            <w:pPr>
              <w:jc w:val="center"/>
              <w:rPr>
                <w:color w:val="000000"/>
                <w:sz w:val="20"/>
                <w:szCs w:val="20"/>
              </w:rPr>
            </w:pPr>
            <w:r w:rsidRPr="0022223D">
              <w:rPr>
                <w:color w:val="000000"/>
                <w:sz w:val="20"/>
                <w:szCs w:val="20"/>
              </w:rPr>
              <w:t>-0.109 ***</w:t>
            </w:r>
          </w:p>
        </w:tc>
        <w:tc>
          <w:tcPr>
            <w:tcW w:w="900" w:type="dxa"/>
            <w:tcBorders>
              <w:top w:val="nil"/>
              <w:left w:val="nil"/>
              <w:bottom w:val="nil"/>
              <w:right w:val="nil"/>
            </w:tcBorders>
            <w:noWrap/>
            <w:hideMark/>
          </w:tcPr>
          <w:p w14:paraId="251F7F5B" w14:textId="1EB4DEFE" w:rsidR="00046944" w:rsidRPr="0022223D" w:rsidRDefault="00046944" w:rsidP="00046944">
            <w:pPr>
              <w:jc w:val="center"/>
              <w:rPr>
                <w:color w:val="000000"/>
                <w:sz w:val="20"/>
                <w:szCs w:val="20"/>
              </w:rPr>
            </w:pPr>
            <w:r w:rsidRPr="0022223D">
              <w:rPr>
                <w:color w:val="000000"/>
                <w:sz w:val="20"/>
                <w:szCs w:val="20"/>
              </w:rPr>
              <w:t>0.098</w:t>
            </w:r>
          </w:p>
        </w:tc>
      </w:tr>
      <w:tr w:rsidR="00046944" w:rsidRPr="0022223D" w14:paraId="1DEBC68A" w14:textId="77777777" w:rsidTr="00A86F82">
        <w:trPr>
          <w:trHeight w:val="260"/>
          <w:jc w:val="center"/>
        </w:trPr>
        <w:tc>
          <w:tcPr>
            <w:tcW w:w="1980" w:type="dxa"/>
            <w:vMerge/>
            <w:tcBorders>
              <w:top w:val="nil"/>
              <w:left w:val="nil"/>
              <w:bottom w:val="nil"/>
              <w:right w:val="nil"/>
            </w:tcBorders>
            <w:vAlign w:val="center"/>
            <w:hideMark/>
          </w:tcPr>
          <w:p w14:paraId="08583BE1"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3BFDD9B1" w14:textId="77777777" w:rsidR="00046944" w:rsidRPr="0022223D" w:rsidRDefault="00046944" w:rsidP="00046944">
            <w:pPr>
              <w:jc w:val="center"/>
              <w:rPr>
                <w:color w:val="000000"/>
                <w:sz w:val="20"/>
                <w:szCs w:val="20"/>
              </w:rPr>
            </w:pPr>
            <w:r w:rsidRPr="0022223D">
              <w:rPr>
                <w:color w:val="000000"/>
                <w:sz w:val="20"/>
                <w:szCs w:val="20"/>
              </w:rPr>
              <w:t>(0.010)</w:t>
            </w:r>
          </w:p>
        </w:tc>
        <w:tc>
          <w:tcPr>
            <w:tcW w:w="2430" w:type="dxa"/>
            <w:tcBorders>
              <w:top w:val="nil"/>
              <w:left w:val="nil"/>
              <w:bottom w:val="nil"/>
              <w:right w:val="nil"/>
            </w:tcBorders>
            <w:noWrap/>
            <w:hideMark/>
          </w:tcPr>
          <w:p w14:paraId="14952290" w14:textId="77777777" w:rsidR="00046944" w:rsidRPr="0022223D" w:rsidRDefault="00046944" w:rsidP="00046944">
            <w:pPr>
              <w:jc w:val="center"/>
              <w:rPr>
                <w:color w:val="000000"/>
                <w:sz w:val="20"/>
                <w:szCs w:val="20"/>
              </w:rPr>
            </w:pPr>
            <w:r w:rsidRPr="0022223D">
              <w:rPr>
                <w:color w:val="000000"/>
                <w:sz w:val="20"/>
                <w:szCs w:val="20"/>
              </w:rPr>
              <w:t>(0.037)</w:t>
            </w:r>
          </w:p>
        </w:tc>
        <w:tc>
          <w:tcPr>
            <w:tcW w:w="990" w:type="dxa"/>
            <w:tcBorders>
              <w:top w:val="nil"/>
              <w:left w:val="nil"/>
              <w:bottom w:val="nil"/>
              <w:right w:val="nil"/>
            </w:tcBorders>
            <w:noWrap/>
            <w:hideMark/>
          </w:tcPr>
          <w:p w14:paraId="385B97D3" w14:textId="4D11F59D" w:rsidR="00046944" w:rsidRPr="0022223D" w:rsidRDefault="00046944" w:rsidP="00046944">
            <w:pPr>
              <w:jc w:val="center"/>
              <w:rPr>
                <w:color w:val="000000"/>
                <w:sz w:val="20"/>
                <w:szCs w:val="20"/>
              </w:rPr>
            </w:pPr>
            <w:r w:rsidRPr="0022223D">
              <w:rPr>
                <w:color w:val="000000"/>
                <w:sz w:val="20"/>
                <w:szCs w:val="20"/>
              </w:rPr>
              <w:t>(0.015)</w:t>
            </w:r>
          </w:p>
        </w:tc>
        <w:tc>
          <w:tcPr>
            <w:tcW w:w="990" w:type="dxa"/>
            <w:tcBorders>
              <w:top w:val="nil"/>
              <w:left w:val="nil"/>
              <w:bottom w:val="nil"/>
              <w:right w:val="nil"/>
            </w:tcBorders>
            <w:noWrap/>
            <w:hideMark/>
          </w:tcPr>
          <w:p w14:paraId="2CDC4542" w14:textId="77777777" w:rsidR="00046944" w:rsidRPr="0022223D" w:rsidRDefault="00046944" w:rsidP="00046944">
            <w:pPr>
              <w:jc w:val="center"/>
              <w:rPr>
                <w:color w:val="000000"/>
                <w:sz w:val="20"/>
                <w:szCs w:val="20"/>
              </w:rPr>
            </w:pPr>
            <w:r w:rsidRPr="0022223D">
              <w:rPr>
                <w:color w:val="000000"/>
                <w:sz w:val="20"/>
                <w:szCs w:val="20"/>
              </w:rPr>
              <w:t>(0.016)</w:t>
            </w:r>
          </w:p>
        </w:tc>
        <w:tc>
          <w:tcPr>
            <w:tcW w:w="900" w:type="dxa"/>
            <w:tcBorders>
              <w:top w:val="nil"/>
              <w:left w:val="nil"/>
              <w:bottom w:val="nil"/>
              <w:right w:val="nil"/>
            </w:tcBorders>
            <w:noWrap/>
            <w:hideMark/>
          </w:tcPr>
          <w:p w14:paraId="1959B305" w14:textId="77777777" w:rsidR="00046944" w:rsidRPr="0022223D" w:rsidRDefault="00046944" w:rsidP="00046944">
            <w:pPr>
              <w:jc w:val="center"/>
              <w:rPr>
                <w:color w:val="000000"/>
                <w:sz w:val="20"/>
                <w:szCs w:val="20"/>
              </w:rPr>
            </w:pPr>
            <w:r w:rsidRPr="0022223D">
              <w:rPr>
                <w:color w:val="000000"/>
                <w:sz w:val="20"/>
                <w:szCs w:val="20"/>
              </w:rPr>
              <w:t>(0.018)</w:t>
            </w:r>
          </w:p>
        </w:tc>
        <w:tc>
          <w:tcPr>
            <w:tcW w:w="900" w:type="dxa"/>
            <w:tcBorders>
              <w:top w:val="nil"/>
              <w:left w:val="nil"/>
              <w:bottom w:val="nil"/>
              <w:right w:val="nil"/>
            </w:tcBorders>
            <w:noWrap/>
            <w:hideMark/>
          </w:tcPr>
          <w:p w14:paraId="21358994" w14:textId="4BF8F679" w:rsidR="00046944" w:rsidRPr="0022223D" w:rsidRDefault="00046944" w:rsidP="00046944">
            <w:pPr>
              <w:jc w:val="center"/>
              <w:rPr>
                <w:color w:val="000000"/>
                <w:sz w:val="20"/>
                <w:szCs w:val="20"/>
              </w:rPr>
            </w:pPr>
            <w:r w:rsidRPr="0022223D">
              <w:rPr>
                <w:color w:val="000000"/>
                <w:sz w:val="20"/>
                <w:szCs w:val="20"/>
              </w:rPr>
              <w:t>(0.079)</w:t>
            </w:r>
          </w:p>
        </w:tc>
      </w:tr>
      <w:tr w:rsidR="00046944" w:rsidRPr="0022223D" w14:paraId="1A46EF4A" w14:textId="77777777" w:rsidTr="00A86F82">
        <w:trPr>
          <w:trHeight w:val="260"/>
          <w:jc w:val="center"/>
        </w:trPr>
        <w:tc>
          <w:tcPr>
            <w:tcW w:w="1980" w:type="dxa"/>
            <w:vMerge w:val="restart"/>
            <w:tcBorders>
              <w:top w:val="nil"/>
              <w:left w:val="nil"/>
              <w:bottom w:val="nil"/>
              <w:right w:val="nil"/>
            </w:tcBorders>
            <w:noWrap/>
            <w:vAlign w:val="center"/>
            <w:hideMark/>
          </w:tcPr>
          <w:p w14:paraId="792C5274" w14:textId="748B8B3C" w:rsidR="00046944" w:rsidRPr="0022223D" w:rsidRDefault="00046944" w:rsidP="00046944">
            <w:pPr>
              <w:rPr>
                <w:i/>
                <w:iCs/>
                <w:sz w:val="20"/>
                <w:szCs w:val="20"/>
              </w:rPr>
            </w:pPr>
            <w:r w:rsidRPr="0022223D">
              <w:rPr>
                <w:i/>
                <w:iCs/>
                <w:sz w:val="20"/>
                <w:szCs w:val="20"/>
              </w:rPr>
              <w:t>textLengthCN1Ans</w:t>
            </w:r>
            <w:r w:rsidRPr="0022223D">
              <w:rPr>
                <w:i/>
                <w:iCs/>
                <w:color w:val="000000"/>
                <w:sz w:val="20"/>
                <w:szCs w:val="20"/>
                <w:vertAlign w:val="subscript"/>
              </w:rPr>
              <w:t>i</w:t>
            </w:r>
          </w:p>
        </w:tc>
        <w:tc>
          <w:tcPr>
            <w:tcW w:w="1170" w:type="dxa"/>
            <w:tcBorders>
              <w:top w:val="nil"/>
              <w:left w:val="nil"/>
              <w:bottom w:val="nil"/>
              <w:right w:val="nil"/>
            </w:tcBorders>
            <w:noWrap/>
            <w:hideMark/>
          </w:tcPr>
          <w:p w14:paraId="3464206E"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003CF235"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D24915A" w14:textId="6DEA5CAF" w:rsidR="00046944" w:rsidRPr="0022223D" w:rsidRDefault="00046944" w:rsidP="00046944">
            <w:pPr>
              <w:jc w:val="center"/>
              <w:rPr>
                <w:color w:val="000000"/>
                <w:sz w:val="20"/>
                <w:szCs w:val="20"/>
              </w:rPr>
            </w:pPr>
            <w:r w:rsidRPr="0022223D">
              <w:rPr>
                <w:color w:val="000000"/>
                <w:sz w:val="20"/>
                <w:szCs w:val="20"/>
              </w:rPr>
              <w:t>-0.018 ***</w:t>
            </w:r>
          </w:p>
        </w:tc>
        <w:tc>
          <w:tcPr>
            <w:tcW w:w="990" w:type="dxa"/>
            <w:tcBorders>
              <w:top w:val="nil"/>
              <w:left w:val="nil"/>
              <w:bottom w:val="nil"/>
              <w:right w:val="nil"/>
            </w:tcBorders>
            <w:noWrap/>
            <w:hideMark/>
          </w:tcPr>
          <w:p w14:paraId="3EE90915" w14:textId="77777777" w:rsidR="00046944" w:rsidRPr="0022223D" w:rsidRDefault="00046944" w:rsidP="00046944">
            <w:pPr>
              <w:jc w:val="center"/>
              <w:rPr>
                <w:color w:val="000000"/>
                <w:sz w:val="20"/>
                <w:szCs w:val="20"/>
              </w:rPr>
            </w:pPr>
            <w:r w:rsidRPr="0022223D">
              <w:rPr>
                <w:color w:val="000000"/>
                <w:sz w:val="20"/>
                <w:szCs w:val="20"/>
              </w:rPr>
              <w:t>-0.021 ***</w:t>
            </w:r>
          </w:p>
        </w:tc>
        <w:tc>
          <w:tcPr>
            <w:tcW w:w="900" w:type="dxa"/>
            <w:tcBorders>
              <w:top w:val="nil"/>
              <w:left w:val="nil"/>
              <w:bottom w:val="nil"/>
              <w:right w:val="nil"/>
            </w:tcBorders>
            <w:noWrap/>
            <w:hideMark/>
          </w:tcPr>
          <w:p w14:paraId="0D0E3543" w14:textId="77777777" w:rsidR="00046944" w:rsidRPr="0022223D" w:rsidRDefault="00046944" w:rsidP="00046944">
            <w:pPr>
              <w:jc w:val="center"/>
              <w:rPr>
                <w:color w:val="000000"/>
                <w:sz w:val="20"/>
                <w:szCs w:val="20"/>
              </w:rPr>
            </w:pPr>
            <w:r w:rsidRPr="0022223D">
              <w:rPr>
                <w:color w:val="000000"/>
                <w:sz w:val="20"/>
                <w:szCs w:val="20"/>
              </w:rPr>
              <w:t>-0.027 ***</w:t>
            </w:r>
          </w:p>
        </w:tc>
        <w:tc>
          <w:tcPr>
            <w:tcW w:w="900" w:type="dxa"/>
            <w:tcBorders>
              <w:top w:val="nil"/>
              <w:left w:val="nil"/>
              <w:bottom w:val="nil"/>
              <w:right w:val="nil"/>
            </w:tcBorders>
            <w:noWrap/>
            <w:hideMark/>
          </w:tcPr>
          <w:p w14:paraId="751DFB84" w14:textId="0D0AB5AE" w:rsidR="00046944" w:rsidRPr="0022223D" w:rsidRDefault="00046944" w:rsidP="00046944">
            <w:pPr>
              <w:jc w:val="center"/>
              <w:rPr>
                <w:color w:val="000000"/>
                <w:sz w:val="20"/>
                <w:szCs w:val="20"/>
              </w:rPr>
            </w:pPr>
            <w:r w:rsidRPr="0022223D">
              <w:rPr>
                <w:color w:val="000000"/>
                <w:sz w:val="20"/>
                <w:szCs w:val="20"/>
              </w:rPr>
              <w:t>-0.012 *</w:t>
            </w:r>
          </w:p>
        </w:tc>
      </w:tr>
      <w:tr w:rsidR="00046944" w:rsidRPr="0022223D" w14:paraId="1C03B3D0" w14:textId="77777777" w:rsidTr="00A86F82">
        <w:trPr>
          <w:trHeight w:val="260"/>
          <w:jc w:val="center"/>
        </w:trPr>
        <w:tc>
          <w:tcPr>
            <w:tcW w:w="1980" w:type="dxa"/>
            <w:vMerge/>
            <w:tcBorders>
              <w:top w:val="nil"/>
              <w:left w:val="nil"/>
              <w:bottom w:val="nil"/>
              <w:right w:val="nil"/>
            </w:tcBorders>
            <w:vAlign w:val="center"/>
            <w:hideMark/>
          </w:tcPr>
          <w:p w14:paraId="2E56B8C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FFBB4C3" w14:textId="77777777" w:rsidR="00046944" w:rsidRPr="0022223D" w:rsidRDefault="00046944" w:rsidP="00046944">
            <w:pPr>
              <w:jc w:val="center"/>
              <w:rPr>
                <w:color w:val="000000"/>
                <w:sz w:val="20"/>
                <w:szCs w:val="20"/>
              </w:rPr>
            </w:pPr>
          </w:p>
        </w:tc>
        <w:tc>
          <w:tcPr>
            <w:tcW w:w="2430" w:type="dxa"/>
            <w:tcBorders>
              <w:top w:val="nil"/>
              <w:left w:val="nil"/>
              <w:bottom w:val="nil"/>
              <w:right w:val="nil"/>
            </w:tcBorders>
            <w:noWrap/>
            <w:hideMark/>
          </w:tcPr>
          <w:p w14:paraId="06526A1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2BCD89D" w14:textId="3D2E4A53" w:rsidR="00046944" w:rsidRPr="0022223D" w:rsidRDefault="00046944" w:rsidP="00046944">
            <w:pPr>
              <w:jc w:val="center"/>
              <w:rPr>
                <w:color w:val="000000"/>
                <w:sz w:val="20"/>
                <w:szCs w:val="20"/>
              </w:rPr>
            </w:pPr>
            <w:r w:rsidRPr="0022223D">
              <w:rPr>
                <w:color w:val="000000"/>
                <w:sz w:val="20"/>
                <w:szCs w:val="20"/>
              </w:rPr>
              <w:t>(0.005)</w:t>
            </w:r>
          </w:p>
        </w:tc>
        <w:tc>
          <w:tcPr>
            <w:tcW w:w="990" w:type="dxa"/>
            <w:tcBorders>
              <w:top w:val="nil"/>
              <w:left w:val="nil"/>
              <w:bottom w:val="nil"/>
              <w:right w:val="nil"/>
            </w:tcBorders>
            <w:noWrap/>
            <w:hideMark/>
          </w:tcPr>
          <w:p w14:paraId="41CEB3DC"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31D6DAEF"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1A99DEC4" w14:textId="6C05E173" w:rsidR="00046944" w:rsidRPr="0022223D" w:rsidRDefault="00046944" w:rsidP="00046944">
            <w:pPr>
              <w:jc w:val="center"/>
              <w:rPr>
                <w:color w:val="000000"/>
                <w:sz w:val="20"/>
                <w:szCs w:val="20"/>
              </w:rPr>
            </w:pPr>
            <w:r w:rsidRPr="0022223D">
              <w:rPr>
                <w:color w:val="000000"/>
                <w:sz w:val="20"/>
                <w:szCs w:val="20"/>
              </w:rPr>
              <w:t>(0.006)</w:t>
            </w:r>
          </w:p>
        </w:tc>
      </w:tr>
      <w:tr w:rsidR="00213513" w:rsidRPr="0022223D" w14:paraId="471C60FF" w14:textId="77777777" w:rsidTr="00A86F82">
        <w:trPr>
          <w:trHeight w:val="260"/>
          <w:jc w:val="center"/>
        </w:trPr>
        <w:tc>
          <w:tcPr>
            <w:tcW w:w="1980" w:type="dxa"/>
            <w:vMerge w:val="restart"/>
            <w:tcBorders>
              <w:top w:val="nil"/>
              <w:left w:val="nil"/>
              <w:bottom w:val="nil"/>
              <w:right w:val="nil"/>
            </w:tcBorders>
            <w:noWrap/>
            <w:vAlign w:val="center"/>
            <w:hideMark/>
          </w:tcPr>
          <w:p w14:paraId="5515E54A" w14:textId="1D0B4D53" w:rsidR="00213513" w:rsidRPr="0022223D" w:rsidRDefault="00213513" w:rsidP="00213513">
            <w:pPr>
              <w:rPr>
                <w:i/>
                <w:iCs/>
                <w:sz w:val="20"/>
                <w:szCs w:val="20"/>
              </w:rPr>
            </w:pPr>
            <w:r w:rsidRPr="0022223D">
              <w:rPr>
                <w:i/>
                <w:iCs/>
                <w:sz w:val="20"/>
                <w:szCs w:val="20"/>
              </w:rPr>
              <w:t>quality1Ans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440A2099" w14:textId="77777777" w:rsidR="00213513" w:rsidRPr="0022223D" w:rsidRDefault="00213513">
            <w:pPr>
              <w:rPr>
                <w:sz w:val="20"/>
                <w:szCs w:val="20"/>
              </w:rPr>
            </w:pPr>
          </w:p>
        </w:tc>
        <w:tc>
          <w:tcPr>
            <w:tcW w:w="2430" w:type="dxa"/>
            <w:tcBorders>
              <w:top w:val="nil"/>
              <w:left w:val="nil"/>
              <w:bottom w:val="nil"/>
              <w:right w:val="nil"/>
            </w:tcBorders>
            <w:noWrap/>
            <w:hideMark/>
          </w:tcPr>
          <w:p w14:paraId="539169D1"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0C9567C5"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5ABAB92C"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485EA733"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72411DAD" w14:textId="77777777" w:rsidR="00213513" w:rsidRPr="0022223D" w:rsidRDefault="00213513">
            <w:pPr>
              <w:jc w:val="center"/>
              <w:rPr>
                <w:color w:val="000000"/>
                <w:sz w:val="20"/>
                <w:szCs w:val="20"/>
              </w:rPr>
            </w:pPr>
          </w:p>
        </w:tc>
      </w:tr>
      <w:tr w:rsidR="00213513" w:rsidRPr="0022223D" w14:paraId="10B994C8" w14:textId="77777777" w:rsidTr="00A86F82">
        <w:trPr>
          <w:trHeight w:val="260"/>
          <w:jc w:val="center"/>
        </w:trPr>
        <w:tc>
          <w:tcPr>
            <w:tcW w:w="1980" w:type="dxa"/>
            <w:vMerge/>
            <w:tcBorders>
              <w:top w:val="nil"/>
              <w:left w:val="nil"/>
              <w:bottom w:val="nil"/>
              <w:right w:val="nil"/>
            </w:tcBorders>
            <w:vAlign w:val="center"/>
            <w:hideMark/>
          </w:tcPr>
          <w:p w14:paraId="26C1E6BD" w14:textId="77777777" w:rsidR="00213513" w:rsidRPr="0022223D" w:rsidRDefault="00213513" w:rsidP="00213513">
            <w:pPr>
              <w:rPr>
                <w:i/>
                <w:iCs/>
                <w:sz w:val="20"/>
                <w:szCs w:val="20"/>
              </w:rPr>
            </w:pPr>
          </w:p>
        </w:tc>
        <w:tc>
          <w:tcPr>
            <w:tcW w:w="1170" w:type="dxa"/>
            <w:tcBorders>
              <w:top w:val="nil"/>
              <w:left w:val="nil"/>
              <w:bottom w:val="nil"/>
              <w:right w:val="nil"/>
            </w:tcBorders>
            <w:noWrap/>
            <w:hideMark/>
          </w:tcPr>
          <w:p w14:paraId="77BD9ACD" w14:textId="77777777" w:rsidR="00213513" w:rsidRPr="0022223D" w:rsidRDefault="00213513">
            <w:pPr>
              <w:jc w:val="center"/>
              <w:rPr>
                <w:sz w:val="20"/>
                <w:szCs w:val="20"/>
              </w:rPr>
            </w:pPr>
          </w:p>
        </w:tc>
        <w:tc>
          <w:tcPr>
            <w:tcW w:w="2430" w:type="dxa"/>
            <w:tcBorders>
              <w:top w:val="nil"/>
              <w:left w:val="nil"/>
              <w:bottom w:val="nil"/>
              <w:right w:val="nil"/>
            </w:tcBorders>
            <w:noWrap/>
            <w:hideMark/>
          </w:tcPr>
          <w:p w14:paraId="3FE8A8E1"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5BA383B2"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2B003A34" w14:textId="77777777" w:rsidR="00213513" w:rsidRPr="0022223D" w:rsidRDefault="00213513">
            <w:pPr>
              <w:jc w:val="center"/>
              <w:rPr>
                <w:color w:val="000000"/>
                <w:sz w:val="20"/>
                <w:szCs w:val="20"/>
              </w:rPr>
            </w:pPr>
            <w:r w:rsidRPr="0022223D">
              <w:rPr>
                <w:color w:val="000000"/>
                <w:sz w:val="20"/>
                <w:szCs w:val="20"/>
              </w:rPr>
              <w:t>(0.003)</w:t>
            </w:r>
          </w:p>
        </w:tc>
        <w:tc>
          <w:tcPr>
            <w:tcW w:w="900" w:type="dxa"/>
            <w:tcBorders>
              <w:top w:val="nil"/>
              <w:left w:val="nil"/>
              <w:bottom w:val="nil"/>
              <w:right w:val="nil"/>
            </w:tcBorders>
            <w:noWrap/>
            <w:hideMark/>
          </w:tcPr>
          <w:p w14:paraId="42C59E01" w14:textId="77777777" w:rsidR="00213513" w:rsidRPr="0022223D" w:rsidRDefault="00213513">
            <w:pPr>
              <w:jc w:val="center"/>
              <w:rPr>
                <w:color w:val="000000"/>
                <w:sz w:val="20"/>
                <w:szCs w:val="20"/>
              </w:rPr>
            </w:pPr>
            <w:r w:rsidRPr="0022223D">
              <w:rPr>
                <w:color w:val="000000"/>
                <w:sz w:val="20"/>
                <w:szCs w:val="20"/>
              </w:rPr>
              <w:t>(0.004)</w:t>
            </w:r>
          </w:p>
        </w:tc>
        <w:tc>
          <w:tcPr>
            <w:tcW w:w="900" w:type="dxa"/>
            <w:tcBorders>
              <w:top w:val="nil"/>
              <w:left w:val="nil"/>
              <w:bottom w:val="nil"/>
              <w:right w:val="nil"/>
            </w:tcBorders>
            <w:noWrap/>
            <w:hideMark/>
          </w:tcPr>
          <w:p w14:paraId="324B6049" w14:textId="77777777" w:rsidR="00213513" w:rsidRPr="0022223D" w:rsidRDefault="00213513">
            <w:pPr>
              <w:jc w:val="center"/>
              <w:rPr>
                <w:color w:val="000000"/>
                <w:sz w:val="20"/>
                <w:szCs w:val="20"/>
              </w:rPr>
            </w:pPr>
          </w:p>
        </w:tc>
      </w:tr>
      <w:tr w:rsidR="00213513" w:rsidRPr="0022223D" w14:paraId="10060284" w14:textId="77777777" w:rsidTr="00A86F82">
        <w:trPr>
          <w:trHeight w:val="260"/>
          <w:jc w:val="center"/>
        </w:trPr>
        <w:tc>
          <w:tcPr>
            <w:tcW w:w="1980" w:type="dxa"/>
            <w:vMerge w:val="restart"/>
            <w:tcBorders>
              <w:top w:val="nil"/>
              <w:left w:val="nil"/>
              <w:bottom w:val="nil"/>
              <w:right w:val="nil"/>
            </w:tcBorders>
            <w:noWrap/>
            <w:vAlign w:val="center"/>
            <w:hideMark/>
          </w:tcPr>
          <w:p w14:paraId="3A8D8257" w14:textId="645F79BE" w:rsidR="00213513" w:rsidRPr="0022223D" w:rsidRDefault="00213513" w:rsidP="00213513">
            <w:pPr>
              <w:rPr>
                <w:i/>
                <w:iCs/>
                <w:sz w:val="20"/>
                <w:szCs w:val="20"/>
              </w:rPr>
            </w:pPr>
            <w:r w:rsidRPr="0022223D">
              <w:rPr>
                <w:i/>
                <w:iCs/>
                <w:sz w:val="20"/>
                <w:szCs w:val="20"/>
              </w:rPr>
              <w:t>clarity1Ans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61CE1A98" w14:textId="77777777" w:rsidR="00213513" w:rsidRPr="0022223D" w:rsidRDefault="00213513">
            <w:pPr>
              <w:rPr>
                <w:sz w:val="20"/>
                <w:szCs w:val="20"/>
              </w:rPr>
            </w:pPr>
          </w:p>
        </w:tc>
        <w:tc>
          <w:tcPr>
            <w:tcW w:w="2430" w:type="dxa"/>
            <w:tcBorders>
              <w:top w:val="nil"/>
              <w:left w:val="nil"/>
              <w:bottom w:val="nil"/>
              <w:right w:val="nil"/>
            </w:tcBorders>
            <w:noWrap/>
            <w:hideMark/>
          </w:tcPr>
          <w:p w14:paraId="3ADF3500"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20011D8A"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65D6F71F" w14:textId="77777777" w:rsidR="00213513" w:rsidRPr="0022223D" w:rsidRDefault="00213513">
            <w:pPr>
              <w:jc w:val="center"/>
              <w:rPr>
                <w:sz w:val="20"/>
                <w:szCs w:val="20"/>
              </w:rPr>
            </w:pPr>
          </w:p>
        </w:tc>
        <w:tc>
          <w:tcPr>
            <w:tcW w:w="900" w:type="dxa"/>
            <w:tcBorders>
              <w:top w:val="nil"/>
              <w:left w:val="nil"/>
              <w:bottom w:val="nil"/>
              <w:right w:val="nil"/>
            </w:tcBorders>
            <w:noWrap/>
            <w:hideMark/>
          </w:tcPr>
          <w:p w14:paraId="02D33EC0" w14:textId="77777777" w:rsidR="00213513" w:rsidRPr="0022223D" w:rsidRDefault="00213513">
            <w:pPr>
              <w:jc w:val="center"/>
              <w:rPr>
                <w:color w:val="000000"/>
                <w:sz w:val="20"/>
                <w:szCs w:val="20"/>
              </w:rPr>
            </w:pPr>
            <w:r w:rsidRPr="0022223D">
              <w:rPr>
                <w:color w:val="000000"/>
                <w:sz w:val="20"/>
                <w:szCs w:val="20"/>
              </w:rPr>
              <w:t>-0.012</w:t>
            </w:r>
          </w:p>
        </w:tc>
        <w:tc>
          <w:tcPr>
            <w:tcW w:w="900" w:type="dxa"/>
            <w:tcBorders>
              <w:top w:val="nil"/>
              <w:left w:val="nil"/>
              <w:bottom w:val="nil"/>
              <w:right w:val="nil"/>
            </w:tcBorders>
            <w:noWrap/>
            <w:hideMark/>
          </w:tcPr>
          <w:p w14:paraId="7D1B0118" w14:textId="77777777" w:rsidR="00213513" w:rsidRPr="0022223D" w:rsidRDefault="00213513">
            <w:pPr>
              <w:jc w:val="center"/>
              <w:rPr>
                <w:color w:val="000000"/>
                <w:sz w:val="20"/>
                <w:szCs w:val="20"/>
              </w:rPr>
            </w:pPr>
          </w:p>
        </w:tc>
      </w:tr>
      <w:tr w:rsidR="00213513" w:rsidRPr="0022223D" w14:paraId="1D18BB47" w14:textId="77777777" w:rsidTr="00A86F82">
        <w:trPr>
          <w:trHeight w:val="260"/>
          <w:jc w:val="center"/>
        </w:trPr>
        <w:tc>
          <w:tcPr>
            <w:tcW w:w="1980" w:type="dxa"/>
            <w:vMerge/>
            <w:tcBorders>
              <w:top w:val="nil"/>
              <w:left w:val="nil"/>
              <w:bottom w:val="nil"/>
              <w:right w:val="nil"/>
            </w:tcBorders>
            <w:vAlign w:val="center"/>
            <w:hideMark/>
          </w:tcPr>
          <w:p w14:paraId="519B31AF" w14:textId="77777777" w:rsidR="00213513" w:rsidRPr="0022223D" w:rsidRDefault="00213513" w:rsidP="00213513">
            <w:pPr>
              <w:rPr>
                <w:i/>
                <w:iCs/>
                <w:sz w:val="20"/>
                <w:szCs w:val="20"/>
              </w:rPr>
            </w:pPr>
          </w:p>
        </w:tc>
        <w:tc>
          <w:tcPr>
            <w:tcW w:w="1170" w:type="dxa"/>
            <w:tcBorders>
              <w:top w:val="nil"/>
              <w:left w:val="nil"/>
              <w:bottom w:val="nil"/>
              <w:right w:val="nil"/>
            </w:tcBorders>
            <w:noWrap/>
            <w:hideMark/>
          </w:tcPr>
          <w:p w14:paraId="49CDD519" w14:textId="77777777" w:rsidR="00213513" w:rsidRPr="0022223D" w:rsidRDefault="00213513">
            <w:pPr>
              <w:jc w:val="center"/>
              <w:rPr>
                <w:sz w:val="20"/>
                <w:szCs w:val="20"/>
              </w:rPr>
            </w:pPr>
          </w:p>
        </w:tc>
        <w:tc>
          <w:tcPr>
            <w:tcW w:w="2430" w:type="dxa"/>
            <w:tcBorders>
              <w:top w:val="nil"/>
              <w:left w:val="nil"/>
              <w:bottom w:val="nil"/>
              <w:right w:val="nil"/>
            </w:tcBorders>
            <w:noWrap/>
            <w:hideMark/>
          </w:tcPr>
          <w:p w14:paraId="787507B4"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3CB58C9C" w14:textId="77777777" w:rsidR="00213513" w:rsidRPr="0022223D" w:rsidRDefault="00213513">
            <w:pPr>
              <w:jc w:val="center"/>
              <w:rPr>
                <w:sz w:val="20"/>
                <w:szCs w:val="20"/>
              </w:rPr>
            </w:pPr>
          </w:p>
        </w:tc>
        <w:tc>
          <w:tcPr>
            <w:tcW w:w="990" w:type="dxa"/>
            <w:tcBorders>
              <w:top w:val="nil"/>
              <w:left w:val="nil"/>
              <w:bottom w:val="nil"/>
              <w:right w:val="nil"/>
            </w:tcBorders>
            <w:noWrap/>
            <w:hideMark/>
          </w:tcPr>
          <w:p w14:paraId="1BE01F0E" w14:textId="77777777" w:rsidR="00213513" w:rsidRPr="0022223D" w:rsidRDefault="00213513">
            <w:pPr>
              <w:jc w:val="center"/>
              <w:rPr>
                <w:sz w:val="20"/>
                <w:szCs w:val="20"/>
              </w:rPr>
            </w:pPr>
          </w:p>
        </w:tc>
        <w:tc>
          <w:tcPr>
            <w:tcW w:w="900" w:type="dxa"/>
            <w:tcBorders>
              <w:top w:val="nil"/>
              <w:left w:val="nil"/>
              <w:bottom w:val="nil"/>
              <w:right w:val="nil"/>
            </w:tcBorders>
            <w:noWrap/>
            <w:hideMark/>
          </w:tcPr>
          <w:p w14:paraId="00142286" w14:textId="77777777" w:rsidR="00213513" w:rsidRPr="0022223D" w:rsidRDefault="00213513">
            <w:pPr>
              <w:jc w:val="center"/>
              <w:rPr>
                <w:color w:val="000000"/>
                <w:sz w:val="20"/>
                <w:szCs w:val="20"/>
              </w:rPr>
            </w:pPr>
            <w:r w:rsidRPr="0022223D">
              <w:rPr>
                <w:color w:val="000000"/>
                <w:sz w:val="20"/>
                <w:szCs w:val="20"/>
              </w:rPr>
              <w:t>(0.010)</w:t>
            </w:r>
          </w:p>
        </w:tc>
        <w:tc>
          <w:tcPr>
            <w:tcW w:w="900" w:type="dxa"/>
            <w:tcBorders>
              <w:top w:val="nil"/>
              <w:left w:val="nil"/>
              <w:bottom w:val="nil"/>
              <w:right w:val="nil"/>
            </w:tcBorders>
            <w:noWrap/>
            <w:hideMark/>
          </w:tcPr>
          <w:p w14:paraId="1F7D1844" w14:textId="77777777" w:rsidR="00213513" w:rsidRPr="0022223D" w:rsidRDefault="00213513">
            <w:pPr>
              <w:jc w:val="center"/>
              <w:rPr>
                <w:color w:val="000000"/>
                <w:sz w:val="20"/>
                <w:szCs w:val="20"/>
              </w:rPr>
            </w:pPr>
          </w:p>
        </w:tc>
      </w:tr>
      <w:tr w:rsidR="00046944" w:rsidRPr="0022223D" w14:paraId="38074375" w14:textId="77777777" w:rsidTr="00A86F82">
        <w:trPr>
          <w:trHeight w:val="260"/>
          <w:jc w:val="center"/>
        </w:trPr>
        <w:tc>
          <w:tcPr>
            <w:tcW w:w="1980" w:type="dxa"/>
            <w:vMerge w:val="restart"/>
            <w:tcBorders>
              <w:top w:val="nil"/>
              <w:left w:val="nil"/>
              <w:bottom w:val="nil"/>
              <w:right w:val="nil"/>
            </w:tcBorders>
            <w:noWrap/>
            <w:vAlign w:val="center"/>
            <w:hideMark/>
          </w:tcPr>
          <w:p w14:paraId="58D55A59" w14:textId="72BB6723" w:rsidR="00046944" w:rsidRPr="0022223D" w:rsidRDefault="00046944" w:rsidP="00046944">
            <w:pPr>
              <w:rPr>
                <w:i/>
                <w:iCs/>
                <w:sz w:val="20"/>
                <w:szCs w:val="20"/>
              </w:rPr>
            </w:pPr>
            <w:r w:rsidRPr="0022223D">
              <w:rPr>
                <w:i/>
                <w:iCs/>
                <w:sz w:val="20"/>
                <w:szCs w:val="20"/>
              </w:rPr>
              <w:t>readability1Ans</w:t>
            </w:r>
            <w:r w:rsidRPr="0022223D">
              <w:rPr>
                <w:i/>
                <w:iCs/>
                <w:color w:val="000000"/>
                <w:sz w:val="20"/>
                <w:szCs w:val="20"/>
                <w:vertAlign w:val="subscript"/>
              </w:rPr>
              <w:t>i</w:t>
            </w:r>
          </w:p>
        </w:tc>
        <w:tc>
          <w:tcPr>
            <w:tcW w:w="1170" w:type="dxa"/>
            <w:tcBorders>
              <w:top w:val="nil"/>
              <w:left w:val="nil"/>
              <w:bottom w:val="nil"/>
              <w:right w:val="nil"/>
            </w:tcBorders>
            <w:noWrap/>
            <w:hideMark/>
          </w:tcPr>
          <w:p w14:paraId="0BF7F415"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425B84BF"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C00794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939E6EC"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D5CB9CF" w14:textId="77777777" w:rsidR="00046944" w:rsidRPr="0022223D" w:rsidRDefault="00046944" w:rsidP="00046944">
            <w:pPr>
              <w:jc w:val="center"/>
              <w:rPr>
                <w:color w:val="000000"/>
                <w:sz w:val="20"/>
                <w:szCs w:val="20"/>
              </w:rPr>
            </w:pPr>
            <w:r w:rsidRPr="0022223D">
              <w:rPr>
                <w:color w:val="000000"/>
                <w:sz w:val="20"/>
                <w:szCs w:val="20"/>
              </w:rPr>
              <w:t>0.002</w:t>
            </w:r>
          </w:p>
        </w:tc>
        <w:tc>
          <w:tcPr>
            <w:tcW w:w="900" w:type="dxa"/>
            <w:tcBorders>
              <w:top w:val="nil"/>
              <w:left w:val="nil"/>
              <w:bottom w:val="nil"/>
              <w:right w:val="nil"/>
            </w:tcBorders>
            <w:noWrap/>
            <w:hideMark/>
          </w:tcPr>
          <w:p w14:paraId="79511E60" w14:textId="77777777" w:rsidR="00046944" w:rsidRPr="0022223D" w:rsidRDefault="00046944" w:rsidP="00046944">
            <w:pPr>
              <w:jc w:val="center"/>
              <w:rPr>
                <w:color w:val="000000"/>
                <w:sz w:val="20"/>
                <w:szCs w:val="20"/>
              </w:rPr>
            </w:pPr>
          </w:p>
        </w:tc>
      </w:tr>
      <w:tr w:rsidR="00046944" w:rsidRPr="0022223D" w14:paraId="0105472B" w14:textId="77777777" w:rsidTr="00A86F82">
        <w:trPr>
          <w:trHeight w:val="260"/>
          <w:jc w:val="center"/>
        </w:trPr>
        <w:tc>
          <w:tcPr>
            <w:tcW w:w="1980" w:type="dxa"/>
            <w:vMerge/>
            <w:tcBorders>
              <w:top w:val="nil"/>
              <w:left w:val="nil"/>
              <w:bottom w:val="nil"/>
              <w:right w:val="nil"/>
            </w:tcBorders>
            <w:vAlign w:val="center"/>
            <w:hideMark/>
          </w:tcPr>
          <w:p w14:paraId="09B3BFA4"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FCBABC7"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5389C9C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80EEB5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F67B28A"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8391F9D" w14:textId="77777777" w:rsidR="00046944" w:rsidRPr="0022223D" w:rsidRDefault="00046944" w:rsidP="00046944">
            <w:pPr>
              <w:jc w:val="center"/>
              <w:rPr>
                <w:color w:val="000000"/>
                <w:sz w:val="20"/>
                <w:szCs w:val="20"/>
              </w:rPr>
            </w:pPr>
            <w:r w:rsidRPr="0022223D">
              <w:rPr>
                <w:color w:val="000000"/>
                <w:sz w:val="20"/>
                <w:szCs w:val="20"/>
              </w:rPr>
              <w:t>(0.009)</w:t>
            </w:r>
          </w:p>
        </w:tc>
        <w:tc>
          <w:tcPr>
            <w:tcW w:w="900" w:type="dxa"/>
            <w:tcBorders>
              <w:top w:val="nil"/>
              <w:left w:val="nil"/>
              <w:bottom w:val="nil"/>
              <w:right w:val="nil"/>
            </w:tcBorders>
            <w:noWrap/>
            <w:hideMark/>
          </w:tcPr>
          <w:p w14:paraId="727EAED0" w14:textId="77777777" w:rsidR="00046944" w:rsidRPr="0022223D" w:rsidRDefault="00046944" w:rsidP="00046944">
            <w:pPr>
              <w:jc w:val="center"/>
              <w:rPr>
                <w:color w:val="000000"/>
                <w:sz w:val="20"/>
                <w:szCs w:val="20"/>
              </w:rPr>
            </w:pPr>
          </w:p>
        </w:tc>
      </w:tr>
      <w:tr w:rsidR="00046944" w:rsidRPr="0022223D" w14:paraId="525CD304" w14:textId="77777777" w:rsidTr="00A86F82">
        <w:trPr>
          <w:trHeight w:val="260"/>
          <w:jc w:val="center"/>
        </w:trPr>
        <w:tc>
          <w:tcPr>
            <w:tcW w:w="1980" w:type="dxa"/>
            <w:vMerge w:val="restart"/>
            <w:tcBorders>
              <w:top w:val="nil"/>
              <w:left w:val="nil"/>
              <w:bottom w:val="nil"/>
              <w:right w:val="nil"/>
            </w:tcBorders>
            <w:noWrap/>
            <w:vAlign w:val="center"/>
            <w:hideMark/>
          </w:tcPr>
          <w:p w14:paraId="4287FBC9" w14:textId="68D28713" w:rsidR="00046944" w:rsidRPr="0022223D" w:rsidRDefault="00046944" w:rsidP="00046944">
            <w:pPr>
              <w:rPr>
                <w:i/>
                <w:iCs/>
                <w:sz w:val="20"/>
                <w:szCs w:val="20"/>
              </w:rPr>
            </w:pPr>
            <w:r w:rsidRPr="0022223D">
              <w:rPr>
                <w:i/>
                <w:iCs/>
                <w:sz w:val="20"/>
                <w:szCs w:val="20"/>
              </w:rPr>
              <w:t>accuracy1Ans</w:t>
            </w:r>
            <w:r w:rsidRPr="0022223D">
              <w:rPr>
                <w:i/>
                <w:iCs/>
                <w:color w:val="000000"/>
                <w:sz w:val="20"/>
                <w:szCs w:val="20"/>
                <w:vertAlign w:val="subscript"/>
              </w:rPr>
              <w:t>i</w:t>
            </w:r>
          </w:p>
        </w:tc>
        <w:tc>
          <w:tcPr>
            <w:tcW w:w="1170" w:type="dxa"/>
            <w:tcBorders>
              <w:top w:val="nil"/>
              <w:left w:val="nil"/>
              <w:bottom w:val="nil"/>
              <w:right w:val="nil"/>
            </w:tcBorders>
            <w:noWrap/>
            <w:hideMark/>
          </w:tcPr>
          <w:p w14:paraId="75D32C94"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416217E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B3C1FE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7CA1E8F0"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A724C93"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3DF09A50" w14:textId="77777777" w:rsidR="00046944" w:rsidRPr="0022223D" w:rsidRDefault="00046944" w:rsidP="00046944">
            <w:pPr>
              <w:jc w:val="center"/>
              <w:rPr>
                <w:color w:val="000000"/>
                <w:sz w:val="20"/>
                <w:szCs w:val="20"/>
              </w:rPr>
            </w:pPr>
          </w:p>
        </w:tc>
      </w:tr>
      <w:tr w:rsidR="00046944" w:rsidRPr="0022223D" w14:paraId="2E34347C" w14:textId="77777777" w:rsidTr="00A86F82">
        <w:trPr>
          <w:trHeight w:val="260"/>
          <w:jc w:val="center"/>
        </w:trPr>
        <w:tc>
          <w:tcPr>
            <w:tcW w:w="1980" w:type="dxa"/>
            <w:vMerge/>
            <w:tcBorders>
              <w:top w:val="nil"/>
              <w:left w:val="nil"/>
              <w:bottom w:val="nil"/>
              <w:right w:val="nil"/>
            </w:tcBorders>
            <w:vAlign w:val="center"/>
            <w:hideMark/>
          </w:tcPr>
          <w:p w14:paraId="4E182621"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0F7BAC7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694EB7D"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A1AD71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2BADF3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612ABA7"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455021F9" w14:textId="77777777" w:rsidR="00046944" w:rsidRPr="0022223D" w:rsidRDefault="00046944" w:rsidP="00046944">
            <w:pPr>
              <w:jc w:val="center"/>
              <w:rPr>
                <w:color w:val="000000"/>
                <w:sz w:val="20"/>
                <w:szCs w:val="20"/>
              </w:rPr>
            </w:pPr>
          </w:p>
        </w:tc>
      </w:tr>
      <w:tr w:rsidR="00046944" w:rsidRPr="0022223D" w14:paraId="1B4997A4" w14:textId="77777777" w:rsidTr="00A86F82">
        <w:trPr>
          <w:trHeight w:val="280"/>
          <w:jc w:val="center"/>
        </w:trPr>
        <w:tc>
          <w:tcPr>
            <w:tcW w:w="1980" w:type="dxa"/>
            <w:vMerge w:val="restart"/>
            <w:tcBorders>
              <w:top w:val="nil"/>
              <w:left w:val="nil"/>
              <w:bottom w:val="nil"/>
              <w:right w:val="nil"/>
            </w:tcBorders>
            <w:noWrap/>
            <w:vAlign w:val="center"/>
            <w:hideMark/>
          </w:tcPr>
          <w:p w14:paraId="23CE4986" w14:textId="6112F47A" w:rsidR="00046944" w:rsidRPr="0022223D" w:rsidRDefault="00046944" w:rsidP="00046944">
            <w:pPr>
              <w:rPr>
                <w:i/>
                <w:iCs/>
                <w:sz w:val="20"/>
                <w:szCs w:val="20"/>
              </w:rPr>
            </w:pPr>
            <w:r w:rsidRPr="0022223D">
              <w:rPr>
                <w:i/>
                <w:iCs/>
                <w:sz w:val="20"/>
                <w:szCs w:val="20"/>
              </w:rPr>
              <w:t>relevance1Ans</w:t>
            </w:r>
            <w:r w:rsidRPr="0022223D">
              <w:rPr>
                <w:i/>
                <w:iCs/>
                <w:color w:val="000000"/>
                <w:sz w:val="20"/>
                <w:szCs w:val="20"/>
                <w:vertAlign w:val="subscript"/>
              </w:rPr>
              <w:t>i</w:t>
            </w:r>
          </w:p>
        </w:tc>
        <w:tc>
          <w:tcPr>
            <w:tcW w:w="1170" w:type="dxa"/>
            <w:tcBorders>
              <w:top w:val="nil"/>
              <w:left w:val="nil"/>
              <w:bottom w:val="nil"/>
              <w:right w:val="nil"/>
            </w:tcBorders>
            <w:noWrap/>
            <w:hideMark/>
          </w:tcPr>
          <w:p w14:paraId="3BE7504E"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340083C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2CC08B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7625E6"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2798B9DB" w14:textId="77777777" w:rsidR="00046944" w:rsidRPr="0022223D" w:rsidRDefault="00046944" w:rsidP="00046944">
            <w:pPr>
              <w:jc w:val="center"/>
              <w:rPr>
                <w:color w:val="000000"/>
                <w:sz w:val="20"/>
                <w:szCs w:val="20"/>
              </w:rPr>
            </w:pPr>
            <w:r w:rsidRPr="0022223D">
              <w:rPr>
                <w:color w:val="000000"/>
                <w:sz w:val="20"/>
                <w:szCs w:val="20"/>
              </w:rPr>
              <w:t>-0.002</w:t>
            </w:r>
          </w:p>
        </w:tc>
        <w:tc>
          <w:tcPr>
            <w:tcW w:w="900" w:type="dxa"/>
            <w:tcBorders>
              <w:top w:val="nil"/>
              <w:left w:val="nil"/>
              <w:bottom w:val="nil"/>
              <w:right w:val="nil"/>
            </w:tcBorders>
            <w:noWrap/>
            <w:hideMark/>
          </w:tcPr>
          <w:p w14:paraId="291EBD1C" w14:textId="77777777" w:rsidR="00046944" w:rsidRPr="0022223D" w:rsidRDefault="00046944" w:rsidP="00046944">
            <w:pPr>
              <w:jc w:val="center"/>
              <w:rPr>
                <w:color w:val="000000"/>
                <w:sz w:val="20"/>
                <w:szCs w:val="20"/>
              </w:rPr>
            </w:pPr>
          </w:p>
        </w:tc>
      </w:tr>
      <w:tr w:rsidR="00046944" w:rsidRPr="0022223D" w14:paraId="13F25CD7" w14:textId="77777777" w:rsidTr="00A86F82">
        <w:trPr>
          <w:trHeight w:val="260"/>
          <w:jc w:val="center"/>
        </w:trPr>
        <w:tc>
          <w:tcPr>
            <w:tcW w:w="1980" w:type="dxa"/>
            <w:vMerge/>
            <w:tcBorders>
              <w:top w:val="nil"/>
              <w:left w:val="nil"/>
              <w:bottom w:val="nil"/>
              <w:right w:val="nil"/>
            </w:tcBorders>
            <w:vAlign w:val="center"/>
            <w:hideMark/>
          </w:tcPr>
          <w:p w14:paraId="714B3874"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6DC1BE16"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3CA64D40"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2EE6272"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E43933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2173A316" w14:textId="77777777" w:rsidR="00046944" w:rsidRPr="0022223D" w:rsidRDefault="00046944" w:rsidP="00046944">
            <w:pPr>
              <w:jc w:val="center"/>
              <w:rPr>
                <w:color w:val="000000"/>
                <w:sz w:val="20"/>
                <w:szCs w:val="20"/>
              </w:rPr>
            </w:pPr>
            <w:r w:rsidRPr="0022223D">
              <w:rPr>
                <w:color w:val="000000"/>
                <w:sz w:val="20"/>
                <w:szCs w:val="20"/>
              </w:rPr>
              <w:t>(0.008)</w:t>
            </w:r>
          </w:p>
        </w:tc>
        <w:tc>
          <w:tcPr>
            <w:tcW w:w="900" w:type="dxa"/>
            <w:tcBorders>
              <w:top w:val="nil"/>
              <w:left w:val="nil"/>
              <w:bottom w:val="nil"/>
              <w:right w:val="nil"/>
            </w:tcBorders>
            <w:noWrap/>
            <w:hideMark/>
          </w:tcPr>
          <w:p w14:paraId="6C44515D" w14:textId="77777777" w:rsidR="00046944" w:rsidRPr="0022223D" w:rsidRDefault="00046944" w:rsidP="00046944">
            <w:pPr>
              <w:jc w:val="center"/>
              <w:rPr>
                <w:color w:val="000000"/>
                <w:sz w:val="20"/>
                <w:szCs w:val="20"/>
              </w:rPr>
            </w:pPr>
          </w:p>
        </w:tc>
      </w:tr>
      <w:tr w:rsidR="00046944" w:rsidRPr="0022223D" w14:paraId="093798DE" w14:textId="77777777" w:rsidTr="00A86F82">
        <w:trPr>
          <w:trHeight w:val="260"/>
          <w:jc w:val="center"/>
        </w:trPr>
        <w:tc>
          <w:tcPr>
            <w:tcW w:w="1980" w:type="dxa"/>
            <w:vMerge w:val="restart"/>
            <w:tcBorders>
              <w:top w:val="nil"/>
              <w:left w:val="nil"/>
              <w:bottom w:val="nil"/>
              <w:right w:val="nil"/>
            </w:tcBorders>
            <w:noWrap/>
            <w:vAlign w:val="center"/>
            <w:hideMark/>
          </w:tcPr>
          <w:p w14:paraId="53E067EA" w14:textId="768F9200" w:rsidR="00046944" w:rsidRPr="0022223D" w:rsidRDefault="00046944" w:rsidP="00046944">
            <w:pPr>
              <w:rPr>
                <w:i/>
                <w:iCs/>
                <w:sz w:val="20"/>
                <w:szCs w:val="20"/>
              </w:rPr>
            </w:pPr>
            <w:r w:rsidRPr="0022223D">
              <w:rPr>
                <w:i/>
                <w:iCs/>
                <w:sz w:val="20"/>
                <w:szCs w:val="20"/>
              </w:rPr>
              <w:t>detail1Ans</w:t>
            </w:r>
            <w:r w:rsidRPr="0022223D">
              <w:rPr>
                <w:i/>
                <w:iCs/>
                <w:color w:val="000000"/>
                <w:sz w:val="20"/>
                <w:szCs w:val="20"/>
                <w:vertAlign w:val="subscript"/>
              </w:rPr>
              <w:t>i</w:t>
            </w:r>
          </w:p>
        </w:tc>
        <w:tc>
          <w:tcPr>
            <w:tcW w:w="1170" w:type="dxa"/>
            <w:tcBorders>
              <w:top w:val="nil"/>
              <w:left w:val="nil"/>
              <w:bottom w:val="nil"/>
              <w:right w:val="nil"/>
            </w:tcBorders>
            <w:noWrap/>
            <w:hideMark/>
          </w:tcPr>
          <w:p w14:paraId="62FF649B"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AC37E0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C6A5B7"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7D028C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7B96F8D"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2FF94778" w14:textId="77777777" w:rsidR="00046944" w:rsidRPr="0022223D" w:rsidRDefault="00046944" w:rsidP="00046944">
            <w:pPr>
              <w:jc w:val="center"/>
              <w:rPr>
                <w:color w:val="000000"/>
                <w:sz w:val="20"/>
                <w:szCs w:val="20"/>
              </w:rPr>
            </w:pPr>
          </w:p>
        </w:tc>
      </w:tr>
      <w:tr w:rsidR="00046944" w:rsidRPr="0022223D" w14:paraId="4AF58005" w14:textId="77777777" w:rsidTr="00A86F82">
        <w:trPr>
          <w:trHeight w:val="260"/>
          <w:jc w:val="center"/>
        </w:trPr>
        <w:tc>
          <w:tcPr>
            <w:tcW w:w="1980" w:type="dxa"/>
            <w:vMerge/>
            <w:tcBorders>
              <w:top w:val="nil"/>
              <w:left w:val="nil"/>
              <w:bottom w:val="nil"/>
              <w:right w:val="nil"/>
            </w:tcBorders>
            <w:vAlign w:val="center"/>
            <w:hideMark/>
          </w:tcPr>
          <w:p w14:paraId="34F0410F"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7FFCB011"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BFB714B"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835FA2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9C97A16"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15D7D60"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2A9FAE7B" w14:textId="77777777" w:rsidR="00046944" w:rsidRPr="0022223D" w:rsidRDefault="00046944" w:rsidP="00046944">
            <w:pPr>
              <w:jc w:val="center"/>
              <w:rPr>
                <w:color w:val="000000"/>
                <w:sz w:val="20"/>
                <w:szCs w:val="20"/>
              </w:rPr>
            </w:pPr>
          </w:p>
        </w:tc>
      </w:tr>
      <w:tr w:rsidR="00046944" w:rsidRPr="0022223D" w14:paraId="53085AA7" w14:textId="77777777" w:rsidTr="00A86F82">
        <w:trPr>
          <w:trHeight w:val="260"/>
          <w:jc w:val="center"/>
        </w:trPr>
        <w:tc>
          <w:tcPr>
            <w:tcW w:w="1980" w:type="dxa"/>
            <w:vMerge w:val="restart"/>
            <w:tcBorders>
              <w:top w:val="nil"/>
              <w:left w:val="nil"/>
              <w:bottom w:val="nil"/>
              <w:right w:val="nil"/>
            </w:tcBorders>
            <w:noWrap/>
            <w:vAlign w:val="center"/>
            <w:hideMark/>
          </w:tcPr>
          <w:p w14:paraId="473D29C4" w14:textId="56C0A758" w:rsidR="00046944" w:rsidRPr="0022223D" w:rsidRDefault="00046944" w:rsidP="00046944">
            <w:pPr>
              <w:rPr>
                <w:i/>
                <w:iCs/>
                <w:sz w:val="20"/>
                <w:szCs w:val="20"/>
              </w:rPr>
            </w:pPr>
            <w:r w:rsidRPr="0022223D">
              <w:rPr>
                <w:i/>
                <w:iCs/>
                <w:sz w:val="20"/>
                <w:szCs w:val="20"/>
              </w:rPr>
              <w:t>experience1Ans</w:t>
            </w:r>
            <w:r w:rsidRPr="0022223D">
              <w:rPr>
                <w:i/>
                <w:iCs/>
                <w:color w:val="000000"/>
                <w:sz w:val="20"/>
                <w:szCs w:val="20"/>
                <w:vertAlign w:val="subscript"/>
              </w:rPr>
              <w:t>i</w:t>
            </w:r>
          </w:p>
        </w:tc>
        <w:tc>
          <w:tcPr>
            <w:tcW w:w="1170" w:type="dxa"/>
            <w:tcBorders>
              <w:top w:val="nil"/>
              <w:left w:val="nil"/>
              <w:bottom w:val="nil"/>
              <w:right w:val="nil"/>
            </w:tcBorders>
            <w:noWrap/>
            <w:hideMark/>
          </w:tcPr>
          <w:p w14:paraId="107817E7"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A39A845"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0F9577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89DB930"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15D6466C" w14:textId="77777777" w:rsidR="00046944" w:rsidRPr="0022223D" w:rsidRDefault="00046944" w:rsidP="00046944">
            <w:pPr>
              <w:jc w:val="center"/>
              <w:rPr>
                <w:color w:val="000000"/>
                <w:sz w:val="20"/>
                <w:szCs w:val="20"/>
              </w:rPr>
            </w:pPr>
            <w:r w:rsidRPr="0022223D">
              <w:rPr>
                <w:color w:val="000000"/>
                <w:sz w:val="20"/>
                <w:szCs w:val="20"/>
              </w:rPr>
              <w:t>-0.019 *</w:t>
            </w:r>
          </w:p>
        </w:tc>
        <w:tc>
          <w:tcPr>
            <w:tcW w:w="900" w:type="dxa"/>
            <w:tcBorders>
              <w:top w:val="nil"/>
              <w:left w:val="nil"/>
              <w:bottom w:val="nil"/>
              <w:right w:val="nil"/>
            </w:tcBorders>
            <w:noWrap/>
            <w:hideMark/>
          </w:tcPr>
          <w:p w14:paraId="58586ADC" w14:textId="77777777" w:rsidR="00046944" w:rsidRPr="0022223D" w:rsidRDefault="00046944" w:rsidP="00046944">
            <w:pPr>
              <w:jc w:val="center"/>
              <w:rPr>
                <w:color w:val="000000"/>
                <w:sz w:val="20"/>
                <w:szCs w:val="20"/>
              </w:rPr>
            </w:pPr>
          </w:p>
        </w:tc>
      </w:tr>
      <w:tr w:rsidR="00046944" w:rsidRPr="0022223D" w14:paraId="1D03D5D2" w14:textId="77777777" w:rsidTr="00A86F82">
        <w:trPr>
          <w:trHeight w:val="260"/>
          <w:jc w:val="center"/>
        </w:trPr>
        <w:tc>
          <w:tcPr>
            <w:tcW w:w="1980" w:type="dxa"/>
            <w:vMerge/>
            <w:tcBorders>
              <w:top w:val="nil"/>
              <w:left w:val="nil"/>
              <w:bottom w:val="nil"/>
              <w:right w:val="nil"/>
            </w:tcBorders>
            <w:vAlign w:val="center"/>
            <w:hideMark/>
          </w:tcPr>
          <w:p w14:paraId="028AA59E"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1C0055EC"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53ED091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781A2D9"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3513838"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DE6B0EE" w14:textId="77777777" w:rsidR="00046944" w:rsidRPr="0022223D" w:rsidRDefault="00046944" w:rsidP="00046944">
            <w:pPr>
              <w:jc w:val="center"/>
              <w:rPr>
                <w:color w:val="000000"/>
                <w:sz w:val="20"/>
                <w:szCs w:val="20"/>
              </w:rPr>
            </w:pPr>
            <w:r w:rsidRPr="0022223D">
              <w:rPr>
                <w:color w:val="000000"/>
                <w:sz w:val="20"/>
                <w:szCs w:val="20"/>
              </w:rPr>
              <w:t>(0.009)</w:t>
            </w:r>
          </w:p>
        </w:tc>
        <w:tc>
          <w:tcPr>
            <w:tcW w:w="900" w:type="dxa"/>
            <w:tcBorders>
              <w:top w:val="nil"/>
              <w:left w:val="nil"/>
              <w:bottom w:val="nil"/>
              <w:right w:val="nil"/>
            </w:tcBorders>
            <w:noWrap/>
            <w:hideMark/>
          </w:tcPr>
          <w:p w14:paraId="461E8C94" w14:textId="77777777" w:rsidR="00046944" w:rsidRPr="0022223D" w:rsidRDefault="00046944" w:rsidP="00046944">
            <w:pPr>
              <w:jc w:val="center"/>
              <w:rPr>
                <w:color w:val="000000"/>
                <w:sz w:val="20"/>
                <w:szCs w:val="20"/>
              </w:rPr>
            </w:pPr>
          </w:p>
        </w:tc>
      </w:tr>
      <w:tr w:rsidR="00046944" w:rsidRPr="0022223D" w14:paraId="5BF1D661" w14:textId="77777777" w:rsidTr="00A86F82">
        <w:trPr>
          <w:trHeight w:val="260"/>
          <w:jc w:val="center"/>
        </w:trPr>
        <w:tc>
          <w:tcPr>
            <w:tcW w:w="1980" w:type="dxa"/>
            <w:vMerge w:val="restart"/>
            <w:tcBorders>
              <w:top w:val="nil"/>
              <w:left w:val="nil"/>
              <w:bottom w:val="nil"/>
              <w:right w:val="nil"/>
            </w:tcBorders>
            <w:noWrap/>
            <w:vAlign w:val="center"/>
            <w:hideMark/>
          </w:tcPr>
          <w:p w14:paraId="372E9AC7" w14:textId="5541B9DA" w:rsidR="00046944" w:rsidRPr="0022223D" w:rsidRDefault="00046944" w:rsidP="00046944">
            <w:pPr>
              <w:rPr>
                <w:i/>
                <w:iCs/>
                <w:sz w:val="20"/>
                <w:szCs w:val="20"/>
              </w:rPr>
            </w:pPr>
            <w:r w:rsidRPr="0022223D">
              <w:rPr>
                <w:i/>
                <w:iCs/>
                <w:sz w:val="20"/>
                <w:szCs w:val="20"/>
              </w:rPr>
              <w:t>insight1Ans</w:t>
            </w:r>
            <w:r w:rsidRPr="0022223D">
              <w:rPr>
                <w:i/>
                <w:iCs/>
                <w:color w:val="000000"/>
                <w:sz w:val="20"/>
                <w:szCs w:val="20"/>
                <w:vertAlign w:val="subscript"/>
              </w:rPr>
              <w:t>i</w:t>
            </w:r>
          </w:p>
        </w:tc>
        <w:tc>
          <w:tcPr>
            <w:tcW w:w="1170" w:type="dxa"/>
            <w:tcBorders>
              <w:top w:val="nil"/>
              <w:left w:val="nil"/>
              <w:bottom w:val="nil"/>
              <w:right w:val="nil"/>
            </w:tcBorders>
            <w:noWrap/>
            <w:hideMark/>
          </w:tcPr>
          <w:p w14:paraId="11F494B2"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EF9205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659B15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9F568C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6C1F5D4" w14:textId="77777777" w:rsidR="00046944" w:rsidRPr="0022223D" w:rsidRDefault="00046944" w:rsidP="00046944">
            <w:pPr>
              <w:jc w:val="center"/>
              <w:rPr>
                <w:color w:val="000000"/>
                <w:sz w:val="20"/>
                <w:szCs w:val="20"/>
              </w:rPr>
            </w:pPr>
            <w:r w:rsidRPr="0022223D">
              <w:rPr>
                <w:color w:val="000000"/>
                <w:sz w:val="20"/>
                <w:szCs w:val="20"/>
              </w:rPr>
              <w:t>0.019 **</w:t>
            </w:r>
          </w:p>
        </w:tc>
        <w:tc>
          <w:tcPr>
            <w:tcW w:w="900" w:type="dxa"/>
            <w:tcBorders>
              <w:top w:val="nil"/>
              <w:left w:val="nil"/>
              <w:bottom w:val="nil"/>
              <w:right w:val="nil"/>
            </w:tcBorders>
            <w:noWrap/>
            <w:hideMark/>
          </w:tcPr>
          <w:p w14:paraId="0A00CE2A" w14:textId="77777777" w:rsidR="00046944" w:rsidRPr="0022223D" w:rsidRDefault="00046944" w:rsidP="00046944">
            <w:pPr>
              <w:jc w:val="center"/>
              <w:rPr>
                <w:color w:val="000000"/>
                <w:sz w:val="20"/>
                <w:szCs w:val="20"/>
              </w:rPr>
            </w:pPr>
          </w:p>
        </w:tc>
      </w:tr>
      <w:tr w:rsidR="00046944" w:rsidRPr="0022223D" w14:paraId="21443E6A" w14:textId="77777777" w:rsidTr="00A86F82">
        <w:trPr>
          <w:trHeight w:val="260"/>
          <w:jc w:val="center"/>
        </w:trPr>
        <w:tc>
          <w:tcPr>
            <w:tcW w:w="1980" w:type="dxa"/>
            <w:vMerge/>
            <w:tcBorders>
              <w:top w:val="nil"/>
              <w:left w:val="nil"/>
              <w:bottom w:val="nil"/>
              <w:right w:val="nil"/>
            </w:tcBorders>
            <w:vAlign w:val="center"/>
            <w:hideMark/>
          </w:tcPr>
          <w:p w14:paraId="67BA3F1F"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6F147A13"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7F9C27BB"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4AD224D"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109B712"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0CC0F1E1"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610BEB06" w14:textId="77777777" w:rsidR="00046944" w:rsidRPr="0022223D" w:rsidRDefault="00046944" w:rsidP="00046944">
            <w:pPr>
              <w:jc w:val="center"/>
              <w:rPr>
                <w:color w:val="000000"/>
                <w:sz w:val="20"/>
                <w:szCs w:val="20"/>
              </w:rPr>
            </w:pPr>
          </w:p>
        </w:tc>
      </w:tr>
      <w:tr w:rsidR="00046944" w:rsidRPr="0022223D" w14:paraId="1E78733B" w14:textId="77777777" w:rsidTr="00A86F82">
        <w:trPr>
          <w:trHeight w:val="260"/>
          <w:jc w:val="center"/>
        </w:trPr>
        <w:tc>
          <w:tcPr>
            <w:tcW w:w="1980" w:type="dxa"/>
            <w:vMerge w:val="restart"/>
            <w:tcBorders>
              <w:top w:val="nil"/>
              <w:left w:val="nil"/>
              <w:bottom w:val="nil"/>
              <w:right w:val="nil"/>
            </w:tcBorders>
            <w:noWrap/>
            <w:vAlign w:val="center"/>
            <w:hideMark/>
          </w:tcPr>
          <w:p w14:paraId="521B3E4D" w14:textId="3A31CAD3" w:rsidR="00046944" w:rsidRPr="0022223D" w:rsidRDefault="00046944" w:rsidP="00046944">
            <w:pPr>
              <w:rPr>
                <w:i/>
                <w:iCs/>
                <w:sz w:val="20"/>
                <w:szCs w:val="20"/>
              </w:rPr>
            </w:pPr>
            <w:r w:rsidRPr="0022223D">
              <w:rPr>
                <w:i/>
                <w:iCs/>
                <w:sz w:val="20"/>
                <w:szCs w:val="20"/>
              </w:rPr>
              <w:t>innovative1Ans</w:t>
            </w:r>
            <w:r w:rsidRPr="0022223D">
              <w:rPr>
                <w:i/>
                <w:iCs/>
                <w:color w:val="000000"/>
                <w:sz w:val="20"/>
                <w:szCs w:val="20"/>
                <w:vertAlign w:val="subscript"/>
              </w:rPr>
              <w:t>i</w:t>
            </w:r>
          </w:p>
        </w:tc>
        <w:tc>
          <w:tcPr>
            <w:tcW w:w="1170" w:type="dxa"/>
            <w:tcBorders>
              <w:top w:val="nil"/>
              <w:left w:val="nil"/>
              <w:bottom w:val="nil"/>
              <w:right w:val="nil"/>
            </w:tcBorders>
            <w:noWrap/>
            <w:hideMark/>
          </w:tcPr>
          <w:p w14:paraId="7A31E8FC"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67C403A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5CD247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09FCBA4E"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3F840A58"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478D9ACD" w14:textId="77777777" w:rsidR="00046944" w:rsidRPr="0022223D" w:rsidRDefault="00046944" w:rsidP="00046944">
            <w:pPr>
              <w:jc w:val="center"/>
              <w:rPr>
                <w:color w:val="000000"/>
                <w:sz w:val="20"/>
                <w:szCs w:val="20"/>
              </w:rPr>
            </w:pPr>
          </w:p>
        </w:tc>
      </w:tr>
      <w:tr w:rsidR="00046944" w:rsidRPr="0022223D" w14:paraId="47D9211C" w14:textId="77777777" w:rsidTr="00A86F82">
        <w:trPr>
          <w:trHeight w:val="260"/>
          <w:jc w:val="center"/>
        </w:trPr>
        <w:tc>
          <w:tcPr>
            <w:tcW w:w="1980" w:type="dxa"/>
            <w:vMerge/>
            <w:tcBorders>
              <w:top w:val="nil"/>
              <w:left w:val="nil"/>
              <w:bottom w:val="nil"/>
              <w:right w:val="nil"/>
            </w:tcBorders>
            <w:vAlign w:val="center"/>
            <w:hideMark/>
          </w:tcPr>
          <w:p w14:paraId="0DE9603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4D1D309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73DEE2E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48B4B3E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7659C7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7030B0B6"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16F81F65" w14:textId="77777777" w:rsidR="00046944" w:rsidRPr="0022223D" w:rsidRDefault="00046944" w:rsidP="00046944">
            <w:pPr>
              <w:jc w:val="center"/>
              <w:rPr>
                <w:color w:val="000000"/>
                <w:sz w:val="20"/>
                <w:szCs w:val="20"/>
              </w:rPr>
            </w:pPr>
          </w:p>
        </w:tc>
      </w:tr>
      <w:tr w:rsidR="00046944" w:rsidRPr="0022223D" w14:paraId="1EA049F2" w14:textId="77777777" w:rsidTr="00A86F82">
        <w:trPr>
          <w:trHeight w:val="260"/>
          <w:jc w:val="center"/>
        </w:trPr>
        <w:tc>
          <w:tcPr>
            <w:tcW w:w="1980" w:type="dxa"/>
            <w:vMerge w:val="restart"/>
            <w:tcBorders>
              <w:top w:val="nil"/>
              <w:left w:val="nil"/>
              <w:bottom w:val="nil"/>
              <w:right w:val="nil"/>
            </w:tcBorders>
            <w:noWrap/>
            <w:vAlign w:val="center"/>
            <w:hideMark/>
          </w:tcPr>
          <w:p w14:paraId="6FD80A95" w14:textId="61F8D579" w:rsidR="00046944" w:rsidRPr="0022223D" w:rsidRDefault="00046944" w:rsidP="00046944">
            <w:pPr>
              <w:rPr>
                <w:i/>
                <w:iCs/>
                <w:sz w:val="20"/>
                <w:szCs w:val="20"/>
              </w:rPr>
            </w:pPr>
            <w:r w:rsidRPr="0022223D">
              <w:rPr>
                <w:i/>
                <w:iCs/>
                <w:sz w:val="20"/>
                <w:szCs w:val="20"/>
              </w:rPr>
              <w:t>alternative1Ans</w:t>
            </w:r>
            <w:r w:rsidRPr="0022223D">
              <w:rPr>
                <w:i/>
                <w:iCs/>
                <w:color w:val="000000"/>
                <w:sz w:val="20"/>
                <w:szCs w:val="20"/>
                <w:vertAlign w:val="subscript"/>
              </w:rPr>
              <w:t>i</w:t>
            </w:r>
          </w:p>
        </w:tc>
        <w:tc>
          <w:tcPr>
            <w:tcW w:w="1170" w:type="dxa"/>
            <w:tcBorders>
              <w:top w:val="nil"/>
              <w:left w:val="nil"/>
              <w:bottom w:val="nil"/>
              <w:right w:val="nil"/>
            </w:tcBorders>
            <w:noWrap/>
            <w:hideMark/>
          </w:tcPr>
          <w:p w14:paraId="4E1AE70C"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91E8701"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232E34CA"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EABF3C9"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65B44E05" w14:textId="77777777" w:rsidR="00046944" w:rsidRPr="0022223D" w:rsidRDefault="00046944" w:rsidP="00046944">
            <w:pPr>
              <w:jc w:val="center"/>
              <w:rPr>
                <w:color w:val="000000"/>
                <w:sz w:val="20"/>
                <w:szCs w:val="20"/>
              </w:rPr>
            </w:pPr>
            <w:r w:rsidRPr="0022223D">
              <w:rPr>
                <w:color w:val="000000"/>
                <w:sz w:val="20"/>
                <w:szCs w:val="20"/>
              </w:rPr>
              <w:t>0.006</w:t>
            </w:r>
          </w:p>
        </w:tc>
        <w:tc>
          <w:tcPr>
            <w:tcW w:w="900" w:type="dxa"/>
            <w:tcBorders>
              <w:top w:val="nil"/>
              <w:left w:val="nil"/>
              <w:bottom w:val="nil"/>
              <w:right w:val="nil"/>
            </w:tcBorders>
            <w:noWrap/>
            <w:hideMark/>
          </w:tcPr>
          <w:p w14:paraId="5121F427" w14:textId="77777777" w:rsidR="00046944" w:rsidRPr="0022223D" w:rsidRDefault="00046944" w:rsidP="00046944">
            <w:pPr>
              <w:jc w:val="center"/>
              <w:rPr>
                <w:color w:val="000000"/>
                <w:sz w:val="20"/>
                <w:szCs w:val="20"/>
              </w:rPr>
            </w:pPr>
          </w:p>
        </w:tc>
      </w:tr>
      <w:tr w:rsidR="00046944" w:rsidRPr="0022223D" w14:paraId="4BB8063B" w14:textId="77777777" w:rsidTr="00A86F82">
        <w:trPr>
          <w:trHeight w:val="260"/>
          <w:jc w:val="center"/>
        </w:trPr>
        <w:tc>
          <w:tcPr>
            <w:tcW w:w="1980" w:type="dxa"/>
            <w:vMerge/>
            <w:tcBorders>
              <w:top w:val="nil"/>
              <w:left w:val="nil"/>
              <w:bottom w:val="nil"/>
              <w:right w:val="nil"/>
            </w:tcBorders>
            <w:vAlign w:val="center"/>
            <w:hideMark/>
          </w:tcPr>
          <w:p w14:paraId="06419139"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1C6CF60D"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B2808FF"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9EDE1EC"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600F8EB"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E5A3593" w14:textId="77777777" w:rsidR="00046944" w:rsidRPr="0022223D" w:rsidRDefault="00046944" w:rsidP="00046944">
            <w:pPr>
              <w:jc w:val="center"/>
              <w:rPr>
                <w:color w:val="000000"/>
                <w:sz w:val="20"/>
                <w:szCs w:val="20"/>
              </w:rPr>
            </w:pPr>
            <w:r w:rsidRPr="0022223D">
              <w:rPr>
                <w:color w:val="000000"/>
                <w:sz w:val="20"/>
                <w:szCs w:val="20"/>
              </w:rPr>
              <w:t>(0.005)</w:t>
            </w:r>
          </w:p>
        </w:tc>
        <w:tc>
          <w:tcPr>
            <w:tcW w:w="900" w:type="dxa"/>
            <w:tcBorders>
              <w:top w:val="nil"/>
              <w:left w:val="nil"/>
              <w:bottom w:val="nil"/>
              <w:right w:val="nil"/>
            </w:tcBorders>
            <w:noWrap/>
            <w:hideMark/>
          </w:tcPr>
          <w:p w14:paraId="75C618F3" w14:textId="77777777" w:rsidR="00046944" w:rsidRPr="0022223D" w:rsidRDefault="00046944" w:rsidP="00046944">
            <w:pPr>
              <w:jc w:val="center"/>
              <w:rPr>
                <w:color w:val="000000"/>
                <w:sz w:val="20"/>
                <w:szCs w:val="20"/>
              </w:rPr>
            </w:pPr>
          </w:p>
        </w:tc>
      </w:tr>
      <w:tr w:rsidR="00046944" w:rsidRPr="0022223D" w14:paraId="74D1F991" w14:textId="77777777" w:rsidTr="00A86F82">
        <w:trPr>
          <w:trHeight w:val="260"/>
          <w:jc w:val="center"/>
        </w:trPr>
        <w:tc>
          <w:tcPr>
            <w:tcW w:w="1980" w:type="dxa"/>
            <w:vMerge w:val="restart"/>
            <w:tcBorders>
              <w:top w:val="nil"/>
              <w:left w:val="nil"/>
              <w:bottom w:val="nil"/>
              <w:right w:val="nil"/>
            </w:tcBorders>
            <w:noWrap/>
            <w:vAlign w:val="center"/>
            <w:hideMark/>
          </w:tcPr>
          <w:p w14:paraId="6DD3EB1C" w14:textId="24658701" w:rsidR="00046944" w:rsidRPr="0022223D" w:rsidRDefault="00046944" w:rsidP="00046944">
            <w:pPr>
              <w:rPr>
                <w:i/>
                <w:iCs/>
                <w:sz w:val="20"/>
                <w:szCs w:val="20"/>
              </w:rPr>
            </w:pPr>
            <w:r w:rsidRPr="0022223D">
              <w:rPr>
                <w:i/>
                <w:iCs/>
                <w:sz w:val="20"/>
                <w:szCs w:val="20"/>
              </w:rPr>
              <w:t>storytelling1Ans</w:t>
            </w:r>
            <w:r w:rsidRPr="0022223D">
              <w:rPr>
                <w:i/>
                <w:iCs/>
                <w:color w:val="000000"/>
                <w:sz w:val="20"/>
                <w:szCs w:val="20"/>
                <w:vertAlign w:val="subscript"/>
              </w:rPr>
              <w:t>i</w:t>
            </w:r>
          </w:p>
        </w:tc>
        <w:tc>
          <w:tcPr>
            <w:tcW w:w="1170" w:type="dxa"/>
            <w:tcBorders>
              <w:top w:val="nil"/>
              <w:left w:val="nil"/>
              <w:bottom w:val="nil"/>
              <w:right w:val="nil"/>
            </w:tcBorders>
            <w:noWrap/>
            <w:hideMark/>
          </w:tcPr>
          <w:p w14:paraId="75EF7DAA"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7FB4E38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598AC814"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3C2A8D18"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4773A5CA" w14:textId="77777777" w:rsidR="00046944" w:rsidRPr="0022223D" w:rsidRDefault="00046944" w:rsidP="00046944">
            <w:pPr>
              <w:jc w:val="center"/>
              <w:rPr>
                <w:color w:val="000000"/>
                <w:sz w:val="20"/>
                <w:szCs w:val="20"/>
              </w:rPr>
            </w:pPr>
            <w:r w:rsidRPr="0022223D">
              <w:rPr>
                <w:color w:val="000000"/>
                <w:sz w:val="20"/>
                <w:szCs w:val="20"/>
              </w:rPr>
              <w:t>-0.007</w:t>
            </w:r>
          </w:p>
        </w:tc>
        <w:tc>
          <w:tcPr>
            <w:tcW w:w="900" w:type="dxa"/>
            <w:tcBorders>
              <w:top w:val="nil"/>
              <w:left w:val="nil"/>
              <w:bottom w:val="nil"/>
              <w:right w:val="nil"/>
            </w:tcBorders>
            <w:noWrap/>
            <w:hideMark/>
          </w:tcPr>
          <w:p w14:paraId="3AAC0894" w14:textId="77777777" w:rsidR="00046944" w:rsidRPr="0022223D" w:rsidRDefault="00046944" w:rsidP="00046944">
            <w:pPr>
              <w:jc w:val="center"/>
              <w:rPr>
                <w:color w:val="000000"/>
                <w:sz w:val="20"/>
                <w:szCs w:val="20"/>
              </w:rPr>
            </w:pPr>
          </w:p>
        </w:tc>
      </w:tr>
      <w:tr w:rsidR="00046944" w:rsidRPr="0022223D" w14:paraId="3D78602C" w14:textId="77777777" w:rsidTr="00A86F82">
        <w:trPr>
          <w:trHeight w:val="260"/>
          <w:jc w:val="center"/>
        </w:trPr>
        <w:tc>
          <w:tcPr>
            <w:tcW w:w="1980" w:type="dxa"/>
            <w:vMerge/>
            <w:tcBorders>
              <w:top w:val="nil"/>
              <w:left w:val="nil"/>
              <w:bottom w:val="nil"/>
              <w:right w:val="nil"/>
            </w:tcBorders>
            <w:vAlign w:val="center"/>
            <w:hideMark/>
          </w:tcPr>
          <w:p w14:paraId="36602DC8" w14:textId="77777777" w:rsidR="00046944" w:rsidRPr="0022223D" w:rsidRDefault="00046944" w:rsidP="00046944">
            <w:pPr>
              <w:rPr>
                <w:i/>
                <w:iCs/>
                <w:sz w:val="20"/>
                <w:szCs w:val="20"/>
              </w:rPr>
            </w:pPr>
          </w:p>
        </w:tc>
        <w:tc>
          <w:tcPr>
            <w:tcW w:w="1170" w:type="dxa"/>
            <w:tcBorders>
              <w:top w:val="nil"/>
              <w:left w:val="nil"/>
              <w:bottom w:val="nil"/>
              <w:right w:val="nil"/>
            </w:tcBorders>
            <w:noWrap/>
            <w:hideMark/>
          </w:tcPr>
          <w:p w14:paraId="22C9201C" w14:textId="77777777" w:rsidR="00046944" w:rsidRPr="0022223D" w:rsidRDefault="00046944" w:rsidP="00046944">
            <w:pPr>
              <w:jc w:val="center"/>
              <w:rPr>
                <w:sz w:val="20"/>
                <w:szCs w:val="20"/>
              </w:rPr>
            </w:pPr>
          </w:p>
        </w:tc>
        <w:tc>
          <w:tcPr>
            <w:tcW w:w="2430" w:type="dxa"/>
            <w:tcBorders>
              <w:top w:val="nil"/>
              <w:left w:val="nil"/>
              <w:bottom w:val="nil"/>
              <w:right w:val="nil"/>
            </w:tcBorders>
            <w:noWrap/>
            <w:hideMark/>
          </w:tcPr>
          <w:p w14:paraId="18E18C78"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FD69736"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0673AE44"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1EF10A4C" w14:textId="77777777" w:rsidR="00046944" w:rsidRPr="0022223D" w:rsidRDefault="00046944" w:rsidP="00046944">
            <w:pPr>
              <w:jc w:val="center"/>
              <w:rPr>
                <w:color w:val="000000"/>
                <w:sz w:val="20"/>
                <w:szCs w:val="20"/>
              </w:rPr>
            </w:pPr>
            <w:r w:rsidRPr="0022223D">
              <w:rPr>
                <w:color w:val="000000"/>
                <w:sz w:val="20"/>
                <w:szCs w:val="20"/>
              </w:rPr>
              <w:t>(0.008)</w:t>
            </w:r>
          </w:p>
        </w:tc>
        <w:tc>
          <w:tcPr>
            <w:tcW w:w="900" w:type="dxa"/>
            <w:tcBorders>
              <w:top w:val="nil"/>
              <w:left w:val="nil"/>
              <w:bottom w:val="nil"/>
              <w:right w:val="nil"/>
            </w:tcBorders>
            <w:noWrap/>
            <w:hideMark/>
          </w:tcPr>
          <w:p w14:paraId="2024C3CD" w14:textId="77777777" w:rsidR="00046944" w:rsidRPr="0022223D" w:rsidRDefault="00046944" w:rsidP="00046944">
            <w:pPr>
              <w:jc w:val="center"/>
              <w:rPr>
                <w:color w:val="000000"/>
                <w:sz w:val="20"/>
                <w:szCs w:val="20"/>
              </w:rPr>
            </w:pPr>
          </w:p>
        </w:tc>
      </w:tr>
      <w:tr w:rsidR="00046944" w:rsidRPr="0022223D" w14:paraId="602AFC66" w14:textId="77777777" w:rsidTr="00A86F82">
        <w:trPr>
          <w:trHeight w:val="260"/>
          <w:jc w:val="center"/>
        </w:trPr>
        <w:tc>
          <w:tcPr>
            <w:tcW w:w="1980" w:type="dxa"/>
            <w:vMerge w:val="restart"/>
            <w:tcBorders>
              <w:top w:val="nil"/>
              <w:left w:val="nil"/>
              <w:bottom w:val="single" w:sz="4" w:space="0" w:color="000000"/>
              <w:right w:val="nil"/>
            </w:tcBorders>
            <w:noWrap/>
            <w:vAlign w:val="center"/>
            <w:hideMark/>
          </w:tcPr>
          <w:p w14:paraId="4E0E4383" w14:textId="139F9282" w:rsidR="00046944" w:rsidRPr="0022223D" w:rsidRDefault="00046944" w:rsidP="00046944">
            <w:pPr>
              <w:rPr>
                <w:i/>
                <w:iCs/>
                <w:sz w:val="20"/>
                <w:szCs w:val="20"/>
              </w:rPr>
            </w:pPr>
            <w:r w:rsidRPr="0022223D">
              <w:rPr>
                <w:i/>
                <w:iCs/>
                <w:sz w:val="20"/>
                <w:szCs w:val="20"/>
              </w:rPr>
              <w:t>AI</w:t>
            </w:r>
            <w:r w:rsidRPr="0022223D">
              <w:rPr>
                <w:i/>
                <w:iCs/>
                <w:color w:val="000000"/>
                <w:sz w:val="20"/>
                <w:szCs w:val="20"/>
                <w:vertAlign w:val="subscript"/>
              </w:rPr>
              <w:t>i</w:t>
            </w:r>
            <w:r w:rsidRPr="0022223D">
              <w:rPr>
                <w:i/>
                <w:iCs/>
                <w:sz w:val="20"/>
                <w:szCs w:val="20"/>
              </w:rPr>
              <w:t>*textLengthCN1Ans</w:t>
            </w:r>
            <w:r w:rsidRPr="0022223D">
              <w:rPr>
                <w:i/>
                <w:iCs/>
                <w:color w:val="000000"/>
                <w:sz w:val="20"/>
                <w:szCs w:val="20"/>
                <w:vertAlign w:val="subscript"/>
              </w:rPr>
              <w:t>i</w:t>
            </w:r>
          </w:p>
        </w:tc>
        <w:tc>
          <w:tcPr>
            <w:tcW w:w="1170" w:type="dxa"/>
            <w:tcBorders>
              <w:top w:val="nil"/>
              <w:left w:val="nil"/>
              <w:bottom w:val="nil"/>
              <w:right w:val="nil"/>
            </w:tcBorders>
            <w:noWrap/>
            <w:hideMark/>
          </w:tcPr>
          <w:p w14:paraId="1440D607" w14:textId="77777777" w:rsidR="00046944" w:rsidRPr="0022223D" w:rsidRDefault="00046944" w:rsidP="00046944">
            <w:pPr>
              <w:rPr>
                <w:sz w:val="20"/>
                <w:szCs w:val="20"/>
              </w:rPr>
            </w:pPr>
          </w:p>
        </w:tc>
        <w:tc>
          <w:tcPr>
            <w:tcW w:w="2430" w:type="dxa"/>
            <w:tcBorders>
              <w:top w:val="nil"/>
              <w:left w:val="nil"/>
              <w:bottom w:val="nil"/>
              <w:right w:val="nil"/>
            </w:tcBorders>
            <w:noWrap/>
            <w:hideMark/>
          </w:tcPr>
          <w:p w14:paraId="165F916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6B5AD5FE" w14:textId="77777777" w:rsidR="00046944" w:rsidRPr="0022223D" w:rsidRDefault="00046944" w:rsidP="00046944">
            <w:pPr>
              <w:jc w:val="center"/>
              <w:rPr>
                <w:sz w:val="20"/>
                <w:szCs w:val="20"/>
              </w:rPr>
            </w:pPr>
          </w:p>
        </w:tc>
        <w:tc>
          <w:tcPr>
            <w:tcW w:w="990" w:type="dxa"/>
            <w:tcBorders>
              <w:top w:val="nil"/>
              <w:left w:val="nil"/>
              <w:bottom w:val="nil"/>
              <w:right w:val="nil"/>
            </w:tcBorders>
            <w:noWrap/>
            <w:hideMark/>
          </w:tcPr>
          <w:p w14:paraId="16D0517C"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50D2BE37" w14:textId="77777777" w:rsidR="00046944" w:rsidRPr="0022223D" w:rsidRDefault="00046944" w:rsidP="00046944">
            <w:pPr>
              <w:jc w:val="center"/>
              <w:rPr>
                <w:sz w:val="20"/>
                <w:szCs w:val="20"/>
              </w:rPr>
            </w:pPr>
          </w:p>
        </w:tc>
        <w:tc>
          <w:tcPr>
            <w:tcW w:w="900" w:type="dxa"/>
            <w:tcBorders>
              <w:top w:val="nil"/>
              <w:left w:val="nil"/>
              <w:bottom w:val="nil"/>
              <w:right w:val="nil"/>
            </w:tcBorders>
            <w:noWrap/>
            <w:hideMark/>
          </w:tcPr>
          <w:p w14:paraId="3FD8185A" w14:textId="77777777" w:rsidR="00046944" w:rsidRPr="0022223D" w:rsidRDefault="00046944" w:rsidP="00046944">
            <w:pPr>
              <w:jc w:val="center"/>
              <w:rPr>
                <w:color w:val="000000"/>
                <w:sz w:val="20"/>
                <w:szCs w:val="20"/>
              </w:rPr>
            </w:pPr>
            <w:r w:rsidRPr="0022223D">
              <w:rPr>
                <w:color w:val="000000"/>
                <w:sz w:val="20"/>
                <w:szCs w:val="20"/>
              </w:rPr>
              <w:t>-0.040 **</w:t>
            </w:r>
          </w:p>
        </w:tc>
      </w:tr>
      <w:tr w:rsidR="00046944" w:rsidRPr="0022223D" w14:paraId="2298887E" w14:textId="77777777" w:rsidTr="00A86F82">
        <w:trPr>
          <w:trHeight w:val="260"/>
          <w:jc w:val="center"/>
        </w:trPr>
        <w:tc>
          <w:tcPr>
            <w:tcW w:w="1980" w:type="dxa"/>
            <w:vMerge/>
            <w:tcBorders>
              <w:top w:val="nil"/>
              <w:left w:val="nil"/>
              <w:bottom w:val="single" w:sz="4" w:space="0" w:color="000000"/>
              <w:right w:val="nil"/>
            </w:tcBorders>
            <w:hideMark/>
          </w:tcPr>
          <w:p w14:paraId="6C21CEBC" w14:textId="77777777" w:rsidR="00046944" w:rsidRPr="0022223D" w:rsidRDefault="00046944" w:rsidP="00046944">
            <w:pPr>
              <w:rPr>
                <w:sz w:val="20"/>
                <w:szCs w:val="20"/>
              </w:rPr>
            </w:pPr>
          </w:p>
        </w:tc>
        <w:tc>
          <w:tcPr>
            <w:tcW w:w="1170" w:type="dxa"/>
            <w:tcBorders>
              <w:top w:val="nil"/>
              <w:left w:val="nil"/>
              <w:bottom w:val="single" w:sz="4" w:space="0" w:color="auto"/>
              <w:right w:val="nil"/>
            </w:tcBorders>
            <w:noWrap/>
            <w:hideMark/>
          </w:tcPr>
          <w:p w14:paraId="680501E6" w14:textId="77777777" w:rsidR="00046944" w:rsidRPr="0022223D" w:rsidRDefault="00046944" w:rsidP="00046944">
            <w:pPr>
              <w:jc w:val="center"/>
              <w:rPr>
                <w:color w:val="000000"/>
                <w:sz w:val="20"/>
                <w:szCs w:val="20"/>
              </w:rPr>
            </w:pPr>
            <w:r w:rsidRPr="0022223D">
              <w:rPr>
                <w:color w:val="000000"/>
                <w:sz w:val="20"/>
                <w:szCs w:val="20"/>
              </w:rPr>
              <w:t> </w:t>
            </w:r>
          </w:p>
        </w:tc>
        <w:tc>
          <w:tcPr>
            <w:tcW w:w="2430" w:type="dxa"/>
            <w:tcBorders>
              <w:top w:val="nil"/>
              <w:left w:val="nil"/>
              <w:bottom w:val="single" w:sz="4" w:space="0" w:color="auto"/>
              <w:right w:val="nil"/>
            </w:tcBorders>
            <w:noWrap/>
            <w:hideMark/>
          </w:tcPr>
          <w:p w14:paraId="2326BB49" w14:textId="77777777" w:rsidR="00046944" w:rsidRPr="0022223D" w:rsidRDefault="00046944" w:rsidP="00046944">
            <w:pPr>
              <w:jc w:val="center"/>
              <w:rPr>
                <w:color w:val="000000"/>
                <w:sz w:val="20"/>
                <w:szCs w:val="20"/>
              </w:rPr>
            </w:pPr>
            <w:r w:rsidRPr="0022223D">
              <w:rPr>
                <w:color w:val="000000"/>
                <w:sz w:val="20"/>
                <w:szCs w:val="20"/>
              </w:rPr>
              <w:t> </w:t>
            </w:r>
          </w:p>
        </w:tc>
        <w:tc>
          <w:tcPr>
            <w:tcW w:w="990" w:type="dxa"/>
            <w:tcBorders>
              <w:top w:val="nil"/>
              <w:left w:val="nil"/>
              <w:bottom w:val="single" w:sz="4" w:space="0" w:color="auto"/>
              <w:right w:val="nil"/>
            </w:tcBorders>
            <w:noWrap/>
            <w:hideMark/>
          </w:tcPr>
          <w:p w14:paraId="1FEB941F" w14:textId="77777777" w:rsidR="00046944" w:rsidRPr="0022223D" w:rsidRDefault="00046944" w:rsidP="00046944">
            <w:pPr>
              <w:jc w:val="center"/>
              <w:rPr>
                <w:color w:val="000000"/>
                <w:sz w:val="20"/>
                <w:szCs w:val="20"/>
              </w:rPr>
            </w:pPr>
            <w:r w:rsidRPr="0022223D">
              <w:rPr>
                <w:color w:val="000000"/>
                <w:sz w:val="20"/>
                <w:szCs w:val="20"/>
              </w:rPr>
              <w:t> </w:t>
            </w:r>
          </w:p>
        </w:tc>
        <w:tc>
          <w:tcPr>
            <w:tcW w:w="990" w:type="dxa"/>
            <w:tcBorders>
              <w:top w:val="nil"/>
              <w:left w:val="nil"/>
              <w:bottom w:val="single" w:sz="4" w:space="0" w:color="auto"/>
              <w:right w:val="nil"/>
            </w:tcBorders>
            <w:noWrap/>
            <w:hideMark/>
          </w:tcPr>
          <w:p w14:paraId="2B9E305F" w14:textId="77777777" w:rsidR="00046944" w:rsidRPr="0022223D" w:rsidRDefault="00046944" w:rsidP="00046944">
            <w:pPr>
              <w:jc w:val="center"/>
              <w:rPr>
                <w:color w:val="000000"/>
                <w:sz w:val="20"/>
                <w:szCs w:val="20"/>
              </w:rPr>
            </w:pPr>
            <w:r w:rsidRPr="0022223D">
              <w:rPr>
                <w:color w:val="000000"/>
                <w:sz w:val="20"/>
                <w:szCs w:val="20"/>
              </w:rPr>
              <w:t> </w:t>
            </w:r>
          </w:p>
        </w:tc>
        <w:tc>
          <w:tcPr>
            <w:tcW w:w="900" w:type="dxa"/>
            <w:tcBorders>
              <w:top w:val="nil"/>
              <w:left w:val="nil"/>
              <w:bottom w:val="single" w:sz="4" w:space="0" w:color="auto"/>
              <w:right w:val="nil"/>
            </w:tcBorders>
            <w:noWrap/>
            <w:hideMark/>
          </w:tcPr>
          <w:p w14:paraId="6EB26E72" w14:textId="77777777" w:rsidR="00046944" w:rsidRPr="0022223D" w:rsidRDefault="00046944" w:rsidP="00046944">
            <w:pPr>
              <w:jc w:val="center"/>
              <w:rPr>
                <w:color w:val="000000"/>
                <w:sz w:val="20"/>
                <w:szCs w:val="20"/>
              </w:rPr>
            </w:pPr>
            <w:r w:rsidRPr="0022223D">
              <w:rPr>
                <w:color w:val="000000"/>
                <w:sz w:val="20"/>
                <w:szCs w:val="20"/>
              </w:rPr>
              <w:t> </w:t>
            </w:r>
          </w:p>
        </w:tc>
        <w:tc>
          <w:tcPr>
            <w:tcW w:w="900" w:type="dxa"/>
            <w:tcBorders>
              <w:top w:val="nil"/>
              <w:left w:val="nil"/>
              <w:bottom w:val="single" w:sz="4" w:space="0" w:color="auto"/>
              <w:right w:val="nil"/>
            </w:tcBorders>
            <w:noWrap/>
            <w:hideMark/>
          </w:tcPr>
          <w:p w14:paraId="4E44059F" w14:textId="77777777" w:rsidR="00046944" w:rsidRPr="0022223D" w:rsidRDefault="00046944" w:rsidP="00046944">
            <w:pPr>
              <w:jc w:val="center"/>
              <w:rPr>
                <w:color w:val="000000"/>
                <w:sz w:val="20"/>
                <w:szCs w:val="20"/>
              </w:rPr>
            </w:pPr>
            <w:r w:rsidRPr="0022223D">
              <w:rPr>
                <w:color w:val="000000"/>
                <w:sz w:val="20"/>
                <w:szCs w:val="20"/>
              </w:rPr>
              <w:t>(0.015)</w:t>
            </w:r>
          </w:p>
        </w:tc>
      </w:tr>
      <w:tr w:rsidR="00046944" w:rsidRPr="0022223D" w14:paraId="1434D098" w14:textId="77777777" w:rsidTr="00A86F82">
        <w:trPr>
          <w:trHeight w:val="260"/>
          <w:jc w:val="center"/>
        </w:trPr>
        <w:tc>
          <w:tcPr>
            <w:tcW w:w="1980" w:type="dxa"/>
            <w:tcBorders>
              <w:top w:val="nil"/>
              <w:left w:val="nil"/>
              <w:bottom w:val="nil"/>
              <w:right w:val="nil"/>
            </w:tcBorders>
            <w:noWrap/>
            <w:hideMark/>
          </w:tcPr>
          <w:p w14:paraId="50B91A8C" w14:textId="77777777" w:rsidR="00046944" w:rsidRPr="0022223D" w:rsidRDefault="00046944" w:rsidP="00046944">
            <w:pPr>
              <w:rPr>
                <w:sz w:val="20"/>
                <w:szCs w:val="20"/>
              </w:rPr>
            </w:pPr>
            <w:r w:rsidRPr="0022223D">
              <w:rPr>
                <w:sz w:val="20"/>
                <w:szCs w:val="20"/>
              </w:rPr>
              <w:t>question timing FE</w:t>
            </w:r>
          </w:p>
        </w:tc>
        <w:tc>
          <w:tcPr>
            <w:tcW w:w="1170" w:type="dxa"/>
            <w:tcBorders>
              <w:top w:val="nil"/>
              <w:left w:val="nil"/>
              <w:bottom w:val="nil"/>
              <w:right w:val="nil"/>
            </w:tcBorders>
            <w:noWrap/>
            <w:hideMark/>
          </w:tcPr>
          <w:p w14:paraId="683C3F5A" w14:textId="77777777" w:rsidR="00046944" w:rsidRPr="0022223D" w:rsidRDefault="00046944" w:rsidP="00046944">
            <w:pPr>
              <w:jc w:val="center"/>
              <w:rPr>
                <w:sz w:val="20"/>
                <w:szCs w:val="20"/>
              </w:rPr>
            </w:pPr>
            <w:r w:rsidRPr="0022223D">
              <w:rPr>
                <w:sz w:val="20"/>
                <w:szCs w:val="20"/>
              </w:rPr>
              <w:t>√</w:t>
            </w:r>
          </w:p>
        </w:tc>
        <w:tc>
          <w:tcPr>
            <w:tcW w:w="2430" w:type="dxa"/>
            <w:tcBorders>
              <w:top w:val="nil"/>
              <w:left w:val="nil"/>
              <w:bottom w:val="nil"/>
              <w:right w:val="nil"/>
            </w:tcBorders>
            <w:noWrap/>
            <w:hideMark/>
          </w:tcPr>
          <w:p w14:paraId="6A575F5F"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nil"/>
              <w:right w:val="nil"/>
            </w:tcBorders>
            <w:noWrap/>
            <w:hideMark/>
          </w:tcPr>
          <w:p w14:paraId="34F2AD22"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nil"/>
              <w:right w:val="nil"/>
            </w:tcBorders>
            <w:noWrap/>
            <w:hideMark/>
          </w:tcPr>
          <w:p w14:paraId="5CE8C139"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nil"/>
              <w:right w:val="nil"/>
            </w:tcBorders>
            <w:noWrap/>
            <w:hideMark/>
          </w:tcPr>
          <w:p w14:paraId="684999AC"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nil"/>
              <w:right w:val="nil"/>
            </w:tcBorders>
            <w:noWrap/>
            <w:hideMark/>
          </w:tcPr>
          <w:p w14:paraId="6A993FE3" w14:textId="77777777" w:rsidR="00046944" w:rsidRPr="0022223D" w:rsidRDefault="00046944" w:rsidP="00046944">
            <w:pPr>
              <w:jc w:val="center"/>
              <w:rPr>
                <w:sz w:val="20"/>
                <w:szCs w:val="20"/>
              </w:rPr>
            </w:pPr>
            <w:r w:rsidRPr="0022223D">
              <w:rPr>
                <w:sz w:val="20"/>
                <w:szCs w:val="20"/>
              </w:rPr>
              <w:t>√</w:t>
            </w:r>
          </w:p>
        </w:tc>
      </w:tr>
      <w:tr w:rsidR="00046944" w:rsidRPr="0022223D" w14:paraId="3677453D" w14:textId="77777777" w:rsidTr="00A86F82">
        <w:trPr>
          <w:trHeight w:val="260"/>
          <w:jc w:val="center"/>
        </w:trPr>
        <w:tc>
          <w:tcPr>
            <w:tcW w:w="1980" w:type="dxa"/>
            <w:tcBorders>
              <w:top w:val="nil"/>
              <w:left w:val="nil"/>
              <w:bottom w:val="single" w:sz="4" w:space="0" w:color="auto"/>
              <w:right w:val="nil"/>
            </w:tcBorders>
            <w:noWrap/>
            <w:hideMark/>
          </w:tcPr>
          <w:p w14:paraId="493304A0" w14:textId="77777777" w:rsidR="00046944" w:rsidRPr="0022223D" w:rsidRDefault="00046944" w:rsidP="00046944">
            <w:pPr>
              <w:rPr>
                <w:sz w:val="20"/>
                <w:szCs w:val="20"/>
              </w:rPr>
            </w:pPr>
            <w:r w:rsidRPr="0022223D">
              <w:rPr>
                <w:sz w:val="20"/>
                <w:szCs w:val="20"/>
              </w:rPr>
              <w:t>other controls</w:t>
            </w:r>
          </w:p>
        </w:tc>
        <w:tc>
          <w:tcPr>
            <w:tcW w:w="1170" w:type="dxa"/>
            <w:tcBorders>
              <w:top w:val="nil"/>
              <w:left w:val="nil"/>
              <w:bottom w:val="single" w:sz="4" w:space="0" w:color="auto"/>
              <w:right w:val="nil"/>
            </w:tcBorders>
            <w:noWrap/>
            <w:hideMark/>
          </w:tcPr>
          <w:p w14:paraId="45454AD0" w14:textId="77777777" w:rsidR="00046944" w:rsidRPr="0022223D" w:rsidRDefault="00046944" w:rsidP="00046944">
            <w:pPr>
              <w:jc w:val="center"/>
              <w:rPr>
                <w:sz w:val="20"/>
                <w:szCs w:val="20"/>
              </w:rPr>
            </w:pPr>
            <w:r w:rsidRPr="0022223D">
              <w:rPr>
                <w:sz w:val="20"/>
                <w:szCs w:val="20"/>
              </w:rPr>
              <w:t>√</w:t>
            </w:r>
          </w:p>
        </w:tc>
        <w:tc>
          <w:tcPr>
            <w:tcW w:w="2430" w:type="dxa"/>
            <w:tcBorders>
              <w:top w:val="nil"/>
              <w:left w:val="nil"/>
              <w:bottom w:val="single" w:sz="4" w:space="0" w:color="auto"/>
              <w:right w:val="nil"/>
            </w:tcBorders>
            <w:noWrap/>
            <w:hideMark/>
          </w:tcPr>
          <w:p w14:paraId="0E53DB7E"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421820A7" w14:textId="77777777" w:rsidR="00046944" w:rsidRPr="0022223D" w:rsidRDefault="00046944" w:rsidP="00046944">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32A98321"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single" w:sz="4" w:space="0" w:color="auto"/>
              <w:right w:val="nil"/>
            </w:tcBorders>
            <w:noWrap/>
            <w:hideMark/>
          </w:tcPr>
          <w:p w14:paraId="2C186860" w14:textId="77777777" w:rsidR="00046944" w:rsidRPr="0022223D" w:rsidRDefault="00046944" w:rsidP="00046944">
            <w:pPr>
              <w:jc w:val="center"/>
              <w:rPr>
                <w:sz w:val="20"/>
                <w:szCs w:val="20"/>
              </w:rPr>
            </w:pPr>
            <w:r w:rsidRPr="0022223D">
              <w:rPr>
                <w:sz w:val="20"/>
                <w:szCs w:val="20"/>
              </w:rPr>
              <w:t>√</w:t>
            </w:r>
          </w:p>
        </w:tc>
        <w:tc>
          <w:tcPr>
            <w:tcW w:w="900" w:type="dxa"/>
            <w:tcBorders>
              <w:top w:val="nil"/>
              <w:left w:val="nil"/>
              <w:bottom w:val="single" w:sz="4" w:space="0" w:color="auto"/>
              <w:right w:val="nil"/>
            </w:tcBorders>
            <w:noWrap/>
            <w:hideMark/>
          </w:tcPr>
          <w:p w14:paraId="3F68E71E" w14:textId="77777777" w:rsidR="00046944" w:rsidRPr="0022223D" w:rsidRDefault="00046944" w:rsidP="00046944">
            <w:pPr>
              <w:jc w:val="center"/>
              <w:rPr>
                <w:sz w:val="20"/>
                <w:szCs w:val="20"/>
              </w:rPr>
            </w:pPr>
            <w:r w:rsidRPr="0022223D">
              <w:rPr>
                <w:sz w:val="20"/>
                <w:szCs w:val="20"/>
              </w:rPr>
              <w:t>√</w:t>
            </w:r>
          </w:p>
        </w:tc>
      </w:tr>
      <w:tr w:rsidR="00046944" w:rsidRPr="0022223D" w14:paraId="272ACA3F" w14:textId="77777777" w:rsidTr="00A86F82">
        <w:trPr>
          <w:trHeight w:val="260"/>
          <w:jc w:val="center"/>
        </w:trPr>
        <w:tc>
          <w:tcPr>
            <w:tcW w:w="1980" w:type="dxa"/>
            <w:tcBorders>
              <w:top w:val="nil"/>
              <w:left w:val="nil"/>
              <w:bottom w:val="single" w:sz="4" w:space="0" w:color="auto"/>
              <w:right w:val="nil"/>
            </w:tcBorders>
            <w:noWrap/>
            <w:hideMark/>
          </w:tcPr>
          <w:p w14:paraId="18A7F8C0" w14:textId="77777777" w:rsidR="00046944" w:rsidRPr="0022223D" w:rsidRDefault="00046944" w:rsidP="00046944">
            <w:pPr>
              <w:rPr>
                <w:color w:val="000000"/>
                <w:sz w:val="20"/>
                <w:szCs w:val="20"/>
              </w:rPr>
            </w:pPr>
            <w:r w:rsidRPr="0022223D">
              <w:rPr>
                <w:color w:val="000000"/>
                <w:sz w:val="20"/>
                <w:szCs w:val="20"/>
              </w:rPr>
              <w:t>N</w:t>
            </w:r>
          </w:p>
        </w:tc>
        <w:tc>
          <w:tcPr>
            <w:tcW w:w="1170" w:type="dxa"/>
            <w:tcBorders>
              <w:top w:val="nil"/>
              <w:left w:val="nil"/>
              <w:bottom w:val="single" w:sz="4" w:space="0" w:color="auto"/>
              <w:right w:val="nil"/>
            </w:tcBorders>
            <w:noWrap/>
            <w:hideMark/>
          </w:tcPr>
          <w:p w14:paraId="7EFE8B14" w14:textId="77777777" w:rsidR="00046944" w:rsidRPr="0022223D" w:rsidRDefault="00046944" w:rsidP="00046944">
            <w:pPr>
              <w:jc w:val="center"/>
              <w:rPr>
                <w:color w:val="000000"/>
                <w:sz w:val="20"/>
                <w:szCs w:val="20"/>
              </w:rPr>
            </w:pPr>
            <w:r w:rsidRPr="0022223D">
              <w:rPr>
                <w:color w:val="000000"/>
                <w:sz w:val="20"/>
                <w:szCs w:val="20"/>
              </w:rPr>
              <w:t>3,235</w:t>
            </w:r>
          </w:p>
        </w:tc>
        <w:tc>
          <w:tcPr>
            <w:tcW w:w="2430" w:type="dxa"/>
            <w:tcBorders>
              <w:top w:val="nil"/>
              <w:left w:val="nil"/>
              <w:bottom w:val="single" w:sz="4" w:space="0" w:color="auto"/>
              <w:right w:val="nil"/>
            </w:tcBorders>
            <w:noWrap/>
            <w:hideMark/>
          </w:tcPr>
          <w:p w14:paraId="062A7A5A" w14:textId="77777777" w:rsidR="00046944" w:rsidRPr="0022223D" w:rsidRDefault="00046944" w:rsidP="00046944">
            <w:pPr>
              <w:jc w:val="center"/>
              <w:rPr>
                <w:color w:val="000000"/>
                <w:sz w:val="20"/>
                <w:szCs w:val="20"/>
              </w:rPr>
            </w:pPr>
            <w:r w:rsidRPr="0022223D">
              <w:rPr>
                <w:color w:val="000000"/>
                <w:sz w:val="20"/>
                <w:szCs w:val="20"/>
              </w:rPr>
              <w:t>3,235</w:t>
            </w:r>
          </w:p>
        </w:tc>
        <w:tc>
          <w:tcPr>
            <w:tcW w:w="990" w:type="dxa"/>
            <w:tcBorders>
              <w:top w:val="nil"/>
              <w:left w:val="nil"/>
              <w:bottom w:val="single" w:sz="4" w:space="0" w:color="auto"/>
              <w:right w:val="nil"/>
            </w:tcBorders>
            <w:noWrap/>
            <w:hideMark/>
          </w:tcPr>
          <w:p w14:paraId="26A47A61" w14:textId="77777777" w:rsidR="00046944" w:rsidRPr="0022223D" w:rsidRDefault="00046944" w:rsidP="00046944">
            <w:pPr>
              <w:jc w:val="center"/>
              <w:rPr>
                <w:color w:val="000000"/>
                <w:sz w:val="20"/>
                <w:szCs w:val="20"/>
              </w:rPr>
            </w:pPr>
            <w:r w:rsidRPr="0022223D">
              <w:rPr>
                <w:color w:val="000000"/>
                <w:sz w:val="20"/>
                <w:szCs w:val="20"/>
              </w:rPr>
              <w:t>3,235</w:t>
            </w:r>
          </w:p>
        </w:tc>
        <w:tc>
          <w:tcPr>
            <w:tcW w:w="990" w:type="dxa"/>
            <w:tcBorders>
              <w:top w:val="nil"/>
              <w:left w:val="nil"/>
              <w:bottom w:val="single" w:sz="4" w:space="0" w:color="auto"/>
              <w:right w:val="nil"/>
            </w:tcBorders>
            <w:noWrap/>
            <w:hideMark/>
          </w:tcPr>
          <w:p w14:paraId="0EF7B11C" w14:textId="77777777" w:rsidR="00046944" w:rsidRPr="0022223D" w:rsidRDefault="00046944" w:rsidP="00046944">
            <w:pPr>
              <w:jc w:val="center"/>
              <w:rPr>
                <w:color w:val="000000"/>
                <w:sz w:val="20"/>
                <w:szCs w:val="20"/>
              </w:rPr>
            </w:pPr>
            <w:r w:rsidRPr="0022223D">
              <w:rPr>
                <w:color w:val="000000"/>
                <w:sz w:val="20"/>
                <w:szCs w:val="20"/>
              </w:rPr>
              <w:t>3,216</w:t>
            </w:r>
          </w:p>
        </w:tc>
        <w:tc>
          <w:tcPr>
            <w:tcW w:w="900" w:type="dxa"/>
            <w:tcBorders>
              <w:top w:val="nil"/>
              <w:left w:val="nil"/>
              <w:bottom w:val="single" w:sz="4" w:space="0" w:color="auto"/>
              <w:right w:val="nil"/>
            </w:tcBorders>
            <w:noWrap/>
            <w:hideMark/>
          </w:tcPr>
          <w:p w14:paraId="4F5238CB" w14:textId="77777777" w:rsidR="00046944" w:rsidRPr="0022223D" w:rsidRDefault="00046944" w:rsidP="00046944">
            <w:pPr>
              <w:jc w:val="center"/>
              <w:rPr>
                <w:color w:val="000000"/>
                <w:sz w:val="20"/>
                <w:szCs w:val="20"/>
              </w:rPr>
            </w:pPr>
            <w:r w:rsidRPr="0022223D">
              <w:rPr>
                <w:color w:val="000000"/>
                <w:sz w:val="20"/>
                <w:szCs w:val="20"/>
              </w:rPr>
              <w:t>3,216</w:t>
            </w:r>
          </w:p>
        </w:tc>
        <w:tc>
          <w:tcPr>
            <w:tcW w:w="900" w:type="dxa"/>
            <w:tcBorders>
              <w:top w:val="nil"/>
              <w:left w:val="nil"/>
              <w:bottom w:val="single" w:sz="4" w:space="0" w:color="auto"/>
              <w:right w:val="nil"/>
            </w:tcBorders>
            <w:noWrap/>
            <w:hideMark/>
          </w:tcPr>
          <w:p w14:paraId="20599160" w14:textId="77777777" w:rsidR="00046944" w:rsidRPr="0022223D" w:rsidRDefault="00046944" w:rsidP="00046944">
            <w:pPr>
              <w:jc w:val="center"/>
              <w:rPr>
                <w:color w:val="000000"/>
                <w:sz w:val="20"/>
                <w:szCs w:val="20"/>
              </w:rPr>
            </w:pPr>
            <w:r w:rsidRPr="0022223D">
              <w:rPr>
                <w:color w:val="000000"/>
                <w:sz w:val="20"/>
                <w:szCs w:val="20"/>
              </w:rPr>
              <w:t>3,235</w:t>
            </w:r>
          </w:p>
        </w:tc>
      </w:tr>
    </w:tbl>
    <w:p w14:paraId="23881BDA" w14:textId="29F8DE21" w:rsidR="00166509" w:rsidRPr="0022223D" w:rsidRDefault="00F40939" w:rsidP="00633022">
      <w:pPr>
        <w:pStyle w:val="Notes"/>
      </w:pPr>
      <w:r w:rsidRPr="0022223D">
        <w:t>Notes: 1. ***p&lt;0.001; **p&lt;0.01; *p&lt;0.05.</w:t>
      </w:r>
      <w:r w:rsidR="00F26025" w:rsidRPr="0022223D" w:rsidDel="00F26025">
        <w:t xml:space="preserve"> </w:t>
      </w:r>
      <w:r w:rsidR="00535D1C" w:rsidRPr="0022223D">
        <w:br/>
      </w:r>
      <w:r w:rsidR="00F26025" w:rsidRPr="0022223D">
        <w:t>2</w:t>
      </w:r>
      <w:r w:rsidRPr="0022223D">
        <w:t>. Question timing FE indicates the date on which the question was posted.</w:t>
      </w:r>
      <w:r w:rsidR="00535D1C" w:rsidRPr="0022223D">
        <w:br/>
      </w:r>
      <w:r w:rsidR="00F26025" w:rsidRPr="0022223D">
        <w:t>3</w:t>
      </w:r>
      <w:r w:rsidRPr="0022223D">
        <w:t xml:space="preserve">. Columns </w:t>
      </w:r>
      <w:r w:rsidR="00437F86" w:rsidRPr="0022223D">
        <w:t>4</w:t>
      </w:r>
      <w:r w:rsidR="004B7DFB" w:rsidRPr="0022223D">
        <w:t xml:space="preserve"> and </w:t>
      </w:r>
      <w:r w:rsidR="00437F86" w:rsidRPr="0022223D">
        <w:t>5</w:t>
      </w:r>
      <w:r w:rsidR="004B7DFB" w:rsidRPr="0022223D">
        <w:t xml:space="preserve"> </w:t>
      </w:r>
      <w:r w:rsidRPr="0022223D">
        <w:t xml:space="preserve">have </w:t>
      </w:r>
      <w:r w:rsidR="001C2B1A" w:rsidRPr="0022223D">
        <w:t>smaller</w:t>
      </w:r>
      <w:r w:rsidRPr="0022223D">
        <w:t xml:space="preserve"> samples </w:t>
      </w:r>
      <w:r w:rsidR="003D3ADB" w:rsidRPr="0022223D">
        <w:t>because our</w:t>
      </w:r>
      <w:r w:rsidR="00143520" w:rsidRPr="0022223D">
        <w:t xml:space="preserve"> </w:t>
      </w:r>
      <w:r w:rsidRPr="0022223D">
        <w:t xml:space="preserve">LLM </w:t>
      </w:r>
      <w:r w:rsidR="003D3ADB" w:rsidRPr="0022223D">
        <w:t xml:space="preserve">was </w:t>
      </w:r>
      <w:r w:rsidRPr="0022223D">
        <w:t xml:space="preserve">unable to </w:t>
      </w:r>
      <w:r w:rsidR="003A6C1E" w:rsidRPr="0022223D">
        <w:t>assess</w:t>
      </w:r>
      <w:r w:rsidRPr="0022223D">
        <w:t xml:space="preserve"> certain answers involving terminolog</w:t>
      </w:r>
      <w:r w:rsidR="00143520" w:rsidRPr="0022223D">
        <w:t>ies</w:t>
      </w:r>
      <w:r w:rsidRPr="0022223D">
        <w:t xml:space="preserve"> </w:t>
      </w:r>
      <w:r w:rsidR="00143520" w:rsidRPr="0022223D">
        <w:t>about</w:t>
      </w:r>
      <w:r w:rsidRPr="0022223D">
        <w:t xml:space="preserve"> network technolog</w:t>
      </w:r>
      <w:r w:rsidR="00143520" w:rsidRPr="0022223D">
        <w:t>ies</w:t>
      </w:r>
      <w:r w:rsidRPr="0022223D">
        <w:t xml:space="preserve"> (such as VPN). </w:t>
      </w:r>
      <w:r w:rsidR="003A6C1E" w:rsidRPr="0022223D">
        <w:t>W</w:t>
      </w:r>
      <w:r w:rsidRPr="0022223D">
        <w:t xml:space="preserve">e </w:t>
      </w:r>
      <w:r w:rsidR="00143520" w:rsidRPr="0022223D">
        <w:t xml:space="preserve">exclude those answers </w:t>
      </w:r>
      <w:r w:rsidR="009934DC" w:rsidRPr="0022223D">
        <w:t xml:space="preserve">(and corresponding questions) </w:t>
      </w:r>
      <w:r w:rsidR="00143520" w:rsidRPr="0022223D">
        <w:t>in the analysis</w:t>
      </w:r>
      <w:r w:rsidRPr="0022223D">
        <w:t>.</w:t>
      </w:r>
    </w:p>
    <w:p w14:paraId="2632B4C3" w14:textId="2A304A65" w:rsidR="001F1750" w:rsidRDefault="001F1750" w:rsidP="001F1750">
      <w:pPr>
        <w:pStyle w:val="Heading4"/>
        <w:rPr>
          <w:ins w:id="1109" w:author="Xin Li" w:date="2026-05-11T14:59:00Z" w16du:dateUtc="2026-05-11T06:59:00Z"/>
          <w:lang w:val="en-US"/>
        </w:rPr>
      </w:pPr>
      <w:ins w:id="1110" w:author="Xin Li" w:date="2026-05-11T14:59:00Z" w16du:dateUtc="2026-05-11T06:59:00Z">
        <w:r>
          <w:rPr>
            <w:lang w:val="en-US"/>
          </w:rPr>
          <w:t>Answer Quality Effect</w:t>
        </w:r>
      </w:ins>
    </w:p>
    <w:p w14:paraId="6E8D2F06" w14:textId="76C8A7BB" w:rsidR="001F1750" w:rsidRPr="001F1750" w:rsidRDefault="001F1750" w:rsidP="001F1750">
      <w:pPr>
        <w:rPr>
          <w:ins w:id="1111" w:author="Xin Li" w:date="2026-05-11T14:59:00Z" w16du:dateUtc="2026-05-11T06:59:00Z"/>
        </w:rPr>
        <w:pPrChange w:id="1112" w:author="Xin Li" w:date="2026-05-11T14:59:00Z" w16du:dateUtc="2026-05-11T06:59:00Z">
          <w:pPr>
            <w:pStyle w:val="Heading4"/>
          </w:pPr>
        </w:pPrChange>
      </w:pPr>
      <w:ins w:id="1113" w:author="Xin Li" w:date="2026-05-11T14:59:00Z" w16du:dateUtc="2026-05-11T06:59:00Z">
        <w:r>
          <w:t>ssss</w:t>
        </w:r>
      </w:ins>
    </w:p>
    <w:p w14:paraId="4FCFCDD8" w14:textId="2D9BCB37" w:rsidR="00C0363D" w:rsidRPr="0022223D" w:rsidRDefault="00C0363D" w:rsidP="00A86F82">
      <w:pPr>
        <w:pStyle w:val="Heading4"/>
        <w:rPr>
          <w:lang w:val="en-US"/>
        </w:rPr>
      </w:pPr>
      <w:r w:rsidRPr="0022223D">
        <w:rPr>
          <w:lang w:val="en-US"/>
        </w:rPr>
        <w:t>Quantifying Me</w:t>
      </w:r>
      <w:r w:rsidR="0003641C" w:rsidRPr="0022223D">
        <w:rPr>
          <w:lang w:val="en-US"/>
        </w:rPr>
        <w:t xml:space="preserve">chanism </w:t>
      </w:r>
      <w:r w:rsidRPr="0022223D">
        <w:rPr>
          <w:lang w:val="en-US"/>
        </w:rPr>
        <w:t>Magnitudes</w:t>
      </w:r>
    </w:p>
    <w:p w14:paraId="42D75A96" w14:textId="72F4D4BE" w:rsidR="0003641C" w:rsidRPr="0022223D" w:rsidRDefault="0003641C" w:rsidP="0003641C">
      <w:pPr>
        <w:pStyle w:val="Paragraph0"/>
      </w:pPr>
      <w:r w:rsidRPr="0022223D">
        <w:t xml:space="preserve">We supplement our regression-based analyses with causal mediation analysis </w:t>
      </w:r>
      <w:r w:rsidR="00A87823" w:rsidRPr="0022223D">
        <w:fldChar w:fldCharType="begin"/>
      </w:r>
      <w:r w:rsidR="006E796B">
        <w:instrText xml:space="preserve"> ADDIN ZOTERO_ITEM CSL_CITATION {"citationID":"sIBS0sje","properties":{"formattedCitation":"(Hicks &amp; Tingley, 2011)","plainCitation":"(Hicks &amp; Tingley, 2011)","noteIndex":0},"citationItems":[{"id":"xILCbqsa/yc7ez4yN","uris":["http://zotero.org/users/8905122/items/ZIG77UD5"],"itemData":{"id":27869,"type":"article-journal","abstract":"Estimating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6E796B">
        <w:rPr>
          <w:rFonts w:ascii="Segoe UI Emoji" w:hAnsi="Segoe UI Emoji" w:cs="Segoe UI Emoji"/>
        </w:rPr>
        <w:instrText>📊</w:instrText>
      </w:r>
      <w:r w:rsidR="006E796B">
        <w:instrText>","call-number":"3","container-title":"The Stata Journal: Promoting communications on statistics and Stata","DOI":"10.1177/1536867X1201100407","ISSN":"1536-867X","issue":"4","journalAbbreviation":"The Stata Journal: Promoting communications on statistics and Stata","language":"en","note":"</w:instrText>
      </w:r>
      <w:r w:rsidR="006E796B">
        <w:rPr>
          <w:rFonts w:ascii="Segoe UI Emoji" w:hAnsi="Segoe UI Emoji" w:cs="Segoe UI Emoji"/>
        </w:rPr>
        <w:instrText>🏷️</w:instrText>
      </w:r>
      <w:r w:rsidR="006E796B">
        <w:instrText xml:space="preserve"> /reading","page":"605-619","source":"3.2 (Q1)","title":"Causal Mediation Analysis","volume":"11","author":[{"family":"Hicks","given":"Raymond"},{"family":"Tingley","given":"Dustin"}],"issued":{"date-parts":[["2011",12]]}}}],"schema":"https://github.com/citation-style-language/schema/raw/master/csl-citation.json"} </w:instrText>
      </w:r>
      <w:r w:rsidR="00A87823" w:rsidRPr="0022223D">
        <w:fldChar w:fldCharType="separate"/>
      </w:r>
      <w:r w:rsidR="00FB59A6" w:rsidRPr="00FB59A6">
        <w:t>(Hicks &amp; Tingley, 2011)</w:t>
      </w:r>
      <w:r w:rsidR="00A87823" w:rsidRPr="0022223D">
        <w:fldChar w:fldCharType="end"/>
      </w:r>
      <w:r w:rsidRPr="0022223D">
        <w:t>, which offers a decomposition framework that directly estimates the proportion of the total treatment effect flowing through each mediating pathway. This analysis decomposes the total effect of AI treatment into two components: the average causal mediation effect (ACME), representing the portion transmitted through the mediator, and the average direct effect (ADE), representing the portion operating through all other pathways. The ratio of ACME to total effect yields the proportion mediated.</w:t>
      </w:r>
      <w:ins w:id="1114" w:author="Dylan CHEN" w:date="2026-03-20T16:21:00Z" w16du:dateUtc="2026-03-20T08:21:00Z">
        <w:r w:rsidR="006576DB" w:rsidRPr="0022223D">
          <w:t xml:space="preserve"> Results </w:t>
        </w:r>
      </w:ins>
      <w:ins w:id="1115" w:author="Dylan CHEN" w:date="2026-03-20T16:22:00Z" w16du:dateUtc="2026-03-20T08:22:00Z">
        <w:r w:rsidR="006576DB" w:rsidRPr="0022223D">
          <w:t>are shown in Table 12.</w:t>
        </w:r>
      </w:ins>
    </w:p>
    <w:p w14:paraId="6932B137" w14:textId="12E59ACE" w:rsidR="006576DB" w:rsidRPr="0022223D" w:rsidRDefault="006576DB">
      <w:pPr>
        <w:pStyle w:val="TableFiguretitle"/>
        <w:rPr>
          <w:rFonts w:eastAsia="DengXian"/>
        </w:rPr>
        <w:pPrChange w:id="1116" w:author="Dylan CHEN" w:date="2026-03-20T16:21:00Z" w16du:dateUtc="2026-03-20T08:21:00Z">
          <w:pPr>
            <w:spacing w:after="120"/>
            <w:jc w:val="center"/>
          </w:pPr>
        </w:pPrChange>
      </w:pPr>
      <w:bookmarkStart w:id="1117" w:name="OLE_LINK7"/>
      <w:commentRangeStart w:id="1118"/>
      <w:r w:rsidRPr="0022223D">
        <w:t xml:space="preserve">Table </w:t>
      </w:r>
      <w:r>
        <w:fldChar w:fldCharType="begin"/>
      </w:r>
      <w:r>
        <w:instrText xml:space="preserve"> SEQ Table \* ARABIC </w:instrText>
      </w:r>
      <w:r>
        <w:fldChar w:fldCharType="separate"/>
      </w:r>
      <w:ins w:id="1119" w:author="Dylan CHEN" w:date="2026-03-20T16:21:00Z" w16du:dateUtc="2026-03-20T08:21:00Z">
        <w:r w:rsidRPr="0022223D">
          <w:t>12</w:t>
        </w:r>
      </w:ins>
      <w:del w:id="1120" w:author="Dylan CHEN" w:date="2026-03-20T16:21:00Z" w16du:dateUtc="2026-03-20T08:21:00Z">
        <w:r w:rsidRPr="0022223D" w:rsidDel="006576DB">
          <w:delText>11</w:delText>
        </w:r>
      </w:del>
      <w:r>
        <w:fldChar w:fldCharType="end"/>
      </w:r>
      <w:commentRangeEnd w:id="1118"/>
      <w:r w:rsidR="00AB6132" w:rsidRPr="0022223D">
        <w:rPr>
          <w:rStyle w:val="CommentReference"/>
          <w:sz w:val="22"/>
        </w:rPr>
        <w:commentReference w:id="1118"/>
      </w:r>
      <w:r w:rsidRPr="0022223D">
        <w:t xml:space="preserve">. </w:t>
      </w:r>
      <w:r w:rsidRPr="0022223D">
        <w:rPr>
          <w:rFonts w:eastAsia="DengXian"/>
        </w:rPr>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6576DB" w:rsidRPr="0022223D" w14:paraId="6F91456F" w14:textId="77777777" w:rsidTr="00417031">
        <w:trPr>
          <w:trHeight w:val="320"/>
          <w:jc w:val="center"/>
        </w:trPr>
        <w:tc>
          <w:tcPr>
            <w:tcW w:w="2560" w:type="dxa"/>
            <w:tcBorders>
              <w:top w:val="single" w:sz="4" w:space="0" w:color="auto"/>
              <w:left w:val="nil"/>
              <w:bottom w:val="single" w:sz="4" w:space="0" w:color="auto"/>
              <w:right w:val="nil"/>
            </w:tcBorders>
            <w:noWrap/>
            <w:hideMark/>
          </w:tcPr>
          <w:bookmarkEnd w:id="1117"/>
          <w:p w14:paraId="58C588EF" w14:textId="77777777" w:rsidR="006576DB" w:rsidRPr="0022223D" w:rsidRDefault="006576DB" w:rsidP="006576DB">
            <w:pPr>
              <w:rPr>
                <w:b/>
                <w:bCs/>
                <w:color w:val="000000"/>
                <w:sz w:val="20"/>
                <w:szCs w:val="20"/>
              </w:rPr>
            </w:pPr>
            <w:r w:rsidRPr="0022223D">
              <w:rPr>
                <w:b/>
                <w:bCs/>
                <w:color w:val="000000"/>
                <w:sz w:val="20"/>
                <w:szCs w:val="20"/>
              </w:rPr>
              <w:t> </w:t>
            </w:r>
          </w:p>
        </w:tc>
        <w:tc>
          <w:tcPr>
            <w:tcW w:w="2340" w:type="dxa"/>
            <w:tcBorders>
              <w:top w:val="single" w:sz="4" w:space="0" w:color="auto"/>
              <w:left w:val="nil"/>
              <w:bottom w:val="single" w:sz="4" w:space="0" w:color="auto"/>
              <w:right w:val="nil"/>
            </w:tcBorders>
            <w:noWrap/>
            <w:hideMark/>
          </w:tcPr>
          <w:p w14:paraId="2D231FA1" w14:textId="77777777" w:rsidR="006576DB" w:rsidRPr="0022223D" w:rsidRDefault="006576DB" w:rsidP="006576DB">
            <w:pPr>
              <w:jc w:val="center"/>
              <w:rPr>
                <w:b/>
                <w:bCs/>
                <w:color w:val="000000"/>
                <w:sz w:val="20"/>
                <w:szCs w:val="20"/>
              </w:rPr>
            </w:pPr>
            <w:r w:rsidRPr="0022223D">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37811F0F" w14:textId="77777777" w:rsidR="006576DB" w:rsidRPr="0022223D" w:rsidRDefault="006576DB" w:rsidP="006576DB">
            <w:pPr>
              <w:jc w:val="center"/>
              <w:rPr>
                <w:b/>
                <w:bCs/>
                <w:color w:val="000000"/>
                <w:sz w:val="20"/>
                <w:szCs w:val="20"/>
              </w:rPr>
            </w:pPr>
            <w:r w:rsidRPr="0022223D">
              <w:rPr>
                <w:b/>
                <w:bCs/>
                <w:color w:val="000000"/>
                <w:sz w:val="20"/>
                <w:szCs w:val="20"/>
              </w:rPr>
              <w:t>Position Effect</w:t>
            </w:r>
          </w:p>
        </w:tc>
      </w:tr>
      <w:tr w:rsidR="006576DB" w:rsidRPr="0022223D" w14:paraId="59083F75" w14:textId="77777777" w:rsidTr="00417031">
        <w:trPr>
          <w:trHeight w:val="360"/>
          <w:jc w:val="center"/>
        </w:trPr>
        <w:tc>
          <w:tcPr>
            <w:tcW w:w="2560" w:type="dxa"/>
            <w:tcBorders>
              <w:top w:val="nil"/>
              <w:left w:val="nil"/>
              <w:bottom w:val="nil"/>
              <w:right w:val="nil"/>
            </w:tcBorders>
            <w:noWrap/>
            <w:hideMark/>
          </w:tcPr>
          <w:p w14:paraId="33219C00" w14:textId="77777777" w:rsidR="006576DB" w:rsidRPr="0022223D" w:rsidRDefault="006576DB" w:rsidP="006576DB">
            <w:pPr>
              <w:rPr>
                <w:b/>
                <w:bCs/>
                <w:i/>
                <w:iCs/>
                <w:color w:val="000000"/>
                <w:sz w:val="20"/>
                <w:szCs w:val="20"/>
              </w:rPr>
            </w:pPr>
            <w:r w:rsidRPr="0022223D">
              <w:rPr>
                <w:b/>
                <w:bCs/>
                <w:i/>
                <w:iCs/>
                <w:color w:val="000000"/>
                <w:sz w:val="20"/>
                <w:szCs w:val="20"/>
              </w:rPr>
              <w:t>Effect Decomposition</w:t>
            </w:r>
          </w:p>
        </w:tc>
        <w:tc>
          <w:tcPr>
            <w:tcW w:w="2340" w:type="dxa"/>
            <w:tcBorders>
              <w:top w:val="nil"/>
              <w:left w:val="nil"/>
              <w:bottom w:val="nil"/>
              <w:right w:val="nil"/>
            </w:tcBorders>
            <w:noWrap/>
            <w:hideMark/>
          </w:tcPr>
          <w:p w14:paraId="2B6A7C66" w14:textId="77777777" w:rsidR="006576DB" w:rsidRPr="0022223D" w:rsidRDefault="006576DB" w:rsidP="006576DB">
            <w:pPr>
              <w:rPr>
                <w:b/>
                <w:bCs/>
                <w:i/>
                <w:iCs/>
                <w:color w:val="000000"/>
                <w:sz w:val="20"/>
                <w:szCs w:val="20"/>
              </w:rPr>
            </w:pPr>
          </w:p>
        </w:tc>
        <w:tc>
          <w:tcPr>
            <w:tcW w:w="2840" w:type="dxa"/>
            <w:tcBorders>
              <w:top w:val="nil"/>
              <w:left w:val="nil"/>
              <w:bottom w:val="nil"/>
              <w:right w:val="nil"/>
            </w:tcBorders>
            <w:noWrap/>
            <w:hideMark/>
          </w:tcPr>
          <w:p w14:paraId="2F332B13" w14:textId="77777777" w:rsidR="006576DB" w:rsidRPr="0022223D" w:rsidRDefault="006576DB" w:rsidP="006576DB">
            <w:pPr>
              <w:jc w:val="center"/>
              <w:rPr>
                <w:sz w:val="20"/>
                <w:szCs w:val="20"/>
              </w:rPr>
            </w:pPr>
          </w:p>
        </w:tc>
      </w:tr>
      <w:tr w:rsidR="006576DB" w:rsidRPr="0022223D" w14:paraId="3E7536C8" w14:textId="77777777" w:rsidTr="00417031">
        <w:trPr>
          <w:trHeight w:val="320"/>
          <w:jc w:val="center"/>
        </w:trPr>
        <w:tc>
          <w:tcPr>
            <w:tcW w:w="2560" w:type="dxa"/>
            <w:vMerge w:val="restart"/>
            <w:tcBorders>
              <w:top w:val="nil"/>
              <w:left w:val="nil"/>
              <w:bottom w:val="nil"/>
              <w:right w:val="nil"/>
            </w:tcBorders>
            <w:noWrap/>
            <w:hideMark/>
          </w:tcPr>
          <w:p w14:paraId="2C775741" w14:textId="77777777" w:rsidR="006576DB" w:rsidRPr="0022223D" w:rsidRDefault="006576DB" w:rsidP="006576DB">
            <w:pPr>
              <w:rPr>
                <w:b/>
                <w:bCs/>
                <w:color w:val="000000"/>
                <w:sz w:val="20"/>
                <w:szCs w:val="20"/>
              </w:rPr>
            </w:pPr>
            <w:r w:rsidRPr="0022223D">
              <w:rPr>
                <w:b/>
                <w:bCs/>
                <w:color w:val="000000"/>
                <w:sz w:val="20"/>
                <w:szCs w:val="20"/>
              </w:rPr>
              <w:t>ACME</w:t>
            </w:r>
          </w:p>
        </w:tc>
        <w:tc>
          <w:tcPr>
            <w:tcW w:w="2340" w:type="dxa"/>
            <w:tcBorders>
              <w:top w:val="nil"/>
              <w:left w:val="nil"/>
              <w:bottom w:val="nil"/>
              <w:right w:val="nil"/>
            </w:tcBorders>
            <w:noWrap/>
            <w:hideMark/>
          </w:tcPr>
          <w:p w14:paraId="795B13BB" w14:textId="77777777" w:rsidR="006576DB" w:rsidRPr="0022223D" w:rsidRDefault="006576DB" w:rsidP="006576DB">
            <w:pPr>
              <w:jc w:val="center"/>
              <w:rPr>
                <w:b/>
                <w:bCs/>
                <w:color w:val="000000"/>
                <w:sz w:val="20"/>
                <w:szCs w:val="20"/>
              </w:rPr>
            </w:pPr>
            <w:r w:rsidRPr="0022223D">
              <w:rPr>
                <w:b/>
                <w:bCs/>
                <w:color w:val="000000"/>
                <w:sz w:val="20"/>
                <w:szCs w:val="20"/>
              </w:rPr>
              <w:t>-0.041***</w:t>
            </w:r>
          </w:p>
        </w:tc>
        <w:tc>
          <w:tcPr>
            <w:tcW w:w="2840" w:type="dxa"/>
            <w:tcBorders>
              <w:top w:val="nil"/>
              <w:left w:val="nil"/>
              <w:bottom w:val="nil"/>
              <w:right w:val="nil"/>
            </w:tcBorders>
            <w:noWrap/>
            <w:hideMark/>
          </w:tcPr>
          <w:p w14:paraId="3610D2D6" w14:textId="77777777" w:rsidR="006576DB" w:rsidRPr="0022223D" w:rsidRDefault="006576DB" w:rsidP="006576DB">
            <w:pPr>
              <w:jc w:val="center"/>
              <w:rPr>
                <w:b/>
                <w:bCs/>
                <w:color w:val="000000"/>
                <w:sz w:val="20"/>
                <w:szCs w:val="20"/>
              </w:rPr>
            </w:pPr>
            <w:r w:rsidRPr="0022223D">
              <w:rPr>
                <w:b/>
                <w:bCs/>
                <w:color w:val="000000"/>
                <w:sz w:val="20"/>
                <w:szCs w:val="20"/>
              </w:rPr>
              <w:t>-0.031***</w:t>
            </w:r>
          </w:p>
        </w:tc>
      </w:tr>
      <w:tr w:rsidR="006576DB" w:rsidRPr="0022223D" w14:paraId="25C17640" w14:textId="77777777" w:rsidTr="00417031">
        <w:trPr>
          <w:trHeight w:val="340"/>
          <w:jc w:val="center"/>
        </w:trPr>
        <w:tc>
          <w:tcPr>
            <w:tcW w:w="2560" w:type="dxa"/>
            <w:vMerge/>
            <w:tcBorders>
              <w:top w:val="nil"/>
              <w:left w:val="nil"/>
              <w:bottom w:val="nil"/>
              <w:right w:val="nil"/>
            </w:tcBorders>
            <w:hideMark/>
          </w:tcPr>
          <w:p w14:paraId="31C364BC" w14:textId="77777777" w:rsidR="006576DB" w:rsidRPr="0022223D" w:rsidRDefault="006576DB" w:rsidP="006576DB">
            <w:pPr>
              <w:rPr>
                <w:b/>
                <w:bCs/>
                <w:color w:val="000000"/>
                <w:sz w:val="20"/>
                <w:szCs w:val="20"/>
              </w:rPr>
            </w:pPr>
          </w:p>
        </w:tc>
        <w:tc>
          <w:tcPr>
            <w:tcW w:w="2340" w:type="dxa"/>
            <w:tcBorders>
              <w:top w:val="nil"/>
              <w:left w:val="nil"/>
              <w:bottom w:val="nil"/>
              <w:right w:val="nil"/>
            </w:tcBorders>
            <w:noWrap/>
            <w:hideMark/>
          </w:tcPr>
          <w:p w14:paraId="2FFC3E1D" w14:textId="77777777" w:rsidR="006576DB" w:rsidRPr="0022223D" w:rsidRDefault="006576DB" w:rsidP="006576DB">
            <w:pPr>
              <w:jc w:val="center"/>
              <w:rPr>
                <w:b/>
                <w:bCs/>
                <w:color w:val="333333"/>
                <w:sz w:val="20"/>
                <w:szCs w:val="20"/>
              </w:rPr>
            </w:pPr>
            <w:r w:rsidRPr="0022223D">
              <w:rPr>
                <w:b/>
                <w:bCs/>
                <w:color w:val="333333"/>
                <w:sz w:val="20"/>
                <w:szCs w:val="20"/>
              </w:rPr>
              <w:t>[-0.063, -0.018]</w:t>
            </w:r>
          </w:p>
        </w:tc>
        <w:tc>
          <w:tcPr>
            <w:tcW w:w="2840" w:type="dxa"/>
            <w:tcBorders>
              <w:top w:val="nil"/>
              <w:left w:val="nil"/>
              <w:bottom w:val="nil"/>
              <w:right w:val="nil"/>
            </w:tcBorders>
            <w:noWrap/>
            <w:hideMark/>
          </w:tcPr>
          <w:p w14:paraId="7AE7B2C0" w14:textId="77777777" w:rsidR="006576DB" w:rsidRPr="0022223D" w:rsidRDefault="006576DB" w:rsidP="006576DB">
            <w:pPr>
              <w:jc w:val="center"/>
              <w:rPr>
                <w:b/>
                <w:bCs/>
                <w:color w:val="333333"/>
                <w:sz w:val="20"/>
                <w:szCs w:val="20"/>
              </w:rPr>
            </w:pPr>
            <w:r w:rsidRPr="0022223D">
              <w:rPr>
                <w:b/>
                <w:bCs/>
                <w:color w:val="333333"/>
                <w:sz w:val="20"/>
                <w:szCs w:val="20"/>
              </w:rPr>
              <w:t>[-0.037, -0.024]</w:t>
            </w:r>
          </w:p>
        </w:tc>
      </w:tr>
      <w:tr w:rsidR="006576DB" w:rsidRPr="0022223D" w14:paraId="4FDEDC19" w14:textId="77777777" w:rsidTr="00417031">
        <w:trPr>
          <w:trHeight w:val="340"/>
          <w:jc w:val="center"/>
        </w:trPr>
        <w:tc>
          <w:tcPr>
            <w:tcW w:w="2560" w:type="dxa"/>
            <w:vMerge w:val="restart"/>
            <w:tcBorders>
              <w:top w:val="nil"/>
              <w:left w:val="nil"/>
              <w:bottom w:val="nil"/>
              <w:right w:val="nil"/>
            </w:tcBorders>
            <w:noWrap/>
            <w:hideMark/>
          </w:tcPr>
          <w:p w14:paraId="09E22A87" w14:textId="77777777" w:rsidR="006576DB" w:rsidRPr="0022223D" w:rsidRDefault="006576DB" w:rsidP="006576DB">
            <w:pPr>
              <w:rPr>
                <w:color w:val="000000"/>
                <w:sz w:val="20"/>
                <w:szCs w:val="20"/>
              </w:rPr>
            </w:pPr>
            <w:r w:rsidRPr="0022223D">
              <w:rPr>
                <w:color w:val="000000"/>
                <w:sz w:val="20"/>
                <w:szCs w:val="20"/>
              </w:rPr>
              <w:t>Direct Effect (ADE)</w:t>
            </w:r>
          </w:p>
        </w:tc>
        <w:tc>
          <w:tcPr>
            <w:tcW w:w="2340" w:type="dxa"/>
            <w:tcBorders>
              <w:top w:val="nil"/>
              <w:left w:val="nil"/>
              <w:bottom w:val="nil"/>
              <w:right w:val="nil"/>
            </w:tcBorders>
            <w:noWrap/>
            <w:hideMark/>
          </w:tcPr>
          <w:p w14:paraId="44863623" w14:textId="77777777" w:rsidR="006576DB" w:rsidRPr="0022223D" w:rsidRDefault="006576DB" w:rsidP="006576DB">
            <w:pPr>
              <w:jc w:val="center"/>
              <w:rPr>
                <w:color w:val="000000"/>
                <w:sz w:val="20"/>
                <w:szCs w:val="20"/>
              </w:rPr>
            </w:pPr>
            <w:r w:rsidRPr="0022223D">
              <w:rPr>
                <w:color w:val="000000"/>
                <w:sz w:val="20"/>
                <w:szCs w:val="20"/>
              </w:rPr>
              <w:t>-0.115***</w:t>
            </w:r>
          </w:p>
        </w:tc>
        <w:tc>
          <w:tcPr>
            <w:tcW w:w="2840" w:type="dxa"/>
            <w:tcBorders>
              <w:top w:val="nil"/>
              <w:left w:val="nil"/>
              <w:bottom w:val="nil"/>
              <w:right w:val="nil"/>
            </w:tcBorders>
            <w:noWrap/>
            <w:hideMark/>
          </w:tcPr>
          <w:p w14:paraId="6BD7C649" w14:textId="77777777" w:rsidR="006576DB" w:rsidRPr="0022223D" w:rsidRDefault="006576DB" w:rsidP="006576DB">
            <w:pPr>
              <w:jc w:val="center"/>
              <w:rPr>
                <w:color w:val="000000"/>
                <w:sz w:val="20"/>
                <w:szCs w:val="20"/>
              </w:rPr>
            </w:pPr>
            <w:r w:rsidRPr="0022223D">
              <w:rPr>
                <w:color w:val="000000"/>
                <w:sz w:val="20"/>
                <w:szCs w:val="20"/>
              </w:rPr>
              <w:t>-0.125***</w:t>
            </w:r>
          </w:p>
        </w:tc>
      </w:tr>
      <w:tr w:rsidR="006576DB" w:rsidRPr="0022223D" w14:paraId="248720D2" w14:textId="77777777" w:rsidTr="00417031">
        <w:trPr>
          <w:trHeight w:val="360"/>
          <w:jc w:val="center"/>
        </w:trPr>
        <w:tc>
          <w:tcPr>
            <w:tcW w:w="2560" w:type="dxa"/>
            <w:vMerge/>
            <w:tcBorders>
              <w:top w:val="nil"/>
              <w:left w:val="nil"/>
              <w:bottom w:val="nil"/>
              <w:right w:val="nil"/>
            </w:tcBorders>
            <w:hideMark/>
          </w:tcPr>
          <w:p w14:paraId="33AE9568" w14:textId="77777777" w:rsidR="006576DB" w:rsidRPr="0022223D" w:rsidRDefault="006576DB" w:rsidP="006576DB">
            <w:pPr>
              <w:rPr>
                <w:color w:val="000000"/>
                <w:sz w:val="20"/>
                <w:szCs w:val="20"/>
              </w:rPr>
            </w:pPr>
          </w:p>
        </w:tc>
        <w:tc>
          <w:tcPr>
            <w:tcW w:w="2340" w:type="dxa"/>
            <w:tcBorders>
              <w:top w:val="nil"/>
              <w:left w:val="nil"/>
              <w:bottom w:val="nil"/>
              <w:right w:val="nil"/>
            </w:tcBorders>
            <w:noWrap/>
            <w:hideMark/>
          </w:tcPr>
          <w:p w14:paraId="4BA686F4" w14:textId="77777777" w:rsidR="006576DB" w:rsidRPr="0022223D" w:rsidRDefault="006576DB" w:rsidP="006576DB">
            <w:pPr>
              <w:jc w:val="center"/>
              <w:rPr>
                <w:color w:val="333333"/>
                <w:sz w:val="20"/>
                <w:szCs w:val="20"/>
              </w:rPr>
            </w:pPr>
            <w:r w:rsidRPr="0022223D">
              <w:rPr>
                <w:color w:val="333333"/>
                <w:sz w:val="20"/>
                <w:szCs w:val="20"/>
              </w:rPr>
              <w:t>[-0.144, -0.083]</w:t>
            </w:r>
          </w:p>
        </w:tc>
        <w:tc>
          <w:tcPr>
            <w:tcW w:w="2840" w:type="dxa"/>
            <w:tcBorders>
              <w:top w:val="nil"/>
              <w:left w:val="nil"/>
              <w:bottom w:val="nil"/>
              <w:right w:val="nil"/>
            </w:tcBorders>
            <w:noWrap/>
            <w:hideMark/>
          </w:tcPr>
          <w:p w14:paraId="4E94261E" w14:textId="77777777" w:rsidR="006576DB" w:rsidRPr="0022223D" w:rsidRDefault="006576DB" w:rsidP="006576DB">
            <w:pPr>
              <w:jc w:val="center"/>
              <w:rPr>
                <w:color w:val="333333"/>
                <w:sz w:val="20"/>
                <w:szCs w:val="20"/>
              </w:rPr>
            </w:pPr>
            <w:r w:rsidRPr="0022223D">
              <w:rPr>
                <w:color w:val="333333"/>
                <w:sz w:val="20"/>
                <w:szCs w:val="20"/>
              </w:rPr>
              <w:t>[-0.144, -0.104]</w:t>
            </w:r>
          </w:p>
        </w:tc>
      </w:tr>
      <w:tr w:rsidR="006576DB" w:rsidRPr="0022223D" w14:paraId="35BE83D9" w14:textId="77777777" w:rsidTr="00417031">
        <w:trPr>
          <w:trHeight w:val="340"/>
          <w:jc w:val="center"/>
        </w:trPr>
        <w:tc>
          <w:tcPr>
            <w:tcW w:w="2560" w:type="dxa"/>
            <w:vMerge w:val="restart"/>
            <w:tcBorders>
              <w:top w:val="nil"/>
              <w:left w:val="nil"/>
              <w:bottom w:val="single" w:sz="4" w:space="0" w:color="000000"/>
              <w:right w:val="nil"/>
            </w:tcBorders>
            <w:noWrap/>
            <w:hideMark/>
          </w:tcPr>
          <w:p w14:paraId="6F02DC8C" w14:textId="77777777" w:rsidR="006576DB" w:rsidRPr="0022223D" w:rsidRDefault="006576DB" w:rsidP="006576DB">
            <w:pPr>
              <w:rPr>
                <w:color w:val="000000"/>
                <w:sz w:val="20"/>
                <w:szCs w:val="20"/>
              </w:rPr>
            </w:pPr>
            <w:r w:rsidRPr="0022223D">
              <w:rPr>
                <w:color w:val="000000"/>
                <w:sz w:val="20"/>
                <w:szCs w:val="20"/>
              </w:rPr>
              <w:t>Total Effect</w:t>
            </w:r>
          </w:p>
        </w:tc>
        <w:tc>
          <w:tcPr>
            <w:tcW w:w="2340" w:type="dxa"/>
            <w:tcBorders>
              <w:top w:val="nil"/>
              <w:left w:val="nil"/>
              <w:bottom w:val="nil"/>
              <w:right w:val="nil"/>
            </w:tcBorders>
            <w:noWrap/>
            <w:hideMark/>
          </w:tcPr>
          <w:p w14:paraId="5BD3D2E8" w14:textId="77777777" w:rsidR="006576DB" w:rsidRPr="0022223D" w:rsidRDefault="006576DB" w:rsidP="006576DB">
            <w:pPr>
              <w:jc w:val="center"/>
              <w:rPr>
                <w:color w:val="000000"/>
                <w:sz w:val="20"/>
                <w:szCs w:val="20"/>
              </w:rPr>
            </w:pPr>
            <w:r w:rsidRPr="0022223D">
              <w:rPr>
                <w:color w:val="000000"/>
                <w:sz w:val="20"/>
                <w:szCs w:val="20"/>
              </w:rPr>
              <w:t>-0.156***</w:t>
            </w:r>
          </w:p>
        </w:tc>
        <w:tc>
          <w:tcPr>
            <w:tcW w:w="2840" w:type="dxa"/>
            <w:tcBorders>
              <w:top w:val="nil"/>
              <w:left w:val="nil"/>
              <w:bottom w:val="nil"/>
              <w:right w:val="nil"/>
            </w:tcBorders>
            <w:noWrap/>
            <w:hideMark/>
          </w:tcPr>
          <w:p w14:paraId="684EE545" w14:textId="77777777" w:rsidR="006576DB" w:rsidRPr="0022223D" w:rsidRDefault="006576DB" w:rsidP="006576DB">
            <w:pPr>
              <w:jc w:val="center"/>
              <w:rPr>
                <w:color w:val="000000"/>
                <w:sz w:val="20"/>
                <w:szCs w:val="20"/>
              </w:rPr>
            </w:pPr>
            <w:r w:rsidRPr="0022223D">
              <w:rPr>
                <w:color w:val="000000"/>
                <w:sz w:val="20"/>
                <w:szCs w:val="20"/>
              </w:rPr>
              <w:t>-0.156***</w:t>
            </w:r>
          </w:p>
        </w:tc>
      </w:tr>
      <w:tr w:rsidR="006576DB" w:rsidRPr="0022223D" w14:paraId="45C3AF42" w14:textId="77777777" w:rsidTr="00417031">
        <w:trPr>
          <w:trHeight w:val="340"/>
          <w:jc w:val="center"/>
        </w:trPr>
        <w:tc>
          <w:tcPr>
            <w:tcW w:w="2560" w:type="dxa"/>
            <w:vMerge/>
            <w:tcBorders>
              <w:top w:val="nil"/>
              <w:left w:val="nil"/>
              <w:bottom w:val="single" w:sz="4" w:space="0" w:color="000000"/>
              <w:right w:val="nil"/>
            </w:tcBorders>
            <w:hideMark/>
          </w:tcPr>
          <w:p w14:paraId="68D4F85E" w14:textId="77777777" w:rsidR="006576DB" w:rsidRPr="0022223D" w:rsidRDefault="006576DB" w:rsidP="006576DB">
            <w:pPr>
              <w:rPr>
                <w:color w:val="000000"/>
                <w:sz w:val="20"/>
                <w:szCs w:val="20"/>
              </w:rPr>
            </w:pPr>
          </w:p>
        </w:tc>
        <w:tc>
          <w:tcPr>
            <w:tcW w:w="2340" w:type="dxa"/>
            <w:tcBorders>
              <w:top w:val="nil"/>
              <w:left w:val="nil"/>
              <w:bottom w:val="single" w:sz="4" w:space="0" w:color="auto"/>
              <w:right w:val="nil"/>
            </w:tcBorders>
            <w:noWrap/>
            <w:hideMark/>
          </w:tcPr>
          <w:p w14:paraId="4D491480" w14:textId="77777777" w:rsidR="006576DB" w:rsidRPr="0022223D" w:rsidRDefault="006576DB" w:rsidP="006576DB">
            <w:pPr>
              <w:jc w:val="center"/>
              <w:rPr>
                <w:color w:val="333333"/>
                <w:sz w:val="20"/>
                <w:szCs w:val="20"/>
              </w:rPr>
            </w:pPr>
            <w:r w:rsidRPr="0022223D">
              <w:rPr>
                <w:color w:val="333333"/>
                <w:sz w:val="20"/>
                <w:szCs w:val="20"/>
              </w:rPr>
              <w:t>[-0.175, -0.136]</w:t>
            </w:r>
          </w:p>
        </w:tc>
        <w:tc>
          <w:tcPr>
            <w:tcW w:w="2840" w:type="dxa"/>
            <w:tcBorders>
              <w:top w:val="nil"/>
              <w:left w:val="nil"/>
              <w:bottom w:val="single" w:sz="4" w:space="0" w:color="auto"/>
              <w:right w:val="nil"/>
            </w:tcBorders>
            <w:noWrap/>
            <w:hideMark/>
          </w:tcPr>
          <w:p w14:paraId="07A450FD" w14:textId="77777777" w:rsidR="006576DB" w:rsidRPr="0022223D" w:rsidRDefault="006576DB" w:rsidP="006576DB">
            <w:pPr>
              <w:jc w:val="center"/>
              <w:rPr>
                <w:color w:val="333333"/>
                <w:sz w:val="20"/>
                <w:szCs w:val="20"/>
              </w:rPr>
            </w:pPr>
            <w:r w:rsidRPr="0022223D">
              <w:rPr>
                <w:color w:val="333333"/>
                <w:sz w:val="20"/>
                <w:szCs w:val="20"/>
              </w:rPr>
              <w:t>[-0.176, -0.136]</w:t>
            </w:r>
          </w:p>
        </w:tc>
      </w:tr>
      <w:tr w:rsidR="006576DB" w:rsidRPr="0022223D" w14:paraId="1B6CB9C0" w14:textId="77777777" w:rsidTr="00417031">
        <w:trPr>
          <w:trHeight w:val="340"/>
          <w:jc w:val="center"/>
        </w:trPr>
        <w:tc>
          <w:tcPr>
            <w:tcW w:w="2560" w:type="dxa"/>
            <w:tcBorders>
              <w:top w:val="nil"/>
              <w:left w:val="nil"/>
              <w:bottom w:val="nil"/>
              <w:right w:val="nil"/>
            </w:tcBorders>
            <w:noWrap/>
            <w:hideMark/>
          </w:tcPr>
          <w:p w14:paraId="7F275D66" w14:textId="77777777" w:rsidR="006576DB" w:rsidRPr="0022223D" w:rsidRDefault="006576DB" w:rsidP="006576DB">
            <w:pPr>
              <w:rPr>
                <w:b/>
                <w:bCs/>
                <w:i/>
                <w:iCs/>
                <w:color w:val="000000"/>
                <w:sz w:val="20"/>
                <w:szCs w:val="20"/>
              </w:rPr>
            </w:pPr>
            <w:r w:rsidRPr="0022223D">
              <w:rPr>
                <w:b/>
                <w:bCs/>
                <w:i/>
                <w:iCs/>
                <w:color w:val="000000"/>
                <w:sz w:val="20"/>
                <w:szCs w:val="20"/>
              </w:rPr>
              <w:t>Proportion Mediated</w:t>
            </w:r>
          </w:p>
        </w:tc>
        <w:tc>
          <w:tcPr>
            <w:tcW w:w="2340" w:type="dxa"/>
            <w:tcBorders>
              <w:top w:val="nil"/>
              <w:left w:val="nil"/>
              <w:bottom w:val="nil"/>
              <w:right w:val="nil"/>
            </w:tcBorders>
            <w:noWrap/>
            <w:hideMark/>
          </w:tcPr>
          <w:p w14:paraId="24371DDF" w14:textId="77777777" w:rsidR="006576DB" w:rsidRPr="0022223D" w:rsidRDefault="006576DB" w:rsidP="006576DB">
            <w:pPr>
              <w:rPr>
                <w:b/>
                <w:bCs/>
                <w:i/>
                <w:iCs/>
                <w:color w:val="000000"/>
                <w:sz w:val="20"/>
                <w:szCs w:val="20"/>
              </w:rPr>
            </w:pPr>
          </w:p>
        </w:tc>
        <w:tc>
          <w:tcPr>
            <w:tcW w:w="2840" w:type="dxa"/>
            <w:tcBorders>
              <w:top w:val="nil"/>
              <w:left w:val="nil"/>
              <w:bottom w:val="nil"/>
              <w:right w:val="nil"/>
            </w:tcBorders>
            <w:noWrap/>
            <w:hideMark/>
          </w:tcPr>
          <w:p w14:paraId="7181CB9A" w14:textId="77777777" w:rsidR="006576DB" w:rsidRPr="0022223D" w:rsidRDefault="006576DB" w:rsidP="006576DB">
            <w:pPr>
              <w:jc w:val="center"/>
              <w:rPr>
                <w:sz w:val="20"/>
                <w:szCs w:val="20"/>
              </w:rPr>
            </w:pPr>
          </w:p>
        </w:tc>
      </w:tr>
      <w:tr w:rsidR="006576DB" w:rsidRPr="0022223D" w14:paraId="0DE3C8B6" w14:textId="77777777" w:rsidTr="00417031">
        <w:trPr>
          <w:trHeight w:val="320"/>
          <w:jc w:val="center"/>
        </w:trPr>
        <w:tc>
          <w:tcPr>
            <w:tcW w:w="2560" w:type="dxa"/>
            <w:vMerge w:val="restart"/>
            <w:tcBorders>
              <w:top w:val="nil"/>
              <w:left w:val="nil"/>
              <w:bottom w:val="single" w:sz="4" w:space="0" w:color="000000"/>
              <w:right w:val="nil"/>
            </w:tcBorders>
            <w:noWrap/>
            <w:hideMark/>
          </w:tcPr>
          <w:p w14:paraId="351EB652" w14:textId="77777777" w:rsidR="006576DB" w:rsidRPr="0022223D" w:rsidRDefault="006576DB" w:rsidP="006576DB">
            <w:pPr>
              <w:rPr>
                <w:b/>
                <w:bCs/>
                <w:color w:val="000000"/>
                <w:sz w:val="20"/>
                <w:szCs w:val="20"/>
              </w:rPr>
            </w:pPr>
            <w:r w:rsidRPr="0022223D">
              <w:rPr>
                <w:b/>
                <w:bCs/>
                <w:color w:val="000000"/>
                <w:sz w:val="20"/>
                <w:szCs w:val="20"/>
              </w:rPr>
              <w:t>% of Total Effect Mediated</w:t>
            </w:r>
          </w:p>
        </w:tc>
        <w:tc>
          <w:tcPr>
            <w:tcW w:w="2340" w:type="dxa"/>
            <w:tcBorders>
              <w:top w:val="nil"/>
              <w:left w:val="nil"/>
              <w:bottom w:val="nil"/>
              <w:right w:val="nil"/>
            </w:tcBorders>
            <w:noWrap/>
            <w:hideMark/>
          </w:tcPr>
          <w:p w14:paraId="76452AC6" w14:textId="77777777" w:rsidR="006576DB" w:rsidRPr="0022223D" w:rsidRDefault="006576DB" w:rsidP="006576DB">
            <w:pPr>
              <w:jc w:val="center"/>
              <w:rPr>
                <w:b/>
                <w:bCs/>
                <w:color w:val="000000"/>
                <w:sz w:val="20"/>
                <w:szCs w:val="20"/>
              </w:rPr>
            </w:pPr>
            <w:r w:rsidRPr="0022223D">
              <w:rPr>
                <w:b/>
                <w:bCs/>
                <w:color w:val="000000"/>
                <w:sz w:val="20"/>
                <w:szCs w:val="20"/>
              </w:rPr>
              <w:t>26.50%</w:t>
            </w:r>
          </w:p>
        </w:tc>
        <w:tc>
          <w:tcPr>
            <w:tcW w:w="2840" w:type="dxa"/>
            <w:tcBorders>
              <w:top w:val="nil"/>
              <w:left w:val="nil"/>
              <w:bottom w:val="nil"/>
              <w:right w:val="nil"/>
            </w:tcBorders>
            <w:noWrap/>
            <w:hideMark/>
          </w:tcPr>
          <w:p w14:paraId="5686D69A" w14:textId="77777777" w:rsidR="006576DB" w:rsidRPr="0022223D" w:rsidRDefault="006576DB" w:rsidP="006576DB">
            <w:pPr>
              <w:jc w:val="center"/>
              <w:rPr>
                <w:b/>
                <w:bCs/>
                <w:color w:val="000000"/>
                <w:sz w:val="20"/>
                <w:szCs w:val="20"/>
              </w:rPr>
            </w:pPr>
            <w:r w:rsidRPr="0022223D">
              <w:rPr>
                <w:b/>
                <w:bCs/>
                <w:color w:val="000000"/>
                <w:sz w:val="20"/>
                <w:szCs w:val="20"/>
              </w:rPr>
              <w:t>19.70%</w:t>
            </w:r>
          </w:p>
        </w:tc>
      </w:tr>
      <w:tr w:rsidR="006576DB" w:rsidRPr="0022223D" w14:paraId="45790919" w14:textId="77777777" w:rsidTr="00417031">
        <w:trPr>
          <w:trHeight w:val="320"/>
          <w:jc w:val="center"/>
        </w:trPr>
        <w:tc>
          <w:tcPr>
            <w:tcW w:w="2560" w:type="dxa"/>
            <w:vMerge/>
            <w:tcBorders>
              <w:top w:val="nil"/>
              <w:left w:val="nil"/>
              <w:bottom w:val="single" w:sz="4" w:space="0" w:color="000000"/>
              <w:right w:val="nil"/>
            </w:tcBorders>
            <w:hideMark/>
          </w:tcPr>
          <w:p w14:paraId="76979DC5" w14:textId="77777777" w:rsidR="006576DB" w:rsidRPr="0022223D" w:rsidRDefault="006576DB" w:rsidP="006576DB">
            <w:pPr>
              <w:rPr>
                <w:b/>
                <w:bCs/>
                <w:color w:val="000000"/>
                <w:sz w:val="20"/>
                <w:szCs w:val="20"/>
              </w:rPr>
            </w:pPr>
          </w:p>
        </w:tc>
        <w:tc>
          <w:tcPr>
            <w:tcW w:w="2340" w:type="dxa"/>
            <w:tcBorders>
              <w:top w:val="nil"/>
              <w:left w:val="nil"/>
              <w:bottom w:val="single" w:sz="4" w:space="0" w:color="auto"/>
              <w:right w:val="nil"/>
            </w:tcBorders>
            <w:noWrap/>
            <w:hideMark/>
          </w:tcPr>
          <w:p w14:paraId="318C7C7D" w14:textId="77777777" w:rsidR="006576DB" w:rsidRPr="0022223D" w:rsidRDefault="006576DB" w:rsidP="006576DB">
            <w:pPr>
              <w:jc w:val="center"/>
              <w:rPr>
                <w:b/>
                <w:bCs/>
                <w:color w:val="333333"/>
                <w:sz w:val="20"/>
                <w:szCs w:val="20"/>
              </w:rPr>
            </w:pPr>
            <w:r w:rsidRPr="0022223D">
              <w:rPr>
                <w:b/>
                <w:bCs/>
                <w:color w:val="333333"/>
                <w:sz w:val="20"/>
                <w:szCs w:val="20"/>
              </w:rPr>
              <w:t>[23.6%, 30.4%]</w:t>
            </w:r>
          </w:p>
        </w:tc>
        <w:tc>
          <w:tcPr>
            <w:tcW w:w="2840" w:type="dxa"/>
            <w:tcBorders>
              <w:top w:val="nil"/>
              <w:left w:val="nil"/>
              <w:bottom w:val="single" w:sz="4" w:space="0" w:color="auto"/>
              <w:right w:val="nil"/>
            </w:tcBorders>
            <w:noWrap/>
            <w:hideMark/>
          </w:tcPr>
          <w:p w14:paraId="75908CDE" w14:textId="77777777" w:rsidR="006576DB" w:rsidRPr="0022223D" w:rsidRDefault="006576DB" w:rsidP="006576DB">
            <w:pPr>
              <w:jc w:val="center"/>
              <w:rPr>
                <w:b/>
                <w:bCs/>
                <w:color w:val="333333"/>
                <w:sz w:val="20"/>
                <w:szCs w:val="20"/>
              </w:rPr>
            </w:pPr>
            <w:r w:rsidRPr="0022223D">
              <w:rPr>
                <w:b/>
                <w:bCs/>
                <w:color w:val="333333"/>
                <w:sz w:val="20"/>
                <w:szCs w:val="20"/>
              </w:rPr>
              <w:t>[17.5%, 22.6%]</w:t>
            </w:r>
          </w:p>
        </w:tc>
      </w:tr>
    </w:tbl>
    <w:p w14:paraId="4F5EE5DD" w14:textId="77777777" w:rsidR="006576DB" w:rsidRPr="0022223D" w:rsidDel="006576DB" w:rsidRDefault="006576DB" w:rsidP="006576DB">
      <w:pPr>
        <w:spacing w:before="120" w:after="120"/>
        <w:rPr>
          <w:del w:id="1121" w:author="Dylan CHEN" w:date="2026-03-20T16:21:00Z" w16du:dateUtc="2026-03-20T08:21:00Z"/>
        </w:rPr>
      </w:pPr>
    </w:p>
    <w:p w14:paraId="734CF83A" w14:textId="77777777" w:rsidR="003E49EA" w:rsidRPr="0022223D" w:rsidRDefault="003E49EA">
      <w:pPr>
        <w:pStyle w:val="Paragraph0"/>
        <w:ind w:firstLine="0"/>
        <w:pPrChange w:id="1122" w:author="Dylan CHEN" w:date="2026-03-18T01:39:00Z" w16du:dateUtc="2026-03-17T17:39:00Z">
          <w:pPr>
            <w:pStyle w:val="Paragraph0"/>
          </w:pPr>
        </w:pPrChange>
      </w:pPr>
    </w:p>
    <w:p w14:paraId="75BCADE5" w14:textId="3A43C9CA" w:rsidR="0003641C" w:rsidRPr="0022223D" w:rsidRDefault="0003641C" w:rsidP="00A86F82">
      <w:pPr>
        <w:pStyle w:val="Paragraph0"/>
      </w:pPr>
      <w:r w:rsidRPr="0022223D">
        <w:t>For content effects, using first answer length as the mediator (Table 9</w:t>
      </w:r>
      <w:r w:rsidR="00184CF0" w:rsidRPr="0022223D">
        <w:t>,</w:t>
      </w:r>
      <w:r w:rsidRPr="0022223D">
        <w:t xml:space="preserve"> Columns 2-3), the ACME is -0.041, indicating content characteristics account for approximately 26.3% of total deterrence (95% CI: [23.5%, 30.1%]). This closely matches our regression analysis, where controlling for length reduced the coefficient from -0.153 to -0.113, a 26% reduction.</w:t>
      </w:r>
    </w:p>
    <w:p w14:paraId="62681F87" w14:textId="611C1372" w:rsidR="0003641C" w:rsidRPr="0022223D" w:rsidRDefault="0003641C" w:rsidP="00A86F82">
      <w:pPr>
        <w:pStyle w:val="Paragraph0"/>
      </w:pPr>
      <w:r w:rsidRPr="0022223D">
        <w:t>For position effects, using first position seeker presence as the mediator (Table 10</w:t>
      </w:r>
      <w:r w:rsidR="00D1059C" w:rsidRPr="0022223D">
        <w:t>,</w:t>
      </w:r>
      <w:r w:rsidRPr="0022223D">
        <w:t xml:space="preserve"> Columns 2-3), the ACME is -0.031, representing approximately 19.8% of </w:t>
      </w:r>
      <w:r w:rsidR="00D1059C" w:rsidRPr="0022223D">
        <w:t xml:space="preserve">the </w:t>
      </w:r>
      <w:r w:rsidRPr="0022223D">
        <w:t>total effect (95% CI: [17.7%, 22.7%]). This aligns with our regression findings</w:t>
      </w:r>
      <w:r w:rsidR="00D1059C" w:rsidRPr="0022223D">
        <w:t>,</w:t>
      </w:r>
      <w:r w:rsidRPr="0022223D">
        <w:t xml:space="preserve"> where controlling for first position seekers reduced the coefficient from -0.153 to -0.123, a 20% reduction.</w:t>
      </w:r>
    </w:p>
    <w:p w14:paraId="2FE46A8E" w14:textId="4EB86C0F" w:rsidR="003E49EA" w:rsidRPr="0022223D" w:rsidRDefault="0003641C" w:rsidP="003E49EA">
      <w:pPr>
        <w:pStyle w:val="Paragraph0"/>
      </w:pPr>
      <w:r w:rsidRPr="0022223D">
        <w:t xml:space="preserve">Together, content and position mechanisms account for approximately 46% of AI’s total deterrence effect. The remaining 54%—the combined ADE after accounting for both mediators—corresponds to the source effect documented in Table 11, reinforcing </w:t>
      </w:r>
      <w:r w:rsidR="00184CF0" w:rsidRPr="0022223D">
        <w:t xml:space="preserve">our finding </w:t>
      </w:r>
      <w:r w:rsidRPr="0022223D">
        <w:t>that users react negatively to AI-generated content not only because of what it says or when/where it appears, but fundamentally because it comes from AI.</w:t>
      </w:r>
    </w:p>
    <w:p w14:paraId="08E23E91" w14:textId="438C87FD" w:rsidR="00EE0CF5" w:rsidRDefault="00525B21" w:rsidP="00417BAA">
      <w:pPr>
        <w:pStyle w:val="Heading3"/>
        <w:rPr>
          <w:ins w:id="1123" w:author="Xin Li" w:date="2026-05-11T13:43:00Z" w16du:dateUtc="2026-05-11T05:43:00Z"/>
        </w:rPr>
      </w:pPr>
      <w:ins w:id="1124" w:author="Xin Li" w:date="2026-05-11T13:43:00Z" w16du:dateUtc="2026-05-11T05:43:00Z">
        <w:r w:rsidRPr="0022223D">
          <w:t xml:space="preserve">Mechanisms Driving </w:t>
        </w:r>
        <w:r>
          <w:t>Innovations</w:t>
        </w:r>
        <w:r w:rsidRPr="0022223D">
          <w:t xml:space="preserve"> in Human Answers</w:t>
        </w:r>
      </w:ins>
    </w:p>
    <w:p w14:paraId="0FA44893" w14:textId="77777777" w:rsidR="00525B21" w:rsidRDefault="00525B21" w:rsidP="00525B21">
      <w:pPr>
        <w:rPr>
          <w:ins w:id="1125" w:author="Xin Li" w:date="2026-05-11T13:43:00Z" w16du:dateUtc="2026-05-11T05:43:00Z"/>
          <w:lang w:eastAsia="en-US"/>
        </w:rPr>
      </w:pPr>
    </w:p>
    <w:p w14:paraId="70902023" w14:textId="77777777" w:rsidR="00525B21" w:rsidRDefault="00525B21" w:rsidP="00525B21">
      <w:pPr>
        <w:rPr>
          <w:ins w:id="1126" w:author="Xin Li" w:date="2026-05-11T13:43:00Z" w16du:dateUtc="2026-05-11T05:43:00Z"/>
          <w:lang w:eastAsia="en-US"/>
        </w:rPr>
      </w:pPr>
    </w:p>
    <w:p w14:paraId="018C74F6" w14:textId="77777777" w:rsidR="00525B21" w:rsidRDefault="00525B21" w:rsidP="00525B21">
      <w:pPr>
        <w:rPr>
          <w:ins w:id="1127" w:author="Xin Li" w:date="2026-05-11T13:43:00Z" w16du:dateUtc="2026-05-11T05:43:00Z"/>
          <w:lang w:eastAsia="en-US"/>
        </w:rPr>
      </w:pPr>
    </w:p>
    <w:p w14:paraId="6F3F8252" w14:textId="77777777" w:rsidR="00525B21" w:rsidRDefault="00525B21" w:rsidP="00525B21">
      <w:pPr>
        <w:rPr>
          <w:ins w:id="1128" w:author="Xin Li" w:date="2026-05-11T13:43:00Z" w16du:dateUtc="2026-05-11T05:43:00Z"/>
          <w:lang w:eastAsia="en-US"/>
        </w:rPr>
      </w:pPr>
    </w:p>
    <w:p w14:paraId="41C8F3D5" w14:textId="77777777" w:rsidR="00525B21" w:rsidRDefault="00525B21" w:rsidP="00525B21">
      <w:pPr>
        <w:rPr>
          <w:ins w:id="1129" w:author="Xin Li" w:date="2026-05-11T13:43:00Z" w16du:dateUtc="2026-05-11T05:43:00Z"/>
          <w:lang w:eastAsia="en-US"/>
        </w:rPr>
      </w:pPr>
    </w:p>
    <w:p w14:paraId="30E6DD2E" w14:textId="77777777" w:rsidR="00525B21" w:rsidRPr="00525B21" w:rsidRDefault="00525B21" w:rsidP="00525B21">
      <w:pPr>
        <w:rPr>
          <w:ins w:id="1130" w:author="Xin Li" w:date="2026-03-28T08:34:00Z" w16du:dateUtc="2026-03-28T00:34:00Z"/>
          <w:lang w:eastAsia="en-US"/>
          <w:rPrChange w:id="1131" w:author="Xin Li" w:date="2026-05-11T13:43:00Z" w16du:dateUtc="2026-05-11T05:43:00Z">
            <w:rPr>
              <w:ins w:id="1132" w:author="Xin Li" w:date="2026-03-28T08:34:00Z" w16du:dateUtc="2026-03-28T00:34:00Z"/>
            </w:rPr>
          </w:rPrChange>
        </w:rPr>
        <w:pPrChange w:id="1133" w:author="Xin Li" w:date="2026-05-11T13:43:00Z" w16du:dateUtc="2026-05-11T05:43:00Z">
          <w:pPr>
            <w:pStyle w:val="Heading1"/>
          </w:pPr>
        </w:pPrChange>
      </w:pPr>
    </w:p>
    <w:p w14:paraId="22962411" w14:textId="1E74FB87" w:rsidR="007C0428" w:rsidRDefault="007C0428" w:rsidP="00A86F82">
      <w:pPr>
        <w:pStyle w:val="Heading1"/>
      </w:pPr>
      <w:r w:rsidRPr="0022223D">
        <w:t>Discussion</w:t>
      </w:r>
    </w:p>
    <w:p w14:paraId="5D68D7BE" w14:textId="1D6BC228" w:rsidR="00FE702D" w:rsidRPr="0022223D" w:rsidRDefault="00EE0CF5" w:rsidP="00E93697">
      <w:pPr>
        <w:pStyle w:val="Heading2"/>
      </w:pPr>
      <w:ins w:id="1134" w:author="Xin Li" w:date="2026-03-28T08:36:00Z" w16du:dateUtc="2026-03-28T00:36:00Z">
        <w:r w:rsidRPr="0022223D">
          <w:t xml:space="preserve">AI Label vs. </w:t>
        </w:r>
      </w:ins>
      <w:del w:id="1135" w:author="Xin Li" w:date="2026-03-28T08:36:00Z" w16du:dateUtc="2026-03-28T00:36:00Z">
        <w:r w:rsidR="00FE702D" w:rsidRPr="0022223D" w:rsidDel="00EE0CF5">
          <w:delText>Is There a</w:delText>
        </w:r>
        <w:r w:rsidR="007F6281" w:rsidRPr="0022223D" w:rsidDel="00EE0CF5">
          <w:delText xml:space="preserve">n Illusion of </w:delText>
        </w:r>
      </w:del>
      <w:ins w:id="1136" w:author="Xin Li" w:date="2026-03-28T08:36:00Z" w16du:dateUtc="2026-03-28T00:36:00Z">
        <w:r w:rsidRPr="0022223D">
          <w:t>Reputation</w:t>
        </w:r>
      </w:ins>
      <w:del w:id="1137" w:author="Xin Li" w:date="2026-03-28T08:36:00Z" w16du:dateUtc="2026-03-28T00:36:00Z">
        <w:r w:rsidR="007F6281" w:rsidRPr="0022223D" w:rsidDel="00EE0CF5">
          <w:delText>Authority for AI-</w:delText>
        </w:r>
        <w:r w:rsidR="00473F8E" w:rsidRPr="0022223D" w:rsidDel="00EE0CF5">
          <w:delText>G</w:delText>
        </w:r>
        <w:r w:rsidR="007F6281" w:rsidRPr="0022223D" w:rsidDel="00EE0CF5">
          <w:delText>enerated Answers</w:delText>
        </w:r>
        <w:r w:rsidR="00FE702D" w:rsidRPr="0022223D" w:rsidDel="00EE0CF5">
          <w:delText>?</w:delText>
        </w:r>
      </w:del>
    </w:p>
    <w:p w14:paraId="78AF4918" w14:textId="2E3E6944" w:rsidR="00994819" w:rsidRPr="0022223D" w:rsidRDefault="00994819" w:rsidP="00A86F82">
      <w:pPr>
        <w:pStyle w:val="Paragraph0"/>
      </w:pPr>
      <w:r w:rsidRPr="0022223D">
        <w:lastRenderedPageBreak/>
        <w:t>Having established that AI-generated answers deter human participation partly through a source effect</w:t>
      </w:r>
      <w:r w:rsidR="002B7DE4" w:rsidRPr="0022223D">
        <w:t xml:space="preserve"> (i.e., </w:t>
      </w:r>
      <w:r w:rsidRPr="0022223D">
        <w:t>users responding negatively simply because content comes from AI</w:t>
      </w:r>
      <w:r w:rsidR="002B7DE4" w:rsidRPr="0022223D">
        <w:t xml:space="preserve">), </w:t>
      </w:r>
      <w:r w:rsidRPr="0022223D">
        <w:t>we now investigate whether this represents a phenomenon unique to AI or reflects a more general response to perceived authority. Specifically, we test whether answers from high-reputation community members produce similar deterrent effects on subsequent participation.</w:t>
      </w:r>
    </w:p>
    <w:p w14:paraId="7794202A" w14:textId="70B30AE9" w:rsidR="00994819" w:rsidRPr="0022223D" w:rsidRDefault="00994819" w:rsidP="00A86F82">
      <w:pPr>
        <w:pStyle w:val="Paragraph0"/>
      </w:pPr>
      <w:r w:rsidRPr="0022223D">
        <w:t>This comparison serves two</w:t>
      </w:r>
      <w:r w:rsidR="00FE04EF" w:rsidRPr="0022223D">
        <w:t xml:space="preserve"> </w:t>
      </w:r>
      <w:r w:rsidRPr="0022223D">
        <w:t xml:space="preserve">purposes. First, it helps us understand the nature of the source effect. If high-reputation humans also deter participation through their mere presence (controlling for content quality), this would suggest </w:t>
      </w:r>
      <w:r w:rsidR="00473F8E" w:rsidRPr="0022223D">
        <w:t xml:space="preserve">that </w:t>
      </w:r>
      <w:r w:rsidRPr="0022223D">
        <w:t>users defer to any perceived authority figure. However, if only AI produces this effect, it indicates something psychologically distinct about AI as a source. Second, this analysis tests for an “illusion of authority” specifically around AI</w:t>
      </w:r>
      <w:r w:rsidR="005774E5" w:rsidRPr="0022223D">
        <w:t xml:space="preserve">, </w:t>
      </w:r>
      <w:r w:rsidRPr="0022223D">
        <w:t>a phenomenon where users attribute excessive credibility or finality to AI-generated content</w:t>
      </w:r>
      <w:r w:rsidR="00D1059C" w:rsidRPr="0022223D">
        <w:t>,</w:t>
      </w:r>
      <w:r w:rsidRPr="0022223D">
        <w:t xml:space="preserve"> regardless of its actual quality, treating AI answers as more authoritative than equally high-quality human contributions.</w:t>
      </w:r>
    </w:p>
    <w:p w14:paraId="72855B7A" w14:textId="77777777" w:rsidR="00994819" w:rsidRPr="0022223D" w:rsidRDefault="00994819" w:rsidP="00994819">
      <w:pPr>
        <w:pStyle w:val="Paragraph0"/>
      </w:pPr>
      <w:r w:rsidRPr="0022223D">
        <w:t>SegmentFault provides an ideal setting for this test because the platform assigns reputation scores to users based on their contribution history. These scores appear prominently beneath usernames, serving as visible signals of credibility and expertise. If users defer to perceived authority generally, high-reputation scores should produce deterrent effects similar to AI’s source effect.</w:t>
      </w:r>
    </w:p>
    <w:p w14:paraId="55097742" w14:textId="3DBC0E82" w:rsidR="00994819" w:rsidRPr="0022223D" w:rsidRDefault="00994819" w:rsidP="00A86F82">
      <w:pPr>
        <w:pStyle w:val="Paragraph0"/>
      </w:pPr>
      <w:r w:rsidRPr="0022223D">
        <w:t>We implement our test using the following specification:</w:t>
      </w:r>
    </w:p>
    <w:p w14:paraId="43937B82" w14:textId="391D19AB" w:rsidR="00FE702D" w:rsidRPr="0022223D" w:rsidRDefault="00FE702D" w:rsidP="00FE702D">
      <w:pPr>
        <w:pStyle w:val="Equation"/>
        <w:spacing w:before="120" w:after="120"/>
      </w:pPr>
      <w:r w:rsidRPr="0022223D">
        <w:rPr>
          <w:rFonts w:eastAsiaTheme="minorEastAsia"/>
          <w:i/>
          <w:iCs/>
        </w:rPr>
        <w:t>answerNum</w:t>
      </w:r>
      <w:r w:rsidRPr="0022223D">
        <w:rPr>
          <w:rFonts w:eastAsiaTheme="minorEastAsia"/>
          <w:i/>
          <w:iCs/>
          <w:vertAlign w:val="subscript"/>
        </w:rPr>
        <w:t>i</w:t>
      </w:r>
      <w:r w:rsidRPr="0022223D">
        <w:rPr>
          <w:i/>
          <w:iCs/>
        </w:rPr>
        <w:t xml:space="preserve"> = </w:t>
      </w:r>
      <w:r w:rsidRPr="0022223D">
        <w:rPr>
          <w:rFonts w:ascii="Symbol" w:eastAsia="Symbol" w:hAnsi="Symbol" w:cs="Symbol"/>
          <w:i/>
          <w:iCs/>
        </w:rPr>
        <w:t></w:t>
      </w:r>
      <w:r w:rsidRPr="0022223D">
        <w:rPr>
          <w:i/>
          <w:iCs/>
          <w:vertAlign w:val="subscript"/>
        </w:rPr>
        <w:t>0</w:t>
      </w:r>
      <w:r w:rsidRPr="0022223D">
        <w:rPr>
          <w:i/>
          <w:iCs/>
        </w:rPr>
        <w:t xml:space="preserve"> + </w:t>
      </w:r>
      <w:r w:rsidRPr="0022223D">
        <w:rPr>
          <w:rFonts w:ascii="Symbol" w:eastAsia="Symbol" w:hAnsi="Symbol" w:cs="Symbol"/>
          <w:i/>
          <w:iCs/>
        </w:rPr>
        <w:t></w:t>
      </w:r>
      <w:r w:rsidRPr="0022223D">
        <w:rPr>
          <w:i/>
          <w:iCs/>
          <w:vertAlign w:val="subscript"/>
        </w:rPr>
        <w:t xml:space="preserve">1 </w:t>
      </w:r>
      <w:r w:rsidRPr="0022223D">
        <w:rPr>
          <w:i/>
          <w:iCs/>
        </w:rPr>
        <w:t>AI</w:t>
      </w:r>
      <w:r w:rsidRPr="0022223D">
        <w:rPr>
          <w:i/>
          <w:iCs/>
          <w:vertAlign w:val="subscript"/>
        </w:rPr>
        <w:t>i</w:t>
      </w:r>
      <w:r w:rsidRPr="0022223D">
        <w:rPr>
          <w:i/>
          <w:iCs/>
        </w:rPr>
        <w:t xml:space="preserve"> +</w:t>
      </w:r>
      <w:r w:rsidRPr="0022223D">
        <w:rPr>
          <w:rFonts w:ascii="Symbol" w:eastAsia="Symbol" w:hAnsi="Symbol" w:cs="Symbol"/>
          <w:i/>
          <w:iCs/>
        </w:rPr>
        <w:t></w:t>
      </w:r>
      <w:r w:rsidRPr="0022223D">
        <w:rPr>
          <w:rFonts w:ascii="Symbol" w:eastAsia="Symbol" w:hAnsi="Symbol" w:cs="Symbol"/>
          <w:i/>
          <w:iCs/>
        </w:rPr>
        <w:t></w:t>
      </w:r>
      <w:r w:rsidRPr="0022223D">
        <w:rPr>
          <w:rFonts w:eastAsiaTheme="minorEastAsia"/>
          <w:i/>
          <w:iCs/>
          <w:vertAlign w:val="subscript"/>
        </w:rPr>
        <w:t>2</w:t>
      </w:r>
      <w:r w:rsidRPr="0022223D">
        <w:rPr>
          <w:rFonts w:eastAsiaTheme="minorEastAsia"/>
          <w:i/>
          <w:iCs/>
        </w:rPr>
        <w:t xml:space="preserve"> reputation</w:t>
      </w:r>
      <w:r w:rsidRPr="0022223D">
        <w:rPr>
          <w:rFonts w:eastAsiaTheme="minorEastAsia"/>
          <w:i/>
          <w:iCs/>
          <w:vertAlign w:val="subscript"/>
        </w:rPr>
        <w:t>i</w:t>
      </w:r>
      <w:r w:rsidRPr="0022223D">
        <w:rPr>
          <w:rFonts w:eastAsiaTheme="minorEastAsia"/>
          <w:i/>
          <w:iCs/>
        </w:rPr>
        <w:t xml:space="preserve"> </w:t>
      </w:r>
      <w:r w:rsidRPr="0022223D">
        <w:rPr>
          <w:i/>
          <w:iCs/>
        </w:rPr>
        <w:t xml:space="preserve">+ </w:t>
      </w:r>
      <w:r w:rsidRPr="0022223D">
        <w:rPr>
          <w:rFonts w:ascii="Symbol" w:eastAsia="Symbol" w:hAnsi="Symbol" w:cs="Symbol"/>
          <w:i/>
          <w:iCs/>
        </w:rPr>
        <w:t></w:t>
      </w:r>
      <w:r w:rsidRPr="0022223D">
        <w:rPr>
          <w:i/>
          <w:iCs/>
          <w:vertAlign w:val="subscript"/>
        </w:rPr>
        <w:t xml:space="preserve">3 </w:t>
      </w:r>
      <w:r w:rsidR="00BE3074" w:rsidRPr="0022223D">
        <w:rPr>
          <w:i/>
          <w:iCs/>
        </w:rPr>
        <w:t>q</w:t>
      </w:r>
      <w:r w:rsidRPr="0022223D">
        <w:rPr>
          <w:i/>
          <w:iCs/>
        </w:rPr>
        <w:t>uality</w:t>
      </w:r>
      <w:r w:rsidR="00437599" w:rsidRPr="0022223D">
        <w:rPr>
          <w:i/>
          <w:iCs/>
        </w:rPr>
        <w:t>1Ans</w:t>
      </w:r>
      <w:r w:rsidRPr="0022223D">
        <w:rPr>
          <w:i/>
          <w:iCs/>
          <w:vertAlign w:val="subscript"/>
        </w:rPr>
        <w:t>i</w:t>
      </w:r>
      <w:r w:rsidRPr="0022223D">
        <w:rPr>
          <w:i/>
          <w:iCs/>
        </w:rPr>
        <w:t xml:space="preserve"> + </w:t>
      </w:r>
      <w:r w:rsidRPr="0022223D">
        <w:rPr>
          <w:rFonts w:ascii="Symbol" w:eastAsia="Symbol" w:hAnsi="Symbol" w:cs="Symbol"/>
          <w:i/>
          <w:iCs/>
        </w:rPr>
        <w:t></w:t>
      </w:r>
      <w:r w:rsidRPr="0022223D">
        <w:rPr>
          <w:i/>
          <w:iCs/>
        </w:rPr>
        <w:t>X</w:t>
      </w:r>
      <w:r w:rsidRPr="0022223D">
        <w:rPr>
          <w:i/>
          <w:iCs/>
          <w:vertAlign w:val="subscript"/>
        </w:rPr>
        <w:t>i</w:t>
      </w:r>
      <w:r w:rsidRPr="0022223D">
        <w:rPr>
          <w:i/>
          <w:iCs/>
        </w:rPr>
        <w:t xml:space="preserve"> + questionTiming</w:t>
      </w:r>
      <w:r w:rsidRPr="0022223D">
        <w:rPr>
          <w:i/>
          <w:iCs/>
          <w:vertAlign w:val="subscript"/>
        </w:rPr>
        <w:t>i</w:t>
      </w:r>
      <w:r w:rsidRPr="0022223D">
        <w:rPr>
          <w:i/>
          <w:iCs/>
        </w:rPr>
        <w:t xml:space="preserve"> + </w:t>
      </w:r>
      <w:r w:rsidRPr="0022223D">
        <w:rPr>
          <w:rFonts w:ascii="Symbol" w:eastAsia="Symbol" w:hAnsi="Symbol" w:cs="Symbol"/>
          <w:i/>
          <w:iCs/>
        </w:rPr>
        <w:t></w:t>
      </w:r>
      <w:r w:rsidRPr="0022223D">
        <w:rPr>
          <w:rFonts w:eastAsia="Symbol"/>
          <w:i/>
          <w:iCs/>
          <w:vertAlign w:val="subscript"/>
        </w:rPr>
        <w:t>i</w:t>
      </w:r>
      <w:r w:rsidRPr="0022223D">
        <w:rPr>
          <w:rFonts w:eastAsiaTheme="minorEastAsia"/>
        </w:rPr>
        <w:tab/>
        <w:t>(4</w:t>
      </w:r>
      <w:r w:rsidRPr="0022223D">
        <w:t>)</w:t>
      </w:r>
    </w:p>
    <w:p w14:paraId="1D97370C" w14:textId="38F50FDC" w:rsidR="002555BF" w:rsidRPr="0022223D" w:rsidRDefault="002555BF" w:rsidP="00EB4B15">
      <w:pPr>
        <w:pStyle w:val="Paragraph0"/>
        <w:ind w:firstLine="0"/>
      </w:pPr>
      <w:r w:rsidRPr="0022223D">
        <w:t xml:space="preserve">where </w:t>
      </w:r>
      <w:r w:rsidRPr="0022223D">
        <w:rPr>
          <w:i/>
          <w:iCs/>
        </w:rPr>
        <w:t>i</w:t>
      </w:r>
      <w:r w:rsidRPr="0022223D">
        <w:t xml:space="preserve"> indexes individual questions, and </w:t>
      </w:r>
      <w:r w:rsidRPr="0022223D">
        <w:rPr>
          <w:i/>
          <w:iCs/>
        </w:rPr>
        <w:t>AI</w:t>
      </w:r>
      <w:r w:rsidRPr="0022223D">
        <w:rPr>
          <w:i/>
          <w:iCs/>
          <w:vertAlign w:val="subscript"/>
        </w:rPr>
        <w:t>i</w:t>
      </w:r>
      <w:r w:rsidRPr="0022223D">
        <w:rPr>
          <w:i/>
          <w:iCs/>
        </w:rPr>
        <w:t xml:space="preserve"> </w:t>
      </w:r>
      <w:r w:rsidRPr="0022223D">
        <w:t xml:space="preserve">indicates whether question </w:t>
      </w:r>
      <w:r w:rsidRPr="0022223D">
        <w:rPr>
          <w:i/>
          <w:iCs/>
        </w:rPr>
        <w:t>i</w:t>
      </w:r>
      <w:r w:rsidRPr="0022223D">
        <w:t xml:space="preserve"> received an AI-generated answer. </w:t>
      </w:r>
      <w:r w:rsidRPr="0022223D">
        <w:rPr>
          <w:i/>
          <w:iCs/>
        </w:rPr>
        <w:t>reputation</w:t>
      </w:r>
      <w:r w:rsidRPr="0022223D">
        <w:rPr>
          <w:i/>
          <w:iCs/>
          <w:vertAlign w:val="subscript"/>
        </w:rPr>
        <w:t>i</w:t>
      </w:r>
      <w:r w:rsidRPr="0022223D">
        <w:rPr>
          <w:i/>
          <w:iCs/>
        </w:rPr>
        <w:t xml:space="preserve"> </w:t>
      </w:r>
      <w:r w:rsidRPr="0022223D">
        <w:t>is the first answerer’s reputation score (a</w:t>
      </w:r>
      <w:r w:rsidR="007B1B0F" w:rsidRPr="0022223D">
        <w:t>n</w:t>
      </w:r>
      <w:r w:rsidRPr="0022223D">
        <w:t xml:space="preserve"> integer that varies across answerers), measured at the time when their answer was provided. If the first answer is </w:t>
      </w:r>
      <w:r w:rsidRPr="0022223D">
        <w:lastRenderedPageBreak/>
        <w:t xml:space="preserve">generated by AI, then </w:t>
      </w:r>
      <w:r w:rsidRPr="0022223D">
        <w:rPr>
          <w:i/>
          <w:iCs/>
        </w:rPr>
        <w:t>reputation</w:t>
      </w:r>
      <w:r w:rsidRPr="0022223D">
        <w:rPr>
          <w:i/>
          <w:iCs/>
          <w:vertAlign w:val="subscript"/>
        </w:rPr>
        <w:t>i</w:t>
      </w:r>
      <w:r w:rsidRPr="0022223D">
        <w:rPr>
          <w:i/>
          <w:iCs/>
        </w:rPr>
        <w:t xml:space="preserve"> </w:t>
      </w:r>
      <w:r w:rsidRPr="0022223D">
        <w:t xml:space="preserve">is set to 0. In the model, we can compare the source effect of AI-generated answers (captured by </w:t>
      </w:r>
      <w:r w:rsidRPr="0022223D">
        <w:rPr>
          <w:i/>
          <w:iCs/>
        </w:rPr>
        <w:t>β</w:t>
      </w:r>
      <w:r w:rsidRPr="0022223D">
        <w:rPr>
          <w:i/>
          <w:iCs/>
          <w:vertAlign w:val="subscript"/>
        </w:rPr>
        <w:t>1</w:t>
      </w:r>
      <w:r w:rsidRPr="0022223D">
        <w:rPr>
          <w:i/>
          <w:iCs/>
        </w:rPr>
        <w:t xml:space="preserve"> </w:t>
      </w:r>
      <w:r w:rsidRPr="0022223D">
        <w:t xml:space="preserve">when </w:t>
      </w:r>
      <w:r w:rsidR="00BE3074" w:rsidRPr="0022223D">
        <w:rPr>
          <w:i/>
          <w:iCs/>
        </w:rPr>
        <w:t>quality1Ans</w:t>
      </w:r>
      <w:r w:rsidR="00BE3074" w:rsidRPr="0022223D">
        <w:rPr>
          <w:i/>
          <w:iCs/>
          <w:vertAlign w:val="subscript"/>
        </w:rPr>
        <w:t>i</w:t>
      </w:r>
      <w:r w:rsidR="00BE3074" w:rsidRPr="0022223D">
        <w:rPr>
          <w:i/>
          <w:iCs/>
        </w:rPr>
        <w:t xml:space="preserve"> </w:t>
      </w:r>
      <w:r w:rsidRPr="0022223D">
        <w:t xml:space="preserve">is controlled for) against the reputation effect of human answerers (reflected in </w:t>
      </w:r>
      <w:r w:rsidRPr="0022223D">
        <w:rPr>
          <w:i/>
          <w:iCs/>
        </w:rPr>
        <w:t>β</w:t>
      </w:r>
      <w:r w:rsidRPr="0022223D">
        <w:rPr>
          <w:i/>
          <w:iCs/>
          <w:vertAlign w:val="subscript"/>
        </w:rPr>
        <w:t>2</w:t>
      </w:r>
      <w:r w:rsidRPr="0022223D">
        <w:t>) in a regression. Other variables are the same as specified in Equation 1.</w:t>
      </w:r>
    </w:p>
    <w:p w14:paraId="6EB11E60" w14:textId="04DAF39D" w:rsidR="002A34FD" w:rsidRPr="0022223D" w:rsidRDefault="002555BF" w:rsidP="002555BF">
      <w:pPr>
        <w:pStyle w:val="Paragraph0"/>
      </w:pPr>
      <w:r w:rsidRPr="0022223D">
        <w:t xml:space="preserve">For this analysis, we restrict our sample to questions that received at least one answer (either from an AI or a human answerer), excluding all unanswered questions from this analysis. </w:t>
      </w:r>
      <w:r w:rsidR="002A34FD" w:rsidRPr="0022223D">
        <w:t xml:space="preserve">This restriction is necessary because our analysis requires meaningful variation in both </w:t>
      </w:r>
      <w:r w:rsidR="002A34FD" w:rsidRPr="0022223D">
        <w:rPr>
          <w:i/>
          <w:iCs/>
        </w:rPr>
        <w:t>AI</w:t>
      </w:r>
      <w:r w:rsidR="002A34FD" w:rsidRPr="0022223D">
        <w:rPr>
          <w:i/>
          <w:iCs/>
          <w:vertAlign w:val="subscript"/>
        </w:rPr>
        <w:t>i</w:t>
      </w:r>
      <w:r w:rsidR="002A34FD" w:rsidRPr="0022223D">
        <w:rPr>
          <w:i/>
          <w:iCs/>
        </w:rPr>
        <w:t xml:space="preserve"> </w:t>
      </w:r>
      <w:r w:rsidR="002A34FD" w:rsidRPr="0022223D">
        <w:t xml:space="preserve">and </w:t>
      </w:r>
      <w:r w:rsidR="002A34FD" w:rsidRPr="0022223D">
        <w:rPr>
          <w:i/>
          <w:iCs/>
        </w:rPr>
        <w:t>reputation</w:t>
      </w:r>
      <w:r w:rsidR="002A34FD" w:rsidRPr="0022223D">
        <w:rPr>
          <w:i/>
          <w:iCs/>
          <w:vertAlign w:val="subscript"/>
        </w:rPr>
        <w:t>i</w:t>
      </w:r>
      <w:r w:rsidR="002A34FD" w:rsidRPr="0022223D">
        <w:rPr>
          <w:i/>
          <w:iCs/>
        </w:rPr>
        <w:t xml:space="preserve"> </w:t>
      </w:r>
      <w:r w:rsidR="002A34FD" w:rsidRPr="0022223D">
        <w:t>within the same regression. For unanswered questions, neither variable is meaningfully defined: there is no first answer to be either AI-generated or human-authored, and consequently no answerer whose reputation could be measured. Including such questions would introduce undefined values for our key explanatory variables</w:t>
      </w:r>
      <w:r w:rsidR="00464C2A" w:rsidRPr="0022223D">
        <w:t xml:space="preserve"> and prevent the simultaneous estimation and comparison that our analysis requires.</w:t>
      </w:r>
    </w:p>
    <w:p w14:paraId="12DFB69C" w14:textId="2B68376B" w:rsidR="00E81C9C" w:rsidRPr="0022223D" w:rsidRDefault="00E81C9C" w:rsidP="00A86F82">
      <w:pPr>
        <w:pStyle w:val="Paragraph0"/>
      </w:pPr>
      <w:r w:rsidRPr="0022223D">
        <w:t>Table 1</w:t>
      </w:r>
      <w:ins w:id="1138" w:author="Dylan CHEN" w:date="2026-03-20T16:22:00Z" w16du:dateUtc="2026-03-20T08:22:00Z">
        <w:r w:rsidR="00B035D3" w:rsidRPr="0022223D">
          <w:t>5</w:t>
        </w:r>
      </w:ins>
      <w:del w:id="1139" w:author="Dylan CHEN" w:date="2026-03-20T16:22:00Z" w16du:dateUtc="2026-03-20T08:22:00Z">
        <w:r w:rsidRPr="0022223D" w:rsidDel="00B035D3">
          <w:delText>4</w:delText>
        </w:r>
      </w:del>
      <w:r w:rsidRPr="0022223D">
        <w:t xml:space="preserve"> presents our results. Column 1 reproduces our previously established AI source effect controlling for content quality (</w:t>
      </w:r>
      <w:r w:rsidRPr="0022223D">
        <w:rPr>
          <w:i/>
          <w:iCs/>
        </w:rPr>
        <w:t>β</w:t>
      </w:r>
      <w:r w:rsidRPr="0022223D">
        <w:t xml:space="preserve"> = -0.113, p &lt; 0.001), serving as the benchmark for comparison. Column 2 tests whether </w:t>
      </w:r>
      <w:r w:rsidR="00E40475" w:rsidRPr="0022223D">
        <w:t xml:space="preserve">the </w:t>
      </w:r>
      <w:r w:rsidRPr="0022223D">
        <w:t>first answerer</w:t>
      </w:r>
      <w:r w:rsidR="00DD705B" w:rsidRPr="0022223D">
        <w:t>’s</w:t>
      </w:r>
      <w:r w:rsidRPr="0022223D">
        <w:t xml:space="preserve"> reputation produces a similar deterrent effect by including </w:t>
      </w:r>
      <w:r w:rsidRPr="0022223D">
        <w:rPr>
          <w:i/>
          <w:iCs/>
        </w:rPr>
        <w:t>reputation</w:t>
      </w:r>
      <w:r w:rsidRPr="0022223D">
        <w:rPr>
          <w:i/>
          <w:iCs/>
          <w:vertAlign w:val="subscript"/>
        </w:rPr>
        <w:t>i</w:t>
      </w:r>
      <w:r w:rsidRPr="0022223D">
        <w:t xml:space="preserve"> as a linear term. We find no significant association—unlike AI’s strong negative effect, high-reputation human answerers do not deter subsequent participation.</w:t>
      </w:r>
    </w:p>
    <w:p w14:paraId="51C89927" w14:textId="274950B0" w:rsidR="00E81C9C" w:rsidRPr="0022223D" w:rsidRDefault="00E81C9C" w:rsidP="00A86F82">
      <w:pPr>
        <w:pStyle w:val="Paragraph0"/>
      </w:pPr>
      <w:r w:rsidRPr="0022223D">
        <w:t>Column 3 allows for potential non</w:t>
      </w:r>
      <w:r w:rsidR="006E793D" w:rsidRPr="0022223D">
        <w:t>-</w:t>
      </w:r>
      <w:r w:rsidRPr="0022223D">
        <w:t xml:space="preserve">linear reputation effects by including a cubic polynomial of </w:t>
      </w:r>
      <w:r w:rsidRPr="0022223D">
        <w:rPr>
          <w:i/>
          <w:iCs/>
        </w:rPr>
        <w:t>reputation</w:t>
      </w:r>
      <w:r w:rsidRPr="0022223D">
        <w:rPr>
          <w:i/>
          <w:iCs/>
          <w:vertAlign w:val="subscript"/>
        </w:rPr>
        <w:t>i</w:t>
      </w:r>
      <w:r w:rsidRPr="0022223D">
        <w:t>. This flexible specification accommodates the possibility that reputation effects might only emerge at very high levels or might follow a complex pattern. However, even with this more general functional form, we find no significant reputation effect at any level.</w:t>
      </w:r>
    </w:p>
    <w:p w14:paraId="17A852C6" w14:textId="79ABA35C" w:rsidR="00E81C9C" w:rsidRPr="0022223D" w:rsidRDefault="00E81C9C" w:rsidP="00A86F82">
      <w:pPr>
        <w:pStyle w:val="Paragraph0"/>
      </w:pPr>
      <w:r w:rsidRPr="0022223D">
        <w:lastRenderedPageBreak/>
        <w:t xml:space="preserve">Column 4 implements a particularly stringent test by creating a binary indicator for answerers with reputation scores exceeding 48,911. </w:t>
      </w:r>
      <w:r w:rsidR="00957879" w:rsidRPr="0022223D">
        <w:t xml:space="preserve">This threshold is chosen based on our analysis showing that human answerers with reputation scores ≥ 48,911 generate answers of comparable quality to those produced by the AI system, as measured by LLM-enabled content quality ratings (confirmed by a t-test showing no statistically significant difference). </w:t>
      </w:r>
      <w:r w:rsidRPr="0022223D">
        <w:t>Yet even these elite answerers</w:t>
      </w:r>
      <w:r w:rsidR="007852CA" w:rsidRPr="0022223D">
        <w:t xml:space="preserve"> </w:t>
      </w:r>
      <w:r w:rsidRPr="0022223D">
        <w:t>fail to generate a deterrent effect (</w:t>
      </w:r>
      <w:r w:rsidRPr="0022223D">
        <w:rPr>
          <w:i/>
          <w:iCs/>
        </w:rPr>
        <w:t>β</w:t>
      </w:r>
      <w:r w:rsidRPr="0022223D">
        <w:t xml:space="preserve"> = 0.014, p &gt; 0.10).</w:t>
      </w:r>
    </w:p>
    <w:p w14:paraId="2F7C3518" w14:textId="066AD8D5" w:rsidR="00E81C9C" w:rsidRPr="0022223D" w:rsidRDefault="00E81C9C" w:rsidP="00A86F82">
      <w:pPr>
        <w:pStyle w:val="Paragraph0"/>
      </w:pPr>
      <w:r w:rsidRPr="0022223D">
        <w:t>Across all specifications, the pattern is consistent: AI-generated answers significantly reduce subsequent human participation, while human answerer reputation shows no significant effect regardless of how we model it—linearly, non</w:t>
      </w:r>
      <w:r w:rsidR="006E793D" w:rsidRPr="0022223D">
        <w:t>-</w:t>
      </w:r>
      <w:r w:rsidRPr="0022223D">
        <w:t>linearly, or as high-reputation status. Critically, all models control for first answer quality, ensuring the AI effect we observe cannot be attributed to superior content.</w:t>
      </w:r>
    </w:p>
    <w:p w14:paraId="4B0DB847" w14:textId="7EA0F20B" w:rsidR="00E81C9C" w:rsidRPr="0022223D" w:rsidRDefault="00E81C9C" w:rsidP="00A86F82">
      <w:pPr>
        <w:pStyle w:val="Paragraph0"/>
      </w:pPr>
      <w:r w:rsidRPr="0022223D">
        <w:t xml:space="preserve">These findings reveal what we term an “illusion of authority” for AI-generated content. Users treat AI answers as uniquely authoritative or definitive, reducing their participation in response to AI’s presence even when </w:t>
      </w:r>
      <w:r w:rsidR="00473F8E" w:rsidRPr="0022223D">
        <w:t xml:space="preserve">we </w:t>
      </w:r>
      <w:r w:rsidRPr="0022223D">
        <w:t>control for content quality. This effect does not extend to high-reputation humans, even when those humans produce equally high-quality content. The psychological response to AI as a source appears fundamentally different from responses to human expertise, suggesting users attribute special status to AI-generated content beyond what objective quality would warrant. This illusion may stem from perceptions of AI as more comprehensive, objective, or final in its responses—perceptions that persist even when human experts provide equivalent information.</w:t>
      </w:r>
    </w:p>
    <w:p w14:paraId="3AD26980" w14:textId="035AF0A6" w:rsidR="00FE702D" w:rsidRPr="0022223D" w:rsidRDefault="000A10FA" w:rsidP="00FE702D">
      <w:pPr>
        <w:pStyle w:val="TableFiguretitle"/>
      </w:pPr>
      <w:bookmarkStart w:id="1140" w:name="_Ref212888203"/>
      <w:bookmarkStart w:id="1141" w:name="_Ref194135288"/>
      <w:r w:rsidRPr="0022223D">
        <w:t xml:space="preserve">Table </w:t>
      </w:r>
      <w:r w:rsidR="00B035D3">
        <w:fldChar w:fldCharType="begin"/>
      </w:r>
      <w:r w:rsidR="00B035D3">
        <w:instrText xml:space="preserve"> SEQ Table \* ARABIC </w:instrText>
      </w:r>
      <w:r w:rsidR="00B035D3">
        <w:fldChar w:fldCharType="separate"/>
      </w:r>
      <w:ins w:id="1142" w:author="Dylan CHEN" w:date="2026-03-20T16:23:00Z" w16du:dateUtc="2026-03-20T08:23:00Z">
        <w:r w:rsidR="00B035D3" w:rsidRPr="0022223D">
          <w:t>15</w:t>
        </w:r>
      </w:ins>
      <w:del w:id="1143" w:author="Dylan CHEN" w:date="2026-03-20T16:23:00Z" w16du:dateUtc="2026-03-20T08:23:00Z">
        <w:r w:rsidR="00EA10D1" w:rsidRPr="0022223D" w:rsidDel="00B035D3">
          <w:delText>14</w:delText>
        </w:r>
      </w:del>
      <w:r w:rsidR="00B035D3">
        <w:fldChar w:fldCharType="end"/>
      </w:r>
      <w:bookmarkEnd w:id="1140"/>
      <w:bookmarkEnd w:id="1141"/>
      <w:r w:rsidRPr="0022223D">
        <w:t xml:space="preserve">. </w:t>
      </w:r>
      <w:r w:rsidR="000D7275" w:rsidRPr="0022223D">
        <w:t xml:space="preserve">Test for whether answers from high-reputation community members produce deterrent effects </w:t>
      </w:r>
      <w:r w:rsidR="00473F8E" w:rsidRPr="0022223D">
        <w:t xml:space="preserve">similar to AI </w:t>
      </w:r>
      <w:r w:rsidR="000D7275" w:rsidRPr="0022223D">
        <w:t>on subsequent participation</w:t>
      </w:r>
    </w:p>
    <w:tbl>
      <w:tblPr>
        <w:tblW w:w="5000" w:type="pct"/>
        <w:jc w:val="center"/>
        <w:tblLayout w:type="fixed"/>
        <w:tblLook w:val="04A0" w:firstRow="1" w:lastRow="0" w:firstColumn="1" w:lastColumn="0" w:noHBand="0" w:noVBand="1"/>
      </w:tblPr>
      <w:tblGrid>
        <w:gridCol w:w="4395"/>
        <w:gridCol w:w="1559"/>
        <w:gridCol w:w="1134"/>
        <w:gridCol w:w="1134"/>
        <w:gridCol w:w="1138"/>
      </w:tblGrid>
      <w:tr w:rsidR="00FE702D" w:rsidRPr="0022223D" w14:paraId="56648D06" w14:textId="77777777" w:rsidTr="00E11844">
        <w:trPr>
          <w:trHeight w:val="280"/>
          <w:jc w:val="center"/>
        </w:trPr>
        <w:tc>
          <w:tcPr>
            <w:tcW w:w="4395" w:type="dxa"/>
            <w:tcBorders>
              <w:top w:val="single" w:sz="12" w:space="0" w:color="auto"/>
              <w:left w:val="nil"/>
              <w:bottom w:val="nil"/>
              <w:right w:val="nil"/>
            </w:tcBorders>
            <w:noWrap/>
            <w:vAlign w:val="center"/>
            <w:hideMark/>
          </w:tcPr>
          <w:p w14:paraId="352624F3" w14:textId="77777777" w:rsidR="00FE702D" w:rsidRPr="0022223D" w:rsidRDefault="00FE702D" w:rsidP="00E11844">
            <w:pPr>
              <w:jc w:val="center"/>
              <w:rPr>
                <w:rFonts w:eastAsia="DengXian"/>
                <w:sz w:val="20"/>
                <w:szCs w:val="20"/>
              </w:rPr>
            </w:pPr>
            <w:r w:rsidRPr="0022223D">
              <w:rPr>
                <w:rFonts w:eastAsia="DengXian"/>
                <w:sz w:val="20"/>
                <w:szCs w:val="20"/>
              </w:rPr>
              <w:t xml:space="preserve">　</w:t>
            </w:r>
          </w:p>
        </w:tc>
        <w:tc>
          <w:tcPr>
            <w:tcW w:w="1559" w:type="dxa"/>
            <w:tcBorders>
              <w:top w:val="single" w:sz="12" w:space="0" w:color="auto"/>
              <w:left w:val="nil"/>
              <w:bottom w:val="nil"/>
              <w:right w:val="nil"/>
            </w:tcBorders>
            <w:noWrap/>
            <w:vAlign w:val="center"/>
            <w:hideMark/>
          </w:tcPr>
          <w:p w14:paraId="136442C4" w14:textId="77777777" w:rsidR="00FE702D" w:rsidRPr="0022223D" w:rsidRDefault="00FE702D" w:rsidP="00E11844">
            <w:pPr>
              <w:jc w:val="center"/>
              <w:rPr>
                <w:rFonts w:eastAsia="DengXian"/>
                <w:sz w:val="20"/>
                <w:szCs w:val="20"/>
              </w:rPr>
            </w:pPr>
            <w:r w:rsidRPr="0022223D">
              <w:rPr>
                <w:rFonts w:eastAsia="DengXian"/>
                <w:sz w:val="20"/>
                <w:szCs w:val="20"/>
              </w:rPr>
              <w:t>(1)</w:t>
            </w:r>
          </w:p>
        </w:tc>
        <w:tc>
          <w:tcPr>
            <w:tcW w:w="1134" w:type="dxa"/>
            <w:tcBorders>
              <w:top w:val="single" w:sz="12" w:space="0" w:color="auto"/>
              <w:left w:val="nil"/>
              <w:bottom w:val="nil"/>
              <w:right w:val="nil"/>
            </w:tcBorders>
            <w:noWrap/>
            <w:vAlign w:val="center"/>
            <w:hideMark/>
          </w:tcPr>
          <w:p w14:paraId="08620D6F" w14:textId="77777777" w:rsidR="00FE702D" w:rsidRPr="0022223D" w:rsidRDefault="00FE702D" w:rsidP="00E11844">
            <w:pPr>
              <w:jc w:val="center"/>
              <w:rPr>
                <w:rFonts w:eastAsia="DengXian"/>
                <w:sz w:val="20"/>
                <w:szCs w:val="20"/>
              </w:rPr>
            </w:pPr>
            <w:r w:rsidRPr="0022223D">
              <w:rPr>
                <w:rFonts w:eastAsia="DengXian"/>
                <w:sz w:val="20"/>
                <w:szCs w:val="20"/>
              </w:rPr>
              <w:t>(2)</w:t>
            </w:r>
          </w:p>
        </w:tc>
        <w:tc>
          <w:tcPr>
            <w:tcW w:w="1134" w:type="dxa"/>
            <w:tcBorders>
              <w:top w:val="single" w:sz="12" w:space="0" w:color="auto"/>
              <w:left w:val="nil"/>
              <w:bottom w:val="nil"/>
              <w:right w:val="nil"/>
            </w:tcBorders>
            <w:noWrap/>
            <w:vAlign w:val="center"/>
            <w:hideMark/>
          </w:tcPr>
          <w:p w14:paraId="34A9FF97" w14:textId="77777777" w:rsidR="00FE702D" w:rsidRPr="0022223D" w:rsidRDefault="00FE702D" w:rsidP="00E11844">
            <w:pPr>
              <w:jc w:val="center"/>
              <w:rPr>
                <w:rFonts w:eastAsia="DengXian"/>
                <w:sz w:val="20"/>
                <w:szCs w:val="20"/>
              </w:rPr>
            </w:pPr>
            <w:r w:rsidRPr="0022223D">
              <w:rPr>
                <w:rFonts w:eastAsia="DengXian"/>
                <w:sz w:val="20"/>
                <w:szCs w:val="20"/>
              </w:rPr>
              <w:t>(3)</w:t>
            </w:r>
          </w:p>
        </w:tc>
        <w:tc>
          <w:tcPr>
            <w:tcW w:w="1138" w:type="dxa"/>
            <w:tcBorders>
              <w:top w:val="single" w:sz="12" w:space="0" w:color="auto"/>
              <w:left w:val="nil"/>
              <w:bottom w:val="nil"/>
              <w:right w:val="nil"/>
            </w:tcBorders>
            <w:noWrap/>
            <w:vAlign w:val="center"/>
            <w:hideMark/>
          </w:tcPr>
          <w:p w14:paraId="78BF1A65" w14:textId="77777777" w:rsidR="00FE702D" w:rsidRPr="0022223D" w:rsidRDefault="00FE702D" w:rsidP="00E11844">
            <w:pPr>
              <w:jc w:val="center"/>
              <w:rPr>
                <w:rFonts w:eastAsia="DengXian"/>
                <w:sz w:val="20"/>
                <w:szCs w:val="20"/>
              </w:rPr>
            </w:pPr>
            <w:r w:rsidRPr="0022223D">
              <w:rPr>
                <w:rFonts w:eastAsia="DengXian"/>
                <w:sz w:val="20"/>
                <w:szCs w:val="20"/>
              </w:rPr>
              <w:t>(4)</w:t>
            </w:r>
          </w:p>
        </w:tc>
      </w:tr>
      <w:tr w:rsidR="00FE702D" w:rsidRPr="0022223D" w14:paraId="1175FA91" w14:textId="77777777" w:rsidTr="00E11844">
        <w:trPr>
          <w:trHeight w:val="280"/>
          <w:jc w:val="center"/>
        </w:trPr>
        <w:tc>
          <w:tcPr>
            <w:tcW w:w="4395" w:type="dxa"/>
            <w:tcBorders>
              <w:top w:val="nil"/>
              <w:left w:val="nil"/>
              <w:bottom w:val="nil"/>
              <w:right w:val="nil"/>
            </w:tcBorders>
            <w:noWrap/>
            <w:vAlign w:val="center"/>
            <w:hideMark/>
          </w:tcPr>
          <w:p w14:paraId="6A831497" w14:textId="77777777" w:rsidR="00FE702D" w:rsidRPr="0022223D" w:rsidRDefault="00FE702D" w:rsidP="00E11844">
            <w:pPr>
              <w:jc w:val="center"/>
              <w:rPr>
                <w:rFonts w:eastAsia="DengXian"/>
                <w:sz w:val="20"/>
                <w:szCs w:val="20"/>
              </w:rPr>
            </w:pPr>
          </w:p>
        </w:tc>
        <w:tc>
          <w:tcPr>
            <w:tcW w:w="4965" w:type="dxa"/>
            <w:gridSpan w:val="4"/>
            <w:tcBorders>
              <w:top w:val="nil"/>
              <w:left w:val="nil"/>
              <w:bottom w:val="single" w:sz="8" w:space="0" w:color="auto"/>
              <w:right w:val="nil"/>
            </w:tcBorders>
            <w:noWrap/>
            <w:vAlign w:val="center"/>
            <w:hideMark/>
          </w:tcPr>
          <w:p w14:paraId="41B9D6E6" w14:textId="35DA4326" w:rsidR="00FE702D" w:rsidRPr="0022223D" w:rsidRDefault="00FE702D" w:rsidP="00E11844">
            <w:pPr>
              <w:jc w:val="center"/>
              <w:rPr>
                <w:rFonts w:eastAsia="DengXian"/>
                <w:sz w:val="20"/>
                <w:szCs w:val="20"/>
              </w:rPr>
            </w:pPr>
            <w:r w:rsidRPr="0022223D">
              <w:rPr>
                <w:rFonts w:eastAsia="DengXian"/>
                <w:sz w:val="20"/>
                <w:szCs w:val="20"/>
              </w:rPr>
              <w:t xml:space="preserve">DV: </w:t>
            </w:r>
            <w:r w:rsidRPr="0022223D">
              <w:rPr>
                <w:i/>
                <w:iCs/>
                <w:sz w:val="20"/>
                <w:szCs w:val="20"/>
              </w:rPr>
              <w:t>answerNum</w:t>
            </w:r>
            <w:r w:rsidRPr="0022223D">
              <w:rPr>
                <w:i/>
                <w:iCs/>
                <w:sz w:val="20"/>
                <w:szCs w:val="20"/>
                <w:vertAlign w:val="subscript"/>
              </w:rPr>
              <w:t>i</w:t>
            </w:r>
          </w:p>
        </w:tc>
      </w:tr>
      <w:tr w:rsidR="00FE702D" w:rsidRPr="0022223D" w14:paraId="23193E60" w14:textId="77777777" w:rsidTr="00E11844">
        <w:trPr>
          <w:trHeight w:val="270"/>
          <w:jc w:val="center"/>
        </w:trPr>
        <w:tc>
          <w:tcPr>
            <w:tcW w:w="4395" w:type="dxa"/>
            <w:vMerge w:val="restart"/>
            <w:tcBorders>
              <w:top w:val="nil"/>
              <w:left w:val="nil"/>
              <w:right w:val="nil"/>
            </w:tcBorders>
            <w:noWrap/>
            <w:vAlign w:val="center"/>
            <w:hideMark/>
          </w:tcPr>
          <w:p w14:paraId="761A4B50" w14:textId="77777777" w:rsidR="00FE702D" w:rsidRPr="0022223D" w:rsidRDefault="00FE702D" w:rsidP="00E11844">
            <w:pPr>
              <w:rPr>
                <w:rFonts w:eastAsia="DengXian"/>
                <w:i/>
                <w:iCs/>
                <w:sz w:val="18"/>
                <w:szCs w:val="18"/>
              </w:rPr>
            </w:pPr>
            <w:r w:rsidRPr="0022223D">
              <w:rPr>
                <w:rFonts w:eastAsia="DengXian"/>
                <w:i/>
                <w:iCs/>
                <w:sz w:val="18"/>
                <w:szCs w:val="18"/>
              </w:rPr>
              <w:t>AI</w:t>
            </w:r>
            <w:r w:rsidRPr="0022223D">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69C83691" w14:textId="211AE895"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3</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0E25847" w14:textId="20596B8E"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5</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6618272" w14:textId="217FEEBE"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0</w:t>
            </w:r>
            <w:r w:rsidRPr="0022223D">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25D62369" w14:textId="43F6C5CA" w:rsidR="00FE702D" w:rsidRPr="0022223D" w:rsidRDefault="00FE702D" w:rsidP="00E11844">
            <w:pPr>
              <w:jc w:val="center"/>
              <w:rPr>
                <w:rFonts w:eastAsia="DengXian"/>
                <w:sz w:val="20"/>
                <w:szCs w:val="20"/>
              </w:rPr>
            </w:pPr>
            <w:r w:rsidRPr="0022223D">
              <w:rPr>
                <w:rFonts w:eastAsia="DengXian"/>
                <w:sz w:val="20"/>
                <w:szCs w:val="20"/>
              </w:rPr>
              <w:t>-0.11</w:t>
            </w:r>
            <w:r w:rsidR="009C6216" w:rsidRPr="0022223D">
              <w:rPr>
                <w:rFonts w:eastAsia="DengXian"/>
                <w:sz w:val="20"/>
                <w:szCs w:val="20"/>
              </w:rPr>
              <w:t>2</w:t>
            </w:r>
            <w:r w:rsidRPr="0022223D">
              <w:rPr>
                <w:rFonts w:eastAsia="DengXian"/>
                <w:sz w:val="20"/>
                <w:szCs w:val="20"/>
              </w:rPr>
              <w:t>***</w:t>
            </w:r>
          </w:p>
        </w:tc>
      </w:tr>
      <w:tr w:rsidR="00FE702D" w:rsidRPr="0022223D" w14:paraId="243C58A1" w14:textId="77777777" w:rsidTr="00E11844">
        <w:trPr>
          <w:trHeight w:val="270"/>
          <w:jc w:val="center"/>
        </w:trPr>
        <w:tc>
          <w:tcPr>
            <w:tcW w:w="4395" w:type="dxa"/>
            <w:vMerge/>
            <w:tcBorders>
              <w:left w:val="nil"/>
              <w:bottom w:val="nil"/>
              <w:right w:val="nil"/>
            </w:tcBorders>
            <w:noWrap/>
            <w:vAlign w:val="center"/>
            <w:hideMark/>
          </w:tcPr>
          <w:p w14:paraId="1A7AAA71" w14:textId="77777777" w:rsidR="00FE702D" w:rsidRPr="0022223D" w:rsidRDefault="00FE702D" w:rsidP="00E11844">
            <w:pPr>
              <w:rPr>
                <w:rFonts w:eastAsia="DengXian"/>
                <w:sz w:val="18"/>
                <w:szCs w:val="18"/>
              </w:rPr>
            </w:pPr>
          </w:p>
        </w:tc>
        <w:tc>
          <w:tcPr>
            <w:tcW w:w="1559" w:type="dxa"/>
            <w:tcBorders>
              <w:top w:val="nil"/>
              <w:left w:val="nil"/>
              <w:bottom w:val="nil"/>
              <w:right w:val="nil"/>
            </w:tcBorders>
            <w:noWrap/>
            <w:tcMar>
              <w:left w:w="0" w:type="dxa"/>
              <w:right w:w="0" w:type="dxa"/>
            </w:tcMar>
            <w:vAlign w:val="center"/>
            <w:hideMark/>
          </w:tcPr>
          <w:p w14:paraId="6EE9620D" w14:textId="6D0EBD42"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6</w:t>
            </w:r>
            <w:r w:rsidRPr="0022223D">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0A6384FC" w14:textId="77777777" w:rsidR="00FE702D" w:rsidRPr="0022223D" w:rsidRDefault="00FE702D" w:rsidP="00E11844">
            <w:pPr>
              <w:jc w:val="center"/>
              <w:rPr>
                <w:rFonts w:eastAsia="DengXian"/>
                <w:sz w:val="20"/>
                <w:szCs w:val="20"/>
              </w:rPr>
            </w:pPr>
            <w:r w:rsidRPr="0022223D">
              <w:rPr>
                <w:rFonts w:eastAsia="DengXian"/>
                <w:sz w:val="20"/>
                <w:szCs w:val="20"/>
              </w:rPr>
              <w:t>(0.017)</w:t>
            </w:r>
          </w:p>
        </w:tc>
        <w:tc>
          <w:tcPr>
            <w:tcW w:w="1134" w:type="dxa"/>
            <w:tcBorders>
              <w:top w:val="nil"/>
              <w:left w:val="nil"/>
              <w:bottom w:val="nil"/>
              <w:right w:val="nil"/>
            </w:tcBorders>
            <w:noWrap/>
            <w:tcMar>
              <w:left w:w="0" w:type="dxa"/>
              <w:right w:w="0" w:type="dxa"/>
            </w:tcMar>
            <w:vAlign w:val="center"/>
            <w:hideMark/>
          </w:tcPr>
          <w:p w14:paraId="26F17F8E" w14:textId="697F75E0"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7</w:t>
            </w:r>
            <w:r w:rsidRPr="0022223D">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19B7336B" w14:textId="59D9F79A" w:rsidR="00FE702D" w:rsidRPr="0022223D" w:rsidRDefault="00FE702D" w:rsidP="00E11844">
            <w:pPr>
              <w:jc w:val="center"/>
              <w:rPr>
                <w:rFonts w:eastAsia="DengXian"/>
                <w:sz w:val="20"/>
                <w:szCs w:val="20"/>
              </w:rPr>
            </w:pPr>
            <w:r w:rsidRPr="0022223D">
              <w:rPr>
                <w:rFonts w:eastAsia="DengXian"/>
                <w:sz w:val="20"/>
                <w:szCs w:val="20"/>
              </w:rPr>
              <w:t>(0.01</w:t>
            </w:r>
            <w:r w:rsidR="009C6216" w:rsidRPr="0022223D">
              <w:rPr>
                <w:rFonts w:eastAsia="DengXian"/>
                <w:sz w:val="20"/>
                <w:szCs w:val="20"/>
              </w:rPr>
              <w:t>6</w:t>
            </w:r>
            <w:r w:rsidRPr="0022223D">
              <w:rPr>
                <w:rFonts w:eastAsia="DengXian"/>
                <w:sz w:val="20"/>
                <w:szCs w:val="20"/>
              </w:rPr>
              <w:t>)</w:t>
            </w:r>
          </w:p>
        </w:tc>
      </w:tr>
      <w:tr w:rsidR="00FE702D" w:rsidRPr="0022223D" w14:paraId="20B2F7AD" w14:textId="77777777" w:rsidTr="00E11844">
        <w:trPr>
          <w:trHeight w:val="290"/>
          <w:jc w:val="center"/>
        </w:trPr>
        <w:tc>
          <w:tcPr>
            <w:tcW w:w="4395" w:type="dxa"/>
            <w:vMerge w:val="restart"/>
            <w:tcBorders>
              <w:top w:val="nil"/>
              <w:left w:val="nil"/>
              <w:right w:val="nil"/>
            </w:tcBorders>
            <w:noWrap/>
            <w:vAlign w:val="center"/>
            <w:hideMark/>
          </w:tcPr>
          <w:p w14:paraId="3A20DA47" w14:textId="77777777" w:rsidR="00FE702D" w:rsidRPr="0022223D" w:rsidRDefault="00FE702D" w:rsidP="00E11844">
            <w:pPr>
              <w:rPr>
                <w:rFonts w:eastAsia="DengXian"/>
                <w:sz w:val="18"/>
                <w:szCs w:val="18"/>
              </w:rPr>
            </w:pPr>
            <w:r w:rsidRPr="0022223D">
              <w:rPr>
                <w:rFonts w:eastAsia="DengXian"/>
                <w:i/>
                <w:iCs/>
                <w:sz w:val="18"/>
                <w:szCs w:val="18"/>
              </w:rPr>
              <w:lastRenderedPageBreak/>
              <w:t>reputation</w:t>
            </w:r>
            <w:r w:rsidRPr="0022223D">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19629BB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76FC0DEC"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3EAF0627"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5B8BE3E7" w14:textId="77777777" w:rsidR="00FE702D" w:rsidRPr="0022223D" w:rsidRDefault="00FE702D" w:rsidP="00E11844">
            <w:pPr>
              <w:jc w:val="center"/>
              <w:rPr>
                <w:rFonts w:eastAsia="DengXian"/>
                <w:sz w:val="20"/>
                <w:szCs w:val="20"/>
              </w:rPr>
            </w:pPr>
          </w:p>
        </w:tc>
      </w:tr>
      <w:tr w:rsidR="00FE702D" w:rsidRPr="0022223D" w14:paraId="18B94B93" w14:textId="77777777" w:rsidTr="00E11844">
        <w:trPr>
          <w:trHeight w:val="288"/>
          <w:jc w:val="center"/>
        </w:trPr>
        <w:tc>
          <w:tcPr>
            <w:tcW w:w="4395" w:type="dxa"/>
            <w:vMerge/>
            <w:tcBorders>
              <w:left w:val="nil"/>
              <w:bottom w:val="nil"/>
              <w:right w:val="nil"/>
            </w:tcBorders>
            <w:noWrap/>
            <w:vAlign w:val="center"/>
            <w:hideMark/>
          </w:tcPr>
          <w:p w14:paraId="0CD46AC3"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4C10762F"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92BD85"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4E7D65FE"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BBE9079" w14:textId="77777777" w:rsidR="00FE702D" w:rsidRPr="0022223D" w:rsidRDefault="00FE702D" w:rsidP="00E11844">
            <w:pPr>
              <w:jc w:val="center"/>
              <w:rPr>
                <w:rFonts w:eastAsia="DengXian"/>
                <w:sz w:val="20"/>
                <w:szCs w:val="20"/>
              </w:rPr>
            </w:pPr>
          </w:p>
        </w:tc>
      </w:tr>
      <w:tr w:rsidR="00FE702D" w:rsidRPr="0022223D" w14:paraId="233EEEB5" w14:textId="77777777" w:rsidTr="00E11844">
        <w:trPr>
          <w:trHeight w:val="288"/>
          <w:jc w:val="center"/>
        </w:trPr>
        <w:tc>
          <w:tcPr>
            <w:tcW w:w="4395" w:type="dxa"/>
            <w:vMerge w:val="restart"/>
            <w:tcBorders>
              <w:left w:val="nil"/>
              <w:right w:val="nil"/>
            </w:tcBorders>
            <w:noWrap/>
            <w:vAlign w:val="center"/>
          </w:tcPr>
          <w:p w14:paraId="1795032C" w14:textId="77777777" w:rsidR="00FE702D" w:rsidRPr="0022223D" w:rsidRDefault="00FE702D" w:rsidP="00E11844">
            <w:pPr>
              <w:rPr>
                <w:sz w:val="18"/>
                <w:szCs w:val="18"/>
              </w:rPr>
            </w:pPr>
            <w:r w:rsidRPr="0022223D">
              <w:rPr>
                <w:rFonts w:eastAsia="DengXian"/>
                <w:i/>
                <w:iCs/>
                <w:sz w:val="18"/>
                <w:szCs w:val="18"/>
              </w:rPr>
              <w:t>reputation</w:t>
            </w:r>
            <w:r w:rsidRPr="0022223D">
              <w:rPr>
                <w:rFonts w:eastAsia="DengXian"/>
                <w:i/>
                <w:iCs/>
                <w:sz w:val="18"/>
                <w:szCs w:val="18"/>
                <w:vertAlign w:val="subscript"/>
              </w:rPr>
              <w:t>i</w:t>
            </w:r>
            <w:r w:rsidRPr="0022223D">
              <w:rPr>
                <w:rFonts w:eastAsia="DengXian"/>
                <w:sz w:val="18"/>
                <w:szCs w:val="18"/>
                <w:vertAlign w:val="superscript"/>
              </w:rPr>
              <w:t>2</w:t>
            </w:r>
          </w:p>
        </w:tc>
        <w:tc>
          <w:tcPr>
            <w:tcW w:w="1559" w:type="dxa"/>
            <w:tcBorders>
              <w:top w:val="nil"/>
              <w:left w:val="nil"/>
              <w:bottom w:val="nil"/>
              <w:right w:val="nil"/>
            </w:tcBorders>
            <w:noWrap/>
            <w:tcMar>
              <w:left w:w="0" w:type="dxa"/>
              <w:right w:w="0" w:type="dxa"/>
            </w:tcMar>
            <w:vAlign w:val="center"/>
          </w:tcPr>
          <w:p w14:paraId="4AA76E60"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144225FB"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8B7BE23"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tcPr>
          <w:p w14:paraId="4C062825" w14:textId="77777777" w:rsidR="00FE702D" w:rsidRPr="0022223D" w:rsidRDefault="00FE702D" w:rsidP="00E11844">
            <w:pPr>
              <w:jc w:val="center"/>
              <w:rPr>
                <w:rFonts w:eastAsia="DengXian"/>
                <w:sz w:val="20"/>
                <w:szCs w:val="20"/>
              </w:rPr>
            </w:pPr>
          </w:p>
        </w:tc>
      </w:tr>
      <w:tr w:rsidR="00FE702D" w:rsidRPr="0022223D" w14:paraId="06B4F737" w14:textId="77777777" w:rsidTr="00E11844">
        <w:trPr>
          <w:trHeight w:val="288"/>
          <w:jc w:val="center"/>
        </w:trPr>
        <w:tc>
          <w:tcPr>
            <w:tcW w:w="4395" w:type="dxa"/>
            <w:vMerge/>
            <w:tcBorders>
              <w:left w:val="nil"/>
              <w:bottom w:val="nil"/>
              <w:right w:val="nil"/>
            </w:tcBorders>
            <w:noWrap/>
            <w:vAlign w:val="center"/>
          </w:tcPr>
          <w:p w14:paraId="4058525F"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tcPr>
          <w:p w14:paraId="175CDE55"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60CA11DB"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31BFA7D"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tcPr>
          <w:p w14:paraId="236577E3" w14:textId="77777777" w:rsidR="00FE702D" w:rsidRPr="0022223D" w:rsidRDefault="00FE702D" w:rsidP="00E11844">
            <w:pPr>
              <w:jc w:val="center"/>
              <w:rPr>
                <w:rFonts w:eastAsia="DengXian"/>
                <w:sz w:val="20"/>
                <w:szCs w:val="20"/>
              </w:rPr>
            </w:pPr>
          </w:p>
        </w:tc>
      </w:tr>
      <w:tr w:rsidR="00FE702D" w:rsidRPr="0022223D" w14:paraId="03B65A97" w14:textId="77777777" w:rsidTr="00E11844">
        <w:trPr>
          <w:trHeight w:val="280"/>
          <w:jc w:val="center"/>
        </w:trPr>
        <w:tc>
          <w:tcPr>
            <w:tcW w:w="4395" w:type="dxa"/>
            <w:vMerge w:val="restart"/>
            <w:tcBorders>
              <w:top w:val="nil"/>
              <w:left w:val="nil"/>
              <w:right w:val="nil"/>
            </w:tcBorders>
            <w:noWrap/>
            <w:vAlign w:val="center"/>
            <w:hideMark/>
          </w:tcPr>
          <w:p w14:paraId="677CB1D9" w14:textId="77777777" w:rsidR="00FE702D" w:rsidRPr="0022223D" w:rsidRDefault="00FE702D" w:rsidP="00E11844">
            <w:pPr>
              <w:rPr>
                <w:rFonts w:eastAsia="DengXian"/>
                <w:sz w:val="18"/>
                <w:szCs w:val="18"/>
              </w:rPr>
            </w:pPr>
            <w:r w:rsidRPr="0022223D">
              <w:rPr>
                <w:rFonts w:eastAsia="DengXian"/>
                <w:i/>
                <w:iCs/>
                <w:sz w:val="18"/>
                <w:szCs w:val="18"/>
              </w:rPr>
              <w:t>reputation</w:t>
            </w:r>
            <w:r w:rsidRPr="0022223D">
              <w:rPr>
                <w:rFonts w:eastAsia="DengXian"/>
                <w:i/>
                <w:iCs/>
                <w:sz w:val="18"/>
                <w:szCs w:val="18"/>
                <w:vertAlign w:val="subscript"/>
              </w:rPr>
              <w:t>i</w:t>
            </w:r>
            <w:r w:rsidRPr="0022223D">
              <w:rPr>
                <w:rFonts w:eastAsia="DengXian"/>
                <w:sz w:val="18"/>
                <w:szCs w:val="18"/>
                <w:vertAlign w:val="superscript"/>
              </w:rPr>
              <w:t>3</w:t>
            </w:r>
          </w:p>
        </w:tc>
        <w:tc>
          <w:tcPr>
            <w:tcW w:w="1559" w:type="dxa"/>
            <w:tcBorders>
              <w:top w:val="nil"/>
              <w:left w:val="nil"/>
              <w:bottom w:val="nil"/>
              <w:right w:val="nil"/>
            </w:tcBorders>
            <w:noWrap/>
            <w:tcMar>
              <w:left w:w="0" w:type="dxa"/>
              <w:right w:w="0" w:type="dxa"/>
            </w:tcMar>
            <w:vAlign w:val="center"/>
            <w:hideMark/>
          </w:tcPr>
          <w:p w14:paraId="35BFCCDE"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A231DDE"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503D907C"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64DCBFC8" w14:textId="77777777" w:rsidR="00FE702D" w:rsidRPr="0022223D" w:rsidRDefault="00FE702D" w:rsidP="00E11844">
            <w:pPr>
              <w:jc w:val="center"/>
              <w:rPr>
                <w:rFonts w:eastAsia="DengXian"/>
                <w:sz w:val="20"/>
                <w:szCs w:val="20"/>
              </w:rPr>
            </w:pPr>
          </w:p>
        </w:tc>
      </w:tr>
      <w:tr w:rsidR="00FE702D" w:rsidRPr="0022223D" w14:paraId="102FFE1B" w14:textId="77777777" w:rsidTr="00E11844">
        <w:trPr>
          <w:trHeight w:val="270"/>
          <w:jc w:val="center"/>
        </w:trPr>
        <w:tc>
          <w:tcPr>
            <w:tcW w:w="4395" w:type="dxa"/>
            <w:vMerge/>
            <w:tcBorders>
              <w:left w:val="nil"/>
              <w:bottom w:val="nil"/>
              <w:right w:val="nil"/>
            </w:tcBorders>
            <w:noWrap/>
            <w:vAlign w:val="center"/>
            <w:hideMark/>
          </w:tcPr>
          <w:p w14:paraId="05BDFACC" w14:textId="77777777" w:rsidR="00FE702D" w:rsidRPr="0022223D"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644B1077" w14:textId="77777777" w:rsidR="00FE702D" w:rsidRPr="0022223D"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C3937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FFC8409" w14:textId="77777777" w:rsidR="00FE702D" w:rsidRPr="0022223D" w:rsidRDefault="00FE702D" w:rsidP="00E11844">
            <w:pPr>
              <w:jc w:val="center"/>
              <w:rPr>
                <w:rFonts w:eastAsia="DengXian"/>
                <w:sz w:val="20"/>
                <w:szCs w:val="20"/>
              </w:rPr>
            </w:pPr>
            <w:r w:rsidRPr="0022223D">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5621E45" w14:textId="77777777" w:rsidR="00FE702D" w:rsidRPr="0022223D" w:rsidRDefault="00FE702D" w:rsidP="00E11844">
            <w:pPr>
              <w:jc w:val="center"/>
              <w:rPr>
                <w:rFonts w:eastAsia="DengXian"/>
                <w:sz w:val="20"/>
                <w:szCs w:val="20"/>
              </w:rPr>
            </w:pPr>
          </w:p>
        </w:tc>
      </w:tr>
      <w:tr w:rsidR="00FE702D" w:rsidRPr="0022223D" w14:paraId="75D551C6" w14:textId="77777777" w:rsidTr="00E11844">
        <w:trPr>
          <w:trHeight w:val="270"/>
          <w:jc w:val="center"/>
        </w:trPr>
        <w:tc>
          <w:tcPr>
            <w:tcW w:w="4395" w:type="dxa"/>
            <w:vMerge w:val="restart"/>
            <w:tcBorders>
              <w:top w:val="nil"/>
              <w:left w:val="nil"/>
              <w:right w:val="nil"/>
            </w:tcBorders>
            <w:noWrap/>
            <w:vAlign w:val="center"/>
            <w:hideMark/>
          </w:tcPr>
          <w:p w14:paraId="1C341EC3" w14:textId="77777777" w:rsidR="00FE702D" w:rsidRPr="0022223D" w:rsidRDefault="00FE702D" w:rsidP="00E11844">
            <w:pPr>
              <w:rPr>
                <w:rFonts w:eastAsia="DengXian"/>
                <w:sz w:val="18"/>
                <w:szCs w:val="18"/>
              </w:rPr>
            </w:pPr>
            <w:r w:rsidRPr="0022223D">
              <w:rPr>
                <w:rFonts w:eastAsia="DengXian"/>
                <w:i/>
                <w:iCs/>
                <w:sz w:val="18"/>
                <w:szCs w:val="18"/>
              </w:rPr>
              <w:t>I(reputation</w:t>
            </w:r>
            <w:r w:rsidRPr="0022223D">
              <w:rPr>
                <w:rFonts w:eastAsia="DengXian"/>
                <w:i/>
                <w:iCs/>
                <w:sz w:val="18"/>
                <w:szCs w:val="18"/>
                <w:vertAlign w:val="subscript"/>
              </w:rPr>
              <w:t xml:space="preserve">i </w:t>
            </w:r>
            <w:r w:rsidRPr="0022223D">
              <w:rPr>
                <w:rFonts w:eastAsia="DengXian"/>
                <w:i/>
                <w:iCs/>
                <w:sz w:val="18"/>
                <w:szCs w:val="18"/>
              </w:rPr>
              <w:t>&gt; 48,911)</w:t>
            </w:r>
          </w:p>
        </w:tc>
        <w:tc>
          <w:tcPr>
            <w:tcW w:w="1559" w:type="dxa"/>
            <w:tcBorders>
              <w:top w:val="nil"/>
              <w:left w:val="nil"/>
              <w:bottom w:val="nil"/>
              <w:right w:val="nil"/>
            </w:tcBorders>
            <w:noWrap/>
            <w:tcMar>
              <w:left w:w="0" w:type="dxa"/>
              <w:right w:w="0" w:type="dxa"/>
            </w:tcMar>
            <w:vAlign w:val="center"/>
            <w:hideMark/>
          </w:tcPr>
          <w:p w14:paraId="168CE739"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368F3B04" w14:textId="77777777" w:rsidR="00FE702D" w:rsidRPr="0022223D"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2FD7E2F8" w14:textId="77777777" w:rsidR="00FE702D" w:rsidRPr="0022223D" w:rsidRDefault="00FE702D" w:rsidP="00E11844">
            <w:pPr>
              <w:jc w:val="center"/>
              <w:rPr>
                <w:rFonts w:eastAsia="DengXian"/>
                <w:sz w:val="20"/>
                <w:szCs w:val="20"/>
              </w:rPr>
            </w:pPr>
          </w:p>
        </w:tc>
        <w:tc>
          <w:tcPr>
            <w:tcW w:w="1138" w:type="dxa"/>
            <w:tcBorders>
              <w:top w:val="nil"/>
              <w:left w:val="nil"/>
              <w:bottom w:val="nil"/>
              <w:right w:val="nil"/>
            </w:tcBorders>
            <w:noWrap/>
            <w:tcMar>
              <w:left w:w="0" w:type="dxa"/>
              <w:right w:w="0" w:type="dxa"/>
            </w:tcMar>
            <w:hideMark/>
          </w:tcPr>
          <w:p w14:paraId="082B07C2" w14:textId="19FCB7FF" w:rsidR="00FE702D" w:rsidRPr="0022223D" w:rsidRDefault="00FE702D" w:rsidP="00E11844">
            <w:pPr>
              <w:jc w:val="center"/>
              <w:rPr>
                <w:rFonts w:eastAsia="DengXian"/>
                <w:sz w:val="20"/>
                <w:szCs w:val="20"/>
              </w:rPr>
            </w:pPr>
            <w:r w:rsidRPr="0022223D">
              <w:rPr>
                <w:rFonts w:eastAsia="DengXian"/>
                <w:sz w:val="20"/>
                <w:szCs w:val="20"/>
              </w:rPr>
              <w:t>0.01</w:t>
            </w:r>
            <w:r w:rsidR="000C39A2" w:rsidRPr="0022223D">
              <w:rPr>
                <w:rFonts w:eastAsia="DengXian"/>
                <w:sz w:val="20"/>
                <w:szCs w:val="20"/>
              </w:rPr>
              <w:t>4</w:t>
            </w:r>
          </w:p>
        </w:tc>
      </w:tr>
      <w:tr w:rsidR="00FE702D" w:rsidRPr="0022223D" w14:paraId="4EB74924" w14:textId="77777777" w:rsidTr="00E11844">
        <w:trPr>
          <w:trHeight w:val="270"/>
          <w:jc w:val="center"/>
        </w:trPr>
        <w:tc>
          <w:tcPr>
            <w:tcW w:w="4395" w:type="dxa"/>
            <w:vMerge/>
            <w:tcBorders>
              <w:left w:val="nil"/>
              <w:bottom w:val="single" w:sz="4" w:space="0" w:color="auto"/>
              <w:right w:val="nil"/>
            </w:tcBorders>
            <w:noWrap/>
            <w:vAlign w:val="center"/>
            <w:hideMark/>
          </w:tcPr>
          <w:p w14:paraId="13AF10E5" w14:textId="77777777" w:rsidR="00FE702D" w:rsidRPr="0022223D" w:rsidRDefault="00FE702D" w:rsidP="00E11844">
            <w:pPr>
              <w:rPr>
                <w:rFonts w:eastAsia="DengXian"/>
                <w:sz w:val="20"/>
                <w:szCs w:val="20"/>
              </w:rPr>
            </w:pPr>
          </w:p>
        </w:tc>
        <w:tc>
          <w:tcPr>
            <w:tcW w:w="1559" w:type="dxa"/>
            <w:tcBorders>
              <w:top w:val="nil"/>
              <w:left w:val="nil"/>
              <w:bottom w:val="single" w:sz="4" w:space="0" w:color="auto"/>
              <w:right w:val="nil"/>
            </w:tcBorders>
            <w:noWrap/>
            <w:tcMar>
              <w:left w:w="0" w:type="dxa"/>
              <w:right w:w="0" w:type="dxa"/>
            </w:tcMar>
            <w:vAlign w:val="center"/>
            <w:hideMark/>
          </w:tcPr>
          <w:p w14:paraId="3E27CD53" w14:textId="77777777" w:rsidR="00FE702D" w:rsidRPr="0022223D"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17FCC278" w14:textId="77777777" w:rsidR="00FE702D" w:rsidRPr="0022223D"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56BD3CD9" w14:textId="77777777" w:rsidR="00FE702D" w:rsidRPr="0022223D" w:rsidRDefault="00FE702D" w:rsidP="00E11844">
            <w:pPr>
              <w:jc w:val="center"/>
              <w:rPr>
                <w:rFonts w:eastAsia="DengXian"/>
                <w:sz w:val="20"/>
                <w:szCs w:val="20"/>
              </w:rPr>
            </w:pPr>
          </w:p>
        </w:tc>
        <w:tc>
          <w:tcPr>
            <w:tcW w:w="1138" w:type="dxa"/>
            <w:tcBorders>
              <w:top w:val="nil"/>
              <w:left w:val="nil"/>
              <w:bottom w:val="single" w:sz="4" w:space="0" w:color="auto"/>
              <w:right w:val="nil"/>
            </w:tcBorders>
            <w:noWrap/>
            <w:tcMar>
              <w:left w:w="0" w:type="dxa"/>
              <w:right w:w="0" w:type="dxa"/>
            </w:tcMar>
            <w:hideMark/>
          </w:tcPr>
          <w:p w14:paraId="34D44712" w14:textId="0F2B7E71" w:rsidR="00FE702D" w:rsidRPr="0022223D" w:rsidRDefault="00FE702D" w:rsidP="00E11844">
            <w:pPr>
              <w:jc w:val="center"/>
              <w:rPr>
                <w:rFonts w:eastAsia="DengXian"/>
                <w:sz w:val="20"/>
                <w:szCs w:val="20"/>
              </w:rPr>
            </w:pPr>
            <w:r w:rsidRPr="0022223D">
              <w:rPr>
                <w:rFonts w:eastAsia="DengXian"/>
                <w:sz w:val="20"/>
                <w:szCs w:val="20"/>
              </w:rPr>
              <w:t>(0.0</w:t>
            </w:r>
            <w:r w:rsidR="000C39A2" w:rsidRPr="0022223D">
              <w:rPr>
                <w:rFonts w:eastAsia="DengXian"/>
                <w:sz w:val="20"/>
                <w:szCs w:val="20"/>
              </w:rPr>
              <w:t>75</w:t>
            </w:r>
            <w:r w:rsidRPr="0022223D">
              <w:rPr>
                <w:rFonts w:eastAsia="DengXian"/>
                <w:sz w:val="20"/>
                <w:szCs w:val="20"/>
              </w:rPr>
              <w:t>)</w:t>
            </w:r>
          </w:p>
        </w:tc>
      </w:tr>
      <w:tr w:rsidR="00FE702D" w:rsidRPr="0022223D" w14:paraId="2AB7C35F" w14:textId="77777777" w:rsidTr="00E11844">
        <w:trPr>
          <w:trHeight w:val="290"/>
          <w:jc w:val="center"/>
        </w:trPr>
        <w:tc>
          <w:tcPr>
            <w:tcW w:w="4395" w:type="dxa"/>
            <w:tcBorders>
              <w:top w:val="nil"/>
              <w:left w:val="nil"/>
              <w:bottom w:val="nil"/>
              <w:right w:val="nil"/>
            </w:tcBorders>
            <w:noWrap/>
            <w:vAlign w:val="center"/>
          </w:tcPr>
          <w:p w14:paraId="687DCE7B" w14:textId="77777777" w:rsidR="00FE702D" w:rsidRPr="0022223D" w:rsidRDefault="00FE702D" w:rsidP="00E11844">
            <w:pPr>
              <w:rPr>
                <w:rFonts w:eastAsia="DengXian"/>
                <w:sz w:val="20"/>
                <w:szCs w:val="20"/>
              </w:rPr>
            </w:pPr>
            <w:r w:rsidRPr="0022223D">
              <w:rPr>
                <w:rFonts w:eastAsia="DengXian"/>
                <w:sz w:val="20"/>
                <w:szCs w:val="20"/>
              </w:rPr>
              <w:t>controlling for LLM-enabled content quality ratings and length of the first answer</w:t>
            </w:r>
          </w:p>
        </w:tc>
        <w:tc>
          <w:tcPr>
            <w:tcW w:w="1559" w:type="dxa"/>
            <w:tcBorders>
              <w:top w:val="nil"/>
              <w:left w:val="nil"/>
              <w:bottom w:val="nil"/>
              <w:right w:val="nil"/>
            </w:tcBorders>
            <w:noWrap/>
            <w:vAlign w:val="center"/>
          </w:tcPr>
          <w:p w14:paraId="3D672DCF"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tcPr>
          <w:p w14:paraId="3A5531F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tcPr>
          <w:p w14:paraId="716AD3C7"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8" w:type="dxa"/>
            <w:tcBorders>
              <w:top w:val="nil"/>
              <w:left w:val="nil"/>
              <w:bottom w:val="nil"/>
              <w:right w:val="nil"/>
            </w:tcBorders>
            <w:noWrap/>
            <w:vAlign w:val="center"/>
          </w:tcPr>
          <w:p w14:paraId="2A4B6D95"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1462EF0E" w14:textId="77777777" w:rsidTr="00E11844">
        <w:trPr>
          <w:trHeight w:val="260"/>
          <w:jc w:val="center"/>
        </w:trPr>
        <w:tc>
          <w:tcPr>
            <w:tcW w:w="4395" w:type="dxa"/>
            <w:tcBorders>
              <w:top w:val="nil"/>
              <w:left w:val="nil"/>
              <w:bottom w:val="nil"/>
              <w:right w:val="nil"/>
            </w:tcBorders>
            <w:noWrap/>
            <w:vAlign w:val="center"/>
            <w:hideMark/>
          </w:tcPr>
          <w:p w14:paraId="66CEEFF9" w14:textId="77777777" w:rsidR="00FE702D" w:rsidRPr="0022223D" w:rsidRDefault="00FE702D" w:rsidP="00E11844">
            <w:pPr>
              <w:rPr>
                <w:rFonts w:eastAsia="DengXian"/>
                <w:sz w:val="20"/>
                <w:szCs w:val="20"/>
              </w:rPr>
            </w:pPr>
            <w:r w:rsidRPr="0022223D">
              <w:rPr>
                <w:rFonts w:eastAsia="DengXian"/>
                <w:sz w:val="20"/>
                <w:szCs w:val="20"/>
              </w:rPr>
              <w:t>question timing FE</w:t>
            </w:r>
          </w:p>
        </w:tc>
        <w:tc>
          <w:tcPr>
            <w:tcW w:w="1559" w:type="dxa"/>
            <w:tcBorders>
              <w:top w:val="nil"/>
              <w:left w:val="nil"/>
              <w:bottom w:val="nil"/>
              <w:right w:val="nil"/>
            </w:tcBorders>
            <w:noWrap/>
            <w:vAlign w:val="center"/>
            <w:hideMark/>
          </w:tcPr>
          <w:p w14:paraId="2BD902D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hideMark/>
          </w:tcPr>
          <w:p w14:paraId="3F4ED4B6"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nil"/>
              <w:right w:val="nil"/>
            </w:tcBorders>
            <w:noWrap/>
            <w:vAlign w:val="center"/>
            <w:hideMark/>
          </w:tcPr>
          <w:p w14:paraId="4E432574" w14:textId="77777777" w:rsidR="00FE702D" w:rsidRPr="0022223D" w:rsidRDefault="00FE702D" w:rsidP="00E11844">
            <w:pPr>
              <w:jc w:val="center"/>
              <w:rPr>
                <w:sz w:val="20"/>
                <w:szCs w:val="20"/>
              </w:rPr>
            </w:pPr>
            <w:r w:rsidRPr="0022223D">
              <w:rPr>
                <w:rFonts w:eastAsia="DengXian"/>
                <w:sz w:val="20"/>
                <w:szCs w:val="20"/>
              </w:rPr>
              <w:t>√</w:t>
            </w:r>
          </w:p>
        </w:tc>
        <w:tc>
          <w:tcPr>
            <w:tcW w:w="1138" w:type="dxa"/>
            <w:tcBorders>
              <w:top w:val="nil"/>
              <w:left w:val="nil"/>
              <w:bottom w:val="nil"/>
              <w:right w:val="nil"/>
            </w:tcBorders>
            <w:noWrap/>
            <w:vAlign w:val="center"/>
            <w:hideMark/>
          </w:tcPr>
          <w:p w14:paraId="0100BD18"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0FA1456C" w14:textId="77777777" w:rsidTr="00633022">
        <w:trPr>
          <w:trHeight w:val="270"/>
          <w:jc w:val="center"/>
        </w:trPr>
        <w:tc>
          <w:tcPr>
            <w:tcW w:w="4395" w:type="dxa"/>
            <w:tcBorders>
              <w:top w:val="nil"/>
              <w:left w:val="nil"/>
              <w:bottom w:val="single" w:sz="8" w:space="0" w:color="auto"/>
              <w:right w:val="nil"/>
            </w:tcBorders>
            <w:noWrap/>
            <w:vAlign w:val="center"/>
            <w:hideMark/>
          </w:tcPr>
          <w:p w14:paraId="32799B71" w14:textId="77777777" w:rsidR="00FE702D" w:rsidRPr="0022223D" w:rsidRDefault="00FE702D" w:rsidP="00E11844">
            <w:pPr>
              <w:rPr>
                <w:rFonts w:eastAsia="DengXian"/>
                <w:sz w:val="20"/>
                <w:szCs w:val="20"/>
              </w:rPr>
            </w:pPr>
            <w:r w:rsidRPr="0022223D">
              <w:rPr>
                <w:rFonts w:eastAsia="DengXian"/>
                <w:sz w:val="20"/>
                <w:szCs w:val="20"/>
              </w:rPr>
              <w:t>other controls</w:t>
            </w:r>
          </w:p>
        </w:tc>
        <w:tc>
          <w:tcPr>
            <w:tcW w:w="1559" w:type="dxa"/>
            <w:tcBorders>
              <w:top w:val="nil"/>
              <w:left w:val="nil"/>
              <w:bottom w:val="single" w:sz="8" w:space="0" w:color="auto"/>
              <w:right w:val="nil"/>
            </w:tcBorders>
            <w:noWrap/>
            <w:vAlign w:val="center"/>
            <w:hideMark/>
          </w:tcPr>
          <w:p w14:paraId="7E4D1B98"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single" w:sz="8" w:space="0" w:color="auto"/>
              <w:right w:val="nil"/>
            </w:tcBorders>
            <w:noWrap/>
            <w:vAlign w:val="center"/>
            <w:hideMark/>
          </w:tcPr>
          <w:p w14:paraId="6F28A119"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4" w:type="dxa"/>
            <w:tcBorders>
              <w:top w:val="nil"/>
              <w:left w:val="nil"/>
              <w:bottom w:val="single" w:sz="8" w:space="0" w:color="auto"/>
              <w:right w:val="nil"/>
            </w:tcBorders>
            <w:noWrap/>
            <w:vAlign w:val="center"/>
            <w:hideMark/>
          </w:tcPr>
          <w:p w14:paraId="04B91C85" w14:textId="77777777" w:rsidR="00FE702D" w:rsidRPr="0022223D" w:rsidRDefault="00FE702D" w:rsidP="00E11844">
            <w:pPr>
              <w:jc w:val="center"/>
              <w:rPr>
                <w:rFonts w:eastAsia="DengXian"/>
                <w:sz w:val="20"/>
                <w:szCs w:val="20"/>
              </w:rPr>
            </w:pPr>
            <w:r w:rsidRPr="0022223D">
              <w:rPr>
                <w:rFonts w:eastAsia="DengXian"/>
                <w:sz w:val="20"/>
                <w:szCs w:val="20"/>
              </w:rPr>
              <w:t>√</w:t>
            </w:r>
          </w:p>
        </w:tc>
        <w:tc>
          <w:tcPr>
            <w:tcW w:w="1138" w:type="dxa"/>
            <w:tcBorders>
              <w:top w:val="nil"/>
              <w:left w:val="nil"/>
              <w:bottom w:val="single" w:sz="8" w:space="0" w:color="auto"/>
              <w:right w:val="nil"/>
            </w:tcBorders>
            <w:noWrap/>
            <w:vAlign w:val="center"/>
            <w:hideMark/>
          </w:tcPr>
          <w:p w14:paraId="4C87C51A" w14:textId="77777777" w:rsidR="00FE702D" w:rsidRPr="0022223D" w:rsidRDefault="00FE702D" w:rsidP="00E11844">
            <w:pPr>
              <w:jc w:val="center"/>
              <w:rPr>
                <w:rFonts w:eastAsia="DengXian"/>
                <w:sz w:val="20"/>
                <w:szCs w:val="20"/>
              </w:rPr>
            </w:pPr>
            <w:r w:rsidRPr="0022223D">
              <w:rPr>
                <w:rFonts w:eastAsia="DengXian"/>
                <w:sz w:val="20"/>
                <w:szCs w:val="20"/>
              </w:rPr>
              <w:t>√</w:t>
            </w:r>
          </w:p>
        </w:tc>
      </w:tr>
      <w:tr w:rsidR="00FE702D" w:rsidRPr="0022223D" w14:paraId="6EFB58FA" w14:textId="77777777" w:rsidTr="00633022">
        <w:trPr>
          <w:trHeight w:val="283"/>
          <w:jc w:val="center"/>
        </w:trPr>
        <w:tc>
          <w:tcPr>
            <w:tcW w:w="4395" w:type="dxa"/>
            <w:tcBorders>
              <w:top w:val="single" w:sz="8" w:space="0" w:color="auto"/>
              <w:left w:val="nil"/>
              <w:bottom w:val="single" w:sz="12" w:space="0" w:color="auto"/>
              <w:right w:val="nil"/>
            </w:tcBorders>
            <w:noWrap/>
            <w:vAlign w:val="center"/>
            <w:hideMark/>
          </w:tcPr>
          <w:p w14:paraId="38F104F2" w14:textId="77777777" w:rsidR="00FE702D" w:rsidRPr="0022223D" w:rsidRDefault="00FE702D" w:rsidP="00E11844">
            <w:pPr>
              <w:rPr>
                <w:rFonts w:eastAsia="DengXian"/>
                <w:sz w:val="20"/>
                <w:szCs w:val="20"/>
              </w:rPr>
            </w:pPr>
            <w:r w:rsidRPr="0022223D">
              <w:rPr>
                <w:rFonts w:eastAsia="DengXian"/>
                <w:sz w:val="20"/>
                <w:szCs w:val="20"/>
              </w:rPr>
              <w:t>N</w:t>
            </w:r>
          </w:p>
        </w:tc>
        <w:tc>
          <w:tcPr>
            <w:tcW w:w="1559" w:type="dxa"/>
            <w:tcBorders>
              <w:top w:val="single" w:sz="8" w:space="0" w:color="auto"/>
              <w:left w:val="nil"/>
              <w:bottom w:val="single" w:sz="12" w:space="0" w:color="auto"/>
              <w:right w:val="nil"/>
            </w:tcBorders>
            <w:noWrap/>
            <w:vAlign w:val="center"/>
            <w:hideMark/>
          </w:tcPr>
          <w:p w14:paraId="1157810C"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64FE679F"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0EDA3CCB" w14:textId="77777777" w:rsidR="00FE702D" w:rsidRPr="0022223D" w:rsidRDefault="00FE702D" w:rsidP="00E11844">
            <w:pPr>
              <w:jc w:val="center"/>
              <w:rPr>
                <w:rFonts w:eastAsia="DengXian"/>
                <w:sz w:val="20"/>
                <w:szCs w:val="20"/>
              </w:rPr>
            </w:pPr>
            <w:r w:rsidRPr="0022223D">
              <w:rPr>
                <w:rFonts w:eastAsia="DengXian"/>
                <w:sz w:val="20"/>
                <w:szCs w:val="20"/>
              </w:rPr>
              <w:t>3,216</w:t>
            </w:r>
          </w:p>
        </w:tc>
        <w:tc>
          <w:tcPr>
            <w:tcW w:w="1138" w:type="dxa"/>
            <w:tcBorders>
              <w:top w:val="single" w:sz="8" w:space="0" w:color="auto"/>
              <w:left w:val="nil"/>
              <w:bottom w:val="single" w:sz="12" w:space="0" w:color="auto"/>
              <w:right w:val="nil"/>
            </w:tcBorders>
            <w:noWrap/>
            <w:vAlign w:val="center"/>
            <w:hideMark/>
          </w:tcPr>
          <w:p w14:paraId="655AFF27" w14:textId="77777777" w:rsidR="00FE702D" w:rsidRPr="0022223D" w:rsidRDefault="00FE702D" w:rsidP="00E11844">
            <w:pPr>
              <w:jc w:val="center"/>
              <w:rPr>
                <w:rFonts w:eastAsia="DengXian"/>
                <w:sz w:val="20"/>
                <w:szCs w:val="20"/>
              </w:rPr>
            </w:pPr>
            <w:r w:rsidRPr="0022223D">
              <w:rPr>
                <w:rFonts w:eastAsia="DengXian"/>
                <w:sz w:val="20"/>
                <w:szCs w:val="20"/>
              </w:rPr>
              <w:t>3,216</w:t>
            </w:r>
          </w:p>
        </w:tc>
      </w:tr>
    </w:tbl>
    <w:p w14:paraId="296ED47A" w14:textId="16ADC1B4" w:rsidR="00FE702D" w:rsidRPr="0022223D" w:rsidRDefault="00FE702D" w:rsidP="00FE702D">
      <w:pPr>
        <w:pStyle w:val="Notes"/>
      </w:pPr>
      <w:r w:rsidRPr="0022223D">
        <w:t>Notes: 1. ***p&lt;0.001; **p&lt;0.01; *p&lt;0.05.</w:t>
      </w:r>
      <w:r w:rsidR="00975517" w:rsidRPr="0022223D">
        <w:t xml:space="preserve"> </w:t>
      </w:r>
      <w:r w:rsidR="00975517" w:rsidRPr="0022223D">
        <w:br/>
      </w:r>
      <w:r w:rsidR="000C39A2" w:rsidRPr="0022223D">
        <w:t>2</w:t>
      </w:r>
      <w:r w:rsidR="00975517" w:rsidRPr="0022223D">
        <w:t>. Question timing FE indicates the date on which the question was posted.</w:t>
      </w:r>
    </w:p>
    <w:p w14:paraId="49FF40AB" w14:textId="77777777" w:rsidR="000E71E2" w:rsidRPr="0022223D" w:rsidRDefault="000E71E2" w:rsidP="000E71E2">
      <w:pPr>
        <w:pStyle w:val="Heading2"/>
      </w:pPr>
      <w:del w:id="1144" w:author="Xin Li" w:date="2026-05-11T13:52:00Z" w16du:dateUtc="2026-05-11T05:52:00Z">
        <w:r w:rsidRPr="0022223D" w:rsidDel="00204FD8">
          <w:delText xml:space="preserve">The Impacts of </w:delText>
        </w:r>
      </w:del>
      <w:r w:rsidRPr="0022223D">
        <w:t xml:space="preserve">Internal GenAI </w:t>
      </w:r>
      <w:ins w:id="1145" w:author="Xin Li" w:date="2026-05-11T13:52:00Z" w16du:dateUtc="2026-05-11T05:52:00Z">
        <w:r>
          <w:t xml:space="preserve">and </w:t>
        </w:r>
      </w:ins>
      <w:del w:id="1146" w:author="Xin Li" w:date="2026-05-11T13:52:00Z" w16du:dateUtc="2026-05-11T05:52:00Z">
        <w:r w:rsidRPr="0022223D" w:rsidDel="00204FD8">
          <w:delText xml:space="preserve">on </w:delText>
        </w:r>
      </w:del>
      <w:r w:rsidRPr="0022223D">
        <w:rPr>
          <w:lang w:eastAsia="zh-CN"/>
        </w:rPr>
        <w:t>Viewer</w:t>
      </w:r>
      <w:ins w:id="1147" w:author="Xin Li" w:date="2026-05-11T13:52:00Z" w16du:dateUtc="2026-05-11T05:52:00Z">
        <w:r>
          <w:rPr>
            <w:lang w:eastAsia="zh-CN"/>
          </w:rPr>
          <w:t xml:space="preserve"> Recognition</w:t>
        </w:r>
      </w:ins>
      <w:del w:id="1148" w:author="Xin Li" w:date="2026-05-11T13:52:00Z" w16du:dateUtc="2026-05-11T05:52:00Z">
        <w:r w:rsidRPr="0022223D" w:rsidDel="00204FD8">
          <w:rPr>
            <w:lang w:eastAsia="zh-CN"/>
          </w:rPr>
          <w:delText>s</w:delText>
        </w:r>
      </w:del>
    </w:p>
    <w:p w14:paraId="6060AF8B" w14:textId="4A4F7635" w:rsidR="000E71E2" w:rsidRDefault="000E71E2" w:rsidP="000E71E2">
      <w:pPr>
        <w:pStyle w:val="Paragraph0"/>
        <w:widowControl w:val="0"/>
        <w:ind w:firstLine="533"/>
      </w:pPr>
      <w:ins w:id="1149" w:author="Xin Li" w:date="2026-05-11T14:47:00Z" w16du:dateUtc="2026-05-11T06:47:00Z">
        <w:r>
          <w:t>We argue answers make their participat</w:t>
        </w:r>
      </w:ins>
      <w:ins w:id="1150" w:author="Xin Li" w:date="2026-05-11T14:48:00Z" w16du:dateUtc="2026-05-11T06:48:00Z">
        <w:r>
          <w:t xml:space="preserve">ions based on projected return from answering questions. </w:t>
        </w:r>
      </w:ins>
      <w:ins w:id="1151" w:author="Xin Li" w:date="2026-05-11T14:49:00Z" w16du:dateUtc="2026-05-11T06:49:00Z">
        <w:r>
          <w:t xml:space="preserve">It remains a question whether this assessment is </w:t>
        </w:r>
      </w:ins>
      <w:ins w:id="1152" w:author="Xin Li" w:date="2026-05-11T14:50:00Z" w16du:dateUtc="2026-05-11T06:50:00Z">
        <w:r w:rsidRPr="000E71E2">
          <w:t>hallucination</w:t>
        </w:r>
        <w:r w:rsidRPr="000E71E2">
          <w:t xml:space="preserve"> </w:t>
        </w:r>
      </w:ins>
      <w:ins w:id="1153" w:author="Xin Li" w:date="2026-05-11T14:49:00Z" w16du:dateUtc="2026-05-11T06:49:00Z">
        <w:r>
          <w:t xml:space="preserve">or with basis from reviewer recgotion. Thus, we conduct </w:t>
        </w:r>
      </w:ins>
      <w:del w:id="1154" w:author="Xin Li" w:date="2026-05-11T14:49:00Z" w16du:dateUtc="2026-05-11T06:49:00Z">
        <w:r w:rsidRPr="0022223D" w:rsidDel="000E71E2">
          <w:delText xml:space="preserve">We also theorize </w:delText>
        </w:r>
      </w:del>
      <w:ins w:id="1155" w:author="Xin Li" w:date="2026-05-11T14:49:00Z" w16du:dateUtc="2026-05-11T06:49:00Z">
        <w:r>
          <w:t xml:space="preserve">an anlsysi on </w:t>
        </w:r>
      </w:ins>
      <w:r w:rsidRPr="0022223D">
        <w:t xml:space="preserve">how internal GenAI influences viewer recognition of human answers. In online Q&amp;A communities, recognition through upvotes and community feedback constitutes a fundamental reward structure </w:t>
      </w:r>
      <w:r w:rsidRPr="0022223D">
        <w:fldChar w:fldCharType="begin"/>
      </w:r>
      <w:r>
        <w:instrText xml:space="preserve"> ADDIN ZOTERO_ITEM CSL_CITATION {"citationID":"1zR9Pl99","properties":{"formattedCitation":"(Mamykina et al., 2011)","plainCitation":"(Mamykina et al., 2011)","noteIndex":0},"citationItems":[{"id":"xILCbqsa/N1Lm0Fhw","uris":["http://zotero.org/users/8905122/items/HUIXGW6K"],"itemData":{"id":26522,"type":"paper-conference","abstract":"This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w:instrText>
      </w:r>
      <w:r>
        <w:rPr>
          <w:rFonts w:hint="eastAsia"/>
        </w:rPr>
        <w:instrText>ms research as well as to attempts to apply the Stack Overflow model to other specialized knowledge domains.\n\n</w:instrText>
      </w:r>
      <w:r>
        <w:rPr>
          <w:rFonts w:hint="eastAsia"/>
        </w:rPr>
        <w:instrText>【摘要翻译】本文分析了一个面向程序员的问答站点</w:instrText>
      </w:r>
      <w:r>
        <w:rPr>
          <w:rFonts w:hint="eastAsia"/>
        </w:rPr>
        <w:instrText xml:space="preserve"> Stack Overflow</w:instrText>
      </w:r>
      <w:r>
        <w:rPr>
          <w:rFonts w:hint="eastAsia"/>
        </w:rPr>
        <w:instrText>，它显著改进了技术领域问答系统的实用性和性能。超过</w:instrText>
      </w:r>
      <w:r>
        <w:rPr>
          <w:rFonts w:hint="eastAsia"/>
        </w:rPr>
        <w:instrText xml:space="preserve"> 92% </w:instrText>
      </w:r>
      <w:r>
        <w:rPr>
          <w:rFonts w:hint="eastAsia"/>
        </w:rPr>
        <w:instrText>的关于专家主题的堆栈溢出问题得到了回答</w:instrText>
      </w:r>
      <w:r>
        <w:rPr>
          <w:rFonts w:hint="eastAsia"/>
        </w:rPr>
        <w:instrText xml:space="preserve"> </w:instrText>
      </w:r>
      <w:r>
        <w:rPr>
          <w:rFonts w:hint="eastAsia"/>
        </w:rPr>
        <w:instrText>——</w:instrText>
      </w:r>
      <w:r>
        <w:rPr>
          <w:rFonts w:hint="eastAsia"/>
        </w:rPr>
        <w:instrText xml:space="preserve"> </w:instrText>
      </w:r>
      <w:r>
        <w:rPr>
          <w:rFonts w:hint="eastAsia"/>
        </w:rPr>
        <w:instrText>平均时间为</w:instrText>
      </w:r>
      <w:r>
        <w:rPr>
          <w:rFonts w:hint="eastAsia"/>
        </w:rPr>
        <w:instrText xml:space="preserve"> 11 </w:instrText>
      </w:r>
      <w:r>
        <w:rPr>
          <w:rFonts w:hint="eastAsia"/>
        </w:rPr>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Pr>
          <w:rFonts w:hint="eastAsia"/>
        </w:rPr>
        <w:instrText xml:space="preserve"> CSCW </w:instrText>
      </w:r>
      <w:r>
        <w:rPr>
          <w:rFonts w:hint="eastAsia"/>
        </w:rPr>
        <w:instrText>系统研究以及将堆栈溢出模型应用于其他专业知识领域的尝试提出了挑战。</w:instrText>
      </w:r>
      <w:r>
        <w:rPr>
          <w:rFonts w:hint="eastAsia"/>
        </w:rPr>
        <w:instrText xml:space="preserve">","archive_location":"619 </w:instrText>
      </w:r>
      <w:r>
        <w:rPr>
          <w:rFonts w:ascii="Segoe UI Emoji" w:hAnsi="Segoe UI Emoji" w:cs="Segoe UI Emoji"/>
        </w:rPr>
        <w:instrText>📊</w:instrText>
      </w:r>
      <w:r>
        <w:rPr>
          <w:rFonts w:hint="eastAsia"/>
        </w:rPr>
        <w:instrText>","collection-title":"CHI '11","container-title":"Proceedings of the SIGCHI Conference on Human Factors in Computing Systems","D</w:instrText>
      </w:r>
      <w:r>
        <w:instrText>OI":"10.1145/1978942.1979366","event-place":"New York, NY, USA","ISBN":"978-1-4503-0228-9","language":"en","license":"</w:instrText>
      </w:r>
      <w:r>
        <w:rPr>
          <w:rFonts w:ascii="Segoe UI Emoji" w:hAnsi="Segoe UI Emoji" w:cs="Segoe UI Emoji"/>
        </w:rPr>
        <w:instrText>⭐⭐⭐⭐⭐</w:instrText>
      </w:r>
      <w:r>
        <w:instrText>","note":"</w:instrText>
      </w:r>
      <w:r>
        <w:rPr>
          <w:rFonts w:ascii="Segoe UI Emoji" w:hAnsi="Segoe UI Emoji" w:cs="Segoe UI Emoji"/>
        </w:rPr>
        <w:instrText>🏷️</w:instrText>
      </w:r>
      <w:r>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Pr="0022223D">
        <w:fldChar w:fldCharType="separate"/>
      </w:r>
      <w:r w:rsidRPr="00FB59A6">
        <w:t>(Mamykina et al., 2011)</w:t>
      </w:r>
      <w:r w:rsidRPr="0022223D">
        <w:fldChar w:fldCharType="end"/>
      </w:r>
      <w:r w:rsidRPr="0022223D">
        <w:t xml:space="preserve">, which validates contributors’ efforts and influences future participation </w:t>
      </w:r>
      <w:r w:rsidRPr="0022223D">
        <w:fldChar w:fldCharType="begin"/>
      </w:r>
      <w:r>
        <w:instrText xml:space="preserve"> ADDIN ZOTERO_ITEM CSL_CITATION {"citationID":"iwwVyPeo","properties":{"formattedCitation":"(Jin et al., 2015; Luo et al., 2024)","plainCitation":"(Jin et al., 2015; Luo et al., 2024)","noteIndex":0},"citationItems":[{"id":"xILCbqsa/ZBqHgd1v","uris":["http://zotero.org/users/8905122/items/QRKNHRBQ"],"itemData":{"id":2893,"type":"article-journal","abstract":"Based on social capital theory, social exchange theory, and social cognitive theory, this study explored why users continuously contribute knowledge to online social Q&amp;A communities. Empirical panel count data were collected from a popular Chinese online social Q&amp;A community. The results from a negative binomial regression model with user fixed effects indicate that a user's self-presentation, peer rec</w:instrText>
      </w:r>
      <w:r>
        <w:rPr>
          <w:rFonts w:hint="eastAsia"/>
        </w:rPr>
        <w:instrText>ognition, and social learning have a positive impact on his knowledge-contribution behaviors. The findings can help guide the development and operation of online social Q&amp;A communities. (C) 2015 Elsevier B.V. All rights reserved.\n\n</w:instrText>
      </w:r>
      <w:r>
        <w:rPr>
          <w:rFonts w:hint="eastAsia"/>
        </w:rPr>
        <w:instrText>【摘要翻译】基于社会资本理论、社会交换理论和社会认知理论，本研究探讨了用户为什么不断向在线社交问答社区贡献知识。实证面板计数数据是从一个流行的中国在线社交问答社区收集的。具有用户固定效应的负二项式回归模型的结果表明，用户的自我呈现、同伴认可和社会学习对其知识贡献行为有正向影响。这些发现有助于指导在线社交问答社区的发展和运营。</w:instrText>
      </w:r>
      <w:r>
        <w:rPr>
          <w:rFonts w:hint="eastAsia"/>
        </w:rPr>
        <w:instrText>(C)2015 Elsevier B.V</w:instrText>
      </w:r>
      <w:r>
        <w:rPr>
          <w:rFonts w:hint="eastAsia"/>
        </w:rPr>
        <w:instrText>。保留所有权利。</w:instrText>
      </w:r>
      <w:r>
        <w:rPr>
          <w:rFonts w:hint="eastAsia"/>
        </w:rPr>
        <w:instrText xml:space="preserve">","archive_location":"204 </w:instrText>
      </w:r>
      <w:r>
        <w:rPr>
          <w:rFonts w:ascii="Segoe UI Emoji" w:hAnsi="Segoe UI Emoji" w:cs="Segoe UI Emoji"/>
        </w:rPr>
        <w:instrText>📊</w:instrText>
      </w:r>
      <w:r>
        <w:rPr>
          <w:rFonts w:hint="eastAsia"/>
        </w:rPr>
        <w:instrText>","call-number":"2","container-title":"Information &amp; Manag</w:instrText>
      </w:r>
      <w:r>
        <w:instrText>ement","DOI":"10.1016/j.im.2015.07.005","ISSN":"0378-7206","issue":"7","journalAbbreviation":"Inform. Manage.","language":"en","note":"</w:instrText>
      </w:r>
      <w:r>
        <w:rPr>
          <w:rFonts w:ascii="Segoe UI Emoji" w:hAnsi="Segoe UI Emoji" w:cs="Segoe UI Emoji"/>
        </w:rPr>
        <w:instrText>🏷️</w:instrText>
      </w:r>
      <w:r>
        <w:instrText xml:space="preserve"> /unread</w:instrText>
      </w:r>
      <w:r>
        <w:rPr>
          <w:rFonts w:hint="eastAsia"/>
        </w:rPr>
        <w:instrText>、</w:instrText>
      </w:r>
      <w:r>
        <w:instrText>INTENTION</w:instrText>
      </w:r>
      <w:r>
        <w:rPr>
          <w:rFonts w:hint="eastAsia"/>
        </w:rPr>
        <w:instrText>、</w:instrText>
      </w:r>
      <w:r>
        <w:instrText>VIRTUAL COMMUNITIES</w:instrText>
      </w:r>
      <w:r>
        <w:rPr>
          <w:rFonts w:hint="eastAsia"/>
        </w:rPr>
        <w:instrText>、</w:instrText>
      </w:r>
      <w:r>
        <w:instrText>DESIGN</w:instrText>
      </w:r>
      <w:r>
        <w:rPr>
          <w:rFonts w:hint="eastAsia"/>
        </w:rPr>
        <w:instrText>、</w:instrText>
      </w:r>
      <w:r>
        <w:instrText>Knowledge contribution</w:instrText>
      </w:r>
      <w:r>
        <w:rPr>
          <w:rFonts w:hint="eastAsia"/>
        </w:rPr>
        <w:instrText>、</w:instrText>
      </w:r>
      <w:r>
        <w:instrText>IDENTITY</w:instrText>
      </w:r>
      <w:r>
        <w:rPr>
          <w:rFonts w:hint="eastAsia"/>
        </w:rPr>
        <w:instrText>、</w:instrText>
      </w:r>
      <w:r>
        <w:instrText>COGNITIVE THEORY</w:instrText>
      </w:r>
      <w:r>
        <w:rPr>
          <w:rFonts w:hint="eastAsia"/>
        </w:rPr>
        <w:instrText>、</w:instrText>
      </w:r>
      <w:r>
        <w:instrText>CONSUMER-TRUST</w:instrText>
      </w:r>
      <w:r>
        <w:rPr>
          <w:rFonts w:hint="eastAsia"/>
        </w:rPr>
        <w:instrText>、</w:instrText>
      </w:r>
      <w:r>
        <w:instrText>CONTINU</w:instrText>
      </w:r>
      <w:r>
        <w:rPr>
          <w:rFonts w:hint="eastAsia"/>
        </w:rPr>
        <w:instrText>ANCE</w:instrText>
      </w:r>
      <w:r>
        <w:rPr>
          <w:rFonts w:hint="eastAsia"/>
        </w:rPr>
        <w:instrText>、</w:instrText>
      </w:r>
      <w:r>
        <w:rPr>
          <w:rFonts w:hint="eastAsia"/>
        </w:rPr>
        <w:instrText>EXPECTATIONS</w:instrText>
      </w:r>
      <w:r>
        <w:rPr>
          <w:rFonts w:hint="eastAsia"/>
        </w:rPr>
        <w:instrText>、</w:instrText>
      </w:r>
      <w:r>
        <w:rPr>
          <w:rFonts w:hint="eastAsia"/>
        </w:rPr>
        <w:instrText>Identity communication</w:instrText>
      </w:r>
      <w:r>
        <w:rPr>
          <w:rFonts w:hint="eastAsia"/>
        </w:rPr>
        <w:instrText>、</w:instrText>
      </w:r>
      <w:r>
        <w:rPr>
          <w:rFonts w:hint="eastAsia"/>
        </w:rPr>
        <w:instrText>SELF-REGULATION</w:instrText>
      </w:r>
      <w:r>
        <w:rPr>
          <w:rFonts w:hint="eastAsia"/>
        </w:rPr>
        <w:instrText>、</w:instrText>
      </w:r>
      <w:r>
        <w:rPr>
          <w:rFonts w:hint="eastAsia"/>
        </w:rPr>
        <w:instrText>SHARE</w:instrText>
      </w:r>
      <w:r>
        <w:rPr>
          <w:rFonts w:hint="eastAsia"/>
        </w:rPr>
        <w:instrText>、</w:instrText>
      </w:r>
      <w:r>
        <w:rPr>
          <w:rFonts w:hint="eastAsia"/>
        </w:rPr>
        <w:instrText>Social exchange</w:instrText>
      </w:r>
      <w:r>
        <w:rPr>
          <w:rFonts w:hint="eastAsia"/>
        </w:rPr>
        <w:instrText>、</w:instrText>
      </w:r>
      <w:r>
        <w:rPr>
          <w:rFonts w:hint="eastAsia"/>
        </w:rPr>
        <w:instrText>Social learning","page":"840-849","source":"9.9 (Q1)","title":"Why users contribute knowledge to online communities: An empirical study of an online social Q&amp;A community","titl</w:instrText>
      </w:r>
      <w:r>
        <w:instrText>e-short":"Why users contribute knowledge to online communities","volume":"52","author":[{"family":"Jin","given":"Jiahua"},{"family":"Li","given":"Yijun"},{"family":"Zhong","given":"Xiaojia"},{"family":"Zhai","given":"Li"}],"issued":{"date-parts":[["2015",11]]}},"label":"page"},{"id":"xILCbqsa/5mwdF4iO","uris":["http://zotero.org/users/8905122/items/VGJLGVUG"],"itemData":{"id":2894,"type":"article-journal","abstract":"Purpose Based on the perspectives of social capital, image motivation and motivation affordances, this paper explores the direct and moderation effects of different kinds of motivations (i.e. relationship-based motivation, community-based motivation and individual-based motivation) on users' continuous knowledge contributions in social question and answer (Q&amp;A) communities.Design/methodology/approachThe authors collect the panel data of 10,193 users from a popular social Q&amp;A community in China. Then, a negative binomial regression model is adopted to analyze the collected data.Findings The paper demonstrates that social learning, peer recognition and knowledge seeking positively affect users' continuous contribution behaviors. However, the results also show that social exposure has the opposite effect. In addition, self-presentation is found to moderate the influence of social factors on users' continuous use behaviors, while the moderation effect of motivation affordances has no significance.Originality/value First, this study develops a comprehensive motivation framework that helps gain deeper insights into the underlying mechanism of knowledge contribution in social Q&amp;A communities. Second, this study conducts panel data analysis to capture the impacts of motivations over time, rather than intentions at a fixed time point. Third, the findi</w:instrText>
      </w:r>
      <w:r>
        <w:rPr>
          <w:rFonts w:hint="eastAsia"/>
        </w:rPr>
        <w:instrText>ngs can help operators of social Q&amp;A communities to optimize community norms and incentive mechanisms.\n\n</w:instrText>
      </w:r>
      <w:r>
        <w:rPr>
          <w:rFonts w:hint="eastAsia"/>
        </w:rPr>
        <w:instrText>【摘要翻译】目的基于社会资本、形象动机和动机可供性的视角，探讨了不同类型的动机（即基于关系的动机、基于社区的动机和基于个人的动机）对用户在社交问答（</w:instrText>
      </w:r>
      <w:r>
        <w:rPr>
          <w:rFonts w:hint="eastAsia"/>
        </w:rPr>
        <w:instrText>Q&amp;A</w:instrText>
      </w:r>
      <w:r>
        <w:rPr>
          <w:rFonts w:hint="eastAsia"/>
        </w:rPr>
        <w:instrText>）中持续知识贡献的直接和调节作用</w:instrText>
      </w:r>
      <w:r>
        <w:rPr>
          <w:rFonts w:hint="eastAsia"/>
        </w:rPr>
        <w:instrText>communities.Design/methodology/approachThe</w:instrText>
      </w:r>
      <w:r>
        <w:rPr>
          <w:rFonts w:hint="eastAsia"/>
        </w:rPr>
        <w:instrText>作者从中国一个流行的社交问答社区收集了</w:instrText>
      </w:r>
      <w:r>
        <w:rPr>
          <w:rFonts w:hint="eastAsia"/>
        </w:rPr>
        <w:instrText>10,193</w:instrText>
      </w:r>
      <w:r>
        <w:rPr>
          <w:rFonts w:hint="eastAsia"/>
        </w:rPr>
        <w:instrText>名用户的面板数据。然后，采用负二项回归模型对收集的数据进行分析。结果表明，社会学习、同伴认可和知识寻求对用户的持续贡献行为产生积极影响。然而，结果也表明，社会暴露具有相反的效果。此外，自我呈现被发现可以调节社会因素对用户持续使用行为的影响，而动机提供的调节效应没有意义。原创性</w:instrText>
      </w:r>
      <w:r>
        <w:rPr>
          <w:rFonts w:hint="eastAsia"/>
        </w:rPr>
        <w:instrText>/</w:instrText>
      </w:r>
      <w:r>
        <w:rPr>
          <w:rFonts w:hint="eastAsia"/>
        </w:rPr>
        <w:instrText>价值首先，本研究开发了一个全面的动机框架，有助于更深入地了解社交问答社区中知识贡献的潜在机制。第二，本研究进行了面板数据分析，以捕捉动机随时间的影响，而不是固定时间点的意图。第三，研究结果可以帮助社交问答社区的运营者优化社区规范和激励机制。</w:instrText>
      </w:r>
      <w:r>
        <w:instrText>","call-number":"3","container-title":"Information Technology &amp; People","DOI":"10.1108/ITP-02-2022-0128","ISSN":"0959-3845","issue":"5","journalAbbreviation":"Inform. Technol. Peopl.","language":"en","note":"</w:instrText>
      </w:r>
      <w:r>
        <w:rPr>
          <w:rFonts w:ascii="Segoe UI Emoji" w:hAnsi="Segoe UI Emoji" w:cs="Segoe UI Emoji"/>
        </w:rPr>
        <w:instrText>🏷️</w:instrText>
      </w:r>
      <w:r>
        <w:instrText xml:space="preserve"> /unread</w:instrText>
      </w:r>
      <w:r>
        <w:rPr>
          <w:rFonts w:hint="eastAsia"/>
        </w:rPr>
        <w:instrText>、</w:instrText>
      </w:r>
      <w:r>
        <w:instrText>INTENTION</w:instrText>
      </w:r>
      <w:r>
        <w:rPr>
          <w:rFonts w:hint="eastAsia"/>
        </w:rPr>
        <w:instrText>、</w:instrText>
      </w:r>
      <w:r>
        <w:instrText>VIRTUAL CO</w:instrText>
      </w:r>
      <w:r>
        <w:rPr>
          <w:rFonts w:hint="eastAsia"/>
        </w:rPr>
        <w:instrText>MMUNITIES</w:instrText>
      </w:r>
      <w:r>
        <w:rPr>
          <w:rFonts w:hint="eastAsia"/>
        </w:rPr>
        <w:instrText>、</w:instrText>
      </w:r>
      <w:r>
        <w:rPr>
          <w:rFonts w:hint="eastAsia"/>
        </w:rPr>
        <w:instrText>Knowledge contribution</w:instrText>
      </w:r>
      <w:r>
        <w:rPr>
          <w:rFonts w:hint="eastAsia"/>
        </w:rPr>
        <w:instrText>、</w:instrText>
      </w:r>
      <w:r>
        <w:rPr>
          <w:rFonts w:hint="eastAsia"/>
        </w:rPr>
        <w:instrText>IDENTITY</w:instrText>
      </w:r>
      <w:r>
        <w:rPr>
          <w:rFonts w:hint="eastAsia"/>
        </w:rPr>
        <w:instrText>、</w:instrText>
      </w:r>
      <w:r>
        <w:rPr>
          <w:rFonts w:hint="eastAsia"/>
        </w:rPr>
        <w:instrText>CONTRIBUTION BEHAVIOR</w:instrText>
      </w:r>
      <w:r>
        <w:rPr>
          <w:rFonts w:hint="eastAsia"/>
        </w:rPr>
        <w:instrText>、</w:instrText>
      </w:r>
      <w:r>
        <w:rPr>
          <w:rFonts w:hint="eastAsia"/>
        </w:rPr>
        <w:instrText>IMAGE MOTIVATION</w:instrText>
      </w:r>
      <w:r>
        <w:rPr>
          <w:rFonts w:hint="eastAsia"/>
        </w:rPr>
        <w:instrText>、</w:instrText>
      </w:r>
      <w:r>
        <w:rPr>
          <w:rFonts w:hint="eastAsia"/>
        </w:rPr>
        <w:instrText>MEDIA</w:instrText>
      </w:r>
      <w:r>
        <w:rPr>
          <w:rFonts w:hint="eastAsia"/>
        </w:rPr>
        <w:instrText>、</w:instrText>
      </w:r>
      <w:r>
        <w:rPr>
          <w:rFonts w:hint="eastAsia"/>
        </w:rPr>
        <w:instrText>Motivational affordances</w:instrText>
      </w:r>
      <w:r>
        <w:rPr>
          <w:rFonts w:hint="eastAsia"/>
        </w:rPr>
        <w:instrText>、</w:instrText>
      </w:r>
      <w:r>
        <w:rPr>
          <w:rFonts w:hint="eastAsia"/>
        </w:rPr>
        <w:instrText>NETWORKING SITES</w:instrText>
      </w:r>
      <w:r>
        <w:rPr>
          <w:rFonts w:hint="eastAsia"/>
        </w:rPr>
        <w:instrText>、</w:instrText>
      </w:r>
      <w:r>
        <w:rPr>
          <w:rFonts w:hint="eastAsia"/>
        </w:rPr>
        <w:instrText>ONLINE CONSUMER REVIEWS</w:instrText>
      </w:r>
      <w:r>
        <w:rPr>
          <w:rFonts w:hint="eastAsia"/>
        </w:rPr>
        <w:instrText>、</w:instrText>
      </w:r>
      <w:r>
        <w:rPr>
          <w:rFonts w:hint="eastAsia"/>
        </w:rPr>
        <w:instrText>Self-presentation</w:instrText>
      </w:r>
      <w:r>
        <w:rPr>
          <w:rFonts w:hint="eastAsia"/>
        </w:rPr>
        <w:instrText>、</w:instrText>
      </w:r>
      <w:r>
        <w:rPr>
          <w:rFonts w:hint="eastAsia"/>
        </w:rPr>
        <w:instrText>Social capital</w:instrText>
      </w:r>
      <w:r>
        <w:rPr>
          <w:rFonts w:hint="eastAsia"/>
        </w:rPr>
        <w:instrText>、</w:instrText>
      </w:r>
      <w:r>
        <w:rPr>
          <w:rFonts w:hint="eastAsia"/>
        </w:rPr>
        <w:instrText>Social Q&amp;A community</w:instrText>
      </w:r>
      <w:r>
        <w:rPr>
          <w:rFonts w:hint="eastAsia"/>
        </w:rPr>
        <w:instrText>、</w:instrText>
      </w:r>
      <w:r>
        <w:rPr>
          <w:rFonts w:hint="eastAsia"/>
        </w:rPr>
        <w:instrText>TECHNOLOGY</w:instrText>
      </w:r>
      <w:r>
        <w:rPr>
          <w:rFonts w:hint="eastAsia"/>
        </w:rPr>
        <w:instrText>、</w:instrText>
      </w:r>
      <w:r>
        <w:rPr>
          <w:rFonts w:hint="eastAsia"/>
        </w:rPr>
        <w:instrText>USER PARTICIPATION","page":"1950-1982</w:instrText>
      </w:r>
      <w:r>
        <w:instrText xml:space="preserve">","source":"4.4 (Q2)","title":"Continuous knowledge contribution in social Q&amp;A communities: the moderation effects of self-presentation and motivational affordances","title-short":"Continuous knowledge contribution in social Q&amp;A communities","volume":"37","author":[{"family":"Luo","given":"Lijuan"},{"family":"Wang","given":"Yuwei"},{"family":"Duan","given":"Siqi"},{"family":"Shang","given":"Shanshan"},{"family":"Ma","given":"Baojun"},{"family":"Zhou","given":"Xiaoli"}],"issued":{"date-parts":[["2024",7,5]]}}}],"schema":"https://github.com/citation-style-language/schema/raw/master/csl-citation.json"} </w:instrText>
      </w:r>
      <w:r w:rsidRPr="0022223D">
        <w:fldChar w:fldCharType="separate"/>
      </w:r>
      <w:r w:rsidRPr="00FB59A6">
        <w:t>(Jin et al., 2015; Luo et al., 2024)</w:t>
      </w:r>
      <w:r w:rsidRPr="0022223D">
        <w:fldChar w:fldCharType="end"/>
      </w:r>
      <w:r w:rsidRPr="0022223D">
        <w:t>. We propose three mechanisms through which AI-generated answers affect recognition of human contributions.</w:t>
      </w:r>
    </w:p>
    <w:p w14:paraId="783B5603" w14:textId="77777777" w:rsidR="000E71E2" w:rsidDel="00473801" w:rsidRDefault="000E71E2" w:rsidP="000E71E2">
      <w:pPr>
        <w:pStyle w:val="Heading4"/>
        <w:rPr>
          <w:del w:id="1156" w:author="Xin Li" w:date="2026-05-11T13:50:00Z" w16du:dateUtc="2026-05-11T05:50:00Z"/>
        </w:rPr>
      </w:pPr>
      <w:del w:id="1157" w:author="Xin Li" w:date="2026-05-11T13:50:00Z" w16du:dateUtc="2026-05-11T05:50:00Z">
        <w:r w:rsidDel="00473801">
          <w:delText>Viewer</w:delText>
        </w:r>
      </w:del>
    </w:p>
    <w:p w14:paraId="175FAE39" w14:textId="77777777" w:rsidR="000E71E2" w:rsidRDefault="000E71E2" w:rsidP="000E71E2">
      <w:pPr>
        <w:pStyle w:val="Paragraph0"/>
      </w:pPr>
      <w:r w:rsidRPr="0022223D">
        <w:rPr>
          <w:b/>
          <w:bCs/>
        </w:rPr>
        <w:t>Viewer Recognition</w:t>
      </w:r>
      <w:r w:rsidRPr="0022223D">
        <w:t xml:space="preserve"> of human answers (Columns </w:t>
      </w:r>
      <w:del w:id="1158" w:author="Dylan CHEN" w:date="2026-03-17T17:30:00Z" w16du:dateUtc="2026-03-17T09:30:00Z">
        <w:r w:rsidRPr="0022223D" w:rsidDel="00BE6B85">
          <w:delText>4</w:delText>
        </w:r>
      </w:del>
      <w:ins w:id="1159" w:author="Dylan CHEN" w:date="2026-03-17T17:30:00Z" w16du:dateUtc="2026-03-17T09:30:00Z">
        <w:r w:rsidRPr="0022223D">
          <w:t>5</w:t>
        </w:r>
      </w:ins>
      <w:r w:rsidRPr="0022223D">
        <w:t>-</w:t>
      </w:r>
      <w:ins w:id="1160" w:author="Dylan CHEN" w:date="2026-03-17T17:30:00Z" w16du:dateUtc="2026-03-17T09:30:00Z">
        <w:r w:rsidRPr="0022223D">
          <w:t>8</w:t>
        </w:r>
      </w:ins>
      <w:del w:id="1161" w:author="Dylan CHEN" w:date="2026-03-17T17:30:00Z" w16du:dateUtc="2026-03-17T09:30:00Z">
        <w:r w:rsidRPr="0022223D" w:rsidDel="00BE6B85">
          <w:delText>6</w:delText>
        </w:r>
      </w:del>
      <w:r w:rsidRPr="0022223D">
        <w:t>). We analyze net likes received by human answers, progressively adding controls. Treatment group answers consistently receive significantly fewer net likes than control group answers (which average 0.311 net likes). Our preferred specification (Column 6) estimates a decrease of 0.046 net likes, representing a 14.8% reduction in viewer recognition.</w:t>
      </w:r>
    </w:p>
    <w:p w14:paraId="4CAB815F" w14:textId="77777777" w:rsidR="000E71E2" w:rsidRPr="0022223D" w:rsidRDefault="000E71E2" w:rsidP="000E71E2">
      <w:pPr>
        <w:pStyle w:val="TableFiguretitle"/>
      </w:pPr>
      <w:r w:rsidRPr="0022223D">
        <w:t xml:space="preserve">Table </w:t>
      </w:r>
      <w:r>
        <w:fldChar w:fldCharType="begin"/>
      </w:r>
      <w:r>
        <w:instrText xml:space="preserve"> SEQ Table \* ARABIC </w:instrText>
      </w:r>
      <w:r>
        <w:fldChar w:fldCharType="separate"/>
      </w:r>
      <w:r w:rsidRPr="0022223D">
        <w:t>3</w:t>
      </w:r>
      <w:r>
        <w:fldChar w:fldCharType="end"/>
      </w:r>
      <w:r w:rsidRPr="0022223D">
        <w:t>. The impact of AI-generated answers on the answer supply and viewer recognition</w:t>
      </w:r>
    </w:p>
    <w:tbl>
      <w:tblPr>
        <w:tblW w:w="5000" w:type="pct"/>
        <w:jc w:val="center"/>
        <w:tblLayout w:type="fixed"/>
        <w:tblLook w:val="04A0" w:firstRow="1" w:lastRow="0" w:firstColumn="1" w:lastColumn="0" w:noHBand="0" w:noVBand="1"/>
        <w:tblPrChange w:id="1162" w:author="Dylan CHEN" w:date="2026-03-17T17:32:00Z" w16du:dateUtc="2026-03-17T09:32:00Z">
          <w:tblPr>
            <w:tblW w:w="13432" w:type="dxa"/>
            <w:tblLook w:val="04A0" w:firstRow="1" w:lastRow="0" w:firstColumn="1" w:lastColumn="0" w:noHBand="0" w:noVBand="1"/>
          </w:tblPr>
        </w:tblPrChange>
      </w:tblPr>
      <w:tblGrid>
        <w:gridCol w:w="1620"/>
        <w:gridCol w:w="900"/>
        <w:gridCol w:w="938"/>
        <w:gridCol w:w="1117"/>
        <w:gridCol w:w="1117"/>
        <w:gridCol w:w="917"/>
        <w:gridCol w:w="917"/>
        <w:gridCol w:w="917"/>
        <w:gridCol w:w="917"/>
        <w:tblGridChange w:id="1163">
          <w:tblGrid>
            <w:gridCol w:w="1620"/>
            <w:gridCol w:w="160"/>
            <w:gridCol w:w="740"/>
            <w:gridCol w:w="873"/>
            <w:gridCol w:w="65"/>
            <w:gridCol w:w="1117"/>
            <w:gridCol w:w="431"/>
            <w:gridCol w:w="686"/>
            <w:gridCol w:w="917"/>
            <w:gridCol w:w="10"/>
            <w:gridCol w:w="907"/>
            <w:gridCol w:w="706"/>
            <w:gridCol w:w="211"/>
            <w:gridCol w:w="917"/>
            <w:gridCol w:w="172"/>
            <w:gridCol w:w="1300"/>
            <w:gridCol w:w="1300"/>
            <w:gridCol w:w="1300"/>
          </w:tblGrid>
        </w:tblGridChange>
      </w:tblGrid>
      <w:tr w:rsidR="000E71E2" w:rsidRPr="0022223D" w14:paraId="19C01066" w14:textId="77777777" w:rsidTr="00F92814">
        <w:trPr>
          <w:trHeight w:val="320"/>
          <w:jc w:val="center"/>
          <w:ins w:id="1164" w:author="Dylan CHEN" w:date="2026-03-17T17:31:00Z"/>
          <w:trPrChange w:id="1165" w:author="Dylan CHEN" w:date="2026-03-17T17:32:00Z" w16du:dateUtc="2026-03-17T09:32:00Z">
            <w:trPr>
              <w:trHeight w:val="320"/>
            </w:trPr>
          </w:trPrChange>
        </w:trPr>
        <w:tc>
          <w:tcPr>
            <w:tcW w:w="1620" w:type="dxa"/>
            <w:tcBorders>
              <w:top w:val="single" w:sz="8" w:space="0" w:color="auto"/>
              <w:left w:val="nil"/>
              <w:bottom w:val="nil"/>
              <w:right w:val="nil"/>
            </w:tcBorders>
            <w:noWrap/>
            <w:tcMar>
              <w:left w:w="14" w:type="dxa"/>
              <w:right w:w="14" w:type="dxa"/>
            </w:tcMar>
            <w:hideMark/>
            <w:tcPrChange w:id="1166" w:author="Dylan CHEN" w:date="2026-03-17T17:32:00Z" w16du:dateUtc="2026-03-17T09:32:00Z">
              <w:tcPr>
                <w:tcW w:w="1780" w:type="dxa"/>
                <w:gridSpan w:val="2"/>
                <w:tcBorders>
                  <w:top w:val="single" w:sz="8" w:space="0" w:color="auto"/>
                  <w:left w:val="nil"/>
                  <w:bottom w:val="nil"/>
                  <w:right w:val="nil"/>
                </w:tcBorders>
                <w:noWrap/>
                <w:vAlign w:val="center"/>
                <w:hideMark/>
              </w:tcPr>
            </w:tcPrChange>
          </w:tcPr>
          <w:p w14:paraId="6A8EE9FC" w14:textId="77777777" w:rsidR="000E71E2" w:rsidRPr="0022223D" w:rsidRDefault="000E71E2" w:rsidP="00F92814">
            <w:pPr>
              <w:jc w:val="center"/>
              <w:rPr>
                <w:ins w:id="1167" w:author="Dylan CHEN" w:date="2026-03-17T17:31:00Z" w16du:dateUtc="2026-03-17T09:31:00Z"/>
                <w:color w:val="000000"/>
                <w:sz w:val="20"/>
                <w:szCs w:val="20"/>
              </w:rPr>
            </w:pPr>
          </w:p>
        </w:tc>
        <w:tc>
          <w:tcPr>
            <w:tcW w:w="900" w:type="dxa"/>
            <w:tcBorders>
              <w:top w:val="single" w:sz="8" w:space="0" w:color="auto"/>
              <w:left w:val="nil"/>
              <w:bottom w:val="nil"/>
              <w:right w:val="nil"/>
            </w:tcBorders>
            <w:noWrap/>
            <w:tcMar>
              <w:left w:w="14" w:type="dxa"/>
              <w:right w:w="14" w:type="dxa"/>
            </w:tcMar>
            <w:hideMark/>
            <w:tcPrChange w:id="1168"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07B34589" w14:textId="77777777" w:rsidR="000E71E2" w:rsidRPr="0022223D" w:rsidRDefault="000E71E2" w:rsidP="00F92814">
            <w:pPr>
              <w:jc w:val="center"/>
              <w:rPr>
                <w:ins w:id="1169" w:author="Dylan CHEN" w:date="2026-03-17T17:31:00Z" w16du:dateUtc="2026-03-17T09:31:00Z"/>
                <w:color w:val="000000"/>
                <w:sz w:val="20"/>
                <w:szCs w:val="20"/>
              </w:rPr>
            </w:pPr>
            <w:ins w:id="1170" w:author="Dylan CHEN" w:date="2026-03-17T17:31:00Z" w16du:dateUtc="2026-03-17T09:31:00Z">
              <w:r w:rsidRPr="0022223D">
                <w:rPr>
                  <w:color w:val="000000"/>
                  <w:sz w:val="20"/>
                  <w:szCs w:val="20"/>
                </w:rPr>
                <w:t>(1)</w:t>
              </w:r>
            </w:ins>
          </w:p>
        </w:tc>
        <w:tc>
          <w:tcPr>
            <w:tcW w:w="938" w:type="dxa"/>
            <w:tcBorders>
              <w:top w:val="single" w:sz="8" w:space="0" w:color="auto"/>
              <w:left w:val="nil"/>
              <w:bottom w:val="nil"/>
              <w:right w:val="nil"/>
            </w:tcBorders>
            <w:noWrap/>
            <w:tcMar>
              <w:left w:w="14" w:type="dxa"/>
              <w:right w:w="14" w:type="dxa"/>
            </w:tcMar>
            <w:hideMark/>
            <w:tcPrChange w:id="1171"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037F5C36" w14:textId="77777777" w:rsidR="000E71E2" w:rsidRPr="0022223D" w:rsidRDefault="000E71E2" w:rsidP="00F92814">
            <w:pPr>
              <w:jc w:val="center"/>
              <w:rPr>
                <w:ins w:id="1172" w:author="Dylan CHEN" w:date="2026-03-17T17:31:00Z" w16du:dateUtc="2026-03-17T09:31:00Z"/>
                <w:color w:val="000000"/>
                <w:sz w:val="20"/>
                <w:szCs w:val="20"/>
              </w:rPr>
            </w:pPr>
            <w:ins w:id="1173" w:author="Dylan CHEN" w:date="2026-03-17T17:31:00Z" w16du:dateUtc="2026-03-17T09:31:00Z">
              <w:r w:rsidRPr="0022223D">
                <w:rPr>
                  <w:color w:val="000000"/>
                  <w:sz w:val="20"/>
                  <w:szCs w:val="20"/>
                </w:rPr>
                <w:t>(2)</w:t>
              </w:r>
            </w:ins>
          </w:p>
        </w:tc>
        <w:tc>
          <w:tcPr>
            <w:tcW w:w="1117" w:type="dxa"/>
            <w:tcBorders>
              <w:top w:val="single" w:sz="8" w:space="0" w:color="auto"/>
              <w:left w:val="nil"/>
              <w:bottom w:val="nil"/>
              <w:right w:val="nil"/>
            </w:tcBorders>
            <w:noWrap/>
            <w:tcMar>
              <w:left w:w="14" w:type="dxa"/>
              <w:right w:w="14" w:type="dxa"/>
            </w:tcMar>
            <w:hideMark/>
            <w:tcPrChange w:id="1174" w:author="Dylan CHEN" w:date="2026-03-17T17:32:00Z" w16du:dateUtc="2026-03-17T09:32:00Z">
              <w:tcPr>
                <w:tcW w:w="1613" w:type="dxa"/>
                <w:gridSpan w:val="3"/>
                <w:tcBorders>
                  <w:top w:val="single" w:sz="8" w:space="0" w:color="auto"/>
                  <w:left w:val="nil"/>
                  <w:bottom w:val="nil"/>
                  <w:right w:val="nil"/>
                </w:tcBorders>
                <w:noWrap/>
                <w:vAlign w:val="center"/>
                <w:hideMark/>
              </w:tcPr>
            </w:tcPrChange>
          </w:tcPr>
          <w:p w14:paraId="48012303" w14:textId="77777777" w:rsidR="000E71E2" w:rsidRPr="0022223D" w:rsidRDefault="000E71E2" w:rsidP="00F92814">
            <w:pPr>
              <w:jc w:val="center"/>
              <w:rPr>
                <w:ins w:id="1175" w:author="Dylan CHEN" w:date="2026-03-17T17:31:00Z" w16du:dateUtc="2026-03-17T09:31:00Z"/>
                <w:color w:val="000000"/>
                <w:sz w:val="20"/>
                <w:szCs w:val="20"/>
              </w:rPr>
            </w:pPr>
            <w:ins w:id="1176" w:author="Dylan CHEN" w:date="2026-03-17T17:31:00Z" w16du:dateUtc="2026-03-17T09:31:00Z">
              <w:r w:rsidRPr="0022223D">
                <w:rPr>
                  <w:color w:val="000000"/>
                  <w:sz w:val="20"/>
                  <w:szCs w:val="20"/>
                </w:rPr>
                <w:t>(3)</w:t>
              </w:r>
            </w:ins>
          </w:p>
        </w:tc>
        <w:tc>
          <w:tcPr>
            <w:tcW w:w="1117" w:type="dxa"/>
            <w:tcBorders>
              <w:top w:val="single" w:sz="8" w:space="0" w:color="auto"/>
              <w:left w:val="nil"/>
              <w:bottom w:val="nil"/>
              <w:right w:val="nil"/>
            </w:tcBorders>
            <w:noWrap/>
            <w:tcMar>
              <w:left w:w="14" w:type="dxa"/>
              <w:right w:w="14" w:type="dxa"/>
            </w:tcMar>
            <w:hideMark/>
            <w:tcPrChange w:id="1177" w:author="Dylan CHEN" w:date="2026-03-17T17:32:00Z" w16du:dateUtc="2026-03-17T09:32:00Z">
              <w:tcPr>
                <w:tcW w:w="1613" w:type="dxa"/>
                <w:gridSpan w:val="2"/>
                <w:tcBorders>
                  <w:top w:val="single" w:sz="8" w:space="0" w:color="auto"/>
                  <w:left w:val="nil"/>
                  <w:bottom w:val="nil"/>
                  <w:right w:val="nil"/>
                </w:tcBorders>
                <w:noWrap/>
                <w:vAlign w:val="center"/>
                <w:hideMark/>
              </w:tcPr>
            </w:tcPrChange>
          </w:tcPr>
          <w:p w14:paraId="6EA9080C" w14:textId="77777777" w:rsidR="000E71E2" w:rsidRPr="0022223D" w:rsidRDefault="000E71E2" w:rsidP="00F92814">
            <w:pPr>
              <w:jc w:val="center"/>
              <w:rPr>
                <w:ins w:id="1178" w:author="Dylan CHEN" w:date="2026-03-17T17:31:00Z" w16du:dateUtc="2026-03-17T09:31:00Z"/>
                <w:color w:val="000000"/>
                <w:sz w:val="20"/>
                <w:szCs w:val="20"/>
              </w:rPr>
            </w:pPr>
            <w:ins w:id="1179" w:author="Dylan CHEN" w:date="2026-03-17T17:31:00Z" w16du:dateUtc="2026-03-17T09:31:00Z">
              <w:r w:rsidRPr="0022223D">
                <w:rPr>
                  <w:color w:val="000000"/>
                  <w:sz w:val="20"/>
                  <w:szCs w:val="20"/>
                </w:rPr>
                <w:t>(4)</w:t>
              </w:r>
            </w:ins>
          </w:p>
        </w:tc>
        <w:tc>
          <w:tcPr>
            <w:tcW w:w="917" w:type="dxa"/>
            <w:tcBorders>
              <w:top w:val="single" w:sz="8" w:space="0" w:color="auto"/>
              <w:left w:val="nil"/>
              <w:bottom w:val="nil"/>
              <w:right w:val="nil"/>
            </w:tcBorders>
            <w:noWrap/>
            <w:tcMar>
              <w:left w:w="14" w:type="dxa"/>
              <w:right w:w="14" w:type="dxa"/>
            </w:tcMar>
            <w:hideMark/>
            <w:tcPrChange w:id="1180" w:author="Dylan CHEN" w:date="2026-03-17T17:32:00Z" w16du:dateUtc="2026-03-17T09:32:00Z">
              <w:tcPr>
                <w:tcW w:w="1300" w:type="dxa"/>
                <w:gridSpan w:val="3"/>
                <w:tcBorders>
                  <w:top w:val="single" w:sz="8" w:space="0" w:color="auto"/>
                  <w:left w:val="nil"/>
                  <w:bottom w:val="nil"/>
                  <w:right w:val="nil"/>
                </w:tcBorders>
                <w:noWrap/>
                <w:vAlign w:val="center"/>
                <w:hideMark/>
              </w:tcPr>
            </w:tcPrChange>
          </w:tcPr>
          <w:p w14:paraId="65A6AC05" w14:textId="77777777" w:rsidR="000E71E2" w:rsidRPr="0022223D" w:rsidRDefault="000E71E2" w:rsidP="00F92814">
            <w:pPr>
              <w:jc w:val="center"/>
              <w:rPr>
                <w:ins w:id="1181" w:author="Dylan CHEN" w:date="2026-03-17T17:31:00Z" w16du:dateUtc="2026-03-17T09:31:00Z"/>
                <w:color w:val="000000"/>
                <w:sz w:val="20"/>
                <w:szCs w:val="20"/>
              </w:rPr>
            </w:pPr>
            <w:ins w:id="1182" w:author="Dylan CHEN" w:date="2026-03-17T17:31:00Z" w16du:dateUtc="2026-03-17T09:31:00Z">
              <w:r w:rsidRPr="0022223D">
                <w:rPr>
                  <w:color w:val="000000"/>
                  <w:sz w:val="20"/>
                  <w:szCs w:val="20"/>
                </w:rPr>
                <w:t>(5)</w:t>
              </w:r>
            </w:ins>
          </w:p>
        </w:tc>
        <w:tc>
          <w:tcPr>
            <w:tcW w:w="917" w:type="dxa"/>
            <w:tcBorders>
              <w:top w:val="single" w:sz="8" w:space="0" w:color="auto"/>
              <w:left w:val="nil"/>
              <w:bottom w:val="nil"/>
              <w:right w:val="nil"/>
            </w:tcBorders>
            <w:noWrap/>
            <w:tcMar>
              <w:left w:w="14" w:type="dxa"/>
              <w:right w:w="14" w:type="dxa"/>
            </w:tcMar>
            <w:hideMark/>
            <w:tcPrChange w:id="1183" w:author="Dylan CHEN" w:date="2026-03-17T17:32:00Z" w16du:dateUtc="2026-03-17T09:32:00Z">
              <w:tcPr>
                <w:tcW w:w="1300" w:type="dxa"/>
                <w:tcBorders>
                  <w:top w:val="single" w:sz="8" w:space="0" w:color="auto"/>
                  <w:left w:val="nil"/>
                  <w:bottom w:val="nil"/>
                  <w:right w:val="nil"/>
                </w:tcBorders>
                <w:noWrap/>
                <w:vAlign w:val="center"/>
                <w:hideMark/>
              </w:tcPr>
            </w:tcPrChange>
          </w:tcPr>
          <w:p w14:paraId="462218CD" w14:textId="77777777" w:rsidR="000E71E2" w:rsidRPr="0022223D" w:rsidRDefault="000E71E2" w:rsidP="00F92814">
            <w:pPr>
              <w:jc w:val="center"/>
              <w:rPr>
                <w:ins w:id="1184" w:author="Dylan CHEN" w:date="2026-03-17T17:31:00Z" w16du:dateUtc="2026-03-17T09:31:00Z"/>
                <w:color w:val="000000"/>
                <w:sz w:val="20"/>
                <w:szCs w:val="20"/>
              </w:rPr>
            </w:pPr>
            <w:ins w:id="1185" w:author="Dylan CHEN" w:date="2026-03-17T17:31:00Z" w16du:dateUtc="2026-03-17T09:31:00Z">
              <w:r w:rsidRPr="0022223D">
                <w:rPr>
                  <w:color w:val="000000"/>
                  <w:sz w:val="20"/>
                  <w:szCs w:val="20"/>
                </w:rPr>
                <w:t>(6)</w:t>
              </w:r>
            </w:ins>
          </w:p>
        </w:tc>
        <w:tc>
          <w:tcPr>
            <w:tcW w:w="917" w:type="dxa"/>
            <w:tcBorders>
              <w:top w:val="single" w:sz="8" w:space="0" w:color="auto"/>
              <w:left w:val="nil"/>
              <w:bottom w:val="nil"/>
              <w:right w:val="nil"/>
            </w:tcBorders>
            <w:noWrap/>
            <w:tcMar>
              <w:left w:w="14" w:type="dxa"/>
              <w:right w:w="14" w:type="dxa"/>
            </w:tcMar>
            <w:hideMark/>
            <w:tcPrChange w:id="1186" w:author="Dylan CHEN" w:date="2026-03-17T17:32:00Z" w16du:dateUtc="2026-03-17T09:32:00Z">
              <w:tcPr>
                <w:tcW w:w="1300" w:type="dxa"/>
                <w:tcBorders>
                  <w:top w:val="single" w:sz="8" w:space="0" w:color="auto"/>
                  <w:left w:val="nil"/>
                  <w:bottom w:val="nil"/>
                  <w:right w:val="nil"/>
                </w:tcBorders>
                <w:noWrap/>
                <w:vAlign w:val="center"/>
                <w:hideMark/>
              </w:tcPr>
            </w:tcPrChange>
          </w:tcPr>
          <w:p w14:paraId="251E5A46" w14:textId="77777777" w:rsidR="000E71E2" w:rsidRPr="0022223D" w:rsidRDefault="000E71E2" w:rsidP="00F92814">
            <w:pPr>
              <w:jc w:val="center"/>
              <w:rPr>
                <w:ins w:id="1187" w:author="Dylan CHEN" w:date="2026-03-17T17:31:00Z" w16du:dateUtc="2026-03-17T09:31:00Z"/>
                <w:color w:val="000000"/>
                <w:sz w:val="20"/>
                <w:szCs w:val="20"/>
              </w:rPr>
            </w:pPr>
            <w:ins w:id="1188" w:author="Dylan CHEN" w:date="2026-03-17T17:31:00Z" w16du:dateUtc="2026-03-17T09:31:00Z">
              <w:r w:rsidRPr="0022223D">
                <w:rPr>
                  <w:color w:val="000000"/>
                  <w:sz w:val="20"/>
                  <w:szCs w:val="20"/>
                </w:rPr>
                <w:t>(7)</w:t>
              </w:r>
            </w:ins>
          </w:p>
        </w:tc>
        <w:tc>
          <w:tcPr>
            <w:tcW w:w="917" w:type="dxa"/>
            <w:tcBorders>
              <w:top w:val="single" w:sz="8" w:space="0" w:color="auto"/>
              <w:left w:val="nil"/>
              <w:bottom w:val="nil"/>
              <w:right w:val="nil"/>
            </w:tcBorders>
            <w:noWrap/>
            <w:tcMar>
              <w:left w:w="14" w:type="dxa"/>
              <w:right w:w="14" w:type="dxa"/>
            </w:tcMar>
            <w:hideMark/>
            <w:tcPrChange w:id="1189" w:author="Dylan CHEN" w:date="2026-03-17T17:32:00Z" w16du:dateUtc="2026-03-17T09:32:00Z">
              <w:tcPr>
                <w:tcW w:w="1300" w:type="dxa"/>
                <w:tcBorders>
                  <w:top w:val="single" w:sz="8" w:space="0" w:color="auto"/>
                  <w:left w:val="nil"/>
                  <w:bottom w:val="nil"/>
                  <w:right w:val="nil"/>
                </w:tcBorders>
                <w:noWrap/>
                <w:vAlign w:val="center"/>
                <w:hideMark/>
              </w:tcPr>
            </w:tcPrChange>
          </w:tcPr>
          <w:p w14:paraId="1879F531" w14:textId="77777777" w:rsidR="000E71E2" w:rsidRPr="0022223D" w:rsidRDefault="000E71E2" w:rsidP="00F92814">
            <w:pPr>
              <w:jc w:val="center"/>
              <w:rPr>
                <w:ins w:id="1190" w:author="Dylan CHEN" w:date="2026-03-17T17:31:00Z" w16du:dateUtc="2026-03-17T09:31:00Z"/>
                <w:color w:val="000000"/>
                <w:sz w:val="20"/>
                <w:szCs w:val="20"/>
              </w:rPr>
            </w:pPr>
            <w:ins w:id="1191" w:author="Dylan CHEN" w:date="2026-03-17T17:31:00Z" w16du:dateUtc="2026-03-17T09:31:00Z">
              <w:r w:rsidRPr="0022223D">
                <w:rPr>
                  <w:color w:val="000000"/>
                  <w:sz w:val="20"/>
                  <w:szCs w:val="20"/>
                </w:rPr>
                <w:t>(8)</w:t>
              </w:r>
            </w:ins>
          </w:p>
        </w:tc>
      </w:tr>
      <w:tr w:rsidR="000E71E2" w:rsidRPr="0022223D" w14:paraId="2BFD2AF5" w14:textId="77777777" w:rsidTr="00F92814">
        <w:trPr>
          <w:trHeight w:val="340"/>
          <w:jc w:val="center"/>
          <w:ins w:id="1192" w:author="Dylan CHEN" w:date="2026-03-17T17:31:00Z"/>
          <w:trPrChange w:id="1193" w:author="Dylan CHEN" w:date="2026-03-17T17:32:00Z" w16du:dateUtc="2026-03-17T09:32:00Z">
            <w:trPr>
              <w:trHeight w:val="340"/>
            </w:trPr>
          </w:trPrChange>
        </w:trPr>
        <w:tc>
          <w:tcPr>
            <w:tcW w:w="1620" w:type="dxa"/>
            <w:tcBorders>
              <w:top w:val="nil"/>
              <w:left w:val="nil"/>
              <w:bottom w:val="nil"/>
              <w:right w:val="nil"/>
            </w:tcBorders>
            <w:noWrap/>
            <w:tcMar>
              <w:left w:w="14" w:type="dxa"/>
              <w:right w:w="14" w:type="dxa"/>
            </w:tcMar>
            <w:hideMark/>
            <w:tcPrChange w:id="1194" w:author="Dylan CHEN" w:date="2026-03-17T17:32:00Z" w16du:dateUtc="2026-03-17T09:32:00Z">
              <w:tcPr>
                <w:tcW w:w="1780" w:type="dxa"/>
                <w:gridSpan w:val="2"/>
                <w:tcBorders>
                  <w:top w:val="nil"/>
                  <w:left w:val="nil"/>
                  <w:bottom w:val="nil"/>
                  <w:right w:val="nil"/>
                </w:tcBorders>
                <w:noWrap/>
                <w:vAlign w:val="center"/>
                <w:hideMark/>
              </w:tcPr>
            </w:tcPrChange>
          </w:tcPr>
          <w:p w14:paraId="7841EA59" w14:textId="77777777" w:rsidR="000E71E2" w:rsidRPr="0022223D" w:rsidRDefault="000E71E2" w:rsidP="00F92814">
            <w:pPr>
              <w:jc w:val="center"/>
              <w:rPr>
                <w:ins w:id="1195" w:author="Dylan CHEN" w:date="2026-03-17T17:31:00Z" w16du:dateUtc="2026-03-17T09:31:00Z"/>
                <w:color w:val="000000"/>
                <w:sz w:val="20"/>
                <w:szCs w:val="20"/>
              </w:rPr>
            </w:pPr>
          </w:p>
        </w:tc>
        <w:tc>
          <w:tcPr>
            <w:tcW w:w="4072" w:type="dxa"/>
            <w:gridSpan w:val="4"/>
            <w:tcBorders>
              <w:top w:val="nil"/>
              <w:left w:val="nil"/>
              <w:bottom w:val="nil"/>
              <w:right w:val="nil"/>
            </w:tcBorders>
            <w:noWrap/>
            <w:tcMar>
              <w:left w:w="14" w:type="dxa"/>
              <w:right w:w="14" w:type="dxa"/>
            </w:tcMar>
            <w:hideMark/>
            <w:tcPrChange w:id="1196" w:author="Dylan CHEN" w:date="2026-03-17T17:32:00Z" w16du:dateUtc="2026-03-17T09:32:00Z">
              <w:tcPr>
                <w:tcW w:w="6452" w:type="dxa"/>
                <w:gridSpan w:val="10"/>
                <w:tcBorders>
                  <w:top w:val="nil"/>
                  <w:left w:val="nil"/>
                  <w:bottom w:val="nil"/>
                  <w:right w:val="nil"/>
                </w:tcBorders>
                <w:noWrap/>
                <w:vAlign w:val="center"/>
                <w:hideMark/>
              </w:tcPr>
            </w:tcPrChange>
          </w:tcPr>
          <w:p w14:paraId="13C85B9C" w14:textId="77777777" w:rsidR="000E71E2" w:rsidRPr="0022223D" w:rsidRDefault="000E71E2" w:rsidP="00F92814">
            <w:pPr>
              <w:jc w:val="center"/>
              <w:rPr>
                <w:ins w:id="1197" w:author="Dylan CHEN" w:date="2026-03-17T17:31:00Z" w16du:dateUtc="2026-03-17T09:31:00Z"/>
                <w:color w:val="000000"/>
                <w:sz w:val="20"/>
                <w:szCs w:val="20"/>
              </w:rPr>
            </w:pPr>
            <w:ins w:id="1198" w:author="Dylan CHEN" w:date="2026-03-17T17:31:00Z" w16du:dateUtc="2026-03-17T09:31:00Z">
              <w:r w:rsidRPr="0022223D">
                <w:rPr>
                  <w:color w:val="000000"/>
                  <w:sz w:val="20"/>
                  <w:szCs w:val="20"/>
                </w:rPr>
                <w:t>DV: log of the number of human answers provided within 7 days (answerNum</w:t>
              </w:r>
              <w:r w:rsidRPr="0022223D">
                <w:rPr>
                  <w:color w:val="000000"/>
                  <w:sz w:val="20"/>
                  <w:szCs w:val="20"/>
                  <w:vertAlign w:val="subscript"/>
                  <w:rPrChange w:id="1199" w:author="Xin Li" w:date="2026-03-21T12:28:00Z" w16du:dateUtc="2026-03-21T04:28:00Z">
                    <w:rPr>
                      <w:color w:val="000000"/>
                      <w:sz w:val="20"/>
                      <w:szCs w:val="20"/>
                    </w:rPr>
                  </w:rPrChange>
                </w:rPr>
                <w:t>i</w:t>
              </w:r>
              <w:r w:rsidRPr="0022223D">
                <w:rPr>
                  <w:color w:val="000000"/>
                  <w:sz w:val="20"/>
                  <w:szCs w:val="20"/>
                </w:rPr>
                <w:t>)</w:t>
              </w:r>
            </w:ins>
          </w:p>
        </w:tc>
        <w:tc>
          <w:tcPr>
            <w:tcW w:w="3668" w:type="dxa"/>
            <w:gridSpan w:val="4"/>
            <w:tcBorders>
              <w:top w:val="nil"/>
              <w:left w:val="nil"/>
              <w:bottom w:val="nil"/>
              <w:right w:val="nil"/>
            </w:tcBorders>
            <w:noWrap/>
            <w:tcMar>
              <w:left w:w="14" w:type="dxa"/>
              <w:right w:w="14" w:type="dxa"/>
            </w:tcMar>
            <w:hideMark/>
            <w:tcPrChange w:id="1200" w:author="Dylan CHEN" w:date="2026-03-17T17:32:00Z" w16du:dateUtc="2026-03-17T09:32:00Z">
              <w:tcPr>
                <w:tcW w:w="5200" w:type="dxa"/>
                <w:gridSpan w:val="6"/>
                <w:tcBorders>
                  <w:top w:val="nil"/>
                  <w:left w:val="nil"/>
                  <w:bottom w:val="nil"/>
                  <w:right w:val="nil"/>
                </w:tcBorders>
                <w:noWrap/>
                <w:vAlign w:val="center"/>
                <w:hideMark/>
              </w:tcPr>
            </w:tcPrChange>
          </w:tcPr>
          <w:p w14:paraId="086F2C25" w14:textId="77777777" w:rsidR="000E71E2" w:rsidRPr="0022223D" w:rsidRDefault="000E71E2" w:rsidP="00F92814">
            <w:pPr>
              <w:jc w:val="center"/>
              <w:rPr>
                <w:ins w:id="1201" w:author="Dylan CHEN" w:date="2026-03-17T17:31:00Z" w16du:dateUtc="2026-03-17T09:31:00Z"/>
                <w:color w:val="000000"/>
                <w:sz w:val="20"/>
                <w:szCs w:val="20"/>
              </w:rPr>
            </w:pPr>
            <w:ins w:id="1202" w:author="Dylan CHEN" w:date="2026-03-17T17:31:00Z" w16du:dateUtc="2026-03-17T09:31:00Z">
              <w:r w:rsidRPr="0022223D">
                <w:rPr>
                  <w:color w:val="000000"/>
                  <w:sz w:val="20"/>
                  <w:szCs w:val="20"/>
                </w:rPr>
                <w:t>DV: number of net likes received by an answer (netlikeNum</w:t>
              </w:r>
              <w:r w:rsidRPr="0022223D">
                <w:rPr>
                  <w:color w:val="000000"/>
                  <w:sz w:val="20"/>
                  <w:szCs w:val="20"/>
                  <w:vertAlign w:val="subscript"/>
                  <w:rPrChange w:id="1203" w:author="Xin Li" w:date="2026-03-21T12:28:00Z" w16du:dateUtc="2026-03-21T04:28:00Z">
                    <w:rPr>
                      <w:color w:val="000000"/>
                      <w:sz w:val="20"/>
                      <w:szCs w:val="20"/>
                    </w:rPr>
                  </w:rPrChange>
                </w:rPr>
                <w:t>ij</w:t>
              </w:r>
              <w:r w:rsidRPr="0022223D">
                <w:rPr>
                  <w:color w:val="000000"/>
                  <w:sz w:val="20"/>
                  <w:szCs w:val="20"/>
                </w:rPr>
                <w:t>)</w:t>
              </w:r>
            </w:ins>
          </w:p>
        </w:tc>
      </w:tr>
      <w:tr w:rsidR="000E71E2" w:rsidRPr="0022223D" w14:paraId="213C77FE" w14:textId="77777777" w:rsidTr="00F92814">
        <w:trPr>
          <w:trHeight w:val="320"/>
          <w:jc w:val="center"/>
          <w:ins w:id="1204" w:author="Dylan CHEN" w:date="2026-03-17T17:31:00Z"/>
          <w:trPrChange w:id="1205"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206" w:author="Dylan CHEN" w:date="2026-03-17T17:32:00Z" w16du:dateUtc="2026-03-17T09:32:00Z">
              <w:tcPr>
                <w:tcW w:w="1780" w:type="dxa"/>
                <w:gridSpan w:val="2"/>
                <w:tcBorders>
                  <w:top w:val="nil"/>
                  <w:left w:val="nil"/>
                  <w:bottom w:val="nil"/>
                  <w:right w:val="nil"/>
                </w:tcBorders>
                <w:noWrap/>
                <w:vAlign w:val="bottom"/>
                <w:hideMark/>
              </w:tcPr>
            </w:tcPrChange>
          </w:tcPr>
          <w:p w14:paraId="2A65D697" w14:textId="77777777" w:rsidR="000E71E2" w:rsidRPr="0022223D" w:rsidRDefault="000E71E2" w:rsidP="00F92814">
            <w:pPr>
              <w:rPr>
                <w:ins w:id="1207" w:author="Dylan CHEN" w:date="2026-03-17T17:31:00Z" w16du:dateUtc="2026-03-17T09:31:00Z"/>
                <w:i/>
                <w:iCs/>
                <w:color w:val="000000"/>
                <w:sz w:val="20"/>
                <w:szCs w:val="20"/>
              </w:rPr>
            </w:pPr>
            <w:ins w:id="1208" w:author="Dylan CHEN" w:date="2026-03-17T17:31:00Z" w16du:dateUtc="2026-03-17T09:31:00Z">
              <w:r w:rsidRPr="0022223D">
                <w:rPr>
                  <w:i/>
                  <w:iCs/>
                  <w:color w:val="000000"/>
                  <w:sz w:val="20"/>
                  <w:szCs w:val="20"/>
                </w:rPr>
                <w:t>AI</w:t>
              </w:r>
              <w:r w:rsidRPr="0022223D">
                <w:rPr>
                  <w:i/>
                  <w:iCs/>
                  <w:color w:val="000000"/>
                  <w:sz w:val="20"/>
                  <w:szCs w:val="20"/>
                  <w:vertAlign w:val="subscript"/>
                </w:rPr>
                <w:t>i</w:t>
              </w:r>
            </w:ins>
          </w:p>
        </w:tc>
        <w:tc>
          <w:tcPr>
            <w:tcW w:w="900" w:type="dxa"/>
            <w:tcBorders>
              <w:top w:val="nil"/>
              <w:left w:val="nil"/>
              <w:bottom w:val="nil"/>
              <w:right w:val="nil"/>
            </w:tcBorders>
            <w:noWrap/>
            <w:tcMar>
              <w:left w:w="14" w:type="dxa"/>
              <w:right w:w="14" w:type="dxa"/>
            </w:tcMar>
            <w:hideMark/>
            <w:tcPrChange w:id="1209" w:author="Dylan CHEN" w:date="2026-03-17T17:32:00Z" w16du:dateUtc="2026-03-17T09:32:00Z">
              <w:tcPr>
                <w:tcW w:w="1613" w:type="dxa"/>
                <w:gridSpan w:val="2"/>
                <w:tcBorders>
                  <w:top w:val="nil"/>
                  <w:left w:val="nil"/>
                  <w:bottom w:val="nil"/>
                  <w:right w:val="nil"/>
                </w:tcBorders>
                <w:noWrap/>
                <w:vAlign w:val="center"/>
                <w:hideMark/>
              </w:tcPr>
            </w:tcPrChange>
          </w:tcPr>
          <w:p w14:paraId="1FE633AD" w14:textId="77777777" w:rsidR="000E71E2" w:rsidRPr="0022223D" w:rsidRDefault="000E71E2" w:rsidP="00F92814">
            <w:pPr>
              <w:jc w:val="center"/>
              <w:rPr>
                <w:ins w:id="1210" w:author="Dylan CHEN" w:date="2026-03-17T17:31:00Z" w16du:dateUtc="2026-03-17T09:31:00Z"/>
                <w:color w:val="000000"/>
                <w:sz w:val="20"/>
                <w:szCs w:val="20"/>
              </w:rPr>
            </w:pPr>
            <w:ins w:id="1211" w:author="Dylan CHEN" w:date="2026-03-17T17:31:00Z" w16du:dateUtc="2026-03-17T09:31:00Z">
              <w:r w:rsidRPr="0022223D">
                <w:rPr>
                  <w:color w:val="000000"/>
                  <w:sz w:val="20"/>
                  <w:szCs w:val="20"/>
                </w:rPr>
                <w:t>-0.052 ***</w:t>
              </w:r>
            </w:ins>
          </w:p>
        </w:tc>
        <w:tc>
          <w:tcPr>
            <w:tcW w:w="938" w:type="dxa"/>
            <w:tcBorders>
              <w:top w:val="nil"/>
              <w:left w:val="nil"/>
              <w:bottom w:val="nil"/>
              <w:right w:val="nil"/>
            </w:tcBorders>
            <w:noWrap/>
            <w:tcMar>
              <w:left w:w="14" w:type="dxa"/>
              <w:right w:w="14" w:type="dxa"/>
            </w:tcMar>
            <w:hideMark/>
            <w:tcPrChange w:id="1212" w:author="Dylan CHEN" w:date="2026-03-17T17:32:00Z" w16du:dateUtc="2026-03-17T09:32:00Z">
              <w:tcPr>
                <w:tcW w:w="1613" w:type="dxa"/>
                <w:gridSpan w:val="3"/>
                <w:tcBorders>
                  <w:top w:val="nil"/>
                  <w:left w:val="nil"/>
                  <w:bottom w:val="nil"/>
                  <w:right w:val="nil"/>
                </w:tcBorders>
                <w:noWrap/>
                <w:vAlign w:val="center"/>
                <w:hideMark/>
              </w:tcPr>
            </w:tcPrChange>
          </w:tcPr>
          <w:p w14:paraId="5D593F00" w14:textId="77777777" w:rsidR="000E71E2" w:rsidRPr="0022223D" w:rsidRDefault="000E71E2" w:rsidP="00F92814">
            <w:pPr>
              <w:jc w:val="center"/>
              <w:rPr>
                <w:ins w:id="1213" w:author="Dylan CHEN" w:date="2026-03-17T17:31:00Z" w16du:dateUtc="2026-03-17T09:31:00Z"/>
                <w:color w:val="000000"/>
                <w:sz w:val="20"/>
                <w:szCs w:val="20"/>
              </w:rPr>
            </w:pPr>
            <w:ins w:id="1214" w:author="Dylan CHEN" w:date="2026-03-17T17:31:00Z" w16du:dateUtc="2026-03-17T09:31:00Z">
              <w:r w:rsidRPr="0022223D">
                <w:rPr>
                  <w:color w:val="000000"/>
                  <w:sz w:val="20"/>
                  <w:szCs w:val="20"/>
                </w:rPr>
                <w:t>-0.050 ***</w:t>
              </w:r>
            </w:ins>
          </w:p>
        </w:tc>
        <w:tc>
          <w:tcPr>
            <w:tcW w:w="1117" w:type="dxa"/>
            <w:tcBorders>
              <w:top w:val="nil"/>
              <w:left w:val="nil"/>
              <w:bottom w:val="nil"/>
              <w:right w:val="nil"/>
            </w:tcBorders>
            <w:noWrap/>
            <w:tcMar>
              <w:left w:w="14" w:type="dxa"/>
              <w:right w:w="14" w:type="dxa"/>
            </w:tcMar>
            <w:hideMark/>
            <w:tcPrChange w:id="1215" w:author="Dylan CHEN" w:date="2026-03-17T17:32:00Z" w16du:dateUtc="2026-03-17T09:32:00Z">
              <w:tcPr>
                <w:tcW w:w="1613" w:type="dxa"/>
                <w:gridSpan w:val="3"/>
                <w:tcBorders>
                  <w:top w:val="nil"/>
                  <w:left w:val="nil"/>
                  <w:bottom w:val="nil"/>
                  <w:right w:val="nil"/>
                </w:tcBorders>
                <w:noWrap/>
                <w:vAlign w:val="center"/>
                <w:hideMark/>
              </w:tcPr>
            </w:tcPrChange>
          </w:tcPr>
          <w:p w14:paraId="43D2C3F5" w14:textId="77777777" w:rsidR="000E71E2" w:rsidRPr="0022223D" w:rsidRDefault="000E71E2" w:rsidP="00F92814">
            <w:pPr>
              <w:jc w:val="center"/>
              <w:rPr>
                <w:ins w:id="1216" w:author="Dylan CHEN" w:date="2026-03-17T17:31:00Z" w16du:dateUtc="2026-03-17T09:31:00Z"/>
                <w:color w:val="000000"/>
                <w:sz w:val="20"/>
                <w:szCs w:val="20"/>
              </w:rPr>
            </w:pPr>
            <w:ins w:id="1217" w:author="Dylan CHEN" w:date="2026-03-17T17:31:00Z" w16du:dateUtc="2026-03-17T09:31:00Z">
              <w:r w:rsidRPr="0022223D">
                <w:rPr>
                  <w:color w:val="000000"/>
                  <w:sz w:val="20"/>
                  <w:szCs w:val="20"/>
                </w:rPr>
                <w:t>-0.048 ***</w:t>
              </w:r>
            </w:ins>
          </w:p>
        </w:tc>
        <w:tc>
          <w:tcPr>
            <w:tcW w:w="1117" w:type="dxa"/>
            <w:tcBorders>
              <w:top w:val="nil"/>
              <w:left w:val="nil"/>
              <w:bottom w:val="nil"/>
              <w:right w:val="nil"/>
            </w:tcBorders>
            <w:noWrap/>
            <w:tcMar>
              <w:left w:w="14" w:type="dxa"/>
              <w:right w:w="14" w:type="dxa"/>
            </w:tcMar>
            <w:hideMark/>
            <w:tcPrChange w:id="1218" w:author="Dylan CHEN" w:date="2026-03-17T17:32:00Z" w16du:dateUtc="2026-03-17T09:32:00Z">
              <w:tcPr>
                <w:tcW w:w="1613" w:type="dxa"/>
                <w:gridSpan w:val="2"/>
                <w:tcBorders>
                  <w:top w:val="nil"/>
                  <w:left w:val="nil"/>
                  <w:bottom w:val="nil"/>
                  <w:right w:val="nil"/>
                </w:tcBorders>
                <w:noWrap/>
                <w:vAlign w:val="center"/>
                <w:hideMark/>
              </w:tcPr>
            </w:tcPrChange>
          </w:tcPr>
          <w:p w14:paraId="07B4697F" w14:textId="77777777" w:rsidR="000E71E2" w:rsidRPr="0022223D" w:rsidRDefault="000E71E2" w:rsidP="00F92814">
            <w:pPr>
              <w:jc w:val="center"/>
              <w:rPr>
                <w:ins w:id="1219" w:author="Dylan CHEN" w:date="2026-03-17T17:31:00Z" w16du:dateUtc="2026-03-17T09:31:00Z"/>
                <w:color w:val="000000"/>
                <w:sz w:val="20"/>
                <w:szCs w:val="20"/>
              </w:rPr>
            </w:pPr>
            <w:ins w:id="1220" w:author="Dylan CHEN" w:date="2026-03-17T17:31:00Z" w16du:dateUtc="2026-03-17T09:31:00Z">
              <w:r w:rsidRPr="0022223D">
                <w:rPr>
                  <w:color w:val="000000"/>
                  <w:sz w:val="20"/>
                  <w:szCs w:val="20"/>
                </w:rPr>
                <w:t>-0.046 ***</w:t>
              </w:r>
            </w:ins>
          </w:p>
        </w:tc>
        <w:tc>
          <w:tcPr>
            <w:tcW w:w="917" w:type="dxa"/>
            <w:tcBorders>
              <w:top w:val="nil"/>
              <w:left w:val="nil"/>
              <w:bottom w:val="nil"/>
              <w:right w:val="nil"/>
            </w:tcBorders>
            <w:noWrap/>
            <w:tcMar>
              <w:left w:w="14" w:type="dxa"/>
              <w:right w:w="14" w:type="dxa"/>
            </w:tcMar>
            <w:hideMark/>
            <w:tcPrChange w:id="1221" w:author="Dylan CHEN" w:date="2026-03-17T17:32:00Z" w16du:dateUtc="2026-03-17T09:32:00Z">
              <w:tcPr>
                <w:tcW w:w="1300" w:type="dxa"/>
                <w:gridSpan w:val="3"/>
                <w:tcBorders>
                  <w:top w:val="nil"/>
                  <w:left w:val="nil"/>
                  <w:bottom w:val="nil"/>
                  <w:right w:val="nil"/>
                </w:tcBorders>
                <w:noWrap/>
                <w:vAlign w:val="center"/>
                <w:hideMark/>
              </w:tcPr>
            </w:tcPrChange>
          </w:tcPr>
          <w:p w14:paraId="2F3FD84C" w14:textId="77777777" w:rsidR="000E71E2" w:rsidRPr="0022223D" w:rsidRDefault="000E71E2" w:rsidP="00F92814">
            <w:pPr>
              <w:jc w:val="center"/>
              <w:rPr>
                <w:ins w:id="1222" w:author="Dylan CHEN" w:date="2026-03-17T17:31:00Z" w16du:dateUtc="2026-03-17T09:31:00Z"/>
                <w:color w:val="000000"/>
                <w:sz w:val="20"/>
                <w:szCs w:val="20"/>
              </w:rPr>
            </w:pPr>
            <w:ins w:id="1223" w:author="Dylan CHEN" w:date="2026-03-17T17:31:00Z" w16du:dateUtc="2026-03-17T09:31:00Z">
              <w:r w:rsidRPr="0022223D">
                <w:rPr>
                  <w:color w:val="000000"/>
                  <w:sz w:val="20"/>
                  <w:szCs w:val="20"/>
                </w:rPr>
                <w:t>-0.049 **</w:t>
              </w:r>
            </w:ins>
          </w:p>
        </w:tc>
        <w:tc>
          <w:tcPr>
            <w:tcW w:w="917" w:type="dxa"/>
            <w:tcBorders>
              <w:top w:val="nil"/>
              <w:left w:val="nil"/>
              <w:bottom w:val="nil"/>
              <w:right w:val="nil"/>
            </w:tcBorders>
            <w:noWrap/>
            <w:tcMar>
              <w:left w:w="14" w:type="dxa"/>
              <w:right w:w="14" w:type="dxa"/>
            </w:tcMar>
            <w:hideMark/>
            <w:tcPrChange w:id="1224" w:author="Dylan CHEN" w:date="2026-03-17T17:32:00Z" w16du:dateUtc="2026-03-17T09:32:00Z">
              <w:tcPr>
                <w:tcW w:w="1300" w:type="dxa"/>
                <w:tcBorders>
                  <w:top w:val="nil"/>
                  <w:left w:val="nil"/>
                  <w:bottom w:val="nil"/>
                  <w:right w:val="nil"/>
                </w:tcBorders>
                <w:noWrap/>
                <w:vAlign w:val="center"/>
                <w:hideMark/>
              </w:tcPr>
            </w:tcPrChange>
          </w:tcPr>
          <w:p w14:paraId="3F59A710" w14:textId="77777777" w:rsidR="000E71E2" w:rsidRPr="0022223D" w:rsidRDefault="000E71E2" w:rsidP="00F92814">
            <w:pPr>
              <w:jc w:val="center"/>
              <w:rPr>
                <w:ins w:id="1225" w:author="Dylan CHEN" w:date="2026-03-17T17:31:00Z" w16du:dateUtc="2026-03-17T09:31:00Z"/>
                <w:color w:val="000000"/>
                <w:sz w:val="20"/>
                <w:szCs w:val="20"/>
              </w:rPr>
            </w:pPr>
            <w:ins w:id="1226" w:author="Dylan CHEN" w:date="2026-03-17T17:31:00Z" w16du:dateUtc="2026-03-17T09:31:00Z">
              <w:r w:rsidRPr="0022223D">
                <w:rPr>
                  <w:color w:val="000000"/>
                  <w:sz w:val="20"/>
                  <w:szCs w:val="20"/>
                </w:rPr>
                <w:t>-0.052 **</w:t>
              </w:r>
            </w:ins>
          </w:p>
        </w:tc>
        <w:tc>
          <w:tcPr>
            <w:tcW w:w="917" w:type="dxa"/>
            <w:tcBorders>
              <w:top w:val="nil"/>
              <w:left w:val="nil"/>
              <w:bottom w:val="nil"/>
              <w:right w:val="nil"/>
            </w:tcBorders>
            <w:noWrap/>
            <w:tcMar>
              <w:left w:w="14" w:type="dxa"/>
              <w:right w:w="14" w:type="dxa"/>
            </w:tcMar>
            <w:hideMark/>
            <w:tcPrChange w:id="1227" w:author="Dylan CHEN" w:date="2026-03-17T17:32:00Z" w16du:dateUtc="2026-03-17T09:32:00Z">
              <w:tcPr>
                <w:tcW w:w="1300" w:type="dxa"/>
                <w:tcBorders>
                  <w:top w:val="nil"/>
                  <w:left w:val="nil"/>
                  <w:bottom w:val="nil"/>
                  <w:right w:val="nil"/>
                </w:tcBorders>
                <w:noWrap/>
                <w:vAlign w:val="center"/>
                <w:hideMark/>
              </w:tcPr>
            </w:tcPrChange>
          </w:tcPr>
          <w:p w14:paraId="6D6AE747" w14:textId="77777777" w:rsidR="000E71E2" w:rsidRPr="0022223D" w:rsidRDefault="000E71E2" w:rsidP="00F92814">
            <w:pPr>
              <w:jc w:val="center"/>
              <w:rPr>
                <w:ins w:id="1228" w:author="Dylan CHEN" w:date="2026-03-17T17:31:00Z" w16du:dateUtc="2026-03-17T09:31:00Z"/>
                <w:color w:val="000000"/>
                <w:sz w:val="20"/>
                <w:szCs w:val="20"/>
              </w:rPr>
            </w:pPr>
            <w:ins w:id="1229" w:author="Dylan CHEN" w:date="2026-03-17T17:31:00Z" w16du:dateUtc="2026-03-17T09:31:00Z">
              <w:r w:rsidRPr="0022223D">
                <w:rPr>
                  <w:color w:val="000000"/>
                  <w:sz w:val="20"/>
                  <w:szCs w:val="20"/>
                </w:rPr>
                <w:t>-0.052 **</w:t>
              </w:r>
            </w:ins>
          </w:p>
        </w:tc>
        <w:tc>
          <w:tcPr>
            <w:tcW w:w="917" w:type="dxa"/>
            <w:tcBorders>
              <w:top w:val="nil"/>
              <w:left w:val="nil"/>
              <w:bottom w:val="nil"/>
              <w:right w:val="nil"/>
            </w:tcBorders>
            <w:noWrap/>
            <w:tcMar>
              <w:left w:w="14" w:type="dxa"/>
              <w:right w:w="14" w:type="dxa"/>
            </w:tcMar>
            <w:hideMark/>
            <w:tcPrChange w:id="1230" w:author="Dylan CHEN" w:date="2026-03-17T17:32:00Z" w16du:dateUtc="2026-03-17T09:32:00Z">
              <w:tcPr>
                <w:tcW w:w="1300" w:type="dxa"/>
                <w:tcBorders>
                  <w:top w:val="nil"/>
                  <w:left w:val="nil"/>
                  <w:bottom w:val="nil"/>
                  <w:right w:val="nil"/>
                </w:tcBorders>
                <w:noWrap/>
                <w:vAlign w:val="center"/>
                <w:hideMark/>
              </w:tcPr>
            </w:tcPrChange>
          </w:tcPr>
          <w:p w14:paraId="39378029" w14:textId="77777777" w:rsidR="000E71E2" w:rsidRPr="0022223D" w:rsidRDefault="000E71E2" w:rsidP="00F92814">
            <w:pPr>
              <w:jc w:val="center"/>
              <w:rPr>
                <w:ins w:id="1231" w:author="Dylan CHEN" w:date="2026-03-17T17:31:00Z" w16du:dateUtc="2026-03-17T09:31:00Z"/>
                <w:color w:val="000000"/>
                <w:sz w:val="20"/>
                <w:szCs w:val="20"/>
              </w:rPr>
            </w:pPr>
            <w:ins w:id="1232" w:author="Dylan CHEN" w:date="2026-03-17T17:31:00Z" w16du:dateUtc="2026-03-17T09:31:00Z">
              <w:r w:rsidRPr="0022223D">
                <w:rPr>
                  <w:color w:val="000000"/>
                  <w:sz w:val="20"/>
                  <w:szCs w:val="20"/>
                </w:rPr>
                <w:t>-0.046 *</w:t>
              </w:r>
            </w:ins>
          </w:p>
        </w:tc>
      </w:tr>
      <w:tr w:rsidR="000E71E2" w:rsidRPr="0022223D" w14:paraId="37E5297D" w14:textId="77777777" w:rsidTr="00F92814">
        <w:trPr>
          <w:trHeight w:val="340"/>
          <w:jc w:val="center"/>
          <w:ins w:id="1233" w:author="Dylan CHEN" w:date="2026-03-17T17:31:00Z"/>
          <w:trPrChange w:id="1234"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1235"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27D40F9C" w14:textId="77777777" w:rsidR="000E71E2" w:rsidRPr="0022223D" w:rsidRDefault="000E71E2" w:rsidP="00F92814">
            <w:pPr>
              <w:rPr>
                <w:ins w:id="1236" w:author="Dylan CHEN" w:date="2026-03-17T17:31:00Z" w16du:dateUtc="2026-03-17T09:31:00Z"/>
                <w:i/>
                <w:iCs/>
                <w:color w:val="000000"/>
                <w:sz w:val="20"/>
                <w:szCs w:val="20"/>
              </w:rPr>
            </w:pPr>
            <w:ins w:id="1237" w:author="Dylan CHEN" w:date="2026-03-17T17:31:00Z" w16du:dateUtc="2026-03-17T09:31:00Z">
              <w:r w:rsidRPr="0022223D">
                <w:rPr>
                  <w:i/>
                  <w:iCs/>
                  <w:color w:val="000000"/>
                  <w:sz w:val="20"/>
                  <w:szCs w:val="20"/>
                </w:rPr>
                <w:t> </w:t>
              </w:r>
            </w:ins>
          </w:p>
        </w:tc>
        <w:tc>
          <w:tcPr>
            <w:tcW w:w="900" w:type="dxa"/>
            <w:tcBorders>
              <w:top w:val="nil"/>
              <w:left w:val="nil"/>
              <w:bottom w:val="single" w:sz="8" w:space="0" w:color="auto"/>
              <w:right w:val="nil"/>
            </w:tcBorders>
            <w:noWrap/>
            <w:tcMar>
              <w:left w:w="14" w:type="dxa"/>
              <w:right w:w="14" w:type="dxa"/>
            </w:tcMar>
            <w:hideMark/>
            <w:tcPrChange w:id="1238"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0D67A054" w14:textId="77777777" w:rsidR="000E71E2" w:rsidRPr="0022223D" w:rsidRDefault="000E71E2" w:rsidP="00F92814">
            <w:pPr>
              <w:jc w:val="center"/>
              <w:rPr>
                <w:ins w:id="1239" w:author="Dylan CHEN" w:date="2026-03-17T17:31:00Z" w16du:dateUtc="2026-03-17T09:31:00Z"/>
                <w:color w:val="000000"/>
                <w:sz w:val="20"/>
                <w:szCs w:val="20"/>
              </w:rPr>
            </w:pPr>
            <w:ins w:id="1240" w:author="Dylan CHEN" w:date="2026-03-17T17:31:00Z" w16du:dateUtc="2026-03-17T09:31:00Z">
              <w:r w:rsidRPr="0022223D">
                <w:rPr>
                  <w:color w:val="000000"/>
                  <w:sz w:val="20"/>
                  <w:szCs w:val="20"/>
                </w:rPr>
                <w:t>(0.011)</w:t>
              </w:r>
            </w:ins>
          </w:p>
        </w:tc>
        <w:tc>
          <w:tcPr>
            <w:tcW w:w="938" w:type="dxa"/>
            <w:tcBorders>
              <w:top w:val="nil"/>
              <w:left w:val="nil"/>
              <w:bottom w:val="single" w:sz="8" w:space="0" w:color="auto"/>
              <w:right w:val="nil"/>
            </w:tcBorders>
            <w:noWrap/>
            <w:tcMar>
              <w:left w:w="14" w:type="dxa"/>
              <w:right w:w="14" w:type="dxa"/>
            </w:tcMar>
            <w:hideMark/>
            <w:tcPrChange w:id="1241"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5B7E6306" w14:textId="77777777" w:rsidR="000E71E2" w:rsidRPr="0022223D" w:rsidRDefault="000E71E2" w:rsidP="00F92814">
            <w:pPr>
              <w:jc w:val="center"/>
              <w:rPr>
                <w:ins w:id="1242" w:author="Dylan CHEN" w:date="2026-03-17T17:31:00Z" w16du:dateUtc="2026-03-17T09:31:00Z"/>
                <w:color w:val="000000"/>
                <w:sz w:val="20"/>
                <w:szCs w:val="20"/>
              </w:rPr>
            </w:pPr>
            <w:ins w:id="1243"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1244"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1AA9B2FA" w14:textId="77777777" w:rsidR="000E71E2" w:rsidRPr="0022223D" w:rsidRDefault="000E71E2" w:rsidP="00F92814">
            <w:pPr>
              <w:jc w:val="center"/>
              <w:rPr>
                <w:ins w:id="1245" w:author="Dylan CHEN" w:date="2026-03-17T17:31:00Z" w16du:dateUtc="2026-03-17T09:31:00Z"/>
                <w:color w:val="000000"/>
                <w:sz w:val="20"/>
                <w:szCs w:val="20"/>
              </w:rPr>
            </w:pPr>
            <w:ins w:id="1246" w:author="Dylan CHEN" w:date="2026-03-17T17:31:00Z" w16du:dateUtc="2026-03-17T09:31:00Z">
              <w:r w:rsidRPr="0022223D">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Change w:id="1247"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7B43D378" w14:textId="77777777" w:rsidR="000E71E2" w:rsidRPr="0022223D" w:rsidRDefault="000E71E2" w:rsidP="00F92814">
            <w:pPr>
              <w:jc w:val="center"/>
              <w:rPr>
                <w:ins w:id="1248" w:author="Dylan CHEN" w:date="2026-03-17T17:31:00Z" w16du:dateUtc="2026-03-17T09:31:00Z"/>
                <w:color w:val="000000"/>
                <w:sz w:val="20"/>
                <w:szCs w:val="20"/>
              </w:rPr>
            </w:pPr>
            <w:ins w:id="1249" w:author="Dylan CHEN" w:date="2026-03-17T17:31:00Z" w16du:dateUtc="2026-03-17T09:31:00Z">
              <w:r w:rsidRPr="0022223D">
                <w:rPr>
                  <w:color w:val="000000"/>
                  <w:sz w:val="20"/>
                  <w:szCs w:val="20"/>
                </w:rPr>
                <w:t>(0.011)</w:t>
              </w:r>
            </w:ins>
          </w:p>
        </w:tc>
        <w:tc>
          <w:tcPr>
            <w:tcW w:w="917" w:type="dxa"/>
            <w:tcBorders>
              <w:top w:val="nil"/>
              <w:left w:val="nil"/>
              <w:bottom w:val="single" w:sz="8" w:space="0" w:color="auto"/>
              <w:right w:val="nil"/>
            </w:tcBorders>
            <w:noWrap/>
            <w:tcMar>
              <w:left w:w="14" w:type="dxa"/>
              <w:right w:w="14" w:type="dxa"/>
            </w:tcMar>
            <w:hideMark/>
            <w:tcPrChange w:id="1250"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74149AB3" w14:textId="77777777" w:rsidR="000E71E2" w:rsidRPr="0022223D" w:rsidRDefault="000E71E2" w:rsidP="00F92814">
            <w:pPr>
              <w:jc w:val="center"/>
              <w:rPr>
                <w:ins w:id="1251" w:author="Dylan CHEN" w:date="2026-03-17T17:31:00Z" w16du:dateUtc="2026-03-17T09:31:00Z"/>
                <w:color w:val="000000"/>
                <w:sz w:val="20"/>
                <w:szCs w:val="20"/>
              </w:rPr>
            </w:pPr>
            <w:ins w:id="1252"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1253" w:author="Dylan CHEN" w:date="2026-03-17T17:32:00Z" w16du:dateUtc="2026-03-17T09:32:00Z">
              <w:tcPr>
                <w:tcW w:w="1300" w:type="dxa"/>
                <w:tcBorders>
                  <w:top w:val="nil"/>
                  <w:left w:val="nil"/>
                  <w:bottom w:val="single" w:sz="8" w:space="0" w:color="auto"/>
                  <w:right w:val="nil"/>
                </w:tcBorders>
                <w:noWrap/>
                <w:vAlign w:val="center"/>
                <w:hideMark/>
              </w:tcPr>
            </w:tcPrChange>
          </w:tcPr>
          <w:p w14:paraId="557FCBD3" w14:textId="77777777" w:rsidR="000E71E2" w:rsidRPr="0022223D" w:rsidRDefault="000E71E2" w:rsidP="00F92814">
            <w:pPr>
              <w:jc w:val="center"/>
              <w:rPr>
                <w:ins w:id="1254" w:author="Dylan CHEN" w:date="2026-03-17T17:31:00Z" w16du:dateUtc="2026-03-17T09:31:00Z"/>
                <w:color w:val="000000"/>
                <w:sz w:val="20"/>
                <w:szCs w:val="20"/>
              </w:rPr>
            </w:pPr>
            <w:ins w:id="1255"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1256" w:author="Dylan CHEN" w:date="2026-03-17T17:32:00Z" w16du:dateUtc="2026-03-17T09:32:00Z">
              <w:tcPr>
                <w:tcW w:w="1300" w:type="dxa"/>
                <w:tcBorders>
                  <w:top w:val="nil"/>
                  <w:left w:val="nil"/>
                  <w:bottom w:val="single" w:sz="8" w:space="0" w:color="auto"/>
                  <w:right w:val="nil"/>
                </w:tcBorders>
                <w:noWrap/>
                <w:vAlign w:val="center"/>
                <w:hideMark/>
              </w:tcPr>
            </w:tcPrChange>
          </w:tcPr>
          <w:p w14:paraId="22BB2ECD" w14:textId="77777777" w:rsidR="000E71E2" w:rsidRPr="0022223D" w:rsidRDefault="000E71E2" w:rsidP="00F92814">
            <w:pPr>
              <w:jc w:val="center"/>
              <w:rPr>
                <w:ins w:id="1257" w:author="Dylan CHEN" w:date="2026-03-17T17:31:00Z" w16du:dateUtc="2026-03-17T09:31:00Z"/>
                <w:color w:val="000000"/>
                <w:sz w:val="20"/>
                <w:szCs w:val="20"/>
              </w:rPr>
            </w:pPr>
            <w:ins w:id="1258" w:author="Dylan CHEN" w:date="2026-03-17T17:31:00Z" w16du:dateUtc="2026-03-17T09:31:00Z">
              <w:r w:rsidRPr="0022223D">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Change w:id="1259" w:author="Dylan CHEN" w:date="2026-03-17T17:32:00Z" w16du:dateUtc="2026-03-17T09:32:00Z">
              <w:tcPr>
                <w:tcW w:w="1300" w:type="dxa"/>
                <w:tcBorders>
                  <w:top w:val="nil"/>
                  <w:left w:val="nil"/>
                  <w:bottom w:val="single" w:sz="8" w:space="0" w:color="auto"/>
                  <w:right w:val="nil"/>
                </w:tcBorders>
                <w:noWrap/>
                <w:vAlign w:val="center"/>
                <w:hideMark/>
              </w:tcPr>
            </w:tcPrChange>
          </w:tcPr>
          <w:p w14:paraId="01FF3D74" w14:textId="77777777" w:rsidR="000E71E2" w:rsidRPr="0022223D" w:rsidRDefault="000E71E2" w:rsidP="00F92814">
            <w:pPr>
              <w:jc w:val="center"/>
              <w:rPr>
                <w:ins w:id="1260" w:author="Dylan CHEN" w:date="2026-03-17T17:31:00Z" w16du:dateUtc="2026-03-17T09:31:00Z"/>
                <w:color w:val="000000"/>
                <w:sz w:val="20"/>
                <w:szCs w:val="20"/>
              </w:rPr>
            </w:pPr>
            <w:ins w:id="1261" w:author="Dylan CHEN" w:date="2026-03-17T17:31:00Z" w16du:dateUtc="2026-03-17T09:31:00Z">
              <w:r w:rsidRPr="0022223D">
                <w:rPr>
                  <w:color w:val="000000"/>
                  <w:sz w:val="20"/>
                  <w:szCs w:val="20"/>
                </w:rPr>
                <w:t>(0.019)</w:t>
              </w:r>
            </w:ins>
          </w:p>
        </w:tc>
      </w:tr>
      <w:tr w:rsidR="000E71E2" w:rsidRPr="0022223D" w14:paraId="33AD5B81" w14:textId="77777777" w:rsidTr="00F92814">
        <w:trPr>
          <w:trHeight w:val="320"/>
          <w:jc w:val="center"/>
          <w:ins w:id="1262" w:author="Dylan CHEN" w:date="2026-03-17T17:31:00Z"/>
          <w:trPrChange w:id="1263"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264" w:author="Dylan CHEN" w:date="2026-03-17T17:32:00Z" w16du:dateUtc="2026-03-17T09:32:00Z">
              <w:tcPr>
                <w:tcW w:w="1780" w:type="dxa"/>
                <w:gridSpan w:val="2"/>
                <w:tcBorders>
                  <w:top w:val="nil"/>
                  <w:left w:val="nil"/>
                  <w:bottom w:val="nil"/>
                  <w:right w:val="nil"/>
                </w:tcBorders>
                <w:noWrap/>
                <w:vAlign w:val="center"/>
                <w:hideMark/>
              </w:tcPr>
            </w:tcPrChange>
          </w:tcPr>
          <w:p w14:paraId="6D75698A" w14:textId="77777777" w:rsidR="000E71E2" w:rsidRPr="0022223D" w:rsidRDefault="000E71E2" w:rsidP="00F92814">
            <w:pPr>
              <w:rPr>
                <w:ins w:id="1265" w:author="Dylan CHEN" w:date="2026-03-17T17:31:00Z" w16du:dateUtc="2026-03-17T09:31:00Z"/>
                <w:color w:val="000000"/>
                <w:sz w:val="20"/>
                <w:szCs w:val="20"/>
              </w:rPr>
            </w:pPr>
            <w:ins w:id="1266" w:author="Dylan CHEN" w:date="2026-03-17T17:31:00Z" w16du:dateUtc="2026-03-17T09:31:00Z">
              <w:r w:rsidRPr="0022223D">
                <w:rPr>
                  <w:color w:val="000000"/>
                  <w:sz w:val="20"/>
                  <w:szCs w:val="20"/>
                </w:rPr>
                <w:t>question controls</w:t>
              </w:r>
            </w:ins>
          </w:p>
        </w:tc>
        <w:tc>
          <w:tcPr>
            <w:tcW w:w="900" w:type="dxa"/>
            <w:tcBorders>
              <w:top w:val="nil"/>
              <w:left w:val="nil"/>
              <w:bottom w:val="nil"/>
              <w:right w:val="nil"/>
            </w:tcBorders>
            <w:noWrap/>
            <w:tcMar>
              <w:left w:w="14" w:type="dxa"/>
              <w:right w:w="14" w:type="dxa"/>
            </w:tcMar>
            <w:hideMark/>
            <w:tcPrChange w:id="1267" w:author="Dylan CHEN" w:date="2026-03-17T17:32:00Z" w16du:dateUtc="2026-03-17T09:32:00Z">
              <w:tcPr>
                <w:tcW w:w="1613" w:type="dxa"/>
                <w:gridSpan w:val="2"/>
                <w:tcBorders>
                  <w:top w:val="nil"/>
                  <w:left w:val="nil"/>
                  <w:bottom w:val="nil"/>
                  <w:right w:val="nil"/>
                </w:tcBorders>
                <w:noWrap/>
                <w:vAlign w:val="center"/>
                <w:hideMark/>
              </w:tcPr>
            </w:tcPrChange>
          </w:tcPr>
          <w:p w14:paraId="4C5ECEC4" w14:textId="77777777" w:rsidR="000E71E2" w:rsidRPr="0022223D" w:rsidRDefault="000E71E2" w:rsidP="00F92814">
            <w:pPr>
              <w:rPr>
                <w:ins w:id="1268" w:author="Dylan CHEN" w:date="2026-03-17T17:31:00Z" w16du:dateUtc="2026-03-17T09:31:00Z"/>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Change w:id="1269" w:author="Dylan CHEN" w:date="2026-03-17T17:32:00Z" w16du:dateUtc="2026-03-17T09:32:00Z">
              <w:tcPr>
                <w:tcW w:w="1613" w:type="dxa"/>
                <w:gridSpan w:val="3"/>
                <w:tcBorders>
                  <w:top w:val="nil"/>
                  <w:left w:val="nil"/>
                  <w:bottom w:val="nil"/>
                  <w:right w:val="nil"/>
                </w:tcBorders>
                <w:noWrap/>
                <w:vAlign w:val="center"/>
                <w:hideMark/>
              </w:tcPr>
            </w:tcPrChange>
          </w:tcPr>
          <w:p w14:paraId="6C2F03F3" w14:textId="77777777" w:rsidR="000E71E2" w:rsidRPr="0022223D" w:rsidRDefault="000E71E2" w:rsidP="00F92814">
            <w:pPr>
              <w:rPr>
                <w:ins w:id="1270" w:author="Dylan CHEN" w:date="2026-03-17T17:31:00Z" w16du:dateUtc="2026-03-17T09:31:00Z"/>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Change w:id="1271" w:author="Dylan CHEN" w:date="2026-03-17T17:32:00Z" w16du:dateUtc="2026-03-17T09:32:00Z">
              <w:tcPr>
                <w:tcW w:w="1613" w:type="dxa"/>
                <w:gridSpan w:val="3"/>
                <w:tcBorders>
                  <w:top w:val="nil"/>
                  <w:left w:val="nil"/>
                  <w:bottom w:val="nil"/>
                  <w:right w:val="nil"/>
                </w:tcBorders>
                <w:noWrap/>
                <w:vAlign w:val="center"/>
                <w:hideMark/>
              </w:tcPr>
            </w:tcPrChange>
          </w:tcPr>
          <w:p w14:paraId="62B77DCE" w14:textId="77777777" w:rsidR="000E71E2" w:rsidRPr="0022223D" w:rsidRDefault="000E71E2" w:rsidP="00F92814">
            <w:pPr>
              <w:jc w:val="center"/>
              <w:rPr>
                <w:ins w:id="1272" w:author="Dylan CHEN" w:date="2026-03-17T17:31:00Z" w16du:dateUtc="2026-03-17T09:31:00Z"/>
                <w:color w:val="000000"/>
                <w:sz w:val="20"/>
                <w:szCs w:val="20"/>
              </w:rPr>
            </w:pPr>
            <w:ins w:id="1273"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1274" w:author="Dylan CHEN" w:date="2026-03-17T17:32:00Z" w16du:dateUtc="2026-03-17T09:32:00Z">
              <w:tcPr>
                <w:tcW w:w="1613" w:type="dxa"/>
                <w:gridSpan w:val="2"/>
                <w:tcBorders>
                  <w:top w:val="nil"/>
                  <w:left w:val="nil"/>
                  <w:bottom w:val="nil"/>
                  <w:right w:val="nil"/>
                </w:tcBorders>
                <w:noWrap/>
                <w:vAlign w:val="center"/>
                <w:hideMark/>
              </w:tcPr>
            </w:tcPrChange>
          </w:tcPr>
          <w:p w14:paraId="346243D8" w14:textId="77777777" w:rsidR="000E71E2" w:rsidRPr="0022223D" w:rsidRDefault="000E71E2" w:rsidP="00F92814">
            <w:pPr>
              <w:jc w:val="center"/>
              <w:rPr>
                <w:ins w:id="1275" w:author="Dylan CHEN" w:date="2026-03-17T17:31:00Z" w16du:dateUtc="2026-03-17T09:31:00Z"/>
                <w:color w:val="000000"/>
                <w:sz w:val="20"/>
                <w:szCs w:val="20"/>
              </w:rPr>
            </w:pPr>
            <w:ins w:id="1276"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277" w:author="Dylan CHEN" w:date="2026-03-17T17:32:00Z" w16du:dateUtc="2026-03-17T09:32:00Z">
              <w:tcPr>
                <w:tcW w:w="1300" w:type="dxa"/>
                <w:gridSpan w:val="3"/>
                <w:tcBorders>
                  <w:top w:val="nil"/>
                  <w:left w:val="nil"/>
                  <w:bottom w:val="nil"/>
                  <w:right w:val="nil"/>
                </w:tcBorders>
                <w:noWrap/>
                <w:vAlign w:val="center"/>
                <w:hideMark/>
              </w:tcPr>
            </w:tcPrChange>
          </w:tcPr>
          <w:p w14:paraId="38D1808C" w14:textId="77777777" w:rsidR="000E71E2" w:rsidRPr="0022223D" w:rsidRDefault="000E71E2" w:rsidP="00F92814">
            <w:pPr>
              <w:jc w:val="center"/>
              <w:rPr>
                <w:ins w:id="1278"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1279" w:author="Dylan CHEN" w:date="2026-03-17T17:32:00Z" w16du:dateUtc="2026-03-17T09:32:00Z">
              <w:tcPr>
                <w:tcW w:w="1300" w:type="dxa"/>
                <w:tcBorders>
                  <w:top w:val="nil"/>
                  <w:left w:val="nil"/>
                  <w:bottom w:val="nil"/>
                  <w:right w:val="nil"/>
                </w:tcBorders>
                <w:noWrap/>
                <w:vAlign w:val="center"/>
                <w:hideMark/>
              </w:tcPr>
            </w:tcPrChange>
          </w:tcPr>
          <w:p w14:paraId="583D54D9" w14:textId="77777777" w:rsidR="000E71E2" w:rsidRPr="0022223D" w:rsidRDefault="000E71E2" w:rsidP="00F92814">
            <w:pPr>
              <w:jc w:val="center"/>
              <w:rPr>
                <w:ins w:id="1280"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281" w:author="Dylan CHEN" w:date="2026-03-17T17:32:00Z" w16du:dateUtc="2026-03-17T09:32:00Z">
              <w:tcPr>
                <w:tcW w:w="1300" w:type="dxa"/>
                <w:tcBorders>
                  <w:top w:val="nil"/>
                  <w:left w:val="nil"/>
                  <w:bottom w:val="nil"/>
                  <w:right w:val="nil"/>
                </w:tcBorders>
                <w:noWrap/>
                <w:vAlign w:val="center"/>
                <w:hideMark/>
              </w:tcPr>
            </w:tcPrChange>
          </w:tcPr>
          <w:p w14:paraId="43ECE871" w14:textId="77777777" w:rsidR="000E71E2" w:rsidRPr="0022223D" w:rsidRDefault="000E71E2" w:rsidP="00F92814">
            <w:pPr>
              <w:jc w:val="center"/>
              <w:rPr>
                <w:ins w:id="1282" w:author="Dylan CHEN" w:date="2026-03-17T17:31:00Z" w16du:dateUtc="2026-03-17T09:31:00Z"/>
                <w:color w:val="000000"/>
                <w:sz w:val="20"/>
                <w:szCs w:val="20"/>
              </w:rPr>
            </w:pPr>
            <w:ins w:id="1283"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284" w:author="Dylan CHEN" w:date="2026-03-17T17:32:00Z" w16du:dateUtc="2026-03-17T09:32:00Z">
              <w:tcPr>
                <w:tcW w:w="1300" w:type="dxa"/>
                <w:tcBorders>
                  <w:top w:val="nil"/>
                  <w:left w:val="nil"/>
                  <w:bottom w:val="nil"/>
                  <w:right w:val="nil"/>
                </w:tcBorders>
                <w:noWrap/>
                <w:vAlign w:val="center"/>
                <w:hideMark/>
              </w:tcPr>
            </w:tcPrChange>
          </w:tcPr>
          <w:p w14:paraId="729E0832" w14:textId="77777777" w:rsidR="000E71E2" w:rsidRPr="0022223D" w:rsidRDefault="000E71E2" w:rsidP="00F92814">
            <w:pPr>
              <w:jc w:val="center"/>
              <w:rPr>
                <w:ins w:id="1285" w:author="Dylan CHEN" w:date="2026-03-17T17:31:00Z" w16du:dateUtc="2026-03-17T09:31:00Z"/>
                <w:color w:val="000000"/>
                <w:sz w:val="20"/>
                <w:szCs w:val="20"/>
              </w:rPr>
            </w:pPr>
            <w:ins w:id="1286" w:author="Dylan CHEN" w:date="2026-03-17T17:31:00Z" w16du:dateUtc="2026-03-17T09:31:00Z">
              <w:r w:rsidRPr="0022223D">
                <w:rPr>
                  <w:color w:val="000000"/>
                  <w:sz w:val="20"/>
                  <w:szCs w:val="20"/>
                </w:rPr>
                <w:t>√</w:t>
              </w:r>
            </w:ins>
          </w:p>
        </w:tc>
      </w:tr>
      <w:tr w:rsidR="000E71E2" w:rsidRPr="0022223D" w14:paraId="345FB087" w14:textId="77777777" w:rsidTr="00F92814">
        <w:trPr>
          <w:trHeight w:val="320"/>
          <w:jc w:val="center"/>
          <w:ins w:id="1287" w:author="Dylan CHEN" w:date="2026-03-17T17:31:00Z"/>
          <w:trPrChange w:id="1288"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289" w:author="Dylan CHEN" w:date="2026-03-17T17:32:00Z" w16du:dateUtc="2026-03-17T09:32:00Z">
              <w:tcPr>
                <w:tcW w:w="1780" w:type="dxa"/>
                <w:gridSpan w:val="2"/>
                <w:tcBorders>
                  <w:top w:val="nil"/>
                  <w:left w:val="nil"/>
                  <w:bottom w:val="nil"/>
                  <w:right w:val="nil"/>
                </w:tcBorders>
                <w:noWrap/>
                <w:vAlign w:val="center"/>
                <w:hideMark/>
              </w:tcPr>
            </w:tcPrChange>
          </w:tcPr>
          <w:p w14:paraId="1C9C28BA" w14:textId="77777777" w:rsidR="000E71E2" w:rsidRPr="0022223D" w:rsidRDefault="000E71E2" w:rsidP="00F92814">
            <w:pPr>
              <w:rPr>
                <w:ins w:id="1290" w:author="Dylan CHEN" w:date="2026-03-17T17:31:00Z" w16du:dateUtc="2026-03-17T09:31:00Z"/>
                <w:color w:val="000000"/>
                <w:sz w:val="20"/>
                <w:szCs w:val="20"/>
              </w:rPr>
            </w:pPr>
            <w:ins w:id="1291" w:author="Dylan CHEN" w:date="2026-03-17T17:31:00Z" w16du:dateUtc="2026-03-17T09:31:00Z">
              <w:r w:rsidRPr="0022223D">
                <w:rPr>
                  <w:color w:val="000000"/>
                  <w:sz w:val="20"/>
                  <w:szCs w:val="20"/>
                </w:rPr>
                <w:t>questioner controls</w:t>
              </w:r>
            </w:ins>
          </w:p>
        </w:tc>
        <w:tc>
          <w:tcPr>
            <w:tcW w:w="900" w:type="dxa"/>
            <w:tcBorders>
              <w:top w:val="nil"/>
              <w:left w:val="nil"/>
              <w:bottom w:val="nil"/>
              <w:right w:val="nil"/>
            </w:tcBorders>
            <w:noWrap/>
            <w:tcMar>
              <w:left w:w="14" w:type="dxa"/>
              <w:right w:w="14" w:type="dxa"/>
            </w:tcMar>
            <w:hideMark/>
            <w:tcPrChange w:id="1292" w:author="Dylan CHEN" w:date="2026-03-17T17:32:00Z" w16du:dateUtc="2026-03-17T09:32:00Z">
              <w:tcPr>
                <w:tcW w:w="1613" w:type="dxa"/>
                <w:gridSpan w:val="2"/>
                <w:tcBorders>
                  <w:top w:val="nil"/>
                  <w:left w:val="nil"/>
                  <w:bottom w:val="nil"/>
                  <w:right w:val="nil"/>
                </w:tcBorders>
                <w:noWrap/>
                <w:vAlign w:val="center"/>
                <w:hideMark/>
              </w:tcPr>
            </w:tcPrChange>
          </w:tcPr>
          <w:p w14:paraId="2DD31846" w14:textId="77777777" w:rsidR="000E71E2" w:rsidRPr="0022223D" w:rsidRDefault="000E71E2" w:rsidP="00F92814">
            <w:pPr>
              <w:rPr>
                <w:ins w:id="1293" w:author="Dylan CHEN" w:date="2026-03-17T17:31:00Z" w16du:dateUtc="2026-03-17T09:31:00Z"/>
                <w:color w:val="000000"/>
                <w:sz w:val="20"/>
                <w:szCs w:val="20"/>
              </w:rPr>
              <w:pPrChange w:id="1294"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1295" w:author="Dylan CHEN" w:date="2026-03-17T17:32:00Z" w16du:dateUtc="2026-03-17T09:32:00Z">
              <w:tcPr>
                <w:tcW w:w="1613" w:type="dxa"/>
                <w:gridSpan w:val="3"/>
                <w:tcBorders>
                  <w:top w:val="nil"/>
                  <w:left w:val="nil"/>
                  <w:bottom w:val="nil"/>
                  <w:right w:val="nil"/>
                </w:tcBorders>
                <w:noWrap/>
                <w:vAlign w:val="center"/>
                <w:hideMark/>
              </w:tcPr>
            </w:tcPrChange>
          </w:tcPr>
          <w:p w14:paraId="165711D2" w14:textId="77777777" w:rsidR="000E71E2" w:rsidRPr="0022223D" w:rsidRDefault="000E71E2" w:rsidP="00F92814">
            <w:pPr>
              <w:jc w:val="center"/>
              <w:rPr>
                <w:ins w:id="1296"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1297" w:author="Dylan CHEN" w:date="2026-03-17T17:32:00Z" w16du:dateUtc="2026-03-17T09:32:00Z">
              <w:tcPr>
                <w:tcW w:w="1613" w:type="dxa"/>
                <w:gridSpan w:val="3"/>
                <w:tcBorders>
                  <w:top w:val="nil"/>
                  <w:left w:val="nil"/>
                  <w:bottom w:val="nil"/>
                  <w:right w:val="nil"/>
                </w:tcBorders>
                <w:noWrap/>
                <w:vAlign w:val="center"/>
                <w:hideMark/>
              </w:tcPr>
            </w:tcPrChange>
          </w:tcPr>
          <w:p w14:paraId="25535758" w14:textId="77777777" w:rsidR="000E71E2" w:rsidRPr="0022223D" w:rsidRDefault="000E71E2" w:rsidP="00F92814">
            <w:pPr>
              <w:jc w:val="center"/>
              <w:rPr>
                <w:ins w:id="1298"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1299" w:author="Dylan CHEN" w:date="2026-03-17T17:32:00Z" w16du:dateUtc="2026-03-17T09:32:00Z">
              <w:tcPr>
                <w:tcW w:w="1613" w:type="dxa"/>
                <w:gridSpan w:val="2"/>
                <w:tcBorders>
                  <w:top w:val="nil"/>
                  <w:left w:val="nil"/>
                  <w:bottom w:val="nil"/>
                  <w:right w:val="nil"/>
                </w:tcBorders>
                <w:noWrap/>
                <w:vAlign w:val="center"/>
                <w:hideMark/>
              </w:tcPr>
            </w:tcPrChange>
          </w:tcPr>
          <w:p w14:paraId="094A8B56" w14:textId="77777777" w:rsidR="000E71E2" w:rsidRPr="0022223D" w:rsidRDefault="000E71E2" w:rsidP="00F92814">
            <w:pPr>
              <w:jc w:val="center"/>
              <w:rPr>
                <w:ins w:id="1300" w:author="Dylan CHEN" w:date="2026-03-17T17:31:00Z" w16du:dateUtc="2026-03-17T09:31:00Z"/>
                <w:color w:val="000000"/>
                <w:sz w:val="20"/>
                <w:szCs w:val="20"/>
              </w:rPr>
            </w:pPr>
            <w:ins w:id="1301"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302" w:author="Dylan CHEN" w:date="2026-03-17T17:32:00Z" w16du:dateUtc="2026-03-17T09:32:00Z">
              <w:tcPr>
                <w:tcW w:w="1300" w:type="dxa"/>
                <w:gridSpan w:val="3"/>
                <w:tcBorders>
                  <w:top w:val="nil"/>
                  <w:left w:val="nil"/>
                  <w:bottom w:val="nil"/>
                  <w:right w:val="nil"/>
                </w:tcBorders>
                <w:noWrap/>
                <w:vAlign w:val="center"/>
                <w:hideMark/>
              </w:tcPr>
            </w:tcPrChange>
          </w:tcPr>
          <w:p w14:paraId="0BD016D8" w14:textId="77777777" w:rsidR="000E71E2" w:rsidRPr="0022223D" w:rsidRDefault="000E71E2" w:rsidP="00F92814">
            <w:pPr>
              <w:jc w:val="center"/>
              <w:rPr>
                <w:ins w:id="1303"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1304" w:author="Dylan CHEN" w:date="2026-03-17T17:32:00Z" w16du:dateUtc="2026-03-17T09:32:00Z">
              <w:tcPr>
                <w:tcW w:w="1300" w:type="dxa"/>
                <w:tcBorders>
                  <w:top w:val="nil"/>
                  <w:left w:val="nil"/>
                  <w:bottom w:val="nil"/>
                  <w:right w:val="nil"/>
                </w:tcBorders>
                <w:noWrap/>
                <w:vAlign w:val="center"/>
                <w:hideMark/>
              </w:tcPr>
            </w:tcPrChange>
          </w:tcPr>
          <w:p w14:paraId="49092393" w14:textId="77777777" w:rsidR="000E71E2" w:rsidRPr="0022223D" w:rsidRDefault="000E71E2" w:rsidP="00F92814">
            <w:pPr>
              <w:jc w:val="center"/>
              <w:rPr>
                <w:ins w:id="1305"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06" w:author="Dylan CHEN" w:date="2026-03-17T17:32:00Z" w16du:dateUtc="2026-03-17T09:32:00Z">
              <w:tcPr>
                <w:tcW w:w="1300" w:type="dxa"/>
                <w:tcBorders>
                  <w:top w:val="nil"/>
                  <w:left w:val="nil"/>
                  <w:bottom w:val="nil"/>
                  <w:right w:val="nil"/>
                </w:tcBorders>
                <w:noWrap/>
                <w:vAlign w:val="center"/>
                <w:hideMark/>
              </w:tcPr>
            </w:tcPrChange>
          </w:tcPr>
          <w:p w14:paraId="7EA6A6B3" w14:textId="77777777" w:rsidR="000E71E2" w:rsidRPr="0022223D" w:rsidRDefault="000E71E2" w:rsidP="00F92814">
            <w:pPr>
              <w:jc w:val="center"/>
              <w:rPr>
                <w:ins w:id="1307"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08" w:author="Dylan CHEN" w:date="2026-03-17T17:32:00Z" w16du:dateUtc="2026-03-17T09:32:00Z">
              <w:tcPr>
                <w:tcW w:w="1300" w:type="dxa"/>
                <w:tcBorders>
                  <w:top w:val="nil"/>
                  <w:left w:val="nil"/>
                  <w:bottom w:val="nil"/>
                  <w:right w:val="nil"/>
                </w:tcBorders>
                <w:noWrap/>
                <w:vAlign w:val="center"/>
                <w:hideMark/>
              </w:tcPr>
            </w:tcPrChange>
          </w:tcPr>
          <w:p w14:paraId="5A561B3C" w14:textId="77777777" w:rsidR="000E71E2" w:rsidRPr="0022223D" w:rsidRDefault="000E71E2" w:rsidP="00F92814">
            <w:pPr>
              <w:jc w:val="center"/>
              <w:rPr>
                <w:ins w:id="1309" w:author="Dylan CHEN" w:date="2026-03-17T17:31:00Z" w16du:dateUtc="2026-03-17T09:31:00Z"/>
                <w:color w:val="000000"/>
                <w:sz w:val="20"/>
                <w:szCs w:val="20"/>
              </w:rPr>
            </w:pPr>
            <w:ins w:id="1310" w:author="Dylan CHEN" w:date="2026-03-17T17:31:00Z" w16du:dateUtc="2026-03-17T09:31:00Z">
              <w:r w:rsidRPr="0022223D">
                <w:rPr>
                  <w:color w:val="000000"/>
                  <w:sz w:val="20"/>
                  <w:szCs w:val="20"/>
                </w:rPr>
                <w:t>√</w:t>
              </w:r>
            </w:ins>
          </w:p>
        </w:tc>
      </w:tr>
      <w:tr w:rsidR="000E71E2" w:rsidRPr="0022223D" w14:paraId="4F4D4181" w14:textId="77777777" w:rsidTr="00F92814">
        <w:trPr>
          <w:trHeight w:val="320"/>
          <w:jc w:val="center"/>
          <w:ins w:id="1311" w:author="Dylan CHEN" w:date="2026-03-17T17:31:00Z"/>
          <w:trPrChange w:id="1312"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313" w:author="Dylan CHEN" w:date="2026-03-17T17:32:00Z" w16du:dateUtc="2026-03-17T09:32:00Z">
              <w:tcPr>
                <w:tcW w:w="1780" w:type="dxa"/>
                <w:gridSpan w:val="2"/>
                <w:tcBorders>
                  <w:top w:val="nil"/>
                  <w:left w:val="nil"/>
                  <w:bottom w:val="nil"/>
                  <w:right w:val="nil"/>
                </w:tcBorders>
                <w:noWrap/>
                <w:vAlign w:val="center"/>
                <w:hideMark/>
              </w:tcPr>
            </w:tcPrChange>
          </w:tcPr>
          <w:p w14:paraId="5603FBD1" w14:textId="77777777" w:rsidR="000E71E2" w:rsidRPr="0022223D" w:rsidRDefault="000E71E2" w:rsidP="00F92814">
            <w:pPr>
              <w:rPr>
                <w:ins w:id="1314" w:author="Dylan CHEN" w:date="2026-03-17T17:31:00Z" w16du:dateUtc="2026-03-17T09:31:00Z"/>
                <w:color w:val="000000"/>
                <w:sz w:val="20"/>
                <w:szCs w:val="20"/>
              </w:rPr>
            </w:pPr>
            <w:ins w:id="1315" w:author="Dylan CHEN" w:date="2026-03-17T17:31:00Z" w16du:dateUtc="2026-03-17T09:31:00Z">
              <w:r w:rsidRPr="0022223D">
                <w:rPr>
                  <w:color w:val="000000"/>
                  <w:sz w:val="20"/>
                  <w:szCs w:val="20"/>
                </w:rPr>
                <w:t>question timing FE</w:t>
              </w:r>
            </w:ins>
          </w:p>
        </w:tc>
        <w:tc>
          <w:tcPr>
            <w:tcW w:w="900" w:type="dxa"/>
            <w:tcBorders>
              <w:top w:val="nil"/>
              <w:left w:val="nil"/>
              <w:bottom w:val="nil"/>
              <w:right w:val="nil"/>
            </w:tcBorders>
            <w:noWrap/>
            <w:tcMar>
              <w:left w:w="14" w:type="dxa"/>
              <w:right w:w="14" w:type="dxa"/>
            </w:tcMar>
            <w:hideMark/>
            <w:tcPrChange w:id="1316" w:author="Dylan CHEN" w:date="2026-03-17T17:32:00Z" w16du:dateUtc="2026-03-17T09:32:00Z">
              <w:tcPr>
                <w:tcW w:w="1613" w:type="dxa"/>
                <w:gridSpan w:val="2"/>
                <w:tcBorders>
                  <w:top w:val="nil"/>
                  <w:left w:val="nil"/>
                  <w:bottom w:val="nil"/>
                  <w:right w:val="nil"/>
                </w:tcBorders>
                <w:noWrap/>
                <w:vAlign w:val="center"/>
                <w:hideMark/>
              </w:tcPr>
            </w:tcPrChange>
          </w:tcPr>
          <w:p w14:paraId="71E0536B" w14:textId="77777777" w:rsidR="000E71E2" w:rsidRPr="0022223D" w:rsidRDefault="000E71E2" w:rsidP="00F92814">
            <w:pPr>
              <w:rPr>
                <w:ins w:id="1317" w:author="Dylan CHEN" w:date="2026-03-17T17:31:00Z" w16du:dateUtc="2026-03-17T09:31:00Z"/>
                <w:color w:val="000000"/>
                <w:sz w:val="20"/>
                <w:szCs w:val="20"/>
              </w:rPr>
              <w:pPrChange w:id="1318"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1319" w:author="Dylan CHEN" w:date="2026-03-17T17:32:00Z" w16du:dateUtc="2026-03-17T09:32:00Z">
              <w:tcPr>
                <w:tcW w:w="1613" w:type="dxa"/>
                <w:gridSpan w:val="3"/>
                <w:tcBorders>
                  <w:top w:val="nil"/>
                  <w:left w:val="nil"/>
                  <w:bottom w:val="nil"/>
                  <w:right w:val="nil"/>
                </w:tcBorders>
                <w:noWrap/>
                <w:vAlign w:val="center"/>
                <w:hideMark/>
              </w:tcPr>
            </w:tcPrChange>
          </w:tcPr>
          <w:p w14:paraId="45ED2F8D" w14:textId="77777777" w:rsidR="000E71E2" w:rsidRPr="0022223D" w:rsidRDefault="000E71E2" w:rsidP="00F92814">
            <w:pPr>
              <w:jc w:val="center"/>
              <w:rPr>
                <w:ins w:id="1320" w:author="Dylan CHEN" w:date="2026-03-17T17:31:00Z" w16du:dateUtc="2026-03-17T09:31:00Z"/>
                <w:color w:val="000000"/>
                <w:sz w:val="20"/>
                <w:szCs w:val="20"/>
              </w:rPr>
            </w:pPr>
            <w:ins w:id="1321"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1322" w:author="Dylan CHEN" w:date="2026-03-17T17:32:00Z" w16du:dateUtc="2026-03-17T09:32:00Z">
              <w:tcPr>
                <w:tcW w:w="1613" w:type="dxa"/>
                <w:gridSpan w:val="3"/>
                <w:tcBorders>
                  <w:top w:val="nil"/>
                  <w:left w:val="nil"/>
                  <w:bottom w:val="nil"/>
                  <w:right w:val="nil"/>
                </w:tcBorders>
                <w:noWrap/>
                <w:vAlign w:val="center"/>
                <w:hideMark/>
              </w:tcPr>
            </w:tcPrChange>
          </w:tcPr>
          <w:p w14:paraId="3745FB7B" w14:textId="77777777" w:rsidR="000E71E2" w:rsidRPr="0022223D" w:rsidRDefault="000E71E2" w:rsidP="00F92814">
            <w:pPr>
              <w:jc w:val="center"/>
              <w:rPr>
                <w:ins w:id="1323" w:author="Dylan CHEN" w:date="2026-03-17T17:31:00Z" w16du:dateUtc="2026-03-17T09:31:00Z"/>
                <w:color w:val="000000"/>
                <w:sz w:val="20"/>
                <w:szCs w:val="20"/>
              </w:rPr>
            </w:pPr>
            <w:ins w:id="1324" w:author="Dylan CHEN" w:date="2026-03-17T17:31:00Z" w16du:dateUtc="2026-03-17T09:31:00Z">
              <w:r w:rsidRPr="0022223D">
                <w:rPr>
                  <w:color w:val="000000"/>
                  <w:sz w:val="20"/>
                  <w:szCs w:val="20"/>
                </w:rPr>
                <w:t>√</w:t>
              </w:r>
            </w:ins>
          </w:p>
        </w:tc>
        <w:tc>
          <w:tcPr>
            <w:tcW w:w="1117" w:type="dxa"/>
            <w:tcBorders>
              <w:top w:val="nil"/>
              <w:left w:val="nil"/>
              <w:bottom w:val="nil"/>
              <w:right w:val="nil"/>
            </w:tcBorders>
            <w:noWrap/>
            <w:tcMar>
              <w:left w:w="14" w:type="dxa"/>
              <w:right w:w="14" w:type="dxa"/>
            </w:tcMar>
            <w:hideMark/>
            <w:tcPrChange w:id="1325" w:author="Dylan CHEN" w:date="2026-03-17T17:32:00Z" w16du:dateUtc="2026-03-17T09:32:00Z">
              <w:tcPr>
                <w:tcW w:w="1613" w:type="dxa"/>
                <w:gridSpan w:val="2"/>
                <w:tcBorders>
                  <w:top w:val="nil"/>
                  <w:left w:val="nil"/>
                  <w:bottom w:val="nil"/>
                  <w:right w:val="nil"/>
                </w:tcBorders>
                <w:noWrap/>
                <w:vAlign w:val="center"/>
                <w:hideMark/>
              </w:tcPr>
            </w:tcPrChange>
          </w:tcPr>
          <w:p w14:paraId="12CD6D8F" w14:textId="77777777" w:rsidR="000E71E2" w:rsidRPr="0022223D" w:rsidRDefault="000E71E2" w:rsidP="00F92814">
            <w:pPr>
              <w:jc w:val="center"/>
              <w:rPr>
                <w:ins w:id="1326" w:author="Dylan CHEN" w:date="2026-03-17T17:31:00Z" w16du:dateUtc="2026-03-17T09:31:00Z"/>
                <w:color w:val="000000"/>
                <w:sz w:val="20"/>
                <w:szCs w:val="20"/>
              </w:rPr>
            </w:pPr>
            <w:ins w:id="1327"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328" w:author="Dylan CHEN" w:date="2026-03-17T17:32:00Z" w16du:dateUtc="2026-03-17T09:32:00Z">
              <w:tcPr>
                <w:tcW w:w="1300" w:type="dxa"/>
                <w:gridSpan w:val="3"/>
                <w:tcBorders>
                  <w:top w:val="nil"/>
                  <w:left w:val="nil"/>
                  <w:bottom w:val="nil"/>
                  <w:right w:val="nil"/>
                </w:tcBorders>
                <w:noWrap/>
                <w:vAlign w:val="center"/>
                <w:hideMark/>
              </w:tcPr>
            </w:tcPrChange>
          </w:tcPr>
          <w:p w14:paraId="6DF0D28D" w14:textId="77777777" w:rsidR="000E71E2" w:rsidRPr="0022223D" w:rsidRDefault="000E71E2" w:rsidP="00F92814">
            <w:pPr>
              <w:jc w:val="center"/>
              <w:rPr>
                <w:ins w:id="1329" w:author="Dylan CHEN" w:date="2026-03-17T17:31:00Z" w16du:dateUtc="2026-03-17T09:31:00Z"/>
                <w:color w:val="000000"/>
                <w:sz w:val="20"/>
                <w:szCs w:val="20"/>
              </w:rPr>
            </w:pPr>
          </w:p>
        </w:tc>
        <w:tc>
          <w:tcPr>
            <w:tcW w:w="917" w:type="dxa"/>
            <w:tcBorders>
              <w:top w:val="nil"/>
              <w:left w:val="nil"/>
              <w:bottom w:val="nil"/>
              <w:right w:val="nil"/>
            </w:tcBorders>
            <w:noWrap/>
            <w:tcMar>
              <w:left w:w="14" w:type="dxa"/>
              <w:right w:w="14" w:type="dxa"/>
            </w:tcMar>
            <w:hideMark/>
            <w:tcPrChange w:id="1330" w:author="Dylan CHEN" w:date="2026-03-17T17:32:00Z" w16du:dateUtc="2026-03-17T09:32:00Z">
              <w:tcPr>
                <w:tcW w:w="1300" w:type="dxa"/>
                <w:tcBorders>
                  <w:top w:val="nil"/>
                  <w:left w:val="nil"/>
                  <w:bottom w:val="nil"/>
                  <w:right w:val="nil"/>
                </w:tcBorders>
                <w:noWrap/>
                <w:vAlign w:val="center"/>
                <w:hideMark/>
              </w:tcPr>
            </w:tcPrChange>
          </w:tcPr>
          <w:p w14:paraId="4ACA4FA0" w14:textId="77777777" w:rsidR="000E71E2" w:rsidRPr="0022223D" w:rsidRDefault="000E71E2" w:rsidP="00F92814">
            <w:pPr>
              <w:jc w:val="center"/>
              <w:rPr>
                <w:ins w:id="1331"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32" w:author="Dylan CHEN" w:date="2026-03-17T17:32:00Z" w16du:dateUtc="2026-03-17T09:32:00Z">
              <w:tcPr>
                <w:tcW w:w="1300" w:type="dxa"/>
                <w:tcBorders>
                  <w:top w:val="nil"/>
                  <w:left w:val="nil"/>
                  <w:bottom w:val="nil"/>
                  <w:right w:val="nil"/>
                </w:tcBorders>
                <w:noWrap/>
                <w:vAlign w:val="center"/>
                <w:hideMark/>
              </w:tcPr>
            </w:tcPrChange>
          </w:tcPr>
          <w:p w14:paraId="4E5D9640" w14:textId="77777777" w:rsidR="000E71E2" w:rsidRPr="0022223D" w:rsidRDefault="000E71E2" w:rsidP="00F92814">
            <w:pPr>
              <w:jc w:val="center"/>
              <w:rPr>
                <w:ins w:id="1333"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34" w:author="Dylan CHEN" w:date="2026-03-17T17:32:00Z" w16du:dateUtc="2026-03-17T09:32:00Z">
              <w:tcPr>
                <w:tcW w:w="1300" w:type="dxa"/>
                <w:tcBorders>
                  <w:top w:val="nil"/>
                  <w:left w:val="nil"/>
                  <w:bottom w:val="nil"/>
                  <w:right w:val="nil"/>
                </w:tcBorders>
                <w:noWrap/>
                <w:vAlign w:val="center"/>
                <w:hideMark/>
              </w:tcPr>
            </w:tcPrChange>
          </w:tcPr>
          <w:p w14:paraId="7759E904" w14:textId="77777777" w:rsidR="000E71E2" w:rsidRPr="0022223D" w:rsidRDefault="000E71E2" w:rsidP="00F92814">
            <w:pPr>
              <w:jc w:val="center"/>
              <w:rPr>
                <w:ins w:id="1335" w:author="Dylan CHEN" w:date="2026-03-17T17:31:00Z" w16du:dateUtc="2026-03-17T09:31:00Z"/>
                <w:sz w:val="20"/>
                <w:szCs w:val="20"/>
              </w:rPr>
            </w:pPr>
          </w:p>
        </w:tc>
      </w:tr>
      <w:tr w:rsidR="000E71E2" w:rsidRPr="0022223D" w14:paraId="77067873" w14:textId="77777777" w:rsidTr="00F92814">
        <w:trPr>
          <w:trHeight w:val="320"/>
          <w:jc w:val="center"/>
          <w:ins w:id="1336" w:author="Dylan CHEN" w:date="2026-03-17T17:31:00Z"/>
          <w:trPrChange w:id="1337" w:author="Dylan CHEN" w:date="2026-03-17T17:32:00Z" w16du:dateUtc="2026-03-17T09:32:00Z">
            <w:trPr>
              <w:trHeight w:val="320"/>
            </w:trPr>
          </w:trPrChange>
        </w:trPr>
        <w:tc>
          <w:tcPr>
            <w:tcW w:w="1620" w:type="dxa"/>
            <w:tcBorders>
              <w:top w:val="nil"/>
              <w:left w:val="nil"/>
              <w:bottom w:val="nil"/>
              <w:right w:val="nil"/>
            </w:tcBorders>
            <w:noWrap/>
            <w:tcMar>
              <w:left w:w="14" w:type="dxa"/>
              <w:right w:w="14" w:type="dxa"/>
            </w:tcMar>
            <w:hideMark/>
            <w:tcPrChange w:id="1338" w:author="Dylan CHEN" w:date="2026-03-17T17:32:00Z" w16du:dateUtc="2026-03-17T09:32:00Z">
              <w:tcPr>
                <w:tcW w:w="1780" w:type="dxa"/>
                <w:gridSpan w:val="2"/>
                <w:tcBorders>
                  <w:top w:val="nil"/>
                  <w:left w:val="nil"/>
                  <w:bottom w:val="nil"/>
                  <w:right w:val="nil"/>
                </w:tcBorders>
                <w:noWrap/>
                <w:vAlign w:val="center"/>
                <w:hideMark/>
              </w:tcPr>
            </w:tcPrChange>
          </w:tcPr>
          <w:p w14:paraId="61D6BFDD" w14:textId="77777777" w:rsidR="000E71E2" w:rsidRPr="0022223D" w:rsidRDefault="000E71E2" w:rsidP="00F92814">
            <w:pPr>
              <w:rPr>
                <w:ins w:id="1339" w:author="Dylan CHEN" w:date="2026-03-17T17:31:00Z" w16du:dateUtc="2026-03-17T09:31:00Z"/>
                <w:color w:val="000000"/>
                <w:sz w:val="20"/>
                <w:szCs w:val="20"/>
              </w:rPr>
            </w:pPr>
            <w:ins w:id="1340" w:author="Dylan CHEN" w:date="2026-03-17T17:31:00Z" w16du:dateUtc="2026-03-17T09:31:00Z">
              <w:r w:rsidRPr="0022223D">
                <w:rPr>
                  <w:color w:val="000000"/>
                  <w:sz w:val="20"/>
                  <w:szCs w:val="20"/>
                </w:rPr>
                <w:t>answer timing FE</w:t>
              </w:r>
            </w:ins>
          </w:p>
        </w:tc>
        <w:tc>
          <w:tcPr>
            <w:tcW w:w="900" w:type="dxa"/>
            <w:tcBorders>
              <w:top w:val="nil"/>
              <w:left w:val="nil"/>
              <w:bottom w:val="nil"/>
              <w:right w:val="nil"/>
            </w:tcBorders>
            <w:noWrap/>
            <w:tcMar>
              <w:left w:w="14" w:type="dxa"/>
              <w:right w:w="14" w:type="dxa"/>
            </w:tcMar>
            <w:hideMark/>
            <w:tcPrChange w:id="1341" w:author="Dylan CHEN" w:date="2026-03-17T17:32:00Z" w16du:dateUtc="2026-03-17T09:32:00Z">
              <w:tcPr>
                <w:tcW w:w="1613" w:type="dxa"/>
                <w:gridSpan w:val="2"/>
                <w:tcBorders>
                  <w:top w:val="nil"/>
                  <w:left w:val="nil"/>
                  <w:bottom w:val="nil"/>
                  <w:right w:val="nil"/>
                </w:tcBorders>
                <w:noWrap/>
                <w:vAlign w:val="center"/>
                <w:hideMark/>
              </w:tcPr>
            </w:tcPrChange>
          </w:tcPr>
          <w:p w14:paraId="068B5E80" w14:textId="77777777" w:rsidR="000E71E2" w:rsidRPr="0022223D" w:rsidRDefault="000E71E2" w:rsidP="00F92814">
            <w:pPr>
              <w:rPr>
                <w:ins w:id="1342" w:author="Dylan CHEN" w:date="2026-03-17T17:31:00Z" w16du:dateUtc="2026-03-17T09:31:00Z"/>
                <w:color w:val="000000"/>
                <w:sz w:val="20"/>
                <w:szCs w:val="20"/>
              </w:rPr>
              <w:pPrChange w:id="1343" w:author="Dylan CHEN" w:date="2026-03-17T17:31:00Z" w16du:dateUtc="2026-03-17T09:31:00Z">
                <w:pPr>
                  <w:jc w:val="center"/>
                </w:pPr>
              </w:pPrChange>
            </w:pPr>
          </w:p>
        </w:tc>
        <w:tc>
          <w:tcPr>
            <w:tcW w:w="938" w:type="dxa"/>
            <w:tcBorders>
              <w:top w:val="nil"/>
              <w:left w:val="nil"/>
              <w:bottom w:val="nil"/>
              <w:right w:val="nil"/>
            </w:tcBorders>
            <w:noWrap/>
            <w:tcMar>
              <w:left w:w="14" w:type="dxa"/>
              <w:right w:w="14" w:type="dxa"/>
            </w:tcMar>
            <w:hideMark/>
            <w:tcPrChange w:id="1344" w:author="Dylan CHEN" w:date="2026-03-17T17:32:00Z" w16du:dateUtc="2026-03-17T09:32:00Z">
              <w:tcPr>
                <w:tcW w:w="1613" w:type="dxa"/>
                <w:gridSpan w:val="3"/>
                <w:tcBorders>
                  <w:top w:val="nil"/>
                  <w:left w:val="nil"/>
                  <w:bottom w:val="nil"/>
                  <w:right w:val="nil"/>
                </w:tcBorders>
                <w:noWrap/>
                <w:vAlign w:val="center"/>
                <w:hideMark/>
              </w:tcPr>
            </w:tcPrChange>
          </w:tcPr>
          <w:p w14:paraId="2BB5067B" w14:textId="77777777" w:rsidR="000E71E2" w:rsidRPr="0022223D" w:rsidRDefault="000E71E2" w:rsidP="00F92814">
            <w:pPr>
              <w:jc w:val="center"/>
              <w:rPr>
                <w:ins w:id="1345" w:author="Dylan CHEN" w:date="2026-03-17T17:31:00Z" w16du:dateUtc="2026-03-17T09:31:00Z"/>
                <w:color w:val="000000"/>
                <w:sz w:val="20"/>
                <w:szCs w:val="20"/>
              </w:rPr>
            </w:pPr>
          </w:p>
        </w:tc>
        <w:tc>
          <w:tcPr>
            <w:tcW w:w="1117" w:type="dxa"/>
            <w:tcBorders>
              <w:top w:val="nil"/>
              <w:left w:val="nil"/>
              <w:bottom w:val="nil"/>
              <w:right w:val="nil"/>
            </w:tcBorders>
            <w:noWrap/>
            <w:tcMar>
              <w:left w:w="14" w:type="dxa"/>
              <w:right w:w="14" w:type="dxa"/>
            </w:tcMar>
            <w:hideMark/>
            <w:tcPrChange w:id="1346" w:author="Dylan CHEN" w:date="2026-03-17T17:32:00Z" w16du:dateUtc="2026-03-17T09:32:00Z">
              <w:tcPr>
                <w:tcW w:w="1613" w:type="dxa"/>
                <w:gridSpan w:val="3"/>
                <w:tcBorders>
                  <w:top w:val="nil"/>
                  <w:left w:val="nil"/>
                  <w:bottom w:val="nil"/>
                  <w:right w:val="nil"/>
                </w:tcBorders>
                <w:noWrap/>
                <w:vAlign w:val="center"/>
                <w:hideMark/>
              </w:tcPr>
            </w:tcPrChange>
          </w:tcPr>
          <w:p w14:paraId="5AC65614" w14:textId="77777777" w:rsidR="000E71E2" w:rsidRPr="0022223D" w:rsidRDefault="000E71E2" w:rsidP="00F92814">
            <w:pPr>
              <w:jc w:val="center"/>
              <w:rPr>
                <w:ins w:id="1347" w:author="Dylan CHEN" w:date="2026-03-17T17:31:00Z" w16du:dateUtc="2026-03-17T09:31:00Z"/>
                <w:sz w:val="20"/>
                <w:szCs w:val="20"/>
              </w:rPr>
            </w:pPr>
          </w:p>
        </w:tc>
        <w:tc>
          <w:tcPr>
            <w:tcW w:w="1117" w:type="dxa"/>
            <w:tcBorders>
              <w:top w:val="nil"/>
              <w:left w:val="nil"/>
              <w:bottom w:val="nil"/>
              <w:right w:val="nil"/>
            </w:tcBorders>
            <w:noWrap/>
            <w:tcMar>
              <w:left w:w="14" w:type="dxa"/>
              <w:right w:w="14" w:type="dxa"/>
            </w:tcMar>
            <w:hideMark/>
            <w:tcPrChange w:id="1348" w:author="Dylan CHEN" w:date="2026-03-17T17:32:00Z" w16du:dateUtc="2026-03-17T09:32:00Z">
              <w:tcPr>
                <w:tcW w:w="1613" w:type="dxa"/>
                <w:gridSpan w:val="2"/>
                <w:tcBorders>
                  <w:top w:val="nil"/>
                  <w:left w:val="nil"/>
                  <w:bottom w:val="nil"/>
                  <w:right w:val="nil"/>
                </w:tcBorders>
                <w:noWrap/>
                <w:vAlign w:val="center"/>
                <w:hideMark/>
              </w:tcPr>
            </w:tcPrChange>
          </w:tcPr>
          <w:p w14:paraId="05E11C5A" w14:textId="77777777" w:rsidR="000E71E2" w:rsidRPr="0022223D" w:rsidRDefault="000E71E2" w:rsidP="00F92814">
            <w:pPr>
              <w:jc w:val="center"/>
              <w:rPr>
                <w:ins w:id="1349"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50" w:author="Dylan CHEN" w:date="2026-03-17T17:32:00Z" w16du:dateUtc="2026-03-17T09:32:00Z">
              <w:tcPr>
                <w:tcW w:w="1300" w:type="dxa"/>
                <w:gridSpan w:val="3"/>
                <w:tcBorders>
                  <w:top w:val="nil"/>
                  <w:left w:val="nil"/>
                  <w:bottom w:val="nil"/>
                  <w:right w:val="nil"/>
                </w:tcBorders>
                <w:noWrap/>
                <w:vAlign w:val="center"/>
                <w:hideMark/>
              </w:tcPr>
            </w:tcPrChange>
          </w:tcPr>
          <w:p w14:paraId="28096F6E" w14:textId="77777777" w:rsidR="000E71E2" w:rsidRPr="0022223D" w:rsidRDefault="000E71E2" w:rsidP="00F92814">
            <w:pPr>
              <w:jc w:val="center"/>
              <w:rPr>
                <w:ins w:id="1351" w:author="Dylan CHEN" w:date="2026-03-17T17:31:00Z" w16du:dateUtc="2026-03-17T09:31:00Z"/>
                <w:sz w:val="20"/>
                <w:szCs w:val="20"/>
              </w:rPr>
            </w:pPr>
          </w:p>
        </w:tc>
        <w:tc>
          <w:tcPr>
            <w:tcW w:w="917" w:type="dxa"/>
            <w:tcBorders>
              <w:top w:val="nil"/>
              <w:left w:val="nil"/>
              <w:bottom w:val="nil"/>
              <w:right w:val="nil"/>
            </w:tcBorders>
            <w:noWrap/>
            <w:tcMar>
              <w:left w:w="14" w:type="dxa"/>
              <w:right w:w="14" w:type="dxa"/>
            </w:tcMar>
            <w:hideMark/>
            <w:tcPrChange w:id="1352" w:author="Dylan CHEN" w:date="2026-03-17T17:32:00Z" w16du:dateUtc="2026-03-17T09:32:00Z">
              <w:tcPr>
                <w:tcW w:w="1300" w:type="dxa"/>
                <w:tcBorders>
                  <w:top w:val="nil"/>
                  <w:left w:val="nil"/>
                  <w:bottom w:val="nil"/>
                  <w:right w:val="nil"/>
                </w:tcBorders>
                <w:noWrap/>
                <w:vAlign w:val="center"/>
                <w:hideMark/>
              </w:tcPr>
            </w:tcPrChange>
          </w:tcPr>
          <w:p w14:paraId="0D04946C" w14:textId="77777777" w:rsidR="000E71E2" w:rsidRPr="0022223D" w:rsidRDefault="000E71E2" w:rsidP="00F92814">
            <w:pPr>
              <w:jc w:val="center"/>
              <w:rPr>
                <w:ins w:id="1353" w:author="Dylan CHEN" w:date="2026-03-17T17:31:00Z" w16du:dateUtc="2026-03-17T09:31:00Z"/>
                <w:color w:val="000000"/>
                <w:sz w:val="20"/>
                <w:szCs w:val="20"/>
              </w:rPr>
            </w:pPr>
            <w:ins w:id="1354"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355" w:author="Dylan CHEN" w:date="2026-03-17T17:32:00Z" w16du:dateUtc="2026-03-17T09:32:00Z">
              <w:tcPr>
                <w:tcW w:w="1300" w:type="dxa"/>
                <w:tcBorders>
                  <w:top w:val="nil"/>
                  <w:left w:val="nil"/>
                  <w:bottom w:val="nil"/>
                  <w:right w:val="nil"/>
                </w:tcBorders>
                <w:noWrap/>
                <w:vAlign w:val="center"/>
                <w:hideMark/>
              </w:tcPr>
            </w:tcPrChange>
          </w:tcPr>
          <w:p w14:paraId="03BEB553" w14:textId="77777777" w:rsidR="000E71E2" w:rsidRPr="0022223D" w:rsidRDefault="000E71E2" w:rsidP="00F92814">
            <w:pPr>
              <w:jc w:val="center"/>
              <w:rPr>
                <w:ins w:id="1356" w:author="Dylan CHEN" w:date="2026-03-17T17:31:00Z" w16du:dateUtc="2026-03-17T09:31:00Z"/>
                <w:color w:val="000000"/>
                <w:sz w:val="20"/>
                <w:szCs w:val="20"/>
              </w:rPr>
            </w:pPr>
            <w:ins w:id="1357" w:author="Dylan CHEN" w:date="2026-03-17T17:31:00Z" w16du:dateUtc="2026-03-17T09:31:00Z">
              <w:r w:rsidRPr="0022223D">
                <w:rPr>
                  <w:color w:val="000000"/>
                  <w:sz w:val="20"/>
                  <w:szCs w:val="20"/>
                </w:rPr>
                <w:t>√</w:t>
              </w:r>
            </w:ins>
          </w:p>
        </w:tc>
        <w:tc>
          <w:tcPr>
            <w:tcW w:w="917" w:type="dxa"/>
            <w:tcBorders>
              <w:top w:val="nil"/>
              <w:left w:val="nil"/>
              <w:bottom w:val="nil"/>
              <w:right w:val="nil"/>
            </w:tcBorders>
            <w:noWrap/>
            <w:tcMar>
              <w:left w:w="14" w:type="dxa"/>
              <w:right w:w="14" w:type="dxa"/>
            </w:tcMar>
            <w:hideMark/>
            <w:tcPrChange w:id="1358" w:author="Dylan CHEN" w:date="2026-03-17T17:32:00Z" w16du:dateUtc="2026-03-17T09:32:00Z">
              <w:tcPr>
                <w:tcW w:w="1300" w:type="dxa"/>
                <w:tcBorders>
                  <w:top w:val="nil"/>
                  <w:left w:val="nil"/>
                  <w:bottom w:val="nil"/>
                  <w:right w:val="nil"/>
                </w:tcBorders>
                <w:noWrap/>
                <w:vAlign w:val="center"/>
                <w:hideMark/>
              </w:tcPr>
            </w:tcPrChange>
          </w:tcPr>
          <w:p w14:paraId="463EEC92" w14:textId="77777777" w:rsidR="000E71E2" w:rsidRPr="0022223D" w:rsidRDefault="000E71E2" w:rsidP="00F92814">
            <w:pPr>
              <w:jc w:val="center"/>
              <w:rPr>
                <w:ins w:id="1359" w:author="Dylan CHEN" w:date="2026-03-17T17:31:00Z" w16du:dateUtc="2026-03-17T09:31:00Z"/>
                <w:color w:val="000000"/>
                <w:sz w:val="20"/>
                <w:szCs w:val="20"/>
              </w:rPr>
            </w:pPr>
            <w:ins w:id="1360" w:author="Dylan CHEN" w:date="2026-03-17T17:31:00Z" w16du:dateUtc="2026-03-17T09:31:00Z">
              <w:r w:rsidRPr="0022223D">
                <w:rPr>
                  <w:color w:val="000000"/>
                  <w:sz w:val="20"/>
                  <w:szCs w:val="20"/>
                </w:rPr>
                <w:t>√</w:t>
              </w:r>
            </w:ins>
          </w:p>
        </w:tc>
      </w:tr>
      <w:tr w:rsidR="000E71E2" w:rsidRPr="0022223D" w14:paraId="002F1956" w14:textId="77777777" w:rsidTr="00F92814">
        <w:trPr>
          <w:trHeight w:val="340"/>
          <w:jc w:val="center"/>
          <w:ins w:id="1361" w:author="Dylan CHEN" w:date="2026-03-17T17:31:00Z"/>
          <w:trPrChange w:id="1362" w:author="Dylan CHEN" w:date="2026-03-17T17:32:00Z" w16du:dateUtc="2026-03-17T09:32:00Z">
            <w:trPr>
              <w:trHeight w:val="340"/>
            </w:trPr>
          </w:trPrChange>
        </w:trPr>
        <w:tc>
          <w:tcPr>
            <w:tcW w:w="1620" w:type="dxa"/>
            <w:tcBorders>
              <w:top w:val="nil"/>
              <w:left w:val="nil"/>
              <w:bottom w:val="single" w:sz="8" w:space="0" w:color="auto"/>
              <w:right w:val="nil"/>
            </w:tcBorders>
            <w:noWrap/>
            <w:tcMar>
              <w:left w:w="14" w:type="dxa"/>
              <w:right w:w="14" w:type="dxa"/>
            </w:tcMar>
            <w:hideMark/>
            <w:tcPrChange w:id="1363" w:author="Dylan CHEN" w:date="2026-03-17T17:32:00Z" w16du:dateUtc="2026-03-17T09:32:00Z">
              <w:tcPr>
                <w:tcW w:w="1780" w:type="dxa"/>
                <w:gridSpan w:val="2"/>
                <w:tcBorders>
                  <w:top w:val="nil"/>
                  <w:left w:val="nil"/>
                  <w:bottom w:val="single" w:sz="8" w:space="0" w:color="auto"/>
                  <w:right w:val="nil"/>
                </w:tcBorders>
                <w:noWrap/>
                <w:vAlign w:val="center"/>
                <w:hideMark/>
              </w:tcPr>
            </w:tcPrChange>
          </w:tcPr>
          <w:p w14:paraId="4E47C4B2" w14:textId="77777777" w:rsidR="000E71E2" w:rsidRPr="0022223D" w:rsidRDefault="000E71E2" w:rsidP="00F92814">
            <w:pPr>
              <w:rPr>
                <w:ins w:id="1364" w:author="Dylan CHEN" w:date="2026-03-17T17:31:00Z" w16du:dateUtc="2026-03-17T09:31:00Z"/>
                <w:color w:val="000000"/>
                <w:sz w:val="20"/>
                <w:szCs w:val="20"/>
              </w:rPr>
            </w:pPr>
            <w:ins w:id="1365" w:author="Dylan CHEN" w:date="2026-03-17T17:31:00Z" w16du:dateUtc="2026-03-17T09:31:00Z">
              <w:r w:rsidRPr="0022223D">
                <w:rPr>
                  <w:color w:val="000000"/>
                  <w:sz w:val="20"/>
                  <w:szCs w:val="20"/>
                </w:rPr>
                <w:t>N</w:t>
              </w:r>
            </w:ins>
          </w:p>
        </w:tc>
        <w:tc>
          <w:tcPr>
            <w:tcW w:w="900" w:type="dxa"/>
            <w:tcBorders>
              <w:top w:val="nil"/>
              <w:left w:val="nil"/>
              <w:bottom w:val="single" w:sz="8" w:space="0" w:color="auto"/>
              <w:right w:val="nil"/>
            </w:tcBorders>
            <w:noWrap/>
            <w:tcMar>
              <w:left w:w="14" w:type="dxa"/>
              <w:right w:w="14" w:type="dxa"/>
            </w:tcMar>
            <w:hideMark/>
            <w:tcPrChange w:id="1366"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3251B050" w14:textId="77777777" w:rsidR="000E71E2" w:rsidRPr="0022223D" w:rsidRDefault="000E71E2" w:rsidP="00F92814">
            <w:pPr>
              <w:jc w:val="center"/>
              <w:rPr>
                <w:ins w:id="1367" w:author="Dylan CHEN" w:date="2026-03-17T17:31:00Z" w16du:dateUtc="2026-03-17T09:31:00Z"/>
                <w:color w:val="000000"/>
                <w:sz w:val="20"/>
                <w:szCs w:val="20"/>
              </w:rPr>
            </w:pPr>
            <w:ins w:id="1368" w:author="Dylan CHEN" w:date="2026-03-17T17:31:00Z" w16du:dateUtc="2026-03-17T09:31:00Z">
              <w:r w:rsidRPr="0022223D">
                <w:rPr>
                  <w:color w:val="000000"/>
                  <w:sz w:val="20"/>
                  <w:szCs w:val="20"/>
                </w:rPr>
                <w:t>3,613</w:t>
              </w:r>
            </w:ins>
          </w:p>
        </w:tc>
        <w:tc>
          <w:tcPr>
            <w:tcW w:w="938" w:type="dxa"/>
            <w:tcBorders>
              <w:top w:val="nil"/>
              <w:left w:val="nil"/>
              <w:bottom w:val="single" w:sz="8" w:space="0" w:color="auto"/>
              <w:right w:val="nil"/>
            </w:tcBorders>
            <w:noWrap/>
            <w:tcMar>
              <w:left w:w="14" w:type="dxa"/>
              <w:right w:w="14" w:type="dxa"/>
            </w:tcMar>
            <w:hideMark/>
            <w:tcPrChange w:id="1369"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02E5CA21" w14:textId="77777777" w:rsidR="000E71E2" w:rsidRPr="0022223D" w:rsidRDefault="000E71E2" w:rsidP="00F92814">
            <w:pPr>
              <w:jc w:val="center"/>
              <w:rPr>
                <w:ins w:id="1370" w:author="Dylan CHEN" w:date="2026-03-17T17:31:00Z" w16du:dateUtc="2026-03-17T09:31:00Z"/>
                <w:color w:val="000000"/>
                <w:sz w:val="20"/>
                <w:szCs w:val="20"/>
              </w:rPr>
            </w:pPr>
            <w:ins w:id="1371"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1372" w:author="Dylan CHEN" w:date="2026-03-17T17:32:00Z" w16du:dateUtc="2026-03-17T09:32:00Z">
              <w:tcPr>
                <w:tcW w:w="1613" w:type="dxa"/>
                <w:gridSpan w:val="3"/>
                <w:tcBorders>
                  <w:top w:val="nil"/>
                  <w:left w:val="nil"/>
                  <w:bottom w:val="single" w:sz="8" w:space="0" w:color="auto"/>
                  <w:right w:val="nil"/>
                </w:tcBorders>
                <w:noWrap/>
                <w:vAlign w:val="center"/>
                <w:hideMark/>
              </w:tcPr>
            </w:tcPrChange>
          </w:tcPr>
          <w:p w14:paraId="4487F807" w14:textId="77777777" w:rsidR="000E71E2" w:rsidRPr="0022223D" w:rsidRDefault="000E71E2" w:rsidP="00F92814">
            <w:pPr>
              <w:jc w:val="center"/>
              <w:rPr>
                <w:ins w:id="1373" w:author="Dylan CHEN" w:date="2026-03-17T17:31:00Z" w16du:dateUtc="2026-03-17T09:31:00Z"/>
                <w:color w:val="000000"/>
                <w:sz w:val="20"/>
                <w:szCs w:val="20"/>
              </w:rPr>
            </w:pPr>
            <w:ins w:id="1374" w:author="Dylan CHEN" w:date="2026-03-17T17:31:00Z" w16du:dateUtc="2026-03-17T09:31:00Z">
              <w:r w:rsidRPr="0022223D">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Change w:id="1375" w:author="Dylan CHEN" w:date="2026-03-17T17:32:00Z" w16du:dateUtc="2026-03-17T09:32:00Z">
              <w:tcPr>
                <w:tcW w:w="1613" w:type="dxa"/>
                <w:gridSpan w:val="2"/>
                <w:tcBorders>
                  <w:top w:val="nil"/>
                  <w:left w:val="nil"/>
                  <w:bottom w:val="single" w:sz="8" w:space="0" w:color="auto"/>
                  <w:right w:val="nil"/>
                </w:tcBorders>
                <w:noWrap/>
                <w:vAlign w:val="center"/>
                <w:hideMark/>
              </w:tcPr>
            </w:tcPrChange>
          </w:tcPr>
          <w:p w14:paraId="2F430C8C" w14:textId="77777777" w:rsidR="000E71E2" w:rsidRPr="0022223D" w:rsidRDefault="000E71E2" w:rsidP="00F92814">
            <w:pPr>
              <w:jc w:val="center"/>
              <w:rPr>
                <w:ins w:id="1376" w:author="Dylan CHEN" w:date="2026-03-17T17:31:00Z" w16du:dateUtc="2026-03-17T09:31:00Z"/>
                <w:color w:val="000000"/>
                <w:sz w:val="20"/>
                <w:szCs w:val="20"/>
              </w:rPr>
            </w:pPr>
            <w:ins w:id="1377" w:author="Dylan CHEN" w:date="2026-03-17T17:31:00Z" w16du:dateUtc="2026-03-17T09:31:00Z">
              <w:r w:rsidRPr="0022223D">
                <w:rPr>
                  <w:color w:val="000000"/>
                  <w:sz w:val="20"/>
                  <w:szCs w:val="20"/>
                </w:rPr>
                <w:t>3,613</w:t>
              </w:r>
            </w:ins>
          </w:p>
        </w:tc>
        <w:tc>
          <w:tcPr>
            <w:tcW w:w="917" w:type="dxa"/>
            <w:tcBorders>
              <w:top w:val="nil"/>
              <w:left w:val="nil"/>
              <w:bottom w:val="single" w:sz="8" w:space="0" w:color="auto"/>
              <w:right w:val="nil"/>
            </w:tcBorders>
            <w:noWrap/>
            <w:tcMar>
              <w:left w:w="14" w:type="dxa"/>
              <w:right w:w="14" w:type="dxa"/>
            </w:tcMar>
            <w:hideMark/>
            <w:tcPrChange w:id="1378" w:author="Dylan CHEN" w:date="2026-03-17T17:32:00Z" w16du:dateUtc="2026-03-17T09:32:00Z">
              <w:tcPr>
                <w:tcW w:w="1300" w:type="dxa"/>
                <w:gridSpan w:val="3"/>
                <w:tcBorders>
                  <w:top w:val="nil"/>
                  <w:left w:val="nil"/>
                  <w:bottom w:val="single" w:sz="8" w:space="0" w:color="auto"/>
                  <w:right w:val="nil"/>
                </w:tcBorders>
                <w:noWrap/>
                <w:vAlign w:val="center"/>
                <w:hideMark/>
              </w:tcPr>
            </w:tcPrChange>
          </w:tcPr>
          <w:p w14:paraId="3A4525D6" w14:textId="77777777" w:rsidR="000E71E2" w:rsidRPr="0022223D" w:rsidRDefault="000E71E2" w:rsidP="00F92814">
            <w:pPr>
              <w:jc w:val="center"/>
              <w:rPr>
                <w:ins w:id="1379" w:author="Dylan CHEN" w:date="2026-03-17T17:31:00Z" w16du:dateUtc="2026-03-17T09:31:00Z"/>
                <w:color w:val="000000"/>
                <w:sz w:val="20"/>
                <w:szCs w:val="20"/>
              </w:rPr>
            </w:pPr>
            <w:ins w:id="1380"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1381" w:author="Dylan CHEN" w:date="2026-03-17T17:32:00Z" w16du:dateUtc="2026-03-17T09:32:00Z">
              <w:tcPr>
                <w:tcW w:w="1300" w:type="dxa"/>
                <w:tcBorders>
                  <w:top w:val="nil"/>
                  <w:left w:val="nil"/>
                  <w:bottom w:val="single" w:sz="8" w:space="0" w:color="auto"/>
                  <w:right w:val="nil"/>
                </w:tcBorders>
                <w:noWrap/>
                <w:vAlign w:val="center"/>
                <w:hideMark/>
              </w:tcPr>
            </w:tcPrChange>
          </w:tcPr>
          <w:p w14:paraId="09C94774" w14:textId="77777777" w:rsidR="000E71E2" w:rsidRPr="0022223D" w:rsidRDefault="000E71E2" w:rsidP="00F92814">
            <w:pPr>
              <w:jc w:val="center"/>
              <w:rPr>
                <w:ins w:id="1382" w:author="Dylan CHEN" w:date="2026-03-17T17:31:00Z" w16du:dateUtc="2026-03-17T09:31:00Z"/>
                <w:color w:val="000000"/>
                <w:sz w:val="20"/>
                <w:szCs w:val="20"/>
              </w:rPr>
            </w:pPr>
            <w:ins w:id="1383"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1384" w:author="Dylan CHEN" w:date="2026-03-17T17:32:00Z" w16du:dateUtc="2026-03-17T09:32:00Z">
              <w:tcPr>
                <w:tcW w:w="1300" w:type="dxa"/>
                <w:tcBorders>
                  <w:top w:val="nil"/>
                  <w:left w:val="nil"/>
                  <w:bottom w:val="single" w:sz="8" w:space="0" w:color="auto"/>
                  <w:right w:val="nil"/>
                </w:tcBorders>
                <w:noWrap/>
                <w:vAlign w:val="center"/>
                <w:hideMark/>
              </w:tcPr>
            </w:tcPrChange>
          </w:tcPr>
          <w:p w14:paraId="09C6F646" w14:textId="77777777" w:rsidR="000E71E2" w:rsidRPr="0022223D" w:rsidRDefault="000E71E2" w:rsidP="00F92814">
            <w:pPr>
              <w:jc w:val="center"/>
              <w:rPr>
                <w:ins w:id="1385" w:author="Dylan CHEN" w:date="2026-03-17T17:31:00Z" w16du:dateUtc="2026-03-17T09:31:00Z"/>
                <w:color w:val="000000"/>
                <w:sz w:val="20"/>
                <w:szCs w:val="20"/>
              </w:rPr>
            </w:pPr>
            <w:ins w:id="1386" w:author="Dylan CHEN" w:date="2026-03-17T17:31:00Z" w16du:dateUtc="2026-03-17T09:31:00Z">
              <w:r w:rsidRPr="0022223D">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Change w:id="1387" w:author="Dylan CHEN" w:date="2026-03-17T17:32:00Z" w16du:dateUtc="2026-03-17T09:32:00Z">
              <w:tcPr>
                <w:tcW w:w="1300" w:type="dxa"/>
                <w:tcBorders>
                  <w:top w:val="nil"/>
                  <w:left w:val="nil"/>
                  <w:bottom w:val="single" w:sz="8" w:space="0" w:color="auto"/>
                  <w:right w:val="nil"/>
                </w:tcBorders>
                <w:noWrap/>
                <w:vAlign w:val="center"/>
                <w:hideMark/>
              </w:tcPr>
            </w:tcPrChange>
          </w:tcPr>
          <w:p w14:paraId="30E299B2" w14:textId="77777777" w:rsidR="000E71E2" w:rsidRPr="0022223D" w:rsidRDefault="000E71E2" w:rsidP="00F92814">
            <w:pPr>
              <w:jc w:val="center"/>
              <w:rPr>
                <w:ins w:id="1388" w:author="Dylan CHEN" w:date="2026-03-17T17:31:00Z" w16du:dateUtc="2026-03-17T09:31:00Z"/>
                <w:color w:val="000000"/>
                <w:sz w:val="20"/>
                <w:szCs w:val="20"/>
              </w:rPr>
            </w:pPr>
            <w:ins w:id="1389" w:author="Dylan CHEN" w:date="2026-03-17T17:31:00Z" w16du:dateUtc="2026-03-17T09:31:00Z">
              <w:r w:rsidRPr="0022223D">
                <w:rPr>
                  <w:color w:val="000000"/>
                  <w:sz w:val="20"/>
                  <w:szCs w:val="20"/>
                </w:rPr>
                <w:t>4,670</w:t>
              </w:r>
            </w:ins>
          </w:p>
        </w:tc>
      </w:tr>
    </w:tbl>
    <w:p w14:paraId="29EB994A" w14:textId="77777777" w:rsidR="000E71E2" w:rsidRPr="0022223D" w:rsidRDefault="000E71E2" w:rsidP="000E71E2">
      <w:pPr>
        <w:pStyle w:val="Notes"/>
      </w:pPr>
      <w:r w:rsidRPr="0022223D">
        <w:t>Notes: 1. ***p&lt;0.001; **p&lt;0.01; *p&lt;0.05.</w:t>
      </w:r>
      <w:r w:rsidRPr="0022223D">
        <w:br/>
        <w:t>2. Question timing FE indicates the date on which the question was posted.</w:t>
      </w:r>
      <w:r w:rsidRPr="0022223D">
        <w:br/>
        <w:t>3. Answer timing FE indicates the date on which the answer was posted.</w:t>
      </w:r>
      <w:r w:rsidRPr="0022223D">
        <w:br/>
        <w:t xml:space="preserve">4. We log-transformed </w:t>
      </w:r>
      <w:r w:rsidRPr="0022223D">
        <w:rPr>
          <w:i/>
          <w:iCs/>
        </w:rPr>
        <w:t>answerNum</w:t>
      </w:r>
      <w:r w:rsidRPr="0022223D">
        <w:rPr>
          <w:i/>
          <w:iCs/>
          <w:vertAlign w:val="subscript"/>
        </w:rPr>
        <w:t>i</w:t>
      </w:r>
      <w:r w:rsidRPr="0022223D">
        <w:t xml:space="preserve"> but not </w:t>
      </w:r>
      <w:r w:rsidRPr="0022223D">
        <w:rPr>
          <w:i/>
          <w:iCs/>
        </w:rPr>
        <w:t>netlikeNum</w:t>
      </w:r>
      <w:r w:rsidRPr="0022223D">
        <w:rPr>
          <w:i/>
          <w:iCs/>
          <w:vertAlign w:val="subscript"/>
        </w:rPr>
        <w:t>ij</w:t>
      </w:r>
      <w:r w:rsidRPr="0022223D">
        <w:t xml:space="preserve"> because </w:t>
      </w:r>
      <w:r w:rsidRPr="0022223D">
        <w:rPr>
          <w:i/>
          <w:iCs/>
        </w:rPr>
        <w:t>netlikeNum</w:t>
      </w:r>
      <w:r w:rsidRPr="0022223D">
        <w:rPr>
          <w:i/>
          <w:iCs/>
          <w:vertAlign w:val="subscript"/>
        </w:rPr>
        <w:t>ij</w:t>
      </w:r>
      <w:r w:rsidRPr="0022223D">
        <w:t xml:space="preserve"> contains negative values (net likes can be negative when downvotes exceed upvotes), which precludes log-transformation.</w:t>
      </w:r>
    </w:p>
    <w:p w14:paraId="4E646355" w14:textId="77777777" w:rsidR="000E71E2" w:rsidRPr="0022223D" w:rsidRDefault="000E71E2" w:rsidP="000E71E2">
      <w:pPr>
        <w:pStyle w:val="Paragraph0"/>
      </w:pPr>
    </w:p>
    <w:p w14:paraId="7C43859F" w14:textId="3290D9C2" w:rsidR="000E71E2" w:rsidRPr="0022223D" w:rsidDel="007F3A7B" w:rsidRDefault="000E71E2" w:rsidP="000E71E2">
      <w:pPr>
        <w:pStyle w:val="Heading3"/>
        <w:rPr>
          <w:del w:id="1390" w:author="Xin Li" w:date="2026-05-11T14:57:00Z" w16du:dateUtc="2026-05-11T06:57:00Z"/>
        </w:rPr>
      </w:pPr>
      <w:del w:id="1391" w:author="Xin Li" w:date="2026-05-11T14:57:00Z" w16du:dateUtc="2026-05-11T06:57:00Z">
        <w:r w:rsidDel="007F3A7B">
          <w:delText>Mechanism</w:delText>
        </w:r>
      </w:del>
    </w:p>
    <w:p w14:paraId="456A2B7C" w14:textId="77777777" w:rsidR="000E71E2" w:rsidRPr="0022223D" w:rsidDel="00473801" w:rsidRDefault="000E71E2" w:rsidP="000E71E2">
      <w:pPr>
        <w:pStyle w:val="Heading4"/>
        <w:rPr>
          <w:del w:id="1392" w:author="Xin Li" w:date="2026-05-11T13:50:00Z" w16du:dateUtc="2026-05-11T05:50:00Z"/>
          <w:lang w:val="en-US"/>
        </w:rPr>
      </w:pPr>
      <w:del w:id="1393" w:author="Xin Li" w:date="2026-05-11T13:50:00Z" w16du:dateUtc="2026-05-11T05:50:00Z">
        <w:r w:rsidRPr="0022223D" w:rsidDel="00473801">
          <w:rPr>
            <w:lang w:val="en-US"/>
          </w:rPr>
          <w:delText>Mechanisms Driving Reduction in Viewer Recognition</w:delText>
        </w:r>
      </w:del>
    </w:p>
    <w:p w14:paraId="1512FE4E" w14:textId="3E67A54B" w:rsidR="000E71E2" w:rsidRPr="0022223D" w:rsidDel="007F3A7B" w:rsidRDefault="000E71E2" w:rsidP="000E71E2">
      <w:pPr>
        <w:pStyle w:val="Paragraph0"/>
        <w:rPr>
          <w:del w:id="1394" w:author="Xin Li" w:date="2026-05-11T14:57:00Z" w16du:dateUtc="2026-05-11T06:57:00Z"/>
        </w:rPr>
      </w:pPr>
      <w:del w:id="1395" w:author="Xin Li" w:date="2026-05-11T14:57:00Z" w16du:dateUtc="2026-05-11T06:57:00Z">
        <w:r w:rsidRPr="0022223D" w:rsidDel="007F3A7B">
          <w:delText>We investigate why AI-generated answers reduce viewer recognition of human answers (measured by net likes) through three potential mechanisms: attention diversion, quality degradation, and elevated expectations.</w:delText>
        </w:r>
      </w:del>
    </w:p>
    <w:p w14:paraId="0ADEB698" w14:textId="1D00A5DB" w:rsidR="000E71E2" w:rsidRPr="0022223D" w:rsidDel="007F3A7B" w:rsidRDefault="000E71E2" w:rsidP="000E71E2">
      <w:pPr>
        <w:pStyle w:val="Heading4"/>
        <w:rPr>
          <w:del w:id="1396" w:author="Xin Li" w:date="2026-05-11T14:57:00Z" w16du:dateUtc="2026-05-11T06:57:00Z"/>
          <w:lang w:val="en-US"/>
        </w:rPr>
      </w:pPr>
      <w:del w:id="1397" w:author="Xin Li" w:date="2026-05-11T14:57:00Z" w16du:dateUtc="2026-05-11T06:57:00Z">
        <w:r w:rsidRPr="0022223D" w:rsidDel="007F3A7B">
          <w:rPr>
            <w:lang w:val="en-US"/>
          </w:rPr>
          <w:delText>Elevated Expectations</w:delText>
        </w:r>
      </w:del>
    </w:p>
    <w:p w14:paraId="1D0FA210" w14:textId="3EE292F2" w:rsidR="000E71E2" w:rsidRPr="0022223D" w:rsidDel="007F3A7B" w:rsidRDefault="000E71E2" w:rsidP="000E71E2">
      <w:pPr>
        <w:pStyle w:val="Paragraph0"/>
        <w:rPr>
          <w:del w:id="1398" w:author="Xin Li" w:date="2026-05-11T14:57:00Z" w16du:dateUtc="2026-05-11T06:57:00Z"/>
          <w:moveFrom w:id="1399" w:author="Xin Li" w:date="2026-05-11T14:55:00Z" w16du:dateUtc="2026-05-11T06:55:00Z"/>
        </w:rPr>
      </w:pPr>
      <w:moveFromRangeStart w:id="1400" w:author="Xin Li" w:date="2026-05-11T14:55:00Z" w:name="move229403751"/>
      <w:moveFrom w:id="1401" w:author="Xin Li" w:date="2026-05-11T14:55:00Z" w16du:dateUtc="2026-05-11T06:55:00Z">
        <w:del w:id="1402" w:author="Xin Li" w:date="2026-05-11T14:57:00Z" w16du:dateUtc="2026-05-11T06:57:00Z">
          <w:r w:rsidRPr="0022223D" w:rsidDel="007F3A7B">
            <w:delText xml:space="preserve">The third mechanism proposes that AI-generated answers raise users’ expectations for answer quality, leading to more critical evaluations of human answers even when their quality remains unchanged. This draws from expectation disconfirmation theory </w:delText>
          </w:r>
          <w:r w:rsidRPr="0022223D" w:rsidDel="007F3A7B">
            <w:fldChar w:fldCharType="begin"/>
          </w:r>
          <w:r w:rsidRPr="00A11FC2" w:rsidDel="007F3A7B">
            <w:delInstrText xml:space="preserve"> ADDIN ZOTERO_ITEM CSL_CITATION {"citationID":"JkcYaxf0","properties":{"formattedCitation":"(Oliver,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delInstrText>
          </w:r>
          <w:r w:rsidRPr="00A11FC2" w:rsidDel="007F3A7B">
            <w:rPr>
              <w:rFonts w:hint="eastAsia"/>
            </w:rPr>
            <w:delInstrText>) (PsycInfo Database Record (c) 2020 APA, all rights reserved)\n\n</w:delInstrText>
          </w:r>
          <w:r w:rsidRPr="00A11FC2" w:rsidDel="007F3A7B">
            <w:rPr>
              <w:rFonts w:hint="eastAsia"/>
            </w:rPr>
            <w:delInstrText>【摘要翻译】提出了一个模型，将消费者满意度表示为期望和期望不确定的函数。满意度反过来被认为会影响态度变化和购买意愿。来自</w:delInstrText>
          </w:r>
          <w:r w:rsidRPr="00A11FC2" w:rsidDel="007F3A7B">
            <w:rPr>
              <w:rFonts w:hint="eastAsia"/>
            </w:rPr>
            <w:delInstrText>604</w:delInstrText>
          </w:r>
          <w:r w:rsidRPr="00A11FC2" w:rsidDel="007F3A7B">
            <w:rPr>
              <w:rFonts w:hint="eastAsia"/>
            </w:rPr>
            <w:delInstrText>个</w:delInstrText>
          </w:r>
          <w:r w:rsidRPr="00A11FC2" w:rsidDel="007F3A7B">
            <w:rPr>
              <w:rFonts w:hint="eastAsia"/>
            </w:rPr>
            <w:delInstrText>Ss</w:delInstrText>
          </w:r>
          <w:r w:rsidRPr="00A11FC2" w:rsidDel="007F3A7B">
            <w:rPr>
              <w:rFonts w:hint="eastAsia"/>
            </w:rPr>
            <w:delInstrText>的两阶段实地研究的结果支持流感接种消费者和非消费者的计划。（</w:delInstrText>
          </w:r>
          <w:r w:rsidRPr="00A11FC2" w:rsidDel="007F3A7B">
            <w:rPr>
              <w:rFonts w:hint="eastAsia"/>
            </w:rPr>
            <w:delInstrText>50</w:delInstrText>
          </w:r>
          <w:r w:rsidRPr="00A11FC2" w:rsidDel="007F3A7B">
            <w:rPr>
              <w:rFonts w:hint="eastAsia"/>
            </w:rPr>
            <w:delInstrText>参考）（精神信息数据库记录（</w:delInstrText>
          </w:r>
          <w:r w:rsidRPr="00A11FC2" w:rsidDel="007F3A7B">
            <w:rPr>
              <w:rFonts w:hint="eastAsia"/>
            </w:rPr>
            <w:delInstrText>c</w:delInstrText>
          </w:r>
          <w:r w:rsidRPr="00A11FC2" w:rsidDel="007F3A7B">
            <w:rPr>
              <w:rFonts w:hint="eastAsia"/>
            </w:rPr>
            <w:delInstrText>）</w:delInstrText>
          </w:r>
          <w:r w:rsidRPr="00A11FC2" w:rsidDel="007F3A7B">
            <w:rPr>
              <w:rFonts w:hint="eastAsia"/>
            </w:rPr>
            <w:delInstrText>2020 APA</w:delInstrText>
          </w:r>
          <w:r w:rsidRPr="00A11FC2" w:rsidDel="007F3A7B">
            <w:rPr>
              <w:rFonts w:hint="eastAsia"/>
            </w:rPr>
            <w:delInstrText>，保留所有权利）</w:delInstrText>
          </w:r>
          <w:r w:rsidRPr="00A11FC2" w:rsidDel="007F3A7B">
            <w:rPr>
              <w:rFonts w:hint="eastAsia"/>
            </w:rPr>
            <w:delInstrText>","container-title":"Journal of Marketing Research","DOI":"</w:delInstrText>
          </w:r>
          <w:r w:rsidRPr="00A11FC2" w:rsidDel="007F3A7B">
            <w:del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delInstrText>
          </w:r>
          <w:r w:rsidRPr="0022223D" w:rsidDel="007F3A7B">
            <w:fldChar w:fldCharType="separate"/>
          </w:r>
          <w:r w:rsidRPr="00A11FC2" w:rsidDel="007F3A7B">
            <w:delText>(Oliver, 1980)</w:delText>
          </w:r>
          <w:r w:rsidRPr="0022223D" w:rsidDel="007F3A7B">
            <w:fldChar w:fldCharType="end"/>
          </w:r>
          <w:r w:rsidRPr="0022223D" w:rsidDel="007F3A7B">
            <w:delText xml:space="preserve">, which posits that satisfaction depends on the gap between expected and perceived performance. AI answers calibrate users’ expectations to a new standard, creating the anticipation of higher quality, accuracy, and comprehensiveness. Research bears this out, demonstrating that high-performance AI content creates heightened expectations for consistency and accuracy </w:delText>
          </w:r>
          <w:r w:rsidRPr="0022223D" w:rsidDel="007F3A7B">
            <w:fldChar w:fldCharType="begin"/>
          </w:r>
          <w:r w:rsidDel="007F3A7B">
            <w:delInstrText xml:space="preserve"> ADDIN ZOTERO_ITEM CSL_CITATION {"citationID":"WHwf4g1J","properties":{"formattedCitation":"(Jussupow et al., 2020)","plainCitation":"(Jussupow et al., 2020)","noteIndex":0},"citationItems":[{"id":"xILCbqsa/wv8iLHRX","uris":["http://zotero.org/users/8905122/items/PVXI6GC7"],"itemData":{"id":26539,"type":"paper-conference","container-title":"Proceedings of the 28th European Conference on Information Systems","language":"en","note":"</w:delInstrText>
          </w:r>
          <w:r w:rsidDel="007F3A7B">
            <w:rPr>
              <w:rFonts w:ascii="Segoe UI Emoji" w:hAnsi="Segoe UI Emoji" w:cs="Segoe UI Emoji"/>
            </w:rPr>
            <w:delInstrText>🏷️</w:delInstrText>
          </w:r>
          <w:r w:rsidDel="007F3A7B">
            <w:del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delInstrText>
          </w:r>
          <w:r w:rsidRPr="0022223D" w:rsidDel="007F3A7B">
            <w:fldChar w:fldCharType="separate"/>
          </w:r>
          <w:r w:rsidRPr="00FB59A6" w:rsidDel="007F3A7B">
            <w:delText>(Jussupow et al., 2020)</w:delText>
          </w:r>
          <w:r w:rsidRPr="0022223D" w:rsidDel="007F3A7B">
            <w:fldChar w:fldCharType="end"/>
          </w:r>
          <w:r w:rsidRPr="0022223D" w:rsidDel="007F3A7B">
            <w:delText>. This mechanism operates through changes in evaluation standards rather than actual quality changes. AI answers create a new reference point against which human answers are judged, potentially leading to more stringent evaluations and reduced recognition.</w:delText>
          </w:r>
        </w:del>
      </w:moveFrom>
    </w:p>
    <w:moveFromRangeEnd w:id="1400"/>
    <w:p w14:paraId="7BC9062B" w14:textId="306703E3" w:rsidR="000E71E2" w:rsidRPr="0022223D" w:rsidDel="00A11FC2" w:rsidRDefault="000E71E2" w:rsidP="000E71E2">
      <w:pPr>
        <w:pStyle w:val="Paragraph0"/>
        <w:rPr>
          <w:del w:id="1403" w:author="Xin Li" w:date="2026-05-11T14:54:00Z" w16du:dateUtc="2026-05-11T06:54:00Z"/>
        </w:rPr>
      </w:pPr>
      <w:del w:id="1404" w:author="Xin Li" w:date="2026-05-11T14:54:00Z" w16du:dateUtc="2026-05-11T06:54:00Z">
        <w:r w:rsidRPr="0022223D" w:rsidDel="00A11FC2">
          <w:delText>The three mechanisms proposed in this paper are complementary but operate through different pathways. The attention diversion mechanism reduces recognition by limiting the number of viewers who encounter human answers. The quality degradation mechanism operates through supply-side changes in human contribution quality. The elevated expectations mechanism operates through demand-side shifts in evaluation standards among engaged viewers. Together, these pathways create a comprehensive framework accounting for visibility constraints, supply-side changes, and demand-side evaluation shifts. Therefore, we hypothesize:</w:delText>
        </w:r>
      </w:del>
    </w:p>
    <w:p w14:paraId="65BF7092" w14:textId="5F5CDC05" w:rsidR="000E71E2" w:rsidRPr="0022223D" w:rsidDel="007F3A7B" w:rsidRDefault="000E71E2" w:rsidP="000E71E2">
      <w:pPr>
        <w:pStyle w:val="Heading4"/>
        <w:rPr>
          <w:del w:id="1405" w:author="Xin Li" w:date="2026-05-11T14:57:00Z" w16du:dateUtc="2026-05-11T06:57:00Z"/>
          <w:lang w:val="en-US"/>
        </w:rPr>
      </w:pPr>
      <w:del w:id="1406" w:author="Xin Li" w:date="2026-05-11T14:54:00Z" w16du:dateUtc="2026-05-11T06:54:00Z">
        <w:r w:rsidRPr="0022223D" w:rsidDel="00A11FC2">
          <w:rPr>
            <w:i/>
          </w:rPr>
          <w:delText>H2: Introducing internal GenAI to answer questions reduces viewers’ recognition of human answers in online Q&amp;A communities.</w:delText>
        </w:r>
      </w:del>
      <w:del w:id="1407" w:author="Xin Li" w:date="2026-05-11T14:57:00Z" w16du:dateUtc="2026-05-11T06:57:00Z">
        <w:r w:rsidRPr="0022223D" w:rsidDel="007F3A7B">
          <w:rPr>
            <w:lang w:val="en-US"/>
          </w:rPr>
          <w:delText>Elevated Expectations Mechanism</w:delText>
        </w:r>
      </w:del>
    </w:p>
    <w:p w14:paraId="7C4E7EE1" w14:textId="77777777" w:rsidR="000E71E2" w:rsidRPr="0022223D" w:rsidRDefault="000E71E2" w:rsidP="000E71E2">
      <w:pPr>
        <w:pStyle w:val="Paragraph0"/>
      </w:pPr>
      <w:r w:rsidRPr="0022223D">
        <w:t>The elevated expectations mechanism posits that AI-generated answers raise users’ standards for valuable contributions, making them more critical when evaluating human answers. Users may expect human responses to provide insights beyond what AI already offers. If this operates, the negative effect on viewer recognition of human answers should be strongest when AI quality is high because superior AI answers would raise expectations most dramatically.</w:t>
      </w:r>
    </w:p>
    <w:p w14:paraId="6A6688E1" w14:textId="77777777" w:rsidR="000E71E2" w:rsidRPr="0022223D" w:rsidRDefault="000E71E2" w:rsidP="000E71E2">
      <w:pPr>
        <w:pStyle w:val="Paragraph0"/>
      </w:pPr>
      <w:r w:rsidRPr="0022223D">
        <w:t xml:space="preserve">To test this, we conducted a subsample analysis: (1) identified all questions receiving at least one answer during the experiment; (2) selected questions with first-answer LLM-enabled content quality ratings in the top 25% (scores 8-10, superior quality) and bottom 25% (scores 0-6, low quality); and (3) extracted all subsequent human answers under these questions for analysis. </w:t>
      </w:r>
      <w:ins w:id="1408" w:author="Dylan CHEN" w:date="2026-03-10T22:47:00Z" w16du:dateUtc="2026-03-10T14:47:00Z">
        <w:r w:rsidRPr="0022223D">
          <w:t>This procedure yielded two subsamples for analysis: 1,697 human answers following high-quality first answers (top 25%) and 1,945 human answers following low-quality first answers (bottom 25%).</w:t>
        </w:r>
      </w:ins>
    </w:p>
    <w:p w14:paraId="7A9E056A" w14:textId="77777777" w:rsidR="000E71E2" w:rsidRPr="0022223D" w:rsidRDefault="000E71E2" w:rsidP="000E71E2">
      <w:pPr>
        <w:pStyle w:val="Paragraph0"/>
      </w:pPr>
      <w:r w:rsidRPr="0022223D">
        <w:t>Table 1</w:t>
      </w:r>
      <w:ins w:id="1409" w:author="Dylan CHEN" w:date="2026-03-20T16:22:00Z" w16du:dateUtc="2026-03-20T08:22:00Z">
        <w:r w:rsidRPr="0022223D">
          <w:t>4</w:t>
        </w:r>
      </w:ins>
      <w:del w:id="1410" w:author="Dylan CHEN" w:date="2026-03-20T16:22:00Z" w16du:dateUtc="2026-03-20T08:22:00Z">
        <w:r w:rsidRPr="0022223D" w:rsidDel="006576DB">
          <w:delText>3</w:delText>
        </w:r>
      </w:del>
      <w:r w:rsidRPr="0022223D">
        <w:t xml:space="preserve"> presents results from our answer-level specification (Equation 2), estimated separately for each subsample. Column 1 shows questions with high-quality first answers; Column 2 shows low-quality first answers. The pattern strongly supports the elevated </w:t>
      </w:r>
      <w:r w:rsidRPr="0022223D">
        <w:lastRenderedPageBreak/>
        <w:t>expectations mechanism. When the AI answer is high quality (Column 1), its presence significantly reduces net likes for human answers (</w:t>
      </w:r>
      <w:r w:rsidRPr="0022223D">
        <w:rPr>
          <w:i/>
          <w:iCs/>
        </w:rPr>
        <w:t>β</w:t>
      </w:r>
      <w:r w:rsidRPr="0022223D">
        <w:t xml:space="preserve"> = -0.140, p &lt; 0.001). When the AI answer is low quality (Column 2), this negative effect disappears (</w:t>
      </w:r>
      <w:r w:rsidRPr="0022223D">
        <w:rPr>
          <w:i/>
          <w:iCs/>
        </w:rPr>
        <w:t>β</w:t>
      </w:r>
      <w:r w:rsidRPr="0022223D">
        <w:t xml:space="preserve"> = 0.046, p = 0.391).</w:t>
      </w:r>
    </w:p>
    <w:p w14:paraId="1B42A002" w14:textId="77777777" w:rsidR="000E71E2" w:rsidRPr="0022223D" w:rsidRDefault="000E71E2" w:rsidP="000E71E2">
      <w:pPr>
        <w:pStyle w:val="Paragraph0"/>
        <w:rPr>
          <w:ins w:id="1411" w:author="Dylan CHEN" w:date="2026-03-20T16:31:00Z" w16du:dateUtc="2026-03-20T08:31:00Z"/>
        </w:rPr>
      </w:pPr>
      <w:commentRangeStart w:id="1412"/>
      <w:ins w:id="1413" w:author="Dylan CHEN" w:date="2026-03-20T16:31:00Z" w16du:dateUtc="2026-03-20T08:31:00Z">
        <w:r w:rsidRPr="0022223D">
          <w:t xml:space="preserve">Column 3 </w:t>
        </w:r>
      </w:ins>
      <w:commentRangeEnd w:id="1412"/>
      <w:r w:rsidRPr="0022223D">
        <w:rPr>
          <w:rStyle w:val="CommentReference"/>
          <w:sz w:val="24"/>
        </w:rPr>
        <w:commentReference w:id="1412"/>
      </w:r>
      <w:ins w:id="1414" w:author="Dylan CHEN" w:date="2026-03-20T16:31:00Z" w16du:dateUtc="2026-03-20T08:31:00Z">
        <w:r w:rsidRPr="0022223D">
          <w:t>provides complementary evidence through a continuous interaction approach. We use first-answer quality as a continuous moderator and interact it with the AI treatment indicator. The significant negative interaction coefficient (β = -0.037, p &lt; 0.05) indicates that each unit increase in first-answer quality amplifies the negative effect of AI treatment on human answer recognition. This continuous specification corroborates the subsample findings and confirms that elevated expectations operate along a quality gradient rather than as a discrete threshold effect.</w:t>
        </w:r>
      </w:ins>
    </w:p>
    <w:p w14:paraId="660120CD" w14:textId="77777777" w:rsidR="000E71E2" w:rsidRPr="0022223D" w:rsidRDefault="000E71E2" w:rsidP="000E71E2">
      <w:pPr>
        <w:pStyle w:val="Paragraph0"/>
      </w:pPr>
      <w:ins w:id="1415" w:author="Dylan CHEN" w:date="2026-03-20T16:31:00Z" w16du:dateUtc="2026-03-20T08:31:00Z">
        <w:r w:rsidRPr="0022223D">
          <w:t>Together, these results indicate that high-quality AI answers raise users’ evaluative standards</w:t>
        </w:r>
      </w:ins>
      <w:del w:id="1416" w:author="Dylan CHEN" w:date="2026-03-20T16:31:00Z" w16du:dateUtc="2026-03-20T08:31:00Z">
        <w:r w:rsidRPr="0022223D" w:rsidDel="002867AF">
          <w:delText>These results indicate that high-quality AI answers raise users’ standards</w:delText>
        </w:r>
      </w:del>
      <w:r w:rsidRPr="0022223D">
        <w:t>, making subsequent human answers appear insufficiently valuable—even when those answers have not declined in objective quality (Table 1</w:t>
      </w:r>
      <w:ins w:id="1417" w:author="Dylan CHEN" w:date="2026-03-20T16:22:00Z" w16du:dateUtc="2026-03-20T08:22:00Z">
        <w:r w:rsidRPr="0022223D">
          <w:t>3</w:t>
        </w:r>
      </w:ins>
      <w:del w:id="1418" w:author="Dylan CHEN" w:date="2026-03-20T16:22:00Z" w16du:dateUtc="2026-03-20T08:22:00Z">
        <w:r w:rsidRPr="0022223D" w:rsidDel="006576DB">
          <w:delText>2</w:delText>
        </w:r>
      </w:del>
      <w:r w:rsidRPr="0022223D">
        <w:t>). When AI quality is low, expectations remain moderate, and human answers receive comparable recognition to the control condition. The elevated expectations mechanism thus explains why AI-generated answers reduce recognition of human contributions: they shift the evaluative benchmark against which human answers are judged.</w:t>
      </w:r>
    </w:p>
    <w:p w14:paraId="54543B87" w14:textId="77777777" w:rsidR="000E71E2" w:rsidRPr="0022223D" w:rsidRDefault="000E71E2" w:rsidP="000E71E2">
      <w:pPr>
        <w:pStyle w:val="TableFiguretitle"/>
      </w:pPr>
      <w:r w:rsidRPr="0022223D">
        <w:t xml:space="preserve">Table </w:t>
      </w:r>
      <w:r>
        <w:fldChar w:fldCharType="begin"/>
      </w:r>
      <w:r>
        <w:instrText xml:space="preserve"> SEQ Table \* ARABIC </w:instrText>
      </w:r>
      <w:r>
        <w:fldChar w:fldCharType="separate"/>
      </w:r>
      <w:ins w:id="1419" w:author="Dylan CHEN" w:date="2026-03-20T16:22:00Z" w16du:dateUtc="2026-03-20T08:22:00Z">
        <w:r w:rsidRPr="0022223D">
          <w:t>14</w:t>
        </w:r>
      </w:ins>
      <w:del w:id="1420" w:author="Dylan CHEN" w:date="2026-03-20T16:22:00Z" w16du:dateUtc="2026-03-20T08:22:00Z">
        <w:r w:rsidRPr="0022223D" w:rsidDel="006576DB">
          <w:delText>13</w:delText>
        </w:r>
      </w:del>
      <w:r>
        <w:fldChar w:fldCharType="end"/>
      </w:r>
      <w:r w:rsidRPr="0022223D">
        <w:t>. Test for the elevated expectation mechanism</w:t>
      </w:r>
    </w:p>
    <w:tbl>
      <w:tblPr>
        <w:tblW w:w="5000" w:type="pct"/>
        <w:jc w:val="center"/>
        <w:tblLayout w:type="fixed"/>
        <w:tblLook w:val="04A0" w:firstRow="1" w:lastRow="0" w:firstColumn="1" w:lastColumn="0" w:noHBand="0" w:noVBand="1"/>
        <w:tblPrChange w:id="1421" w:author="Dylan CHEN" w:date="2026-03-20T16:27:00Z" w16du:dateUtc="2026-03-20T08:27:00Z">
          <w:tblPr>
            <w:tblW w:w="5000" w:type="pct"/>
            <w:tblLayout w:type="fixed"/>
            <w:tblLook w:val="04A0" w:firstRow="1" w:lastRow="0" w:firstColumn="1" w:lastColumn="0" w:noHBand="0" w:noVBand="1"/>
          </w:tblPr>
        </w:tblPrChange>
      </w:tblPr>
      <w:tblGrid>
        <w:gridCol w:w="3488"/>
        <w:gridCol w:w="1918"/>
        <w:gridCol w:w="1977"/>
        <w:gridCol w:w="1977"/>
        <w:tblGridChange w:id="1422">
          <w:tblGrid>
            <w:gridCol w:w="3488"/>
            <w:gridCol w:w="964"/>
            <w:gridCol w:w="954"/>
            <w:gridCol w:w="1462"/>
            <w:gridCol w:w="515"/>
            <w:gridCol w:w="1977"/>
            <w:gridCol w:w="2492"/>
          </w:tblGrid>
        </w:tblGridChange>
      </w:tblGrid>
      <w:tr w:rsidR="000E71E2" w:rsidRPr="0022223D" w14:paraId="0FC36E90" w14:textId="77777777" w:rsidTr="00F92814">
        <w:trPr>
          <w:trHeight w:val="270"/>
          <w:jc w:val="center"/>
          <w:trPrChange w:id="1423" w:author="Dylan CHEN" w:date="2026-03-20T16:27:00Z" w16du:dateUtc="2026-03-20T08:27:00Z">
            <w:trPr>
              <w:trHeight w:val="270"/>
            </w:trPr>
          </w:trPrChange>
        </w:trPr>
        <w:tc>
          <w:tcPr>
            <w:tcW w:w="3488" w:type="dxa"/>
            <w:tcBorders>
              <w:top w:val="single" w:sz="12" w:space="0" w:color="auto"/>
              <w:left w:val="nil"/>
              <w:bottom w:val="nil"/>
              <w:right w:val="nil"/>
            </w:tcBorders>
            <w:noWrap/>
            <w:hideMark/>
            <w:tcPrChange w:id="1424" w:author="Dylan CHEN" w:date="2026-03-20T16:27:00Z" w16du:dateUtc="2026-03-20T08:27:00Z">
              <w:tcPr>
                <w:tcW w:w="4452" w:type="dxa"/>
                <w:gridSpan w:val="2"/>
                <w:tcBorders>
                  <w:top w:val="single" w:sz="12" w:space="0" w:color="auto"/>
                  <w:left w:val="nil"/>
                  <w:bottom w:val="nil"/>
                  <w:right w:val="nil"/>
                </w:tcBorders>
                <w:noWrap/>
                <w:vAlign w:val="center"/>
                <w:hideMark/>
              </w:tcPr>
            </w:tcPrChange>
          </w:tcPr>
          <w:p w14:paraId="3E7C88D4" w14:textId="77777777" w:rsidR="000E71E2" w:rsidRPr="0022223D" w:rsidRDefault="000E71E2" w:rsidP="00F92814">
            <w:pPr>
              <w:jc w:val="center"/>
              <w:rPr>
                <w:rFonts w:eastAsia="DengXian"/>
                <w:sz w:val="20"/>
                <w:szCs w:val="20"/>
              </w:rPr>
            </w:pPr>
            <w:r w:rsidRPr="0022223D">
              <w:rPr>
                <w:rFonts w:eastAsia="DengXian"/>
                <w:sz w:val="20"/>
                <w:szCs w:val="20"/>
              </w:rPr>
              <w:t xml:space="preserve">　</w:t>
            </w:r>
          </w:p>
        </w:tc>
        <w:tc>
          <w:tcPr>
            <w:tcW w:w="1918" w:type="dxa"/>
            <w:tcBorders>
              <w:top w:val="single" w:sz="12" w:space="0" w:color="auto"/>
              <w:left w:val="nil"/>
              <w:right w:val="nil"/>
            </w:tcBorders>
            <w:noWrap/>
            <w:hideMark/>
            <w:tcPrChange w:id="1425" w:author="Dylan CHEN" w:date="2026-03-20T16:27:00Z" w16du:dateUtc="2026-03-20T08:27:00Z">
              <w:tcPr>
                <w:tcW w:w="2416" w:type="dxa"/>
                <w:gridSpan w:val="2"/>
                <w:tcBorders>
                  <w:top w:val="single" w:sz="12" w:space="0" w:color="auto"/>
                  <w:left w:val="nil"/>
                  <w:bottom w:val="nil"/>
                  <w:right w:val="nil"/>
                </w:tcBorders>
                <w:noWrap/>
                <w:vAlign w:val="center"/>
                <w:hideMark/>
              </w:tcPr>
            </w:tcPrChange>
          </w:tcPr>
          <w:p w14:paraId="4A99FE3D" w14:textId="77777777" w:rsidR="000E71E2" w:rsidRPr="0022223D" w:rsidRDefault="000E71E2" w:rsidP="00F92814">
            <w:pPr>
              <w:jc w:val="center"/>
              <w:rPr>
                <w:rFonts w:eastAsia="DengXian"/>
                <w:sz w:val="20"/>
                <w:szCs w:val="20"/>
              </w:rPr>
            </w:pPr>
            <w:r w:rsidRPr="0022223D">
              <w:rPr>
                <w:rFonts w:eastAsia="DengXian"/>
                <w:sz w:val="20"/>
                <w:szCs w:val="20"/>
              </w:rPr>
              <w:t>(1)</w:t>
            </w:r>
          </w:p>
        </w:tc>
        <w:tc>
          <w:tcPr>
            <w:tcW w:w="1977" w:type="dxa"/>
            <w:tcBorders>
              <w:top w:val="single" w:sz="12" w:space="0" w:color="auto"/>
              <w:left w:val="nil"/>
              <w:right w:val="nil"/>
            </w:tcBorders>
            <w:noWrap/>
            <w:hideMark/>
            <w:tcPrChange w:id="1426" w:author="Dylan CHEN" w:date="2026-03-20T16:27:00Z" w16du:dateUtc="2026-03-20T08:27:00Z">
              <w:tcPr>
                <w:tcW w:w="2492" w:type="dxa"/>
                <w:gridSpan w:val="2"/>
                <w:tcBorders>
                  <w:top w:val="single" w:sz="12" w:space="0" w:color="auto"/>
                  <w:left w:val="nil"/>
                  <w:bottom w:val="nil"/>
                  <w:right w:val="nil"/>
                </w:tcBorders>
                <w:noWrap/>
                <w:vAlign w:val="center"/>
                <w:hideMark/>
              </w:tcPr>
            </w:tcPrChange>
          </w:tcPr>
          <w:p w14:paraId="10BB401B" w14:textId="77777777" w:rsidR="000E71E2" w:rsidRPr="0022223D" w:rsidRDefault="000E71E2" w:rsidP="00F92814">
            <w:pPr>
              <w:jc w:val="center"/>
              <w:rPr>
                <w:rFonts w:eastAsia="DengXian"/>
                <w:sz w:val="20"/>
                <w:szCs w:val="20"/>
              </w:rPr>
            </w:pPr>
            <w:r w:rsidRPr="0022223D">
              <w:rPr>
                <w:rFonts w:eastAsia="DengXian"/>
                <w:sz w:val="20"/>
                <w:szCs w:val="20"/>
              </w:rPr>
              <w:t>(2)</w:t>
            </w:r>
          </w:p>
        </w:tc>
        <w:tc>
          <w:tcPr>
            <w:tcW w:w="1977" w:type="dxa"/>
            <w:tcBorders>
              <w:top w:val="single" w:sz="12" w:space="0" w:color="auto"/>
              <w:left w:val="nil"/>
              <w:right w:val="nil"/>
            </w:tcBorders>
            <w:tcPrChange w:id="1427" w:author="Dylan CHEN" w:date="2026-03-20T16:27:00Z" w16du:dateUtc="2026-03-20T08:27:00Z">
              <w:tcPr>
                <w:tcW w:w="2492" w:type="dxa"/>
                <w:tcBorders>
                  <w:top w:val="single" w:sz="12" w:space="0" w:color="auto"/>
                  <w:left w:val="nil"/>
                  <w:bottom w:val="nil"/>
                  <w:right w:val="nil"/>
                </w:tcBorders>
              </w:tcPr>
            </w:tcPrChange>
          </w:tcPr>
          <w:p w14:paraId="7A970C65" w14:textId="77777777" w:rsidR="000E71E2" w:rsidRPr="0022223D" w:rsidRDefault="000E71E2" w:rsidP="00F92814">
            <w:pPr>
              <w:jc w:val="center"/>
              <w:rPr>
                <w:rFonts w:eastAsia="DengXian"/>
                <w:sz w:val="20"/>
                <w:szCs w:val="20"/>
              </w:rPr>
            </w:pPr>
            <w:ins w:id="1428" w:author="Dylan CHEN" w:date="2026-03-20T16:26:00Z" w16du:dateUtc="2026-03-20T08:26:00Z">
              <w:r w:rsidRPr="0022223D">
                <w:rPr>
                  <w:rFonts w:eastAsia="DengXian"/>
                  <w:sz w:val="20"/>
                  <w:szCs w:val="20"/>
                </w:rPr>
                <w:t>(3)</w:t>
              </w:r>
            </w:ins>
          </w:p>
        </w:tc>
      </w:tr>
      <w:tr w:rsidR="000E71E2" w:rsidRPr="0022223D" w14:paraId="522ABBC2" w14:textId="77777777" w:rsidTr="00F92814">
        <w:trPr>
          <w:trHeight w:val="270"/>
          <w:jc w:val="center"/>
        </w:trPr>
        <w:tc>
          <w:tcPr>
            <w:tcW w:w="3488" w:type="dxa"/>
            <w:tcBorders>
              <w:top w:val="nil"/>
              <w:left w:val="nil"/>
              <w:right w:val="nil"/>
            </w:tcBorders>
            <w:noWrap/>
            <w:hideMark/>
          </w:tcPr>
          <w:p w14:paraId="57754521" w14:textId="77777777" w:rsidR="000E71E2" w:rsidRPr="0022223D" w:rsidRDefault="000E71E2" w:rsidP="00F92814">
            <w:pPr>
              <w:jc w:val="center"/>
              <w:rPr>
                <w:rFonts w:eastAsia="DengXian"/>
                <w:sz w:val="20"/>
                <w:szCs w:val="20"/>
              </w:rPr>
            </w:pPr>
          </w:p>
        </w:tc>
        <w:tc>
          <w:tcPr>
            <w:tcW w:w="5872" w:type="dxa"/>
            <w:gridSpan w:val="3"/>
            <w:tcBorders>
              <w:top w:val="nil"/>
              <w:left w:val="nil"/>
              <w:bottom w:val="single" w:sz="4" w:space="0" w:color="auto"/>
              <w:right w:val="nil"/>
            </w:tcBorders>
            <w:noWrap/>
            <w:hideMark/>
          </w:tcPr>
          <w:p w14:paraId="48E9F361" w14:textId="77777777" w:rsidR="000E71E2" w:rsidRPr="0022223D" w:rsidRDefault="000E71E2" w:rsidP="00F92814">
            <w:pPr>
              <w:jc w:val="center"/>
              <w:rPr>
                <w:rFonts w:eastAsia="DengXian"/>
                <w:sz w:val="20"/>
                <w:szCs w:val="20"/>
              </w:rPr>
            </w:pPr>
            <w:r w:rsidRPr="0022223D">
              <w:rPr>
                <w:rFonts w:eastAsia="DengXian"/>
                <w:sz w:val="20"/>
                <w:szCs w:val="20"/>
              </w:rPr>
              <w:t xml:space="preserve">DV: </w:t>
            </w:r>
            <w:r w:rsidRPr="0022223D">
              <w:rPr>
                <w:i/>
                <w:iCs/>
                <w:color w:val="000000"/>
                <w:sz w:val="20"/>
                <w:szCs w:val="20"/>
              </w:rPr>
              <w:t>netlikeNum</w:t>
            </w:r>
            <w:r w:rsidRPr="0022223D">
              <w:rPr>
                <w:i/>
                <w:iCs/>
                <w:color w:val="000000"/>
                <w:sz w:val="20"/>
                <w:szCs w:val="20"/>
                <w:vertAlign w:val="subscript"/>
              </w:rPr>
              <w:t>ij</w:t>
            </w:r>
          </w:p>
        </w:tc>
      </w:tr>
      <w:tr w:rsidR="000E71E2" w:rsidRPr="0022223D" w14:paraId="1FB5E886" w14:textId="77777777" w:rsidTr="00F92814">
        <w:trPr>
          <w:trHeight w:val="270"/>
          <w:jc w:val="center"/>
          <w:trPrChange w:id="1429" w:author="Dylan CHEN" w:date="2026-03-20T16:28:00Z" w16du:dateUtc="2026-03-20T08:28:00Z">
            <w:trPr>
              <w:trHeight w:val="270"/>
            </w:trPr>
          </w:trPrChange>
        </w:trPr>
        <w:tc>
          <w:tcPr>
            <w:tcW w:w="3488" w:type="dxa"/>
            <w:vMerge w:val="restart"/>
            <w:tcBorders>
              <w:top w:val="nil"/>
              <w:left w:val="nil"/>
              <w:right w:val="nil"/>
            </w:tcBorders>
            <w:noWrap/>
            <w:hideMark/>
            <w:tcPrChange w:id="1430" w:author="Dylan CHEN" w:date="2026-03-20T16:28:00Z" w16du:dateUtc="2026-03-20T08:28:00Z">
              <w:tcPr>
                <w:tcW w:w="4452" w:type="dxa"/>
                <w:gridSpan w:val="2"/>
                <w:vMerge w:val="restart"/>
                <w:tcBorders>
                  <w:top w:val="nil"/>
                  <w:left w:val="nil"/>
                  <w:right w:val="nil"/>
                </w:tcBorders>
                <w:noWrap/>
                <w:vAlign w:val="center"/>
                <w:hideMark/>
              </w:tcPr>
            </w:tcPrChange>
          </w:tcPr>
          <w:p w14:paraId="4C71F46B" w14:textId="77777777" w:rsidR="000E71E2" w:rsidRPr="0022223D" w:rsidRDefault="000E71E2" w:rsidP="00F92814">
            <w:pPr>
              <w:rPr>
                <w:rFonts w:eastAsia="DengXian"/>
                <w:i/>
                <w:iCs/>
                <w:sz w:val="20"/>
                <w:szCs w:val="20"/>
              </w:rPr>
            </w:pPr>
            <w:r w:rsidRPr="0022223D">
              <w:rPr>
                <w:rFonts w:eastAsia="DengXian"/>
                <w:i/>
                <w:iCs/>
                <w:sz w:val="20"/>
                <w:szCs w:val="20"/>
              </w:rPr>
              <w:t>AI</w:t>
            </w:r>
            <w:r w:rsidRPr="0022223D">
              <w:rPr>
                <w:rFonts w:eastAsia="DengXian"/>
                <w:i/>
                <w:iCs/>
                <w:sz w:val="20"/>
                <w:szCs w:val="20"/>
                <w:vertAlign w:val="subscript"/>
              </w:rPr>
              <w:t>i</w:t>
            </w:r>
          </w:p>
          <w:p w14:paraId="4ABA78C6" w14:textId="77777777" w:rsidR="000E71E2" w:rsidRPr="0022223D" w:rsidRDefault="000E71E2" w:rsidP="00F92814">
            <w:pPr>
              <w:rPr>
                <w:rFonts w:eastAsia="DengXian"/>
                <w:i/>
                <w:iCs/>
                <w:sz w:val="20"/>
                <w:szCs w:val="20"/>
              </w:rPr>
            </w:pPr>
            <w:r w:rsidRPr="0022223D">
              <w:rPr>
                <w:rFonts w:eastAsia="DengXian"/>
                <w:sz w:val="20"/>
                <w:szCs w:val="20"/>
              </w:rPr>
              <w:t xml:space="preserve">　</w:t>
            </w:r>
          </w:p>
        </w:tc>
        <w:tc>
          <w:tcPr>
            <w:tcW w:w="1918" w:type="dxa"/>
            <w:tcBorders>
              <w:top w:val="single" w:sz="4" w:space="0" w:color="auto"/>
              <w:left w:val="nil"/>
              <w:bottom w:val="nil"/>
              <w:right w:val="nil"/>
            </w:tcBorders>
            <w:noWrap/>
            <w:hideMark/>
            <w:tcPrChange w:id="1431" w:author="Dylan CHEN" w:date="2026-03-20T16:28:00Z" w16du:dateUtc="2026-03-20T08:28:00Z">
              <w:tcPr>
                <w:tcW w:w="2416" w:type="dxa"/>
                <w:gridSpan w:val="2"/>
                <w:tcBorders>
                  <w:top w:val="nil"/>
                  <w:left w:val="nil"/>
                  <w:bottom w:val="nil"/>
                  <w:right w:val="nil"/>
                </w:tcBorders>
                <w:noWrap/>
                <w:vAlign w:val="center"/>
                <w:hideMark/>
              </w:tcPr>
            </w:tcPrChange>
          </w:tcPr>
          <w:p w14:paraId="6EB81DD7" w14:textId="77777777" w:rsidR="000E71E2" w:rsidRPr="0022223D" w:rsidRDefault="000E71E2" w:rsidP="00F92814">
            <w:pPr>
              <w:jc w:val="center"/>
              <w:rPr>
                <w:rFonts w:eastAsia="DengXian"/>
                <w:sz w:val="20"/>
                <w:szCs w:val="20"/>
              </w:rPr>
            </w:pPr>
            <w:r w:rsidRPr="0022223D">
              <w:rPr>
                <w:rFonts w:eastAsia="DengXian"/>
                <w:sz w:val="20"/>
                <w:szCs w:val="20"/>
              </w:rPr>
              <w:t>-0.140***</w:t>
            </w:r>
          </w:p>
        </w:tc>
        <w:tc>
          <w:tcPr>
            <w:tcW w:w="1977" w:type="dxa"/>
            <w:tcBorders>
              <w:top w:val="single" w:sz="4" w:space="0" w:color="auto"/>
              <w:left w:val="nil"/>
              <w:bottom w:val="nil"/>
              <w:right w:val="nil"/>
            </w:tcBorders>
            <w:noWrap/>
            <w:hideMark/>
            <w:tcPrChange w:id="1432" w:author="Dylan CHEN" w:date="2026-03-20T16:28:00Z" w16du:dateUtc="2026-03-20T08:28:00Z">
              <w:tcPr>
                <w:tcW w:w="2492" w:type="dxa"/>
                <w:gridSpan w:val="2"/>
                <w:tcBorders>
                  <w:top w:val="nil"/>
                  <w:left w:val="nil"/>
                  <w:bottom w:val="nil"/>
                  <w:right w:val="nil"/>
                </w:tcBorders>
                <w:noWrap/>
                <w:vAlign w:val="center"/>
                <w:hideMark/>
              </w:tcPr>
            </w:tcPrChange>
          </w:tcPr>
          <w:p w14:paraId="285DC01C" w14:textId="77777777" w:rsidR="000E71E2" w:rsidRPr="0022223D" w:rsidRDefault="000E71E2" w:rsidP="00F92814">
            <w:pPr>
              <w:jc w:val="center"/>
              <w:rPr>
                <w:rFonts w:eastAsia="DengXian"/>
                <w:sz w:val="20"/>
                <w:szCs w:val="20"/>
              </w:rPr>
            </w:pPr>
            <w:r w:rsidRPr="0022223D">
              <w:rPr>
                <w:rFonts w:eastAsia="DengXian"/>
                <w:sz w:val="20"/>
                <w:szCs w:val="20"/>
              </w:rPr>
              <w:t>0.046</w:t>
            </w:r>
          </w:p>
        </w:tc>
        <w:tc>
          <w:tcPr>
            <w:tcW w:w="1977" w:type="dxa"/>
            <w:tcBorders>
              <w:top w:val="single" w:sz="4" w:space="0" w:color="auto"/>
              <w:left w:val="nil"/>
              <w:bottom w:val="nil"/>
              <w:right w:val="nil"/>
            </w:tcBorders>
            <w:vAlign w:val="center"/>
            <w:tcPrChange w:id="1433" w:author="Dylan CHEN" w:date="2026-03-20T16:28:00Z" w16du:dateUtc="2026-03-20T08:28:00Z">
              <w:tcPr>
                <w:tcW w:w="2492" w:type="dxa"/>
                <w:tcBorders>
                  <w:top w:val="nil"/>
                  <w:left w:val="nil"/>
                  <w:bottom w:val="nil"/>
                  <w:right w:val="nil"/>
                </w:tcBorders>
              </w:tcPr>
            </w:tcPrChange>
          </w:tcPr>
          <w:p w14:paraId="2F9FC784" w14:textId="77777777" w:rsidR="000E71E2" w:rsidRPr="0022223D" w:rsidRDefault="000E71E2" w:rsidP="00F92814">
            <w:pPr>
              <w:jc w:val="center"/>
              <w:rPr>
                <w:rFonts w:eastAsia="DengXian"/>
                <w:sz w:val="20"/>
                <w:szCs w:val="20"/>
              </w:rPr>
            </w:pPr>
            <w:ins w:id="1434" w:author="Dylan CHEN" w:date="2026-03-20T16:28:00Z" w16du:dateUtc="2026-03-20T08:28:00Z">
              <w:r w:rsidRPr="0022223D">
                <w:rPr>
                  <w:color w:val="000000"/>
                  <w:sz w:val="20"/>
                  <w:szCs w:val="20"/>
                </w:rPr>
                <w:t>0.169</w:t>
              </w:r>
            </w:ins>
          </w:p>
        </w:tc>
      </w:tr>
      <w:tr w:rsidR="000E71E2" w:rsidRPr="0022223D" w14:paraId="30E25B46" w14:textId="77777777" w:rsidTr="00F92814">
        <w:trPr>
          <w:trHeight w:val="270"/>
          <w:jc w:val="center"/>
          <w:trPrChange w:id="1435" w:author="Dylan CHEN" w:date="2026-03-20T16:28:00Z" w16du:dateUtc="2026-03-20T08:28:00Z">
            <w:trPr>
              <w:trHeight w:val="270"/>
            </w:trPr>
          </w:trPrChange>
        </w:trPr>
        <w:tc>
          <w:tcPr>
            <w:tcW w:w="3488" w:type="dxa"/>
            <w:vMerge/>
            <w:tcBorders>
              <w:left w:val="nil"/>
              <w:right w:val="nil"/>
            </w:tcBorders>
            <w:noWrap/>
            <w:hideMark/>
            <w:tcPrChange w:id="1436" w:author="Dylan CHEN" w:date="2026-03-20T16:28:00Z" w16du:dateUtc="2026-03-20T08:28:00Z">
              <w:tcPr>
                <w:tcW w:w="4452" w:type="dxa"/>
                <w:gridSpan w:val="2"/>
                <w:vMerge/>
                <w:tcBorders>
                  <w:left w:val="nil"/>
                  <w:bottom w:val="single" w:sz="8" w:space="0" w:color="auto"/>
                  <w:right w:val="nil"/>
                </w:tcBorders>
                <w:noWrap/>
                <w:vAlign w:val="center"/>
                <w:hideMark/>
              </w:tcPr>
            </w:tcPrChange>
          </w:tcPr>
          <w:p w14:paraId="20A620CB" w14:textId="77777777" w:rsidR="000E71E2" w:rsidRPr="0022223D" w:rsidRDefault="000E71E2" w:rsidP="00F92814">
            <w:pPr>
              <w:rPr>
                <w:rFonts w:eastAsia="DengXian"/>
                <w:sz w:val="20"/>
                <w:szCs w:val="20"/>
              </w:rPr>
            </w:pPr>
          </w:p>
        </w:tc>
        <w:tc>
          <w:tcPr>
            <w:tcW w:w="1918" w:type="dxa"/>
            <w:tcBorders>
              <w:top w:val="nil"/>
              <w:left w:val="nil"/>
              <w:right w:val="nil"/>
            </w:tcBorders>
            <w:noWrap/>
            <w:hideMark/>
            <w:tcPrChange w:id="1437" w:author="Dylan CHEN" w:date="2026-03-20T16:28:00Z" w16du:dateUtc="2026-03-20T08:28:00Z">
              <w:tcPr>
                <w:tcW w:w="2416" w:type="dxa"/>
                <w:gridSpan w:val="2"/>
                <w:tcBorders>
                  <w:top w:val="nil"/>
                  <w:left w:val="nil"/>
                  <w:bottom w:val="single" w:sz="8" w:space="0" w:color="auto"/>
                  <w:right w:val="nil"/>
                </w:tcBorders>
                <w:noWrap/>
                <w:vAlign w:val="center"/>
                <w:hideMark/>
              </w:tcPr>
            </w:tcPrChange>
          </w:tcPr>
          <w:p w14:paraId="2044C37F" w14:textId="77777777" w:rsidR="000E71E2" w:rsidRPr="0022223D" w:rsidRDefault="000E71E2" w:rsidP="00F92814">
            <w:pPr>
              <w:jc w:val="center"/>
              <w:rPr>
                <w:rFonts w:eastAsia="DengXian"/>
                <w:sz w:val="20"/>
                <w:szCs w:val="20"/>
              </w:rPr>
            </w:pPr>
            <w:r w:rsidRPr="0022223D">
              <w:rPr>
                <w:rFonts w:eastAsia="DengXian"/>
                <w:sz w:val="20"/>
                <w:szCs w:val="20"/>
              </w:rPr>
              <w:t>(0.038)</w:t>
            </w:r>
          </w:p>
        </w:tc>
        <w:tc>
          <w:tcPr>
            <w:tcW w:w="1977" w:type="dxa"/>
            <w:tcBorders>
              <w:top w:val="nil"/>
              <w:left w:val="nil"/>
              <w:right w:val="nil"/>
            </w:tcBorders>
            <w:noWrap/>
            <w:hideMark/>
            <w:tcPrChange w:id="1438" w:author="Dylan CHEN" w:date="2026-03-20T16:28:00Z" w16du:dateUtc="2026-03-20T08:28:00Z">
              <w:tcPr>
                <w:tcW w:w="2492" w:type="dxa"/>
                <w:gridSpan w:val="2"/>
                <w:tcBorders>
                  <w:top w:val="nil"/>
                  <w:left w:val="nil"/>
                  <w:bottom w:val="single" w:sz="8" w:space="0" w:color="auto"/>
                  <w:right w:val="nil"/>
                </w:tcBorders>
                <w:noWrap/>
                <w:vAlign w:val="center"/>
                <w:hideMark/>
              </w:tcPr>
            </w:tcPrChange>
          </w:tcPr>
          <w:p w14:paraId="090C9803" w14:textId="77777777" w:rsidR="000E71E2" w:rsidRPr="0022223D" w:rsidRDefault="000E71E2" w:rsidP="00F92814">
            <w:pPr>
              <w:jc w:val="center"/>
              <w:rPr>
                <w:rFonts w:eastAsia="DengXian"/>
                <w:sz w:val="20"/>
                <w:szCs w:val="20"/>
              </w:rPr>
            </w:pPr>
            <w:r w:rsidRPr="0022223D">
              <w:rPr>
                <w:rFonts w:eastAsia="DengXian"/>
                <w:sz w:val="20"/>
                <w:szCs w:val="20"/>
              </w:rPr>
              <w:t>(0.041)</w:t>
            </w:r>
          </w:p>
        </w:tc>
        <w:tc>
          <w:tcPr>
            <w:tcW w:w="1977" w:type="dxa"/>
            <w:tcBorders>
              <w:top w:val="nil"/>
              <w:left w:val="nil"/>
              <w:right w:val="nil"/>
            </w:tcBorders>
            <w:vAlign w:val="center"/>
            <w:tcPrChange w:id="1439" w:author="Dylan CHEN" w:date="2026-03-20T16:28:00Z" w16du:dateUtc="2026-03-20T08:28:00Z">
              <w:tcPr>
                <w:tcW w:w="2492" w:type="dxa"/>
                <w:tcBorders>
                  <w:top w:val="nil"/>
                  <w:left w:val="nil"/>
                  <w:bottom w:val="single" w:sz="8" w:space="0" w:color="auto"/>
                  <w:right w:val="nil"/>
                </w:tcBorders>
              </w:tcPr>
            </w:tcPrChange>
          </w:tcPr>
          <w:p w14:paraId="43305965" w14:textId="77777777" w:rsidR="000E71E2" w:rsidRPr="0022223D" w:rsidRDefault="000E71E2" w:rsidP="00F92814">
            <w:pPr>
              <w:jc w:val="center"/>
              <w:rPr>
                <w:rFonts w:eastAsia="DengXian"/>
                <w:sz w:val="20"/>
                <w:szCs w:val="20"/>
              </w:rPr>
            </w:pPr>
            <w:ins w:id="1440" w:author="Dylan CHEN" w:date="2026-03-20T16:28:00Z" w16du:dateUtc="2026-03-20T08:28:00Z">
              <w:r w:rsidRPr="0022223D">
                <w:rPr>
                  <w:color w:val="000000"/>
                  <w:sz w:val="20"/>
                  <w:szCs w:val="20"/>
                </w:rPr>
                <w:t>(0.103)</w:t>
              </w:r>
            </w:ins>
          </w:p>
        </w:tc>
      </w:tr>
      <w:tr w:rsidR="000E71E2" w:rsidRPr="0022223D" w14:paraId="7765B3A3" w14:textId="77777777" w:rsidTr="00F92814">
        <w:tblPrEx>
          <w:tblPrExChange w:id="1441" w:author="Dylan CHEN" w:date="2026-03-20T16:28:00Z" w16du:dateUtc="2026-03-20T08:28:00Z">
            <w:tblPrEx>
              <w:jc w:val="center"/>
            </w:tblPrEx>
          </w:tblPrExChange>
        </w:tblPrEx>
        <w:trPr>
          <w:trHeight w:val="270"/>
          <w:jc w:val="center"/>
          <w:ins w:id="1442" w:author="Dylan CHEN" w:date="2026-03-20T16:26:00Z"/>
          <w:trPrChange w:id="1443" w:author="Dylan CHEN" w:date="2026-03-20T16:28:00Z" w16du:dateUtc="2026-03-20T08:28:00Z">
            <w:trPr>
              <w:gridAfter w:val="0"/>
              <w:trHeight w:val="270"/>
              <w:jc w:val="center"/>
            </w:trPr>
          </w:trPrChange>
        </w:trPr>
        <w:tc>
          <w:tcPr>
            <w:tcW w:w="3488" w:type="dxa"/>
            <w:vMerge w:val="restart"/>
            <w:tcBorders>
              <w:left w:val="nil"/>
              <w:right w:val="nil"/>
            </w:tcBorders>
            <w:noWrap/>
            <w:tcPrChange w:id="1444" w:author="Dylan CHEN" w:date="2026-03-20T16:28:00Z" w16du:dateUtc="2026-03-20T08:28:00Z">
              <w:tcPr>
                <w:tcW w:w="3488" w:type="dxa"/>
                <w:vMerge w:val="restart"/>
                <w:tcBorders>
                  <w:left w:val="nil"/>
                  <w:right w:val="nil"/>
                </w:tcBorders>
                <w:noWrap/>
              </w:tcPr>
            </w:tcPrChange>
          </w:tcPr>
          <w:p w14:paraId="76D44F43" w14:textId="77777777" w:rsidR="000E71E2" w:rsidRPr="0022223D" w:rsidRDefault="000E71E2" w:rsidP="00F92814">
            <w:pPr>
              <w:rPr>
                <w:ins w:id="1445" w:author="Dylan CHEN" w:date="2026-03-20T16:26:00Z" w16du:dateUtc="2026-03-20T08:26:00Z"/>
                <w:rFonts w:eastAsia="DengXian"/>
                <w:i/>
                <w:iCs/>
                <w:sz w:val="20"/>
                <w:szCs w:val="20"/>
                <w:rPrChange w:id="1446" w:author="Dylan CHEN" w:date="2026-03-20T16:27:00Z" w16du:dateUtc="2026-03-20T08:27:00Z">
                  <w:rPr>
                    <w:ins w:id="1447" w:author="Dylan CHEN" w:date="2026-03-20T16:26:00Z" w16du:dateUtc="2026-03-20T08:26:00Z"/>
                    <w:rFonts w:eastAsia="DengXian"/>
                    <w:sz w:val="20"/>
                    <w:szCs w:val="20"/>
                  </w:rPr>
                </w:rPrChange>
              </w:rPr>
            </w:pPr>
            <w:ins w:id="1448" w:author="Dylan CHEN" w:date="2026-03-20T16:27:00Z" w16du:dateUtc="2026-03-20T08:27:00Z">
              <w:r w:rsidRPr="0022223D">
                <w:rPr>
                  <w:i/>
                  <w:iCs/>
                  <w:color w:val="000000"/>
                  <w:sz w:val="20"/>
                  <w:szCs w:val="20"/>
                </w:rPr>
                <w:t>AI</w:t>
              </w:r>
              <w:r w:rsidRPr="0022223D">
                <w:rPr>
                  <w:i/>
                  <w:iCs/>
                  <w:color w:val="000000"/>
                  <w:sz w:val="20"/>
                  <w:szCs w:val="20"/>
                  <w:vertAlign w:val="subscript"/>
                </w:rPr>
                <w:t>i</w:t>
              </w:r>
              <w:r w:rsidRPr="0022223D">
                <w:rPr>
                  <w:i/>
                  <w:iCs/>
                  <w:color w:val="000000"/>
                  <w:sz w:val="20"/>
                  <w:szCs w:val="20"/>
                </w:rPr>
                <w:t>*quality1Ans</w:t>
              </w:r>
              <w:r w:rsidRPr="0022223D">
                <w:rPr>
                  <w:i/>
                  <w:iCs/>
                  <w:color w:val="000000"/>
                  <w:sz w:val="20"/>
                  <w:szCs w:val="20"/>
                  <w:vertAlign w:val="subscript"/>
                </w:rPr>
                <w:t>ij</w:t>
              </w:r>
            </w:ins>
          </w:p>
        </w:tc>
        <w:tc>
          <w:tcPr>
            <w:tcW w:w="1918" w:type="dxa"/>
            <w:tcBorders>
              <w:top w:val="nil"/>
              <w:left w:val="nil"/>
              <w:right w:val="nil"/>
            </w:tcBorders>
            <w:noWrap/>
            <w:tcPrChange w:id="1449" w:author="Dylan CHEN" w:date="2026-03-20T16:28:00Z" w16du:dateUtc="2026-03-20T08:28:00Z">
              <w:tcPr>
                <w:tcW w:w="1918" w:type="dxa"/>
                <w:gridSpan w:val="2"/>
                <w:tcBorders>
                  <w:top w:val="nil"/>
                  <w:left w:val="nil"/>
                  <w:bottom w:val="single" w:sz="8" w:space="0" w:color="auto"/>
                  <w:right w:val="nil"/>
                </w:tcBorders>
                <w:noWrap/>
              </w:tcPr>
            </w:tcPrChange>
          </w:tcPr>
          <w:p w14:paraId="49F1BE71" w14:textId="77777777" w:rsidR="000E71E2" w:rsidRPr="0022223D" w:rsidRDefault="000E71E2" w:rsidP="00F92814">
            <w:pPr>
              <w:jc w:val="center"/>
              <w:rPr>
                <w:ins w:id="1450" w:author="Dylan CHEN" w:date="2026-03-20T16:26:00Z" w16du:dateUtc="2026-03-20T08:26:00Z"/>
                <w:rFonts w:eastAsia="DengXian"/>
                <w:sz w:val="20"/>
                <w:szCs w:val="20"/>
              </w:rPr>
            </w:pPr>
          </w:p>
        </w:tc>
        <w:tc>
          <w:tcPr>
            <w:tcW w:w="1977" w:type="dxa"/>
            <w:tcBorders>
              <w:top w:val="nil"/>
              <w:left w:val="nil"/>
              <w:right w:val="nil"/>
            </w:tcBorders>
            <w:noWrap/>
            <w:tcPrChange w:id="1451" w:author="Dylan CHEN" w:date="2026-03-20T16:28:00Z" w16du:dateUtc="2026-03-20T08:28:00Z">
              <w:tcPr>
                <w:tcW w:w="1977" w:type="dxa"/>
                <w:gridSpan w:val="2"/>
                <w:tcBorders>
                  <w:top w:val="nil"/>
                  <w:left w:val="nil"/>
                  <w:bottom w:val="single" w:sz="8" w:space="0" w:color="auto"/>
                  <w:right w:val="nil"/>
                </w:tcBorders>
                <w:noWrap/>
              </w:tcPr>
            </w:tcPrChange>
          </w:tcPr>
          <w:p w14:paraId="5A23CDB1" w14:textId="77777777" w:rsidR="000E71E2" w:rsidRPr="0022223D" w:rsidRDefault="000E71E2" w:rsidP="00F92814">
            <w:pPr>
              <w:jc w:val="center"/>
              <w:rPr>
                <w:ins w:id="1452" w:author="Dylan CHEN" w:date="2026-03-20T16:26:00Z" w16du:dateUtc="2026-03-20T08:26:00Z"/>
                <w:rFonts w:eastAsia="DengXian"/>
                <w:sz w:val="20"/>
                <w:szCs w:val="20"/>
              </w:rPr>
            </w:pPr>
          </w:p>
        </w:tc>
        <w:tc>
          <w:tcPr>
            <w:tcW w:w="1977" w:type="dxa"/>
            <w:tcBorders>
              <w:top w:val="nil"/>
              <w:left w:val="nil"/>
              <w:right w:val="nil"/>
            </w:tcBorders>
            <w:vAlign w:val="center"/>
            <w:tcPrChange w:id="1453" w:author="Dylan CHEN" w:date="2026-03-20T16:28:00Z" w16du:dateUtc="2026-03-20T08:28:00Z">
              <w:tcPr>
                <w:tcW w:w="1977" w:type="dxa"/>
                <w:tcBorders>
                  <w:top w:val="nil"/>
                  <w:left w:val="nil"/>
                  <w:bottom w:val="single" w:sz="8" w:space="0" w:color="auto"/>
                  <w:right w:val="nil"/>
                </w:tcBorders>
              </w:tcPr>
            </w:tcPrChange>
          </w:tcPr>
          <w:p w14:paraId="2A96D492" w14:textId="77777777" w:rsidR="000E71E2" w:rsidRPr="0022223D" w:rsidRDefault="000E71E2" w:rsidP="00F92814">
            <w:pPr>
              <w:jc w:val="center"/>
              <w:rPr>
                <w:ins w:id="1454" w:author="Dylan CHEN" w:date="2026-03-20T16:26:00Z" w16du:dateUtc="2026-03-20T08:26:00Z"/>
                <w:rFonts w:eastAsia="DengXian"/>
                <w:sz w:val="20"/>
                <w:szCs w:val="20"/>
              </w:rPr>
            </w:pPr>
            <w:ins w:id="1455" w:author="Dylan CHEN" w:date="2026-03-20T16:28:00Z" w16du:dateUtc="2026-03-20T08:28:00Z">
              <w:r w:rsidRPr="0022223D">
                <w:rPr>
                  <w:color w:val="000000"/>
                  <w:sz w:val="20"/>
                  <w:szCs w:val="20"/>
                </w:rPr>
                <w:t>-0.037 *</w:t>
              </w:r>
            </w:ins>
          </w:p>
        </w:tc>
      </w:tr>
      <w:tr w:rsidR="000E71E2" w:rsidRPr="0022223D" w14:paraId="10BDB358" w14:textId="77777777" w:rsidTr="00F92814">
        <w:tblPrEx>
          <w:tblPrExChange w:id="1456" w:author="Dylan CHEN" w:date="2026-03-20T16:28:00Z" w16du:dateUtc="2026-03-20T08:28:00Z">
            <w:tblPrEx>
              <w:jc w:val="center"/>
            </w:tblPrEx>
          </w:tblPrExChange>
        </w:tblPrEx>
        <w:trPr>
          <w:trHeight w:val="270"/>
          <w:jc w:val="center"/>
          <w:ins w:id="1457" w:author="Dylan CHEN" w:date="2026-03-20T16:26:00Z"/>
          <w:trPrChange w:id="1458" w:author="Dylan CHEN" w:date="2026-03-20T16:28:00Z" w16du:dateUtc="2026-03-20T08:28:00Z">
            <w:trPr>
              <w:gridAfter w:val="0"/>
              <w:trHeight w:val="270"/>
              <w:jc w:val="center"/>
            </w:trPr>
          </w:trPrChange>
        </w:trPr>
        <w:tc>
          <w:tcPr>
            <w:tcW w:w="3488" w:type="dxa"/>
            <w:vMerge/>
            <w:tcBorders>
              <w:left w:val="nil"/>
              <w:bottom w:val="single" w:sz="8" w:space="0" w:color="auto"/>
              <w:right w:val="nil"/>
            </w:tcBorders>
            <w:noWrap/>
            <w:tcPrChange w:id="1459" w:author="Dylan CHEN" w:date="2026-03-20T16:28:00Z" w16du:dateUtc="2026-03-20T08:28:00Z">
              <w:tcPr>
                <w:tcW w:w="3488" w:type="dxa"/>
                <w:vMerge/>
                <w:tcBorders>
                  <w:left w:val="nil"/>
                  <w:bottom w:val="single" w:sz="8" w:space="0" w:color="auto"/>
                  <w:right w:val="nil"/>
                </w:tcBorders>
                <w:noWrap/>
              </w:tcPr>
            </w:tcPrChange>
          </w:tcPr>
          <w:p w14:paraId="13A962D0" w14:textId="77777777" w:rsidR="000E71E2" w:rsidRPr="0022223D" w:rsidRDefault="000E71E2" w:rsidP="00F92814">
            <w:pPr>
              <w:rPr>
                <w:ins w:id="1460" w:author="Dylan CHEN" w:date="2026-03-20T16:26:00Z" w16du:dateUtc="2026-03-20T08:26:00Z"/>
                <w:rFonts w:eastAsia="DengXian"/>
                <w:sz w:val="20"/>
                <w:szCs w:val="20"/>
              </w:rPr>
            </w:pPr>
          </w:p>
        </w:tc>
        <w:tc>
          <w:tcPr>
            <w:tcW w:w="1918" w:type="dxa"/>
            <w:tcBorders>
              <w:left w:val="nil"/>
              <w:bottom w:val="single" w:sz="8" w:space="0" w:color="auto"/>
              <w:right w:val="nil"/>
            </w:tcBorders>
            <w:noWrap/>
            <w:tcPrChange w:id="1461" w:author="Dylan CHEN" w:date="2026-03-20T16:28:00Z" w16du:dateUtc="2026-03-20T08:28:00Z">
              <w:tcPr>
                <w:tcW w:w="1918" w:type="dxa"/>
                <w:gridSpan w:val="2"/>
                <w:tcBorders>
                  <w:top w:val="nil"/>
                  <w:left w:val="nil"/>
                  <w:bottom w:val="single" w:sz="8" w:space="0" w:color="auto"/>
                  <w:right w:val="nil"/>
                </w:tcBorders>
                <w:noWrap/>
              </w:tcPr>
            </w:tcPrChange>
          </w:tcPr>
          <w:p w14:paraId="64407CEF" w14:textId="77777777" w:rsidR="000E71E2" w:rsidRPr="0022223D" w:rsidRDefault="000E71E2" w:rsidP="00F92814">
            <w:pPr>
              <w:jc w:val="center"/>
              <w:rPr>
                <w:ins w:id="1462" w:author="Dylan CHEN" w:date="2026-03-20T16:26:00Z" w16du:dateUtc="2026-03-20T08:26:00Z"/>
                <w:rFonts w:eastAsia="DengXian"/>
                <w:sz w:val="20"/>
                <w:szCs w:val="20"/>
              </w:rPr>
            </w:pPr>
          </w:p>
        </w:tc>
        <w:tc>
          <w:tcPr>
            <w:tcW w:w="1977" w:type="dxa"/>
            <w:tcBorders>
              <w:left w:val="nil"/>
              <w:bottom w:val="single" w:sz="8" w:space="0" w:color="auto"/>
              <w:right w:val="nil"/>
            </w:tcBorders>
            <w:noWrap/>
            <w:tcPrChange w:id="1463" w:author="Dylan CHEN" w:date="2026-03-20T16:28:00Z" w16du:dateUtc="2026-03-20T08:28:00Z">
              <w:tcPr>
                <w:tcW w:w="1977" w:type="dxa"/>
                <w:gridSpan w:val="2"/>
                <w:tcBorders>
                  <w:top w:val="nil"/>
                  <w:left w:val="nil"/>
                  <w:bottom w:val="single" w:sz="8" w:space="0" w:color="auto"/>
                  <w:right w:val="nil"/>
                </w:tcBorders>
                <w:noWrap/>
              </w:tcPr>
            </w:tcPrChange>
          </w:tcPr>
          <w:p w14:paraId="1905BF95" w14:textId="77777777" w:rsidR="000E71E2" w:rsidRPr="0022223D" w:rsidRDefault="000E71E2" w:rsidP="00F92814">
            <w:pPr>
              <w:jc w:val="center"/>
              <w:rPr>
                <w:ins w:id="1464" w:author="Dylan CHEN" w:date="2026-03-20T16:26:00Z" w16du:dateUtc="2026-03-20T08:26:00Z"/>
                <w:rFonts w:eastAsia="DengXian"/>
                <w:sz w:val="20"/>
                <w:szCs w:val="20"/>
              </w:rPr>
            </w:pPr>
          </w:p>
        </w:tc>
        <w:tc>
          <w:tcPr>
            <w:tcW w:w="1977" w:type="dxa"/>
            <w:tcBorders>
              <w:left w:val="nil"/>
              <w:bottom w:val="single" w:sz="8" w:space="0" w:color="auto"/>
              <w:right w:val="nil"/>
            </w:tcBorders>
            <w:vAlign w:val="center"/>
            <w:tcPrChange w:id="1465" w:author="Dylan CHEN" w:date="2026-03-20T16:28:00Z" w16du:dateUtc="2026-03-20T08:28:00Z">
              <w:tcPr>
                <w:tcW w:w="1977" w:type="dxa"/>
                <w:tcBorders>
                  <w:top w:val="nil"/>
                  <w:left w:val="nil"/>
                  <w:bottom w:val="single" w:sz="8" w:space="0" w:color="auto"/>
                  <w:right w:val="nil"/>
                </w:tcBorders>
              </w:tcPr>
            </w:tcPrChange>
          </w:tcPr>
          <w:p w14:paraId="0C937A0B" w14:textId="77777777" w:rsidR="000E71E2" w:rsidRPr="0022223D" w:rsidRDefault="000E71E2" w:rsidP="00F92814">
            <w:pPr>
              <w:jc w:val="center"/>
              <w:rPr>
                <w:ins w:id="1466" w:author="Dylan CHEN" w:date="2026-03-20T16:26:00Z" w16du:dateUtc="2026-03-20T08:26:00Z"/>
                <w:rFonts w:eastAsia="DengXian"/>
                <w:sz w:val="20"/>
                <w:szCs w:val="20"/>
              </w:rPr>
            </w:pPr>
            <w:ins w:id="1467" w:author="Dylan CHEN" w:date="2026-03-20T16:28:00Z" w16du:dateUtc="2026-03-20T08:28:00Z">
              <w:r w:rsidRPr="0022223D">
                <w:rPr>
                  <w:color w:val="000000"/>
                  <w:sz w:val="20"/>
                  <w:szCs w:val="20"/>
                </w:rPr>
                <w:t>(0.015)</w:t>
              </w:r>
            </w:ins>
          </w:p>
        </w:tc>
      </w:tr>
      <w:tr w:rsidR="000E71E2" w:rsidRPr="0022223D" w14:paraId="1E100134" w14:textId="77777777" w:rsidTr="00F92814">
        <w:trPr>
          <w:trHeight w:val="260"/>
          <w:jc w:val="center"/>
          <w:trPrChange w:id="1468" w:author="Dylan CHEN" w:date="2026-03-20T16:26:00Z" w16du:dateUtc="2026-03-20T08:26:00Z">
            <w:trPr>
              <w:trHeight w:val="260"/>
            </w:trPr>
          </w:trPrChange>
        </w:trPr>
        <w:tc>
          <w:tcPr>
            <w:tcW w:w="3488" w:type="dxa"/>
            <w:tcBorders>
              <w:top w:val="nil"/>
              <w:left w:val="nil"/>
              <w:bottom w:val="nil"/>
              <w:right w:val="nil"/>
            </w:tcBorders>
            <w:noWrap/>
            <w:hideMark/>
            <w:tcPrChange w:id="1469" w:author="Dylan CHEN" w:date="2026-03-20T16:26:00Z" w16du:dateUtc="2026-03-20T08:26:00Z">
              <w:tcPr>
                <w:tcW w:w="4452" w:type="dxa"/>
                <w:gridSpan w:val="2"/>
                <w:tcBorders>
                  <w:top w:val="nil"/>
                  <w:left w:val="nil"/>
                  <w:bottom w:val="nil"/>
                  <w:right w:val="nil"/>
                </w:tcBorders>
                <w:noWrap/>
                <w:vAlign w:val="center"/>
                <w:hideMark/>
              </w:tcPr>
            </w:tcPrChange>
          </w:tcPr>
          <w:p w14:paraId="5895E50C" w14:textId="77777777" w:rsidR="000E71E2" w:rsidRPr="0022223D" w:rsidRDefault="000E71E2" w:rsidP="00F92814">
            <w:pPr>
              <w:rPr>
                <w:rFonts w:eastAsia="DengXian"/>
                <w:sz w:val="20"/>
                <w:szCs w:val="20"/>
              </w:rPr>
            </w:pPr>
            <w:r w:rsidRPr="0022223D">
              <w:rPr>
                <w:rFonts w:eastAsia="DengXian"/>
                <w:sz w:val="20"/>
                <w:szCs w:val="20"/>
              </w:rPr>
              <w:t>answer timing FE</w:t>
            </w:r>
          </w:p>
        </w:tc>
        <w:tc>
          <w:tcPr>
            <w:tcW w:w="1918" w:type="dxa"/>
            <w:tcBorders>
              <w:top w:val="nil"/>
              <w:left w:val="nil"/>
              <w:bottom w:val="nil"/>
              <w:right w:val="nil"/>
            </w:tcBorders>
            <w:noWrap/>
            <w:hideMark/>
            <w:tcPrChange w:id="1470" w:author="Dylan CHEN" w:date="2026-03-20T16:26:00Z" w16du:dateUtc="2026-03-20T08:26:00Z">
              <w:tcPr>
                <w:tcW w:w="2416" w:type="dxa"/>
                <w:gridSpan w:val="2"/>
                <w:tcBorders>
                  <w:top w:val="nil"/>
                  <w:left w:val="nil"/>
                  <w:bottom w:val="nil"/>
                  <w:right w:val="nil"/>
                </w:tcBorders>
                <w:noWrap/>
                <w:vAlign w:val="center"/>
                <w:hideMark/>
              </w:tcPr>
            </w:tcPrChange>
          </w:tcPr>
          <w:p w14:paraId="0980F267"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nil"/>
              <w:right w:val="nil"/>
            </w:tcBorders>
            <w:noWrap/>
            <w:hideMark/>
            <w:tcPrChange w:id="1471" w:author="Dylan CHEN" w:date="2026-03-20T16:26:00Z" w16du:dateUtc="2026-03-20T08:26:00Z">
              <w:tcPr>
                <w:tcW w:w="2492" w:type="dxa"/>
                <w:gridSpan w:val="2"/>
                <w:tcBorders>
                  <w:top w:val="nil"/>
                  <w:left w:val="nil"/>
                  <w:bottom w:val="nil"/>
                  <w:right w:val="nil"/>
                </w:tcBorders>
                <w:noWrap/>
                <w:vAlign w:val="center"/>
                <w:hideMark/>
              </w:tcPr>
            </w:tcPrChange>
          </w:tcPr>
          <w:p w14:paraId="32E00241"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nil"/>
              <w:right w:val="nil"/>
            </w:tcBorders>
            <w:tcPrChange w:id="1472" w:author="Dylan CHEN" w:date="2026-03-20T16:26:00Z" w16du:dateUtc="2026-03-20T08:26:00Z">
              <w:tcPr>
                <w:tcW w:w="2492" w:type="dxa"/>
                <w:tcBorders>
                  <w:top w:val="nil"/>
                  <w:left w:val="nil"/>
                  <w:bottom w:val="nil"/>
                  <w:right w:val="nil"/>
                </w:tcBorders>
              </w:tcPr>
            </w:tcPrChange>
          </w:tcPr>
          <w:p w14:paraId="56C3513A" w14:textId="77777777" w:rsidR="000E71E2" w:rsidRPr="0022223D" w:rsidRDefault="000E71E2" w:rsidP="00F92814">
            <w:pPr>
              <w:jc w:val="center"/>
              <w:rPr>
                <w:rFonts w:eastAsia="DengXian"/>
                <w:sz w:val="20"/>
                <w:szCs w:val="20"/>
              </w:rPr>
            </w:pPr>
            <w:ins w:id="1473" w:author="Dylan CHEN" w:date="2026-03-20T16:28:00Z" w16du:dateUtc="2026-03-20T08:28:00Z">
              <w:r w:rsidRPr="0022223D">
                <w:rPr>
                  <w:rFonts w:eastAsia="DengXian"/>
                  <w:sz w:val="20"/>
                  <w:szCs w:val="20"/>
                </w:rPr>
                <w:t>√</w:t>
              </w:r>
            </w:ins>
          </w:p>
        </w:tc>
      </w:tr>
      <w:tr w:rsidR="000E71E2" w:rsidRPr="0022223D" w14:paraId="2719FC1D" w14:textId="77777777" w:rsidTr="00F92814">
        <w:trPr>
          <w:trHeight w:val="270"/>
          <w:jc w:val="center"/>
          <w:trPrChange w:id="1474" w:author="Dylan CHEN" w:date="2026-03-20T16:26:00Z" w16du:dateUtc="2026-03-20T08:26:00Z">
            <w:trPr>
              <w:trHeight w:val="270"/>
            </w:trPr>
          </w:trPrChange>
        </w:trPr>
        <w:tc>
          <w:tcPr>
            <w:tcW w:w="3488" w:type="dxa"/>
            <w:tcBorders>
              <w:top w:val="nil"/>
              <w:left w:val="nil"/>
              <w:bottom w:val="single" w:sz="8" w:space="0" w:color="auto"/>
              <w:right w:val="nil"/>
            </w:tcBorders>
            <w:noWrap/>
            <w:hideMark/>
            <w:tcPrChange w:id="1475" w:author="Dylan CHEN" w:date="2026-03-20T16:26:00Z" w16du:dateUtc="2026-03-20T08:26:00Z">
              <w:tcPr>
                <w:tcW w:w="4452" w:type="dxa"/>
                <w:gridSpan w:val="2"/>
                <w:tcBorders>
                  <w:top w:val="nil"/>
                  <w:left w:val="nil"/>
                  <w:bottom w:val="single" w:sz="8" w:space="0" w:color="auto"/>
                  <w:right w:val="nil"/>
                </w:tcBorders>
                <w:noWrap/>
                <w:vAlign w:val="center"/>
                <w:hideMark/>
              </w:tcPr>
            </w:tcPrChange>
          </w:tcPr>
          <w:p w14:paraId="670AE747" w14:textId="77777777" w:rsidR="000E71E2" w:rsidRPr="0022223D" w:rsidRDefault="000E71E2" w:rsidP="00F92814">
            <w:pPr>
              <w:rPr>
                <w:rFonts w:eastAsia="DengXian"/>
                <w:sz w:val="20"/>
                <w:szCs w:val="20"/>
              </w:rPr>
            </w:pPr>
            <w:r w:rsidRPr="0022223D">
              <w:rPr>
                <w:rFonts w:eastAsia="DengXian"/>
                <w:sz w:val="20"/>
                <w:szCs w:val="20"/>
              </w:rPr>
              <w:t>other controls</w:t>
            </w:r>
          </w:p>
        </w:tc>
        <w:tc>
          <w:tcPr>
            <w:tcW w:w="1918" w:type="dxa"/>
            <w:tcBorders>
              <w:top w:val="nil"/>
              <w:left w:val="nil"/>
              <w:bottom w:val="single" w:sz="8" w:space="0" w:color="auto"/>
              <w:right w:val="nil"/>
            </w:tcBorders>
            <w:noWrap/>
            <w:hideMark/>
            <w:tcPrChange w:id="1476" w:author="Dylan CHEN" w:date="2026-03-20T16:26:00Z" w16du:dateUtc="2026-03-20T08:26:00Z">
              <w:tcPr>
                <w:tcW w:w="2416" w:type="dxa"/>
                <w:gridSpan w:val="2"/>
                <w:tcBorders>
                  <w:top w:val="nil"/>
                  <w:left w:val="nil"/>
                  <w:bottom w:val="single" w:sz="8" w:space="0" w:color="auto"/>
                  <w:right w:val="nil"/>
                </w:tcBorders>
                <w:noWrap/>
                <w:vAlign w:val="center"/>
                <w:hideMark/>
              </w:tcPr>
            </w:tcPrChange>
          </w:tcPr>
          <w:p w14:paraId="28578242"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single" w:sz="8" w:space="0" w:color="auto"/>
              <w:right w:val="nil"/>
            </w:tcBorders>
            <w:noWrap/>
            <w:hideMark/>
            <w:tcPrChange w:id="1477" w:author="Dylan CHEN" w:date="2026-03-20T16:26:00Z" w16du:dateUtc="2026-03-20T08:26:00Z">
              <w:tcPr>
                <w:tcW w:w="2492" w:type="dxa"/>
                <w:gridSpan w:val="2"/>
                <w:tcBorders>
                  <w:top w:val="nil"/>
                  <w:left w:val="nil"/>
                  <w:bottom w:val="single" w:sz="8" w:space="0" w:color="auto"/>
                  <w:right w:val="nil"/>
                </w:tcBorders>
                <w:noWrap/>
                <w:vAlign w:val="center"/>
                <w:hideMark/>
              </w:tcPr>
            </w:tcPrChange>
          </w:tcPr>
          <w:p w14:paraId="402CF44B" w14:textId="77777777" w:rsidR="000E71E2" w:rsidRPr="0022223D" w:rsidRDefault="000E71E2" w:rsidP="00F92814">
            <w:pPr>
              <w:jc w:val="center"/>
              <w:rPr>
                <w:rFonts w:eastAsia="DengXian"/>
                <w:sz w:val="20"/>
                <w:szCs w:val="20"/>
              </w:rPr>
            </w:pPr>
            <w:r w:rsidRPr="0022223D">
              <w:rPr>
                <w:rFonts w:eastAsia="DengXian"/>
                <w:sz w:val="20"/>
                <w:szCs w:val="20"/>
              </w:rPr>
              <w:t>√</w:t>
            </w:r>
          </w:p>
        </w:tc>
        <w:tc>
          <w:tcPr>
            <w:tcW w:w="1977" w:type="dxa"/>
            <w:tcBorders>
              <w:top w:val="nil"/>
              <w:left w:val="nil"/>
              <w:bottom w:val="single" w:sz="8" w:space="0" w:color="auto"/>
              <w:right w:val="nil"/>
            </w:tcBorders>
            <w:tcPrChange w:id="1478" w:author="Dylan CHEN" w:date="2026-03-20T16:26:00Z" w16du:dateUtc="2026-03-20T08:26:00Z">
              <w:tcPr>
                <w:tcW w:w="2492" w:type="dxa"/>
                <w:tcBorders>
                  <w:top w:val="nil"/>
                  <w:left w:val="nil"/>
                  <w:bottom w:val="single" w:sz="8" w:space="0" w:color="auto"/>
                  <w:right w:val="nil"/>
                </w:tcBorders>
              </w:tcPr>
            </w:tcPrChange>
          </w:tcPr>
          <w:p w14:paraId="17A4C4AE" w14:textId="77777777" w:rsidR="000E71E2" w:rsidRPr="0022223D" w:rsidRDefault="000E71E2" w:rsidP="00F92814">
            <w:pPr>
              <w:jc w:val="center"/>
              <w:rPr>
                <w:rFonts w:eastAsia="DengXian"/>
                <w:sz w:val="20"/>
                <w:szCs w:val="20"/>
              </w:rPr>
            </w:pPr>
            <w:ins w:id="1479" w:author="Dylan CHEN" w:date="2026-03-20T16:28:00Z" w16du:dateUtc="2026-03-20T08:28:00Z">
              <w:r w:rsidRPr="0022223D">
                <w:rPr>
                  <w:rFonts w:eastAsia="DengXian"/>
                  <w:sz w:val="20"/>
                  <w:szCs w:val="20"/>
                </w:rPr>
                <w:t>√</w:t>
              </w:r>
            </w:ins>
          </w:p>
        </w:tc>
      </w:tr>
      <w:tr w:rsidR="000E71E2" w:rsidRPr="0022223D" w14:paraId="17B9412B" w14:textId="77777777" w:rsidTr="00F92814">
        <w:trPr>
          <w:trHeight w:val="283"/>
          <w:jc w:val="center"/>
          <w:trPrChange w:id="1480" w:author="Dylan CHEN" w:date="2026-03-20T16:26:00Z" w16du:dateUtc="2026-03-20T08:26:00Z">
            <w:trPr>
              <w:trHeight w:val="283"/>
            </w:trPr>
          </w:trPrChange>
        </w:trPr>
        <w:tc>
          <w:tcPr>
            <w:tcW w:w="3488" w:type="dxa"/>
            <w:tcBorders>
              <w:top w:val="single" w:sz="8" w:space="0" w:color="auto"/>
              <w:left w:val="nil"/>
              <w:bottom w:val="single" w:sz="12" w:space="0" w:color="auto"/>
              <w:right w:val="nil"/>
            </w:tcBorders>
            <w:noWrap/>
            <w:hideMark/>
            <w:tcPrChange w:id="1481" w:author="Dylan CHEN" w:date="2026-03-20T16:26:00Z" w16du:dateUtc="2026-03-20T08:26:00Z">
              <w:tcPr>
                <w:tcW w:w="4452" w:type="dxa"/>
                <w:gridSpan w:val="2"/>
                <w:tcBorders>
                  <w:top w:val="single" w:sz="8" w:space="0" w:color="auto"/>
                  <w:left w:val="nil"/>
                  <w:bottom w:val="single" w:sz="12" w:space="0" w:color="auto"/>
                  <w:right w:val="nil"/>
                </w:tcBorders>
                <w:noWrap/>
                <w:vAlign w:val="center"/>
                <w:hideMark/>
              </w:tcPr>
            </w:tcPrChange>
          </w:tcPr>
          <w:p w14:paraId="2AE9A127" w14:textId="77777777" w:rsidR="000E71E2" w:rsidRPr="0022223D" w:rsidRDefault="000E71E2" w:rsidP="00F92814">
            <w:pPr>
              <w:rPr>
                <w:rFonts w:eastAsia="DengXian"/>
                <w:sz w:val="20"/>
                <w:szCs w:val="20"/>
              </w:rPr>
            </w:pPr>
            <w:r w:rsidRPr="0022223D">
              <w:rPr>
                <w:rFonts w:eastAsia="DengXian"/>
                <w:sz w:val="20"/>
                <w:szCs w:val="20"/>
              </w:rPr>
              <w:t>N</w:t>
            </w:r>
          </w:p>
        </w:tc>
        <w:tc>
          <w:tcPr>
            <w:tcW w:w="1918" w:type="dxa"/>
            <w:tcBorders>
              <w:top w:val="single" w:sz="8" w:space="0" w:color="auto"/>
              <w:left w:val="nil"/>
              <w:bottom w:val="single" w:sz="12" w:space="0" w:color="auto"/>
              <w:right w:val="nil"/>
            </w:tcBorders>
            <w:noWrap/>
            <w:hideMark/>
            <w:tcPrChange w:id="1482" w:author="Dylan CHEN" w:date="2026-03-20T16:26:00Z" w16du:dateUtc="2026-03-20T08:26:00Z">
              <w:tcPr>
                <w:tcW w:w="2416" w:type="dxa"/>
                <w:gridSpan w:val="2"/>
                <w:tcBorders>
                  <w:top w:val="single" w:sz="8" w:space="0" w:color="auto"/>
                  <w:left w:val="nil"/>
                  <w:bottom w:val="single" w:sz="12" w:space="0" w:color="auto"/>
                  <w:right w:val="nil"/>
                </w:tcBorders>
                <w:noWrap/>
                <w:vAlign w:val="center"/>
                <w:hideMark/>
              </w:tcPr>
            </w:tcPrChange>
          </w:tcPr>
          <w:p w14:paraId="5FD82CFB" w14:textId="77777777" w:rsidR="000E71E2" w:rsidRPr="0022223D" w:rsidRDefault="000E71E2" w:rsidP="00F92814">
            <w:pPr>
              <w:jc w:val="center"/>
              <w:rPr>
                <w:rFonts w:eastAsia="DengXian"/>
                <w:sz w:val="20"/>
                <w:szCs w:val="20"/>
              </w:rPr>
            </w:pPr>
            <w:r w:rsidRPr="0022223D">
              <w:rPr>
                <w:rFonts w:eastAsia="DengXian"/>
                <w:sz w:val="20"/>
                <w:szCs w:val="20"/>
              </w:rPr>
              <w:t>1,697</w:t>
            </w:r>
          </w:p>
        </w:tc>
        <w:tc>
          <w:tcPr>
            <w:tcW w:w="1977" w:type="dxa"/>
            <w:tcBorders>
              <w:top w:val="single" w:sz="8" w:space="0" w:color="auto"/>
              <w:left w:val="nil"/>
              <w:bottom w:val="single" w:sz="12" w:space="0" w:color="auto"/>
              <w:right w:val="nil"/>
            </w:tcBorders>
            <w:noWrap/>
            <w:hideMark/>
            <w:tcPrChange w:id="1483" w:author="Dylan CHEN" w:date="2026-03-20T16:26:00Z" w16du:dateUtc="2026-03-20T08:26:00Z">
              <w:tcPr>
                <w:tcW w:w="2492" w:type="dxa"/>
                <w:gridSpan w:val="2"/>
                <w:tcBorders>
                  <w:top w:val="single" w:sz="8" w:space="0" w:color="auto"/>
                  <w:left w:val="nil"/>
                  <w:bottom w:val="single" w:sz="12" w:space="0" w:color="auto"/>
                  <w:right w:val="nil"/>
                </w:tcBorders>
                <w:noWrap/>
                <w:vAlign w:val="center"/>
                <w:hideMark/>
              </w:tcPr>
            </w:tcPrChange>
          </w:tcPr>
          <w:p w14:paraId="034294E5" w14:textId="77777777" w:rsidR="000E71E2" w:rsidRPr="0022223D" w:rsidRDefault="000E71E2" w:rsidP="00F92814">
            <w:pPr>
              <w:jc w:val="center"/>
              <w:rPr>
                <w:rFonts w:eastAsia="DengXian"/>
                <w:sz w:val="20"/>
                <w:szCs w:val="20"/>
              </w:rPr>
            </w:pPr>
            <w:r w:rsidRPr="0022223D">
              <w:rPr>
                <w:rFonts w:eastAsia="DengXian"/>
                <w:sz w:val="20"/>
                <w:szCs w:val="20"/>
              </w:rPr>
              <w:t>1,945</w:t>
            </w:r>
          </w:p>
        </w:tc>
        <w:tc>
          <w:tcPr>
            <w:tcW w:w="1977" w:type="dxa"/>
            <w:tcBorders>
              <w:top w:val="single" w:sz="8" w:space="0" w:color="auto"/>
              <w:left w:val="nil"/>
              <w:bottom w:val="single" w:sz="12" w:space="0" w:color="auto"/>
              <w:right w:val="nil"/>
            </w:tcBorders>
            <w:tcPrChange w:id="1484" w:author="Dylan CHEN" w:date="2026-03-20T16:26:00Z" w16du:dateUtc="2026-03-20T08:26:00Z">
              <w:tcPr>
                <w:tcW w:w="2492" w:type="dxa"/>
                <w:tcBorders>
                  <w:top w:val="single" w:sz="8" w:space="0" w:color="auto"/>
                  <w:left w:val="nil"/>
                  <w:bottom w:val="single" w:sz="12" w:space="0" w:color="auto"/>
                  <w:right w:val="nil"/>
                </w:tcBorders>
              </w:tcPr>
            </w:tcPrChange>
          </w:tcPr>
          <w:p w14:paraId="2C56C466" w14:textId="77777777" w:rsidR="000E71E2" w:rsidRPr="0022223D" w:rsidRDefault="000E71E2" w:rsidP="00F92814">
            <w:pPr>
              <w:jc w:val="center"/>
              <w:rPr>
                <w:rFonts w:eastAsia="DengXian"/>
                <w:sz w:val="20"/>
                <w:szCs w:val="20"/>
              </w:rPr>
            </w:pPr>
            <w:ins w:id="1485" w:author="Dylan CHEN" w:date="2026-03-20T16:28:00Z" w16du:dateUtc="2026-03-20T08:28:00Z">
              <w:r w:rsidRPr="0022223D">
                <w:rPr>
                  <w:color w:val="000000"/>
                  <w:sz w:val="20"/>
                  <w:szCs w:val="20"/>
                </w:rPr>
                <w:t>3,189</w:t>
              </w:r>
            </w:ins>
          </w:p>
        </w:tc>
      </w:tr>
    </w:tbl>
    <w:p w14:paraId="3905DD5F" w14:textId="77777777" w:rsidR="000E71E2" w:rsidRPr="0022223D" w:rsidRDefault="000E71E2" w:rsidP="000E71E2">
      <w:pPr>
        <w:pStyle w:val="Notes"/>
      </w:pPr>
      <w:r w:rsidRPr="0022223D">
        <w:t>Note: 1. ***p&lt;0.001; **p&lt;0.01; *p&lt;0.05.</w:t>
      </w:r>
      <w:r w:rsidRPr="0022223D" w:rsidDel="003A18BB">
        <w:t xml:space="preserve"> </w:t>
      </w:r>
      <w:r w:rsidRPr="0022223D">
        <w:br/>
        <w:t>2. Answer timing FE indicates the date on which the answer was posted.</w:t>
      </w:r>
      <w:ins w:id="1486" w:author="Dylan CHEN" w:date="2026-03-20T16:32:00Z" w16du:dateUtc="2026-03-20T08:32:00Z">
        <w:r w:rsidRPr="0022223D">
          <w:br/>
        </w:r>
        <w:r w:rsidRPr="0022223D">
          <w:lastRenderedPageBreak/>
          <w:t>3. Column 3 uses a combined sample that excludes control-group observations where the first answer is human-generated; this exclusion is necessary because interacting a zero-valued AI treatment indicator with that answer’s own quality to predict its own outcome lacks a clear theoretical interpretation.</w:t>
        </w:r>
      </w:ins>
    </w:p>
    <w:p w14:paraId="46D61DAB" w14:textId="77777777" w:rsidR="001E5368" w:rsidRPr="0022223D" w:rsidRDefault="001E5368" w:rsidP="001E5368">
      <w:pPr>
        <w:pStyle w:val="Heading2"/>
      </w:pPr>
      <w:ins w:id="1487" w:author="Xin Li" w:date="2026-03-28T08:37:00Z" w16du:dateUtc="2026-03-28T00:37:00Z">
        <w:r w:rsidRPr="0022223D">
          <w:t xml:space="preserve">Internal </w:t>
        </w:r>
      </w:ins>
      <w:ins w:id="1488" w:author="Xin Li" w:date="2026-05-11T13:52:00Z" w16du:dateUtc="2026-05-11T05:52:00Z">
        <w:r>
          <w:t>Gen</w:t>
        </w:r>
      </w:ins>
      <w:ins w:id="1489" w:author="Xin Li" w:date="2026-03-28T08:37:00Z" w16du:dateUtc="2026-03-28T00:37:00Z">
        <w:r w:rsidRPr="0022223D">
          <w:t xml:space="preserve">AI and </w:t>
        </w:r>
      </w:ins>
      <w:del w:id="1490" w:author="Xin Li" w:date="2026-03-28T08:37:00Z" w16du:dateUtc="2026-03-28T00:37:00Z">
        <w:r w:rsidRPr="0022223D" w:rsidDel="00C15422">
          <w:delText xml:space="preserve">Broader Platform </w:delText>
        </w:r>
      </w:del>
      <w:r w:rsidRPr="0022223D">
        <w:t>Engagement</w:t>
      </w:r>
      <w:ins w:id="1491" w:author="Xin Li" w:date="2026-03-28T08:37:00Z" w16du:dateUtc="2026-03-28T00:37:00Z">
        <w:r w:rsidRPr="0022223D">
          <w:t xml:space="preserve"> of </w:t>
        </w:r>
      </w:ins>
      <w:del w:id="1492" w:author="Xin Li" w:date="2026-03-28T08:37:00Z" w16du:dateUtc="2026-03-28T00:37:00Z">
        <w:r w:rsidRPr="0022223D" w:rsidDel="00C15422">
          <w:delText>: Effects of AI</w:delText>
        </w:r>
      </w:del>
      <w:ins w:id="1493" w:author="Xin Li" w:date="2026-03-28T08:37:00Z" w16du:dateUtc="2026-03-28T00:37:00Z">
        <w:r w:rsidRPr="0022223D" w:rsidDel="00C15422">
          <w:t xml:space="preserve"> </w:t>
        </w:r>
      </w:ins>
      <w:del w:id="1494" w:author="Xin Li" w:date="2026-03-28T08:37:00Z" w16du:dateUtc="2026-03-28T00:37:00Z">
        <w:r w:rsidRPr="0022223D" w:rsidDel="00C15422">
          <w:delText xml:space="preserve">-Generated Answers on </w:delText>
        </w:r>
      </w:del>
      <w:r w:rsidRPr="0022223D">
        <w:t>Questioner</w:t>
      </w:r>
      <w:ins w:id="1495" w:author="Xin Li" w:date="2026-03-28T08:37:00Z" w16du:dateUtc="2026-03-28T00:37:00Z">
        <w:r w:rsidRPr="0022223D">
          <w:t>s and Viewers</w:t>
        </w:r>
      </w:ins>
      <w:del w:id="1496" w:author="Xin Li" w:date="2026-03-28T08:37:00Z" w16du:dateUtc="2026-03-28T00:37:00Z">
        <w:r w:rsidRPr="0022223D" w:rsidDel="00C15422">
          <w:delText xml:space="preserve"> Activity and </w:delText>
        </w:r>
      </w:del>
      <w:del w:id="1497" w:author="Xin Li" w:date="2026-03-28T08:38:00Z" w16du:dateUtc="2026-03-28T00:38:00Z">
        <w:r w:rsidRPr="0022223D" w:rsidDel="00C15422">
          <w:delText xml:space="preserve">Question Visibility </w:delText>
        </w:r>
      </w:del>
    </w:p>
    <w:p w14:paraId="1F3D0F7A" w14:textId="77777777" w:rsidR="001E5368" w:rsidRPr="0022223D" w:rsidRDefault="001E5368" w:rsidP="001E5368">
      <w:pPr>
        <w:pStyle w:val="Paragraph0"/>
      </w:pPr>
      <w:r w:rsidRPr="0022223D">
        <w:t xml:space="preserve">Beyond our primary findings on human answer contributions and recognition, we examine whether AI-generated answers affect other important metrics of platform vitality: questioner retention, interactive dialogue between questioners and answerers, and overall question visibility. These dimensions provide a more comprehensive understanding of AI’s impact on the platform’s knowledge exchange ecosystem. </w:t>
      </w:r>
    </w:p>
    <w:p w14:paraId="04877372" w14:textId="77777777" w:rsidR="001E5368" w:rsidRPr="0022223D" w:rsidRDefault="001E5368" w:rsidP="001E5368">
      <w:pPr>
        <w:pStyle w:val="Paragraph0"/>
      </w:pPr>
      <w:r w:rsidRPr="0022223D">
        <w:t>Table 1</w:t>
      </w:r>
      <w:ins w:id="1498" w:author="Dylan CHEN" w:date="2026-03-20T16:23:00Z" w16du:dateUtc="2026-03-20T08:23:00Z">
        <w:r w:rsidRPr="0022223D">
          <w:t>7</w:t>
        </w:r>
      </w:ins>
      <w:del w:id="1499" w:author="Dylan CHEN" w:date="2026-03-20T16:23:00Z" w16du:dateUtc="2026-03-20T08:23:00Z">
        <w:r w:rsidRPr="0022223D" w:rsidDel="00B035D3">
          <w:delText>6</w:delText>
        </w:r>
      </w:del>
      <w:r w:rsidRPr="0022223D">
        <w:t xml:space="preserve"> presents the effects of AI-generated answers on the questioner and viewer engagement metrics over a one-month period. Notably, we find no statistically significant effects across any of these engagement dimensions. Columns 1-3 examine questioner retention by measuring the logarithm of the number of questioner’s subsequent activities after receiving an answer over different time horizons: 1 month, 2 months, and 3 months. The results consistently show no significant effects across all time periods (</w:t>
      </w:r>
      <w:r w:rsidRPr="0022223D">
        <w:rPr>
          <w:i/>
          <w:iCs/>
        </w:rPr>
        <w:t>β</w:t>
      </w:r>
      <w:r w:rsidRPr="0022223D">
        <w:t xml:space="preserve"> = -0.010, p &gt; 0.05 for 1 month; </w:t>
      </w:r>
      <w:r w:rsidRPr="0022223D">
        <w:rPr>
          <w:i/>
          <w:iCs/>
        </w:rPr>
        <w:t>β</w:t>
      </w:r>
      <w:r w:rsidRPr="0022223D">
        <w:t xml:space="preserve"> = -0.002, p &gt; 0.05 for 2 months; </w:t>
      </w:r>
      <w:r w:rsidRPr="0022223D">
        <w:rPr>
          <w:i/>
          <w:iCs/>
        </w:rPr>
        <w:t>β</w:t>
      </w:r>
      <w:r w:rsidRPr="0022223D">
        <w:t xml:space="preserve"> = -0.009, p &gt; 0.05 for 3 months), indicating that AI-generated answers do not measurably influence questioner retention in either the short or long term.</w:t>
      </w:r>
    </w:p>
    <w:p w14:paraId="5B6491C3" w14:textId="77777777" w:rsidR="001E5368" w:rsidRPr="0022223D" w:rsidRDefault="001E5368" w:rsidP="001E5368">
      <w:pPr>
        <w:pStyle w:val="Paragraph0"/>
      </w:pPr>
      <w:r w:rsidRPr="0022223D">
        <w:t xml:space="preserve">In Column 4, we analyze questioner-answerer interaction by measuring comments posted by questioners in response to answers received by question </w:t>
      </w:r>
      <w:r w:rsidRPr="0022223D">
        <w:rPr>
          <w:i/>
          <w:iCs/>
        </w:rPr>
        <w:t>i</w:t>
      </w:r>
      <w:r w:rsidRPr="0022223D">
        <w:t xml:space="preserve"> (limited to questions receiving at least one human answer). The results show no significant effect (</w:t>
      </w:r>
      <w:r w:rsidRPr="0022223D">
        <w:rPr>
          <w:i/>
          <w:iCs/>
        </w:rPr>
        <w:t>β</w:t>
      </w:r>
      <w:r w:rsidRPr="0022223D">
        <w:t xml:space="preserve"> = -0.039, p &gt; 0.05), suggesting that AI-generated answers do not change the depth of dialogue between questioners and answerers. Similarly, Column 5 reveals no significant difference in question viewership (</w:t>
      </w:r>
      <w:r w:rsidRPr="0022223D">
        <w:rPr>
          <w:i/>
          <w:iCs/>
        </w:rPr>
        <w:t>β</w:t>
      </w:r>
      <w:r w:rsidRPr="0022223D">
        <w:t xml:space="preserve"> = -0.009, p &gt; 0.05) between questions with and without AI-generated answers.</w:t>
      </w:r>
      <w:r w:rsidRPr="0022223D" w:rsidDel="00D15446">
        <w:t xml:space="preserve"> </w:t>
      </w:r>
    </w:p>
    <w:p w14:paraId="3C38CC44" w14:textId="77777777" w:rsidR="001E5368" w:rsidRPr="0022223D" w:rsidRDefault="001E5368" w:rsidP="001E5368">
      <w:pPr>
        <w:pStyle w:val="Paragraph0"/>
      </w:pPr>
      <w:r w:rsidRPr="0022223D">
        <w:t xml:space="preserve">Taken together, these results suggest that the impact of AI-generated answers is largely confined to the dynamics of answer provision and recognition rather than affecting broader </w:t>
      </w:r>
      <w:r w:rsidRPr="0022223D">
        <w:lastRenderedPageBreak/>
        <w:t xml:space="preserve">platform engagement. While AI integration creates significant changes in how human answerers contribute and receive recognition, it appears to have neutral effects on questioner retention, interactive dialogue, and question viewership. </w:t>
      </w:r>
      <w:bookmarkStart w:id="1500" w:name="_Ref194135367"/>
    </w:p>
    <w:p w14:paraId="6A013227" w14:textId="77777777" w:rsidR="001E5368" w:rsidRPr="0022223D" w:rsidRDefault="001E5368" w:rsidP="001E5368">
      <w:pPr>
        <w:pStyle w:val="TableFiguretitle"/>
      </w:pPr>
      <w:r w:rsidRPr="0022223D">
        <w:t xml:space="preserve">Table </w:t>
      </w:r>
      <w:r>
        <w:fldChar w:fldCharType="begin"/>
      </w:r>
      <w:r>
        <w:instrText xml:space="preserve"> SEQ Table \* ARABIC </w:instrText>
      </w:r>
      <w:r>
        <w:fldChar w:fldCharType="separate"/>
      </w:r>
      <w:ins w:id="1501" w:author="Dylan CHEN" w:date="2026-03-20T16:23:00Z" w16du:dateUtc="2026-03-20T08:23:00Z">
        <w:r w:rsidRPr="0022223D">
          <w:t>17</w:t>
        </w:r>
      </w:ins>
      <w:del w:id="1502" w:author="Dylan CHEN" w:date="2026-03-20T16:23:00Z" w16du:dateUtc="2026-03-20T08:23:00Z">
        <w:r w:rsidRPr="0022223D" w:rsidDel="00B035D3">
          <w:delText>16</w:delText>
        </w:r>
      </w:del>
      <w:r>
        <w:fldChar w:fldCharType="end"/>
      </w:r>
      <w:bookmarkEnd w:id="1500"/>
      <w:r w:rsidRPr="0022223D">
        <w:t>. The impact of AI-generated answers on the engagement of questioners &amp; viewers</w:t>
      </w:r>
    </w:p>
    <w:tbl>
      <w:tblPr>
        <w:tblW w:w="5000" w:type="pct"/>
        <w:jc w:val="center"/>
        <w:tblLayout w:type="fixed"/>
        <w:tblLook w:val="04A0" w:firstRow="1" w:lastRow="0" w:firstColumn="1" w:lastColumn="0" w:noHBand="0" w:noVBand="1"/>
      </w:tblPr>
      <w:tblGrid>
        <w:gridCol w:w="1800"/>
        <w:gridCol w:w="900"/>
        <w:gridCol w:w="990"/>
        <w:gridCol w:w="990"/>
        <w:gridCol w:w="2250"/>
        <w:gridCol w:w="2430"/>
      </w:tblGrid>
      <w:tr w:rsidR="001E5368" w:rsidRPr="0022223D" w14:paraId="61EAEEE3" w14:textId="77777777" w:rsidTr="00DE15FF">
        <w:trPr>
          <w:trHeight w:val="260"/>
          <w:jc w:val="center"/>
        </w:trPr>
        <w:tc>
          <w:tcPr>
            <w:tcW w:w="1800" w:type="dxa"/>
            <w:tcBorders>
              <w:top w:val="single" w:sz="4" w:space="0" w:color="auto"/>
              <w:left w:val="nil"/>
              <w:bottom w:val="nil"/>
              <w:right w:val="nil"/>
            </w:tcBorders>
            <w:noWrap/>
            <w:hideMark/>
          </w:tcPr>
          <w:p w14:paraId="4AEE001F" w14:textId="77777777" w:rsidR="001E5368" w:rsidRPr="0022223D" w:rsidRDefault="001E5368" w:rsidP="00DE15FF">
            <w:pPr>
              <w:jc w:val="center"/>
              <w:rPr>
                <w:sz w:val="20"/>
                <w:szCs w:val="20"/>
              </w:rPr>
            </w:pPr>
            <w:r w:rsidRPr="0022223D">
              <w:rPr>
                <w:sz w:val="20"/>
                <w:szCs w:val="20"/>
              </w:rPr>
              <w:t> </w:t>
            </w:r>
          </w:p>
        </w:tc>
        <w:tc>
          <w:tcPr>
            <w:tcW w:w="900" w:type="dxa"/>
            <w:tcBorders>
              <w:top w:val="single" w:sz="4" w:space="0" w:color="auto"/>
              <w:left w:val="nil"/>
              <w:bottom w:val="nil"/>
              <w:right w:val="nil"/>
            </w:tcBorders>
            <w:noWrap/>
            <w:hideMark/>
          </w:tcPr>
          <w:p w14:paraId="27878C11" w14:textId="77777777" w:rsidR="001E5368" w:rsidRPr="0022223D" w:rsidRDefault="001E5368" w:rsidP="00DE15FF">
            <w:pPr>
              <w:jc w:val="center"/>
              <w:rPr>
                <w:sz w:val="20"/>
                <w:szCs w:val="20"/>
              </w:rPr>
            </w:pPr>
            <w:r w:rsidRPr="0022223D">
              <w:rPr>
                <w:sz w:val="20"/>
                <w:szCs w:val="20"/>
              </w:rPr>
              <w:t>(1)</w:t>
            </w:r>
          </w:p>
        </w:tc>
        <w:tc>
          <w:tcPr>
            <w:tcW w:w="990" w:type="dxa"/>
            <w:tcBorders>
              <w:top w:val="single" w:sz="4" w:space="0" w:color="auto"/>
              <w:left w:val="nil"/>
              <w:bottom w:val="nil"/>
              <w:right w:val="nil"/>
            </w:tcBorders>
            <w:noWrap/>
            <w:hideMark/>
          </w:tcPr>
          <w:p w14:paraId="161523BF" w14:textId="77777777" w:rsidR="001E5368" w:rsidRPr="0022223D" w:rsidRDefault="001E5368" w:rsidP="00DE15FF">
            <w:pPr>
              <w:jc w:val="center"/>
              <w:rPr>
                <w:sz w:val="20"/>
                <w:szCs w:val="20"/>
              </w:rPr>
            </w:pPr>
            <w:r w:rsidRPr="0022223D">
              <w:rPr>
                <w:sz w:val="20"/>
                <w:szCs w:val="20"/>
              </w:rPr>
              <w:t>(2)</w:t>
            </w:r>
          </w:p>
        </w:tc>
        <w:tc>
          <w:tcPr>
            <w:tcW w:w="990" w:type="dxa"/>
            <w:tcBorders>
              <w:top w:val="single" w:sz="4" w:space="0" w:color="auto"/>
              <w:left w:val="nil"/>
              <w:bottom w:val="nil"/>
              <w:right w:val="nil"/>
            </w:tcBorders>
            <w:noWrap/>
            <w:hideMark/>
          </w:tcPr>
          <w:p w14:paraId="4409195F" w14:textId="77777777" w:rsidR="001E5368" w:rsidRPr="0022223D" w:rsidRDefault="001E5368" w:rsidP="00DE15FF">
            <w:pPr>
              <w:jc w:val="center"/>
              <w:rPr>
                <w:sz w:val="20"/>
                <w:szCs w:val="20"/>
              </w:rPr>
            </w:pPr>
            <w:r w:rsidRPr="0022223D">
              <w:rPr>
                <w:sz w:val="20"/>
                <w:szCs w:val="20"/>
              </w:rPr>
              <w:t>(3)</w:t>
            </w:r>
          </w:p>
        </w:tc>
        <w:tc>
          <w:tcPr>
            <w:tcW w:w="2250" w:type="dxa"/>
            <w:tcBorders>
              <w:top w:val="single" w:sz="4" w:space="0" w:color="auto"/>
              <w:left w:val="nil"/>
              <w:bottom w:val="nil"/>
              <w:right w:val="nil"/>
            </w:tcBorders>
            <w:noWrap/>
            <w:hideMark/>
          </w:tcPr>
          <w:p w14:paraId="2C1F3A30" w14:textId="77777777" w:rsidR="001E5368" w:rsidRPr="0022223D" w:rsidRDefault="001E5368" w:rsidP="00DE15FF">
            <w:pPr>
              <w:jc w:val="center"/>
              <w:rPr>
                <w:sz w:val="20"/>
                <w:szCs w:val="20"/>
              </w:rPr>
            </w:pPr>
            <w:r w:rsidRPr="0022223D">
              <w:rPr>
                <w:sz w:val="20"/>
                <w:szCs w:val="20"/>
              </w:rPr>
              <w:t>(4)</w:t>
            </w:r>
          </w:p>
        </w:tc>
        <w:tc>
          <w:tcPr>
            <w:tcW w:w="2430" w:type="dxa"/>
            <w:tcBorders>
              <w:top w:val="single" w:sz="4" w:space="0" w:color="auto"/>
              <w:left w:val="nil"/>
              <w:bottom w:val="nil"/>
              <w:right w:val="nil"/>
            </w:tcBorders>
            <w:noWrap/>
            <w:hideMark/>
          </w:tcPr>
          <w:p w14:paraId="450813C3" w14:textId="77777777" w:rsidR="001E5368" w:rsidRPr="0022223D" w:rsidRDefault="001E5368" w:rsidP="00DE15FF">
            <w:pPr>
              <w:jc w:val="center"/>
              <w:rPr>
                <w:color w:val="000000"/>
                <w:sz w:val="20"/>
                <w:szCs w:val="20"/>
              </w:rPr>
            </w:pPr>
            <w:r w:rsidRPr="0022223D">
              <w:rPr>
                <w:color w:val="000000"/>
                <w:sz w:val="20"/>
                <w:szCs w:val="20"/>
              </w:rPr>
              <w:t>(5)</w:t>
            </w:r>
          </w:p>
        </w:tc>
      </w:tr>
      <w:tr w:rsidR="001E5368" w:rsidRPr="0022223D" w14:paraId="4A5CB3FF" w14:textId="77777777" w:rsidTr="00DE15FF">
        <w:trPr>
          <w:trHeight w:val="260"/>
          <w:jc w:val="center"/>
        </w:trPr>
        <w:tc>
          <w:tcPr>
            <w:tcW w:w="1800" w:type="dxa"/>
            <w:vMerge w:val="restart"/>
            <w:tcBorders>
              <w:top w:val="nil"/>
              <w:left w:val="nil"/>
              <w:bottom w:val="nil"/>
              <w:right w:val="nil"/>
            </w:tcBorders>
            <w:noWrap/>
            <w:hideMark/>
          </w:tcPr>
          <w:p w14:paraId="0CDB6C82" w14:textId="77777777" w:rsidR="001E5368" w:rsidRPr="0022223D" w:rsidRDefault="001E5368" w:rsidP="00DE15FF">
            <w:pPr>
              <w:jc w:val="right"/>
              <w:rPr>
                <w:color w:val="000000"/>
                <w:sz w:val="20"/>
                <w:szCs w:val="20"/>
              </w:rPr>
            </w:pPr>
            <w:r w:rsidRPr="0022223D">
              <w:rPr>
                <w:color w:val="000000"/>
                <w:sz w:val="20"/>
                <w:szCs w:val="20"/>
              </w:rPr>
              <w:t>DV:</w:t>
            </w:r>
          </w:p>
        </w:tc>
        <w:tc>
          <w:tcPr>
            <w:tcW w:w="2880" w:type="dxa"/>
            <w:gridSpan w:val="3"/>
            <w:tcBorders>
              <w:top w:val="nil"/>
              <w:left w:val="nil"/>
              <w:bottom w:val="nil"/>
              <w:right w:val="nil"/>
            </w:tcBorders>
            <w:noWrap/>
            <w:hideMark/>
          </w:tcPr>
          <w:p w14:paraId="58DE7C3C" w14:textId="77777777" w:rsidR="001E5368" w:rsidRPr="0022223D" w:rsidRDefault="001E5368" w:rsidP="00DE15FF">
            <w:pPr>
              <w:jc w:val="center"/>
              <w:rPr>
                <w:rFonts w:eastAsia="DengXian"/>
                <w:sz w:val="20"/>
                <w:szCs w:val="20"/>
              </w:rPr>
            </w:pPr>
            <w:r w:rsidRPr="0022223D">
              <w:rPr>
                <w:rFonts w:eastAsia="DengXian"/>
                <w:sz w:val="20"/>
                <w:szCs w:val="20"/>
              </w:rPr>
              <w:t>the logarithm of the number of questioner’s subsequent activities after receiving an answer</w:t>
            </w:r>
          </w:p>
          <w:p w14:paraId="6A50EECC" w14:textId="77777777" w:rsidR="001E5368" w:rsidRPr="0022223D" w:rsidRDefault="001E5368" w:rsidP="00DE15FF">
            <w:pPr>
              <w:jc w:val="center"/>
              <w:rPr>
                <w:color w:val="000000"/>
                <w:sz w:val="20"/>
                <w:szCs w:val="20"/>
              </w:rPr>
            </w:pPr>
            <w:r w:rsidRPr="0022223D">
              <w:rPr>
                <w:color w:val="000000"/>
                <w:sz w:val="20"/>
                <w:szCs w:val="20"/>
              </w:rPr>
              <w:t xml:space="preserve">in </w:t>
            </w:r>
          </w:p>
        </w:tc>
        <w:tc>
          <w:tcPr>
            <w:tcW w:w="2250" w:type="dxa"/>
            <w:vMerge w:val="restart"/>
            <w:tcBorders>
              <w:top w:val="nil"/>
              <w:left w:val="nil"/>
              <w:bottom w:val="single" w:sz="4" w:space="0" w:color="000000"/>
              <w:right w:val="nil"/>
            </w:tcBorders>
            <w:hideMark/>
          </w:tcPr>
          <w:p w14:paraId="3DE6029E" w14:textId="77777777" w:rsidR="001E5368" w:rsidRPr="0022223D" w:rsidRDefault="001E5368" w:rsidP="00DE15FF">
            <w:pPr>
              <w:jc w:val="center"/>
              <w:rPr>
                <w:sz w:val="20"/>
                <w:szCs w:val="20"/>
              </w:rPr>
            </w:pPr>
            <w:r w:rsidRPr="0022223D">
              <w:rPr>
                <w:rFonts w:eastAsia="DengXian"/>
                <w:sz w:val="20"/>
                <w:szCs w:val="20"/>
              </w:rPr>
              <w:t xml:space="preserve">DV: the logarithm of the number of comments the questioner posted in response to answers received by question </w:t>
            </w:r>
            <w:r w:rsidRPr="0022223D">
              <w:rPr>
                <w:rFonts w:eastAsia="DengXian"/>
                <w:i/>
                <w:iCs/>
                <w:sz w:val="20"/>
                <w:szCs w:val="20"/>
              </w:rPr>
              <w:t>i</w:t>
            </w:r>
            <w:r w:rsidRPr="0022223D">
              <w:rPr>
                <w:rFonts w:eastAsia="DengXian"/>
                <w:sz w:val="20"/>
                <w:szCs w:val="20"/>
              </w:rPr>
              <w:br/>
              <w:t>(</w:t>
            </w:r>
            <w:r w:rsidRPr="0022223D">
              <w:rPr>
                <w:rFonts w:eastAsia="DengXian"/>
                <w:i/>
                <w:iCs/>
                <w:sz w:val="20"/>
                <w:szCs w:val="20"/>
              </w:rPr>
              <w:t>Comment</w:t>
            </w:r>
            <w:r w:rsidRPr="0022223D">
              <w:rPr>
                <w:rFonts w:eastAsia="DengXian"/>
                <w:i/>
                <w:iCs/>
                <w:sz w:val="20"/>
                <w:szCs w:val="20"/>
                <w:vertAlign w:val="subscript"/>
              </w:rPr>
              <w:t>i</w:t>
            </w:r>
            <w:r w:rsidRPr="0022223D">
              <w:rPr>
                <w:rFonts w:eastAsia="DengXian"/>
                <w:sz w:val="20"/>
                <w:szCs w:val="20"/>
              </w:rPr>
              <w:t>)</w:t>
            </w:r>
          </w:p>
        </w:tc>
        <w:tc>
          <w:tcPr>
            <w:tcW w:w="2430" w:type="dxa"/>
            <w:vMerge w:val="restart"/>
            <w:tcBorders>
              <w:top w:val="nil"/>
              <w:left w:val="nil"/>
              <w:bottom w:val="single" w:sz="4" w:space="0" w:color="000000"/>
              <w:right w:val="nil"/>
            </w:tcBorders>
            <w:hideMark/>
          </w:tcPr>
          <w:p w14:paraId="3BFF4090" w14:textId="77777777" w:rsidR="001E5368" w:rsidRPr="0022223D" w:rsidRDefault="001E5368" w:rsidP="00DE15FF">
            <w:pPr>
              <w:jc w:val="center"/>
              <w:rPr>
                <w:sz w:val="20"/>
                <w:szCs w:val="20"/>
              </w:rPr>
            </w:pPr>
            <w:r w:rsidRPr="0022223D">
              <w:rPr>
                <w:rFonts w:eastAsia="DengXian"/>
                <w:sz w:val="20"/>
                <w:szCs w:val="20"/>
              </w:rPr>
              <w:t xml:space="preserve">DV: the logarithm of the cumulative viewership count for question </w:t>
            </w:r>
            <w:r w:rsidRPr="0022223D">
              <w:rPr>
                <w:rFonts w:eastAsia="DengXian"/>
                <w:i/>
                <w:iCs/>
                <w:sz w:val="20"/>
                <w:szCs w:val="20"/>
              </w:rPr>
              <w:t>i</w:t>
            </w:r>
            <w:r w:rsidRPr="0022223D">
              <w:rPr>
                <w:rFonts w:eastAsia="DengXian"/>
                <w:sz w:val="20"/>
                <w:szCs w:val="20"/>
              </w:rPr>
              <w:br/>
              <w:t>(</w:t>
            </w:r>
            <w:r w:rsidRPr="0022223D">
              <w:rPr>
                <w:rFonts w:eastAsia="DengXian"/>
                <w:i/>
                <w:iCs/>
                <w:sz w:val="20"/>
                <w:szCs w:val="20"/>
              </w:rPr>
              <w:t>View</w:t>
            </w:r>
            <w:r w:rsidRPr="0022223D">
              <w:rPr>
                <w:rFonts w:eastAsia="DengXian"/>
                <w:i/>
                <w:iCs/>
                <w:sz w:val="20"/>
                <w:szCs w:val="20"/>
                <w:vertAlign w:val="subscript"/>
              </w:rPr>
              <w:t>i</w:t>
            </w:r>
            <w:r w:rsidRPr="0022223D">
              <w:rPr>
                <w:rFonts w:eastAsia="DengXian"/>
                <w:sz w:val="20"/>
                <w:szCs w:val="20"/>
              </w:rPr>
              <w:t>)</w:t>
            </w:r>
          </w:p>
        </w:tc>
      </w:tr>
      <w:tr w:rsidR="001E5368" w:rsidRPr="0022223D" w14:paraId="4527D003" w14:textId="77777777" w:rsidTr="00DE15FF">
        <w:trPr>
          <w:trHeight w:val="260"/>
          <w:jc w:val="center"/>
        </w:trPr>
        <w:tc>
          <w:tcPr>
            <w:tcW w:w="1800" w:type="dxa"/>
            <w:vMerge/>
            <w:tcBorders>
              <w:top w:val="nil"/>
              <w:left w:val="nil"/>
              <w:bottom w:val="nil"/>
              <w:right w:val="nil"/>
            </w:tcBorders>
            <w:hideMark/>
          </w:tcPr>
          <w:p w14:paraId="617215C0" w14:textId="77777777" w:rsidR="001E5368" w:rsidRPr="0022223D" w:rsidRDefault="001E5368" w:rsidP="00DE15FF">
            <w:pPr>
              <w:rPr>
                <w:color w:val="000000"/>
                <w:sz w:val="20"/>
                <w:szCs w:val="20"/>
              </w:rPr>
            </w:pPr>
          </w:p>
        </w:tc>
        <w:tc>
          <w:tcPr>
            <w:tcW w:w="900" w:type="dxa"/>
            <w:tcBorders>
              <w:top w:val="nil"/>
              <w:left w:val="nil"/>
              <w:bottom w:val="single" w:sz="4" w:space="0" w:color="auto"/>
              <w:right w:val="nil"/>
            </w:tcBorders>
            <w:noWrap/>
            <w:hideMark/>
          </w:tcPr>
          <w:p w14:paraId="70B957F7" w14:textId="77777777" w:rsidR="001E5368" w:rsidRPr="0022223D" w:rsidRDefault="001E5368" w:rsidP="00DE15FF">
            <w:pPr>
              <w:jc w:val="center"/>
              <w:rPr>
                <w:sz w:val="20"/>
                <w:szCs w:val="20"/>
              </w:rPr>
            </w:pPr>
            <w:r w:rsidRPr="0022223D">
              <w:rPr>
                <w:sz w:val="20"/>
                <w:szCs w:val="20"/>
              </w:rPr>
              <w:t>1 month</w:t>
            </w:r>
          </w:p>
        </w:tc>
        <w:tc>
          <w:tcPr>
            <w:tcW w:w="990" w:type="dxa"/>
            <w:tcBorders>
              <w:top w:val="nil"/>
              <w:left w:val="nil"/>
              <w:bottom w:val="single" w:sz="4" w:space="0" w:color="auto"/>
              <w:right w:val="nil"/>
            </w:tcBorders>
            <w:noWrap/>
            <w:hideMark/>
          </w:tcPr>
          <w:p w14:paraId="11708A2E" w14:textId="77777777" w:rsidR="001E5368" w:rsidRPr="0022223D" w:rsidRDefault="001E5368" w:rsidP="00DE15FF">
            <w:pPr>
              <w:jc w:val="center"/>
              <w:rPr>
                <w:color w:val="000000"/>
                <w:sz w:val="20"/>
                <w:szCs w:val="20"/>
              </w:rPr>
            </w:pPr>
            <w:r w:rsidRPr="0022223D">
              <w:rPr>
                <w:color w:val="000000"/>
                <w:sz w:val="20"/>
                <w:szCs w:val="20"/>
              </w:rPr>
              <w:t>2 months</w:t>
            </w:r>
          </w:p>
        </w:tc>
        <w:tc>
          <w:tcPr>
            <w:tcW w:w="990" w:type="dxa"/>
            <w:tcBorders>
              <w:top w:val="nil"/>
              <w:left w:val="nil"/>
              <w:bottom w:val="single" w:sz="4" w:space="0" w:color="auto"/>
              <w:right w:val="nil"/>
            </w:tcBorders>
            <w:noWrap/>
            <w:hideMark/>
          </w:tcPr>
          <w:p w14:paraId="2571CC79" w14:textId="77777777" w:rsidR="001E5368" w:rsidRPr="0022223D" w:rsidRDefault="001E5368" w:rsidP="00DE15FF">
            <w:pPr>
              <w:jc w:val="center"/>
              <w:rPr>
                <w:color w:val="000000"/>
                <w:sz w:val="20"/>
                <w:szCs w:val="20"/>
              </w:rPr>
            </w:pPr>
            <w:r w:rsidRPr="0022223D">
              <w:rPr>
                <w:color w:val="000000"/>
                <w:sz w:val="20"/>
                <w:szCs w:val="20"/>
              </w:rPr>
              <w:t>3 months</w:t>
            </w:r>
          </w:p>
        </w:tc>
        <w:tc>
          <w:tcPr>
            <w:tcW w:w="2250" w:type="dxa"/>
            <w:vMerge/>
            <w:tcBorders>
              <w:top w:val="nil"/>
              <w:left w:val="nil"/>
              <w:bottom w:val="single" w:sz="4" w:space="0" w:color="000000"/>
              <w:right w:val="nil"/>
            </w:tcBorders>
            <w:hideMark/>
          </w:tcPr>
          <w:p w14:paraId="19BDF58E" w14:textId="77777777" w:rsidR="001E5368" w:rsidRPr="0022223D" w:rsidRDefault="001E5368" w:rsidP="00DE15FF">
            <w:pPr>
              <w:rPr>
                <w:sz w:val="20"/>
                <w:szCs w:val="20"/>
              </w:rPr>
            </w:pPr>
          </w:p>
        </w:tc>
        <w:tc>
          <w:tcPr>
            <w:tcW w:w="2430" w:type="dxa"/>
            <w:vMerge/>
            <w:tcBorders>
              <w:top w:val="nil"/>
              <w:left w:val="nil"/>
              <w:bottom w:val="single" w:sz="4" w:space="0" w:color="000000"/>
              <w:right w:val="nil"/>
            </w:tcBorders>
            <w:hideMark/>
          </w:tcPr>
          <w:p w14:paraId="278219E3" w14:textId="77777777" w:rsidR="001E5368" w:rsidRPr="0022223D" w:rsidRDefault="001E5368" w:rsidP="00DE15FF">
            <w:pPr>
              <w:rPr>
                <w:sz w:val="20"/>
                <w:szCs w:val="20"/>
              </w:rPr>
            </w:pPr>
          </w:p>
        </w:tc>
      </w:tr>
      <w:tr w:rsidR="001E5368" w:rsidRPr="0022223D" w14:paraId="65750E05" w14:textId="77777777" w:rsidTr="00DE15FF">
        <w:trPr>
          <w:trHeight w:val="280"/>
          <w:jc w:val="center"/>
        </w:trPr>
        <w:tc>
          <w:tcPr>
            <w:tcW w:w="1800" w:type="dxa"/>
            <w:vMerge w:val="restart"/>
            <w:tcBorders>
              <w:top w:val="nil"/>
              <w:left w:val="nil"/>
              <w:bottom w:val="single" w:sz="4" w:space="0" w:color="000000"/>
              <w:right w:val="nil"/>
            </w:tcBorders>
            <w:noWrap/>
            <w:hideMark/>
          </w:tcPr>
          <w:p w14:paraId="2363E5EC" w14:textId="77777777" w:rsidR="001E5368" w:rsidRPr="0022223D" w:rsidRDefault="001E5368" w:rsidP="00DE15FF">
            <w:pPr>
              <w:rPr>
                <w:i/>
                <w:iCs/>
                <w:sz w:val="20"/>
                <w:szCs w:val="20"/>
              </w:rPr>
            </w:pPr>
            <w:r w:rsidRPr="0022223D">
              <w:rPr>
                <w:i/>
                <w:iCs/>
                <w:sz w:val="20"/>
                <w:szCs w:val="20"/>
              </w:rPr>
              <w:t>AI</w:t>
            </w:r>
            <w:r w:rsidRPr="0022223D">
              <w:rPr>
                <w:i/>
                <w:iCs/>
                <w:sz w:val="20"/>
                <w:szCs w:val="20"/>
                <w:vertAlign w:val="subscript"/>
              </w:rPr>
              <w:t>i</w:t>
            </w:r>
          </w:p>
        </w:tc>
        <w:tc>
          <w:tcPr>
            <w:tcW w:w="900" w:type="dxa"/>
            <w:tcBorders>
              <w:top w:val="nil"/>
              <w:left w:val="nil"/>
              <w:bottom w:val="nil"/>
              <w:right w:val="nil"/>
            </w:tcBorders>
            <w:noWrap/>
            <w:hideMark/>
          </w:tcPr>
          <w:p w14:paraId="4A78589D" w14:textId="77777777" w:rsidR="001E5368" w:rsidRPr="0022223D" w:rsidRDefault="001E5368" w:rsidP="00DE15FF">
            <w:pPr>
              <w:jc w:val="center"/>
              <w:rPr>
                <w:sz w:val="20"/>
                <w:szCs w:val="20"/>
              </w:rPr>
            </w:pPr>
            <w:r w:rsidRPr="0022223D">
              <w:rPr>
                <w:sz w:val="20"/>
                <w:szCs w:val="20"/>
              </w:rPr>
              <w:t>-0.010</w:t>
            </w:r>
          </w:p>
        </w:tc>
        <w:tc>
          <w:tcPr>
            <w:tcW w:w="990" w:type="dxa"/>
            <w:tcBorders>
              <w:top w:val="nil"/>
              <w:left w:val="nil"/>
              <w:bottom w:val="nil"/>
              <w:right w:val="nil"/>
            </w:tcBorders>
            <w:noWrap/>
            <w:hideMark/>
          </w:tcPr>
          <w:p w14:paraId="05EC5CA0" w14:textId="77777777" w:rsidR="001E5368" w:rsidRPr="0022223D" w:rsidRDefault="001E5368" w:rsidP="00DE15FF">
            <w:pPr>
              <w:jc w:val="center"/>
              <w:rPr>
                <w:color w:val="000000"/>
                <w:sz w:val="20"/>
                <w:szCs w:val="20"/>
              </w:rPr>
            </w:pPr>
            <w:r w:rsidRPr="0022223D">
              <w:rPr>
                <w:color w:val="000000"/>
                <w:sz w:val="20"/>
                <w:szCs w:val="20"/>
              </w:rPr>
              <w:t>-0.002</w:t>
            </w:r>
          </w:p>
        </w:tc>
        <w:tc>
          <w:tcPr>
            <w:tcW w:w="990" w:type="dxa"/>
            <w:tcBorders>
              <w:top w:val="nil"/>
              <w:left w:val="nil"/>
              <w:bottom w:val="nil"/>
              <w:right w:val="nil"/>
            </w:tcBorders>
            <w:noWrap/>
            <w:hideMark/>
          </w:tcPr>
          <w:p w14:paraId="57AA1494" w14:textId="77777777" w:rsidR="001E5368" w:rsidRPr="0022223D" w:rsidRDefault="001E5368" w:rsidP="00DE15FF">
            <w:pPr>
              <w:jc w:val="center"/>
              <w:rPr>
                <w:color w:val="000000"/>
                <w:sz w:val="20"/>
                <w:szCs w:val="20"/>
              </w:rPr>
            </w:pPr>
            <w:r w:rsidRPr="0022223D">
              <w:rPr>
                <w:color w:val="000000"/>
                <w:sz w:val="20"/>
                <w:szCs w:val="20"/>
              </w:rPr>
              <w:t>-0.009</w:t>
            </w:r>
          </w:p>
        </w:tc>
        <w:tc>
          <w:tcPr>
            <w:tcW w:w="2250" w:type="dxa"/>
            <w:tcBorders>
              <w:top w:val="nil"/>
              <w:left w:val="nil"/>
              <w:bottom w:val="nil"/>
              <w:right w:val="nil"/>
            </w:tcBorders>
            <w:noWrap/>
            <w:hideMark/>
          </w:tcPr>
          <w:p w14:paraId="32E46348" w14:textId="77777777" w:rsidR="001E5368" w:rsidRPr="0022223D" w:rsidRDefault="001E5368" w:rsidP="00DE15FF">
            <w:pPr>
              <w:jc w:val="center"/>
              <w:rPr>
                <w:sz w:val="20"/>
                <w:szCs w:val="20"/>
              </w:rPr>
            </w:pPr>
            <w:r w:rsidRPr="0022223D">
              <w:rPr>
                <w:sz w:val="20"/>
                <w:szCs w:val="20"/>
              </w:rPr>
              <w:t>-0.039</w:t>
            </w:r>
          </w:p>
        </w:tc>
        <w:tc>
          <w:tcPr>
            <w:tcW w:w="2430" w:type="dxa"/>
            <w:tcBorders>
              <w:top w:val="nil"/>
              <w:left w:val="nil"/>
              <w:bottom w:val="nil"/>
              <w:right w:val="nil"/>
            </w:tcBorders>
            <w:noWrap/>
            <w:hideMark/>
          </w:tcPr>
          <w:p w14:paraId="7EC1A21C" w14:textId="77777777" w:rsidR="001E5368" w:rsidRPr="0022223D" w:rsidRDefault="001E5368" w:rsidP="00DE15FF">
            <w:pPr>
              <w:jc w:val="center"/>
              <w:rPr>
                <w:sz w:val="20"/>
                <w:szCs w:val="20"/>
              </w:rPr>
            </w:pPr>
            <w:r w:rsidRPr="0022223D">
              <w:rPr>
                <w:sz w:val="20"/>
                <w:szCs w:val="20"/>
              </w:rPr>
              <w:t>-0.009</w:t>
            </w:r>
          </w:p>
        </w:tc>
      </w:tr>
      <w:tr w:rsidR="001E5368" w:rsidRPr="0022223D" w14:paraId="4D15BDF2" w14:textId="77777777" w:rsidTr="00DE15FF">
        <w:trPr>
          <w:trHeight w:val="260"/>
          <w:jc w:val="center"/>
        </w:trPr>
        <w:tc>
          <w:tcPr>
            <w:tcW w:w="1800" w:type="dxa"/>
            <w:vMerge/>
            <w:tcBorders>
              <w:top w:val="nil"/>
              <w:left w:val="nil"/>
              <w:bottom w:val="single" w:sz="4" w:space="0" w:color="000000"/>
              <w:right w:val="nil"/>
            </w:tcBorders>
            <w:hideMark/>
          </w:tcPr>
          <w:p w14:paraId="56A7CDC7" w14:textId="77777777" w:rsidR="001E5368" w:rsidRPr="0022223D" w:rsidRDefault="001E5368" w:rsidP="00DE15FF">
            <w:pPr>
              <w:rPr>
                <w:sz w:val="20"/>
                <w:szCs w:val="20"/>
              </w:rPr>
            </w:pPr>
          </w:p>
        </w:tc>
        <w:tc>
          <w:tcPr>
            <w:tcW w:w="900" w:type="dxa"/>
            <w:tcBorders>
              <w:top w:val="nil"/>
              <w:left w:val="nil"/>
              <w:bottom w:val="single" w:sz="4" w:space="0" w:color="auto"/>
              <w:right w:val="nil"/>
            </w:tcBorders>
            <w:noWrap/>
            <w:hideMark/>
          </w:tcPr>
          <w:p w14:paraId="7E8E1DB6" w14:textId="77777777" w:rsidR="001E5368" w:rsidRPr="0022223D" w:rsidRDefault="001E5368" w:rsidP="00DE15FF">
            <w:pPr>
              <w:jc w:val="center"/>
              <w:rPr>
                <w:sz w:val="20"/>
                <w:szCs w:val="20"/>
              </w:rPr>
            </w:pPr>
            <w:r w:rsidRPr="0022223D">
              <w:rPr>
                <w:sz w:val="20"/>
                <w:szCs w:val="20"/>
              </w:rPr>
              <w:t>(0.027)</w:t>
            </w:r>
          </w:p>
        </w:tc>
        <w:tc>
          <w:tcPr>
            <w:tcW w:w="990" w:type="dxa"/>
            <w:tcBorders>
              <w:top w:val="nil"/>
              <w:left w:val="nil"/>
              <w:bottom w:val="single" w:sz="4" w:space="0" w:color="auto"/>
              <w:right w:val="nil"/>
            </w:tcBorders>
            <w:noWrap/>
            <w:hideMark/>
          </w:tcPr>
          <w:p w14:paraId="2D16C7D4" w14:textId="77777777" w:rsidR="001E5368" w:rsidRPr="0022223D" w:rsidRDefault="001E5368" w:rsidP="00DE15FF">
            <w:pPr>
              <w:jc w:val="center"/>
              <w:rPr>
                <w:color w:val="000000"/>
                <w:sz w:val="20"/>
                <w:szCs w:val="20"/>
              </w:rPr>
            </w:pPr>
            <w:r w:rsidRPr="0022223D">
              <w:rPr>
                <w:color w:val="000000"/>
                <w:sz w:val="20"/>
                <w:szCs w:val="20"/>
              </w:rPr>
              <w:t>(0.030)</w:t>
            </w:r>
          </w:p>
        </w:tc>
        <w:tc>
          <w:tcPr>
            <w:tcW w:w="990" w:type="dxa"/>
            <w:tcBorders>
              <w:top w:val="nil"/>
              <w:left w:val="nil"/>
              <w:bottom w:val="single" w:sz="4" w:space="0" w:color="auto"/>
              <w:right w:val="nil"/>
            </w:tcBorders>
            <w:noWrap/>
            <w:hideMark/>
          </w:tcPr>
          <w:p w14:paraId="5DFCDB78" w14:textId="77777777" w:rsidR="001E5368" w:rsidRPr="0022223D" w:rsidRDefault="001E5368" w:rsidP="00DE15FF">
            <w:pPr>
              <w:jc w:val="center"/>
              <w:rPr>
                <w:color w:val="000000"/>
                <w:sz w:val="20"/>
                <w:szCs w:val="20"/>
              </w:rPr>
            </w:pPr>
            <w:r w:rsidRPr="0022223D">
              <w:rPr>
                <w:color w:val="000000"/>
                <w:sz w:val="20"/>
                <w:szCs w:val="20"/>
              </w:rPr>
              <w:t>(0.030)</w:t>
            </w:r>
          </w:p>
        </w:tc>
        <w:tc>
          <w:tcPr>
            <w:tcW w:w="2250" w:type="dxa"/>
            <w:tcBorders>
              <w:top w:val="nil"/>
              <w:left w:val="nil"/>
              <w:bottom w:val="single" w:sz="4" w:space="0" w:color="auto"/>
              <w:right w:val="nil"/>
            </w:tcBorders>
            <w:noWrap/>
            <w:hideMark/>
          </w:tcPr>
          <w:p w14:paraId="487C6110" w14:textId="77777777" w:rsidR="001E5368" w:rsidRPr="0022223D" w:rsidRDefault="001E5368" w:rsidP="00DE15FF">
            <w:pPr>
              <w:jc w:val="center"/>
              <w:rPr>
                <w:sz w:val="20"/>
                <w:szCs w:val="20"/>
              </w:rPr>
            </w:pPr>
            <w:r w:rsidRPr="0022223D">
              <w:rPr>
                <w:sz w:val="20"/>
                <w:szCs w:val="20"/>
              </w:rPr>
              <w:t>(0.020)</w:t>
            </w:r>
          </w:p>
        </w:tc>
        <w:tc>
          <w:tcPr>
            <w:tcW w:w="2430" w:type="dxa"/>
            <w:tcBorders>
              <w:top w:val="nil"/>
              <w:left w:val="nil"/>
              <w:bottom w:val="single" w:sz="4" w:space="0" w:color="auto"/>
              <w:right w:val="nil"/>
            </w:tcBorders>
            <w:noWrap/>
            <w:hideMark/>
          </w:tcPr>
          <w:p w14:paraId="66A46DD0" w14:textId="77777777" w:rsidR="001E5368" w:rsidRPr="0022223D" w:rsidRDefault="001E5368" w:rsidP="00DE15FF">
            <w:pPr>
              <w:jc w:val="center"/>
              <w:rPr>
                <w:sz w:val="20"/>
                <w:szCs w:val="20"/>
              </w:rPr>
            </w:pPr>
            <w:r w:rsidRPr="0022223D">
              <w:rPr>
                <w:sz w:val="20"/>
                <w:szCs w:val="20"/>
              </w:rPr>
              <w:t>(0.016)</w:t>
            </w:r>
          </w:p>
        </w:tc>
      </w:tr>
      <w:tr w:rsidR="001E5368" w:rsidRPr="0022223D" w14:paraId="7BDF55A1" w14:textId="77777777" w:rsidTr="00DE15FF">
        <w:trPr>
          <w:trHeight w:val="260"/>
          <w:jc w:val="center"/>
        </w:trPr>
        <w:tc>
          <w:tcPr>
            <w:tcW w:w="1800" w:type="dxa"/>
            <w:tcBorders>
              <w:top w:val="nil"/>
              <w:left w:val="nil"/>
              <w:bottom w:val="nil"/>
              <w:right w:val="nil"/>
            </w:tcBorders>
            <w:noWrap/>
            <w:hideMark/>
          </w:tcPr>
          <w:p w14:paraId="5624D0A5" w14:textId="77777777" w:rsidR="001E5368" w:rsidRPr="0022223D" w:rsidRDefault="001E5368" w:rsidP="00DE15FF">
            <w:pPr>
              <w:rPr>
                <w:sz w:val="20"/>
                <w:szCs w:val="20"/>
              </w:rPr>
            </w:pPr>
            <w:r w:rsidRPr="0022223D">
              <w:rPr>
                <w:sz w:val="20"/>
                <w:szCs w:val="20"/>
              </w:rPr>
              <w:t>question timing FE</w:t>
            </w:r>
          </w:p>
        </w:tc>
        <w:tc>
          <w:tcPr>
            <w:tcW w:w="900" w:type="dxa"/>
            <w:tcBorders>
              <w:top w:val="nil"/>
              <w:left w:val="nil"/>
              <w:bottom w:val="nil"/>
              <w:right w:val="nil"/>
            </w:tcBorders>
            <w:noWrap/>
            <w:hideMark/>
          </w:tcPr>
          <w:p w14:paraId="5D651AB6"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nil"/>
              <w:right w:val="nil"/>
            </w:tcBorders>
            <w:noWrap/>
            <w:hideMark/>
          </w:tcPr>
          <w:p w14:paraId="0ABEB0FB"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nil"/>
              <w:right w:val="nil"/>
            </w:tcBorders>
            <w:noWrap/>
            <w:hideMark/>
          </w:tcPr>
          <w:p w14:paraId="50984022" w14:textId="77777777" w:rsidR="001E5368" w:rsidRPr="0022223D" w:rsidRDefault="001E5368" w:rsidP="00DE15FF">
            <w:pPr>
              <w:jc w:val="center"/>
              <w:rPr>
                <w:sz w:val="20"/>
                <w:szCs w:val="20"/>
              </w:rPr>
            </w:pPr>
            <w:r w:rsidRPr="0022223D">
              <w:rPr>
                <w:sz w:val="20"/>
                <w:szCs w:val="20"/>
              </w:rPr>
              <w:t>√</w:t>
            </w:r>
          </w:p>
        </w:tc>
        <w:tc>
          <w:tcPr>
            <w:tcW w:w="2250" w:type="dxa"/>
            <w:tcBorders>
              <w:top w:val="nil"/>
              <w:left w:val="nil"/>
              <w:bottom w:val="nil"/>
              <w:right w:val="nil"/>
            </w:tcBorders>
            <w:noWrap/>
            <w:hideMark/>
          </w:tcPr>
          <w:p w14:paraId="7BE145F8" w14:textId="77777777" w:rsidR="001E5368" w:rsidRPr="0022223D" w:rsidRDefault="001E5368" w:rsidP="00DE15FF">
            <w:pPr>
              <w:jc w:val="center"/>
              <w:rPr>
                <w:sz w:val="20"/>
                <w:szCs w:val="20"/>
              </w:rPr>
            </w:pPr>
            <w:r w:rsidRPr="0022223D">
              <w:rPr>
                <w:sz w:val="20"/>
                <w:szCs w:val="20"/>
              </w:rPr>
              <w:t>√</w:t>
            </w:r>
          </w:p>
        </w:tc>
        <w:tc>
          <w:tcPr>
            <w:tcW w:w="2430" w:type="dxa"/>
            <w:tcBorders>
              <w:top w:val="nil"/>
              <w:left w:val="nil"/>
              <w:bottom w:val="nil"/>
              <w:right w:val="nil"/>
            </w:tcBorders>
            <w:noWrap/>
            <w:hideMark/>
          </w:tcPr>
          <w:p w14:paraId="0C463156" w14:textId="77777777" w:rsidR="001E5368" w:rsidRPr="0022223D" w:rsidRDefault="001E5368" w:rsidP="00DE15FF">
            <w:pPr>
              <w:jc w:val="center"/>
              <w:rPr>
                <w:sz w:val="20"/>
                <w:szCs w:val="20"/>
              </w:rPr>
            </w:pPr>
            <w:r w:rsidRPr="0022223D">
              <w:rPr>
                <w:sz w:val="20"/>
                <w:szCs w:val="20"/>
              </w:rPr>
              <w:t>√</w:t>
            </w:r>
          </w:p>
        </w:tc>
      </w:tr>
      <w:tr w:rsidR="001E5368" w:rsidRPr="0022223D" w14:paraId="3852ABD8" w14:textId="77777777" w:rsidTr="00DE15FF">
        <w:trPr>
          <w:trHeight w:val="260"/>
          <w:jc w:val="center"/>
        </w:trPr>
        <w:tc>
          <w:tcPr>
            <w:tcW w:w="1800" w:type="dxa"/>
            <w:tcBorders>
              <w:top w:val="nil"/>
              <w:left w:val="nil"/>
              <w:bottom w:val="single" w:sz="4" w:space="0" w:color="auto"/>
              <w:right w:val="nil"/>
            </w:tcBorders>
            <w:noWrap/>
            <w:hideMark/>
          </w:tcPr>
          <w:p w14:paraId="41E4F3D4" w14:textId="77777777" w:rsidR="001E5368" w:rsidRPr="0022223D" w:rsidRDefault="001E5368" w:rsidP="00DE15FF">
            <w:pPr>
              <w:rPr>
                <w:sz w:val="20"/>
                <w:szCs w:val="20"/>
              </w:rPr>
            </w:pPr>
            <w:r w:rsidRPr="0022223D">
              <w:rPr>
                <w:sz w:val="20"/>
                <w:szCs w:val="20"/>
              </w:rPr>
              <w:t>other controls</w:t>
            </w:r>
          </w:p>
        </w:tc>
        <w:tc>
          <w:tcPr>
            <w:tcW w:w="900" w:type="dxa"/>
            <w:tcBorders>
              <w:top w:val="nil"/>
              <w:left w:val="nil"/>
              <w:bottom w:val="single" w:sz="4" w:space="0" w:color="auto"/>
              <w:right w:val="nil"/>
            </w:tcBorders>
            <w:noWrap/>
            <w:hideMark/>
          </w:tcPr>
          <w:p w14:paraId="076AED0D"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2C14C7D1" w14:textId="77777777" w:rsidR="001E5368" w:rsidRPr="0022223D" w:rsidRDefault="001E5368" w:rsidP="00DE15FF">
            <w:pPr>
              <w:jc w:val="center"/>
              <w:rPr>
                <w:sz w:val="20"/>
                <w:szCs w:val="20"/>
              </w:rPr>
            </w:pPr>
            <w:r w:rsidRPr="0022223D">
              <w:rPr>
                <w:sz w:val="20"/>
                <w:szCs w:val="20"/>
              </w:rPr>
              <w:t>√</w:t>
            </w:r>
          </w:p>
        </w:tc>
        <w:tc>
          <w:tcPr>
            <w:tcW w:w="990" w:type="dxa"/>
            <w:tcBorders>
              <w:top w:val="nil"/>
              <w:left w:val="nil"/>
              <w:bottom w:val="single" w:sz="4" w:space="0" w:color="auto"/>
              <w:right w:val="nil"/>
            </w:tcBorders>
            <w:noWrap/>
            <w:hideMark/>
          </w:tcPr>
          <w:p w14:paraId="34426A54" w14:textId="77777777" w:rsidR="001E5368" w:rsidRPr="0022223D" w:rsidRDefault="001E5368" w:rsidP="00DE15FF">
            <w:pPr>
              <w:jc w:val="center"/>
              <w:rPr>
                <w:sz w:val="20"/>
                <w:szCs w:val="20"/>
              </w:rPr>
            </w:pPr>
            <w:r w:rsidRPr="0022223D">
              <w:rPr>
                <w:sz w:val="20"/>
                <w:szCs w:val="20"/>
              </w:rPr>
              <w:t>√</w:t>
            </w:r>
          </w:p>
        </w:tc>
        <w:tc>
          <w:tcPr>
            <w:tcW w:w="2250" w:type="dxa"/>
            <w:tcBorders>
              <w:top w:val="nil"/>
              <w:left w:val="nil"/>
              <w:bottom w:val="single" w:sz="4" w:space="0" w:color="auto"/>
              <w:right w:val="nil"/>
            </w:tcBorders>
            <w:noWrap/>
            <w:hideMark/>
          </w:tcPr>
          <w:p w14:paraId="72F5E457" w14:textId="77777777" w:rsidR="001E5368" w:rsidRPr="0022223D" w:rsidRDefault="001E5368" w:rsidP="00DE15FF">
            <w:pPr>
              <w:jc w:val="center"/>
              <w:rPr>
                <w:sz w:val="20"/>
                <w:szCs w:val="20"/>
              </w:rPr>
            </w:pPr>
            <w:r w:rsidRPr="0022223D">
              <w:rPr>
                <w:sz w:val="20"/>
                <w:szCs w:val="20"/>
              </w:rPr>
              <w:t>√</w:t>
            </w:r>
          </w:p>
        </w:tc>
        <w:tc>
          <w:tcPr>
            <w:tcW w:w="2430" w:type="dxa"/>
            <w:tcBorders>
              <w:top w:val="nil"/>
              <w:left w:val="nil"/>
              <w:bottom w:val="single" w:sz="4" w:space="0" w:color="auto"/>
              <w:right w:val="nil"/>
            </w:tcBorders>
            <w:noWrap/>
            <w:hideMark/>
          </w:tcPr>
          <w:p w14:paraId="5E45D6EA" w14:textId="77777777" w:rsidR="001E5368" w:rsidRPr="0022223D" w:rsidRDefault="001E5368" w:rsidP="00DE15FF">
            <w:pPr>
              <w:jc w:val="center"/>
              <w:rPr>
                <w:sz w:val="20"/>
                <w:szCs w:val="20"/>
              </w:rPr>
            </w:pPr>
            <w:r w:rsidRPr="0022223D">
              <w:rPr>
                <w:sz w:val="20"/>
                <w:szCs w:val="20"/>
              </w:rPr>
              <w:t>√</w:t>
            </w:r>
          </w:p>
        </w:tc>
      </w:tr>
      <w:tr w:rsidR="001E5368" w:rsidRPr="0022223D" w14:paraId="62C60321" w14:textId="77777777" w:rsidTr="00DE15FF">
        <w:trPr>
          <w:trHeight w:val="260"/>
          <w:jc w:val="center"/>
        </w:trPr>
        <w:tc>
          <w:tcPr>
            <w:tcW w:w="1800" w:type="dxa"/>
            <w:tcBorders>
              <w:top w:val="nil"/>
              <w:left w:val="nil"/>
              <w:bottom w:val="single" w:sz="4" w:space="0" w:color="auto"/>
              <w:right w:val="nil"/>
            </w:tcBorders>
            <w:noWrap/>
            <w:hideMark/>
          </w:tcPr>
          <w:p w14:paraId="56975954" w14:textId="77777777" w:rsidR="001E5368" w:rsidRPr="0022223D" w:rsidRDefault="001E5368" w:rsidP="00DE15FF">
            <w:pPr>
              <w:rPr>
                <w:sz w:val="20"/>
                <w:szCs w:val="20"/>
              </w:rPr>
            </w:pPr>
            <w:r w:rsidRPr="0022223D">
              <w:rPr>
                <w:sz w:val="20"/>
                <w:szCs w:val="20"/>
              </w:rPr>
              <w:t>N</w:t>
            </w:r>
          </w:p>
        </w:tc>
        <w:tc>
          <w:tcPr>
            <w:tcW w:w="900" w:type="dxa"/>
            <w:tcBorders>
              <w:top w:val="nil"/>
              <w:left w:val="nil"/>
              <w:bottom w:val="single" w:sz="4" w:space="0" w:color="auto"/>
              <w:right w:val="nil"/>
            </w:tcBorders>
            <w:noWrap/>
            <w:hideMark/>
          </w:tcPr>
          <w:p w14:paraId="074ADFE2" w14:textId="77777777" w:rsidR="001E5368" w:rsidRPr="0022223D" w:rsidRDefault="001E5368" w:rsidP="00DE15FF">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5E7B97F3" w14:textId="77777777" w:rsidR="001E5368" w:rsidRPr="0022223D" w:rsidRDefault="001E5368" w:rsidP="00DE15FF">
            <w:pPr>
              <w:jc w:val="center"/>
              <w:rPr>
                <w:sz w:val="20"/>
                <w:szCs w:val="20"/>
              </w:rPr>
            </w:pPr>
            <w:r w:rsidRPr="0022223D">
              <w:rPr>
                <w:sz w:val="20"/>
                <w:szCs w:val="20"/>
              </w:rPr>
              <w:t>3,613</w:t>
            </w:r>
          </w:p>
        </w:tc>
        <w:tc>
          <w:tcPr>
            <w:tcW w:w="990" w:type="dxa"/>
            <w:tcBorders>
              <w:top w:val="nil"/>
              <w:left w:val="nil"/>
              <w:bottom w:val="single" w:sz="4" w:space="0" w:color="auto"/>
              <w:right w:val="nil"/>
            </w:tcBorders>
            <w:noWrap/>
            <w:hideMark/>
          </w:tcPr>
          <w:p w14:paraId="46811D9E" w14:textId="77777777" w:rsidR="001E5368" w:rsidRPr="0022223D" w:rsidRDefault="001E5368" w:rsidP="00DE15FF">
            <w:pPr>
              <w:jc w:val="center"/>
              <w:rPr>
                <w:sz w:val="20"/>
                <w:szCs w:val="20"/>
              </w:rPr>
            </w:pPr>
            <w:r w:rsidRPr="0022223D">
              <w:rPr>
                <w:sz w:val="20"/>
                <w:szCs w:val="20"/>
              </w:rPr>
              <w:t>3,613</w:t>
            </w:r>
          </w:p>
        </w:tc>
        <w:tc>
          <w:tcPr>
            <w:tcW w:w="2250" w:type="dxa"/>
            <w:tcBorders>
              <w:top w:val="nil"/>
              <w:left w:val="nil"/>
              <w:bottom w:val="single" w:sz="4" w:space="0" w:color="auto"/>
              <w:right w:val="nil"/>
            </w:tcBorders>
            <w:noWrap/>
            <w:hideMark/>
          </w:tcPr>
          <w:p w14:paraId="625A1628" w14:textId="77777777" w:rsidR="001E5368" w:rsidRPr="0022223D" w:rsidRDefault="001E5368" w:rsidP="00DE15FF">
            <w:pPr>
              <w:jc w:val="center"/>
              <w:rPr>
                <w:sz w:val="20"/>
                <w:szCs w:val="20"/>
              </w:rPr>
            </w:pPr>
            <w:r w:rsidRPr="0022223D">
              <w:rPr>
                <w:sz w:val="20"/>
                <w:szCs w:val="20"/>
              </w:rPr>
              <w:t>2,748</w:t>
            </w:r>
          </w:p>
        </w:tc>
        <w:tc>
          <w:tcPr>
            <w:tcW w:w="2430" w:type="dxa"/>
            <w:tcBorders>
              <w:top w:val="nil"/>
              <w:left w:val="nil"/>
              <w:bottom w:val="single" w:sz="4" w:space="0" w:color="auto"/>
              <w:right w:val="nil"/>
            </w:tcBorders>
            <w:noWrap/>
            <w:hideMark/>
          </w:tcPr>
          <w:p w14:paraId="3510DB9E" w14:textId="77777777" w:rsidR="001E5368" w:rsidRPr="0022223D" w:rsidRDefault="001E5368" w:rsidP="00DE15FF">
            <w:pPr>
              <w:jc w:val="center"/>
              <w:rPr>
                <w:sz w:val="20"/>
                <w:szCs w:val="20"/>
              </w:rPr>
            </w:pPr>
            <w:r w:rsidRPr="0022223D">
              <w:rPr>
                <w:sz w:val="20"/>
                <w:szCs w:val="20"/>
              </w:rPr>
              <w:t>3,613</w:t>
            </w:r>
          </w:p>
        </w:tc>
      </w:tr>
    </w:tbl>
    <w:p w14:paraId="6172F4CF" w14:textId="77777777" w:rsidR="001E5368" w:rsidRPr="0022223D" w:rsidRDefault="001E5368" w:rsidP="001E5368">
      <w:pPr>
        <w:pStyle w:val="Notes"/>
        <w:rPr>
          <w:b/>
          <w:color w:val="000000"/>
        </w:rPr>
      </w:pPr>
      <w:r w:rsidRPr="0022223D">
        <w:t>Notes: 1. ***p&lt;0.001</w:t>
      </w:r>
      <w:r w:rsidRPr="0022223D">
        <w:rPr>
          <w:rFonts w:eastAsia="DengXian"/>
        </w:rPr>
        <w:t>; **p&lt;0.01; *p&lt;0.05.</w:t>
      </w:r>
      <w:r w:rsidRPr="0022223D">
        <w:br/>
        <w:t>2. Question timing FE indicates the date on which the question was posted.</w:t>
      </w:r>
    </w:p>
    <w:p w14:paraId="067E3E24" w14:textId="77777777" w:rsidR="000E71E2" w:rsidRPr="00473801" w:rsidRDefault="000E71E2" w:rsidP="000E71E2">
      <w:pPr>
        <w:pStyle w:val="Heading2"/>
      </w:pPr>
      <w:r>
        <w:t>Potential No Use</w:t>
      </w:r>
    </w:p>
    <w:p w14:paraId="34228C33" w14:textId="77777777" w:rsidR="000E71E2" w:rsidRPr="0022223D" w:rsidRDefault="000E71E2" w:rsidP="000E71E2">
      <w:pPr>
        <w:pStyle w:val="Heading3"/>
      </w:pPr>
      <w:r w:rsidRPr="0022223D">
        <w:t>Position Effect</w:t>
      </w:r>
    </w:p>
    <w:p w14:paraId="2C693EF2" w14:textId="77777777" w:rsidR="000E71E2" w:rsidRPr="0022223D" w:rsidRDefault="000E71E2" w:rsidP="000E71E2">
      <w:pPr>
        <w:pStyle w:val="Paragraph0"/>
      </w:pPr>
      <w:r w:rsidRPr="0022223D">
        <w:t xml:space="preserve">The position effect addresses how AI answers deter participation by appearing instantaneously in the first position. This connects to the “fastest gun in the west” phenomenon, where users race to respond first </w:t>
      </w:r>
      <w:r w:rsidRPr="0022223D">
        <w:fldChar w:fldCharType="begin"/>
      </w:r>
      <w:r>
        <w:instrText xml:space="preserve"> ADDIN ZOTERO_ITEM CSL_CITATION {"citationID":"jALsWEpY","properties":{"formattedCitation":"(Anderson et al., 2012)","plainCitation":"(Anderson et al., 2012)","noteIndex":0},"citationItems":[{"id":"xILCbqsa/rbJA03jV","uris":["http://zotero.org/users/8905122/items/WIQLEI39"],"itemData":{"id":26517,"type":"paper-conference","abstract":"Question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w:instrText>
      </w:r>
      <w:r>
        <w:rPr>
          <w:rFonts w:hint="eastAsia"/>
        </w:rPr>
        <w:instrText>lts for the design of Q&amp;amp;A sites.\n\n</w:instrText>
      </w:r>
      <w:r>
        <w:rPr>
          <w:rFonts w:hint="eastAsia"/>
        </w:rPr>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Pr>
          <w:rFonts w:hint="eastAsia"/>
        </w:rPr>
        <w:instrText xml:space="preserve"> - </w:instrText>
      </w:r>
      <w:r>
        <w:rPr>
          <w:rFonts w:hint="eastAsia"/>
        </w:rPr>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Pr>
          <w:rFonts w:hint="eastAsia"/>
        </w:rPr>
        <w:instrText>","archiv</w:instrText>
      </w:r>
      <w:r>
        <w:instrText xml:space="preserve">e_location":"391 </w:instrText>
      </w:r>
      <w:r>
        <w:rPr>
          <w:rFonts w:ascii="Segoe UI Emoji" w:hAnsi="Segoe UI Emoji" w:cs="Segoe UI Emoji"/>
        </w:rPr>
        <w:instrText>📊</w:instrText>
      </w:r>
      <w:r>
        <w:instrText>","collection-title":"KDD '12","container-title":"Proceedings of the 18th ACM SIGKDD international conference on Knowledge discovery and data mining","DOI":"10.1145/2339530.2339665","event-place":"New York, NY, USA","ISBN":"978-1-4503-1462-6","language":"en","note":"</w:instrText>
      </w:r>
      <w:r>
        <w:rPr>
          <w:rFonts w:ascii="Segoe UI Emoji" w:hAnsi="Segoe UI Emoji" w:cs="Segoe UI Emoji"/>
        </w:rPr>
        <w:instrText>🏷️</w:instrText>
      </w:r>
      <w:r>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Pr="0022223D">
        <w:fldChar w:fldCharType="separate"/>
      </w:r>
      <w:r w:rsidRPr="00FB59A6">
        <w:t>(Anderson et al., 2012)</w:t>
      </w:r>
      <w:r w:rsidRPr="0022223D">
        <w:fldChar w:fldCharType="end"/>
      </w:r>
      <w:r w:rsidRPr="0022223D">
        <w:t xml:space="preserve">. First answers receive disproportionate attention, accumulate more votes, and remain visible during peak traffic periods </w:t>
      </w:r>
      <w:r w:rsidRPr="0022223D">
        <w:fldChar w:fldCharType="begin"/>
      </w:r>
      <w:r>
        <w:instrText xml:space="preserve"> ADDIN ZOTERO_ITEM CSL_CITATION {"citationID":"rcAhCqKr","properties":{"formattedCitation":"(Mamykina et al., 2011)","plainCitation":"(Mamykina et al., 2011)","noteIndex":0},"citationItems":[{"id":"xILCbqsa/N1Lm0Fhw","uris":["http://zotero.org/users/8905122/items/HUIXGW6K"],"itemData":{"id":26522,"type":"paper-conference","abstract":"This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w:instrText>
      </w:r>
      <w:r>
        <w:rPr>
          <w:rFonts w:hint="eastAsia"/>
        </w:rPr>
        <w:instrText>ms research as well as to attempts to apply the Stack Overflow model to other specialized knowledge domains.\n\n</w:instrText>
      </w:r>
      <w:r>
        <w:rPr>
          <w:rFonts w:hint="eastAsia"/>
        </w:rPr>
        <w:instrText>【摘要翻译】本文分析了一个面向程序员的问答站点</w:instrText>
      </w:r>
      <w:r>
        <w:rPr>
          <w:rFonts w:hint="eastAsia"/>
        </w:rPr>
        <w:instrText xml:space="preserve"> Stack Overflow</w:instrText>
      </w:r>
      <w:r>
        <w:rPr>
          <w:rFonts w:hint="eastAsia"/>
        </w:rPr>
        <w:instrText>，它显著改进了技术领域问答系统的实用性和性能。超过</w:instrText>
      </w:r>
      <w:r>
        <w:rPr>
          <w:rFonts w:hint="eastAsia"/>
        </w:rPr>
        <w:instrText xml:space="preserve"> 92% </w:instrText>
      </w:r>
      <w:r>
        <w:rPr>
          <w:rFonts w:hint="eastAsia"/>
        </w:rPr>
        <w:instrText>的关于专家主题的堆栈溢出问题得到了回答</w:instrText>
      </w:r>
      <w:r>
        <w:rPr>
          <w:rFonts w:hint="eastAsia"/>
        </w:rPr>
        <w:instrText xml:space="preserve"> </w:instrText>
      </w:r>
      <w:r>
        <w:rPr>
          <w:rFonts w:hint="eastAsia"/>
        </w:rPr>
        <w:instrText>——</w:instrText>
      </w:r>
      <w:r>
        <w:rPr>
          <w:rFonts w:hint="eastAsia"/>
        </w:rPr>
        <w:instrText xml:space="preserve"> </w:instrText>
      </w:r>
      <w:r>
        <w:rPr>
          <w:rFonts w:hint="eastAsia"/>
        </w:rPr>
        <w:instrText>平均时间为</w:instrText>
      </w:r>
      <w:r>
        <w:rPr>
          <w:rFonts w:hint="eastAsia"/>
        </w:rPr>
        <w:instrText xml:space="preserve"> 11 </w:instrText>
      </w:r>
      <w:r>
        <w:rPr>
          <w:rFonts w:hint="eastAsia"/>
        </w:rPr>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Pr>
          <w:rFonts w:hint="eastAsia"/>
        </w:rPr>
        <w:instrText xml:space="preserve"> CSCW </w:instrText>
      </w:r>
      <w:r>
        <w:rPr>
          <w:rFonts w:hint="eastAsia"/>
        </w:rPr>
        <w:instrText>系统研究以及将堆栈溢出模型应用于其他专业知识领域的尝试提出了挑战。</w:instrText>
      </w:r>
      <w:r>
        <w:rPr>
          <w:rFonts w:hint="eastAsia"/>
        </w:rPr>
        <w:instrText xml:space="preserve">","archive_location":"619 </w:instrText>
      </w:r>
      <w:r>
        <w:rPr>
          <w:rFonts w:ascii="Segoe UI Emoji" w:hAnsi="Segoe UI Emoji" w:cs="Segoe UI Emoji"/>
        </w:rPr>
        <w:instrText>📊</w:instrText>
      </w:r>
      <w:r>
        <w:rPr>
          <w:rFonts w:hint="eastAsia"/>
        </w:rPr>
        <w:instrText>","collection-title":"CHI '11","container-title":"Proceedings of the SIGCHI Conference on Human Factors in Computing Systems","D</w:instrText>
      </w:r>
      <w:r>
        <w:instrText>OI":"10.1145/1978942.1979366","event-place":"New York, NY, USA","ISBN":"978-1-4503-0228-9","language":"en","license":"</w:instrText>
      </w:r>
      <w:r>
        <w:rPr>
          <w:rFonts w:ascii="Segoe UI Emoji" w:hAnsi="Segoe UI Emoji" w:cs="Segoe UI Emoji"/>
        </w:rPr>
        <w:instrText>⭐⭐⭐⭐⭐</w:instrText>
      </w:r>
      <w:r>
        <w:instrText>","note":"</w:instrText>
      </w:r>
      <w:r>
        <w:rPr>
          <w:rFonts w:ascii="Segoe UI Emoji" w:hAnsi="Segoe UI Emoji" w:cs="Segoe UI Emoji"/>
        </w:rPr>
        <w:instrText>🏷️</w:instrText>
      </w:r>
      <w:r>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Pr="0022223D">
        <w:fldChar w:fldCharType="separate"/>
      </w:r>
      <w:r w:rsidRPr="00FB59A6">
        <w:t>(Mamykina et al., 2011)</w:t>
      </w:r>
      <w:r w:rsidRPr="0022223D">
        <w:fldChar w:fldCharType="end"/>
      </w:r>
      <w:r w:rsidRPr="0022223D">
        <w:t>. Since GenAI produces near-instantaneous answers, it blocks human users’ opportunity to secure the first position, which reduces the expected rewards crucial for sustained participation.</w:t>
      </w:r>
    </w:p>
    <w:p w14:paraId="5CA08927" w14:textId="77777777" w:rsidR="000E71E2" w:rsidRPr="0022223D" w:rsidDel="00266960" w:rsidRDefault="000E71E2" w:rsidP="000E71E2">
      <w:pPr>
        <w:pStyle w:val="Paragraph0"/>
        <w:rPr>
          <w:del w:id="1503" w:author="Xin Li" w:date="2026-03-16T14:51:00Z" w16du:dateUtc="2026-03-16T06:51:00Z"/>
        </w:rPr>
      </w:pPr>
      <w:del w:id="1504" w:author="Xin Li" w:date="2026-03-16T14:51:00Z" w16du:dateUtc="2026-03-16T06:51:00Z">
        <w:r w:rsidRPr="0022223D" w:rsidDel="00266960">
          <w:delText xml:space="preserve">These mechanisms unite through dual-process theories of information processing. The elaboration likelihood model </w:delText>
        </w:r>
        <w:r w:rsidRPr="0022223D" w:rsidDel="00266960">
          <w:fldChar w:fldCharType="begin"/>
        </w:r>
        <w:r w:rsidRPr="0022223D" w:rsidDel="00266960">
          <w:delInstrText xml:space="preserve"> ADDIN ZOTERO_ITEM CSL_CITATION {"citationID":"WogSM9LI","properties":{"formattedCitation":"(Petty et al. 1986)","plainCitation":"(Petty et al. 1986)","noteIndex":0},"citationItems":[{"id":154,"uris":["http://zotero.org/users/8905122/items/SN58S2AN"],"itemData":{"id":154,"type":"article-journal","container-title":"Advances in experimental social psychology","DOI":"10.1016/S0065-2601(08)60214-2","journalAbbreviation":"Adv. Exp. Soc. Psychol.","language":"en","note":"</w:delInstrText>
        </w:r>
        <w:r w:rsidRPr="0022223D" w:rsidDel="00266960">
          <w:rPr>
            <w:rFonts w:ascii="Apple Color Emoji" w:hAnsi="Apple Color Emoji" w:cs="Apple Color Emoji"/>
          </w:rPr>
          <w:delInstrText>🏷️</w:delInstrText>
        </w:r>
        <w:r w:rsidRPr="0022223D" w:rsidDel="00266960">
          <w:del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delInstrText>
        </w:r>
        <w:r w:rsidRPr="0022223D" w:rsidDel="00266960">
          <w:fldChar w:fldCharType="separate"/>
        </w:r>
        <w:r w:rsidRPr="0022223D" w:rsidDel="00266960">
          <w:delText>(Petty et al., 1986)</w:delText>
        </w:r>
        <w:r w:rsidRPr="0022223D" w:rsidDel="00266960">
          <w:fldChar w:fldCharType="end"/>
        </w:r>
        <w:r w:rsidRPr="0022223D" w:rsidDel="00266960">
          <w:delText xml:space="preserve"> and the heuristic-systematic model </w:delText>
        </w:r>
        <w:r w:rsidRPr="0022223D" w:rsidDel="00266960">
          <w:fldChar w:fldCharType="begin"/>
        </w:r>
        <w:r w:rsidRPr="0022223D" w:rsidDel="00266960">
          <w:delInstrText xml:space="preserve"> ADDIN ZOTERO_ITEM CSL_CITATION {"citationID":"k4gLoHsP","properties":{"formattedCitation":"(Chaiken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delInstrText>
        </w:r>
        <w:r w:rsidRPr="0022223D" w:rsidDel="00266960">
          <w:delInstrText>【摘要翻译】在实验</w:delInstrText>
        </w:r>
        <w:r w:rsidRPr="0022223D" w:rsidDel="00266960">
          <w:delInstrText>1</w:delInstrText>
        </w:r>
        <w:r w:rsidRPr="0022223D" w:rsidDel="00266960">
          <w:del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delInstrText>
        </w:r>
        <w:r w:rsidRPr="0022223D" w:rsidDel="00266960">
          <w:delInstrText>2</w:delInstrText>
        </w:r>
        <w:r w:rsidRPr="0022223D" w:rsidDel="00266960">
          <w:del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delInstrText>
        </w:r>
        <w:r w:rsidRPr="0022223D" w:rsidDel="00266960">
          <w:delInstrText xml:space="preserve">","archive_location":"4864 </w:delInstrText>
        </w:r>
        <w:r w:rsidRPr="0022223D" w:rsidDel="00266960">
          <w:rPr>
            <w:rFonts w:ascii="Apple Color Emoji" w:hAnsi="Apple Color Emoji" w:cs="Apple Color Emoji"/>
          </w:rPr>
          <w:delInstrText>📊</w:delInstrText>
        </w:r>
        <w:r w:rsidRPr="0022223D" w:rsidDel="00266960">
          <w:delInstrText>","call-number":"1","container-title":"Journal of Personality and Social Psychology","DOI":"10.1037/0022-3514.39.5.752","ISSN":"1939-1315","issue":"5","journalAbbreviation":"J. Pers. Soc. Psychol.","language":"en","note":"</w:delInstrText>
        </w:r>
        <w:r w:rsidRPr="0022223D" w:rsidDel="00266960">
          <w:rPr>
            <w:rFonts w:ascii="Apple Color Emoji" w:hAnsi="Apple Color Emoji" w:cs="Apple Color Emoji"/>
          </w:rPr>
          <w:delInstrText>🏷️</w:delInstrText>
        </w:r>
        <w:r w:rsidRPr="0022223D" w:rsidDel="00266960">
          <w:del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delInstrText>
        </w:r>
        <w:r w:rsidRPr="0022223D" w:rsidDel="00266960">
          <w:fldChar w:fldCharType="separate"/>
        </w:r>
        <w:r w:rsidRPr="0022223D" w:rsidDel="00266960">
          <w:delText>(Chaiken, 1980)</w:delText>
        </w:r>
        <w:r w:rsidRPr="0022223D" w:rsidDel="00266960">
          <w:fldChar w:fldCharType="end"/>
        </w:r>
        <w:r w:rsidRPr="0022223D" w:rsidDel="00266960">
          <w:delText xml:space="preserve"> posit that people process information through two pathways: a central route involving careful content consideration and a peripheral route relying on contextual cues.</w:delText>
        </w:r>
      </w:del>
    </w:p>
    <w:p w14:paraId="15BA82B3" w14:textId="77777777" w:rsidR="000E71E2" w:rsidRPr="0022223D" w:rsidDel="00266960" w:rsidRDefault="000E71E2" w:rsidP="000E71E2">
      <w:pPr>
        <w:pStyle w:val="Paragraph0"/>
        <w:rPr>
          <w:del w:id="1505" w:author="Xin Li" w:date="2026-03-16T14:51:00Z" w16du:dateUtc="2026-03-16T06:51:00Z"/>
        </w:rPr>
      </w:pPr>
      <w:del w:id="1506" w:author="Xin Li" w:date="2026-03-16T14:51:00Z" w16du:dateUtc="2026-03-16T06:51:00Z">
        <w:r w:rsidRPr="0022223D" w:rsidDel="00266960">
          <w:delText>The content effect operates through the central route, where users systematically evaluate AI answer quality. The source effect functions through the peripheral route, with AI identity serving as a heuristic cue. The position effect spans both routes: some users rely on the heuristic that non-first answers receive diminished attention (peripheral processing), while others systematically assess the strategic implications of contributing after AI occupies first position (central processing).</w:delText>
        </w:r>
      </w:del>
    </w:p>
    <w:p w14:paraId="2F34C53A" w14:textId="77777777" w:rsidR="000E71E2" w:rsidRPr="0022223D" w:rsidDel="00057160" w:rsidRDefault="000E71E2" w:rsidP="000E71E2">
      <w:pPr>
        <w:pStyle w:val="Paragraph0"/>
        <w:rPr>
          <w:del w:id="1507" w:author="Xin Li" w:date="2026-03-16T14:53:00Z" w16du:dateUtc="2026-03-16T06:53:00Z"/>
        </w:rPr>
      </w:pPr>
      <w:moveFromRangeStart w:id="1508" w:author="Xin Li" w:date="2026-03-16T14:53:00Z" w:name="move224565219"/>
      <w:del w:id="1509" w:author="Xin Li" w:date="2026-03-16T14:53:00Z" w16du:dateUtc="2026-03-16T06:53:00Z">
        <w:r w:rsidRPr="0022223D" w:rsidDel="00057160">
          <w:delText>The combined influence of the three mechanisms creates a comprehensive deterrent effect on human contribution. Therefore, we hypothesize:</w:delText>
        </w:r>
      </w:del>
    </w:p>
    <w:p w14:paraId="167EFE64" w14:textId="77777777" w:rsidR="000E71E2" w:rsidRPr="0022223D" w:rsidDel="00057160" w:rsidRDefault="000E71E2" w:rsidP="000E71E2">
      <w:pPr>
        <w:pStyle w:val="Paragraph0"/>
        <w:rPr>
          <w:del w:id="1510" w:author="Xin Li" w:date="2026-03-16T14:53:00Z" w16du:dateUtc="2026-03-16T06:53:00Z"/>
          <w:i/>
          <w:iCs/>
        </w:rPr>
      </w:pPr>
      <w:del w:id="1511" w:author="Xin Li" w:date="2026-03-16T14:53:00Z" w16du:dateUtc="2026-03-16T06:53:00Z">
        <w:r w:rsidRPr="0022223D" w:rsidDel="00057160">
          <w:rPr>
            <w:i/>
            <w:iCs/>
          </w:rPr>
          <w:delText xml:space="preserve">H1: Introducing internal GenAI to answer questions reduces the contribution of human answerers in online Q&amp;A </w:delText>
        </w:r>
        <w:r w:rsidRPr="0022223D" w:rsidDel="00057160">
          <w:rPr>
            <w:i/>
          </w:rPr>
          <w:delText>communities</w:delText>
        </w:r>
        <w:r w:rsidRPr="0022223D" w:rsidDel="00057160">
          <w:rPr>
            <w:i/>
            <w:iCs/>
          </w:rPr>
          <w:delText>.</w:delText>
        </w:r>
      </w:del>
    </w:p>
    <w:moveFromRangeEnd w:id="1508"/>
    <w:p w14:paraId="20F1FE46" w14:textId="77777777" w:rsidR="000E71E2" w:rsidRPr="0022223D" w:rsidRDefault="000E71E2" w:rsidP="000E71E2">
      <w:pPr>
        <w:pStyle w:val="Heading4"/>
        <w:spacing w:before="0" w:after="0"/>
        <w:rPr>
          <w:lang w:val="en-US"/>
        </w:rPr>
      </w:pPr>
      <w:r w:rsidRPr="0022223D">
        <w:rPr>
          <w:lang w:val="en-US"/>
        </w:rPr>
        <w:t>Position Effect</w:t>
      </w:r>
    </w:p>
    <w:p w14:paraId="7EB482E4" w14:textId="77777777" w:rsidR="000E71E2" w:rsidRPr="0022223D" w:rsidRDefault="000E71E2" w:rsidP="000E71E2">
      <w:pPr>
        <w:pStyle w:val="Paragraph0"/>
      </w:pPr>
      <w:r w:rsidRPr="0022223D">
        <w:t xml:space="preserve">Beyond content quality, the timing and position of AI answers may independently deter human participation. AI systems generate answers nearly instantaneously upon question posting, consistently occupying the first position. This timing advantage matters because many potential </w:t>
      </w:r>
      <w:r w:rsidRPr="0022223D">
        <w:lastRenderedPageBreak/>
        <w:t>answerers value being first responders—whether they desire to gain visibility, establish expertise, or shape the discussion. When AI answers appear immediately in the first position, they eliminate this opportunity for humans, reducing potential answerers’ incentive to contribute.</w:t>
      </w:r>
    </w:p>
    <w:p w14:paraId="6E0E5F42" w14:textId="77777777" w:rsidR="000E71E2" w:rsidRPr="0022223D" w:rsidRDefault="000E71E2" w:rsidP="000E71E2">
      <w:pPr>
        <w:pStyle w:val="Paragraph0"/>
      </w:pPr>
      <w:r w:rsidRPr="0022223D">
        <w:t>Testing this position effect mechanism requires us to identify its observable implications. If AI deters participation specifically by eliminating the opportunity to be first, then AI answers should disproportionately discourage users who particularly value first-responder status. We can test this prediction by examining whether questions with AI answers attract fewer “first position seekers” as their initial human responders.</w:t>
      </w:r>
    </w:p>
    <w:p w14:paraId="38695FB0" w14:textId="77777777" w:rsidR="000E71E2" w:rsidRPr="0022223D" w:rsidRDefault="000E71E2" w:rsidP="000E71E2">
      <w:pPr>
        <w:pStyle w:val="Paragraph0"/>
      </w:pPr>
      <w:r w:rsidRPr="0022223D">
        <w:t>We identify “first position seekers” using their pre-experiment behavior. For each user active during May-September 2023, we calculate “first position seeking tendency”, the proportion of their answers that appeared in first position relative to their total answer contributions.</w:t>
      </w:r>
      <w:r w:rsidRPr="0022223D">
        <w:rPr>
          <w:rStyle w:val="FootnoteReference"/>
        </w:rPr>
        <w:footnoteReference w:id="9"/>
      </w:r>
      <w:r w:rsidRPr="0022223D">
        <w:t xml:space="preserve"> This metric has a median of 0.417, with substantial variation (25th percentile: 0; 75th percentile: 1). We classify users above the median as “first position seekers”—those with a demonstrated preference for being first responders. Our mediator variable, </w:t>
      </w:r>
      <w:r w:rsidRPr="0022223D">
        <w:rPr>
          <w:i/>
          <w:iCs/>
        </w:rPr>
        <w:t>hasFirstPositionSeeker1Ans</w:t>
      </w:r>
      <w:r w:rsidRPr="0022223D">
        <w:rPr>
          <w:i/>
          <w:iCs/>
          <w:vertAlign w:val="subscript"/>
        </w:rPr>
        <w:t>i</w:t>
      </w:r>
      <w:r w:rsidRPr="0022223D">
        <w:t>, equals 1 if the first human answer came from such a user.</w:t>
      </w:r>
      <w:r w:rsidRPr="0022223D">
        <w:rPr>
          <w:rStyle w:val="FootnoteReference"/>
        </w:rPr>
        <w:footnoteReference w:id="10"/>
      </w:r>
      <w:r w:rsidRPr="0022223D">
        <w:t xml:space="preserve"> The mediator captures a key prediction of the position effect mechanism: if AI deters participation by occupying the first position, it should particularly discourage “first position seekers” from contributing, making them less likely to provide the first human answer. </w:t>
      </w:r>
    </w:p>
    <w:p w14:paraId="3D88AE64" w14:textId="77777777" w:rsidR="000E71E2" w:rsidRPr="0022223D" w:rsidRDefault="000E71E2" w:rsidP="000E71E2">
      <w:pPr>
        <w:pStyle w:val="Paragraph0"/>
      </w:pPr>
      <w:r w:rsidRPr="0022223D">
        <w:t xml:space="preserve">Table 10 presents our analysis. Column 1 reproduces the baseline finding: AI treatment reduces human answers by 0.153 (p &lt; 0.001) in this subsample. Column 2 tests whether AI </w:t>
      </w:r>
      <w:r w:rsidRPr="0022223D">
        <w:lastRenderedPageBreak/>
        <w:t>treatment affects the likelihood that a “first position seeker” provides the first human answer. We find a large negative effect (</w:t>
      </w:r>
      <w:r w:rsidRPr="0022223D">
        <w:rPr>
          <w:i/>
          <w:iCs/>
        </w:rPr>
        <w:t>β</w:t>
      </w:r>
      <w:r w:rsidRPr="0022223D">
        <w:t xml:space="preserve"> = -0.173, p &lt; 0.001): when AI occupies the first position, “first position seekers” are significantly less likely to provide the first human answer. This confirms our prediction: AI specifically deters the users most motivated by first-responder status.</w:t>
      </w:r>
    </w:p>
    <w:p w14:paraId="3F9708CC" w14:textId="77777777" w:rsidR="000E71E2" w:rsidRPr="0022223D" w:rsidRDefault="000E71E2" w:rsidP="000E71E2">
      <w:pPr>
        <w:pStyle w:val="Paragraph0"/>
        <w:rPr>
          <w:rStyle w:val="Strong"/>
          <w:b w:val="0"/>
          <w:bCs w:val="0"/>
        </w:rPr>
      </w:pPr>
      <w:r w:rsidRPr="0022223D">
        <w:t>Column 3 reveals that “first position seeker” presence strongly stimulates subsequent participation (</w:t>
      </w:r>
      <w:r w:rsidRPr="0022223D">
        <w:rPr>
          <w:i/>
          <w:iCs/>
        </w:rPr>
        <w:t>β</w:t>
      </w:r>
      <w:r w:rsidRPr="0022223D">
        <w:t xml:space="preserve"> = 0.173, p &lt; 0.001), and controlling for this reduces the AI coefficient from -0.153 to -0.123. This reduction demonstrates that the position effect partially explains deterrence. However, the AI coefficient remains highly significant (p &lt; 0.001), indicating the position effect does not fully account for the observed reduction in human contributions.</w:t>
      </w:r>
    </w:p>
    <w:p w14:paraId="2039451D" w14:textId="77777777" w:rsidR="000E71E2" w:rsidRPr="0022223D" w:rsidRDefault="000E71E2" w:rsidP="000E71E2">
      <w:pPr>
        <w:pStyle w:val="TableFiguretitle"/>
      </w:pPr>
      <w:bookmarkStart w:id="1512" w:name="_Ref210252341"/>
      <w:r w:rsidRPr="0022223D">
        <w:t xml:space="preserve">Table </w:t>
      </w:r>
      <w:r>
        <w:fldChar w:fldCharType="begin"/>
      </w:r>
      <w:r>
        <w:instrText xml:space="preserve"> SEQ Table \* ARABIC </w:instrText>
      </w:r>
      <w:r>
        <w:fldChar w:fldCharType="separate"/>
      </w:r>
      <w:r w:rsidRPr="0022223D">
        <w:t>10</w:t>
      </w:r>
      <w:r>
        <w:fldChar w:fldCharType="end"/>
      </w:r>
      <w:bookmarkEnd w:id="1512"/>
      <w:r w:rsidRPr="0022223D">
        <w:t>. The position effects of AI-generated answers</w:t>
      </w:r>
    </w:p>
    <w:tbl>
      <w:tblPr>
        <w:tblW w:w="5000" w:type="pct"/>
        <w:jc w:val="center"/>
        <w:tblLayout w:type="fixed"/>
        <w:tblCellMar>
          <w:left w:w="14" w:type="dxa"/>
          <w:right w:w="14" w:type="dxa"/>
        </w:tblCellMar>
        <w:tblLook w:val="04A0" w:firstRow="1" w:lastRow="0" w:firstColumn="1" w:lastColumn="0" w:noHBand="0" w:noVBand="1"/>
        <w:tblPrChange w:id="1513" w:author="Dylan CHEN" w:date="2026-03-27T23:54:00Z" w16du:dateUtc="2026-03-27T15:54:00Z">
          <w:tblPr>
            <w:tblW w:w="5000" w:type="pct"/>
            <w:jc w:val="center"/>
            <w:tblLayout w:type="fixed"/>
            <w:tblCellMar>
              <w:left w:w="14" w:type="dxa"/>
              <w:right w:w="14" w:type="dxa"/>
            </w:tblCellMar>
            <w:tblLook w:val="04A0" w:firstRow="1" w:lastRow="0" w:firstColumn="1" w:lastColumn="0" w:noHBand="0" w:noVBand="1"/>
          </w:tblPr>
        </w:tblPrChange>
      </w:tblPr>
      <w:tblGrid>
        <w:gridCol w:w="2173"/>
        <w:gridCol w:w="1284"/>
        <w:gridCol w:w="2048"/>
        <w:gridCol w:w="1285"/>
        <w:gridCol w:w="1285"/>
        <w:gridCol w:w="1285"/>
        <w:tblGridChange w:id="1514">
          <w:tblGrid>
            <w:gridCol w:w="2173"/>
            <w:gridCol w:w="829"/>
            <w:gridCol w:w="455"/>
            <w:gridCol w:w="1311"/>
            <w:gridCol w:w="737"/>
            <w:gridCol w:w="1285"/>
            <w:gridCol w:w="804"/>
            <w:gridCol w:w="481"/>
            <w:gridCol w:w="1285"/>
            <w:gridCol w:w="1766"/>
            <w:gridCol w:w="1766"/>
          </w:tblGrid>
        </w:tblGridChange>
      </w:tblGrid>
      <w:tr w:rsidR="000E71E2" w:rsidRPr="0022223D" w14:paraId="05EC4E92" w14:textId="77777777" w:rsidTr="00535147">
        <w:trPr>
          <w:trHeight w:val="260"/>
          <w:jc w:val="center"/>
          <w:trPrChange w:id="1515"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1516" w:author="Dylan CHEN" w:date="2026-03-27T23:54:00Z" w16du:dateUtc="2026-03-27T15:54:00Z">
              <w:tcPr>
                <w:tcW w:w="3002" w:type="dxa"/>
                <w:gridSpan w:val="2"/>
                <w:tcBorders>
                  <w:top w:val="single" w:sz="4" w:space="0" w:color="auto"/>
                  <w:left w:val="nil"/>
                  <w:bottom w:val="nil"/>
                  <w:right w:val="nil"/>
                </w:tcBorders>
                <w:noWrap/>
                <w:hideMark/>
              </w:tcPr>
            </w:tcPrChange>
          </w:tcPr>
          <w:p w14:paraId="501D3C8E" w14:textId="77777777" w:rsidR="000E71E2" w:rsidRPr="0022223D" w:rsidRDefault="000E71E2" w:rsidP="00535147">
            <w:pPr>
              <w:rPr>
                <w:color w:val="000000"/>
                <w:sz w:val="20"/>
                <w:szCs w:val="20"/>
              </w:rPr>
            </w:pPr>
            <w:r w:rsidRPr="0022223D">
              <w:rPr>
                <w:color w:val="000000"/>
                <w:sz w:val="20"/>
                <w:szCs w:val="20"/>
              </w:rPr>
              <w:t> </w:t>
            </w:r>
          </w:p>
        </w:tc>
        <w:tc>
          <w:tcPr>
            <w:tcW w:w="1284" w:type="dxa"/>
            <w:tcBorders>
              <w:top w:val="single" w:sz="4" w:space="0" w:color="auto"/>
              <w:left w:val="nil"/>
              <w:bottom w:val="nil"/>
              <w:right w:val="nil"/>
            </w:tcBorders>
            <w:noWrap/>
            <w:hideMark/>
            <w:tcPrChange w:id="1517" w:author="Dylan CHEN" w:date="2026-03-27T23:54:00Z" w16du:dateUtc="2026-03-27T15:54:00Z">
              <w:tcPr>
                <w:tcW w:w="1766" w:type="dxa"/>
                <w:gridSpan w:val="2"/>
                <w:tcBorders>
                  <w:top w:val="single" w:sz="4" w:space="0" w:color="auto"/>
                  <w:left w:val="nil"/>
                  <w:bottom w:val="nil"/>
                  <w:right w:val="nil"/>
                </w:tcBorders>
                <w:noWrap/>
                <w:hideMark/>
              </w:tcPr>
            </w:tcPrChange>
          </w:tcPr>
          <w:p w14:paraId="0CA8F752" w14:textId="77777777" w:rsidR="000E71E2" w:rsidRPr="0022223D" w:rsidRDefault="000E71E2" w:rsidP="00535147">
            <w:pPr>
              <w:jc w:val="center"/>
              <w:rPr>
                <w:sz w:val="20"/>
                <w:szCs w:val="20"/>
              </w:rPr>
            </w:pPr>
            <w:r w:rsidRPr="0022223D">
              <w:rPr>
                <w:sz w:val="20"/>
                <w:szCs w:val="20"/>
              </w:rPr>
              <w:t>(1)</w:t>
            </w:r>
          </w:p>
        </w:tc>
        <w:tc>
          <w:tcPr>
            <w:tcW w:w="2048" w:type="dxa"/>
            <w:tcBorders>
              <w:top w:val="single" w:sz="4" w:space="0" w:color="auto"/>
              <w:left w:val="nil"/>
              <w:bottom w:val="nil"/>
              <w:right w:val="nil"/>
            </w:tcBorders>
            <w:noWrap/>
            <w:hideMark/>
            <w:tcPrChange w:id="1518" w:author="Dylan CHEN" w:date="2026-03-27T23:54:00Z" w16du:dateUtc="2026-03-27T15:54:00Z">
              <w:tcPr>
                <w:tcW w:w="2826" w:type="dxa"/>
                <w:gridSpan w:val="3"/>
                <w:tcBorders>
                  <w:top w:val="single" w:sz="4" w:space="0" w:color="auto"/>
                  <w:left w:val="nil"/>
                  <w:bottom w:val="nil"/>
                  <w:right w:val="nil"/>
                </w:tcBorders>
                <w:noWrap/>
                <w:hideMark/>
              </w:tcPr>
            </w:tcPrChange>
          </w:tcPr>
          <w:p w14:paraId="4924AF33" w14:textId="77777777" w:rsidR="000E71E2" w:rsidRPr="0022223D" w:rsidRDefault="000E71E2" w:rsidP="00535147">
            <w:pPr>
              <w:jc w:val="center"/>
              <w:rPr>
                <w:sz w:val="20"/>
                <w:szCs w:val="20"/>
              </w:rPr>
            </w:pPr>
            <w:r w:rsidRPr="0022223D">
              <w:rPr>
                <w:sz w:val="20"/>
                <w:szCs w:val="20"/>
              </w:rPr>
              <w:t>(2)</w:t>
            </w:r>
          </w:p>
        </w:tc>
        <w:tc>
          <w:tcPr>
            <w:tcW w:w="1285" w:type="dxa"/>
            <w:tcBorders>
              <w:top w:val="single" w:sz="4" w:space="0" w:color="auto"/>
              <w:left w:val="nil"/>
              <w:bottom w:val="nil"/>
              <w:right w:val="nil"/>
            </w:tcBorders>
            <w:noWrap/>
            <w:hideMark/>
            <w:tcPrChange w:id="1519" w:author="Dylan CHEN" w:date="2026-03-27T23:54:00Z" w16du:dateUtc="2026-03-27T15:54:00Z">
              <w:tcPr>
                <w:tcW w:w="1766" w:type="dxa"/>
                <w:gridSpan w:val="2"/>
                <w:tcBorders>
                  <w:top w:val="single" w:sz="4" w:space="0" w:color="auto"/>
                  <w:left w:val="nil"/>
                  <w:bottom w:val="nil"/>
                  <w:right w:val="nil"/>
                </w:tcBorders>
                <w:noWrap/>
                <w:hideMark/>
              </w:tcPr>
            </w:tcPrChange>
          </w:tcPr>
          <w:p w14:paraId="1F620A07" w14:textId="77777777" w:rsidR="000E71E2" w:rsidRPr="0022223D" w:rsidRDefault="000E71E2" w:rsidP="00535147">
            <w:pPr>
              <w:jc w:val="center"/>
              <w:rPr>
                <w:sz w:val="20"/>
                <w:szCs w:val="20"/>
              </w:rPr>
            </w:pPr>
            <w:r w:rsidRPr="0022223D">
              <w:rPr>
                <w:sz w:val="20"/>
                <w:szCs w:val="20"/>
              </w:rPr>
              <w:t>(3)</w:t>
            </w:r>
          </w:p>
        </w:tc>
        <w:tc>
          <w:tcPr>
            <w:tcW w:w="1285" w:type="dxa"/>
            <w:tcBorders>
              <w:top w:val="single" w:sz="4" w:space="0" w:color="auto"/>
              <w:left w:val="nil"/>
              <w:bottom w:val="nil"/>
              <w:right w:val="nil"/>
            </w:tcBorders>
            <w:tcPrChange w:id="1520" w:author="Dylan CHEN" w:date="2026-03-27T23:54:00Z" w16du:dateUtc="2026-03-27T15:54:00Z">
              <w:tcPr>
                <w:tcW w:w="1766" w:type="dxa"/>
                <w:tcBorders>
                  <w:top w:val="single" w:sz="4" w:space="0" w:color="auto"/>
                  <w:left w:val="nil"/>
                  <w:bottom w:val="nil"/>
                  <w:right w:val="nil"/>
                </w:tcBorders>
              </w:tcPr>
            </w:tcPrChange>
          </w:tcPr>
          <w:p w14:paraId="0F27617F" w14:textId="77777777" w:rsidR="000E71E2" w:rsidRPr="0022223D" w:rsidRDefault="000E71E2" w:rsidP="00535147">
            <w:pPr>
              <w:jc w:val="center"/>
              <w:rPr>
                <w:sz w:val="20"/>
                <w:szCs w:val="20"/>
              </w:rPr>
            </w:pPr>
            <w:ins w:id="1521" w:author="Dylan CHEN" w:date="2026-03-28T00:03:00Z" w16du:dateUtc="2026-03-27T16:03:00Z">
              <w:r w:rsidRPr="0022223D">
                <w:rPr>
                  <w:color w:val="000000"/>
                  <w:sz w:val="20"/>
                  <w:szCs w:val="20"/>
                </w:rPr>
                <w:t>(</w:t>
              </w:r>
            </w:ins>
            <w:ins w:id="1522" w:author="Dylan CHEN" w:date="2026-03-28T00:04:00Z" w16du:dateUtc="2026-03-27T16:04:00Z">
              <w:r w:rsidRPr="0022223D">
                <w:rPr>
                  <w:color w:val="000000"/>
                  <w:sz w:val="20"/>
                  <w:szCs w:val="20"/>
                </w:rPr>
                <w:t>4</w:t>
              </w:r>
            </w:ins>
            <w:ins w:id="1523" w:author="Dylan CHEN" w:date="2026-03-28T00:03:00Z" w16du:dateUtc="2026-03-27T16:03:00Z">
              <w:r w:rsidRPr="0022223D">
                <w:rPr>
                  <w:color w:val="000000"/>
                  <w:sz w:val="20"/>
                  <w:szCs w:val="20"/>
                </w:rPr>
                <w:t>)</w:t>
              </w:r>
            </w:ins>
          </w:p>
        </w:tc>
        <w:tc>
          <w:tcPr>
            <w:tcW w:w="1285" w:type="dxa"/>
            <w:tcBorders>
              <w:top w:val="single" w:sz="4" w:space="0" w:color="auto"/>
              <w:left w:val="nil"/>
              <w:bottom w:val="nil"/>
              <w:right w:val="nil"/>
            </w:tcBorders>
            <w:tcPrChange w:id="1524" w:author="Dylan CHEN" w:date="2026-03-27T23:54:00Z" w16du:dateUtc="2026-03-27T15:54:00Z">
              <w:tcPr>
                <w:tcW w:w="1766" w:type="dxa"/>
                <w:tcBorders>
                  <w:top w:val="single" w:sz="4" w:space="0" w:color="auto"/>
                  <w:left w:val="nil"/>
                  <w:bottom w:val="nil"/>
                  <w:right w:val="nil"/>
                </w:tcBorders>
              </w:tcPr>
            </w:tcPrChange>
          </w:tcPr>
          <w:p w14:paraId="74D40C64" w14:textId="77777777" w:rsidR="000E71E2" w:rsidRPr="0022223D" w:rsidRDefault="000E71E2" w:rsidP="00535147">
            <w:pPr>
              <w:jc w:val="center"/>
              <w:rPr>
                <w:sz w:val="20"/>
                <w:szCs w:val="20"/>
              </w:rPr>
            </w:pPr>
            <w:ins w:id="1525" w:author="Dylan CHEN" w:date="2026-03-28T00:03:00Z" w16du:dateUtc="2026-03-27T16:03:00Z">
              <w:r w:rsidRPr="0022223D">
                <w:rPr>
                  <w:color w:val="000000"/>
                  <w:sz w:val="20"/>
                  <w:szCs w:val="20"/>
                </w:rPr>
                <w:t>(</w:t>
              </w:r>
            </w:ins>
            <w:ins w:id="1526" w:author="Dylan CHEN" w:date="2026-03-28T00:04:00Z" w16du:dateUtc="2026-03-27T16:04:00Z">
              <w:r w:rsidRPr="0022223D">
                <w:rPr>
                  <w:color w:val="000000"/>
                  <w:sz w:val="20"/>
                  <w:szCs w:val="20"/>
                </w:rPr>
                <w:t>5</w:t>
              </w:r>
            </w:ins>
            <w:ins w:id="1527" w:author="Dylan CHEN" w:date="2026-03-28T00:03:00Z" w16du:dateUtc="2026-03-27T16:03:00Z">
              <w:r w:rsidRPr="0022223D">
                <w:rPr>
                  <w:color w:val="000000"/>
                  <w:sz w:val="20"/>
                  <w:szCs w:val="20"/>
                </w:rPr>
                <w:t>)</w:t>
              </w:r>
            </w:ins>
          </w:p>
        </w:tc>
      </w:tr>
      <w:tr w:rsidR="000E71E2" w:rsidRPr="0022223D" w14:paraId="48AA1219" w14:textId="77777777" w:rsidTr="00535147">
        <w:trPr>
          <w:trHeight w:val="260"/>
          <w:jc w:val="center"/>
          <w:trPrChange w:id="1528" w:author="Dylan CHEN" w:date="2026-03-27T23:54:00Z" w16du:dateUtc="2026-03-27T15:54:00Z">
            <w:trPr>
              <w:trHeight w:val="260"/>
              <w:jc w:val="center"/>
            </w:trPr>
          </w:trPrChange>
        </w:trPr>
        <w:tc>
          <w:tcPr>
            <w:tcW w:w="2173" w:type="dxa"/>
            <w:tcBorders>
              <w:top w:val="nil"/>
              <w:left w:val="nil"/>
              <w:bottom w:val="nil"/>
              <w:right w:val="nil"/>
            </w:tcBorders>
            <w:noWrap/>
            <w:hideMark/>
            <w:tcPrChange w:id="1529" w:author="Dylan CHEN" w:date="2026-03-27T23:54:00Z" w16du:dateUtc="2026-03-27T15:54:00Z">
              <w:tcPr>
                <w:tcW w:w="3002" w:type="dxa"/>
                <w:gridSpan w:val="2"/>
                <w:tcBorders>
                  <w:top w:val="nil"/>
                  <w:left w:val="nil"/>
                  <w:bottom w:val="nil"/>
                  <w:right w:val="nil"/>
                </w:tcBorders>
                <w:noWrap/>
                <w:hideMark/>
              </w:tcPr>
            </w:tcPrChange>
          </w:tcPr>
          <w:p w14:paraId="558EDC6D" w14:textId="77777777" w:rsidR="000E71E2" w:rsidRPr="0022223D" w:rsidRDefault="000E71E2" w:rsidP="00535147">
            <w:pPr>
              <w:jc w:val="right"/>
              <w:rPr>
                <w:color w:val="000000"/>
                <w:sz w:val="20"/>
                <w:szCs w:val="20"/>
              </w:rPr>
            </w:pPr>
            <w:r w:rsidRPr="0022223D">
              <w:rPr>
                <w:color w:val="000000"/>
                <w:sz w:val="20"/>
                <w:szCs w:val="20"/>
              </w:rPr>
              <w:t xml:space="preserve">DV: </w:t>
            </w:r>
          </w:p>
        </w:tc>
        <w:tc>
          <w:tcPr>
            <w:tcW w:w="1284" w:type="dxa"/>
            <w:tcBorders>
              <w:top w:val="nil"/>
              <w:left w:val="nil"/>
              <w:bottom w:val="single" w:sz="4" w:space="0" w:color="auto"/>
              <w:right w:val="nil"/>
            </w:tcBorders>
            <w:noWrap/>
            <w:hideMark/>
            <w:tcPrChange w:id="1530" w:author="Dylan CHEN" w:date="2026-03-27T23:54:00Z" w16du:dateUtc="2026-03-27T15:54:00Z">
              <w:tcPr>
                <w:tcW w:w="1766" w:type="dxa"/>
                <w:gridSpan w:val="2"/>
                <w:tcBorders>
                  <w:top w:val="nil"/>
                  <w:left w:val="nil"/>
                  <w:bottom w:val="single" w:sz="4" w:space="0" w:color="auto"/>
                  <w:right w:val="nil"/>
                </w:tcBorders>
                <w:noWrap/>
                <w:hideMark/>
              </w:tcPr>
            </w:tcPrChange>
          </w:tcPr>
          <w:p w14:paraId="64AB33F0" w14:textId="77777777" w:rsidR="000E71E2" w:rsidRPr="0022223D" w:rsidRDefault="000E71E2" w:rsidP="00535147">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2048" w:type="dxa"/>
            <w:tcBorders>
              <w:top w:val="nil"/>
              <w:left w:val="nil"/>
              <w:bottom w:val="single" w:sz="4" w:space="0" w:color="auto"/>
              <w:right w:val="nil"/>
            </w:tcBorders>
            <w:noWrap/>
            <w:hideMark/>
            <w:tcPrChange w:id="1531" w:author="Dylan CHEN" w:date="2026-03-27T23:54:00Z" w16du:dateUtc="2026-03-27T15:54:00Z">
              <w:tcPr>
                <w:tcW w:w="2826" w:type="dxa"/>
                <w:gridSpan w:val="3"/>
                <w:tcBorders>
                  <w:top w:val="nil"/>
                  <w:left w:val="nil"/>
                  <w:bottom w:val="single" w:sz="4" w:space="0" w:color="auto"/>
                  <w:right w:val="nil"/>
                </w:tcBorders>
                <w:noWrap/>
                <w:hideMark/>
              </w:tcPr>
            </w:tcPrChange>
          </w:tcPr>
          <w:p w14:paraId="16F45F13" w14:textId="77777777" w:rsidR="000E71E2" w:rsidRPr="0022223D" w:rsidRDefault="000E71E2" w:rsidP="00535147">
            <w:pPr>
              <w:jc w:val="center"/>
              <w:rPr>
                <w:i/>
                <w:iCs/>
                <w:color w:val="000000"/>
                <w:sz w:val="20"/>
                <w:szCs w:val="20"/>
              </w:rPr>
            </w:pPr>
            <w:r w:rsidRPr="0022223D">
              <w:rPr>
                <w:i/>
                <w:iCs/>
                <w:color w:val="000000"/>
                <w:sz w:val="20"/>
                <w:szCs w:val="20"/>
              </w:rPr>
              <w:t>hasFirstPosition</w:t>
            </w:r>
            <w:r w:rsidRPr="0022223D">
              <w:rPr>
                <w:i/>
                <w:iCs/>
                <w:color w:val="000000"/>
                <w:sz w:val="20"/>
                <w:szCs w:val="20"/>
              </w:rPr>
              <w:br/>
              <w:t>Seeker1Ans</w:t>
            </w:r>
            <w:r w:rsidRPr="0022223D">
              <w:rPr>
                <w:i/>
                <w:iCs/>
                <w:color w:val="000000"/>
                <w:sz w:val="20"/>
                <w:szCs w:val="20"/>
                <w:vertAlign w:val="subscript"/>
              </w:rPr>
              <w:t>i</w:t>
            </w:r>
          </w:p>
        </w:tc>
        <w:tc>
          <w:tcPr>
            <w:tcW w:w="1285" w:type="dxa"/>
            <w:tcBorders>
              <w:top w:val="nil"/>
              <w:left w:val="nil"/>
              <w:bottom w:val="single" w:sz="4" w:space="0" w:color="auto"/>
              <w:right w:val="nil"/>
            </w:tcBorders>
            <w:noWrap/>
            <w:hideMark/>
            <w:tcPrChange w:id="1532" w:author="Dylan CHEN" w:date="2026-03-27T23:54:00Z" w16du:dateUtc="2026-03-27T15:54:00Z">
              <w:tcPr>
                <w:tcW w:w="1766" w:type="dxa"/>
                <w:gridSpan w:val="2"/>
                <w:tcBorders>
                  <w:top w:val="nil"/>
                  <w:left w:val="nil"/>
                  <w:bottom w:val="single" w:sz="4" w:space="0" w:color="auto"/>
                  <w:right w:val="nil"/>
                </w:tcBorders>
                <w:noWrap/>
                <w:hideMark/>
              </w:tcPr>
            </w:tcPrChange>
          </w:tcPr>
          <w:p w14:paraId="37F00A0F" w14:textId="77777777" w:rsidR="000E71E2" w:rsidRPr="0022223D" w:rsidRDefault="000E71E2" w:rsidP="00535147">
            <w:pPr>
              <w:jc w:val="center"/>
              <w:rPr>
                <w:i/>
                <w:iCs/>
                <w:color w:val="000000"/>
                <w:sz w:val="20"/>
                <w:szCs w:val="20"/>
              </w:rPr>
            </w:pPr>
            <w:r w:rsidRPr="0022223D">
              <w:rPr>
                <w:i/>
                <w:iCs/>
                <w:color w:val="000000"/>
                <w:sz w:val="20"/>
                <w:szCs w:val="20"/>
              </w:rPr>
              <w:t>answerNum</w:t>
            </w:r>
            <w:r w:rsidRPr="0022223D">
              <w:rPr>
                <w:i/>
                <w:iCs/>
                <w:color w:val="000000"/>
                <w:sz w:val="20"/>
                <w:szCs w:val="20"/>
                <w:vertAlign w:val="subscript"/>
              </w:rPr>
              <w:t>i</w:t>
            </w:r>
          </w:p>
        </w:tc>
        <w:tc>
          <w:tcPr>
            <w:tcW w:w="1285" w:type="dxa"/>
            <w:tcBorders>
              <w:top w:val="nil"/>
              <w:left w:val="nil"/>
              <w:bottom w:val="single" w:sz="4" w:space="0" w:color="auto"/>
              <w:right w:val="nil"/>
            </w:tcBorders>
            <w:tcPrChange w:id="1533" w:author="Dylan CHEN" w:date="2026-03-27T23:54:00Z" w16du:dateUtc="2026-03-27T15:54:00Z">
              <w:tcPr>
                <w:tcW w:w="1766" w:type="dxa"/>
                <w:tcBorders>
                  <w:top w:val="nil"/>
                  <w:left w:val="nil"/>
                  <w:bottom w:val="single" w:sz="4" w:space="0" w:color="auto"/>
                  <w:right w:val="nil"/>
                </w:tcBorders>
              </w:tcPr>
            </w:tcPrChange>
          </w:tcPr>
          <w:p w14:paraId="0EBEB718" w14:textId="77777777" w:rsidR="000E71E2" w:rsidRPr="0022223D" w:rsidRDefault="000E71E2" w:rsidP="00535147">
            <w:pPr>
              <w:jc w:val="center"/>
              <w:rPr>
                <w:i/>
                <w:iCs/>
                <w:color w:val="000000"/>
                <w:sz w:val="20"/>
                <w:szCs w:val="20"/>
              </w:rPr>
            </w:pPr>
            <w:ins w:id="1534" w:author="Dylan CHEN" w:date="2026-03-28T00:03:00Z" w16du:dateUtc="2026-03-27T16:03:00Z">
              <w:r w:rsidRPr="0022223D">
                <w:rPr>
                  <w:color w:val="000000"/>
                  <w:sz w:val="20"/>
                  <w:szCs w:val="20"/>
                </w:rPr>
                <w:t>firstPositionSeekerNum</w:t>
              </w:r>
              <w:r w:rsidRPr="0022223D">
                <w:rPr>
                  <w:color w:val="000000"/>
                  <w:sz w:val="20"/>
                  <w:szCs w:val="20"/>
                  <w:vertAlign w:val="subscript"/>
                </w:rPr>
                <w:t>i</w:t>
              </w:r>
            </w:ins>
          </w:p>
        </w:tc>
        <w:tc>
          <w:tcPr>
            <w:tcW w:w="1285" w:type="dxa"/>
            <w:tcBorders>
              <w:top w:val="nil"/>
              <w:left w:val="nil"/>
              <w:bottom w:val="single" w:sz="4" w:space="0" w:color="auto"/>
              <w:right w:val="nil"/>
            </w:tcBorders>
            <w:tcPrChange w:id="1535" w:author="Dylan CHEN" w:date="2026-03-27T23:54:00Z" w16du:dateUtc="2026-03-27T15:54:00Z">
              <w:tcPr>
                <w:tcW w:w="1766" w:type="dxa"/>
                <w:tcBorders>
                  <w:top w:val="nil"/>
                  <w:left w:val="nil"/>
                  <w:bottom w:val="single" w:sz="4" w:space="0" w:color="auto"/>
                  <w:right w:val="nil"/>
                </w:tcBorders>
              </w:tcPr>
            </w:tcPrChange>
          </w:tcPr>
          <w:p w14:paraId="4582DECC" w14:textId="77777777" w:rsidR="000E71E2" w:rsidRPr="0022223D" w:rsidRDefault="000E71E2" w:rsidP="00535147">
            <w:pPr>
              <w:jc w:val="center"/>
              <w:rPr>
                <w:i/>
                <w:iCs/>
                <w:color w:val="000000"/>
                <w:sz w:val="20"/>
                <w:szCs w:val="20"/>
              </w:rPr>
            </w:pPr>
            <w:ins w:id="1536" w:author="Dylan CHEN" w:date="2026-03-28T00:03:00Z" w16du:dateUtc="2026-03-27T16:03:00Z">
              <w:r w:rsidRPr="0022223D">
                <w:rPr>
                  <w:color w:val="000000"/>
                  <w:sz w:val="20"/>
                  <w:szCs w:val="20"/>
                </w:rPr>
                <w:t>answerNum</w:t>
              </w:r>
              <w:r w:rsidRPr="0022223D">
                <w:rPr>
                  <w:color w:val="000000"/>
                  <w:sz w:val="20"/>
                  <w:szCs w:val="20"/>
                  <w:vertAlign w:val="subscript"/>
                </w:rPr>
                <w:t>i</w:t>
              </w:r>
            </w:ins>
          </w:p>
        </w:tc>
      </w:tr>
      <w:tr w:rsidR="000E71E2" w:rsidRPr="0022223D" w14:paraId="4CAB5D68" w14:textId="77777777" w:rsidTr="00535147">
        <w:trPr>
          <w:trHeight w:val="280"/>
          <w:jc w:val="center"/>
          <w:trPrChange w:id="1537" w:author="Dylan CHEN" w:date="2026-03-27T23:54:00Z" w16du:dateUtc="2026-03-27T15:54:00Z">
            <w:trPr>
              <w:trHeight w:val="280"/>
              <w:jc w:val="center"/>
            </w:trPr>
          </w:trPrChange>
        </w:trPr>
        <w:tc>
          <w:tcPr>
            <w:tcW w:w="2173" w:type="dxa"/>
            <w:vMerge w:val="restart"/>
            <w:tcBorders>
              <w:top w:val="nil"/>
              <w:left w:val="nil"/>
              <w:bottom w:val="nil"/>
              <w:right w:val="nil"/>
            </w:tcBorders>
            <w:noWrap/>
            <w:hideMark/>
            <w:tcPrChange w:id="1538" w:author="Dylan CHEN" w:date="2026-03-27T23:54:00Z" w16du:dateUtc="2026-03-27T15:54:00Z">
              <w:tcPr>
                <w:tcW w:w="3002" w:type="dxa"/>
                <w:gridSpan w:val="2"/>
                <w:vMerge w:val="restart"/>
                <w:tcBorders>
                  <w:top w:val="nil"/>
                  <w:left w:val="nil"/>
                  <w:bottom w:val="nil"/>
                  <w:right w:val="nil"/>
                </w:tcBorders>
                <w:noWrap/>
                <w:hideMark/>
              </w:tcPr>
            </w:tcPrChange>
          </w:tcPr>
          <w:p w14:paraId="3F8528B1" w14:textId="77777777" w:rsidR="000E71E2" w:rsidRPr="0022223D" w:rsidRDefault="000E71E2" w:rsidP="00535147">
            <w:pPr>
              <w:rPr>
                <w:i/>
                <w:iCs/>
                <w:sz w:val="20"/>
                <w:szCs w:val="20"/>
              </w:rPr>
            </w:pPr>
            <w:r w:rsidRPr="0022223D">
              <w:rPr>
                <w:i/>
                <w:iCs/>
                <w:sz w:val="20"/>
                <w:szCs w:val="20"/>
              </w:rPr>
              <w:t>AI</w:t>
            </w:r>
            <w:r w:rsidRPr="0022223D">
              <w:rPr>
                <w:i/>
                <w:iCs/>
                <w:color w:val="000000"/>
                <w:sz w:val="20"/>
                <w:szCs w:val="20"/>
                <w:vertAlign w:val="subscript"/>
              </w:rPr>
              <w:t>i</w:t>
            </w:r>
          </w:p>
        </w:tc>
        <w:tc>
          <w:tcPr>
            <w:tcW w:w="1284" w:type="dxa"/>
            <w:tcBorders>
              <w:top w:val="nil"/>
              <w:left w:val="nil"/>
              <w:bottom w:val="nil"/>
              <w:right w:val="nil"/>
            </w:tcBorders>
            <w:noWrap/>
            <w:hideMark/>
            <w:tcPrChange w:id="1539" w:author="Dylan CHEN" w:date="2026-03-27T23:54:00Z" w16du:dateUtc="2026-03-27T15:54:00Z">
              <w:tcPr>
                <w:tcW w:w="1766" w:type="dxa"/>
                <w:gridSpan w:val="2"/>
                <w:tcBorders>
                  <w:top w:val="nil"/>
                  <w:left w:val="nil"/>
                  <w:bottom w:val="nil"/>
                  <w:right w:val="nil"/>
                </w:tcBorders>
                <w:noWrap/>
                <w:hideMark/>
              </w:tcPr>
            </w:tcPrChange>
          </w:tcPr>
          <w:p w14:paraId="7276DF72" w14:textId="77777777" w:rsidR="000E71E2" w:rsidRPr="0022223D" w:rsidRDefault="000E71E2" w:rsidP="00535147">
            <w:pPr>
              <w:jc w:val="center"/>
              <w:rPr>
                <w:color w:val="000000"/>
                <w:sz w:val="20"/>
                <w:szCs w:val="20"/>
              </w:rPr>
            </w:pPr>
            <w:r w:rsidRPr="0022223D">
              <w:rPr>
                <w:color w:val="000000"/>
                <w:sz w:val="20"/>
                <w:szCs w:val="20"/>
              </w:rPr>
              <w:t>-0.153 ***</w:t>
            </w:r>
          </w:p>
        </w:tc>
        <w:tc>
          <w:tcPr>
            <w:tcW w:w="2048" w:type="dxa"/>
            <w:tcBorders>
              <w:top w:val="nil"/>
              <w:left w:val="nil"/>
              <w:bottom w:val="nil"/>
              <w:right w:val="nil"/>
            </w:tcBorders>
            <w:noWrap/>
            <w:hideMark/>
            <w:tcPrChange w:id="1540" w:author="Dylan CHEN" w:date="2026-03-27T23:54:00Z" w16du:dateUtc="2026-03-27T15:54:00Z">
              <w:tcPr>
                <w:tcW w:w="2826" w:type="dxa"/>
                <w:gridSpan w:val="3"/>
                <w:tcBorders>
                  <w:top w:val="nil"/>
                  <w:left w:val="nil"/>
                  <w:bottom w:val="nil"/>
                  <w:right w:val="nil"/>
                </w:tcBorders>
                <w:noWrap/>
                <w:hideMark/>
              </w:tcPr>
            </w:tcPrChange>
          </w:tcPr>
          <w:p w14:paraId="55670DC0" w14:textId="77777777" w:rsidR="000E71E2" w:rsidRPr="0022223D" w:rsidRDefault="000E71E2" w:rsidP="00535147">
            <w:pPr>
              <w:jc w:val="center"/>
              <w:rPr>
                <w:color w:val="000000"/>
                <w:sz w:val="20"/>
                <w:szCs w:val="20"/>
              </w:rPr>
            </w:pPr>
            <w:r w:rsidRPr="0022223D">
              <w:rPr>
                <w:color w:val="000000"/>
                <w:sz w:val="20"/>
                <w:szCs w:val="20"/>
              </w:rPr>
              <w:t>-0.173 ***</w:t>
            </w:r>
          </w:p>
        </w:tc>
        <w:tc>
          <w:tcPr>
            <w:tcW w:w="1285" w:type="dxa"/>
            <w:tcBorders>
              <w:top w:val="nil"/>
              <w:left w:val="nil"/>
              <w:bottom w:val="nil"/>
              <w:right w:val="nil"/>
            </w:tcBorders>
            <w:noWrap/>
            <w:hideMark/>
            <w:tcPrChange w:id="1541" w:author="Dylan CHEN" w:date="2026-03-27T23:54:00Z" w16du:dateUtc="2026-03-27T15:54:00Z">
              <w:tcPr>
                <w:tcW w:w="1766" w:type="dxa"/>
                <w:gridSpan w:val="2"/>
                <w:tcBorders>
                  <w:top w:val="nil"/>
                  <w:left w:val="nil"/>
                  <w:bottom w:val="nil"/>
                  <w:right w:val="nil"/>
                </w:tcBorders>
                <w:noWrap/>
                <w:hideMark/>
              </w:tcPr>
            </w:tcPrChange>
          </w:tcPr>
          <w:p w14:paraId="6D8769F8" w14:textId="77777777" w:rsidR="000E71E2" w:rsidRPr="0022223D" w:rsidRDefault="000E71E2" w:rsidP="00535147">
            <w:pPr>
              <w:jc w:val="center"/>
              <w:rPr>
                <w:color w:val="000000"/>
                <w:sz w:val="20"/>
                <w:szCs w:val="20"/>
              </w:rPr>
            </w:pPr>
            <w:r w:rsidRPr="0022223D">
              <w:rPr>
                <w:color w:val="000000"/>
                <w:sz w:val="20"/>
                <w:szCs w:val="20"/>
              </w:rPr>
              <w:t>-0.123 ***</w:t>
            </w:r>
          </w:p>
        </w:tc>
        <w:tc>
          <w:tcPr>
            <w:tcW w:w="1285" w:type="dxa"/>
            <w:tcBorders>
              <w:top w:val="nil"/>
              <w:left w:val="nil"/>
              <w:bottom w:val="nil"/>
              <w:right w:val="nil"/>
            </w:tcBorders>
            <w:tcPrChange w:id="1542" w:author="Dylan CHEN" w:date="2026-03-27T23:54:00Z" w16du:dateUtc="2026-03-27T15:54:00Z">
              <w:tcPr>
                <w:tcW w:w="1766" w:type="dxa"/>
                <w:tcBorders>
                  <w:top w:val="nil"/>
                  <w:left w:val="nil"/>
                  <w:bottom w:val="nil"/>
                  <w:right w:val="nil"/>
                </w:tcBorders>
              </w:tcPr>
            </w:tcPrChange>
          </w:tcPr>
          <w:p w14:paraId="7EF94C85" w14:textId="77777777" w:rsidR="000E71E2" w:rsidRPr="0022223D" w:rsidRDefault="000E71E2" w:rsidP="00535147">
            <w:pPr>
              <w:jc w:val="center"/>
              <w:rPr>
                <w:color w:val="000000"/>
                <w:sz w:val="20"/>
                <w:szCs w:val="20"/>
              </w:rPr>
            </w:pPr>
            <w:ins w:id="1543" w:author="Dylan CHEN" w:date="2026-03-28T00:03:00Z" w16du:dateUtc="2026-03-27T16:03:00Z">
              <w:r w:rsidRPr="0022223D">
                <w:rPr>
                  <w:color w:val="000000"/>
                  <w:sz w:val="20"/>
                  <w:szCs w:val="20"/>
                </w:rPr>
                <w:t>-0.261 ***</w:t>
              </w:r>
            </w:ins>
          </w:p>
        </w:tc>
        <w:tc>
          <w:tcPr>
            <w:tcW w:w="1285" w:type="dxa"/>
            <w:tcBorders>
              <w:top w:val="nil"/>
              <w:left w:val="nil"/>
              <w:bottom w:val="nil"/>
              <w:right w:val="nil"/>
            </w:tcBorders>
            <w:tcPrChange w:id="1544" w:author="Dylan CHEN" w:date="2026-03-27T23:54:00Z" w16du:dateUtc="2026-03-27T15:54:00Z">
              <w:tcPr>
                <w:tcW w:w="1766" w:type="dxa"/>
                <w:tcBorders>
                  <w:top w:val="nil"/>
                  <w:left w:val="nil"/>
                  <w:bottom w:val="nil"/>
                  <w:right w:val="nil"/>
                </w:tcBorders>
              </w:tcPr>
            </w:tcPrChange>
          </w:tcPr>
          <w:p w14:paraId="3CF98D37" w14:textId="77777777" w:rsidR="000E71E2" w:rsidRPr="0022223D" w:rsidRDefault="000E71E2" w:rsidP="00535147">
            <w:pPr>
              <w:jc w:val="center"/>
              <w:rPr>
                <w:color w:val="000000"/>
                <w:sz w:val="20"/>
                <w:szCs w:val="20"/>
              </w:rPr>
            </w:pPr>
            <w:ins w:id="1545" w:author="Dylan CHEN" w:date="2026-03-28T00:03:00Z" w16du:dateUtc="2026-03-27T16:03:00Z">
              <w:r w:rsidRPr="0022223D">
                <w:rPr>
                  <w:color w:val="000000"/>
                  <w:sz w:val="20"/>
                  <w:szCs w:val="20"/>
                </w:rPr>
                <w:t>-0.086 ***</w:t>
              </w:r>
            </w:ins>
          </w:p>
        </w:tc>
      </w:tr>
      <w:tr w:rsidR="000E71E2" w:rsidRPr="0022223D" w14:paraId="4F3817CA" w14:textId="77777777" w:rsidTr="00535147">
        <w:trPr>
          <w:trHeight w:val="260"/>
          <w:jc w:val="center"/>
          <w:trPrChange w:id="1546" w:author="Dylan CHEN" w:date="2026-03-27T23:54:00Z" w16du:dateUtc="2026-03-27T15:54:00Z">
            <w:trPr>
              <w:trHeight w:val="260"/>
              <w:jc w:val="center"/>
            </w:trPr>
          </w:trPrChange>
        </w:trPr>
        <w:tc>
          <w:tcPr>
            <w:tcW w:w="2173" w:type="dxa"/>
            <w:vMerge/>
            <w:tcBorders>
              <w:top w:val="nil"/>
              <w:left w:val="nil"/>
              <w:right w:val="nil"/>
            </w:tcBorders>
            <w:hideMark/>
            <w:tcPrChange w:id="1547" w:author="Dylan CHEN" w:date="2026-03-27T23:54:00Z" w16du:dateUtc="2026-03-27T15:54:00Z">
              <w:tcPr>
                <w:tcW w:w="3002" w:type="dxa"/>
                <w:gridSpan w:val="2"/>
                <w:vMerge/>
                <w:tcBorders>
                  <w:top w:val="nil"/>
                  <w:left w:val="nil"/>
                  <w:right w:val="nil"/>
                </w:tcBorders>
                <w:hideMark/>
              </w:tcPr>
            </w:tcPrChange>
          </w:tcPr>
          <w:p w14:paraId="652B443B" w14:textId="77777777" w:rsidR="000E71E2" w:rsidRPr="0022223D" w:rsidRDefault="000E71E2" w:rsidP="00535147">
            <w:pPr>
              <w:rPr>
                <w:i/>
                <w:iCs/>
                <w:sz w:val="20"/>
                <w:szCs w:val="20"/>
              </w:rPr>
            </w:pPr>
          </w:p>
        </w:tc>
        <w:tc>
          <w:tcPr>
            <w:tcW w:w="1284" w:type="dxa"/>
            <w:tcBorders>
              <w:top w:val="nil"/>
              <w:left w:val="nil"/>
              <w:right w:val="nil"/>
            </w:tcBorders>
            <w:noWrap/>
            <w:hideMark/>
            <w:tcPrChange w:id="1548" w:author="Dylan CHEN" w:date="2026-03-27T23:54:00Z" w16du:dateUtc="2026-03-27T15:54:00Z">
              <w:tcPr>
                <w:tcW w:w="1766" w:type="dxa"/>
                <w:gridSpan w:val="2"/>
                <w:tcBorders>
                  <w:top w:val="nil"/>
                  <w:left w:val="nil"/>
                  <w:right w:val="nil"/>
                </w:tcBorders>
                <w:noWrap/>
                <w:hideMark/>
              </w:tcPr>
            </w:tcPrChange>
          </w:tcPr>
          <w:p w14:paraId="47E58963" w14:textId="77777777" w:rsidR="000E71E2" w:rsidRPr="0022223D" w:rsidRDefault="000E71E2" w:rsidP="00535147">
            <w:pPr>
              <w:jc w:val="center"/>
              <w:rPr>
                <w:color w:val="000000"/>
                <w:sz w:val="20"/>
                <w:szCs w:val="20"/>
              </w:rPr>
            </w:pPr>
            <w:r w:rsidRPr="0022223D">
              <w:rPr>
                <w:color w:val="000000"/>
                <w:sz w:val="20"/>
                <w:szCs w:val="20"/>
              </w:rPr>
              <w:t>(0.010)</w:t>
            </w:r>
          </w:p>
        </w:tc>
        <w:tc>
          <w:tcPr>
            <w:tcW w:w="2048" w:type="dxa"/>
            <w:tcBorders>
              <w:top w:val="nil"/>
              <w:left w:val="nil"/>
              <w:right w:val="nil"/>
            </w:tcBorders>
            <w:noWrap/>
            <w:hideMark/>
            <w:tcPrChange w:id="1549" w:author="Dylan CHEN" w:date="2026-03-27T23:54:00Z" w16du:dateUtc="2026-03-27T15:54:00Z">
              <w:tcPr>
                <w:tcW w:w="2826" w:type="dxa"/>
                <w:gridSpan w:val="3"/>
                <w:tcBorders>
                  <w:top w:val="nil"/>
                  <w:left w:val="nil"/>
                  <w:right w:val="nil"/>
                </w:tcBorders>
                <w:noWrap/>
                <w:hideMark/>
              </w:tcPr>
            </w:tcPrChange>
          </w:tcPr>
          <w:p w14:paraId="4BD481C4" w14:textId="77777777" w:rsidR="000E71E2" w:rsidRPr="0022223D" w:rsidRDefault="000E71E2" w:rsidP="00535147">
            <w:pPr>
              <w:jc w:val="center"/>
              <w:rPr>
                <w:color w:val="000000"/>
                <w:sz w:val="20"/>
                <w:szCs w:val="20"/>
              </w:rPr>
            </w:pPr>
            <w:r w:rsidRPr="0022223D">
              <w:rPr>
                <w:color w:val="000000"/>
                <w:sz w:val="20"/>
                <w:szCs w:val="20"/>
              </w:rPr>
              <w:t>(0.018)</w:t>
            </w:r>
          </w:p>
        </w:tc>
        <w:tc>
          <w:tcPr>
            <w:tcW w:w="1285" w:type="dxa"/>
            <w:tcBorders>
              <w:top w:val="nil"/>
              <w:left w:val="nil"/>
              <w:right w:val="nil"/>
            </w:tcBorders>
            <w:noWrap/>
            <w:hideMark/>
            <w:tcPrChange w:id="1550" w:author="Dylan CHEN" w:date="2026-03-27T23:54:00Z" w16du:dateUtc="2026-03-27T15:54:00Z">
              <w:tcPr>
                <w:tcW w:w="1766" w:type="dxa"/>
                <w:gridSpan w:val="2"/>
                <w:tcBorders>
                  <w:top w:val="nil"/>
                  <w:left w:val="nil"/>
                  <w:right w:val="nil"/>
                </w:tcBorders>
                <w:noWrap/>
                <w:hideMark/>
              </w:tcPr>
            </w:tcPrChange>
          </w:tcPr>
          <w:p w14:paraId="32831E23" w14:textId="77777777" w:rsidR="000E71E2" w:rsidRPr="0022223D" w:rsidRDefault="000E71E2" w:rsidP="00535147">
            <w:pPr>
              <w:jc w:val="center"/>
              <w:rPr>
                <w:color w:val="000000"/>
                <w:sz w:val="20"/>
                <w:szCs w:val="20"/>
              </w:rPr>
            </w:pPr>
            <w:r w:rsidRPr="0022223D">
              <w:rPr>
                <w:color w:val="000000"/>
                <w:sz w:val="20"/>
                <w:szCs w:val="20"/>
              </w:rPr>
              <w:t>(0.010)</w:t>
            </w:r>
          </w:p>
        </w:tc>
        <w:tc>
          <w:tcPr>
            <w:tcW w:w="1285" w:type="dxa"/>
            <w:tcBorders>
              <w:top w:val="nil"/>
              <w:left w:val="nil"/>
              <w:right w:val="nil"/>
            </w:tcBorders>
            <w:tcPrChange w:id="1551" w:author="Dylan CHEN" w:date="2026-03-27T23:54:00Z" w16du:dateUtc="2026-03-27T15:54:00Z">
              <w:tcPr>
                <w:tcW w:w="1766" w:type="dxa"/>
                <w:tcBorders>
                  <w:top w:val="nil"/>
                  <w:left w:val="nil"/>
                  <w:right w:val="nil"/>
                </w:tcBorders>
              </w:tcPr>
            </w:tcPrChange>
          </w:tcPr>
          <w:p w14:paraId="6B27E7B3" w14:textId="77777777" w:rsidR="000E71E2" w:rsidRPr="0022223D" w:rsidRDefault="000E71E2" w:rsidP="00535147">
            <w:pPr>
              <w:jc w:val="center"/>
              <w:rPr>
                <w:color w:val="000000"/>
                <w:sz w:val="20"/>
                <w:szCs w:val="20"/>
              </w:rPr>
            </w:pPr>
            <w:ins w:id="1552" w:author="Dylan CHEN" w:date="2026-03-28T00:03:00Z" w16du:dateUtc="2026-03-27T16:03:00Z">
              <w:r w:rsidRPr="0022223D">
                <w:rPr>
                  <w:color w:val="000000"/>
                  <w:sz w:val="20"/>
                  <w:szCs w:val="20"/>
                </w:rPr>
                <w:t>(0.027)</w:t>
              </w:r>
            </w:ins>
          </w:p>
        </w:tc>
        <w:tc>
          <w:tcPr>
            <w:tcW w:w="1285" w:type="dxa"/>
            <w:tcBorders>
              <w:top w:val="nil"/>
              <w:left w:val="nil"/>
              <w:right w:val="nil"/>
            </w:tcBorders>
            <w:tcPrChange w:id="1553" w:author="Dylan CHEN" w:date="2026-03-27T23:54:00Z" w16du:dateUtc="2026-03-27T15:54:00Z">
              <w:tcPr>
                <w:tcW w:w="1766" w:type="dxa"/>
                <w:tcBorders>
                  <w:top w:val="nil"/>
                  <w:left w:val="nil"/>
                  <w:right w:val="nil"/>
                </w:tcBorders>
              </w:tcPr>
            </w:tcPrChange>
          </w:tcPr>
          <w:p w14:paraId="74F0A6B3" w14:textId="77777777" w:rsidR="000E71E2" w:rsidRPr="0022223D" w:rsidRDefault="000E71E2" w:rsidP="00535147">
            <w:pPr>
              <w:jc w:val="center"/>
              <w:rPr>
                <w:color w:val="000000"/>
                <w:sz w:val="20"/>
                <w:szCs w:val="20"/>
              </w:rPr>
            </w:pPr>
            <w:ins w:id="1554" w:author="Dylan CHEN" w:date="2026-03-28T00:03:00Z" w16du:dateUtc="2026-03-27T16:03:00Z">
              <w:r w:rsidRPr="0022223D">
                <w:rPr>
                  <w:color w:val="000000"/>
                  <w:sz w:val="20"/>
                  <w:szCs w:val="20"/>
                </w:rPr>
                <w:t>(0.008)</w:t>
              </w:r>
            </w:ins>
          </w:p>
        </w:tc>
      </w:tr>
      <w:tr w:rsidR="000E71E2" w:rsidRPr="0022223D" w14:paraId="45AC9FF6" w14:textId="77777777" w:rsidTr="00535147">
        <w:trPr>
          <w:trHeight w:val="260"/>
          <w:jc w:val="center"/>
          <w:trPrChange w:id="1555" w:author="Dylan CHEN" w:date="2026-03-27T23:54:00Z" w16du:dateUtc="2026-03-27T15:54:00Z">
            <w:trPr>
              <w:trHeight w:val="260"/>
              <w:jc w:val="center"/>
            </w:trPr>
          </w:trPrChange>
        </w:trPr>
        <w:tc>
          <w:tcPr>
            <w:tcW w:w="2173" w:type="dxa"/>
            <w:vMerge w:val="restart"/>
            <w:tcBorders>
              <w:top w:val="nil"/>
              <w:left w:val="nil"/>
              <w:bottom w:val="nil"/>
              <w:right w:val="nil"/>
            </w:tcBorders>
            <w:noWrap/>
            <w:hideMark/>
            <w:tcPrChange w:id="1556" w:author="Dylan CHEN" w:date="2026-03-27T23:54:00Z" w16du:dateUtc="2026-03-27T15:54:00Z">
              <w:tcPr>
                <w:tcW w:w="3002" w:type="dxa"/>
                <w:gridSpan w:val="2"/>
                <w:vMerge w:val="restart"/>
                <w:tcBorders>
                  <w:top w:val="nil"/>
                  <w:left w:val="nil"/>
                  <w:bottom w:val="nil"/>
                  <w:right w:val="nil"/>
                </w:tcBorders>
                <w:noWrap/>
                <w:hideMark/>
              </w:tcPr>
            </w:tcPrChange>
          </w:tcPr>
          <w:p w14:paraId="35F5767A" w14:textId="77777777" w:rsidR="000E71E2" w:rsidRPr="0022223D" w:rsidRDefault="000E71E2" w:rsidP="00535147">
            <w:pPr>
              <w:rPr>
                <w:i/>
                <w:iCs/>
                <w:sz w:val="20"/>
                <w:szCs w:val="20"/>
              </w:rPr>
            </w:pPr>
            <w:r w:rsidRPr="0022223D">
              <w:rPr>
                <w:i/>
                <w:iCs/>
                <w:sz w:val="20"/>
                <w:szCs w:val="20"/>
              </w:rPr>
              <w:t>hasFirstPosition</w:t>
            </w:r>
            <w:r w:rsidRPr="0022223D">
              <w:rPr>
                <w:i/>
                <w:iCs/>
                <w:sz w:val="20"/>
                <w:szCs w:val="20"/>
              </w:rPr>
              <w:br/>
              <w:t>Seeker1Ans</w:t>
            </w:r>
            <w:r w:rsidRPr="0022223D">
              <w:rPr>
                <w:i/>
                <w:iCs/>
                <w:color w:val="000000"/>
                <w:sz w:val="20"/>
                <w:szCs w:val="20"/>
                <w:vertAlign w:val="subscript"/>
              </w:rPr>
              <w:t>i</w:t>
            </w:r>
          </w:p>
        </w:tc>
        <w:tc>
          <w:tcPr>
            <w:tcW w:w="1284" w:type="dxa"/>
            <w:tcBorders>
              <w:top w:val="nil"/>
              <w:left w:val="nil"/>
              <w:bottom w:val="nil"/>
              <w:right w:val="nil"/>
            </w:tcBorders>
            <w:noWrap/>
            <w:hideMark/>
            <w:tcPrChange w:id="1557" w:author="Dylan CHEN" w:date="2026-03-27T23:54:00Z" w16du:dateUtc="2026-03-27T15:54:00Z">
              <w:tcPr>
                <w:tcW w:w="1766" w:type="dxa"/>
                <w:gridSpan w:val="2"/>
                <w:tcBorders>
                  <w:top w:val="nil"/>
                  <w:left w:val="nil"/>
                  <w:bottom w:val="nil"/>
                  <w:right w:val="nil"/>
                </w:tcBorders>
                <w:noWrap/>
                <w:hideMark/>
              </w:tcPr>
            </w:tcPrChange>
          </w:tcPr>
          <w:p w14:paraId="24CEF4D9" w14:textId="77777777" w:rsidR="000E71E2" w:rsidRPr="0022223D" w:rsidRDefault="000E71E2" w:rsidP="00535147">
            <w:pPr>
              <w:rPr>
                <w:sz w:val="20"/>
                <w:szCs w:val="20"/>
              </w:rPr>
            </w:pPr>
          </w:p>
        </w:tc>
        <w:tc>
          <w:tcPr>
            <w:tcW w:w="2048" w:type="dxa"/>
            <w:tcBorders>
              <w:top w:val="nil"/>
              <w:left w:val="nil"/>
              <w:bottom w:val="nil"/>
              <w:right w:val="nil"/>
            </w:tcBorders>
            <w:noWrap/>
            <w:hideMark/>
            <w:tcPrChange w:id="1558" w:author="Dylan CHEN" w:date="2026-03-27T23:54:00Z" w16du:dateUtc="2026-03-27T15:54:00Z">
              <w:tcPr>
                <w:tcW w:w="2826" w:type="dxa"/>
                <w:gridSpan w:val="3"/>
                <w:tcBorders>
                  <w:top w:val="nil"/>
                  <w:left w:val="nil"/>
                  <w:bottom w:val="nil"/>
                  <w:right w:val="nil"/>
                </w:tcBorders>
                <w:noWrap/>
                <w:hideMark/>
              </w:tcPr>
            </w:tcPrChange>
          </w:tcPr>
          <w:p w14:paraId="3293EA19" w14:textId="77777777" w:rsidR="000E71E2" w:rsidRPr="0022223D" w:rsidRDefault="000E71E2" w:rsidP="00535147">
            <w:pPr>
              <w:jc w:val="center"/>
              <w:rPr>
                <w:sz w:val="20"/>
                <w:szCs w:val="20"/>
              </w:rPr>
            </w:pPr>
          </w:p>
        </w:tc>
        <w:tc>
          <w:tcPr>
            <w:tcW w:w="1285" w:type="dxa"/>
            <w:tcBorders>
              <w:top w:val="nil"/>
              <w:left w:val="nil"/>
              <w:bottom w:val="nil"/>
              <w:right w:val="nil"/>
            </w:tcBorders>
            <w:noWrap/>
            <w:hideMark/>
            <w:tcPrChange w:id="1559" w:author="Dylan CHEN" w:date="2026-03-27T23:54:00Z" w16du:dateUtc="2026-03-27T15:54:00Z">
              <w:tcPr>
                <w:tcW w:w="1766" w:type="dxa"/>
                <w:gridSpan w:val="2"/>
                <w:tcBorders>
                  <w:top w:val="nil"/>
                  <w:left w:val="nil"/>
                  <w:bottom w:val="nil"/>
                  <w:right w:val="nil"/>
                </w:tcBorders>
                <w:noWrap/>
                <w:hideMark/>
              </w:tcPr>
            </w:tcPrChange>
          </w:tcPr>
          <w:p w14:paraId="6F887C93" w14:textId="77777777" w:rsidR="000E71E2" w:rsidRPr="0022223D" w:rsidRDefault="000E71E2" w:rsidP="00535147">
            <w:pPr>
              <w:jc w:val="center"/>
              <w:rPr>
                <w:color w:val="000000"/>
                <w:sz w:val="20"/>
                <w:szCs w:val="20"/>
              </w:rPr>
            </w:pPr>
            <w:r w:rsidRPr="0022223D">
              <w:rPr>
                <w:color w:val="000000"/>
                <w:sz w:val="20"/>
                <w:szCs w:val="20"/>
              </w:rPr>
              <w:t>0.173 ***</w:t>
            </w:r>
          </w:p>
        </w:tc>
        <w:tc>
          <w:tcPr>
            <w:tcW w:w="1285" w:type="dxa"/>
            <w:tcBorders>
              <w:top w:val="nil"/>
              <w:left w:val="nil"/>
              <w:bottom w:val="nil"/>
              <w:right w:val="nil"/>
            </w:tcBorders>
            <w:tcPrChange w:id="1560" w:author="Dylan CHEN" w:date="2026-03-27T23:54:00Z" w16du:dateUtc="2026-03-27T15:54:00Z">
              <w:tcPr>
                <w:tcW w:w="1766" w:type="dxa"/>
                <w:tcBorders>
                  <w:top w:val="nil"/>
                  <w:left w:val="nil"/>
                  <w:bottom w:val="nil"/>
                  <w:right w:val="nil"/>
                </w:tcBorders>
              </w:tcPr>
            </w:tcPrChange>
          </w:tcPr>
          <w:p w14:paraId="621FF5C8" w14:textId="77777777" w:rsidR="000E71E2" w:rsidRPr="0022223D" w:rsidRDefault="000E71E2" w:rsidP="00535147">
            <w:pPr>
              <w:jc w:val="center"/>
              <w:rPr>
                <w:color w:val="000000"/>
                <w:sz w:val="20"/>
                <w:szCs w:val="20"/>
              </w:rPr>
            </w:pPr>
          </w:p>
        </w:tc>
        <w:tc>
          <w:tcPr>
            <w:tcW w:w="1285" w:type="dxa"/>
            <w:tcBorders>
              <w:top w:val="nil"/>
              <w:left w:val="nil"/>
              <w:bottom w:val="nil"/>
              <w:right w:val="nil"/>
            </w:tcBorders>
            <w:tcPrChange w:id="1561" w:author="Dylan CHEN" w:date="2026-03-27T23:54:00Z" w16du:dateUtc="2026-03-27T15:54:00Z">
              <w:tcPr>
                <w:tcW w:w="1766" w:type="dxa"/>
                <w:tcBorders>
                  <w:top w:val="nil"/>
                  <w:left w:val="nil"/>
                  <w:bottom w:val="nil"/>
                  <w:right w:val="nil"/>
                </w:tcBorders>
              </w:tcPr>
            </w:tcPrChange>
          </w:tcPr>
          <w:p w14:paraId="7F24E686" w14:textId="77777777" w:rsidR="000E71E2" w:rsidRPr="0022223D" w:rsidRDefault="000E71E2" w:rsidP="00535147">
            <w:pPr>
              <w:jc w:val="center"/>
              <w:rPr>
                <w:color w:val="000000"/>
                <w:sz w:val="20"/>
                <w:szCs w:val="20"/>
              </w:rPr>
            </w:pPr>
          </w:p>
        </w:tc>
      </w:tr>
      <w:tr w:rsidR="000E71E2" w:rsidRPr="0022223D" w14:paraId="0AFCCFD1" w14:textId="77777777" w:rsidTr="00535147">
        <w:trPr>
          <w:trHeight w:val="260"/>
          <w:jc w:val="center"/>
          <w:trPrChange w:id="1562" w:author="Dylan CHEN" w:date="2026-03-27T23:54:00Z" w16du:dateUtc="2026-03-27T15:54:00Z">
            <w:trPr>
              <w:trHeight w:val="260"/>
              <w:jc w:val="center"/>
            </w:trPr>
          </w:trPrChange>
        </w:trPr>
        <w:tc>
          <w:tcPr>
            <w:tcW w:w="2173" w:type="dxa"/>
            <w:vMerge/>
            <w:tcBorders>
              <w:top w:val="nil"/>
              <w:left w:val="nil"/>
              <w:right w:val="nil"/>
            </w:tcBorders>
            <w:hideMark/>
            <w:tcPrChange w:id="1563" w:author="Dylan CHEN" w:date="2026-03-27T23:54:00Z" w16du:dateUtc="2026-03-27T15:54:00Z">
              <w:tcPr>
                <w:tcW w:w="3002" w:type="dxa"/>
                <w:gridSpan w:val="2"/>
                <w:vMerge/>
                <w:tcBorders>
                  <w:top w:val="nil"/>
                  <w:left w:val="nil"/>
                  <w:bottom w:val="single" w:sz="4" w:space="0" w:color="auto"/>
                  <w:right w:val="nil"/>
                </w:tcBorders>
                <w:hideMark/>
              </w:tcPr>
            </w:tcPrChange>
          </w:tcPr>
          <w:p w14:paraId="0A816ED2" w14:textId="77777777" w:rsidR="000E71E2" w:rsidRPr="0022223D" w:rsidRDefault="000E71E2" w:rsidP="00535147">
            <w:pPr>
              <w:rPr>
                <w:i/>
                <w:iCs/>
                <w:sz w:val="20"/>
                <w:szCs w:val="20"/>
              </w:rPr>
            </w:pPr>
          </w:p>
        </w:tc>
        <w:tc>
          <w:tcPr>
            <w:tcW w:w="1284" w:type="dxa"/>
            <w:tcBorders>
              <w:top w:val="nil"/>
              <w:left w:val="nil"/>
              <w:right w:val="nil"/>
            </w:tcBorders>
            <w:noWrap/>
            <w:hideMark/>
            <w:tcPrChange w:id="1564" w:author="Dylan CHEN" w:date="2026-03-27T23:54:00Z" w16du:dateUtc="2026-03-27T15:54:00Z">
              <w:tcPr>
                <w:tcW w:w="1766" w:type="dxa"/>
                <w:gridSpan w:val="2"/>
                <w:tcBorders>
                  <w:top w:val="nil"/>
                  <w:left w:val="nil"/>
                  <w:bottom w:val="single" w:sz="4" w:space="0" w:color="auto"/>
                  <w:right w:val="nil"/>
                </w:tcBorders>
                <w:noWrap/>
                <w:hideMark/>
              </w:tcPr>
            </w:tcPrChange>
          </w:tcPr>
          <w:p w14:paraId="22852896" w14:textId="77777777" w:rsidR="000E71E2" w:rsidRPr="0022223D" w:rsidRDefault="000E71E2" w:rsidP="00535147">
            <w:pPr>
              <w:jc w:val="center"/>
              <w:rPr>
                <w:sz w:val="20"/>
                <w:szCs w:val="20"/>
              </w:rPr>
            </w:pPr>
          </w:p>
        </w:tc>
        <w:tc>
          <w:tcPr>
            <w:tcW w:w="2048" w:type="dxa"/>
            <w:tcBorders>
              <w:top w:val="nil"/>
              <w:left w:val="nil"/>
              <w:right w:val="nil"/>
            </w:tcBorders>
            <w:noWrap/>
            <w:hideMark/>
            <w:tcPrChange w:id="1565" w:author="Dylan CHEN" w:date="2026-03-27T23:54:00Z" w16du:dateUtc="2026-03-27T15:54:00Z">
              <w:tcPr>
                <w:tcW w:w="2826" w:type="dxa"/>
                <w:gridSpan w:val="3"/>
                <w:tcBorders>
                  <w:top w:val="nil"/>
                  <w:left w:val="nil"/>
                  <w:bottom w:val="single" w:sz="4" w:space="0" w:color="auto"/>
                  <w:right w:val="nil"/>
                </w:tcBorders>
                <w:noWrap/>
                <w:hideMark/>
              </w:tcPr>
            </w:tcPrChange>
          </w:tcPr>
          <w:p w14:paraId="6972C21B" w14:textId="77777777" w:rsidR="000E71E2" w:rsidRPr="0022223D" w:rsidRDefault="000E71E2" w:rsidP="00535147">
            <w:pPr>
              <w:jc w:val="center"/>
              <w:rPr>
                <w:sz w:val="20"/>
                <w:szCs w:val="20"/>
              </w:rPr>
            </w:pPr>
          </w:p>
        </w:tc>
        <w:tc>
          <w:tcPr>
            <w:tcW w:w="1285" w:type="dxa"/>
            <w:tcBorders>
              <w:top w:val="nil"/>
              <w:left w:val="nil"/>
              <w:right w:val="nil"/>
            </w:tcBorders>
            <w:noWrap/>
            <w:hideMark/>
            <w:tcPrChange w:id="1566" w:author="Dylan CHEN" w:date="2026-03-27T23:54:00Z" w16du:dateUtc="2026-03-27T15:54:00Z">
              <w:tcPr>
                <w:tcW w:w="1766" w:type="dxa"/>
                <w:gridSpan w:val="2"/>
                <w:tcBorders>
                  <w:top w:val="nil"/>
                  <w:left w:val="nil"/>
                  <w:bottom w:val="single" w:sz="4" w:space="0" w:color="auto"/>
                  <w:right w:val="nil"/>
                </w:tcBorders>
                <w:noWrap/>
                <w:hideMark/>
              </w:tcPr>
            </w:tcPrChange>
          </w:tcPr>
          <w:p w14:paraId="728D67D0" w14:textId="77777777" w:rsidR="000E71E2" w:rsidRPr="0022223D" w:rsidRDefault="000E71E2" w:rsidP="00535147">
            <w:pPr>
              <w:jc w:val="center"/>
              <w:rPr>
                <w:color w:val="000000"/>
                <w:sz w:val="20"/>
                <w:szCs w:val="20"/>
              </w:rPr>
            </w:pPr>
            <w:r w:rsidRPr="0022223D">
              <w:rPr>
                <w:color w:val="000000"/>
                <w:sz w:val="20"/>
                <w:szCs w:val="20"/>
              </w:rPr>
              <w:t>(0.010)</w:t>
            </w:r>
          </w:p>
        </w:tc>
        <w:tc>
          <w:tcPr>
            <w:tcW w:w="1285" w:type="dxa"/>
            <w:tcBorders>
              <w:top w:val="nil"/>
              <w:left w:val="nil"/>
              <w:right w:val="nil"/>
            </w:tcBorders>
            <w:tcPrChange w:id="1567" w:author="Dylan CHEN" w:date="2026-03-27T23:54:00Z" w16du:dateUtc="2026-03-27T15:54:00Z">
              <w:tcPr>
                <w:tcW w:w="1766" w:type="dxa"/>
                <w:tcBorders>
                  <w:top w:val="nil"/>
                  <w:left w:val="nil"/>
                  <w:bottom w:val="single" w:sz="4" w:space="0" w:color="auto"/>
                  <w:right w:val="nil"/>
                </w:tcBorders>
              </w:tcPr>
            </w:tcPrChange>
          </w:tcPr>
          <w:p w14:paraId="35D486E2" w14:textId="77777777" w:rsidR="000E71E2" w:rsidRPr="0022223D" w:rsidRDefault="000E71E2" w:rsidP="00535147">
            <w:pPr>
              <w:jc w:val="center"/>
              <w:rPr>
                <w:color w:val="000000"/>
                <w:sz w:val="20"/>
                <w:szCs w:val="20"/>
              </w:rPr>
            </w:pPr>
          </w:p>
        </w:tc>
        <w:tc>
          <w:tcPr>
            <w:tcW w:w="1285" w:type="dxa"/>
            <w:tcBorders>
              <w:top w:val="nil"/>
              <w:left w:val="nil"/>
              <w:right w:val="nil"/>
            </w:tcBorders>
            <w:tcPrChange w:id="1568" w:author="Dylan CHEN" w:date="2026-03-27T23:54:00Z" w16du:dateUtc="2026-03-27T15:54:00Z">
              <w:tcPr>
                <w:tcW w:w="1766" w:type="dxa"/>
                <w:tcBorders>
                  <w:top w:val="nil"/>
                  <w:left w:val="nil"/>
                  <w:bottom w:val="single" w:sz="4" w:space="0" w:color="auto"/>
                  <w:right w:val="nil"/>
                </w:tcBorders>
              </w:tcPr>
            </w:tcPrChange>
          </w:tcPr>
          <w:p w14:paraId="35474A5E" w14:textId="77777777" w:rsidR="000E71E2" w:rsidRPr="0022223D" w:rsidRDefault="000E71E2" w:rsidP="00535147">
            <w:pPr>
              <w:jc w:val="center"/>
              <w:rPr>
                <w:color w:val="000000"/>
                <w:sz w:val="20"/>
                <w:szCs w:val="20"/>
              </w:rPr>
            </w:pPr>
          </w:p>
        </w:tc>
      </w:tr>
      <w:tr w:rsidR="000E71E2" w:rsidRPr="0022223D" w14:paraId="4833E364" w14:textId="77777777" w:rsidTr="00535147">
        <w:trPr>
          <w:trHeight w:val="260"/>
          <w:jc w:val="center"/>
          <w:ins w:id="1569" w:author="Dylan CHEN" w:date="2026-03-27T23:54:00Z"/>
        </w:trPr>
        <w:tc>
          <w:tcPr>
            <w:tcW w:w="2173" w:type="dxa"/>
            <w:vMerge w:val="restart"/>
            <w:tcBorders>
              <w:top w:val="nil"/>
              <w:left w:val="nil"/>
              <w:right w:val="nil"/>
            </w:tcBorders>
          </w:tcPr>
          <w:p w14:paraId="1FBD4C56" w14:textId="77777777" w:rsidR="000E71E2" w:rsidRPr="0022223D" w:rsidRDefault="000E71E2" w:rsidP="00535147">
            <w:pPr>
              <w:rPr>
                <w:ins w:id="1570" w:author="Dylan CHEN" w:date="2026-03-27T23:54:00Z" w16du:dateUtc="2026-03-27T15:54:00Z"/>
                <w:i/>
                <w:iCs/>
                <w:sz w:val="20"/>
                <w:szCs w:val="20"/>
              </w:rPr>
            </w:pPr>
            <w:ins w:id="1571" w:author="Dylan CHEN" w:date="2026-03-28T00:03:00Z" w16du:dateUtc="2026-03-27T16:03:00Z">
              <w:r w:rsidRPr="0022223D">
                <w:rPr>
                  <w:i/>
                  <w:iCs/>
                  <w:color w:val="000000"/>
                  <w:sz w:val="20"/>
                  <w:szCs w:val="20"/>
                </w:rPr>
                <w:t>firstPosition</w:t>
              </w:r>
            </w:ins>
            <w:ins w:id="1572" w:author="Dylan CHEN" w:date="2026-03-28T00:04:00Z" w16du:dateUtc="2026-03-27T16:04:00Z">
              <w:r w:rsidRPr="0022223D">
                <w:rPr>
                  <w:i/>
                  <w:iCs/>
                  <w:color w:val="000000"/>
                  <w:sz w:val="20"/>
                  <w:szCs w:val="20"/>
                </w:rPr>
                <w:br/>
              </w:r>
            </w:ins>
            <w:ins w:id="1573" w:author="Dylan CHEN" w:date="2026-03-28T00:03:00Z" w16du:dateUtc="2026-03-27T16:03:00Z">
              <w:r w:rsidRPr="0022223D">
                <w:rPr>
                  <w:i/>
                  <w:iCs/>
                  <w:color w:val="000000"/>
                  <w:sz w:val="20"/>
                  <w:szCs w:val="20"/>
                </w:rPr>
                <w:t>SeekerNum</w:t>
              </w:r>
              <w:r w:rsidRPr="0022223D">
                <w:rPr>
                  <w:i/>
                  <w:iCs/>
                  <w:color w:val="000000"/>
                  <w:sz w:val="20"/>
                  <w:szCs w:val="20"/>
                  <w:vertAlign w:val="subscript"/>
                </w:rPr>
                <w:t>i</w:t>
              </w:r>
            </w:ins>
          </w:p>
        </w:tc>
        <w:tc>
          <w:tcPr>
            <w:tcW w:w="1284" w:type="dxa"/>
            <w:tcBorders>
              <w:top w:val="nil"/>
              <w:left w:val="nil"/>
              <w:right w:val="nil"/>
            </w:tcBorders>
            <w:noWrap/>
          </w:tcPr>
          <w:p w14:paraId="3C2636B1" w14:textId="77777777" w:rsidR="000E71E2" w:rsidRPr="0022223D" w:rsidRDefault="000E71E2" w:rsidP="00535147">
            <w:pPr>
              <w:jc w:val="center"/>
              <w:rPr>
                <w:ins w:id="1574" w:author="Dylan CHEN" w:date="2026-03-27T23:54:00Z" w16du:dateUtc="2026-03-27T15:54:00Z"/>
                <w:sz w:val="20"/>
                <w:szCs w:val="20"/>
              </w:rPr>
            </w:pPr>
          </w:p>
        </w:tc>
        <w:tc>
          <w:tcPr>
            <w:tcW w:w="2048" w:type="dxa"/>
            <w:tcBorders>
              <w:top w:val="nil"/>
              <w:left w:val="nil"/>
              <w:right w:val="nil"/>
            </w:tcBorders>
            <w:noWrap/>
          </w:tcPr>
          <w:p w14:paraId="210CE7AA" w14:textId="77777777" w:rsidR="000E71E2" w:rsidRPr="0022223D" w:rsidRDefault="000E71E2" w:rsidP="00535147">
            <w:pPr>
              <w:jc w:val="center"/>
              <w:rPr>
                <w:ins w:id="1575" w:author="Dylan CHEN" w:date="2026-03-27T23:54:00Z" w16du:dateUtc="2026-03-27T15:54:00Z"/>
                <w:sz w:val="20"/>
                <w:szCs w:val="20"/>
              </w:rPr>
            </w:pPr>
          </w:p>
        </w:tc>
        <w:tc>
          <w:tcPr>
            <w:tcW w:w="1285" w:type="dxa"/>
            <w:tcBorders>
              <w:top w:val="nil"/>
              <w:left w:val="nil"/>
              <w:right w:val="nil"/>
            </w:tcBorders>
            <w:noWrap/>
          </w:tcPr>
          <w:p w14:paraId="0720238D" w14:textId="77777777" w:rsidR="000E71E2" w:rsidRPr="0022223D" w:rsidRDefault="000E71E2" w:rsidP="00535147">
            <w:pPr>
              <w:jc w:val="center"/>
              <w:rPr>
                <w:ins w:id="1576" w:author="Dylan CHEN" w:date="2026-03-27T23:54:00Z" w16du:dateUtc="2026-03-27T15:54:00Z"/>
                <w:color w:val="000000"/>
                <w:sz w:val="20"/>
                <w:szCs w:val="20"/>
              </w:rPr>
            </w:pPr>
          </w:p>
        </w:tc>
        <w:tc>
          <w:tcPr>
            <w:tcW w:w="1285" w:type="dxa"/>
            <w:tcBorders>
              <w:top w:val="nil"/>
              <w:left w:val="nil"/>
              <w:right w:val="nil"/>
            </w:tcBorders>
          </w:tcPr>
          <w:p w14:paraId="770093F0" w14:textId="77777777" w:rsidR="000E71E2" w:rsidRPr="0022223D" w:rsidRDefault="000E71E2" w:rsidP="00535147">
            <w:pPr>
              <w:jc w:val="center"/>
              <w:rPr>
                <w:ins w:id="1577" w:author="Dylan CHEN" w:date="2026-03-27T23:54:00Z" w16du:dateUtc="2026-03-27T15:54:00Z"/>
                <w:color w:val="000000"/>
                <w:sz w:val="20"/>
                <w:szCs w:val="20"/>
              </w:rPr>
            </w:pPr>
          </w:p>
        </w:tc>
        <w:tc>
          <w:tcPr>
            <w:tcW w:w="1285" w:type="dxa"/>
            <w:tcBorders>
              <w:top w:val="nil"/>
              <w:left w:val="nil"/>
              <w:right w:val="nil"/>
            </w:tcBorders>
          </w:tcPr>
          <w:p w14:paraId="6C385579" w14:textId="77777777" w:rsidR="000E71E2" w:rsidRPr="0022223D" w:rsidRDefault="000E71E2" w:rsidP="00535147">
            <w:pPr>
              <w:jc w:val="center"/>
              <w:rPr>
                <w:ins w:id="1578" w:author="Dylan CHEN" w:date="2026-03-27T23:54:00Z" w16du:dateUtc="2026-03-27T15:54:00Z"/>
                <w:color w:val="000000"/>
                <w:sz w:val="20"/>
                <w:szCs w:val="20"/>
              </w:rPr>
            </w:pPr>
            <w:ins w:id="1579" w:author="Dylan CHEN" w:date="2026-03-28T00:04:00Z" w16du:dateUtc="2026-03-27T16:04:00Z">
              <w:r w:rsidRPr="0022223D">
                <w:rPr>
                  <w:color w:val="000000"/>
                  <w:sz w:val="20"/>
                  <w:szCs w:val="20"/>
                </w:rPr>
                <w:t>0.257 ***</w:t>
              </w:r>
            </w:ins>
          </w:p>
        </w:tc>
      </w:tr>
      <w:tr w:rsidR="000E71E2" w:rsidRPr="0022223D" w14:paraId="2518BFBC" w14:textId="77777777" w:rsidTr="00535147">
        <w:trPr>
          <w:trHeight w:val="260"/>
          <w:jc w:val="center"/>
          <w:ins w:id="1580" w:author="Dylan CHEN" w:date="2026-03-27T23:54:00Z"/>
        </w:trPr>
        <w:tc>
          <w:tcPr>
            <w:tcW w:w="2173" w:type="dxa"/>
            <w:vMerge/>
            <w:tcBorders>
              <w:left w:val="nil"/>
              <w:bottom w:val="single" w:sz="4" w:space="0" w:color="auto"/>
              <w:right w:val="nil"/>
            </w:tcBorders>
          </w:tcPr>
          <w:p w14:paraId="09A7447B" w14:textId="77777777" w:rsidR="000E71E2" w:rsidRPr="0022223D" w:rsidRDefault="000E71E2" w:rsidP="00535147">
            <w:pPr>
              <w:rPr>
                <w:ins w:id="1581" w:author="Dylan CHEN" w:date="2026-03-27T23:54:00Z" w16du:dateUtc="2026-03-27T15:54:00Z"/>
                <w:i/>
                <w:iCs/>
                <w:sz w:val="20"/>
                <w:szCs w:val="20"/>
              </w:rPr>
            </w:pPr>
          </w:p>
        </w:tc>
        <w:tc>
          <w:tcPr>
            <w:tcW w:w="1284" w:type="dxa"/>
            <w:tcBorders>
              <w:top w:val="nil"/>
              <w:left w:val="nil"/>
              <w:bottom w:val="single" w:sz="4" w:space="0" w:color="auto"/>
              <w:right w:val="nil"/>
            </w:tcBorders>
            <w:noWrap/>
          </w:tcPr>
          <w:p w14:paraId="70FACB4B" w14:textId="77777777" w:rsidR="000E71E2" w:rsidRPr="0022223D" w:rsidRDefault="000E71E2" w:rsidP="00535147">
            <w:pPr>
              <w:jc w:val="center"/>
              <w:rPr>
                <w:ins w:id="1582" w:author="Dylan CHEN" w:date="2026-03-27T23:54:00Z" w16du:dateUtc="2026-03-27T15:54:00Z"/>
                <w:sz w:val="20"/>
                <w:szCs w:val="20"/>
              </w:rPr>
            </w:pPr>
          </w:p>
        </w:tc>
        <w:tc>
          <w:tcPr>
            <w:tcW w:w="2048" w:type="dxa"/>
            <w:tcBorders>
              <w:top w:val="nil"/>
              <w:left w:val="nil"/>
              <w:bottom w:val="single" w:sz="4" w:space="0" w:color="auto"/>
              <w:right w:val="nil"/>
            </w:tcBorders>
            <w:noWrap/>
          </w:tcPr>
          <w:p w14:paraId="6055E751" w14:textId="77777777" w:rsidR="000E71E2" w:rsidRPr="0022223D" w:rsidRDefault="000E71E2" w:rsidP="00535147">
            <w:pPr>
              <w:jc w:val="center"/>
              <w:rPr>
                <w:ins w:id="1583" w:author="Dylan CHEN" w:date="2026-03-27T23:54:00Z" w16du:dateUtc="2026-03-27T15:54:00Z"/>
                <w:sz w:val="20"/>
                <w:szCs w:val="20"/>
              </w:rPr>
            </w:pPr>
          </w:p>
        </w:tc>
        <w:tc>
          <w:tcPr>
            <w:tcW w:w="1285" w:type="dxa"/>
            <w:tcBorders>
              <w:top w:val="nil"/>
              <w:left w:val="nil"/>
              <w:bottom w:val="single" w:sz="4" w:space="0" w:color="auto"/>
              <w:right w:val="nil"/>
            </w:tcBorders>
            <w:noWrap/>
          </w:tcPr>
          <w:p w14:paraId="5A97FDFE" w14:textId="77777777" w:rsidR="000E71E2" w:rsidRPr="0022223D" w:rsidRDefault="000E71E2" w:rsidP="00535147">
            <w:pPr>
              <w:jc w:val="center"/>
              <w:rPr>
                <w:ins w:id="1584"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13F7E4E0" w14:textId="77777777" w:rsidR="000E71E2" w:rsidRPr="0022223D" w:rsidRDefault="000E71E2" w:rsidP="00535147">
            <w:pPr>
              <w:jc w:val="center"/>
              <w:rPr>
                <w:ins w:id="1585" w:author="Dylan CHEN" w:date="2026-03-27T23:54:00Z" w16du:dateUtc="2026-03-27T15:54:00Z"/>
                <w:color w:val="000000"/>
                <w:sz w:val="20"/>
                <w:szCs w:val="20"/>
              </w:rPr>
            </w:pPr>
          </w:p>
        </w:tc>
        <w:tc>
          <w:tcPr>
            <w:tcW w:w="1285" w:type="dxa"/>
            <w:tcBorders>
              <w:top w:val="nil"/>
              <w:left w:val="nil"/>
              <w:bottom w:val="single" w:sz="4" w:space="0" w:color="auto"/>
              <w:right w:val="nil"/>
            </w:tcBorders>
          </w:tcPr>
          <w:p w14:paraId="2814128F" w14:textId="77777777" w:rsidR="000E71E2" w:rsidRPr="0022223D" w:rsidRDefault="000E71E2" w:rsidP="00535147">
            <w:pPr>
              <w:jc w:val="center"/>
              <w:rPr>
                <w:ins w:id="1586" w:author="Dylan CHEN" w:date="2026-03-27T23:54:00Z" w16du:dateUtc="2026-03-27T15:54:00Z"/>
                <w:color w:val="000000"/>
                <w:sz w:val="20"/>
                <w:szCs w:val="20"/>
              </w:rPr>
            </w:pPr>
            <w:ins w:id="1587" w:author="Dylan CHEN" w:date="2026-03-28T00:04:00Z" w16du:dateUtc="2026-03-27T16:04:00Z">
              <w:r w:rsidRPr="0022223D">
                <w:rPr>
                  <w:color w:val="000000"/>
                  <w:sz w:val="20"/>
                  <w:szCs w:val="20"/>
                </w:rPr>
                <w:t>(0.005)</w:t>
              </w:r>
            </w:ins>
          </w:p>
        </w:tc>
      </w:tr>
      <w:tr w:rsidR="000E71E2" w:rsidRPr="0022223D" w14:paraId="26413EB7" w14:textId="77777777" w:rsidTr="00535147">
        <w:trPr>
          <w:trHeight w:val="260"/>
          <w:jc w:val="center"/>
          <w:trPrChange w:id="1588" w:author="Dylan CHEN" w:date="2026-03-27T23:54:00Z" w16du:dateUtc="2026-03-27T15:54:00Z">
            <w:trPr>
              <w:trHeight w:val="260"/>
              <w:jc w:val="center"/>
            </w:trPr>
          </w:trPrChange>
        </w:trPr>
        <w:tc>
          <w:tcPr>
            <w:tcW w:w="2173" w:type="dxa"/>
            <w:tcBorders>
              <w:top w:val="single" w:sz="4" w:space="0" w:color="auto"/>
              <w:left w:val="nil"/>
              <w:bottom w:val="nil"/>
              <w:right w:val="nil"/>
            </w:tcBorders>
            <w:noWrap/>
            <w:hideMark/>
            <w:tcPrChange w:id="1589" w:author="Dylan CHEN" w:date="2026-03-27T23:54:00Z" w16du:dateUtc="2026-03-27T15:54:00Z">
              <w:tcPr>
                <w:tcW w:w="3002" w:type="dxa"/>
                <w:gridSpan w:val="2"/>
                <w:tcBorders>
                  <w:top w:val="single" w:sz="4" w:space="0" w:color="auto"/>
                  <w:left w:val="nil"/>
                  <w:bottom w:val="nil"/>
                  <w:right w:val="nil"/>
                </w:tcBorders>
                <w:noWrap/>
                <w:hideMark/>
              </w:tcPr>
            </w:tcPrChange>
          </w:tcPr>
          <w:p w14:paraId="41804339" w14:textId="77777777" w:rsidR="000E71E2" w:rsidRPr="0022223D" w:rsidRDefault="000E71E2" w:rsidP="00535147">
            <w:pPr>
              <w:rPr>
                <w:sz w:val="20"/>
                <w:szCs w:val="20"/>
              </w:rPr>
            </w:pPr>
            <w:r w:rsidRPr="0022223D">
              <w:rPr>
                <w:sz w:val="20"/>
                <w:szCs w:val="20"/>
              </w:rPr>
              <w:t>question timing FE</w:t>
            </w:r>
          </w:p>
        </w:tc>
        <w:tc>
          <w:tcPr>
            <w:tcW w:w="1284" w:type="dxa"/>
            <w:tcBorders>
              <w:top w:val="single" w:sz="4" w:space="0" w:color="auto"/>
              <w:left w:val="nil"/>
              <w:bottom w:val="nil"/>
              <w:right w:val="nil"/>
            </w:tcBorders>
            <w:noWrap/>
            <w:hideMark/>
            <w:tcPrChange w:id="1590" w:author="Dylan CHEN" w:date="2026-03-27T23:54:00Z" w16du:dateUtc="2026-03-27T15:54:00Z">
              <w:tcPr>
                <w:tcW w:w="1766" w:type="dxa"/>
                <w:gridSpan w:val="2"/>
                <w:tcBorders>
                  <w:top w:val="single" w:sz="4" w:space="0" w:color="auto"/>
                  <w:left w:val="nil"/>
                  <w:bottom w:val="nil"/>
                  <w:right w:val="nil"/>
                </w:tcBorders>
                <w:noWrap/>
                <w:hideMark/>
              </w:tcPr>
            </w:tcPrChange>
          </w:tcPr>
          <w:p w14:paraId="709FB6D3" w14:textId="77777777" w:rsidR="000E71E2" w:rsidRPr="0022223D" w:rsidRDefault="000E71E2" w:rsidP="00535147">
            <w:pPr>
              <w:jc w:val="center"/>
              <w:rPr>
                <w:sz w:val="20"/>
                <w:szCs w:val="20"/>
              </w:rPr>
            </w:pPr>
            <w:r w:rsidRPr="0022223D">
              <w:rPr>
                <w:sz w:val="20"/>
                <w:szCs w:val="20"/>
              </w:rPr>
              <w:t>√</w:t>
            </w:r>
          </w:p>
        </w:tc>
        <w:tc>
          <w:tcPr>
            <w:tcW w:w="2048" w:type="dxa"/>
            <w:tcBorders>
              <w:top w:val="single" w:sz="4" w:space="0" w:color="auto"/>
              <w:left w:val="nil"/>
              <w:bottom w:val="nil"/>
              <w:right w:val="nil"/>
            </w:tcBorders>
            <w:noWrap/>
            <w:hideMark/>
            <w:tcPrChange w:id="1591" w:author="Dylan CHEN" w:date="2026-03-27T23:54:00Z" w16du:dateUtc="2026-03-27T15:54:00Z">
              <w:tcPr>
                <w:tcW w:w="2826" w:type="dxa"/>
                <w:gridSpan w:val="3"/>
                <w:tcBorders>
                  <w:top w:val="single" w:sz="4" w:space="0" w:color="auto"/>
                  <w:left w:val="nil"/>
                  <w:bottom w:val="nil"/>
                  <w:right w:val="nil"/>
                </w:tcBorders>
                <w:noWrap/>
                <w:hideMark/>
              </w:tcPr>
            </w:tcPrChange>
          </w:tcPr>
          <w:p w14:paraId="3A35A3AE" w14:textId="77777777" w:rsidR="000E71E2" w:rsidRPr="0022223D" w:rsidRDefault="000E71E2" w:rsidP="00535147">
            <w:pPr>
              <w:jc w:val="center"/>
              <w:rPr>
                <w:sz w:val="20"/>
                <w:szCs w:val="20"/>
              </w:rPr>
            </w:pPr>
            <w:r w:rsidRPr="0022223D">
              <w:rPr>
                <w:sz w:val="20"/>
                <w:szCs w:val="20"/>
              </w:rPr>
              <w:t>√</w:t>
            </w:r>
          </w:p>
        </w:tc>
        <w:tc>
          <w:tcPr>
            <w:tcW w:w="1285" w:type="dxa"/>
            <w:tcBorders>
              <w:top w:val="single" w:sz="4" w:space="0" w:color="auto"/>
              <w:left w:val="nil"/>
              <w:bottom w:val="nil"/>
              <w:right w:val="nil"/>
            </w:tcBorders>
            <w:noWrap/>
            <w:hideMark/>
            <w:tcPrChange w:id="1592" w:author="Dylan CHEN" w:date="2026-03-27T23:54:00Z" w16du:dateUtc="2026-03-27T15:54:00Z">
              <w:tcPr>
                <w:tcW w:w="1766" w:type="dxa"/>
                <w:gridSpan w:val="2"/>
                <w:tcBorders>
                  <w:top w:val="single" w:sz="4" w:space="0" w:color="auto"/>
                  <w:left w:val="nil"/>
                  <w:bottom w:val="nil"/>
                  <w:right w:val="nil"/>
                </w:tcBorders>
                <w:noWrap/>
                <w:hideMark/>
              </w:tcPr>
            </w:tcPrChange>
          </w:tcPr>
          <w:p w14:paraId="36D51AC2" w14:textId="77777777" w:rsidR="000E71E2" w:rsidRPr="0022223D" w:rsidRDefault="000E71E2" w:rsidP="00535147">
            <w:pPr>
              <w:jc w:val="center"/>
              <w:rPr>
                <w:sz w:val="20"/>
                <w:szCs w:val="20"/>
              </w:rPr>
            </w:pPr>
            <w:r w:rsidRPr="0022223D">
              <w:rPr>
                <w:sz w:val="20"/>
                <w:szCs w:val="20"/>
              </w:rPr>
              <w:t>√</w:t>
            </w:r>
          </w:p>
        </w:tc>
        <w:tc>
          <w:tcPr>
            <w:tcW w:w="1285" w:type="dxa"/>
            <w:tcBorders>
              <w:top w:val="single" w:sz="4" w:space="0" w:color="auto"/>
              <w:left w:val="nil"/>
              <w:bottom w:val="nil"/>
              <w:right w:val="nil"/>
            </w:tcBorders>
            <w:tcPrChange w:id="1593" w:author="Dylan CHEN" w:date="2026-03-27T23:54:00Z" w16du:dateUtc="2026-03-27T15:54:00Z">
              <w:tcPr>
                <w:tcW w:w="1766" w:type="dxa"/>
                <w:tcBorders>
                  <w:top w:val="single" w:sz="4" w:space="0" w:color="auto"/>
                  <w:left w:val="nil"/>
                  <w:bottom w:val="nil"/>
                  <w:right w:val="nil"/>
                </w:tcBorders>
              </w:tcPr>
            </w:tcPrChange>
          </w:tcPr>
          <w:p w14:paraId="2870686F" w14:textId="77777777" w:rsidR="000E71E2" w:rsidRPr="0022223D" w:rsidRDefault="000E71E2" w:rsidP="00535147">
            <w:pPr>
              <w:jc w:val="center"/>
              <w:rPr>
                <w:sz w:val="20"/>
                <w:szCs w:val="20"/>
              </w:rPr>
            </w:pPr>
            <w:ins w:id="1594" w:author="Dylan CHEN" w:date="2026-03-28T01:07:00Z" w16du:dateUtc="2026-03-27T17:07:00Z">
              <w:r w:rsidRPr="0022223D">
                <w:rPr>
                  <w:sz w:val="20"/>
                  <w:szCs w:val="20"/>
                </w:rPr>
                <w:t>√</w:t>
              </w:r>
            </w:ins>
          </w:p>
        </w:tc>
        <w:tc>
          <w:tcPr>
            <w:tcW w:w="1285" w:type="dxa"/>
            <w:tcBorders>
              <w:top w:val="single" w:sz="4" w:space="0" w:color="auto"/>
              <w:left w:val="nil"/>
              <w:bottom w:val="nil"/>
              <w:right w:val="nil"/>
            </w:tcBorders>
            <w:tcPrChange w:id="1595" w:author="Dylan CHEN" w:date="2026-03-27T23:54:00Z" w16du:dateUtc="2026-03-27T15:54:00Z">
              <w:tcPr>
                <w:tcW w:w="1766" w:type="dxa"/>
                <w:tcBorders>
                  <w:top w:val="single" w:sz="4" w:space="0" w:color="auto"/>
                  <w:left w:val="nil"/>
                  <w:bottom w:val="nil"/>
                  <w:right w:val="nil"/>
                </w:tcBorders>
              </w:tcPr>
            </w:tcPrChange>
          </w:tcPr>
          <w:p w14:paraId="7B6329A3" w14:textId="77777777" w:rsidR="000E71E2" w:rsidRPr="0022223D" w:rsidRDefault="000E71E2" w:rsidP="00535147">
            <w:pPr>
              <w:jc w:val="center"/>
              <w:rPr>
                <w:sz w:val="20"/>
                <w:szCs w:val="20"/>
              </w:rPr>
            </w:pPr>
            <w:ins w:id="1596" w:author="Dylan CHEN" w:date="2026-03-28T01:07:00Z" w16du:dateUtc="2026-03-27T17:07:00Z">
              <w:r w:rsidRPr="0022223D">
                <w:rPr>
                  <w:sz w:val="20"/>
                  <w:szCs w:val="20"/>
                </w:rPr>
                <w:t>√</w:t>
              </w:r>
            </w:ins>
          </w:p>
        </w:tc>
      </w:tr>
      <w:tr w:rsidR="000E71E2" w:rsidRPr="0022223D" w14:paraId="61204E68" w14:textId="77777777" w:rsidTr="00535147">
        <w:trPr>
          <w:trHeight w:val="260"/>
          <w:jc w:val="center"/>
          <w:trPrChange w:id="1597"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1598" w:author="Dylan CHEN" w:date="2026-03-27T23:54:00Z" w16du:dateUtc="2026-03-27T15:54:00Z">
              <w:tcPr>
                <w:tcW w:w="3002" w:type="dxa"/>
                <w:gridSpan w:val="2"/>
                <w:tcBorders>
                  <w:top w:val="nil"/>
                  <w:left w:val="nil"/>
                  <w:bottom w:val="single" w:sz="4" w:space="0" w:color="auto"/>
                  <w:right w:val="nil"/>
                </w:tcBorders>
                <w:noWrap/>
                <w:hideMark/>
              </w:tcPr>
            </w:tcPrChange>
          </w:tcPr>
          <w:p w14:paraId="300FA68F" w14:textId="77777777" w:rsidR="000E71E2" w:rsidRPr="0022223D" w:rsidRDefault="000E71E2" w:rsidP="00535147">
            <w:pPr>
              <w:rPr>
                <w:sz w:val="20"/>
                <w:szCs w:val="20"/>
              </w:rPr>
            </w:pPr>
            <w:r w:rsidRPr="0022223D">
              <w:rPr>
                <w:sz w:val="20"/>
                <w:szCs w:val="20"/>
              </w:rPr>
              <w:t>other controls</w:t>
            </w:r>
          </w:p>
        </w:tc>
        <w:tc>
          <w:tcPr>
            <w:tcW w:w="1284" w:type="dxa"/>
            <w:tcBorders>
              <w:top w:val="nil"/>
              <w:left w:val="nil"/>
              <w:bottom w:val="single" w:sz="4" w:space="0" w:color="auto"/>
              <w:right w:val="nil"/>
            </w:tcBorders>
            <w:noWrap/>
            <w:hideMark/>
            <w:tcPrChange w:id="1599" w:author="Dylan CHEN" w:date="2026-03-27T23:54:00Z" w16du:dateUtc="2026-03-27T15:54:00Z">
              <w:tcPr>
                <w:tcW w:w="1766" w:type="dxa"/>
                <w:gridSpan w:val="2"/>
                <w:tcBorders>
                  <w:top w:val="nil"/>
                  <w:left w:val="nil"/>
                  <w:bottom w:val="single" w:sz="4" w:space="0" w:color="auto"/>
                  <w:right w:val="nil"/>
                </w:tcBorders>
                <w:noWrap/>
                <w:hideMark/>
              </w:tcPr>
            </w:tcPrChange>
          </w:tcPr>
          <w:p w14:paraId="637578A4" w14:textId="77777777" w:rsidR="000E71E2" w:rsidRPr="0022223D" w:rsidRDefault="000E71E2" w:rsidP="00535147">
            <w:pPr>
              <w:jc w:val="center"/>
              <w:rPr>
                <w:sz w:val="20"/>
                <w:szCs w:val="20"/>
              </w:rPr>
            </w:pPr>
            <w:r w:rsidRPr="0022223D">
              <w:rPr>
                <w:sz w:val="20"/>
                <w:szCs w:val="20"/>
              </w:rPr>
              <w:t>√</w:t>
            </w:r>
          </w:p>
        </w:tc>
        <w:tc>
          <w:tcPr>
            <w:tcW w:w="2048" w:type="dxa"/>
            <w:tcBorders>
              <w:top w:val="nil"/>
              <w:left w:val="nil"/>
              <w:bottom w:val="single" w:sz="4" w:space="0" w:color="auto"/>
              <w:right w:val="nil"/>
            </w:tcBorders>
            <w:noWrap/>
            <w:hideMark/>
            <w:tcPrChange w:id="1600" w:author="Dylan CHEN" w:date="2026-03-27T23:54:00Z" w16du:dateUtc="2026-03-27T15:54:00Z">
              <w:tcPr>
                <w:tcW w:w="2826" w:type="dxa"/>
                <w:gridSpan w:val="3"/>
                <w:tcBorders>
                  <w:top w:val="nil"/>
                  <w:left w:val="nil"/>
                  <w:bottom w:val="single" w:sz="4" w:space="0" w:color="auto"/>
                  <w:right w:val="nil"/>
                </w:tcBorders>
                <w:noWrap/>
                <w:hideMark/>
              </w:tcPr>
            </w:tcPrChange>
          </w:tcPr>
          <w:p w14:paraId="2CA20A5D" w14:textId="77777777" w:rsidR="000E71E2" w:rsidRPr="0022223D" w:rsidRDefault="000E71E2" w:rsidP="00535147">
            <w:pPr>
              <w:jc w:val="center"/>
              <w:rPr>
                <w:sz w:val="20"/>
                <w:szCs w:val="20"/>
              </w:rPr>
            </w:pPr>
            <w:r w:rsidRPr="0022223D">
              <w:rPr>
                <w:sz w:val="20"/>
                <w:szCs w:val="20"/>
              </w:rPr>
              <w:t>√</w:t>
            </w:r>
          </w:p>
        </w:tc>
        <w:tc>
          <w:tcPr>
            <w:tcW w:w="1285" w:type="dxa"/>
            <w:tcBorders>
              <w:top w:val="nil"/>
              <w:left w:val="nil"/>
              <w:bottom w:val="single" w:sz="4" w:space="0" w:color="auto"/>
              <w:right w:val="nil"/>
            </w:tcBorders>
            <w:noWrap/>
            <w:hideMark/>
            <w:tcPrChange w:id="1601" w:author="Dylan CHEN" w:date="2026-03-27T23:54:00Z" w16du:dateUtc="2026-03-27T15:54:00Z">
              <w:tcPr>
                <w:tcW w:w="1766" w:type="dxa"/>
                <w:gridSpan w:val="2"/>
                <w:tcBorders>
                  <w:top w:val="nil"/>
                  <w:left w:val="nil"/>
                  <w:bottom w:val="single" w:sz="4" w:space="0" w:color="auto"/>
                  <w:right w:val="nil"/>
                </w:tcBorders>
                <w:noWrap/>
                <w:hideMark/>
              </w:tcPr>
            </w:tcPrChange>
          </w:tcPr>
          <w:p w14:paraId="5F746301" w14:textId="77777777" w:rsidR="000E71E2" w:rsidRPr="0022223D" w:rsidRDefault="000E71E2" w:rsidP="00535147">
            <w:pPr>
              <w:jc w:val="center"/>
              <w:rPr>
                <w:sz w:val="20"/>
                <w:szCs w:val="20"/>
              </w:rPr>
            </w:pPr>
            <w:r w:rsidRPr="0022223D">
              <w:rPr>
                <w:sz w:val="20"/>
                <w:szCs w:val="20"/>
              </w:rPr>
              <w:t>√</w:t>
            </w:r>
          </w:p>
        </w:tc>
        <w:tc>
          <w:tcPr>
            <w:tcW w:w="1285" w:type="dxa"/>
            <w:tcBorders>
              <w:top w:val="nil"/>
              <w:left w:val="nil"/>
              <w:bottom w:val="single" w:sz="4" w:space="0" w:color="auto"/>
              <w:right w:val="nil"/>
            </w:tcBorders>
            <w:tcPrChange w:id="1602" w:author="Dylan CHEN" w:date="2026-03-27T23:54:00Z" w16du:dateUtc="2026-03-27T15:54:00Z">
              <w:tcPr>
                <w:tcW w:w="1766" w:type="dxa"/>
                <w:tcBorders>
                  <w:top w:val="nil"/>
                  <w:left w:val="nil"/>
                  <w:bottom w:val="single" w:sz="4" w:space="0" w:color="auto"/>
                  <w:right w:val="nil"/>
                </w:tcBorders>
              </w:tcPr>
            </w:tcPrChange>
          </w:tcPr>
          <w:p w14:paraId="0F0719AC" w14:textId="77777777" w:rsidR="000E71E2" w:rsidRPr="0022223D" w:rsidRDefault="000E71E2" w:rsidP="00535147">
            <w:pPr>
              <w:jc w:val="center"/>
              <w:rPr>
                <w:sz w:val="20"/>
                <w:szCs w:val="20"/>
              </w:rPr>
            </w:pPr>
            <w:ins w:id="1603" w:author="Dylan CHEN" w:date="2026-03-28T01:07:00Z" w16du:dateUtc="2026-03-27T17:07:00Z">
              <w:r w:rsidRPr="0022223D">
                <w:rPr>
                  <w:sz w:val="20"/>
                  <w:szCs w:val="20"/>
                </w:rPr>
                <w:t>√</w:t>
              </w:r>
            </w:ins>
          </w:p>
        </w:tc>
        <w:tc>
          <w:tcPr>
            <w:tcW w:w="1285" w:type="dxa"/>
            <w:tcBorders>
              <w:top w:val="nil"/>
              <w:left w:val="nil"/>
              <w:bottom w:val="single" w:sz="4" w:space="0" w:color="auto"/>
              <w:right w:val="nil"/>
            </w:tcBorders>
            <w:tcPrChange w:id="1604" w:author="Dylan CHEN" w:date="2026-03-27T23:54:00Z" w16du:dateUtc="2026-03-27T15:54:00Z">
              <w:tcPr>
                <w:tcW w:w="1766" w:type="dxa"/>
                <w:tcBorders>
                  <w:top w:val="nil"/>
                  <w:left w:val="nil"/>
                  <w:bottom w:val="single" w:sz="4" w:space="0" w:color="auto"/>
                  <w:right w:val="nil"/>
                </w:tcBorders>
              </w:tcPr>
            </w:tcPrChange>
          </w:tcPr>
          <w:p w14:paraId="1E709C13" w14:textId="77777777" w:rsidR="000E71E2" w:rsidRPr="0022223D" w:rsidRDefault="000E71E2" w:rsidP="00535147">
            <w:pPr>
              <w:jc w:val="center"/>
              <w:rPr>
                <w:sz w:val="20"/>
                <w:szCs w:val="20"/>
              </w:rPr>
            </w:pPr>
            <w:ins w:id="1605" w:author="Dylan CHEN" w:date="2026-03-28T01:07:00Z" w16du:dateUtc="2026-03-27T17:07:00Z">
              <w:r w:rsidRPr="0022223D">
                <w:rPr>
                  <w:sz w:val="20"/>
                  <w:szCs w:val="20"/>
                </w:rPr>
                <w:t>√</w:t>
              </w:r>
            </w:ins>
          </w:p>
        </w:tc>
      </w:tr>
      <w:tr w:rsidR="000E71E2" w:rsidRPr="0022223D" w14:paraId="3713F429" w14:textId="77777777" w:rsidTr="00535147">
        <w:trPr>
          <w:trHeight w:val="260"/>
          <w:jc w:val="center"/>
          <w:trPrChange w:id="1606" w:author="Dylan CHEN" w:date="2026-03-27T23:54:00Z" w16du:dateUtc="2026-03-27T15:54:00Z">
            <w:trPr>
              <w:trHeight w:val="260"/>
              <w:jc w:val="center"/>
            </w:trPr>
          </w:trPrChange>
        </w:trPr>
        <w:tc>
          <w:tcPr>
            <w:tcW w:w="2173" w:type="dxa"/>
            <w:tcBorders>
              <w:top w:val="nil"/>
              <w:left w:val="nil"/>
              <w:bottom w:val="single" w:sz="4" w:space="0" w:color="auto"/>
              <w:right w:val="nil"/>
            </w:tcBorders>
            <w:noWrap/>
            <w:hideMark/>
            <w:tcPrChange w:id="1607" w:author="Dylan CHEN" w:date="2026-03-27T23:54:00Z" w16du:dateUtc="2026-03-27T15:54:00Z">
              <w:tcPr>
                <w:tcW w:w="3002" w:type="dxa"/>
                <w:gridSpan w:val="2"/>
                <w:tcBorders>
                  <w:top w:val="nil"/>
                  <w:left w:val="nil"/>
                  <w:bottom w:val="single" w:sz="4" w:space="0" w:color="auto"/>
                  <w:right w:val="nil"/>
                </w:tcBorders>
                <w:noWrap/>
                <w:hideMark/>
              </w:tcPr>
            </w:tcPrChange>
          </w:tcPr>
          <w:p w14:paraId="2F6CCCE4" w14:textId="77777777" w:rsidR="000E71E2" w:rsidRPr="0022223D" w:rsidRDefault="000E71E2" w:rsidP="00535147">
            <w:pPr>
              <w:rPr>
                <w:color w:val="000000"/>
                <w:sz w:val="20"/>
                <w:szCs w:val="20"/>
              </w:rPr>
            </w:pPr>
            <w:r w:rsidRPr="0022223D">
              <w:rPr>
                <w:color w:val="000000"/>
                <w:sz w:val="20"/>
                <w:szCs w:val="20"/>
              </w:rPr>
              <w:t>N</w:t>
            </w:r>
          </w:p>
        </w:tc>
        <w:tc>
          <w:tcPr>
            <w:tcW w:w="1284" w:type="dxa"/>
            <w:tcBorders>
              <w:top w:val="nil"/>
              <w:left w:val="nil"/>
              <w:bottom w:val="single" w:sz="4" w:space="0" w:color="auto"/>
              <w:right w:val="nil"/>
            </w:tcBorders>
            <w:noWrap/>
            <w:hideMark/>
            <w:tcPrChange w:id="1608" w:author="Dylan CHEN" w:date="2026-03-27T23:54:00Z" w16du:dateUtc="2026-03-27T15:54:00Z">
              <w:tcPr>
                <w:tcW w:w="1766" w:type="dxa"/>
                <w:gridSpan w:val="2"/>
                <w:tcBorders>
                  <w:top w:val="nil"/>
                  <w:left w:val="nil"/>
                  <w:bottom w:val="single" w:sz="4" w:space="0" w:color="auto"/>
                  <w:right w:val="nil"/>
                </w:tcBorders>
                <w:noWrap/>
                <w:hideMark/>
              </w:tcPr>
            </w:tcPrChange>
          </w:tcPr>
          <w:p w14:paraId="7BFD09E3" w14:textId="77777777" w:rsidR="000E71E2" w:rsidRPr="0022223D" w:rsidRDefault="000E71E2" w:rsidP="00535147">
            <w:pPr>
              <w:jc w:val="center"/>
              <w:rPr>
                <w:color w:val="000000"/>
                <w:sz w:val="20"/>
                <w:szCs w:val="20"/>
              </w:rPr>
            </w:pPr>
            <w:r w:rsidRPr="0022223D">
              <w:rPr>
                <w:color w:val="000000"/>
                <w:sz w:val="20"/>
                <w:szCs w:val="20"/>
              </w:rPr>
              <w:t>3,235</w:t>
            </w:r>
          </w:p>
        </w:tc>
        <w:tc>
          <w:tcPr>
            <w:tcW w:w="2048" w:type="dxa"/>
            <w:tcBorders>
              <w:top w:val="nil"/>
              <w:left w:val="nil"/>
              <w:bottom w:val="single" w:sz="4" w:space="0" w:color="auto"/>
              <w:right w:val="nil"/>
            </w:tcBorders>
            <w:noWrap/>
            <w:hideMark/>
            <w:tcPrChange w:id="1609" w:author="Dylan CHEN" w:date="2026-03-27T23:54:00Z" w16du:dateUtc="2026-03-27T15:54:00Z">
              <w:tcPr>
                <w:tcW w:w="2826" w:type="dxa"/>
                <w:gridSpan w:val="3"/>
                <w:tcBorders>
                  <w:top w:val="nil"/>
                  <w:left w:val="nil"/>
                  <w:bottom w:val="single" w:sz="4" w:space="0" w:color="auto"/>
                  <w:right w:val="nil"/>
                </w:tcBorders>
                <w:noWrap/>
                <w:hideMark/>
              </w:tcPr>
            </w:tcPrChange>
          </w:tcPr>
          <w:p w14:paraId="3571391C" w14:textId="77777777" w:rsidR="000E71E2" w:rsidRPr="0022223D" w:rsidRDefault="000E71E2" w:rsidP="00535147">
            <w:pPr>
              <w:jc w:val="center"/>
              <w:rPr>
                <w:color w:val="000000"/>
                <w:sz w:val="20"/>
                <w:szCs w:val="20"/>
              </w:rPr>
            </w:pPr>
            <w:r w:rsidRPr="0022223D">
              <w:rPr>
                <w:color w:val="000000"/>
                <w:sz w:val="20"/>
                <w:szCs w:val="20"/>
              </w:rPr>
              <w:t>3,235</w:t>
            </w:r>
          </w:p>
        </w:tc>
        <w:tc>
          <w:tcPr>
            <w:tcW w:w="1285" w:type="dxa"/>
            <w:tcBorders>
              <w:top w:val="nil"/>
              <w:left w:val="nil"/>
              <w:bottom w:val="single" w:sz="4" w:space="0" w:color="auto"/>
              <w:right w:val="nil"/>
            </w:tcBorders>
            <w:noWrap/>
            <w:hideMark/>
            <w:tcPrChange w:id="1610" w:author="Dylan CHEN" w:date="2026-03-27T23:54:00Z" w16du:dateUtc="2026-03-27T15:54:00Z">
              <w:tcPr>
                <w:tcW w:w="1766" w:type="dxa"/>
                <w:gridSpan w:val="2"/>
                <w:tcBorders>
                  <w:top w:val="nil"/>
                  <w:left w:val="nil"/>
                  <w:bottom w:val="single" w:sz="4" w:space="0" w:color="auto"/>
                  <w:right w:val="nil"/>
                </w:tcBorders>
                <w:noWrap/>
                <w:hideMark/>
              </w:tcPr>
            </w:tcPrChange>
          </w:tcPr>
          <w:p w14:paraId="53A8B386" w14:textId="77777777" w:rsidR="000E71E2" w:rsidRPr="0022223D" w:rsidRDefault="000E71E2" w:rsidP="00535147">
            <w:pPr>
              <w:jc w:val="center"/>
              <w:rPr>
                <w:color w:val="000000"/>
                <w:sz w:val="20"/>
                <w:szCs w:val="20"/>
              </w:rPr>
            </w:pPr>
            <w:r w:rsidRPr="0022223D">
              <w:rPr>
                <w:color w:val="000000"/>
                <w:sz w:val="20"/>
                <w:szCs w:val="20"/>
              </w:rPr>
              <w:t>3,235</w:t>
            </w:r>
          </w:p>
        </w:tc>
        <w:tc>
          <w:tcPr>
            <w:tcW w:w="1285" w:type="dxa"/>
            <w:tcBorders>
              <w:top w:val="nil"/>
              <w:left w:val="nil"/>
              <w:bottom w:val="single" w:sz="4" w:space="0" w:color="auto"/>
              <w:right w:val="nil"/>
            </w:tcBorders>
            <w:tcPrChange w:id="1611" w:author="Dylan CHEN" w:date="2026-03-27T23:54:00Z" w16du:dateUtc="2026-03-27T15:54:00Z">
              <w:tcPr>
                <w:tcW w:w="1766" w:type="dxa"/>
                <w:tcBorders>
                  <w:top w:val="nil"/>
                  <w:left w:val="nil"/>
                  <w:bottom w:val="single" w:sz="4" w:space="0" w:color="auto"/>
                  <w:right w:val="nil"/>
                </w:tcBorders>
              </w:tcPr>
            </w:tcPrChange>
          </w:tcPr>
          <w:p w14:paraId="09FBF90B" w14:textId="77777777" w:rsidR="000E71E2" w:rsidRPr="0022223D" w:rsidRDefault="000E71E2" w:rsidP="00535147">
            <w:pPr>
              <w:jc w:val="center"/>
              <w:rPr>
                <w:color w:val="000000"/>
                <w:sz w:val="20"/>
                <w:szCs w:val="20"/>
              </w:rPr>
            </w:pPr>
            <w:ins w:id="1612" w:author="Dylan CHEN" w:date="2026-03-28T01:07:00Z" w16du:dateUtc="2026-03-27T17:07:00Z">
              <w:r w:rsidRPr="0022223D">
                <w:rPr>
                  <w:color w:val="000000"/>
                  <w:sz w:val="20"/>
                  <w:szCs w:val="20"/>
                </w:rPr>
                <w:t>3,235</w:t>
              </w:r>
            </w:ins>
          </w:p>
        </w:tc>
        <w:tc>
          <w:tcPr>
            <w:tcW w:w="1285" w:type="dxa"/>
            <w:tcBorders>
              <w:top w:val="nil"/>
              <w:left w:val="nil"/>
              <w:bottom w:val="single" w:sz="4" w:space="0" w:color="auto"/>
              <w:right w:val="nil"/>
            </w:tcBorders>
            <w:tcPrChange w:id="1613" w:author="Dylan CHEN" w:date="2026-03-27T23:54:00Z" w16du:dateUtc="2026-03-27T15:54:00Z">
              <w:tcPr>
                <w:tcW w:w="1766" w:type="dxa"/>
                <w:tcBorders>
                  <w:top w:val="nil"/>
                  <w:left w:val="nil"/>
                  <w:bottom w:val="single" w:sz="4" w:space="0" w:color="auto"/>
                  <w:right w:val="nil"/>
                </w:tcBorders>
              </w:tcPr>
            </w:tcPrChange>
          </w:tcPr>
          <w:p w14:paraId="228DDAE9" w14:textId="77777777" w:rsidR="000E71E2" w:rsidRPr="0022223D" w:rsidRDefault="000E71E2" w:rsidP="00535147">
            <w:pPr>
              <w:jc w:val="center"/>
              <w:rPr>
                <w:color w:val="000000"/>
                <w:sz w:val="20"/>
                <w:szCs w:val="20"/>
              </w:rPr>
            </w:pPr>
            <w:ins w:id="1614" w:author="Dylan CHEN" w:date="2026-03-28T01:07:00Z" w16du:dateUtc="2026-03-27T17:07:00Z">
              <w:r w:rsidRPr="0022223D">
                <w:rPr>
                  <w:color w:val="000000"/>
                  <w:sz w:val="20"/>
                  <w:szCs w:val="20"/>
                </w:rPr>
                <w:t>3,235</w:t>
              </w:r>
            </w:ins>
          </w:p>
        </w:tc>
      </w:tr>
    </w:tbl>
    <w:p w14:paraId="138AA8BB" w14:textId="77777777" w:rsidR="000E71E2" w:rsidRPr="0022223D" w:rsidRDefault="000E71E2" w:rsidP="000E71E2">
      <w:pPr>
        <w:pStyle w:val="Notes"/>
        <w:rPr>
          <w:ins w:id="1615" w:author="Dylan CHEN" w:date="2026-03-28T00:04:00Z" w16du:dateUtc="2026-03-27T16:04:00Z"/>
        </w:rPr>
      </w:pPr>
      <w:r w:rsidRPr="0022223D">
        <w:t>Notes: 1. ***p&lt;0.001; **p&lt;0.01; *p&lt;0.05.</w:t>
      </w:r>
      <w:r w:rsidRPr="0022223D" w:rsidDel="00F26025">
        <w:t xml:space="preserve"> </w:t>
      </w:r>
      <w:r w:rsidRPr="0022223D">
        <w:br/>
        <w:t>2. Question timing FE indicates the date on which the question was posted.</w:t>
      </w:r>
      <w:ins w:id="1616" w:author="Dylan CHEN" w:date="2026-03-20T14:31:00Z" w16du:dateUtc="2026-03-20T06:31:00Z">
        <w:r w:rsidRPr="0022223D">
          <w:br/>
        </w:r>
        <w:commentRangeStart w:id="1617"/>
        <w:r w:rsidRPr="0022223D">
          <w:t>3</w:t>
        </w:r>
      </w:ins>
      <w:commentRangeEnd w:id="1617"/>
      <w:r w:rsidRPr="0022223D">
        <w:rPr>
          <w:rStyle w:val="CommentReference"/>
          <w:sz w:val="20"/>
        </w:rPr>
        <w:commentReference w:id="1617"/>
      </w:r>
      <w:ins w:id="1618" w:author="Dylan CHEN" w:date="2026-03-20T14:31:00Z" w16du:dateUtc="2026-03-20T06:31:00Z">
        <w:r w:rsidRPr="0022223D">
          <w:t>. Results remain unchanged using a new mediator variable that counts the number of “first-position seekers” among all answerers to each question.</w:t>
        </w:r>
      </w:ins>
    </w:p>
    <w:p w14:paraId="4977CD9F" w14:textId="77777777" w:rsidR="000E71E2" w:rsidRPr="0022223D" w:rsidRDefault="000E71E2" w:rsidP="000E71E2">
      <w:pPr>
        <w:pStyle w:val="Paragraph0"/>
        <w:rPr>
          <w:ins w:id="1619" w:author="Dylan CHEN" w:date="2026-03-28T00:20:00Z" w16du:dateUtc="2026-03-27T16:20:00Z"/>
        </w:rPr>
      </w:pPr>
      <w:ins w:id="1620" w:author="Dylan CHEN" w:date="2026-03-28T00:20:00Z" w16du:dateUtc="2026-03-27T16:20:00Z">
        <w:r w:rsidRPr="0022223D">
          <w:t>To further validate the position effect mechanism, we construct an alternative mediator that captures the overall contribution of “first position seekers” rather than only their presence as initial responders. Specifically, we count the number of answers provided by “first position seekers” to each question (</w:t>
        </w:r>
        <w:r w:rsidRPr="0022223D">
          <w:rPr>
            <w:i/>
            <w:iCs/>
            <w:rPrChange w:id="1621" w:author="Dylan CHEN" w:date="2026-03-28T00:20:00Z" w16du:dateUtc="2026-03-27T16:20:00Z">
              <w:rPr/>
            </w:rPrChange>
          </w:rPr>
          <w:t>firstPositionSeekerNum</w:t>
        </w:r>
        <w:r w:rsidRPr="0022223D">
          <w:rPr>
            <w:i/>
            <w:iCs/>
            <w:vertAlign w:val="subscript"/>
            <w:rPrChange w:id="1622" w:author="Dylan CHEN" w:date="2026-03-28T00:20:00Z" w16du:dateUtc="2026-03-27T16:20:00Z">
              <w:rPr/>
            </w:rPrChange>
          </w:rPr>
          <w:t>i</w:t>
        </w:r>
        <w:r w:rsidRPr="0022223D">
          <w:t>). This variable directly measures whether AI reduces the total participation of users who value first-responder status, providing a more comprehensive test of our theoretical prediction.</w:t>
        </w:r>
      </w:ins>
    </w:p>
    <w:p w14:paraId="141835BD" w14:textId="77777777" w:rsidR="000E71E2" w:rsidRPr="0022223D" w:rsidRDefault="000E71E2" w:rsidP="000E71E2">
      <w:pPr>
        <w:pStyle w:val="Paragraph0"/>
        <w:pPrChange w:id="1623" w:author="Dylan CHEN" w:date="2026-03-28T00:04:00Z" w16du:dateUtc="2026-03-27T16:04:00Z">
          <w:pPr>
            <w:pStyle w:val="Notes"/>
          </w:pPr>
        </w:pPrChange>
      </w:pPr>
      <w:ins w:id="1624" w:author="Dylan CHEN" w:date="2026-03-28T00:20:00Z" w16du:dateUtc="2026-03-27T16:20:00Z">
        <w:r w:rsidRPr="0022223D">
          <w:lastRenderedPageBreak/>
          <w:t xml:space="preserve">Column 4 shows that AI treatment substantially reduces the number of answers </w:t>
        </w:r>
      </w:ins>
      <w:ins w:id="1625" w:author="Dylan CHEN" w:date="2026-03-28T00:21:00Z" w16du:dateUtc="2026-03-27T16:21:00Z">
        <w:r w:rsidRPr="0022223D">
          <w:t xml:space="preserve">“first position seekers” </w:t>
        </w:r>
      </w:ins>
      <w:ins w:id="1626" w:author="Dylan CHEN" w:date="2026-03-28T00:20:00Z" w16du:dateUtc="2026-03-27T16:20:00Z">
        <w:r w:rsidRPr="0022223D">
          <w:t>(</w:t>
        </w:r>
        <w:r w:rsidRPr="0022223D">
          <w:rPr>
            <w:i/>
            <w:iCs/>
            <w:rPrChange w:id="1627" w:author="Dylan CHEN" w:date="2026-03-28T00:20:00Z" w16du:dateUtc="2026-03-27T16:20:00Z">
              <w:rPr/>
            </w:rPrChange>
          </w:rPr>
          <w:t>β</w:t>
        </w:r>
        <w:r w:rsidRPr="0022223D">
          <w:t xml:space="preserve"> = -0.261, p &lt; 0.001). This effect is notably larger than the effect on overall answer count, suggesting that </w:t>
        </w:r>
      </w:ins>
      <w:ins w:id="1628" w:author="Dylan CHEN" w:date="2026-03-28T00:21:00Z" w16du:dateUtc="2026-03-27T16:21:00Z">
        <w:r w:rsidRPr="0022223D">
          <w:t xml:space="preserve">“first position seekers” </w:t>
        </w:r>
      </w:ins>
      <w:ins w:id="1629" w:author="Dylan CHEN" w:date="2026-03-28T00:20:00Z" w16du:dateUtc="2026-03-27T16:20:00Z">
        <w:r w:rsidRPr="0022223D">
          <w:t xml:space="preserve">are disproportionately deterred by AI presence. Column 5 includes this mediator in the main regression. The coefficient on </w:t>
        </w:r>
        <w:r w:rsidRPr="0022223D">
          <w:rPr>
            <w:i/>
            <w:iCs/>
            <w:rPrChange w:id="1630" w:author="Dylan CHEN" w:date="2026-03-28T00:21:00Z" w16du:dateUtc="2026-03-27T16:21:00Z">
              <w:rPr/>
            </w:rPrChange>
          </w:rPr>
          <w:t>firstPositionSeekerNum</w:t>
        </w:r>
        <w:r w:rsidRPr="0022223D">
          <w:rPr>
            <w:i/>
            <w:iCs/>
            <w:vertAlign w:val="subscript"/>
            <w:rPrChange w:id="1631" w:author="Dylan CHEN" w:date="2026-03-28T00:21:00Z" w16du:dateUtc="2026-03-27T16:21:00Z">
              <w:rPr/>
            </w:rPrChange>
          </w:rPr>
          <w:t>i</w:t>
        </w:r>
        <w:r w:rsidRPr="0022223D">
          <w:t xml:space="preserve"> is positive and highly significant (</w:t>
        </w:r>
        <w:r w:rsidRPr="0022223D">
          <w:rPr>
            <w:i/>
            <w:iCs/>
            <w:rPrChange w:id="1632" w:author="Dylan CHEN" w:date="2026-03-28T00:20:00Z" w16du:dateUtc="2026-03-27T16:20:00Z">
              <w:rPr/>
            </w:rPrChange>
          </w:rPr>
          <w:t>β</w:t>
        </w:r>
        <w:r w:rsidRPr="0022223D">
          <w:t xml:space="preserve"> = 0.257, p &lt; 0.001), indicating that each additional answer from a </w:t>
        </w:r>
      </w:ins>
      <w:ins w:id="1633" w:author="Dylan CHEN" w:date="2026-03-28T00:21:00Z" w16du:dateUtc="2026-03-27T16:21:00Z">
        <w:r w:rsidRPr="0022223D">
          <w:t xml:space="preserve">“first position seekers” </w:t>
        </w:r>
      </w:ins>
      <w:ins w:id="1634" w:author="Dylan CHEN" w:date="2026-03-28T00:20:00Z" w16du:dateUtc="2026-03-27T16:20:00Z">
        <w:r w:rsidRPr="0022223D">
          <w:t xml:space="preserve">is associated with greater overall participation. More importantly, controlling for this mediator reduces the AI coefficient from -0.153 to -0.086, a reduction of approximately 44%. This larger reduction compared to our original specification (Column 3) confirms that the position effect operates through discouraging the overall contribution of </w:t>
        </w:r>
      </w:ins>
      <w:ins w:id="1635" w:author="Dylan CHEN" w:date="2026-03-28T00:21:00Z" w16du:dateUtc="2026-03-27T16:21:00Z">
        <w:r w:rsidRPr="0022223D">
          <w:t xml:space="preserve">“first position seekers,” </w:t>
        </w:r>
      </w:ins>
      <w:ins w:id="1636" w:author="Dylan CHEN" w:date="2026-03-28T00:20:00Z" w16du:dateUtc="2026-03-27T16:20:00Z">
        <w:r w:rsidRPr="0022223D">
          <w:t xml:space="preserve"> not merely their likelihood of providing the first human answer. The AI coefficient remains significant (p &lt; 0.001), consistent with our expectation that position effect represents one of multiple mechanisms through which AI deters human participation.</w:t>
        </w:r>
      </w:ins>
    </w:p>
    <w:p w14:paraId="704EDD32" w14:textId="77777777" w:rsidR="004B749A" w:rsidRPr="0022223D" w:rsidRDefault="004B749A" w:rsidP="004B749A">
      <w:pPr>
        <w:pStyle w:val="Heading3"/>
      </w:pPr>
      <w:r w:rsidRPr="0022223D">
        <w:t xml:space="preserve">Attention Diversion </w:t>
      </w:r>
    </w:p>
    <w:p w14:paraId="1C88B2FD" w14:textId="77777777" w:rsidR="004B749A" w:rsidRPr="0022223D" w:rsidRDefault="004B749A" w:rsidP="004B749A">
      <w:pPr>
        <w:pStyle w:val="Paragraph0"/>
      </w:pPr>
      <w:r w:rsidRPr="0022223D">
        <w:t xml:space="preserve">AI-generated answers may reduce recognition of human contributions by absorbing viewer attention, limiting the audience available to evaluate human answers. Drawing from attention economics research, human attention is a scarce resource allocated selectively among competing information sources </w:t>
      </w:r>
      <w:r w:rsidRPr="0022223D">
        <w:fldChar w:fldCharType="begin"/>
      </w:r>
      <w:r>
        <w:instrText xml:space="preserve"> ADDIN ZOTERO_ITEM CSL_CITATION {"citationID":"Z6KxBZEo","properties":{"formattedCitation":"(Greenberger, 1971; Simon, 1996)","plainCitation":"(Greenberger, 1971; Simon, 1996)","noteIndex":0},"citationItems":[{"id":"xILCbqsa/4tHYTmJI","uris":["http://zotero.org/users/8905122/items/5HX49T9W"],"itemData":{"id":31823,"type":"article-journal","container-title":"(No Title)","language":"en","note":"</w:instrText>
      </w:r>
      <w:r>
        <w:rPr>
          <w:rFonts w:ascii="Segoe UI Emoji" w:hAnsi="Segoe UI Emoji" w:cs="Segoe UI Emoji"/>
        </w:rPr>
        <w:instrText>🏷️</w:instrText>
      </w:r>
      <w:r>
        <w:instrText xml:space="preserve"> /unread","source":"Google Scholar","title":"Computers, communications, and the public interest","URL":"https://cir.nii.ac.jp/crid/1130000795331084928","author":[{"family":"Greenberger","given":"Martin"}],"accessed":{"date-parts":[["2025",11,15]]},"issued":{"date-parts":[["1971"]]}},"label":"page"},{"id":"xILCbqsa/u1mNhBR5","uris":["http://zotero.org/users/8905122/items/Z9D3L75K"],"itemData":{"id":31824,"type":"article-journal","container-title":"International Library of Critical Writings in Economics","language":"en","note":"</w:instrText>
      </w:r>
      <w:r>
        <w:rPr>
          <w:rFonts w:ascii="Segoe UI Emoji" w:hAnsi="Segoe UI Emoji" w:cs="Segoe UI Emoji"/>
        </w:rPr>
        <w:instrText>🏷️</w:instrText>
      </w:r>
      <w:r>
        <w:instrText xml:space="preserve"> /unread","page":"187–202","source":"Google Scholar","title":"Designing organizations for an information-rich world","volume":"70","author":[{"family":"Simon","given":"Herbert A."}],"issued":{"date-parts":[["1996"]]}}}],"schema":"https://github.com/citation-style-language/schema/raw/master/csl-citation.json"} </w:instrText>
      </w:r>
      <w:r w:rsidRPr="0022223D">
        <w:fldChar w:fldCharType="separate"/>
      </w:r>
      <w:r w:rsidRPr="00FB59A6">
        <w:t>(Greenberger, 1971; Simon, 1996)</w:t>
      </w:r>
      <w:r w:rsidRPr="0022223D">
        <w:fldChar w:fldCharType="end"/>
      </w:r>
      <w:r w:rsidRPr="0022223D">
        <w:t xml:space="preserve">. When AI answers appear prominently at the top of the answer area, they attract and retain viewer attention, reducing the attention available for human answers positioned below. This mechanism impacts recognition through reduced exposure. Users cannot upvote content they never see. When viewers focus on AI answers, they may not scroll down to view human contributions, reducing the pool of potential </w:t>
      </w:r>
      <w:r w:rsidRPr="0022223D">
        <w:lastRenderedPageBreak/>
        <w:t>upvoters. Consequently, decreased recognition for human answers stems from reduced audience reach rather than diminished quality perceptions.</w:t>
      </w:r>
    </w:p>
    <w:p w14:paraId="3D93C9C8" w14:textId="77777777" w:rsidR="004B749A" w:rsidRPr="0022223D" w:rsidRDefault="004B749A" w:rsidP="004B749A">
      <w:pPr>
        <w:pStyle w:val="Heading4"/>
        <w:rPr>
          <w:lang w:val="en-US"/>
        </w:rPr>
      </w:pPr>
      <w:r w:rsidRPr="0022223D">
        <w:rPr>
          <w:lang w:val="en-US"/>
        </w:rPr>
        <w:t>Attention Diversion Mechanism</w:t>
      </w:r>
    </w:p>
    <w:p w14:paraId="69B0D5EB" w14:textId="77777777" w:rsidR="004B749A" w:rsidRPr="0022223D" w:rsidRDefault="004B749A" w:rsidP="004B749A">
      <w:pPr>
        <w:pStyle w:val="Paragraph0"/>
      </w:pPr>
      <w:r w:rsidRPr="0022223D">
        <w:t>The attention diversion mechanism posits that AI-generated answers draw users’ focus away from human answers, regardless of the human answers’ quality. If users concentrate their engagement on AI responses, subsequent human contributions receive less attention. Crucially, if this mechanism drives our findings, we should observe reduced engagement across all attention-dependent behaviors on human answers—not just fewer likes, but also fewer comments, since both activities require users to read and engage with human answers.</w:t>
      </w:r>
    </w:p>
    <w:p w14:paraId="400B9786" w14:textId="77777777" w:rsidR="004B749A" w:rsidRPr="0022223D" w:rsidRDefault="004B749A" w:rsidP="004B749A">
      <w:pPr>
        <w:pStyle w:val="Paragraph0"/>
      </w:pPr>
      <w:r w:rsidRPr="0022223D">
        <w:t>To test this mechanism, we examine whether AI-generated answers reduce commenting on human answers using the following specification:</w:t>
      </w:r>
    </w:p>
    <w:p w14:paraId="17C0D2E3" w14:textId="77777777" w:rsidR="004B749A" w:rsidRPr="0022223D" w:rsidRDefault="004B749A" w:rsidP="004B749A">
      <w:pPr>
        <w:pStyle w:val="Paragraph0"/>
        <w:ind w:left="1440" w:firstLine="720"/>
        <w:rPr>
          <w:rFonts w:eastAsia="SimSun"/>
          <w:szCs w:val="24"/>
        </w:rPr>
      </w:pPr>
      <w:r w:rsidRPr="0022223D">
        <w:rPr>
          <w:i/>
          <w:iCs/>
        </w:rPr>
        <w:t>nComment</w:t>
      </w:r>
      <w:r w:rsidRPr="0022223D">
        <w:rPr>
          <w:i/>
          <w:iCs/>
          <w:szCs w:val="24"/>
          <w:vertAlign w:val="subscript"/>
        </w:rPr>
        <w:t>ij</w:t>
      </w:r>
      <w:r w:rsidRPr="0022223D">
        <w:rPr>
          <w:rFonts w:eastAsia="SimSun"/>
          <w:i/>
          <w:iCs/>
          <w:szCs w:val="24"/>
        </w:rPr>
        <w:t xml:space="preserve"> = </w:t>
      </w:r>
      <w:r w:rsidRPr="0022223D">
        <w:rPr>
          <w:rFonts w:ascii="Symbol" w:eastAsia="Symbol" w:hAnsi="Symbol" w:cs="Symbol"/>
          <w:i/>
          <w:iCs/>
          <w:szCs w:val="24"/>
        </w:rPr>
        <w:t></w:t>
      </w:r>
      <w:r w:rsidRPr="0022223D">
        <w:rPr>
          <w:rFonts w:eastAsia="SimSun"/>
          <w:i/>
          <w:iCs/>
          <w:szCs w:val="24"/>
          <w:vertAlign w:val="subscript"/>
        </w:rPr>
        <w:t>0</w:t>
      </w:r>
      <w:r w:rsidRPr="0022223D">
        <w:rPr>
          <w:rFonts w:eastAsia="SimSun"/>
          <w:i/>
          <w:iCs/>
          <w:szCs w:val="24"/>
        </w:rPr>
        <w:t xml:space="preserve"> + </w:t>
      </w:r>
      <w:r w:rsidRPr="0022223D">
        <w:rPr>
          <w:rFonts w:ascii="Symbol" w:eastAsia="Symbol" w:hAnsi="Symbol" w:cs="Symbol"/>
          <w:i/>
          <w:iCs/>
          <w:szCs w:val="24"/>
        </w:rPr>
        <w:t></w:t>
      </w:r>
      <w:r w:rsidRPr="0022223D">
        <w:rPr>
          <w:rFonts w:eastAsia="SimSun"/>
          <w:i/>
          <w:iCs/>
          <w:szCs w:val="24"/>
          <w:vertAlign w:val="subscript"/>
        </w:rPr>
        <w:t xml:space="preserve">1 </w:t>
      </w:r>
      <w:r w:rsidRPr="0022223D">
        <w:rPr>
          <w:rFonts w:eastAsia="SimSun"/>
          <w:i/>
          <w:iCs/>
          <w:szCs w:val="24"/>
        </w:rPr>
        <w:t>AI</w:t>
      </w:r>
      <w:r w:rsidRPr="0022223D">
        <w:rPr>
          <w:rFonts w:eastAsia="SimSun"/>
          <w:i/>
          <w:iCs/>
          <w:szCs w:val="24"/>
          <w:vertAlign w:val="subscript"/>
        </w:rPr>
        <w:t>i</w:t>
      </w:r>
      <w:r w:rsidRPr="0022223D">
        <w:rPr>
          <w:rFonts w:eastAsia="SimSun"/>
          <w:i/>
          <w:iCs/>
          <w:szCs w:val="24"/>
        </w:rPr>
        <w:t xml:space="preserve"> </w:t>
      </w:r>
      <w:r w:rsidRPr="0022223D">
        <w:rPr>
          <w:rFonts w:eastAsia="SimSun"/>
          <w:i/>
          <w:iCs/>
        </w:rPr>
        <w:t xml:space="preserve">+ </w:t>
      </w:r>
      <w:r w:rsidRPr="0022223D">
        <w:rPr>
          <w:i/>
          <w:iCs/>
        </w:rPr>
        <w:t>answerTiming</w:t>
      </w:r>
      <w:r w:rsidRPr="0022223D">
        <w:rPr>
          <w:i/>
          <w:iCs/>
          <w:vertAlign w:val="subscript"/>
        </w:rPr>
        <w:t>j</w:t>
      </w:r>
      <w:r w:rsidRPr="0022223D">
        <w:rPr>
          <w:i/>
          <w:iCs/>
        </w:rPr>
        <w:t xml:space="preserve"> </w:t>
      </w:r>
      <w:r w:rsidRPr="0022223D">
        <w:rPr>
          <w:rFonts w:eastAsia="SimSun"/>
          <w:i/>
          <w:iCs/>
        </w:rPr>
        <w:t>+ X</w:t>
      </w:r>
      <w:r w:rsidRPr="0022223D">
        <w:rPr>
          <w:rFonts w:eastAsia="SimSun"/>
          <w:i/>
          <w:iCs/>
          <w:vertAlign w:val="subscript"/>
        </w:rPr>
        <w:t>i</w:t>
      </w:r>
      <w:r w:rsidRPr="0022223D">
        <w:rPr>
          <w:rFonts w:ascii="Symbol" w:eastAsia="Symbol" w:hAnsi="Symbol" w:cs="Symbol"/>
          <w:i/>
          <w:iCs/>
        </w:rPr>
        <w:t></w:t>
      </w:r>
      <w:r w:rsidRPr="0022223D">
        <w:rPr>
          <w:rFonts w:eastAsia="SimSun"/>
          <w:i/>
          <w:iCs/>
        </w:rPr>
        <w:t xml:space="preserve"> +</w:t>
      </w:r>
      <w:r w:rsidRPr="0022223D">
        <w:rPr>
          <w:rFonts w:ascii="Symbol" w:eastAsia="Symbol" w:hAnsi="Symbol" w:cs="Symbol"/>
          <w:i/>
          <w:iCs/>
        </w:rPr>
        <w:t></w:t>
      </w:r>
      <w:r w:rsidRPr="0022223D">
        <w:rPr>
          <w:rFonts w:eastAsia="SimSun"/>
          <w:i/>
          <w:iCs/>
          <w:vertAlign w:val="subscript"/>
        </w:rPr>
        <w:t>ij</w:t>
      </w:r>
      <w:r w:rsidRPr="0022223D">
        <w:rPr>
          <w:rFonts w:eastAsia="SimSun"/>
          <w:szCs w:val="24"/>
          <w:vertAlign w:val="subscript"/>
        </w:rPr>
        <w:tab/>
        <w:t xml:space="preserve">   </w:t>
      </w:r>
      <w:r w:rsidRPr="0022223D">
        <w:rPr>
          <w:rFonts w:eastAsia="SimSun"/>
          <w:szCs w:val="24"/>
          <w:vertAlign w:val="subscript"/>
        </w:rPr>
        <w:tab/>
        <w:t xml:space="preserve"> </w:t>
      </w:r>
      <w:r w:rsidRPr="0022223D">
        <w:rPr>
          <w:rFonts w:eastAsia="SimSun"/>
          <w:szCs w:val="24"/>
        </w:rPr>
        <w:t>(3)</w:t>
      </w:r>
    </w:p>
    <w:p w14:paraId="5B6714D2" w14:textId="77777777" w:rsidR="004B749A" w:rsidRPr="0022223D" w:rsidRDefault="004B749A" w:rsidP="004B749A">
      <w:pPr>
        <w:pStyle w:val="Paragraph0"/>
        <w:ind w:firstLine="0"/>
      </w:pPr>
      <w:r w:rsidRPr="0022223D">
        <w:t xml:space="preserve">where </w:t>
      </w:r>
      <w:r w:rsidRPr="0022223D">
        <w:rPr>
          <w:i/>
          <w:iCs/>
        </w:rPr>
        <w:t>nComment</w:t>
      </w:r>
      <w:r w:rsidRPr="0022223D">
        <w:rPr>
          <w:i/>
          <w:iCs/>
          <w:vertAlign w:val="subscript"/>
        </w:rPr>
        <w:t>ij</w:t>
      </w:r>
      <w:r w:rsidRPr="0022223D">
        <w:t xml:space="preserve"> counts comments on the </w:t>
      </w:r>
      <w:r w:rsidRPr="0022223D">
        <w:rPr>
          <w:i/>
          <w:iCs/>
        </w:rPr>
        <w:t>j</w:t>
      </w:r>
      <w:r w:rsidRPr="0022223D">
        <w:rPr>
          <w:vertAlign w:val="superscript"/>
        </w:rPr>
        <w:t>th</w:t>
      </w:r>
      <w:r w:rsidRPr="0022223D">
        <w:t xml:space="preserve"> answer to question </w:t>
      </w:r>
      <w:r w:rsidRPr="0022223D">
        <w:rPr>
          <w:i/>
          <w:iCs/>
        </w:rPr>
        <w:t>i.</w:t>
      </w:r>
      <w:r w:rsidRPr="0022223D">
        <w:t xml:space="preserve"> </w:t>
      </w:r>
      <w:r w:rsidRPr="0022223D">
        <w:rPr>
          <w:rFonts w:eastAsia="SimSun"/>
          <w:i/>
          <w:iCs/>
          <w:szCs w:val="24"/>
        </w:rPr>
        <w:t>answerTiming</w:t>
      </w:r>
      <w:r w:rsidRPr="0022223D">
        <w:rPr>
          <w:rFonts w:eastAsia="SimSun"/>
          <w:i/>
          <w:iCs/>
          <w:szCs w:val="24"/>
          <w:vertAlign w:val="subscript"/>
        </w:rPr>
        <w:t>j</w:t>
      </w:r>
      <w:r w:rsidRPr="0022223D">
        <w:t xml:space="preserve"> captures the answer posting date fixed effects, and </w:t>
      </w:r>
      <w:r w:rsidRPr="0022223D">
        <w:rPr>
          <w:i/>
          <w:iCs/>
        </w:rPr>
        <w:t>X</w:t>
      </w:r>
      <w:r w:rsidRPr="0022223D">
        <w:rPr>
          <w:i/>
          <w:iCs/>
          <w:vertAlign w:val="subscript"/>
        </w:rPr>
        <w:t>i</w:t>
      </w:r>
      <w:r w:rsidRPr="0022223D">
        <w:t xml:space="preserve"> contains control variables. The coefficient </w:t>
      </w:r>
      <w:r w:rsidRPr="0022223D">
        <w:rPr>
          <w:i/>
          <w:iCs/>
        </w:rPr>
        <w:t>β</w:t>
      </w:r>
      <w:r w:rsidRPr="0022223D">
        <w:rPr>
          <w:i/>
          <w:iCs/>
          <w:vertAlign w:val="subscript"/>
        </w:rPr>
        <w:t>1</w:t>
      </w:r>
      <w:r w:rsidRPr="0022223D">
        <w:t xml:space="preserve"> captures whether human answers in the treatment group receive fewer comments than those in the control group.</w:t>
      </w:r>
    </w:p>
    <w:p w14:paraId="1C96ABA3" w14:textId="77777777" w:rsidR="004B749A" w:rsidRPr="0022223D" w:rsidRDefault="004B749A" w:rsidP="004B749A">
      <w:pPr>
        <w:pStyle w:val="Paragraph0"/>
        <w:ind w:firstLine="533"/>
      </w:pPr>
      <w:r w:rsidRPr="0022223D">
        <w:t>Table 1</w:t>
      </w:r>
      <w:ins w:id="1637" w:author="Dylan CHEN" w:date="2026-03-20T16:22:00Z" w16du:dateUtc="2026-03-20T08:22:00Z">
        <w:r w:rsidRPr="0022223D">
          <w:t>3</w:t>
        </w:r>
      </w:ins>
      <w:del w:id="1638" w:author="Dylan CHEN" w:date="2026-03-20T16:22:00Z" w16du:dateUtc="2026-03-20T08:22:00Z">
        <w:r w:rsidRPr="0022223D" w:rsidDel="006576DB">
          <w:delText>2</w:delText>
        </w:r>
      </w:del>
      <w:r w:rsidRPr="0022223D">
        <w:t>, Column 1 shows no significant association between AI presence and commenting activity (</w:t>
      </w:r>
      <w:r w:rsidRPr="0022223D">
        <w:rPr>
          <w:i/>
          <w:iCs/>
        </w:rPr>
        <w:t>β</w:t>
      </w:r>
      <w:r w:rsidRPr="0022223D">
        <w:t xml:space="preserve"> = -0.057, p = 0.215). Since commenting requires reading and attention just as liking does, the results that commenting remains unaffected while liking decreases rule out attention diversion as the primary mechanism. </w:t>
      </w:r>
    </w:p>
    <w:p w14:paraId="5B433C8B" w14:textId="77777777" w:rsidR="004B749A" w:rsidRPr="0022223D" w:rsidRDefault="004B749A" w:rsidP="004B749A">
      <w:pPr>
        <w:pStyle w:val="TableFiguretitle"/>
      </w:pPr>
      <w:r w:rsidRPr="0022223D">
        <w:t xml:space="preserve">Table </w:t>
      </w:r>
      <w:r>
        <w:fldChar w:fldCharType="begin"/>
      </w:r>
      <w:r>
        <w:instrText xml:space="preserve"> SEQ Table \* ARABIC </w:instrText>
      </w:r>
      <w:r>
        <w:fldChar w:fldCharType="separate"/>
      </w:r>
      <w:ins w:id="1639" w:author="Dylan CHEN" w:date="2026-03-20T16:22:00Z" w16du:dateUtc="2026-03-20T08:22:00Z">
        <w:r w:rsidRPr="0022223D">
          <w:t>13</w:t>
        </w:r>
      </w:ins>
      <w:del w:id="1640" w:author="Dylan CHEN" w:date="2026-03-20T16:22:00Z" w16du:dateUtc="2026-03-20T08:22:00Z">
        <w:r w:rsidRPr="0022223D" w:rsidDel="006576DB">
          <w:delText>12</w:delText>
        </w:r>
      </w:del>
      <w:r>
        <w:fldChar w:fldCharType="end"/>
      </w:r>
      <w:r w:rsidRPr="0022223D">
        <w:t>. Test for the attention diversion mechanism and the quality degradation mechanism</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1710"/>
        <w:gridCol w:w="2054"/>
        <w:gridCol w:w="2246"/>
        <w:gridCol w:w="1829"/>
        <w:gridCol w:w="1521"/>
      </w:tblGrid>
      <w:tr w:rsidR="004B749A" w:rsidRPr="0022223D" w14:paraId="2AB18A0C" w14:textId="77777777" w:rsidTr="0045570F">
        <w:trPr>
          <w:trHeight w:val="270"/>
          <w:jc w:val="center"/>
        </w:trPr>
        <w:tc>
          <w:tcPr>
            <w:tcW w:w="1710" w:type="dxa"/>
            <w:noWrap/>
            <w:hideMark/>
          </w:tcPr>
          <w:p w14:paraId="3D768068" w14:textId="77777777" w:rsidR="004B749A" w:rsidRPr="0022223D" w:rsidRDefault="004B749A" w:rsidP="0045570F">
            <w:pPr>
              <w:jc w:val="center"/>
              <w:rPr>
                <w:rFonts w:eastAsia="DengXian"/>
                <w:sz w:val="20"/>
                <w:szCs w:val="20"/>
              </w:rPr>
            </w:pPr>
            <w:r w:rsidRPr="0022223D">
              <w:rPr>
                <w:rFonts w:eastAsia="DengXian"/>
                <w:sz w:val="20"/>
                <w:szCs w:val="20"/>
              </w:rPr>
              <w:t xml:space="preserve">　</w:t>
            </w:r>
          </w:p>
        </w:tc>
        <w:tc>
          <w:tcPr>
            <w:tcW w:w="2054" w:type="dxa"/>
          </w:tcPr>
          <w:p w14:paraId="0628DC71" w14:textId="77777777" w:rsidR="004B749A" w:rsidRPr="0022223D" w:rsidRDefault="004B749A" w:rsidP="0045570F">
            <w:pPr>
              <w:jc w:val="center"/>
              <w:rPr>
                <w:rFonts w:eastAsia="DengXian"/>
                <w:sz w:val="20"/>
                <w:szCs w:val="20"/>
              </w:rPr>
            </w:pPr>
            <w:r w:rsidRPr="0022223D">
              <w:rPr>
                <w:rFonts w:eastAsia="DengXian"/>
                <w:sz w:val="20"/>
                <w:szCs w:val="20"/>
              </w:rPr>
              <w:t>(1)</w:t>
            </w:r>
          </w:p>
        </w:tc>
        <w:tc>
          <w:tcPr>
            <w:tcW w:w="2246" w:type="dxa"/>
            <w:noWrap/>
            <w:hideMark/>
          </w:tcPr>
          <w:p w14:paraId="689D998A" w14:textId="77777777" w:rsidR="004B749A" w:rsidRPr="0022223D" w:rsidRDefault="004B749A" w:rsidP="0045570F">
            <w:pPr>
              <w:jc w:val="center"/>
              <w:rPr>
                <w:rFonts w:eastAsia="DengXian"/>
                <w:sz w:val="20"/>
                <w:szCs w:val="20"/>
              </w:rPr>
            </w:pPr>
            <w:r w:rsidRPr="0022223D">
              <w:rPr>
                <w:rFonts w:eastAsia="DengXian"/>
                <w:sz w:val="20"/>
                <w:szCs w:val="20"/>
              </w:rPr>
              <w:t>(2)</w:t>
            </w:r>
          </w:p>
        </w:tc>
        <w:tc>
          <w:tcPr>
            <w:tcW w:w="1829" w:type="dxa"/>
            <w:noWrap/>
            <w:hideMark/>
          </w:tcPr>
          <w:p w14:paraId="01182FB5" w14:textId="77777777" w:rsidR="004B749A" w:rsidRPr="0022223D" w:rsidRDefault="004B749A" w:rsidP="0045570F">
            <w:pPr>
              <w:jc w:val="center"/>
              <w:rPr>
                <w:rFonts w:eastAsia="DengXian"/>
                <w:sz w:val="20"/>
                <w:szCs w:val="20"/>
              </w:rPr>
            </w:pPr>
            <w:r w:rsidRPr="0022223D">
              <w:rPr>
                <w:rFonts w:eastAsia="DengXian"/>
                <w:sz w:val="20"/>
                <w:szCs w:val="20"/>
              </w:rPr>
              <w:t>(3)</w:t>
            </w:r>
          </w:p>
        </w:tc>
        <w:tc>
          <w:tcPr>
            <w:tcW w:w="1521" w:type="dxa"/>
          </w:tcPr>
          <w:p w14:paraId="17EAEDCD" w14:textId="77777777" w:rsidR="004B749A" w:rsidRPr="0022223D" w:rsidRDefault="004B749A" w:rsidP="0045570F">
            <w:pPr>
              <w:jc w:val="center"/>
              <w:rPr>
                <w:rFonts w:eastAsia="DengXian"/>
                <w:sz w:val="20"/>
                <w:szCs w:val="20"/>
              </w:rPr>
            </w:pPr>
            <w:r w:rsidRPr="0022223D">
              <w:rPr>
                <w:rFonts w:eastAsia="DengXian"/>
                <w:sz w:val="20"/>
                <w:szCs w:val="20"/>
              </w:rPr>
              <w:t>(4)</w:t>
            </w:r>
          </w:p>
        </w:tc>
      </w:tr>
      <w:tr w:rsidR="004B749A" w:rsidRPr="0022223D" w14:paraId="293414EC" w14:textId="77777777" w:rsidTr="0045570F">
        <w:trPr>
          <w:trHeight w:val="270"/>
          <w:jc w:val="center"/>
        </w:trPr>
        <w:tc>
          <w:tcPr>
            <w:tcW w:w="1710" w:type="dxa"/>
            <w:noWrap/>
            <w:hideMark/>
          </w:tcPr>
          <w:p w14:paraId="7809B2A7" w14:textId="77777777" w:rsidR="004B749A" w:rsidRPr="0022223D" w:rsidRDefault="004B749A" w:rsidP="0045570F">
            <w:pPr>
              <w:jc w:val="center"/>
              <w:rPr>
                <w:rFonts w:eastAsia="DengXian"/>
                <w:sz w:val="20"/>
                <w:szCs w:val="20"/>
              </w:rPr>
            </w:pPr>
          </w:p>
        </w:tc>
        <w:tc>
          <w:tcPr>
            <w:tcW w:w="2054" w:type="dxa"/>
          </w:tcPr>
          <w:p w14:paraId="2717B362"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w:t>
            </w:r>
            <w:r w:rsidRPr="0022223D">
              <w:rPr>
                <w:rFonts w:eastAsia="DengXian"/>
                <w:sz w:val="20"/>
                <w:szCs w:val="20"/>
              </w:rPr>
              <w:t>the number of</w:t>
            </w:r>
            <w:r w:rsidRPr="0022223D">
              <w:rPr>
                <w:rFonts w:eastAsia="DengXian"/>
                <w:color w:val="000000"/>
                <w:sz w:val="20"/>
                <w:szCs w:val="20"/>
              </w:rPr>
              <w:t xml:space="preserve"> comments on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nComment</w:t>
            </w:r>
            <w:r w:rsidRPr="0022223D">
              <w:rPr>
                <w:rFonts w:eastAsia="DengXian"/>
                <w:i/>
                <w:iCs/>
                <w:color w:val="000000"/>
                <w:sz w:val="20"/>
                <w:szCs w:val="20"/>
                <w:vertAlign w:val="subscript"/>
              </w:rPr>
              <w:t>j</w:t>
            </w:r>
            <w:r w:rsidRPr="0022223D">
              <w:rPr>
                <w:rFonts w:eastAsia="DengXian"/>
                <w:color w:val="000000"/>
                <w:sz w:val="20"/>
                <w:szCs w:val="20"/>
              </w:rPr>
              <w:t>)</w:t>
            </w:r>
          </w:p>
        </w:tc>
        <w:tc>
          <w:tcPr>
            <w:tcW w:w="2246" w:type="dxa"/>
            <w:noWrap/>
            <w:hideMark/>
          </w:tcPr>
          <w:p w14:paraId="53497876"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expertise score of the answerer who contributes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w:t>
            </w:r>
            <w:r w:rsidRPr="0022223D">
              <w:rPr>
                <w:rFonts w:eastAsia="DengXian"/>
                <w:i/>
                <w:iCs/>
                <w:color w:val="000000"/>
                <w:sz w:val="20"/>
                <w:szCs w:val="20"/>
              </w:rPr>
              <w:t xml:space="preserve"> </w:t>
            </w:r>
            <w:r w:rsidRPr="0022223D">
              <w:rPr>
                <w:rFonts w:eastAsia="DengXian"/>
                <w:color w:val="000000"/>
                <w:sz w:val="20"/>
                <w:szCs w:val="20"/>
              </w:rPr>
              <w:t>(</w:t>
            </w:r>
            <w:r w:rsidRPr="0022223D">
              <w:rPr>
                <w:rFonts w:eastAsia="DengXian"/>
                <w:i/>
                <w:iCs/>
                <w:color w:val="000000"/>
                <w:sz w:val="20"/>
                <w:szCs w:val="20"/>
              </w:rPr>
              <w:t>expertise</w:t>
            </w:r>
            <w:r w:rsidRPr="0022223D">
              <w:rPr>
                <w:rFonts w:eastAsia="DengXian"/>
                <w:i/>
                <w:iCs/>
                <w:color w:val="000000"/>
                <w:sz w:val="20"/>
                <w:szCs w:val="20"/>
                <w:vertAlign w:val="subscript"/>
              </w:rPr>
              <w:t>j</w:t>
            </w:r>
            <w:r w:rsidRPr="0022223D">
              <w:rPr>
                <w:rFonts w:eastAsia="DengXian"/>
                <w:color w:val="000000"/>
                <w:sz w:val="20"/>
                <w:szCs w:val="20"/>
              </w:rPr>
              <w:t>)</w:t>
            </w:r>
          </w:p>
        </w:tc>
        <w:tc>
          <w:tcPr>
            <w:tcW w:w="1829" w:type="dxa"/>
            <w:noWrap/>
            <w:hideMark/>
          </w:tcPr>
          <w:p w14:paraId="449F3A1B"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LLM-enabled content quality ratings of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AIRating</w:t>
            </w:r>
            <w:r w:rsidRPr="0022223D">
              <w:rPr>
                <w:rFonts w:eastAsia="DengXian"/>
                <w:i/>
                <w:iCs/>
                <w:color w:val="000000"/>
                <w:sz w:val="20"/>
                <w:szCs w:val="20"/>
                <w:vertAlign w:val="subscript"/>
              </w:rPr>
              <w:t>j</w:t>
            </w:r>
            <w:r w:rsidRPr="0022223D">
              <w:rPr>
                <w:rFonts w:eastAsia="DengXian"/>
                <w:color w:val="000000"/>
                <w:sz w:val="20"/>
                <w:szCs w:val="20"/>
              </w:rPr>
              <w:t>)</w:t>
            </w:r>
          </w:p>
        </w:tc>
        <w:tc>
          <w:tcPr>
            <w:tcW w:w="1521" w:type="dxa"/>
          </w:tcPr>
          <w:p w14:paraId="2B850596" w14:textId="77777777" w:rsidR="004B749A" w:rsidRPr="0022223D" w:rsidRDefault="004B749A" w:rsidP="0045570F">
            <w:pPr>
              <w:jc w:val="center"/>
              <w:rPr>
                <w:rFonts w:eastAsia="DengXian"/>
                <w:color w:val="000000"/>
                <w:sz w:val="20"/>
                <w:szCs w:val="20"/>
              </w:rPr>
            </w:pPr>
            <w:r w:rsidRPr="0022223D">
              <w:rPr>
                <w:rFonts w:eastAsia="DengXian"/>
                <w:color w:val="000000"/>
                <w:sz w:val="20"/>
                <w:szCs w:val="20"/>
              </w:rPr>
              <w:t xml:space="preserve">DV: </w:t>
            </w:r>
            <w:r w:rsidRPr="0022223D">
              <w:rPr>
                <w:rFonts w:eastAsia="DengXian"/>
                <w:sz w:val="20"/>
                <w:szCs w:val="20"/>
              </w:rPr>
              <w:t>the logarithm of</w:t>
            </w:r>
            <w:r w:rsidRPr="0022223D">
              <w:rPr>
                <w:rFonts w:eastAsia="DengXian"/>
                <w:color w:val="000000"/>
                <w:sz w:val="20"/>
                <w:szCs w:val="20"/>
              </w:rPr>
              <w:t xml:space="preserve"> the length of the </w:t>
            </w:r>
            <w:r w:rsidRPr="0022223D">
              <w:rPr>
                <w:rFonts w:eastAsia="DengXian"/>
                <w:i/>
                <w:iCs/>
                <w:color w:val="000000"/>
                <w:sz w:val="20"/>
                <w:szCs w:val="20"/>
              </w:rPr>
              <w:t>j</w:t>
            </w:r>
            <w:r w:rsidRPr="0022223D">
              <w:rPr>
                <w:rFonts w:eastAsia="DengXian"/>
                <w:i/>
                <w:iCs/>
                <w:color w:val="000000"/>
                <w:sz w:val="20"/>
                <w:szCs w:val="20"/>
                <w:vertAlign w:val="superscript"/>
              </w:rPr>
              <w:t>th</w:t>
            </w:r>
            <w:r w:rsidRPr="0022223D">
              <w:rPr>
                <w:rFonts w:eastAsia="DengXian"/>
                <w:color w:val="000000"/>
                <w:sz w:val="20"/>
                <w:szCs w:val="20"/>
              </w:rPr>
              <w:t xml:space="preserve"> answer (</w:t>
            </w:r>
            <w:r w:rsidRPr="0022223D">
              <w:rPr>
                <w:rFonts w:eastAsia="DengXian"/>
                <w:i/>
                <w:iCs/>
                <w:color w:val="000000"/>
                <w:sz w:val="20"/>
                <w:szCs w:val="20"/>
              </w:rPr>
              <w:t>length</w:t>
            </w:r>
            <w:r w:rsidRPr="0022223D">
              <w:rPr>
                <w:rFonts w:eastAsia="DengXian"/>
                <w:i/>
                <w:iCs/>
                <w:color w:val="000000"/>
                <w:sz w:val="20"/>
                <w:szCs w:val="20"/>
                <w:vertAlign w:val="subscript"/>
              </w:rPr>
              <w:t>j</w:t>
            </w:r>
            <w:r w:rsidRPr="0022223D">
              <w:rPr>
                <w:rFonts w:eastAsia="DengXian"/>
                <w:color w:val="000000"/>
                <w:sz w:val="20"/>
                <w:szCs w:val="20"/>
              </w:rPr>
              <w:t>)</w:t>
            </w:r>
          </w:p>
        </w:tc>
      </w:tr>
      <w:tr w:rsidR="004B749A" w:rsidRPr="0022223D" w14:paraId="66A85BB8" w14:textId="77777777" w:rsidTr="0045570F">
        <w:trPr>
          <w:trHeight w:val="270"/>
          <w:jc w:val="center"/>
        </w:trPr>
        <w:tc>
          <w:tcPr>
            <w:tcW w:w="1710" w:type="dxa"/>
            <w:vMerge w:val="restart"/>
            <w:noWrap/>
            <w:hideMark/>
          </w:tcPr>
          <w:p w14:paraId="4E137BDF" w14:textId="77777777" w:rsidR="004B749A" w:rsidRPr="0022223D" w:rsidRDefault="004B749A" w:rsidP="0045570F">
            <w:pPr>
              <w:rPr>
                <w:rFonts w:eastAsia="DengXian"/>
                <w:i/>
                <w:iCs/>
                <w:sz w:val="20"/>
                <w:szCs w:val="20"/>
              </w:rPr>
            </w:pPr>
            <w:r w:rsidRPr="0022223D">
              <w:rPr>
                <w:rFonts w:eastAsia="DengXian"/>
                <w:i/>
                <w:iCs/>
                <w:sz w:val="20"/>
                <w:szCs w:val="20"/>
              </w:rPr>
              <w:lastRenderedPageBreak/>
              <w:t>AI</w:t>
            </w:r>
            <w:r w:rsidRPr="0022223D">
              <w:rPr>
                <w:rFonts w:eastAsia="DengXian"/>
                <w:i/>
                <w:iCs/>
                <w:sz w:val="20"/>
                <w:szCs w:val="20"/>
                <w:vertAlign w:val="subscript"/>
              </w:rPr>
              <w:t>i</w:t>
            </w:r>
          </w:p>
        </w:tc>
        <w:tc>
          <w:tcPr>
            <w:tcW w:w="2054" w:type="dxa"/>
          </w:tcPr>
          <w:p w14:paraId="5C84078E" w14:textId="77777777" w:rsidR="004B749A" w:rsidRPr="0022223D" w:rsidRDefault="004B749A" w:rsidP="0045570F">
            <w:pPr>
              <w:jc w:val="center"/>
              <w:rPr>
                <w:color w:val="000000"/>
                <w:sz w:val="20"/>
                <w:szCs w:val="20"/>
              </w:rPr>
            </w:pPr>
            <w:r w:rsidRPr="0022223D">
              <w:rPr>
                <w:rFonts w:eastAsia="DengXian"/>
                <w:sz w:val="20"/>
                <w:szCs w:val="20"/>
              </w:rPr>
              <w:t>-0.057</w:t>
            </w:r>
          </w:p>
        </w:tc>
        <w:tc>
          <w:tcPr>
            <w:tcW w:w="2246" w:type="dxa"/>
            <w:noWrap/>
            <w:hideMark/>
          </w:tcPr>
          <w:p w14:paraId="5022C1DB" w14:textId="77777777" w:rsidR="004B749A" w:rsidRPr="0022223D" w:rsidRDefault="004B749A" w:rsidP="0045570F">
            <w:pPr>
              <w:jc w:val="center"/>
              <w:rPr>
                <w:rFonts w:eastAsia="DengXian"/>
                <w:sz w:val="20"/>
                <w:szCs w:val="20"/>
              </w:rPr>
            </w:pPr>
            <w:r w:rsidRPr="0022223D">
              <w:rPr>
                <w:color w:val="000000"/>
                <w:sz w:val="20"/>
                <w:szCs w:val="20"/>
              </w:rPr>
              <w:t>0.067</w:t>
            </w:r>
          </w:p>
        </w:tc>
        <w:tc>
          <w:tcPr>
            <w:tcW w:w="1829" w:type="dxa"/>
            <w:noWrap/>
            <w:hideMark/>
          </w:tcPr>
          <w:p w14:paraId="6073BE48" w14:textId="77777777" w:rsidR="004B749A" w:rsidRPr="0022223D" w:rsidRDefault="004B749A" w:rsidP="0045570F">
            <w:pPr>
              <w:jc w:val="center"/>
              <w:rPr>
                <w:rFonts w:eastAsia="DengXian"/>
                <w:sz w:val="20"/>
                <w:szCs w:val="20"/>
              </w:rPr>
            </w:pPr>
            <w:r w:rsidRPr="0022223D">
              <w:rPr>
                <w:rFonts w:eastAsia="DengXian"/>
                <w:sz w:val="20"/>
                <w:szCs w:val="20"/>
              </w:rPr>
              <w:t>-0.002</w:t>
            </w:r>
          </w:p>
        </w:tc>
        <w:tc>
          <w:tcPr>
            <w:tcW w:w="1521" w:type="dxa"/>
          </w:tcPr>
          <w:p w14:paraId="5357B42F" w14:textId="77777777" w:rsidR="004B749A" w:rsidRPr="0022223D" w:rsidRDefault="004B749A" w:rsidP="0045570F">
            <w:pPr>
              <w:jc w:val="center"/>
              <w:rPr>
                <w:rFonts w:eastAsia="DengXian"/>
                <w:sz w:val="20"/>
                <w:szCs w:val="20"/>
              </w:rPr>
            </w:pPr>
            <w:r w:rsidRPr="0022223D">
              <w:rPr>
                <w:rFonts w:eastAsia="DengXian"/>
                <w:sz w:val="20"/>
                <w:szCs w:val="20"/>
              </w:rPr>
              <w:t>0.076</w:t>
            </w:r>
          </w:p>
        </w:tc>
      </w:tr>
      <w:tr w:rsidR="004B749A" w:rsidRPr="0022223D" w14:paraId="746AADDD" w14:textId="77777777" w:rsidTr="0045570F">
        <w:trPr>
          <w:trHeight w:val="270"/>
          <w:jc w:val="center"/>
        </w:trPr>
        <w:tc>
          <w:tcPr>
            <w:tcW w:w="1710" w:type="dxa"/>
            <w:vMerge/>
            <w:noWrap/>
            <w:hideMark/>
          </w:tcPr>
          <w:p w14:paraId="63D38A38" w14:textId="77777777" w:rsidR="004B749A" w:rsidRPr="0022223D" w:rsidRDefault="004B749A" w:rsidP="0045570F">
            <w:pPr>
              <w:rPr>
                <w:rFonts w:eastAsia="DengXian"/>
                <w:i/>
                <w:iCs/>
                <w:sz w:val="20"/>
                <w:szCs w:val="20"/>
              </w:rPr>
            </w:pPr>
          </w:p>
        </w:tc>
        <w:tc>
          <w:tcPr>
            <w:tcW w:w="2054" w:type="dxa"/>
          </w:tcPr>
          <w:p w14:paraId="456A6128" w14:textId="77777777" w:rsidR="004B749A" w:rsidRPr="0022223D" w:rsidRDefault="004B749A" w:rsidP="0045570F">
            <w:pPr>
              <w:jc w:val="center"/>
              <w:rPr>
                <w:color w:val="000000"/>
                <w:sz w:val="20"/>
                <w:szCs w:val="20"/>
              </w:rPr>
            </w:pPr>
            <w:r w:rsidRPr="0022223D">
              <w:rPr>
                <w:rFonts w:eastAsia="DengXian"/>
                <w:sz w:val="20"/>
                <w:szCs w:val="20"/>
              </w:rPr>
              <w:t>(0.046)</w:t>
            </w:r>
          </w:p>
        </w:tc>
        <w:tc>
          <w:tcPr>
            <w:tcW w:w="2246" w:type="dxa"/>
            <w:noWrap/>
            <w:hideMark/>
          </w:tcPr>
          <w:p w14:paraId="1D1E1B11" w14:textId="77777777" w:rsidR="004B749A" w:rsidRPr="0022223D" w:rsidRDefault="004B749A" w:rsidP="0045570F">
            <w:pPr>
              <w:jc w:val="center"/>
              <w:rPr>
                <w:rFonts w:eastAsia="DengXian"/>
                <w:sz w:val="20"/>
                <w:szCs w:val="20"/>
              </w:rPr>
            </w:pPr>
            <w:r w:rsidRPr="0022223D">
              <w:rPr>
                <w:color w:val="000000"/>
                <w:sz w:val="20"/>
                <w:szCs w:val="20"/>
              </w:rPr>
              <w:t>(0.057)</w:t>
            </w:r>
          </w:p>
        </w:tc>
        <w:tc>
          <w:tcPr>
            <w:tcW w:w="1829" w:type="dxa"/>
            <w:noWrap/>
            <w:hideMark/>
          </w:tcPr>
          <w:p w14:paraId="2701255B" w14:textId="77777777" w:rsidR="004B749A" w:rsidRPr="0022223D" w:rsidRDefault="004B749A" w:rsidP="0045570F">
            <w:pPr>
              <w:jc w:val="center"/>
              <w:rPr>
                <w:rFonts w:eastAsia="DengXian"/>
                <w:sz w:val="20"/>
                <w:szCs w:val="20"/>
              </w:rPr>
            </w:pPr>
            <w:r w:rsidRPr="0022223D">
              <w:rPr>
                <w:rFonts w:eastAsia="DengXian"/>
                <w:sz w:val="20"/>
                <w:szCs w:val="20"/>
              </w:rPr>
              <w:t>(0.068)</w:t>
            </w:r>
          </w:p>
        </w:tc>
        <w:tc>
          <w:tcPr>
            <w:tcW w:w="1521" w:type="dxa"/>
          </w:tcPr>
          <w:p w14:paraId="7202E727" w14:textId="77777777" w:rsidR="004B749A" w:rsidRPr="0022223D" w:rsidRDefault="004B749A" w:rsidP="0045570F">
            <w:pPr>
              <w:jc w:val="center"/>
              <w:rPr>
                <w:rFonts w:eastAsia="DengXian"/>
                <w:sz w:val="20"/>
                <w:szCs w:val="20"/>
              </w:rPr>
            </w:pPr>
            <w:r w:rsidRPr="0022223D">
              <w:rPr>
                <w:rFonts w:eastAsia="DengXian"/>
                <w:sz w:val="20"/>
                <w:szCs w:val="20"/>
              </w:rPr>
              <w:t>(0.042)</w:t>
            </w:r>
          </w:p>
        </w:tc>
      </w:tr>
      <w:tr w:rsidR="004B749A" w:rsidRPr="0022223D" w14:paraId="07B5B791" w14:textId="77777777" w:rsidTr="0045570F">
        <w:trPr>
          <w:trHeight w:val="260"/>
          <w:jc w:val="center"/>
        </w:trPr>
        <w:tc>
          <w:tcPr>
            <w:tcW w:w="1710" w:type="dxa"/>
            <w:noWrap/>
            <w:hideMark/>
          </w:tcPr>
          <w:p w14:paraId="3B9CEA4D" w14:textId="77777777" w:rsidR="004B749A" w:rsidRPr="0022223D" w:rsidRDefault="004B749A" w:rsidP="0045570F">
            <w:pPr>
              <w:rPr>
                <w:rFonts w:eastAsia="DengXian"/>
                <w:color w:val="000000"/>
                <w:sz w:val="20"/>
                <w:szCs w:val="20"/>
              </w:rPr>
            </w:pPr>
            <w:r w:rsidRPr="0022223D">
              <w:rPr>
                <w:rFonts w:eastAsia="DengXian"/>
                <w:color w:val="000000"/>
                <w:sz w:val="20"/>
                <w:szCs w:val="20"/>
              </w:rPr>
              <w:t>answer timing FE</w:t>
            </w:r>
          </w:p>
        </w:tc>
        <w:tc>
          <w:tcPr>
            <w:tcW w:w="2054" w:type="dxa"/>
          </w:tcPr>
          <w:p w14:paraId="0DD55EEC"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2246" w:type="dxa"/>
            <w:noWrap/>
            <w:hideMark/>
          </w:tcPr>
          <w:p w14:paraId="4DA73A22"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829" w:type="dxa"/>
            <w:noWrap/>
            <w:hideMark/>
          </w:tcPr>
          <w:p w14:paraId="236DFF3F"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521" w:type="dxa"/>
          </w:tcPr>
          <w:p w14:paraId="4DE5E602" w14:textId="77777777" w:rsidR="004B749A" w:rsidRPr="0022223D" w:rsidRDefault="004B749A" w:rsidP="0045570F">
            <w:pPr>
              <w:jc w:val="center"/>
              <w:rPr>
                <w:rFonts w:eastAsia="DengXian"/>
                <w:sz w:val="20"/>
                <w:szCs w:val="20"/>
              </w:rPr>
            </w:pPr>
            <w:r w:rsidRPr="0022223D">
              <w:rPr>
                <w:rFonts w:eastAsia="DengXian"/>
                <w:sz w:val="20"/>
                <w:szCs w:val="20"/>
              </w:rPr>
              <w:t>√</w:t>
            </w:r>
          </w:p>
        </w:tc>
      </w:tr>
      <w:tr w:rsidR="004B749A" w:rsidRPr="0022223D" w14:paraId="25DA8097" w14:textId="77777777" w:rsidTr="0045570F">
        <w:trPr>
          <w:trHeight w:val="270"/>
          <w:jc w:val="center"/>
        </w:trPr>
        <w:tc>
          <w:tcPr>
            <w:tcW w:w="1710" w:type="dxa"/>
            <w:noWrap/>
            <w:hideMark/>
          </w:tcPr>
          <w:p w14:paraId="614FEB2C" w14:textId="77777777" w:rsidR="004B749A" w:rsidRPr="0022223D" w:rsidRDefault="004B749A" w:rsidP="0045570F">
            <w:pPr>
              <w:rPr>
                <w:rFonts w:eastAsia="DengXian"/>
                <w:color w:val="000000"/>
                <w:sz w:val="20"/>
                <w:szCs w:val="20"/>
              </w:rPr>
            </w:pPr>
            <w:r w:rsidRPr="0022223D">
              <w:rPr>
                <w:rFonts w:eastAsia="DengXian"/>
                <w:color w:val="000000"/>
                <w:sz w:val="20"/>
                <w:szCs w:val="20"/>
              </w:rPr>
              <w:t>other controls</w:t>
            </w:r>
          </w:p>
        </w:tc>
        <w:tc>
          <w:tcPr>
            <w:tcW w:w="2054" w:type="dxa"/>
          </w:tcPr>
          <w:p w14:paraId="51FDEB59" w14:textId="77777777" w:rsidR="004B749A" w:rsidRPr="0022223D" w:rsidRDefault="004B749A" w:rsidP="0045570F">
            <w:pPr>
              <w:jc w:val="center"/>
              <w:rPr>
                <w:rFonts w:eastAsia="DengXian"/>
                <w:sz w:val="20"/>
                <w:szCs w:val="20"/>
              </w:rPr>
            </w:pPr>
            <w:r w:rsidRPr="0022223D">
              <w:rPr>
                <w:rFonts w:eastAsia="DengXian"/>
                <w:i/>
                <w:iCs/>
                <w:sz w:val="20"/>
                <w:szCs w:val="20"/>
              </w:rPr>
              <w:t>√</w:t>
            </w:r>
          </w:p>
        </w:tc>
        <w:tc>
          <w:tcPr>
            <w:tcW w:w="2246" w:type="dxa"/>
            <w:noWrap/>
            <w:hideMark/>
          </w:tcPr>
          <w:p w14:paraId="153A928C"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829" w:type="dxa"/>
            <w:noWrap/>
            <w:hideMark/>
          </w:tcPr>
          <w:p w14:paraId="0314B6D7" w14:textId="77777777" w:rsidR="004B749A" w:rsidRPr="0022223D" w:rsidRDefault="004B749A" w:rsidP="0045570F">
            <w:pPr>
              <w:jc w:val="center"/>
              <w:rPr>
                <w:rFonts w:eastAsia="DengXian"/>
                <w:sz w:val="20"/>
                <w:szCs w:val="20"/>
              </w:rPr>
            </w:pPr>
            <w:r w:rsidRPr="0022223D">
              <w:rPr>
                <w:rFonts w:eastAsia="DengXian"/>
                <w:sz w:val="20"/>
                <w:szCs w:val="20"/>
              </w:rPr>
              <w:t>√</w:t>
            </w:r>
          </w:p>
        </w:tc>
        <w:tc>
          <w:tcPr>
            <w:tcW w:w="1521" w:type="dxa"/>
          </w:tcPr>
          <w:p w14:paraId="4CB70F80" w14:textId="77777777" w:rsidR="004B749A" w:rsidRPr="0022223D" w:rsidRDefault="004B749A" w:rsidP="0045570F">
            <w:pPr>
              <w:jc w:val="center"/>
              <w:rPr>
                <w:rFonts w:eastAsia="DengXian"/>
                <w:i/>
                <w:iCs/>
                <w:sz w:val="20"/>
                <w:szCs w:val="20"/>
              </w:rPr>
            </w:pPr>
            <w:r w:rsidRPr="0022223D">
              <w:rPr>
                <w:rFonts w:eastAsia="DengXian"/>
                <w:i/>
                <w:iCs/>
                <w:sz w:val="20"/>
                <w:szCs w:val="20"/>
              </w:rPr>
              <w:t>√</w:t>
            </w:r>
          </w:p>
        </w:tc>
      </w:tr>
      <w:tr w:rsidR="004B749A" w:rsidRPr="0022223D" w14:paraId="44E18AE8" w14:textId="77777777" w:rsidTr="0045570F">
        <w:trPr>
          <w:trHeight w:val="283"/>
          <w:jc w:val="center"/>
        </w:trPr>
        <w:tc>
          <w:tcPr>
            <w:tcW w:w="1710" w:type="dxa"/>
            <w:noWrap/>
            <w:hideMark/>
          </w:tcPr>
          <w:p w14:paraId="4A83D83A" w14:textId="77777777" w:rsidR="004B749A" w:rsidRPr="0022223D" w:rsidRDefault="004B749A" w:rsidP="0045570F">
            <w:pPr>
              <w:rPr>
                <w:rFonts w:eastAsia="DengXian"/>
                <w:sz w:val="20"/>
                <w:szCs w:val="20"/>
              </w:rPr>
            </w:pPr>
            <w:r w:rsidRPr="0022223D">
              <w:rPr>
                <w:rFonts w:eastAsia="DengXian"/>
                <w:sz w:val="20"/>
                <w:szCs w:val="20"/>
              </w:rPr>
              <w:t>N</w:t>
            </w:r>
          </w:p>
        </w:tc>
        <w:tc>
          <w:tcPr>
            <w:tcW w:w="2054" w:type="dxa"/>
          </w:tcPr>
          <w:p w14:paraId="3F0B0BD4" w14:textId="77777777" w:rsidR="004B749A" w:rsidRPr="0022223D" w:rsidRDefault="004B749A" w:rsidP="0045570F">
            <w:pPr>
              <w:jc w:val="center"/>
              <w:rPr>
                <w:rFonts w:eastAsia="DengXian"/>
                <w:sz w:val="20"/>
                <w:szCs w:val="20"/>
              </w:rPr>
            </w:pPr>
            <w:r w:rsidRPr="0022223D">
              <w:rPr>
                <w:rFonts w:eastAsia="DengXian"/>
                <w:sz w:val="20"/>
                <w:szCs w:val="20"/>
              </w:rPr>
              <w:t>4,670</w:t>
            </w:r>
          </w:p>
        </w:tc>
        <w:tc>
          <w:tcPr>
            <w:tcW w:w="2246" w:type="dxa"/>
            <w:noWrap/>
            <w:hideMark/>
          </w:tcPr>
          <w:p w14:paraId="25D186EE" w14:textId="77777777" w:rsidR="004B749A" w:rsidRPr="0022223D" w:rsidRDefault="004B749A" w:rsidP="0045570F">
            <w:pPr>
              <w:jc w:val="center"/>
              <w:rPr>
                <w:rFonts w:eastAsia="DengXian"/>
                <w:sz w:val="20"/>
                <w:szCs w:val="20"/>
              </w:rPr>
            </w:pPr>
            <w:r w:rsidRPr="0022223D">
              <w:rPr>
                <w:rFonts w:eastAsia="DengXian"/>
                <w:sz w:val="20"/>
                <w:szCs w:val="20"/>
              </w:rPr>
              <w:t>4,670</w:t>
            </w:r>
          </w:p>
        </w:tc>
        <w:tc>
          <w:tcPr>
            <w:tcW w:w="1829" w:type="dxa"/>
            <w:noWrap/>
            <w:hideMark/>
          </w:tcPr>
          <w:p w14:paraId="723213CD" w14:textId="77777777" w:rsidR="004B749A" w:rsidRPr="0022223D" w:rsidRDefault="004B749A" w:rsidP="0045570F">
            <w:pPr>
              <w:jc w:val="center"/>
              <w:rPr>
                <w:rFonts w:eastAsia="DengXian"/>
                <w:sz w:val="20"/>
                <w:szCs w:val="20"/>
              </w:rPr>
            </w:pPr>
            <w:r w:rsidRPr="0022223D">
              <w:rPr>
                <w:rFonts w:eastAsia="DengXian"/>
                <w:sz w:val="20"/>
                <w:szCs w:val="20"/>
              </w:rPr>
              <w:t>4,631</w:t>
            </w:r>
          </w:p>
        </w:tc>
        <w:tc>
          <w:tcPr>
            <w:tcW w:w="1521" w:type="dxa"/>
          </w:tcPr>
          <w:p w14:paraId="062E9A49" w14:textId="77777777" w:rsidR="004B749A" w:rsidRPr="0022223D" w:rsidRDefault="004B749A" w:rsidP="0045570F">
            <w:pPr>
              <w:jc w:val="center"/>
              <w:rPr>
                <w:rFonts w:eastAsia="DengXian"/>
                <w:sz w:val="20"/>
                <w:szCs w:val="20"/>
              </w:rPr>
            </w:pPr>
            <w:r w:rsidRPr="0022223D">
              <w:rPr>
                <w:rFonts w:eastAsia="DengXian"/>
                <w:sz w:val="20"/>
                <w:szCs w:val="20"/>
              </w:rPr>
              <w:t>4,670</w:t>
            </w:r>
          </w:p>
        </w:tc>
      </w:tr>
    </w:tbl>
    <w:p w14:paraId="1B9ABC74" w14:textId="77777777" w:rsidR="004B749A" w:rsidRPr="0022223D" w:rsidRDefault="004B749A" w:rsidP="004B749A">
      <w:pPr>
        <w:pStyle w:val="Notes"/>
      </w:pPr>
      <w:r w:rsidRPr="0022223D">
        <w:t xml:space="preserve">Notes: </w:t>
      </w:r>
      <w:r w:rsidRPr="0022223D">
        <w:rPr>
          <w:rFonts w:eastAsia="DengXian"/>
        </w:rPr>
        <w:t>1. ***p&lt;0.001; **p&lt;0.01; *p&lt;0.05.</w:t>
      </w:r>
      <w:r w:rsidRPr="0022223D" w:rsidDel="001D6B2B">
        <w:rPr>
          <w:rFonts w:eastAsia="DengXian"/>
        </w:rPr>
        <w:t xml:space="preserve"> </w:t>
      </w:r>
      <w:r w:rsidRPr="0022223D">
        <w:br/>
        <w:t>2. Answer timing FE indicates the date on which the answer was posted.</w:t>
      </w:r>
    </w:p>
    <w:p w14:paraId="4E10C07E" w14:textId="77777777" w:rsidR="007F3A7B" w:rsidRPr="0022223D" w:rsidRDefault="007F3A7B" w:rsidP="007F3A7B">
      <w:pPr>
        <w:pStyle w:val="Heading3"/>
      </w:pPr>
      <w:r w:rsidRPr="0022223D">
        <w:t xml:space="preserve">Quality Degradation </w:t>
      </w:r>
    </w:p>
    <w:p w14:paraId="73B58B45" w14:textId="77777777" w:rsidR="007F3A7B" w:rsidRPr="0022223D" w:rsidRDefault="007F3A7B" w:rsidP="007F3A7B">
      <w:pPr>
        <w:pStyle w:val="Paragraph0"/>
      </w:pPr>
      <w:r w:rsidRPr="0022223D">
        <w:t>The second mechanism posits that AI-generated answers lead to a decline in the actual quality of subsequent human answers through two pathways.</w:t>
      </w:r>
    </w:p>
    <w:p w14:paraId="16ACCCAE" w14:textId="77777777" w:rsidR="007F3A7B" w:rsidRPr="0022223D" w:rsidRDefault="007F3A7B" w:rsidP="007F3A7B">
      <w:pPr>
        <w:pStyle w:val="Paragraph0"/>
      </w:pPr>
      <w:r w:rsidRPr="0022223D">
        <w:rPr>
          <w:b/>
          <w:bCs/>
        </w:rPr>
        <w:t>Expertise Composition Shift</w:t>
      </w:r>
      <w:r w:rsidRPr="0022223D">
        <w:t xml:space="preserve">: AI answers may disproportionately discourage expert participation while minimally impacting non-experts. Experts in online Q&amp;A technical communities strategically allocate attention to unsolved challenging questions where their expertise can be distinctively demonstrated </w:t>
      </w:r>
      <w:r w:rsidRPr="0022223D">
        <w:fldChar w:fldCharType="begin"/>
      </w:r>
      <w:r>
        <w:instrText xml:space="preserve"> ADDIN ZOTERO_ITEM CSL_CITATION {"citationID":"qe8xXFY5","properties":{"formattedCitation":"(Raymond, 2014)","plainCitation":"(Raymond, 2014)","noteIndex":0},"citationItems":[{"id":"xILCbqsa/firkYX0Z","uris":["http://zotero.org/users/8905122/items/5GC87A77"],"itemData":{"id":31456,"type":"book","language":"en","note":"</w:instrText>
      </w:r>
      <w:r>
        <w:rPr>
          <w:rFonts w:ascii="Segoe UI Emoji" w:hAnsi="Segoe UI Emoji" w:cs="Segoe UI Emoji"/>
        </w:rPr>
        <w:instrText>🏷️</w:instrText>
      </w:r>
      <w:r>
        <w:instrText xml:space="preserve"> /unread","publisher":"Eric S. Raymond","source":"Google Scholar","title":"How to ask questions the smart way","URL":"https://forum.kicad.info/uploads/short-url/j5N5lgcgoPTq9KeJRF9WqKYRzus.pdf","author":[{"family":"Raymond","given":"Eric Steven"}],"accessed":{"date-parts":[["2025",10,30]]},"issued":{"date-parts":[["2014"]]}}}],"schema":"https://github.com/citation-style-language/schema/raw/master/csl-citation.json"} </w:instrText>
      </w:r>
      <w:r w:rsidRPr="0022223D">
        <w:fldChar w:fldCharType="separate"/>
      </w:r>
      <w:r w:rsidRPr="00FB59A6">
        <w:t>(Raymond, 2014)</w:t>
      </w:r>
      <w:r w:rsidRPr="0022223D">
        <w:fldChar w:fldCharType="end"/>
      </w:r>
      <w:r w:rsidRPr="0022223D">
        <w:t xml:space="preserve">. When AI provides comprehensive answers, experts perceive that their contributions will have diminished marginal utility. They redirect efforts to questions explicitly requiring specialized knowledge </w:t>
      </w:r>
      <w:r w:rsidRPr="0022223D">
        <w:fldChar w:fldCharType="begin"/>
      </w:r>
      <w:r>
        <w:instrText xml:space="preserve"> ADDIN ZOTERO_ITEM CSL_CITATION {"citationID":"8cR5iUrh","properties":{"formattedCitation":"(Khansa et al., 2015)","plainCitation":"(Khansa et al., 2015)","noteIndex":0},"citationItems":[{"id":"xILCbqsa/qm5K4RQ1","uris":["http://zotero.org/users/8905122/items/4RIXSSFP"],"itemData":{"id":26537,"type":"article-journal","abstract":"Abstract Community-based question-and-answer (Q&amp;A) websites have become increasingly popular in recent years as an alternative to general-purpose Web search engines for open-ended complex questions. Despite their unique contextual characteristics, only a handful of Q&amp;A websites have been successful in sustaining members’ active participation that, unlike lurking, consists of not only posting questions but also answering others’ inquiries. Because the specific design of the information technology artifacts on Q&amp;A websites can influence their level of success, studying leading Q&amp;A communities such as Yahoo! Answers (YA) provides insights into more effective design mechanisms. We tested a goal-oriented action framework using data from 2,920 YA users, and found that active online participation is largely driven by artifacts (e.g., incentives), membership (e.g., levels of membership and tenure), and habit (e.g., past behavior). This study contributes to the information systems literature by showing that active participation can be understood as the setting, pursuit, and automatic activation of goals.","archive_location":"146 </w:instrText>
      </w:r>
      <w:r>
        <w:rPr>
          <w:rFonts w:ascii="Segoe UI Emoji" w:hAnsi="Segoe UI Emoji" w:cs="Segoe UI Emoji"/>
        </w:rPr>
        <w:instrText>📊</w:instrText>
      </w:r>
      <w:r>
        <w:instrText>","call-number":"2","container-title":"Journal of Management Information Systems","DOI":"10.1080/07421222.2015.1063293","ISSN":"0742-1222","issue":"2","journalAbbreviation":"Journal of Management Information Systems","language":"en","note":"</w:instrText>
      </w:r>
      <w:r>
        <w:rPr>
          <w:rFonts w:ascii="Segoe UI Emoji" w:hAnsi="Segoe UI Emoji" w:cs="Segoe UI Emoji"/>
        </w:rPr>
        <w:instrText>🏷️</w:instrText>
      </w:r>
      <w:r>
        <w:instrText xml:space="preserve"> /reading","page":"162-203","source":"5.9 (Q1)","title":"Understanding Members’ Active Participation in Online Question-and-Answer Communities: A Theory and Empirical Analysis","title-short":"Understanding Members’ Active Participation in Online Question-and-Answer Communities","volume":"32","author":[{"family":"Khansa","given":"Lara"},{"family":"Ma","given":"Xiao"},{"family":"Liginlal","given":"Divakaran"},{"family":"Kim","given":"Sung S."}],"issued":{"date-parts":[["2015",4,3]]}}}],"schema":"https://github.com/citation-style-language/schema/raw/master/csl-citation.json"} </w:instrText>
      </w:r>
      <w:r w:rsidRPr="0022223D">
        <w:fldChar w:fldCharType="separate"/>
      </w:r>
      <w:r w:rsidRPr="00FB59A6">
        <w:t>(Khansa et al., 2015)</w:t>
      </w:r>
      <w:r w:rsidRPr="0022223D">
        <w:fldChar w:fldCharType="end"/>
      </w:r>
      <w:r w:rsidRPr="0022223D">
        <w:t>, resulting in a compositional shift toward non-experts and in reduced quality of human answers.</w:t>
      </w:r>
    </w:p>
    <w:p w14:paraId="7E34F75D" w14:textId="77777777" w:rsidR="007F3A7B" w:rsidRPr="0022223D" w:rsidRDefault="007F3A7B" w:rsidP="007F3A7B">
      <w:pPr>
        <w:pStyle w:val="Paragraph0"/>
      </w:pPr>
      <w:r w:rsidRPr="0022223D">
        <w:rPr>
          <w:b/>
          <w:bCs/>
        </w:rPr>
        <w:t>Reduced Effort Investment</w:t>
      </w:r>
      <w:r w:rsidRPr="0022223D">
        <w:t xml:space="preserve">: AI answers may decrease quality by affecting contributors’ effort allocation. Contributors strategically invest effort based on perceived recognition opportunities </w:t>
      </w:r>
      <w:r w:rsidRPr="0022223D">
        <w:fldChar w:fldCharType="begin"/>
      </w:r>
      <w:r>
        <w:instrText xml:space="preserve"> ADDIN ZOTERO_ITEM CSL_CITATION {"citationID":"v1WIsEaW","properties":{"formattedCitation":"(Anderson et al., 2012)","plainCitation":"(Anderson et al., 2012)","noteIndex":0},"citationItems":[{"id":"xILCbqsa/rbJA03jV","uris":["http://zotero.org/users/8905122/items/WIQLEI39"],"itemData":{"id":26517,"type":"paper-conference","abstract":"Question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w:instrText>
      </w:r>
      <w:r>
        <w:rPr>
          <w:rFonts w:hint="eastAsia"/>
        </w:rPr>
        <w:instrText>lts for the design of Q&amp;amp;A sites.\n\n</w:instrText>
      </w:r>
      <w:r>
        <w:rPr>
          <w:rFonts w:hint="eastAsia"/>
        </w:rPr>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Pr>
          <w:rFonts w:hint="eastAsia"/>
        </w:rPr>
        <w:instrText xml:space="preserve"> - </w:instrText>
      </w:r>
      <w:r>
        <w:rPr>
          <w:rFonts w:hint="eastAsia"/>
        </w:rPr>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Pr>
          <w:rFonts w:hint="eastAsia"/>
        </w:rPr>
        <w:instrText>","archiv</w:instrText>
      </w:r>
      <w:r>
        <w:instrText xml:space="preserve">e_location":"391 </w:instrText>
      </w:r>
      <w:r>
        <w:rPr>
          <w:rFonts w:ascii="Segoe UI Emoji" w:hAnsi="Segoe UI Emoji" w:cs="Segoe UI Emoji"/>
        </w:rPr>
        <w:instrText>📊</w:instrText>
      </w:r>
      <w:r>
        <w:instrText>","collection-title":"KDD '12","container-title":"Proceedings of the 18th ACM SIGKDD international conference on Knowledge discovery and data mining","DOI":"10.1145/2339530.2339665","event-place":"New York, NY, USA","ISBN":"978-1-4503-1462-6","language":"en","note":"</w:instrText>
      </w:r>
      <w:r>
        <w:rPr>
          <w:rFonts w:ascii="Segoe UI Emoji" w:hAnsi="Segoe UI Emoji" w:cs="Segoe UI Emoji"/>
        </w:rPr>
        <w:instrText>🏷️</w:instrText>
      </w:r>
      <w:r>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Pr="0022223D">
        <w:fldChar w:fldCharType="separate"/>
      </w:r>
      <w:r w:rsidRPr="00FB59A6">
        <w:t>(Anderson et al., 2012)</w:t>
      </w:r>
      <w:r w:rsidRPr="0022223D">
        <w:fldChar w:fldCharType="end"/>
      </w:r>
      <w:r w:rsidRPr="0022223D">
        <w:t>. When AI offers comprehensive answers, contributors may conclude that significant effort would yield only marginal improvements in answer quality and may therefore decrease their investment.</w:t>
      </w:r>
    </w:p>
    <w:p w14:paraId="5102A7EA" w14:textId="77777777" w:rsidR="007F3A7B" w:rsidRPr="0022223D" w:rsidRDefault="007F3A7B" w:rsidP="007F3A7B">
      <w:pPr>
        <w:pStyle w:val="Paragraph0"/>
      </w:pPr>
      <w:r w:rsidRPr="0022223D">
        <w:t>Both pathways result in lower-quality human answers and consequently fewer upvotes, operating through actual changes in contribution substance rather than changes in evaluation standards.</w:t>
      </w:r>
    </w:p>
    <w:p w14:paraId="63EC1B07" w14:textId="77777777" w:rsidR="007F3A7B" w:rsidRPr="0022223D" w:rsidRDefault="007F3A7B" w:rsidP="007F3A7B">
      <w:pPr>
        <w:pStyle w:val="Heading4"/>
        <w:rPr>
          <w:lang w:val="en-US"/>
        </w:rPr>
      </w:pPr>
      <w:r w:rsidRPr="0022223D">
        <w:rPr>
          <w:lang w:val="en-US"/>
        </w:rPr>
        <w:lastRenderedPageBreak/>
        <w:t>Quality Degradation Mechanism</w:t>
      </w:r>
    </w:p>
    <w:p w14:paraId="73D5CB68" w14:textId="77777777" w:rsidR="007F3A7B" w:rsidRPr="0022223D" w:rsidRDefault="007F3A7B" w:rsidP="007F3A7B">
      <w:pPr>
        <w:pStyle w:val="Paragraph0"/>
      </w:pPr>
      <w:r w:rsidRPr="0022223D">
        <w:t>We posit that quality degradation could occur through compositional shift (fewer expert answerers) or reduced effort investment. We test both pathways.</w:t>
      </w:r>
    </w:p>
    <w:p w14:paraId="6BE95C40" w14:textId="77777777" w:rsidR="007F3A7B" w:rsidRPr="0022223D" w:rsidRDefault="007F3A7B" w:rsidP="007F3A7B">
      <w:pPr>
        <w:pStyle w:val="Paragraph0"/>
      </w:pPr>
      <w:r w:rsidRPr="0022223D">
        <w:t>We first test whether AI deters expert participation. We measure expertise using each answerer’s prior track record—specifically, their count of previously accepted answers within the question’s tag area. This metric reflects demonstrated domain competence. If AI discourages expert participation (perhaps because experts view AI responses as making their contributions redundant), we should observe lower average expertise scores among human answerers in treated versus control questions.</w:t>
      </w:r>
    </w:p>
    <w:p w14:paraId="7284ECAC" w14:textId="77777777" w:rsidR="007F3A7B" w:rsidRPr="0022223D" w:rsidRDefault="007F3A7B" w:rsidP="007F3A7B">
      <w:pPr>
        <w:pStyle w:val="Paragraph0"/>
      </w:pPr>
      <w:r w:rsidRPr="0022223D">
        <w:t>Table 1</w:t>
      </w:r>
      <w:ins w:id="1641" w:author="Dylan CHEN" w:date="2026-03-20T16:22:00Z" w16du:dateUtc="2026-03-20T08:22:00Z">
        <w:r w:rsidRPr="0022223D">
          <w:t>3</w:t>
        </w:r>
      </w:ins>
      <w:del w:id="1642" w:author="Dylan CHEN" w:date="2026-03-20T16:22:00Z" w16du:dateUtc="2026-03-20T08:22:00Z">
        <w:r w:rsidRPr="0022223D" w:rsidDel="006576DB">
          <w:delText>2</w:delText>
        </w:r>
      </w:del>
      <w:r w:rsidRPr="0022223D">
        <w:t>, Column 2 tests this prediction. We find no evidence that AI reduces answerer expertise (</w:t>
      </w:r>
      <w:r w:rsidRPr="0022223D">
        <w:rPr>
          <w:i/>
          <w:iCs/>
        </w:rPr>
        <w:t>β</w:t>
      </w:r>
      <w:r w:rsidRPr="0022223D">
        <w:t xml:space="preserve"> = 0.067, p = 0.241). The positive but insignificant coefficient suggests expert answerers remain equally or perhaps slightly more willing to participate when AI answers are present. This rules out compositional shift as an explanation for reduced recognition.</w:t>
      </w:r>
    </w:p>
    <w:p w14:paraId="70787233" w14:textId="77777777" w:rsidR="007F3A7B" w:rsidRPr="0022223D" w:rsidRDefault="007F3A7B" w:rsidP="007F3A7B">
      <w:pPr>
        <w:pStyle w:val="Paragraph0"/>
      </w:pPr>
      <w:r w:rsidRPr="0022223D">
        <w:t>We next examine whether AI reduces effort investment, leading to lower answer quality. We regress LLM-generated quality ratings of human answers on the AI treatment indicator. If AI reduces quality, we should observe lower ratings when AI is present.</w:t>
      </w:r>
    </w:p>
    <w:p w14:paraId="57C20823" w14:textId="77777777" w:rsidR="007F3A7B" w:rsidRPr="0022223D" w:rsidRDefault="007F3A7B" w:rsidP="007F3A7B">
      <w:pPr>
        <w:pStyle w:val="Paragraph0"/>
      </w:pPr>
      <w:r w:rsidRPr="0022223D">
        <w:t>Table 1</w:t>
      </w:r>
      <w:ins w:id="1643" w:author="Dylan CHEN" w:date="2026-03-20T16:22:00Z" w16du:dateUtc="2026-03-20T08:22:00Z">
        <w:r w:rsidRPr="0022223D">
          <w:t>3</w:t>
        </w:r>
      </w:ins>
      <w:del w:id="1644" w:author="Dylan CHEN" w:date="2026-03-20T16:22:00Z" w16du:dateUtc="2026-03-20T08:22:00Z">
        <w:r w:rsidRPr="0022223D" w:rsidDel="006576DB">
          <w:delText>2</w:delText>
        </w:r>
      </w:del>
      <w:r w:rsidRPr="0022223D">
        <w:t>, Column 3 shows no association between AI presence and quality ratings (</w:t>
      </w:r>
      <w:r w:rsidRPr="0022223D">
        <w:rPr>
          <w:i/>
          <w:iCs/>
          <w:rPrChange w:id="1645" w:author="Dylan CHEN" w:date="2026-03-20T16:22:00Z" w16du:dateUtc="2026-03-20T08:22:00Z">
            <w:rPr/>
          </w:rPrChange>
        </w:rPr>
        <w:t>β</w:t>
      </w:r>
      <w:r w:rsidRPr="0022223D">
        <w:t xml:space="preserve"> = -0.002, p = 0.975). As a robustness check, we use answer length as an alternative quality proxy, since longer answers tend to be more comprehensive. Column 4 shows human answers are slightly longer with AI present, though not significantly (</w:t>
      </w:r>
      <w:r w:rsidRPr="0022223D">
        <w:rPr>
          <w:i/>
          <w:iCs/>
        </w:rPr>
        <w:t>β</w:t>
      </w:r>
      <w:r w:rsidRPr="0022223D">
        <w:t xml:space="preserve"> = 0.076, p = 0.072).</w:t>
      </w:r>
    </w:p>
    <w:p w14:paraId="49BEF910" w14:textId="77777777" w:rsidR="007F3A7B" w:rsidRPr="0022223D" w:rsidRDefault="007F3A7B" w:rsidP="007F3A7B">
      <w:pPr>
        <w:pStyle w:val="Paragraph0"/>
      </w:pPr>
      <w:r w:rsidRPr="0022223D">
        <w:t>These findings provide no support for the quality degradation mechanism. AI-generated answers do not reduce human answer quality through compositional shifts or reduced effort.</w:t>
      </w:r>
    </w:p>
    <w:p w14:paraId="102C93D6" w14:textId="1233142F" w:rsidR="000935D6" w:rsidRPr="0022223D" w:rsidRDefault="00AB308E" w:rsidP="0057336B">
      <w:pPr>
        <w:pStyle w:val="Heading1"/>
      </w:pPr>
      <w:r w:rsidRPr="0022223D">
        <w:lastRenderedPageBreak/>
        <w:t>Conclusion</w:t>
      </w:r>
    </w:p>
    <w:p w14:paraId="0668B3B6" w14:textId="77777777" w:rsidR="00AB308E" w:rsidRPr="0022223D" w:rsidRDefault="00AB308E" w:rsidP="00E93697">
      <w:pPr>
        <w:pStyle w:val="Heading2"/>
        <w:rPr>
          <w:rFonts w:eastAsiaTheme="minorEastAsia"/>
        </w:rPr>
      </w:pPr>
      <w:r w:rsidRPr="0022223D">
        <w:rPr>
          <w:rFonts w:eastAsiaTheme="minorEastAsia"/>
        </w:rPr>
        <w:t>Main Finding</w:t>
      </w:r>
      <w:r w:rsidRPr="0022223D">
        <w:t>s</w:t>
      </w:r>
    </w:p>
    <w:p w14:paraId="79C305E9" w14:textId="349F9C35" w:rsidR="00AB308E" w:rsidRPr="0022223D" w:rsidRDefault="00AB308E" w:rsidP="00046178">
      <w:pPr>
        <w:pStyle w:val="Paragraph0"/>
      </w:pPr>
      <w:r w:rsidRPr="0022223D">
        <w:t>Our study investigates the impact</w:t>
      </w:r>
      <w:r w:rsidR="00C23832" w:rsidRPr="0022223D">
        <w:t>s</w:t>
      </w:r>
      <w:r w:rsidRPr="0022223D">
        <w:t xml:space="preserve"> of platform-specific internal </w:t>
      </w:r>
      <w:r w:rsidR="00C55514" w:rsidRPr="0022223D">
        <w:t>G</w:t>
      </w:r>
      <w:r w:rsidR="00A915A2" w:rsidRPr="0022223D">
        <w:t>en</w:t>
      </w:r>
      <w:r w:rsidR="00C55514" w:rsidRPr="0022223D">
        <w:t>AI</w:t>
      </w:r>
      <w:r w:rsidRPr="0022223D">
        <w:t xml:space="preserve"> on user behavior in online Q&amp;A communities</w:t>
      </w:r>
      <w:r w:rsidR="00D1059C" w:rsidRPr="0022223D">
        <w:t>,</w:t>
      </w:r>
      <w:r w:rsidR="00261E78" w:rsidRPr="0022223D">
        <w:t xml:space="preserve"> in addition to </w:t>
      </w:r>
      <w:r w:rsidR="0088677E" w:rsidRPr="0022223D">
        <w:t xml:space="preserve">the influence of </w:t>
      </w:r>
      <w:r w:rsidR="00261E78" w:rsidRPr="0022223D">
        <w:t>external GenAI</w:t>
      </w:r>
      <w:r w:rsidR="0088677E" w:rsidRPr="0022223D">
        <w:t xml:space="preserve"> tools</w:t>
      </w:r>
      <w:r w:rsidRPr="0022223D">
        <w:t xml:space="preserve">. </w:t>
      </w:r>
      <w:r w:rsidR="00C23832" w:rsidRPr="0022223D">
        <w:t xml:space="preserve">We show that AI-generated answers significantly reduce both </w:t>
      </w:r>
      <w:r w:rsidR="0005430E" w:rsidRPr="0022223D">
        <w:rPr>
          <w:i/>
          <w:iCs/>
        </w:rPr>
        <w:t>human answer supply</w:t>
      </w:r>
      <w:r w:rsidR="0005430E" w:rsidRPr="0022223D">
        <w:t xml:space="preserve"> and </w:t>
      </w:r>
      <w:r w:rsidR="0005430E" w:rsidRPr="0022223D">
        <w:rPr>
          <w:i/>
          <w:iCs/>
        </w:rPr>
        <w:t xml:space="preserve">viewer recognition </w:t>
      </w:r>
      <w:r w:rsidR="0005430E" w:rsidRPr="0022223D">
        <w:t xml:space="preserve">(of human answers) </w:t>
      </w:r>
      <w:r w:rsidR="00C23832" w:rsidRPr="0022223D">
        <w:t>as measured by net votes.</w:t>
      </w:r>
      <w:r w:rsidR="0005430E" w:rsidRPr="0022223D">
        <w:t xml:space="preserve"> </w:t>
      </w:r>
      <w:r w:rsidRPr="0022223D">
        <w:t>However, receiving AI-generated answers does not significantly impact questioners</w:t>
      </w:r>
      <w:r w:rsidR="00144466" w:rsidRPr="0022223D">
        <w:t>’</w:t>
      </w:r>
      <w:r w:rsidRPr="0022223D">
        <w:t xml:space="preserve"> subsequent activities, including posting new questions or providing comments. Question viewership also remains unaffected by the presence of AI-generated answers.</w:t>
      </w:r>
    </w:p>
    <w:p w14:paraId="00D704B4" w14:textId="0F8755A3" w:rsidR="00C23832" w:rsidRPr="0022223D" w:rsidRDefault="00AB308E" w:rsidP="007852CA">
      <w:pPr>
        <w:pStyle w:val="Paragraph0"/>
      </w:pPr>
      <w:r w:rsidRPr="0022223D">
        <w:t xml:space="preserve">We identify </w:t>
      </w:r>
      <w:r w:rsidR="002D7723" w:rsidRPr="0022223D">
        <w:t xml:space="preserve">three </w:t>
      </w:r>
      <w:r w:rsidRPr="0022223D">
        <w:t xml:space="preserve">mechanisms underlying the negative impact on answer supply: the </w:t>
      </w:r>
      <w:r w:rsidRPr="0022223D">
        <w:rPr>
          <w:i/>
          <w:iCs/>
        </w:rPr>
        <w:t>content effect</w:t>
      </w:r>
      <w:r w:rsidRPr="0022223D">
        <w:t>, stemming from the quality of AI-generated content</w:t>
      </w:r>
      <w:r w:rsidR="002D7723" w:rsidRPr="0022223D">
        <w:t>;</w:t>
      </w:r>
      <w:r w:rsidRPr="0022223D">
        <w:t xml:space="preserve"> </w:t>
      </w:r>
      <w:r w:rsidR="007852CA" w:rsidRPr="0022223D">
        <w:t xml:space="preserve">the </w:t>
      </w:r>
      <w:r w:rsidR="007852CA" w:rsidRPr="0022223D">
        <w:rPr>
          <w:i/>
          <w:iCs/>
        </w:rPr>
        <w:t>source effect</w:t>
      </w:r>
      <w:r w:rsidR="007852CA" w:rsidRPr="0022223D">
        <w:t xml:space="preserve">, arising from the mere fact that the information source is an AI system; and </w:t>
      </w:r>
      <w:r w:rsidR="002D7723" w:rsidRPr="0022223D">
        <w:t xml:space="preserve">the </w:t>
      </w:r>
      <w:r w:rsidR="002D7723" w:rsidRPr="0022223D">
        <w:rPr>
          <w:i/>
          <w:iCs/>
        </w:rPr>
        <w:t>position effect</w:t>
      </w:r>
      <w:r w:rsidR="002D7723" w:rsidRPr="0022223D">
        <w:t xml:space="preserve">, </w:t>
      </w:r>
      <w:r w:rsidR="00C23832" w:rsidRPr="0022223D">
        <w:t>resulting from AI-generated answers appearing almost instantaneously, occupying the first position in answer sequences and consequently demotivating human contribution</w:t>
      </w:r>
      <w:r w:rsidRPr="0022223D">
        <w:t xml:space="preserve">. </w:t>
      </w:r>
      <w:r w:rsidR="00C23832" w:rsidRPr="0022223D">
        <w:t>Notably, our comparison of AI with high-reputation human answerers reveals that the source effect is unique to AI-generated answers—even the most reputable human answerers do not produce a similar deterrent effect.</w:t>
      </w:r>
      <w:r w:rsidRPr="0022223D">
        <w:t xml:space="preserve"> </w:t>
      </w:r>
    </w:p>
    <w:p w14:paraId="2009CAB1" w14:textId="37D59E3C" w:rsidR="007402DD" w:rsidRPr="0022223D" w:rsidRDefault="00C23832" w:rsidP="00472493">
      <w:pPr>
        <w:pStyle w:val="Paragraph0"/>
      </w:pPr>
      <w:r w:rsidRPr="0022223D">
        <w:t xml:space="preserve">The observed decrease in </w:t>
      </w:r>
      <w:r w:rsidR="00816FA5" w:rsidRPr="0022223D">
        <w:t xml:space="preserve">viewer </w:t>
      </w:r>
      <w:r w:rsidRPr="0022223D">
        <w:t xml:space="preserve">recognition </w:t>
      </w:r>
      <w:r w:rsidR="002C29E2" w:rsidRPr="0022223D">
        <w:t xml:space="preserve">of </w:t>
      </w:r>
      <w:r w:rsidRPr="0022223D">
        <w:t>human answers cannot be attributed to</w:t>
      </w:r>
      <w:r w:rsidR="00FD4BBD" w:rsidRPr="0022223D">
        <w:t xml:space="preserve"> viewers’</w:t>
      </w:r>
      <w:r w:rsidRPr="0022223D">
        <w:t xml:space="preserve"> </w:t>
      </w:r>
      <w:r w:rsidR="00816FA5" w:rsidRPr="0022223D">
        <w:t>distract</w:t>
      </w:r>
      <w:r w:rsidR="00FD4BBD" w:rsidRPr="0022223D">
        <w:t xml:space="preserve">ion from </w:t>
      </w:r>
      <w:r w:rsidR="00816FA5" w:rsidRPr="0022223D">
        <w:t xml:space="preserve">human answers or </w:t>
      </w:r>
      <w:r w:rsidR="00A83A8C" w:rsidRPr="0022223D">
        <w:t xml:space="preserve">to </w:t>
      </w:r>
      <w:r w:rsidR="00816FA5" w:rsidRPr="0022223D">
        <w:t>degraded human answer quality</w:t>
      </w:r>
      <w:r w:rsidRPr="0022223D">
        <w:t>. Rather, our analysis suggests that internal GenAI elevates viewers</w:t>
      </w:r>
      <w:r w:rsidR="00144466" w:rsidRPr="0022223D">
        <w:t>’</w:t>
      </w:r>
      <w:r w:rsidRPr="0022223D">
        <w:t xml:space="preserve"> quality expectations, creating a more demanding standard against which human contributions are evaluated.</w:t>
      </w:r>
    </w:p>
    <w:p w14:paraId="16E81CD7" w14:textId="77777777" w:rsidR="00AB308E" w:rsidRPr="0022223D" w:rsidRDefault="00AB308E" w:rsidP="00E93697">
      <w:pPr>
        <w:pStyle w:val="Heading2"/>
      </w:pPr>
      <w:r w:rsidRPr="0022223D">
        <w:t>Theoretical Contributions</w:t>
      </w:r>
    </w:p>
    <w:p w14:paraId="6A54B01F" w14:textId="77777777" w:rsidR="00261E78" w:rsidRPr="0022223D" w:rsidRDefault="00C4181C" w:rsidP="00633022">
      <w:pPr>
        <w:pStyle w:val="Paragraph0"/>
      </w:pPr>
      <w:r w:rsidRPr="0022223D">
        <w:t>Our study contributes to the emerging literature on generative AI</w:t>
      </w:r>
      <w:r w:rsidR="00144466" w:rsidRPr="0022223D">
        <w:t>’</w:t>
      </w:r>
      <w:r w:rsidRPr="0022223D">
        <w:t xml:space="preserve">s impact on online communities in several important ways. First, we extend research beyond external </w:t>
      </w:r>
      <w:r w:rsidR="002C29E2" w:rsidRPr="0022223D">
        <w:t>general-</w:t>
      </w:r>
      <w:r w:rsidRPr="0022223D">
        <w:lastRenderedPageBreak/>
        <w:t>purpose GenAI tools to platform-</w:t>
      </w:r>
      <w:r w:rsidR="002C29E2" w:rsidRPr="0022223D">
        <w:t xml:space="preserve">specific </w:t>
      </w:r>
      <w:r w:rsidRPr="0022223D">
        <w:t>internal GenAI systems. Our study offers unique insights into the challenges and opportunities platforms face when developing their own AI capabilities. We document a complex relationship between GenAI and human participation, which is especially relevant as more online platforms develop proprietary AI solutions in response to the proliferation of external GenAI tools.</w:t>
      </w:r>
      <w:r w:rsidR="00735E45" w:rsidRPr="0022223D">
        <w:t xml:space="preserve"> </w:t>
      </w:r>
    </w:p>
    <w:p w14:paraId="4ADEAE78" w14:textId="00F8AEAA" w:rsidR="00C4181C" w:rsidRPr="0022223D" w:rsidRDefault="00735E45" w:rsidP="00633022">
      <w:pPr>
        <w:pStyle w:val="Paragraph0"/>
      </w:pPr>
      <w:r w:rsidRPr="0022223D">
        <w:t xml:space="preserve">Specifically, our findings, when compared with </w:t>
      </w:r>
      <w:r w:rsidR="009F4982" w:rsidRPr="0022223D">
        <w:t xml:space="preserve">those of </w:t>
      </w:r>
      <w:r w:rsidRPr="0022223D">
        <w:t>Su et al. (2023), reveal that AI</w:t>
      </w:r>
      <w:r w:rsidR="00144466" w:rsidRPr="0022223D">
        <w:t>’</w:t>
      </w:r>
      <w:r w:rsidRPr="0022223D">
        <w:t>s impact on human knowledge sharing is highly context-dependent. While Su et al.</w:t>
      </w:r>
      <w:r w:rsidR="00A657F3" w:rsidRPr="0022223D">
        <w:t xml:space="preserve"> (2023)</w:t>
      </w:r>
      <w:r w:rsidRPr="0022223D">
        <w:t xml:space="preserve"> find positive effects in Quora</w:t>
      </w:r>
      <w:r w:rsidR="00144466" w:rsidRPr="0022223D">
        <w:t>’</w:t>
      </w:r>
      <w:r w:rsidRPr="0022223D">
        <w:t xml:space="preserve">s diverse content ecosystem with delayed AI implementation, we demonstrate negative effects in specialized technical communities with immediate AI responses. This contrast may </w:t>
      </w:r>
      <w:r w:rsidR="00D1059C" w:rsidRPr="0022223D">
        <w:t xml:space="preserve">be </w:t>
      </w:r>
      <w:r w:rsidR="00A00ECC" w:rsidRPr="0022223D">
        <w:t xml:space="preserve">attributable </w:t>
      </w:r>
      <w:r w:rsidR="00261E78" w:rsidRPr="0022223D">
        <w:t>to multiple reasons</w:t>
      </w:r>
      <w:r w:rsidRPr="0022223D">
        <w:t xml:space="preserve">: </w:t>
      </w:r>
      <w:r w:rsidRPr="0022223D">
        <w:rPr>
          <w:b/>
          <w:bCs/>
        </w:rPr>
        <w:t xml:space="preserve">(a) </w:t>
      </w:r>
      <w:r w:rsidR="009F4982" w:rsidRPr="0022223D">
        <w:rPr>
          <w:b/>
          <w:bCs/>
        </w:rPr>
        <w:t>P</w:t>
      </w:r>
      <w:r w:rsidRPr="0022223D">
        <w:rPr>
          <w:b/>
          <w:bCs/>
        </w:rPr>
        <w:t>latform specialization:</w:t>
      </w:r>
      <w:r w:rsidRPr="0022223D">
        <w:t xml:space="preserve"> AI may stimulate participation on general-interest platforms </w:t>
      </w:r>
      <w:r w:rsidR="00A1067E" w:rsidRPr="0022223D">
        <w:t xml:space="preserve">where AI answers can serve as collaborative “starting points” for users to build upon </w:t>
      </w:r>
      <w:r w:rsidR="00612C6B" w:rsidRPr="0022223D">
        <w:t>(e.g., brainstorming context</w:t>
      </w:r>
      <w:r w:rsidR="00EB4B15" w:rsidRPr="0022223D">
        <w:t>s</w:t>
      </w:r>
      <w:r w:rsidR="00612C6B" w:rsidRPr="0022223D">
        <w:t xml:space="preserve"> </w:t>
      </w:r>
      <w:r w:rsidR="006468F1" w:rsidRPr="0022223D">
        <w:rPr>
          <w:rFonts w:eastAsia="Times New Roman"/>
          <w:szCs w:val="24"/>
        </w:rPr>
        <w:t>where initial ideas are meant to spark further elaboration</w:t>
      </w:r>
      <w:r w:rsidR="00612C6B" w:rsidRPr="0022223D">
        <w:t>)</w:t>
      </w:r>
      <w:r w:rsidR="00261E78" w:rsidRPr="0022223D">
        <w:t>. However, in professional</w:t>
      </w:r>
      <w:r w:rsidR="00EB4B15" w:rsidRPr="0022223D">
        <w:t xml:space="preserve"> contexts like </w:t>
      </w:r>
      <w:r w:rsidR="00D12240" w:rsidRPr="0022223D">
        <w:t>SegmentFault</w:t>
      </w:r>
      <w:r w:rsidR="00EB4B15" w:rsidRPr="0022223D">
        <w:t xml:space="preserve">, </w:t>
      </w:r>
      <w:r w:rsidR="00261E78" w:rsidRPr="0022223D">
        <w:t xml:space="preserve">AI </w:t>
      </w:r>
      <w:r w:rsidR="00EB4B15" w:rsidRPr="0022223D">
        <w:t xml:space="preserve">answers </w:t>
      </w:r>
      <w:r w:rsidR="00261E78" w:rsidRPr="0022223D">
        <w:t xml:space="preserve">may </w:t>
      </w:r>
      <w:r w:rsidRPr="0022223D">
        <w:t>directly compete with human expertise</w:t>
      </w:r>
      <w:r w:rsidR="00261E78" w:rsidRPr="0022223D">
        <w:t xml:space="preserve"> </w:t>
      </w:r>
      <w:r w:rsidR="00EB4B15" w:rsidRPr="0022223D">
        <w:t>for</w:t>
      </w:r>
      <w:r w:rsidR="00261E78" w:rsidRPr="0022223D">
        <w:t xml:space="preserve"> user attention</w:t>
      </w:r>
      <w:r w:rsidRPr="0022223D">
        <w:t>.</w:t>
      </w:r>
      <w:r w:rsidRPr="0022223D">
        <w:rPr>
          <w:b/>
          <w:bCs/>
        </w:rPr>
        <w:t xml:space="preserve"> (b) </w:t>
      </w:r>
      <w:r w:rsidR="009F4982" w:rsidRPr="0022223D">
        <w:rPr>
          <w:b/>
          <w:bCs/>
        </w:rPr>
        <w:t>T</w:t>
      </w:r>
      <w:r w:rsidRPr="0022223D">
        <w:rPr>
          <w:b/>
          <w:bCs/>
        </w:rPr>
        <w:t xml:space="preserve">iming of intervention: </w:t>
      </w:r>
      <w:r w:rsidRPr="0022223D">
        <w:t>Late-arriving AI</w:t>
      </w:r>
      <w:r w:rsidR="00D1059C" w:rsidRPr="0022223D">
        <w:t>,</w:t>
      </w:r>
      <w:r w:rsidRPr="0022223D">
        <w:t xml:space="preserve"> </w:t>
      </w:r>
      <w:r w:rsidR="00261E78" w:rsidRPr="0022223D">
        <w:t xml:space="preserve">as examined </w:t>
      </w:r>
      <w:r w:rsidR="00EB4B15" w:rsidRPr="0022223D">
        <w:t>in</w:t>
      </w:r>
      <w:r w:rsidR="00D1059C" w:rsidRPr="0022223D">
        <w:t xml:space="preserve"> </w:t>
      </w:r>
      <w:r w:rsidR="00261E78" w:rsidRPr="0022223D">
        <w:t xml:space="preserve">Su et al. (2023), </w:t>
      </w:r>
      <w:r w:rsidRPr="0022223D">
        <w:t xml:space="preserve">may complement existing discussions, while immediate AI responses may preempt human contributions. </w:t>
      </w:r>
      <w:r w:rsidRPr="0022223D">
        <w:rPr>
          <w:b/>
          <w:bCs/>
        </w:rPr>
        <w:t xml:space="preserve">(c) </w:t>
      </w:r>
      <w:r w:rsidR="009F4982" w:rsidRPr="0022223D">
        <w:rPr>
          <w:b/>
          <w:bCs/>
        </w:rPr>
        <w:t>I</w:t>
      </w:r>
      <w:r w:rsidRPr="0022223D">
        <w:rPr>
          <w:b/>
          <w:bCs/>
        </w:rPr>
        <w:t>ntegration strategy:</w:t>
      </w:r>
      <w:r w:rsidRPr="0022223D">
        <w:t xml:space="preserve"> Platform-controlled AI integration</w:t>
      </w:r>
      <w:r w:rsidR="00D1059C" w:rsidRPr="0022223D">
        <w:t>,</w:t>
      </w:r>
      <w:r w:rsidRPr="0022223D">
        <w:t xml:space="preserve"> </w:t>
      </w:r>
      <w:r w:rsidR="00261E78" w:rsidRPr="0022223D">
        <w:t xml:space="preserve">as </w:t>
      </w:r>
      <w:r w:rsidR="00D1059C" w:rsidRPr="0022223D">
        <w:t xml:space="preserve">in </w:t>
      </w:r>
      <w:r w:rsidR="00261E78" w:rsidRPr="0022223D">
        <w:t>our study</w:t>
      </w:r>
      <w:r w:rsidR="00D1059C" w:rsidRPr="0022223D">
        <w:t>,</w:t>
      </w:r>
      <w:r w:rsidR="00261E78" w:rsidRPr="0022223D">
        <w:t xml:space="preserve"> </w:t>
      </w:r>
      <w:r w:rsidRPr="0022223D">
        <w:t>creates different dynamics than user-initiated external AI adoption. These insights advance theory by demonstrating that understanding AI</w:t>
      </w:r>
      <w:r w:rsidR="00144466" w:rsidRPr="0022223D">
        <w:t>’</w:t>
      </w:r>
      <w:r w:rsidRPr="0022223D">
        <w:t>s transformative effects requires careful attention to the sociotechnical configuration within which AI operates.</w:t>
      </w:r>
    </w:p>
    <w:p w14:paraId="1DD719C6" w14:textId="5B812F65" w:rsidR="00FE3EAE" w:rsidRPr="0022223D" w:rsidRDefault="00AB308E" w:rsidP="00EB4B15">
      <w:pPr>
        <w:pStyle w:val="Paragraph0"/>
        <w:widowControl w:val="0"/>
        <w:ind w:firstLine="533"/>
      </w:pPr>
      <w:r w:rsidRPr="0022223D">
        <w:t xml:space="preserve">Second, our study advances the theoretical understanding of the mechanisms through which </w:t>
      </w:r>
      <w:r w:rsidR="00C55514" w:rsidRPr="0022223D">
        <w:t>G</w:t>
      </w:r>
      <w:r w:rsidR="00FE3EAE" w:rsidRPr="0022223D">
        <w:t>en</w:t>
      </w:r>
      <w:r w:rsidR="00C55514" w:rsidRPr="0022223D">
        <w:t>AI</w:t>
      </w:r>
      <w:r w:rsidRPr="0022223D">
        <w:t xml:space="preserve"> influences user behaviors in online communities. We demonstrate the importance of examining </w:t>
      </w:r>
      <w:r w:rsidR="00C55514" w:rsidRPr="0022223D">
        <w:t>G</w:t>
      </w:r>
      <w:r w:rsidR="00FE3EAE" w:rsidRPr="0022223D">
        <w:t>en</w:t>
      </w:r>
      <w:r w:rsidR="00C55514" w:rsidRPr="0022223D">
        <w:t>AI</w:t>
      </w:r>
      <w:r w:rsidR="00144466" w:rsidRPr="0022223D">
        <w:t>’</w:t>
      </w:r>
      <w:r w:rsidRPr="0022223D">
        <w:t xml:space="preserve">s impacts through multiple theoretical lenses. Our </w:t>
      </w:r>
      <w:r w:rsidR="00C14468" w:rsidRPr="0022223D">
        <w:t>study</w:t>
      </w:r>
      <w:r w:rsidRPr="0022223D">
        <w:t xml:space="preserve"> identifies multiple </w:t>
      </w:r>
      <w:r w:rsidRPr="0022223D">
        <w:lastRenderedPageBreak/>
        <w:t xml:space="preserve">underlying channels through the lens of </w:t>
      </w:r>
      <w:r w:rsidR="00C14468" w:rsidRPr="0022223D">
        <w:t xml:space="preserve">dual-system theories </w:t>
      </w:r>
      <w:r w:rsidR="004E16E6" w:rsidRPr="0022223D">
        <w:fldChar w:fldCharType="begin"/>
      </w:r>
      <w:r w:rsidR="00FB59A6">
        <w:instrText xml:space="preserve"> ADDIN ZOTERO_ITEM CSL_CITATION {"citationID":"SWLHGb20","properties":{"formattedCitation":"(Chaiken, 1980)","plainCitation":"(Chaiken, 1980)","noteIndex":0},"citationItems":[{"id":2861,"uris":["http://www.mendeley.com/documents/?uuid=c5708871-6903-4fca-bccd-68d84149e31a","http://zotero.org/users/8905122/items/KCCSK5CM","http://zotero.org/users/local/bVGy23C0/items/KYY28BZT"],"itemData":{"id":2861,"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w:instrText>
      </w:r>
      <w:r w:rsidR="00FB59A6">
        <w:rPr>
          <w:rFonts w:hint="eastAsia"/>
        </w:rPr>
        <w:instrText>hesis that content-mediated (vs. source-mediated) opinion change would shower greater persistence.\n\n</w:instrText>
      </w:r>
      <w:r w:rsidR="00FB59A6">
        <w:rPr>
          <w:rFonts w:hint="eastAsia"/>
        </w:rPr>
        <w:instrText>【摘要翻译】在实验</w:instrText>
      </w:r>
      <w:r w:rsidR="00FB59A6">
        <w:rPr>
          <w:rFonts w:hint="eastAsia"/>
        </w:rPr>
        <w:instrText>1</w:instrText>
      </w:r>
      <w:r w:rsidR="00FB59A6">
        <w:rPr>
          <w:rFonts w:hint="eastAsia"/>
        </w:rPr>
        <w:instrText>中，受试者阅读了来自一个讨人喜欢或不讨人喜欢的沟通者的有说服力的信息，该沟通者就两个主题中的一个提出了六到两个论点。高反应参与受试者期望在未来的实验会议上讨论该信息主题，而低参与受试者期望讨论不同的主题。对于高参与受试者，在给出六个论点的情况下，意见变化明显更大，但不受沟通者好感度的影响。对于低参与受试者，在给出一个讨人喜欢的沟通者的情况下，意见变化明显更大，但不受论点操纵的影响。在实验</w:instrText>
      </w:r>
      <w:r w:rsidR="00FB59A6">
        <w:rPr>
          <w:rFonts w:hint="eastAsia"/>
        </w:rPr>
        <w:instrText>2</w:instrText>
      </w:r>
      <w:r w:rsidR="00FB59A6">
        <w:rPr>
          <w:rFonts w:hint="eastAsia"/>
        </w:rPr>
        <w:instrText>中，高问题参与受试者在面对来自一个不讨人喜欢的沟通者的五个论点（</w:instrText>
      </w:r>
      <w:r w:rsidR="00FB59A6">
        <w:rPr>
          <w:rFonts w:hint="eastAsia"/>
        </w:rPr>
        <w:instrText>vs.</w:instrText>
      </w:r>
      <w:r w:rsidR="00FB59A6">
        <w:rPr>
          <w:rFonts w:hint="eastAsia"/>
        </w:rPr>
        <w:instrText>这些发现支持这样的观点，即高参与导致消息接收者采用系统的信息处理策略，其中基于消息的认知介导说服，而低参与导致接收者使用启发式处理策略，其中简单的决策规则介导说服。内容介导（</w:instrText>
      </w:r>
      <w:r w:rsidR="00FB59A6">
        <w:rPr>
          <w:rFonts w:hint="eastAsia"/>
        </w:rPr>
        <w:instrText>vs.","container-title":"Journal of Personality and Social Psychology","DOI":"10.</w:instrText>
      </w:r>
      <w:r w:rsidR="00FB59A6">
        <w:instrText xml:space="preserve">1037/0022-3514.39.5.752","ISSN":"1939-1315","issue":"5","language":"en","page":"752-766","title":"Heuristic versus systematic information processing and the use of source versus message cues in persuasion.","volume":"39","author":[{"family":"Chaiken","given":"Shelly"}],"issued":{"date-parts":[["1980"]]}}}],"schema":"https://github.com/citation-style-language/schema/raw/master/csl-citation.json"} </w:instrText>
      </w:r>
      <w:r w:rsidR="004E16E6" w:rsidRPr="0022223D">
        <w:fldChar w:fldCharType="separate"/>
      </w:r>
      <w:r w:rsidR="00FB59A6" w:rsidRPr="00FB59A6">
        <w:t>(Chaiken, 1980)</w:t>
      </w:r>
      <w:r w:rsidR="004E16E6" w:rsidRPr="0022223D">
        <w:fldChar w:fldCharType="end"/>
      </w:r>
      <w:r w:rsidR="00C14468" w:rsidRPr="0022223D">
        <w:t xml:space="preserve"> and expectation disconfirmation theory </w:t>
      </w:r>
      <w:r w:rsidR="007B05F6" w:rsidRPr="0022223D">
        <w:fldChar w:fldCharType="begin"/>
      </w:r>
      <w:r w:rsidR="00FB59A6">
        <w:instrText xml:space="preserve"> ADDIN ZOTERO_ITEM CSL_CITATION {"citationID":"ZO6zSHtF","properties":{"formattedCitation":"(Oliver, 1980)","plainCitation":"(Oliver, 1980)","noteIndex":0},"citationItems":[{"id":2842,"uris":["http://www.mendeley.com/documents/?uuid=12ee6a93-0408-45e4-b4dc-f33e4730c69c","http://zotero.org/users/8905122/items/RFX7SZJ9","http://zotero.org/users/local/bVGy23C0/items/JLG8TC83"],"itemData":{"id":2842,"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w:instrText>
      </w:r>
      <w:r w:rsidR="00FB59A6">
        <w:rPr>
          <w:rFonts w:hint="eastAsia"/>
        </w:rPr>
        <w:instrText>) (PsycInfo Database Record (c) 2020 APA, all rights reserved)\n\n</w:instrText>
      </w:r>
      <w:r w:rsidR="00FB59A6">
        <w:rPr>
          <w:rFonts w:hint="eastAsia"/>
        </w:rPr>
        <w:instrText>【摘要翻译】提出了一个模型，将消费者满意度表示为期望和期望不确定的函数。满意度反过来被认为会影响态度变化和购买意愿。来自</w:instrText>
      </w:r>
      <w:r w:rsidR="00FB59A6">
        <w:rPr>
          <w:rFonts w:hint="eastAsia"/>
        </w:rPr>
        <w:instrText>604</w:instrText>
      </w:r>
      <w:r w:rsidR="00FB59A6">
        <w:rPr>
          <w:rFonts w:hint="eastAsia"/>
        </w:rPr>
        <w:instrText>个</w:instrText>
      </w:r>
      <w:r w:rsidR="00FB59A6">
        <w:rPr>
          <w:rFonts w:hint="eastAsia"/>
        </w:rPr>
        <w:instrText>Ss</w:instrText>
      </w:r>
      <w:r w:rsidR="00FB59A6">
        <w:rPr>
          <w:rFonts w:hint="eastAsia"/>
        </w:rPr>
        <w:instrText>的两阶段实地研究的结果支持流感接种消费者和非消费者的计划。（</w:instrText>
      </w:r>
      <w:r w:rsidR="00FB59A6">
        <w:rPr>
          <w:rFonts w:hint="eastAsia"/>
        </w:rPr>
        <w:instrText>50</w:instrText>
      </w:r>
      <w:r w:rsidR="00FB59A6">
        <w:rPr>
          <w:rFonts w:hint="eastAsia"/>
        </w:rPr>
        <w:instrText>参考）（精神信息数据库记录（</w:instrText>
      </w:r>
      <w:r w:rsidR="00FB59A6">
        <w:rPr>
          <w:rFonts w:hint="eastAsia"/>
        </w:rPr>
        <w:instrText>c</w:instrText>
      </w:r>
      <w:r w:rsidR="00FB59A6">
        <w:rPr>
          <w:rFonts w:hint="eastAsia"/>
        </w:rPr>
        <w:instrText>）</w:instrText>
      </w:r>
      <w:r w:rsidR="00FB59A6">
        <w:rPr>
          <w:rFonts w:hint="eastAsia"/>
        </w:rPr>
        <w:instrText>2020 APA</w:instrText>
      </w:r>
      <w:r w:rsidR="00FB59A6">
        <w:rPr>
          <w:rFonts w:hint="eastAsia"/>
        </w:rPr>
        <w:instrText>，保留所有权利）</w:instrText>
      </w:r>
      <w:r w:rsidR="00FB59A6">
        <w:rPr>
          <w:rFonts w:hint="eastAsia"/>
        </w:rPr>
        <w:instrText>","container-title":"Journal of Marketing Research","DOI":"</w:instrText>
      </w:r>
      <w:r w:rsidR="00FB59A6">
        <w:instrText xml:space="preserve">10.2307/3150499","ISSN":"0022-2437","issue":"4","language":"en","page":"460","title":"A cognitive model of the antecedents and consequences of satisfaction decisions","volume":"17","author":[{"family":"Oliver","given":"Richard L."}],"issued":{"date-parts":[["1980",11]]}}}],"schema":"https://github.com/citation-style-language/schema/raw/master/csl-citation.json"} </w:instrText>
      </w:r>
      <w:r w:rsidR="007B05F6" w:rsidRPr="0022223D">
        <w:fldChar w:fldCharType="separate"/>
      </w:r>
      <w:r w:rsidR="00FB59A6" w:rsidRPr="00FB59A6">
        <w:t>(Oliver, 1980)</w:t>
      </w:r>
      <w:r w:rsidR="007B05F6" w:rsidRPr="0022223D">
        <w:fldChar w:fldCharType="end"/>
      </w:r>
      <w:r w:rsidRPr="0022223D">
        <w:t xml:space="preserve">. The integration of these diverse theoretical perspectives enables a deeper understanding and more accurate interpretation of </w:t>
      </w:r>
      <w:r w:rsidR="00C14468" w:rsidRPr="0022223D">
        <w:t>internal GenAI</w:t>
      </w:r>
      <w:r w:rsidR="00144466" w:rsidRPr="0022223D">
        <w:t>’</w:t>
      </w:r>
      <w:r w:rsidR="00C14468" w:rsidRPr="0022223D">
        <w:t>s effects</w:t>
      </w:r>
      <w:r w:rsidRPr="0022223D">
        <w:t xml:space="preserve">. For example, while our initial </w:t>
      </w:r>
      <w:r w:rsidR="00C14468" w:rsidRPr="0022223D">
        <w:t>results</w:t>
      </w:r>
      <w:r w:rsidRPr="0022223D">
        <w:t xml:space="preserve"> indicate negative effects on answer supply and recognition, our mechanism analysis reveals that there is no reduction in the proportion of expert answers or </w:t>
      </w:r>
      <w:r w:rsidR="002C29E2" w:rsidRPr="0022223D">
        <w:t xml:space="preserve">a </w:t>
      </w:r>
      <w:r w:rsidRPr="0022223D">
        <w:t xml:space="preserve">decline in the underlying quality of human contributions. This insight is critically important for platforms seeking to develop a more </w:t>
      </w:r>
      <w:r w:rsidR="00047C8D" w:rsidRPr="0022223D">
        <w:t xml:space="preserve">comprehensive </w:t>
      </w:r>
      <w:r w:rsidRPr="0022223D">
        <w:t xml:space="preserve">understanding of internal </w:t>
      </w:r>
      <w:r w:rsidR="00C55514" w:rsidRPr="0022223D">
        <w:t>G</w:t>
      </w:r>
      <w:r w:rsidR="00FE3EAE" w:rsidRPr="0022223D">
        <w:t>enAI</w:t>
      </w:r>
      <w:r w:rsidR="00144466" w:rsidRPr="0022223D">
        <w:t>’</w:t>
      </w:r>
      <w:r w:rsidRPr="0022223D">
        <w:t>s effects.</w:t>
      </w:r>
    </w:p>
    <w:p w14:paraId="122FD5E9" w14:textId="0F928BF4" w:rsidR="00C14468" w:rsidRPr="0022223D" w:rsidRDefault="00C14468" w:rsidP="00633022">
      <w:pPr>
        <w:pStyle w:val="Paragraph0"/>
      </w:pPr>
      <w:r w:rsidRPr="0022223D">
        <w:t xml:space="preserve">Third, our findings about the source effect of AI-generated answers align with research that suggests AI can signal authority </w:t>
      </w:r>
      <w:r w:rsidR="00833EB1" w:rsidRPr="0022223D">
        <w:fldChar w:fldCharType="begin"/>
      </w:r>
      <w:r w:rsidR="006E796B">
        <w:instrText xml:space="preserve"> ADDIN ZOTERO_ITEM CSL_CITATION {"citationID":"lPXWAFjf","properties":{"formattedCitation":"(Logg et al., 2019; Pakarinen &amp; Huising, 2023)","plainCitation":"(Logg et al., 2019; Pakarinen &amp; Huising, 2023)","noteIndex":0},"citationItems":[{"id":"xILCbqsa/5UpBoVRd","uris":["http://zotero.org/users/8905122/items/TJJKJPHP"],"itemData":{"id":3692,"type":"article-journal","abstract":"Even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w:instrText>
      </w:r>
      <w:r w:rsidR="006E796B">
        <w:rPr>
          <w:rFonts w:hint="eastAsia"/>
        </w:rPr>
        <w:instrText xml:space="preserve"> advice over advice from people and have implications for the use of </w:instrText>
      </w:r>
      <w:r w:rsidR="006E796B">
        <w:rPr>
          <w:rFonts w:hint="eastAsia"/>
        </w:rPr>
        <w:instrText>“</w:instrText>
      </w:r>
      <w:r w:rsidR="006E796B">
        <w:rPr>
          <w:rFonts w:hint="eastAsia"/>
        </w:rPr>
        <w:instrText>big data</w:instrText>
      </w:r>
      <w:r w:rsidR="006E796B">
        <w:rPr>
          <w:rFonts w:hint="eastAsia"/>
        </w:rPr>
        <w:instrText>”</w:instrText>
      </w:r>
      <w:r w:rsidR="006E796B">
        <w:rPr>
          <w:rFonts w:hint="eastAsia"/>
        </w:rPr>
        <w:instrText xml:space="preserve"> and algorithmic advice it generates.\n\n</w:instrText>
      </w:r>
      <w:r w:rsidR="006E796B">
        <w:rPr>
          <w:rFonts w:hint="eastAsia"/>
        </w:rPr>
        <w:instrText>【摘要翻译】尽管计算算法经常优于人类的判断，但公认的智慧表明，人们可能会对依赖它们持怀疑态度（</w:instrText>
      </w:r>
      <w:r w:rsidR="006E796B">
        <w:rPr>
          <w:rFonts w:hint="eastAsia"/>
        </w:rPr>
        <w:instrText>Dawes,1979</w:instrText>
      </w:r>
      <w:r w:rsidR="006E796B">
        <w:rPr>
          <w:rFonts w:hint="eastAsia"/>
        </w:rPr>
        <w:instrText>）。与这种观点相反，六个实验的结果表明，当外行人认为建议来自算法而不是来自个人时，他们会更坚持建议。当人们对视觉刺激进行数值估计（实验</w:instrText>
      </w:r>
      <w:r w:rsidR="006E796B">
        <w:rPr>
          <w:rFonts w:hint="eastAsia"/>
        </w:rPr>
        <w:instrText>1A</w:instrText>
      </w:r>
      <w:r w:rsidR="006E796B">
        <w:rPr>
          <w:rFonts w:hint="eastAsia"/>
        </w:rPr>
        <w:instrText>）和预测歌曲的受欢迎程度和浪漫吸引力（实验</w:instrText>
      </w:r>
      <w:r w:rsidR="006E796B">
        <w:rPr>
          <w:rFonts w:hint="eastAsia"/>
        </w:rPr>
        <w:instrText>1B</w:instrText>
      </w:r>
      <w:r w:rsidR="006E796B">
        <w:rPr>
          <w:rFonts w:hint="eastAsia"/>
        </w:rPr>
        <w:instrText>和</w:instrText>
      </w:r>
      <w:r w:rsidR="006E796B">
        <w:rPr>
          <w:rFonts w:hint="eastAsia"/>
        </w:rPr>
        <w:instrText>1C</w:instrText>
      </w:r>
      <w:r w:rsidR="006E796B">
        <w:rPr>
          <w:rFonts w:hint="eastAsia"/>
        </w:rPr>
        <w:instrText>）时，他们表现出了这种效应，我们称之为算法欣赏。然而，研究人员预测了相反的结果（实验</w:instrText>
      </w:r>
      <w:r w:rsidR="006E796B">
        <w:rPr>
          <w:rFonts w:hint="eastAsia"/>
        </w:rPr>
        <w:instrText>1D</w:instrText>
      </w:r>
      <w:r w:rsidR="006E796B">
        <w:rPr>
          <w:rFonts w:hint="eastAsia"/>
        </w:rPr>
        <w:instrText>）。当建议共同或单独出现时，算法欣赏持续存在（实验</w:instrText>
      </w:r>
      <w:r w:rsidR="006E796B">
        <w:rPr>
          <w:rFonts w:hint="eastAsia"/>
        </w:rPr>
        <w:instrText>2</w:instrText>
      </w:r>
      <w:r w:rsidR="006E796B">
        <w:rPr>
          <w:rFonts w:hint="eastAsia"/>
        </w:rPr>
        <w:instrText>）。然而，当人们在算法的估计和他们自己的估计之间做出选择（相对于外部顾问的；实验</w:instrText>
      </w:r>
      <w:r w:rsidR="006E796B">
        <w:rPr>
          <w:rFonts w:hint="eastAsia"/>
        </w:rPr>
        <w:instrText>3</w:instrText>
      </w:r>
      <w:r w:rsidR="006E796B">
        <w:rPr>
          <w:rFonts w:hint="eastAsia"/>
        </w:rPr>
        <w:instrText>）并且他们有预测方面的专业知识（实验</w:instrText>
      </w:r>
      <w:r w:rsidR="006E796B">
        <w:rPr>
          <w:rFonts w:hint="eastAsia"/>
        </w:rPr>
        <w:instrText>4</w:instrText>
      </w:r>
      <w:r w:rsidR="006E796B">
        <w:rPr>
          <w:rFonts w:hint="eastAsia"/>
        </w:rPr>
        <w:instrText>）。矛盾的是，定期进行预测的经验丰富的专业人士比外行人更少依赖算法建议，这损害了他们的准确性。这些结果揭示了一个重要问题，即人们何时依赖算法建议而不是来自人类的建议，并对“大数据”及其生成的算法建议的使用产生了影响。</w:instrText>
      </w:r>
      <w:r w:rsidR="006E796B">
        <w:instrText>","call-number":"2","container-title":"Organizational Behavior and Human Decision Processes","DOI":"10.1016/j.obhdp.2018.12.005","ISSN":"0749-5978","journalAbbreviation":"Organ. Behav. Hum. Decis. Process.","note":"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Algorithms</w:instrText>
      </w:r>
      <w:r w:rsidR="006E796B">
        <w:rPr>
          <w:rFonts w:hint="eastAsia"/>
        </w:rPr>
        <w:instrText>、</w:instrText>
      </w:r>
      <w:r w:rsidR="006E796B">
        <w:instrText>Accuracy</w:instrText>
      </w:r>
      <w:r w:rsidR="006E796B">
        <w:rPr>
          <w:rFonts w:hint="eastAsia"/>
        </w:rPr>
        <w:instrText>、</w:instrText>
      </w:r>
      <w:r w:rsidR="006E796B">
        <w:instrText>Advice-t</w:instrText>
      </w:r>
      <w:r w:rsidR="006E796B">
        <w:rPr>
          <w:rFonts w:hint="eastAsia"/>
        </w:rPr>
        <w:instrText>aking</w:instrText>
      </w:r>
      <w:r w:rsidR="006E796B">
        <w:rPr>
          <w:rFonts w:hint="eastAsia"/>
        </w:rPr>
        <w:instrText>、</w:instrText>
      </w:r>
      <w:r w:rsidR="006E796B">
        <w:rPr>
          <w:rFonts w:hint="eastAsia"/>
        </w:rPr>
        <w:instrText>Decision-making</w:instrText>
      </w:r>
      <w:r w:rsidR="006E796B">
        <w:rPr>
          <w:rFonts w:hint="eastAsia"/>
        </w:rPr>
        <w:instrText>、</w:instrText>
      </w:r>
      <w:r w:rsidR="006E796B">
        <w:rPr>
          <w:rFonts w:hint="eastAsia"/>
        </w:rPr>
        <w:instrText>Forecasting</w:instrText>
      </w:r>
      <w:r w:rsidR="006E796B">
        <w:rPr>
          <w:rFonts w:hint="eastAsia"/>
        </w:rPr>
        <w:instrText>、</w:instrText>
      </w:r>
      <w:r w:rsidR="006E796B">
        <w:rPr>
          <w:rFonts w:hint="eastAsia"/>
        </w:rPr>
        <w:instrText>Theory of machine","page":"90-103","source":"4.6 (Q1)","title":"Algorithm appreciation: People prefer algorithmic to human judgment","title-short":"Algorithm appreciation: People prefer algorithmic to human judgment</w:instrText>
      </w:r>
      <w:r w:rsidR="006E796B">
        <w:rPr>
          <w:rFonts w:hint="eastAsia"/>
        </w:rPr>
        <w:instrText>算法欣赏：人们更喜欢算法而不是人类判断</w:instrText>
      </w:r>
      <w:r w:rsidR="006E796B">
        <w:rPr>
          <w:rFonts w:hint="eastAsia"/>
        </w:rPr>
        <w:instrText>","volume":"151","author":[{"family":"Logg","given":"Jennifer M."},{"family":"Minson","given":"Julia A."},{"family":"Moore","given":"Don A."}],"issued":{"date-parts":[["2019",3,1]]}},"label":"page"},{"id":"xILCbqsa/OAXd0k8p","uris":["http://z</w:instrText>
      </w:r>
      <w:r w:rsidR="006E796B">
        <w:instrText>otero.org/users/8905122/items/A36VY4LB"],"itemData":{"id":152,"type":"article-journal","abstract":"Professions continue to be the primary means through which societies institutionalize expertise. Recent analyses and narratives predict that artificial intelligence (AI) will make meaningful inroads into non-routine reasoning about complex cases, threatening the authority of professions. These predictions, we argue, draw on substantialist understandings of expertise as an intellectual possession, a mental achievement, or a cognitive state performed - by humans or machines - to achieve effects. A synthesis of empirical studies shows that expertise is more accurately conceptualized as relationally constituted - generated, applied, and recognized - through interactions. Relational expertise creates challenges of opacity, translation, and accountability for the development and deployment of AI technologies in the context of professional work. A relational understanding of expertise disrupts notions that professi</w:instrText>
      </w:r>
      <w:r w:rsidR="006E796B">
        <w:rPr>
          <w:rFonts w:hint="eastAsia"/>
        </w:rPr>
        <w:instrText>ons may be augmented with, subordinated to, or dismantled by AI technologies. Instead, AI technologies are embedded in the network of interactions through which the relational expertise of professions is constituted.\n\n</w:instrText>
      </w:r>
      <w:r w:rsidR="006E796B">
        <w:rPr>
          <w:rFonts w:hint="eastAsia"/>
        </w:rPr>
        <w:instrText>【摘要翻译】职业仍然是社会将专业知识制度化的主要手段。最近的分析和叙述预测，人工智能（</w:instrText>
      </w:r>
      <w:r w:rsidR="006E796B">
        <w:rPr>
          <w:rFonts w:hint="eastAsia"/>
        </w:rPr>
        <w:instrText>AI</w:instrText>
      </w:r>
      <w:r w:rsidR="006E796B">
        <w:rPr>
          <w:rFonts w:hint="eastAsia"/>
        </w:rPr>
        <w:instrText>）将对复杂案件的非常规推理产生有意义的影响，威胁到专业的权威。我们认为，这些预测借鉴了实体主义对专业知识的理解，即专业知识是一种智力资产、一种精神成就或一种认知状态——由人类或机器——以达到效果。实证研究的综合表明，专业知识被更准确地概念化为通过互动关系构成的——产生、应用和认可。在专业工作的背景下，关系专业知识为人工智能技术的开发和部署带来了不透明、翻译和责任的挑战。对专业知识的关系理解打破了专业可能被人工智能技术增强、从属于或瓦解的观念。相反，人工智能技术嵌入在互动网络中，通过互动网络构成了职业的关系专业知识。</w:instrText>
      </w:r>
      <w:r w:rsidR="006E796B">
        <w:instrText>","call-number":"1","container-title":"Journal of Management Studies","DOI":"10.1111/joms.12915","ISSN":"0022-2380","journalAbbreviation":"J. Manage. Stud.","language":"en","note":"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technology</w:instrText>
      </w:r>
      <w:r w:rsidR="006E796B">
        <w:rPr>
          <w:rFonts w:hint="eastAsia"/>
        </w:rPr>
        <w:instrText>、</w:instrText>
      </w:r>
      <w:r w:rsidR="006E796B">
        <w:instrText>work</w:instrText>
      </w:r>
      <w:r w:rsidR="006E796B">
        <w:rPr>
          <w:rFonts w:hint="eastAsia"/>
        </w:rPr>
        <w:instrText>、</w:instrText>
      </w:r>
      <w:r w:rsidR="006E796B">
        <w:instrText>artificial intelligence</w:instrText>
      </w:r>
      <w:r w:rsidR="006E796B">
        <w:rPr>
          <w:rFonts w:hint="eastAsia"/>
        </w:rPr>
        <w:instrText>、</w:instrText>
      </w:r>
      <w:r w:rsidR="006E796B">
        <w:instrText>SCIENCE</w:instrText>
      </w:r>
      <w:r w:rsidR="006E796B">
        <w:rPr>
          <w:rFonts w:hint="eastAsia"/>
        </w:rPr>
        <w:instrText>、</w:instrText>
      </w:r>
      <w:r w:rsidR="006E796B">
        <w:rPr>
          <w:rFonts w:hint="eastAsia"/>
        </w:rPr>
        <w:instrText>ARTIFICIAL-INTELLIGENCE</w:instrText>
      </w:r>
      <w:r w:rsidR="006E796B">
        <w:rPr>
          <w:rFonts w:hint="eastAsia"/>
        </w:rPr>
        <w:instrText>、</w:instrText>
      </w:r>
      <w:r w:rsidR="006E796B">
        <w:rPr>
          <w:rFonts w:hint="eastAsia"/>
        </w:rPr>
        <w:instrText>expertise</w:instrText>
      </w:r>
      <w:r w:rsidR="006E796B">
        <w:rPr>
          <w:rFonts w:hint="eastAsia"/>
        </w:rPr>
        <w:instrText>、</w:instrText>
      </w:r>
      <w:r w:rsidR="006E796B">
        <w:rPr>
          <w:rFonts w:hint="eastAsia"/>
        </w:rPr>
        <w:instrText>BOUNDARY OBJECTS</w:instrText>
      </w:r>
      <w:r w:rsidR="006E796B">
        <w:rPr>
          <w:rFonts w:hint="eastAsia"/>
        </w:rPr>
        <w:instrText>、</w:instrText>
      </w:r>
      <w:r w:rsidR="006E796B">
        <w:rPr>
          <w:rFonts w:hint="eastAsia"/>
        </w:rPr>
        <w:instrText>EARNINGS INEQUALITY</w:instrText>
      </w:r>
      <w:r w:rsidR="006E796B">
        <w:rPr>
          <w:rFonts w:hint="eastAsia"/>
        </w:rPr>
        <w:instrText>、</w:instrText>
      </w:r>
      <w:r w:rsidR="006E796B">
        <w:rPr>
          <w:rFonts w:hint="eastAsia"/>
        </w:rPr>
        <w:instrText>KNOWLEDGE MANAGEMENT</w:instrText>
      </w:r>
      <w:r w:rsidR="006E796B">
        <w:rPr>
          <w:rFonts w:hint="eastAsia"/>
        </w:rPr>
        <w:instrText>、</w:instrText>
      </w:r>
      <w:r w:rsidR="006E796B">
        <w:rPr>
          <w:rFonts w:hint="eastAsia"/>
        </w:rPr>
        <w:instrText>PROFESSIONAL CONSTRUCTION</w:instrText>
      </w:r>
      <w:r w:rsidR="006E796B">
        <w:rPr>
          <w:rFonts w:hint="eastAsia"/>
        </w:rPr>
        <w:instrText>、</w:instrText>
      </w:r>
      <w:r w:rsidR="006E796B">
        <w:rPr>
          <w:rFonts w:hint="eastAsia"/>
        </w:rPr>
        <w:instrText>professions</w:instrText>
      </w:r>
      <w:r w:rsidR="006E796B">
        <w:rPr>
          <w:rFonts w:hint="eastAsia"/>
        </w:rPr>
        <w:instrText>、</w:instrText>
      </w:r>
      <w:r w:rsidR="006E796B">
        <w:rPr>
          <w:rFonts w:hint="eastAsia"/>
        </w:rPr>
        <w:instrText>relationality</w:instrText>
      </w:r>
      <w:r w:rsidR="006E796B">
        <w:rPr>
          <w:rFonts w:hint="eastAsia"/>
        </w:rPr>
        <w:instrText>、</w:instrText>
      </w:r>
      <w:r w:rsidR="006E796B">
        <w:rPr>
          <w:rFonts w:hint="eastAsia"/>
        </w:rPr>
        <w:instrText>SOCIOLOGY</w:instrText>
      </w:r>
      <w:r w:rsidR="006E796B">
        <w:rPr>
          <w:rFonts w:hint="eastAsia"/>
        </w:rPr>
        <w:instrText>、</w:instrText>
      </w:r>
      <w:r w:rsidR="006E796B">
        <w:rPr>
          <w:rFonts w:hint="eastAsia"/>
        </w:rPr>
        <w:instrText>TECHNOLOGICAL-CHANGE</w:instrText>
      </w:r>
      <w:r w:rsidR="006E796B">
        <w:rPr>
          <w:rFonts w:hint="eastAsia"/>
        </w:rPr>
        <w:instrText>、</w:instrText>
      </w:r>
      <w:r w:rsidR="006E796B">
        <w:rPr>
          <w:rFonts w:hint="eastAsia"/>
        </w:rPr>
        <w:instrText>US</w:instrText>
      </w:r>
      <w:r w:rsidR="006E796B">
        <w:rPr>
          <w:rFonts w:hint="eastAsia"/>
        </w:rPr>
        <w:instrText>、</w:instrText>
      </w:r>
      <w:r w:rsidR="006E796B">
        <w:rPr>
          <w:rFonts w:hint="eastAsia"/>
        </w:rPr>
        <w:instrText>WORK","source":"10.5 (Q1)","title":"Relational expertise: What machines can'</w:instrText>
      </w:r>
      <w:r w:rsidR="006E796B">
        <w:instrText xml:space="preserve">t know","title-short":"Relational expertise","URL":"https://onlinelibrary.wiley.com/doi/10.1111/joms.12915","volume":"ePub ahead of print","author":[{"family":"Pakarinen","given":"Pauli"},{"family":"Huising","given":"Ruthanne"}],"accessed":{"date-parts":[["2024",6,3]]},"issued":{"date-parts":[["2023",3,25]]}},"label":"page"}],"schema":"https://github.com/citation-style-language/schema/raw/master/csl-citation.json"} </w:instrText>
      </w:r>
      <w:r w:rsidR="00833EB1" w:rsidRPr="0022223D">
        <w:fldChar w:fldCharType="separate"/>
      </w:r>
      <w:r w:rsidR="00FB59A6" w:rsidRPr="00FB59A6">
        <w:t>(Logg et al., 2019; Pakarinen &amp; Huising, 2023)</w:t>
      </w:r>
      <w:r w:rsidR="00833EB1" w:rsidRPr="0022223D">
        <w:fldChar w:fldCharType="end"/>
      </w:r>
      <w:r w:rsidRPr="0022223D">
        <w:t xml:space="preserve">. This authority signaling occurs for multiple reasons. AI systems may appear to possess vast databases and computational power, which creates a perception of comprehensive and reliable answers. We show that in </w:t>
      </w:r>
      <w:r w:rsidR="000F0C8D" w:rsidRPr="0022223D">
        <w:t xml:space="preserve">online </w:t>
      </w:r>
      <w:r w:rsidRPr="0022223D">
        <w:t xml:space="preserve">technical Q&amp;A communities, this source effect exists only for AI and not for human answerers—even highly reputable ones who produce comparable quality answers. Users appear to attribute unwarranted authority to AI systems. This insight has significant implications for human-AI interactions in </w:t>
      </w:r>
      <w:r w:rsidR="002C29E2" w:rsidRPr="0022223D">
        <w:t xml:space="preserve">online </w:t>
      </w:r>
      <w:r w:rsidR="00E30040" w:rsidRPr="0022223D">
        <w:t>Q&amp;A</w:t>
      </w:r>
      <w:r w:rsidRPr="0022223D">
        <w:t xml:space="preserve"> platforms and raises concerns about </w:t>
      </w:r>
      <w:r w:rsidR="002C29E2" w:rsidRPr="0022223D">
        <w:t xml:space="preserve">the </w:t>
      </w:r>
      <w:r w:rsidRPr="0022223D">
        <w:t>potential over-recognition of AI in specific contexts.</w:t>
      </w:r>
    </w:p>
    <w:p w14:paraId="7AFC94E8" w14:textId="2F86634B" w:rsidR="00C14468" w:rsidRPr="0022223D" w:rsidRDefault="00C14468" w:rsidP="00633022">
      <w:pPr>
        <w:pStyle w:val="Paragraph0"/>
      </w:pPr>
      <w:r w:rsidRPr="0022223D">
        <w:t>Fourth, our analysis reveals that human answerers respond to AI-generated content by differentiating their contributions through unique, experience-based insights that AI cannot replicate. This finding contributes to ongoing discussions about AI</w:t>
      </w:r>
      <w:r w:rsidR="00144466" w:rsidRPr="0022223D">
        <w:t>’</w:t>
      </w:r>
      <w:r w:rsidRPr="0022223D">
        <w:t xml:space="preserve">s role in human-AI interactions </w:t>
      </w:r>
      <w:r w:rsidR="005C4A57" w:rsidRPr="0022223D">
        <w:fldChar w:fldCharType="begin"/>
      </w:r>
      <w:r w:rsidR="006E796B">
        <w:instrText xml:space="preserve"> ADDIN ZOTERO_ITEM CSL_CITATION {"citationID":"tBzpNSAS","properties":{"formattedCitation":"(Bayer &amp; Renou, 2024; Law &amp; Shen, 2024; W. Wang et al., 2024)","plainCitation":"(Bayer &amp; Renou, 2024; Law &amp; Shen, 2024; W. Wang et al., 2024)","dontUpdate":true,"noteIndex":0},"citationItems":[{"id":"xILCbqsa/9PBWmQMe","uris":["http://zotero.org/users/8905122/items/MYCHZVJA"],"itemData":{"id":148,"type":"article-journal","abstract":"The resolution of complex problems is widely seen as the next challenge for hybrid human–artificial intelligence (AI) teams. This paper uses experiments to assess whether there is a difference in the quality of human reasoning depending on whether the humans interact with humans or algorithms. For this purpose, we design an interactive reasoning task and compare the performance of humans when paired with other humans and AI. Varying the difficulty of the task (i.e., steps of counterfactual reasoning required), we find that, for simple tasks, subjects perform much better if they play with other humans, whereas the opposite is true for difficult problems. Additional experiments in which subjects play with human experts show that the differences are driven by the knowledge that AI reasons correctly rather than that it is nonhuman. This pap</w:instrText>
      </w:r>
      <w:r w:rsidR="006E796B">
        <w:rPr>
          <w:rFonts w:hint="eastAsia"/>
        </w:rPr>
        <w:instrText>er was accepted by Elena Katok, special issue on the human-algorithm connection. Supplemental Material: The data files are available at https://doi.org/10.1287/mnsc.2023.03315 .\n\n</w:instrText>
      </w:r>
      <w:r w:rsidR="006E796B">
        <w:rPr>
          <w:rFonts w:hint="eastAsia"/>
        </w:rPr>
        <w:instrText>【摘要翻译】解决复杂问题被广泛视为混合人类</w:instrText>
      </w:r>
      <w:r w:rsidR="006E796B">
        <w:rPr>
          <w:rFonts w:hint="eastAsia"/>
        </w:rPr>
        <w:instrText>-</w:instrText>
      </w:r>
      <w:r w:rsidR="006E796B">
        <w:rPr>
          <w:rFonts w:hint="eastAsia"/>
        </w:rPr>
        <w:instrText>人工智能（</w:instrText>
      </w:r>
      <w:r w:rsidR="006E796B">
        <w:rPr>
          <w:rFonts w:hint="eastAsia"/>
        </w:rPr>
        <w:instrText>AI</w:instrText>
      </w:r>
      <w:r w:rsidR="006E796B">
        <w:rPr>
          <w:rFonts w:hint="eastAsia"/>
        </w:rPr>
        <w:instrText>）团队的下一个挑战。本文使用实验来评估人类推理的质量是否存在差异，这取决于人类是与人类还是与算法交互。为此，我们设计了一个交互式推理任务，并比较了人类与其他人类和</w:instrText>
      </w:r>
      <w:r w:rsidR="006E796B">
        <w:rPr>
          <w:rFonts w:hint="eastAsia"/>
        </w:rPr>
        <w:instrText>AI</w:instrText>
      </w:r>
      <w:r w:rsidR="006E796B">
        <w:rPr>
          <w:rFonts w:hint="eastAsia"/>
        </w:rPr>
        <w:instrText>配对时的表现。改变任务的难度（即需要反事实推理的步骤），我们发现，对于简单的任务，如果受试者与其他人一起玩，他们的表现会好得多，而对于困难的问题，情况正好相反。受试者与人类专家一起玩的其他实验表明，差异是由人工智能正确推理的知识而不是它是非人类的知识驱动的。这篇论文被</w:instrText>
      </w:r>
      <w:r w:rsidR="006E796B">
        <w:rPr>
          <w:rFonts w:hint="eastAsia"/>
        </w:rPr>
        <w:instrText>Elena Katok</w:instrText>
      </w:r>
      <w:r w:rsidR="006E796B">
        <w:rPr>
          <w:rFonts w:hint="eastAsia"/>
        </w:rPr>
        <w:instrText>接受，关于人与算法联系的特刊。补充材料：数据文件可在</w:instrText>
      </w:r>
      <w:r w:rsidR="006E796B">
        <w:rPr>
          <w:rFonts w:hint="eastAsia"/>
        </w:rPr>
        <w:instrText>https://doi.org/10.1287/mnsc.2023.03315</w:instrText>
      </w:r>
      <w:r w:rsidR="006E796B">
        <w:rPr>
          <w:rFonts w:hint="eastAsia"/>
        </w:rPr>
        <w:instrText>获得。</w:instrText>
      </w:r>
      <w:r w:rsidR="006E796B">
        <w:rPr>
          <w:rFonts w:hint="eastAsia"/>
        </w:rPr>
        <w:instrText>","c</w:instrText>
      </w:r>
      <w:r w:rsidR="006E796B">
        <w:instrText>all-number":"1","container-title":"Management Science","DOI":"10.1287/mnsc.2023.03315","ISSN":"0025-1909","journalAbbreviation":"Manage.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Human–AI interaction</w:instrText>
      </w:r>
      <w:r w:rsidR="006E796B">
        <w:rPr>
          <w:rFonts w:hint="eastAsia"/>
        </w:rPr>
        <w:instrText>、</w:instrText>
      </w:r>
      <w:r w:rsidR="006E796B">
        <w:instrText>joint problem solving</w:instrText>
      </w:r>
      <w:r w:rsidR="006E796B">
        <w:rPr>
          <w:rFonts w:hint="eastAsia"/>
        </w:rPr>
        <w:instrText>、</w:instrText>
      </w:r>
      <w:r w:rsidR="006E796B">
        <w:instrText>reasoning quality","source":"5.4 (Q1)","title":"Interacting with man or machine: When do humans reason better?","title-short":"Interacting with man or machine","URL":"https://pubsonline.informs.org/doi/10.1287/mnsc.2023.03315","volume":"ePub ahead of print","author":[{"family":"Bayer","given":"Ralph-Christopher"},{"family":"Renou","given":"Ludovic"}],"accessed":{"date-parts":[["2024",9,12]]},"issued":{"date-parts":[["2024",7,3]]}},"label":"page"},{"id":"xILCbqsa/c56pzEhl","uris":["http://zotero.org/users/8905122/items/JGHUSYFH"],"itemData":{"id":149,"type":"article-journal","abstract":"Does artificial intelligence (AI) displace auditors? We exploit the staggered hiring of AI employees at audit office locations across the United States as a proxy for the use of AI at local audit offices. The main findings are as follows. First, relative to audit offices that do not yet hire AI employees, those that do hire AI employees have a 4.3% increase in the number of auditor jobs, particularly among junior and midlevel auditors. Second, using AI is associated with an increased demand for soft skills (e.g., cognitive skills) in auditor jobs. Third, audit offices that use AI have more accurate going concern and internal control opinions. Semistructured interviews of 11 seasoned audit partners confirm that investment in AI is centralized at the national level, but the decision to deploy it often resides at the local audit office level. Notably, none of the partners believe that AI has replaced or will replace human auditors. Overall, our study—comprisi</w:instrText>
      </w:r>
      <w:r w:rsidR="006E796B">
        <w:rPr>
          <w:rFonts w:hint="eastAsia"/>
        </w:rPr>
        <w:instrText>ng both empirical and qualitative data</w:instrText>
      </w:r>
      <w:r w:rsidR="006E796B">
        <w:rPr>
          <w:rFonts w:hint="eastAsia"/>
        </w:rPr>
        <w:instrText>—</w:instrText>
      </w:r>
      <w:r w:rsidR="006E796B">
        <w:rPr>
          <w:rFonts w:hint="eastAsia"/>
        </w:rPr>
        <w:instrText>suggests that using AI does not replace auditors, but rather changes the skills required for these jobs and improves audit quality.</w:instrText>
      </w:r>
      <w:r w:rsidR="006E796B">
        <w:rPr>
          <w:rFonts w:hint="eastAsia"/>
        </w:rPr>
        <w:instrText>人工智能</w:instrText>
      </w:r>
      <w:r w:rsidR="006E796B">
        <w:rPr>
          <w:rFonts w:hint="eastAsia"/>
        </w:rPr>
        <w:instrText xml:space="preserve"> (AI) </w:instrText>
      </w:r>
      <w:r w:rsidR="006E796B">
        <w:rPr>
          <w:rFonts w:hint="eastAsia"/>
        </w:rPr>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6E796B">
        <w:rPr>
          <w:rFonts w:hint="eastAsia"/>
        </w:rPr>
        <w:instrText xml:space="preserve"> 4.3%</w:instrText>
      </w:r>
      <w:r w:rsidR="006E796B">
        <w:rPr>
          <w:rFonts w:hint="eastAsia"/>
        </w:rPr>
        <w:instrText>，尤其是初级和中级审计师。其次，使用人工智能与审计师工作中对软技能（例如认知技能）的需求增加相关。第三，使用人工智能的审计机构拥有更准确的持续经营和内部控制意见。对</w:instrText>
      </w:r>
      <w:r w:rsidR="006E796B">
        <w:rPr>
          <w:rFonts w:hint="eastAsia"/>
        </w:rPr>
        <w:instrText xml:space="preserve"> 11 </w:instrText>
      </w:r>
      <w:r w:rsidR="006E796B">
        <w:rPr>
          <w:rFonts w:hint="eastAsia"/>
        </w:rPr>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6E796B">
        <w:rPr>
          <w:rFonts w:hint="eastAsia"/>
        </w:rPr>
        <w:instrText xml:space="preserve"> This paper was accepted by Suraj Srinivasan, accounting.</w:instrText>
      </w:r>
      <w:r w:rsidR="006E796B">
        <w:rPr>
          <w:rFonts w:hint="eastAsia"/>
        </w:rPr>
        <w:instrText>这篇论文被会计人员</w:instrText>
      </w:r>
      <w:r w:rsidR="006E796B">
        <w:rPr>
          <w:rFonts w:hint="eastAsia"/>
        </w:rPr>
        <w:instrText xml:space="preserve"> Suraj Srinivasan </w:instrText>
      </w:r>
      <w:r w:rsidR="006E796B">
        <w:rPr>
          <w:rFonts w:hint="eastAsia"/>
        </w:rPr>
        <w:instrText>接受。</w:instrText>
      </w:r>
      <w:r w:rsidR="006E796B">
        <w:rPr>
          <w:rFonts w:hint="eastAsia"/>
        </w:rPr>
        <w:instrText xml:space="preserve"> Funding: K. K. F. Law</w:instrText>
      </w:r>
      <w:r w:rsidR="006E796B">
        <w:rPr>
          <w:rFonts w:hint="eastAsia"/>
        </w:rPr>
        <w:instrText>’</w:instrText>
      </w:r>
      <w:r w:rsidR="006E796B">
        <w:rPr>
          <w:rFonts w:hint="eastAsia"/>
        </w:rPr>
        <w:instrText>s research is supported by the Start-Up Grant from Nanyang Technological University and the Ministry of Education (MO</w:instrText>
      </w:r>
      <w:r w:rsidR="006E796B">
        <w:instrText>E), Singapore, under its Academic Research Fund Tier 1 [Grant RG128/20]. M. Shen’s research is supported by the Start-Up Grant from the National University of Singapore [Grant A-0003914-00-00] and the MOE under its Academic Research Fund Tier 1 [Grant A-8</w:instrText>
      </w:r>
      <w:r w:rsidR="006E796B">
        <w:rPr>
          <w:rFonts w:hint="eastAsia"/>
        </w:rPr>
        <w:instrText>000098-00-00].</w:instrText>
      </w:r>
      <w:r w:rsidR="006E796B">
        <w:rPr>
          <w:rFonts w:hint="eastAsia"/>
        </w:rPr>
        <w:instrText>资助：</w:instrText>
      </w:r>
      <w:r w:rsidR="006E796B">
        <w:rPr>
          <w:rFonts w:hint="eastAsia"/>
        </w:rPr>
        <w:instrText xml:space="preserve"> KKF Law </w:instrText>
      </w:r>
      <w:r w:rsidR="006E796B">
        <w:rPr>
          <w:rFonts w:hint="eastAsia"/>
        </w:rPr>
        <w:instrText>的研究得到了南洋理工大学和新加坡教育部</w:instrText>
      </w:r>
      <w:r w:rsidR="006E796B">
        <w:rPr>
          <w:rFonts w:hint="eastAsia"/>
        </w:rPr>
        <w:instrText xml:space="preserve"> (MOE) </w:instrText>
      </w:r>
      <w:r w:rsidR="006E796B">
        <w:rPr>
          <w:rFonts w:hint="eastAsia"/>
        </w:rPr>
        <w:instrText>学术研究基金第</w:instrText>
      </w:r>
      <w:r w:rsidR="006E796B">
        <w:rPr>
          <w:rFonts w:hint="eastAsia"/>
        </w:rPr>
        <w:instrText xml:space="preserve"> 1 </w:instrText>
      </w:r>
      <w:r w:rsidR="006E796B">
        <w:rPr>
          <w:rFonts w:hint="eastAsia"/>
        </w:rPr>
        <w:instrText>级</w:instrText>
      </w:r>
      <w:r w:rsidR="006E796B">
        <w:rPr>
          <w:rFonts w:hint="eastAsia"/>
        </w:rPr>
        <w:instrText xml:space="preserve"> [Grant RG128/20] </w:instrText>
      </w:r>
      <w:r w:rsidR="006E796B">
        <w:rPr>
          <w:rFonts w:hint="eastAsia"/>
        </w:rPr>
        <w:instrText>的启动补助金的支持。</w:instrText>
      </w:r>
      <w:r w:rsidR="006E796B">
        <w:rPr>
          <w:rFonts w:hint="eastAsia"/>
        </w:rPr>
        <w:instrText xml:space="preserve"> M. Shen </w:instrText>
      </w:r>
      <w:r w:rsidR="006E796B">
        <w:rPr>
          <w:rFonts w:hint="eastAsia"/>
        </w:rPr>
        <w:instrText>的研究得到了新加坡国立大学的启动补助金</w:instrText>
      </w:r>
      <w:r w:rsidR="006E796B">
        <w:rPr>
          <w:rFonts w:hint="eastAsia"/>
        </w:rPr>
        <w:instrText xml:space="preserve"> [Grant A-0003914-00-00] </w:instrText>
      </w:r>
      <w:r w:rsidR="006E796B">
        <w:rPr>
          <w:rFonts w:hint="eastAsia"/>
        </w:rPr>
        <w:instrText>和教育部学术研究基金一级</w:instrText>
      </w:r>
      <w:r w:rsidR="006E796B">
        <w:rPr>
          <w:rFonts w:hint="eastAsia"/>
        </w:rPr>
        <w:instrText xml:space="preserve"> [Grant A-8000098-00-00] </w:instrText>
      </w:r>
      <w:r w:rsidR="006E796B">
        <w:rPr>
          <w:rFonts w:hint="eastAsia"/>
        </w:rPr>
        <w:instrText>的支持。</w:instrText>
      </w:r>
      <w:r w:rsidR="006E796B">
        <w:rPr>
          <w:rFonts w:hint="eastAsia"/>
        </w:rPr>
        <w:instrText xml:space="preserve"> Supplemental Material: The online appendix and data files are available at https://doi-org.ezproxy.cityu.edu.hk/10.1287/mnsc.2022.04040.</w:instrText>
      </w:r>
      <w:r w:rsidR="006E796B">
        <w:rPr>
          <w:rFonts w:hint="eastAsia"/>
        </w:rPr>
        <w:instrText>补充材料：在线附录和数据文件可在</w:instrText>
      </w:r>
      <w:r w:rsidR="006E796B">
        <w:rPr>
          <w:rFonts w:hint="eastAsia"/>
        </w:rPr>
        <w:instrText>https://doi-org.ezproxy.cityu.edu.hk/10.1287/mnsc.2022.04040</w:instrText>
      </w:r>
      <w:r w:rsidR="006E796B">
        <w:rPr>
          <w:rFonts w:hint="eastAsia"/>
        </w:rPr>
        <w:instrText>获取。</w:instrText>
      </w:r>
      <w:r w:rsidR="006E796B">
        <w:rPr>
          <w:rFonts w:hint="eastAsia"/>
        </w:rPr>
        <w:instrText>\n\n</w:instrText>
      </w:r>
      <w:r w:rsidR="006E796B">
        <w:rPr>
          <w:rFonts w:hint="eastAsia"/>
        </w:rPr>
        <w:instrText>【摘要翻译】人工智能（</w:instrText>
      </w:r>
      <w:r w:rsidR="006E796B">
        <w:rPr>
          <w:rFonts w:hint="eastAsia"/>
        </w:rPr>
        <w:instrText>AI</w:instrText>
      </w:r>
      <w:r w:rsidR="006E796B">
        <w:rPr>
          <w:rFonts w:hint="eastAsia"/>
        </w:rPr>
        <w:instrText>）会取代审计师吗？我们利用美国各地审计办公室错开雇用人工智能员工的方式，作为当地审计办公室使用人工智能的代理。主要发现如下。首先，相对于尚未雇用人工智能员工的审计办公室，那些雇用人工智能员工的审计办公室的审计员职位数量增加了</w:instrText>
      </w:r>
      <w:r w:rsidR="006E796B">
        <w:rPr>
          <w:rFonts w:hint="eastAsia"/>
        </w:rPr>
        <w:instrText>4.3%</w:instrText>
      </w:r>
      <w:r w:rsidR="006E796B">
        <w:rPr>
          <w:rFonts w:hint="eastAsia"/>
        </w:rPr>
        <w:instrText>，特别是在初级和中级审计员中。其次，使用人工智能与审计师工作中对软技能（如认知技能）的需求增加有关。第三，使用</w:instrText>
      </w:r>
      <w:r w:rsidR="006E796B">
        <w:rPr>
          <w:rFonts w:hint="eastAsia"/>
        </w:rPr>
        <w:instrText>AI</w:instrText>
      </w:r>
      <w:r w:rsidR="006E796B">
        <w:rPr>
          <w:rFonts w:hint="eastAsia"/>
        </w:rPr>
        <w:instrText>的审计事务所有更准确的持续经营和内部控制意见。对</w:instrText>
      </w:r>
      <w:r w:rsidR="006E796B">
        <w:rPr>
          <w:rFonts w:hint="eastAsia"/>
        </w:rPr>
        <w:instrText>11</w:instrText>
      </w:r>
      <w:r w:rsidR="006E796B">
        <w:rPr>
          <w:rFonts w:hint="eastAsia"/>
        </w:rPr>
        <w:instrText>名经验丰富的审计合作伙伴的半结构化访谈证实，对人工智能的投资集中在国家层面，但部署人工智能的决定往往在当地审计办公室层面。值得注意的是，没有一个合作伙伴认为人工智能已经或将取代人类审计员。总体而言，我们的研究（包括实证和定性数据）表明，使用人工智能不会取代审计师，而是改变这些工作所需的技能并提高审计质量。人工智能</w:instrText>
      </w:r>
      <w:r w:rsidR="006E796B">
        <w:rPr>
          <w:rFonts w:hint="eastAsia"/>
        </w:rPr>
        <w:instrText xml:space="preserve"> (AI) </w:instrText>
      </w:r>
      <w:r w:rsidR="006E796B">
        <w:rPr>
          <w:rFonts w:hint="eastAsia"/>
        </w:rPr>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6E796B">
        <w:rPr>
          <w:rFonts w:hint="eastAsia"/>
        </w:rPr>
        <w:instrText xml:space="preserve"> 4.3%</w:instrText>
      </w:r>
      <w:r w:rsidR="006E796B">
        <w:rPr>
          <w:rFonts w:hint="eastAsia"/>
        </w:rPr>
        <w:instrText>，尤其是初级和中级审计师。其次，使用人工智能与审计师工作中对软技能（例如认知技能）的需求增加相关。第三，使用人工智能的审计机构拥有更准确的持续经营和内部控制意见。对</w:instrText>
      </w:r>
      <w:r w:rsidR="006E796B">
        <w:rPr>
          <w:rFonts w:hint="eastAsia"/>
        </w:rPr>
        <w:instrText xml:space="preserve"> 11 </w:instrText>
      </w:r>
      <w:r w:rsidR="006E796B">
        <w:rPr>
          <w:rFonts w:hint="eastAsia"/>
        </w:rPr>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6E796B">
        <w:rPr>
          <w:rFonts w:hint="eastAsia"/>
        </w:rPr>
        <w:instrText>This paper was accepted by Suraj Srinivasan, accounting.</w:instrText>
      </w:r>
      <w:r w:rsidR="006E796B">
        <w:rPr>
          <w:rFonts w:hint="eastAsia"/>
        </w:rPr>
        <w:instrText>这篇论文被会计人员</w:instrText>
      </w:r>
      <w:r w:rsidR="006E796B">
        <w:rPr>
          <w:rFonts w:hint="eastAsia"/>
        </w:rPr>
        <w:instrText xml:space="preserve"> Suraj Srinivasan </w:instrText>
      </w:r>
      <w:r w:rsidR="006E796B">
        <w:rPr>
          <w:rFonts w:hint="eastAsia"/>
        </w:rPr>
        <w:instrText>接受。资助：</w:instrText>
      </w:r>
      <w:r w:rsidR="006E796B">
        <w:rPr>
          <w:rFonts w:hint="eastAsia"/>
        </w:rPr>
        <w:instrText>K.K.F.Law</w:instrText>
      </w:r>
      <w:r w:rsidR="006E796B">
        <w:rPr>
          <w:rFonts w:hint="eastAsia"/>
        </w:rPr>
        <w:instrText>的研究得到了南洋理工大学和新加坡教育部（</w:instrText>
      </w:r>
      <w:r w:rsidR="006E796B">
        <w:rPr>
          <w:rFonts w:hint="eastAsia"/>
        </w:rPr>
        <w:instrText>MOE</w:instrText>
      </w:r>
      <w:r w:rsidR="006E796B">
        <w:rPr>
          <w:rFonts w:hint="eastAsia"/>
        </w:rPr>
        <w:instrText>）学术研究基金一级【赠款</w:instrText>
      </w:r>
      <w:r w:rsidR="006E796B">
        <w:rPr>
          <w:rFonts w:hint="eastAsia"/>
        </w:rPr>
        <w:instrText>RG128/20</w:instrText>
      </w:r>
      <w:r w:rsidR="006E796B">
        <w:rPr>
          <w:rFonts w:hint="eastAsia"/>
        </w:rPr>
        <w:instrText>】的启动赠款的支持。米（</w:instrText>
      </w:r>
      <w:r w:rsidR="006E796B">
        <w:rPr>
          <w:rFonts w:hint="eastAsia"/>
        </w:rPr>
        <w:instrText>meter</w:instrText>
      </w:r>
      <w:r w:rsidR="006E796B">
        <w:rPr>
          <w:rFonts w:hint="eastAsia"/>
        </w:rPr>
        <w:instrText>的缩写））沈的研究得到了新加坡国立大学的启动资助【赠款</w:instrText>
      </w:r>
      <w:r w:rsidR="006E796B">
        <w:rPr>
          <w:rFonts w:hint="eastAsia"/>
        </w:rPr>
        <w:instrText>A-0003914-00-00</w:instrText>
      </w:r>
      <w:r w:rsidR="006E796B">
        <w:rPr>
          <w:rFonts w:hint="eastAsia"/>
        </w:rPr>
        <w:instrText>】和教育部一级学术研究基金【赠款</w:instrText>
      </w:r>
      <w:r w:rsidR="006E796B">
        <w:rPr>
          <w:rFonts w:hint="eastAsia"/>
        </w:rPr>
        <w:instrText>A-8000098-00-00</w:instrText>
      </w:r>
      <w:r w:rsidR="006E796B">
        <w:rPr>
          <w:rFonts w:hint="eastAsia"/>
        </w:rPr>
        <w:instrText>】的支持。资助：</w:instrText>
      </w:r>
      <w:r w:rsidR="006E796B">
        <w:rPr>
          <w:rFonts w:hint="eastAsia"/>
        </w:rPr>
        <w:instrText xml:space="preserve"> KKF Law </w:instrText>
      </w:r>
      <w:r w:rsidR="006E796B">
        <w:rPr>
          <w:rFonts w:hint="eastAsia"/>
        </w:rPr>
        <w:instrText>的研究得到了南洋理工大学和新加坡教育部</w:instrText>
      </w:r>
      <w:r w:rsidR="006E796B">
        <w:rPr>
          <w:rFonts w:hint="eastAsia"/>
        </w:rPr>
        <w:instrText xml:space="preserve"> (MOE) </w:instrText>
      </w:r>
      <w:r w:rsidR="006E796B">
        <w:rPr>
          <w:rFonts w:hint="eastAsia"/>
        </w:rPr>
        <w:instrText>学术研究基金第</w:instrText>
      </w:r>
      <w:r w:rsidR="006E796B">
        <w:rPr>
          <w:rFonts w:hint="eastAsia"/>
        </w:rPr>
        <w:instrText xml:space="preserve"> 1 </w:instrText>
      </w:r>
      <w:r w:rsidR="006E796B">
        <w:rPr>
          <w:rFonts w:hint="eastAsia"/>
        </w:rPr>
        <w:instrText>级</w:instrText>
      </w:r>
      <w:r w:rsidR="006E796B">
        <w:rPr>
          <w:rFonts w:hint="eastAsia"/>
        </w:rPr>
        <w:instrText xml:space="preserve"> [Grant RG128/20] </w:instrText>
      </w:r>
      <w:r w:rsidR="006E796B">
        <w:rPr>
          <w:rFonts w:hint="eastAsia"/>
        </w:rPr>
        <w:instrText>的启动补助金的支持。</w:instrText>
      </w:r>
      <w:r w:rsidR="006E796B">
        <w:rPr>
          <w:rFonts w:hint="eastAsia"/>
        </w:rPr>
        <w:instrText xml:space="preserve">M. Shen </w:instrText>
      </w:r>
      <w:r w:rsidR="006E796B">
        <w:rPr>
          <w:rFonts w:hint="eastAsia"/>
        </w:rPr>
        <w:instrText>的研究得到了新加坡国立大学的启动补助金</w:instrText>
      </w:r>
      <w:r w:rsidR="006E796B">
        <w:rPr>
          <w:rFonts w:hint="eastAsia"/>
        </w:rPr>
        <w:instrText xml:space="preserve"> [Grant A-0003914-00-00] </w:instrText>
      </w:r>
      <w:r w:rsidR="006E796B">
        <w:rPr>
          <w:rFonts w:hint="eastAsia"/>
        </w:rPr>
        <w:instrText>和教育部学术研究基金一级</w:instrText>
      </w:r>
      <w:r w:rsidR="006E796B">
        <w:rPr>
          <w:rFonts w:hint="eastAsia"/>
        </w:rPr>
        <w:instrText xml:space="preserve"> [Grant A-8000098-00-00] </w:instrText>
      </w:r>
      <w:r w:rsidR="006E796B">
        <w:rPr>
          <w:rFonts w:hint="eastAsia"/>
        </w:rPr>
        <w:instrText>的支持。补充材料：在线附录和数据文件可在</w:instrText>
      </w:r>
      <w:r w:rsidR="006E796B">
        <w:rPr>
          <w:rFonts w:hint="eastAsia"/>
        </w:rPr>
        <w:instrText>https://doi-org.ezproxy.cityu.edu.hk/10.1287/mnsc.2022.04040</w:instrText>
      </w:r>
      <w:r w:rsidR="006E796B">
        <w:rPr>
          <w:rFonts w:hint="eastAsia"/>
        </w:rPr>
        <w:instrText>获得。补充材料：在线附录和数据文件可在</w:instrText>
      </w:r>
      <w:r w:rsidR="006E796B">
        <w:rPr>
          <w:rFonts w:hint="eastAsia"/>
        </w:rPr>
        <w:instrText>https://doi-org.ezproxy.cityu.edu.hk/10.1287/mnsc.2022.04040</w:instrText>
      </w:r>
      <w:r w:rsidR="006E796B">
        <w:rPr>
          <w:rFonts w:hint="eastAsia"/>
        </w:rPr>
        <w:instrText>获取。</w:instrText>
      </w:r>
      <w:r w:rsidR="006E796B">
        <w:rPr>
          <w:rFonts w:hint="eastAsia"/>
        </w:rPr>
        <w:instrText>","call-number":"1","container-title":"Management Science","DOI":"10.1287/mnsc.2022</w:instrText>
      </w:r>
      <w:r w:rsidR="006E796B">
        <w:instrText>.04040","ISSN":"0025-1909","journalAbbreviation":"Manage.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artificial intelligence</w:instrText>
      </w:r>
      <w:r w:rsidR="006E796B">
        <w:rPr>
          <w:rFonts w:hint="eastAsia"/>
        </w:rPr>
        <w:instrText>、</w:instrText>
      </w:r>
      <w:r w:rsidR="006E796B">
        <w:instrText>audit offices</w:instrText>
      </w:r>
      <w:r w:rsidR="006E796B">
        <w:rPr>
          <w:rFonts w:hint="eastAsia"/>
        </w:rPr>
        <w:instrText>、</w:instrText>
      </w:r>
      <w:r w:rsidR="006E796B">
        <w:instrText>audit quality</w:instrText>
      </w:r>
      <w:r w:rsidR="006E796B">
        <w:rPr>
          <w:rFonts w:hint="eastAsia"/>
        </w:rPr>
        <w:instrText>、</w:instrText>
      </w:r>
      <w:r w:rsidR="006E796B">
        <w:instrText>auditor skills</w:instrText>
      </w:r>
      <w:r w:rsidR="006E796B">
        <w:rPr>
          <w:rFonts w:hint="eastAsia"/>
        </w:rPr>
        <w:instrText>、</w:instrText>
      </w:r>
      <w:r w:rsidR="006E796B">
        <w:instrText xml:space="preserve">auditors","source":"5.4 (Q1)","title":"How does artificial intelligence shape audit firms?","URL":"https://pubsonline.informs.org/doi/10.1287/mnsc.2022.04040","volume":"ePub ahead of print","author":[{"family":"Law","given":"Kelvin K. F."},{"family":"Shen","given":"Michael"}],"accessed":{"date-parts":[["2024",9,12]]},"issued":{"date-parts":[["2024",8,29]]}},"label":"page"},{"id":"xILCbqsa/HGUJr3fK","uris":["http://zotero.org/users/8905122/items/UJEPTV8S"],"itemData":{"id":259,"type":"article-journal","abstract":"As artificial intelligence (AI) applications become more pervasive, it is critical to understand how knowledge workers with different levels and types of experience can team with AI for productivity gains. We focus on the influence of two major types of human work experience (narrow experience based on the specific task volume and broad experience based on seniority) on the human-AI team dynamics. We developed an AI solution for medical chart coding in a publicly traded company and conducted a field study among the knowledge workers. Based on a detailed analysis performed at the medical chart level, we find evidence that AI benefits workers with greater task-based experience, but senior workers gain less from AI than their junior colleagues. Further investigation reveals that the relatively lower productivity lift from AI is not a result of seniority per se but lower trust in AI, likely triggered by the senior workers’ broader job responsibilities. This study provides new empirical insights into the differential roles of worker experience in the collaborative dynamics between AI and </w:instrText>
      </w:r>
      <w:r w:rsidR="006E796B">
        <w:rPr>
          <w:rFonts w:hint="eastAsia"/>
        </w:rPr>
        <w:instrText>knowledge workers, which have important societal and business implications.</w:instrText>
      </w:r>
      <w:r w:rsidR="006E796B">
        <w:rPr>
          <w:rFonts w:hint="eastAsia"/>
        </w:rPr>
        <w:instrText>随着人工智能</w:instrText>
      </w:r>
      <w:r w:rsidR="006E796B">
        <w:rPr>
          <w:rFonts w:hint="eastAsia"/>
        </w:rPr>
        <w:instrText xml:space="preserve"> (AI) </w:instrText>
      </w:r>
      <w:r w:rsidR="006E796B">
        <w:rPr>
          <w:rFonts w:hint="eastAsia"/>
        </w:rPr>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6E796B">
        <w:rPr>
          <w:rFonts w:hint="eastAsia"/>
        </w:rPr>
        <w:instrText>-</w:instrText>
      </w:r>
      <w:r w:rsidR="006E796B">
        <w:rPr>
          <w:rFonts w:hint="eastAsia"/>
        </w:rPr>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6E796B">
        <w:rPr>
          <w:rFonts w:hint="eastAsia"/>
        </w:rPr>
        <w:instrText xml:space="preserve"> This paper was accepted by Kartik Hosanagar, information systems.</w:instrText>
      </w:r>
      <w:r w:rsidR="006E796B">
        <w:rPr>
          <w:rFonts w:hint="eastAsia"/>
        </w:rPr>
        <w:instrText>这篇论文被信息系统</w:instrText>
      </w:r>
      <w:r w:rsidR="006E796B">
        <w:rPr>
          <w:rFonts w:hint="eastAsia"/>
        </w:rPr>
        <w:instrText xml:space="preserve"> Kartik Hosanagar </w:instrText>
      </w:r>
      <w:r w:rsidR="006E796B">
        <w:rPr>
          <w:rFonts w:hint="eastAsia"/>
        </w:rPr>
        <w:instrText>接受。</w:instrText>
      </w:r>
      <w:r w:rsidR="006E796B">
        <w:rPr>
          <w:rFonts w:hint="eastAsia"/>
        </w:rPr>
        <w:instrText xml:space="preserve"> Funding: This work was supported by Inovalon [Sponsor of the Health Insights AI Laboratory].</w:instrText>
      </w:r>
      <w:r w:rsidR="006E796B">
        <w:rPr>
          <w:rFonts w:hint="eastAsia"/>
        </w:rPr>
        <w:instrText>资助：这项工作得到了</w:instrText>
      </w:r>
      <w:r w:rsidR="006E796B">
        <w:rPr>
          <w:rFonts w:hint="eastAsia"/>
        </w:rPr>
        <w:instrText xml:space="preserve"> Inovalon [Health Insights AI </w:instrText>
      </w:r>
      <w:r w:rsidR="006E796B">
        <w:rPr>
          <w:rFonts w:hint="eastAsia"/>
        </w:rPr>
        <w:instrText>实验室的赞助商</w:instrText>
      </w:r>
      <w:r w:rsidR="006E796B">
        <w:rPr>
          <w:rFonts w:hint="eastAsia"/>
        </w:rPr>
        <w:instrText xml:space="preserve">] </w:instrText>
      </w:r>
      <w:r w:rsidR="006E796B">
        <w:rPr>
          <w:rFonts w:hint="eastAsia"/>
        </w:rPr>
        <w:instrText>的支持。</w:instrText>
      </w:r>
      <w:r w:rsidR="006E796B">
        <w:rPr>
          <w:rFonts w:hint="eastAsia"/>
        </w:rPr>
        <w:instrText xml:space="preserve"> Supplemental Material: The data files and online appendix are available at https://doi.org/10.1287/mnsc.2021.00588.</w:instrText>
      </w:r>
      <w:r w:rsidR="006E796B">
        <w:rPr>
          <w:rFonts w:hint="eastAsia"/>
        </w:rPr>
        <w:instrText>补充材料：数据文件和在线附录可在</w:instrText>
      </w:r>
      <w:r w:rsidR="006E796B">
        <w:rPr>
          <w:rFonts w:hint="eastAsia"/>
        </w:rPr>
        <w:instrText>https://doi.org/10.1287/mnsc.2021.00588</w:instrText>
      </w:r>
      <w:r w:rsidR="006E796B">
        <w:rPr>
          <w:rFonts w:hint="eastAsia"/>
        </w:rPr>
        <w:instrText>上获取。</w:instrText>
      </w:r>
      <w:r w:rsidR="006E796B">
        <w:rPr>
          <w:rFonts w:hint="eastAsia"/>
        </w:rPr>
        <w:instrText>\n\n</w:instrText>
      </w:r>
      <w:r w:rsidR="006E796B">
        <w:rPr>
          <w:rFonts w:hint="eastAsia"/>
        </w:rPr>
        <w:instrText>【摘要翻译】随着人工智能（</w:instrText>
      </w:r>
      <w:r w:rsidR="006E796B">
        <w:rPr>
          <w:rFonts w:hint="eastAsia"/>
        </w:rPr>
        <w:instrText>AI</w:instrText>
      </w:r>
      <w:r w:rsidR="006E796B">
        <w:rPr>
          <w:rFonts w:hint="eastAsia"/>
        </w:rPr>
        <w:instrText>）应用变得越来越普遍，了解具有不同水平和类型经验的知识工作者如何与人工智能合作以提高生产力至关重要。我们关注两种主要类型的人类工作经验（基于特定任务量的狭义经验和基于资历的广义经验）对人类</w:instrText>
      </w:r>
      <w:r w:rsidR="006E796B">
        <w:rPr>
          <w:rFonts w:hint="eastAsia"/>
        </w:rPr>
        <w:instrText>-</w:instrText>
      </w:r>
      <w:r w:rsidR="006E796B">
        <w:rPr>
          <w:rFonts w:hint="eastAsia"/>
        </w:rPr>
        <w:instrText>人工智能团队动态的影响。我们为一家上市公司的医疗图表编码开发了人工智能解决方案，并在知识工作者中进行了实地研究。基于在医疗图表层面进行的详细分析，我们发现有证据表明，人工智能使具有更多基于任务的经验的员工受益，但高级员工从人工智能中获得的收益低于初级同事。进一步调查显示，人工智能相对较低的生产率提升并不是资历本身的结果，而是对人工智能信任度较低的结果，这可能是由高级工人更广泛的工作职责引发的。这项研究为工人经验在人工智能和知识工作者之间的协作动态中的不同作用提供了新的实证见解，这具有重要的社会和商业意义。随着人工智能</w:instrText>
      </w:r>
      <w:r w:rsidR="006E796B">
        <w:rPr>
          <w:rFonts w:hint="eastAsia"/>
        </w:rPr>
        <w:instrText xml:space="preserve"> (AI) </w:instrText>
      </w:r>
      <w:r w:rsidR="006E796B">
        <w:rPr>
          <w:rFonts w:hint="eastAsia"/>
        </w:rPr>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6E796B">
        <w:rPr>
          <w:rFonts w:hint="eastAsia"/>
        </w:rPr>
        <w:instrText>-</w:instrText>
      </w:r>
      <w:r w:rsidR="006E796B">
        <w:rPr>
          <w:rFonts w:hint="eastAsia"/>
        </w:rPr>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6E796B">
        <w:rPr>
          <w:rFonts w:hint="eastAsia"/>
        </w:rPr>
        <w:instrText>This paper was accepted by Kartik Hosanagar, information systems.</w:instrText>
      </w:r>
      <w:r w:rsidR="006E796B">
        <w:rPr>
          <w:rFonts w:hint="eastAsia"/>
        </w:rPr>
        <w:instrText>这篇论文被信息系统</w:instrText>
      </w:r>
      <w:r w:rsidR="006E796B">
        <w:rPr>
          <w:rFonts w:hint="eastAsia"/>
        </w:rPr>
        <w:instrText xml:space="preserve"> Kartik Hosanagar </w:instrText>
      </w:r>
      <w:r w:rsidR="006E796B">
        <w:rPr>
          <w:rFonts w:hint="eastAsia"/>
        </w:rPr>
        <w:instrText>接受。资助：这项工作得到了</w:instrText>
      </w:r>
      <w:r w:rsidR="006E796B">
        <w:rPr>
          <w:rFonts w:hint="eastAsia"/>
        </w:rPr>
        <w:instrText>Inovalon</w:instrText>
      </w:r>
      <w:r w:rsidR="006E796B">
        <w:rPr>
          <w:rFonts w:hint="eastAsia"/>
        </w:rPr>
        <w:instrText>【健康洞察人工智能实验室的赞助商】的支持。资助：这项工作得到了</w:instrText>
      </w:r>
      <w:r w:rsidR="006E796B">
        <w:rPr>
          <w:rFonts w:hint="eastAsia"/>
        </w:rPr>
        <w:instrText xml:space="preserve"> Inovalon [Health Insights AI </w:instrText>
      </w:r>
      <w:r w:rsidR="006E796B">
        <w:rPr>
          <w:rFonts w:hint="eastAsia"/>
        </w:rPr>
        <w:instrText>实验室的赞助商</w:instrText>
      </w:r>
      <w:r w:rsidR="006E796B">
        <w:rPr>
          <w:rFonts w:hint="eastAsia"/>
        </w:rPr>
        <w:instrText xml:space="preserve">] </w:instrText>
      </w:r>
      <w:r w:rsidR="006E796B">
        <w:rPr>
          <w:rFonts w:hint="eastAsia"/>
        </w:rPr>
        <w:instrText>的支持。补充材料：数据文件和在线附录可在</w:instrText>
      </w:r>
      <w:r w:rsidR="006E796B">
        <w:rPr>
          <w:rFonts w:hint="eastAsia"/>
        </w:rPr>
        <w:instrText>https://doi.org/10.1287/mnsc.201.00588</w:instrText>
      </w:r>
      <w:r w:rsidR="006E796B">
        <w:rPr>
          <w:rFonts w:hint="eastAsia"/>
        </w:rPr>
        <w:instrText>获得。补充材料：数据文件和在线附录可在</w:instrText>
      </w:r>
      <w:r w:rsidR="006E796B">
        <w:rPr>
          <w:rFonts w:hint="eastAsia"/>
        </w:rPr>
        <w:instrText>https://doi.org/10.1287/mnsc.2021.00588</w:instrText>
      </w:r>
      <w:r w:rsidR="006E796B">
        <w:rPr>
          <w:rFonts w:hint="eastAsia"/>
        </w:rPr>
        <w:instrText>上获取。</w:instrText>
      </w:r>
      <w:r w:rsidR="006E796B">
        <w:rPr>
          <w:rFonts w:hint="eastAsia"/>
        </w:rPr>
        <w:instrText xml:space="preserve">","archive_location":"13 </w:instrText>
      </w:r>
      <w:r w:rsidR="006E796B">
        <w:rPr>
          <w:rFonts w:ascii="Segoe UI Emoji" w:hAnsi="Segoe UI Emoji" w:cs="Segoe UI Emoji"/>
        </w:rPr>
        <w:instrText>📊</w:instrText>
      </w:r>
      <w:r w:rsidR="006E796B">
        <w:rPr>
          <w:rFonts w:hint="eastAsia"/>
        </w:rPr>
        <w:instrText>","call-number":"1","container-title":"Management Science","DOI":"10.1287/mnsc.2021.00588","ISSN":"0025-1909","issue":"9"</w:instrText>
      </w:r>
      <w:r w:rsidR="006E796B">
        <w:instrText>,"journalAbbreviation":"Manage. Sci.","language":"en","note":"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healthcare</w:instrText>
      </w:r>
      <w:r w:rsidR="006E796B">
        <w:rPr>
          <w:rFonts w:hint="eastAsia"/>
        </w:rPr>
        <w:instrText>、</w:instrText>
      </w:r>
      <w:r w:rsidR="006E796B">
        <w:instrText>artificial intelligence</w:instrText>
      </w:r>
      <w:r w:rsidR="006E796B">
        <w:rPr>
          <w:rFonts w:hint="eastAsia"/>
        </w:rPr>
        <w:instrText>、</w:instrText>
      </w:r>
      <w:r w:rsidR="006E796B">
        <w:instrText>human-AI teaming</w:instrText>
      </w:r>
      <w:r w:rsidR="006E796B">
        <w:rPr>
          <w:rFonts w:hint="eastAsia"/>
        </w:rPr>
        <w:instrText>、</w:instrText>
      </w:r>
      <w:r w:rsidR="006E796B">
        <w:instrText>medical coding</w:instrText>
      </w:r>
      <w:r w:rsidR="006E796B">
        <w:rPr>
          <w:rFonts w:hint="eastAsia"/>
        </w:rPr>
        <w:instrText>、</w:instrText>
      </w:r>
      <w:r w:rsidR="006E796B">
        <w:instrText>productivity</w:instrText>
      </w:r>
      <w:r w:rsidR="006E796B">
        <w:rPr>
          <w:rFonts w:hint="eastAsia"/>
        </w:rPr>
        <w:instrText>、</w:instrText>
      </w:r>
      <w:r w:rsidR="006E796B">
        <w:instrText xml:space="preserve">worker experience","page":"5753-5775","source":"5.4 (Q1)","title":"Friend or foe? Teaming between artificial intelligence and workers with variation in experience","title-short":"Friend or foe?","volume":"70","author":[{"family":"Wang","given":"Weiguang"},{"family":"Gao","given":"Guodong (Gordon)"},{"family":"Agarwal","given":"Ritu"}],"issued":{"date-parts":[["2024",9]]}},"label":"page"}],"schema":"https://github.com/citation-style-language/schema/raw/master/csl-citation.json"} </w:instrText>
      </w:r>
      <w:r w:rsidR="005C4A57" w:rsidRPr="0022223D">
        <w:fldChar w:fldCharType="separate"/>
      </w:r>
      <w:r w:rsidR="005C4A57" w:rsidRPr="0022223D">
        <w:t>(Bayer &amp; Renou, 2024; Law &amp; Shen, 2024; Wang et al., 2024)</w:t>
      </w:r>
      <w:r w:rsidR="005C4A57" w:rsidRPr="0022223D">
        <w:fldChar w:fldCharType="end"/>
      </w:r>
      <w:r w:rsidRPr="0022223D">
        <w:t xml:space="preserve">. Unlike </w:t>
      </w:r>
      <w:r w:rsidR="00F919C6" w:rsidRPr="0022223D">
        <w:fldChar w:fldCharType="begin"/>
      </w:r>
      <w:r w:rsidR="006E796B">
        <w:instrText xml:space="preserve"> ADDIN ZOTERO_ITEM CSL_CITATION {"citationID":"Zuxugwqo","properties":{"formattedCitation":"(Z. Chen &amp; Chan, 2023)","plainCitation":"(Z. Chen &amp; Chan, 2023)","dontUpdate":true,"noteIndex":0},"citationItems":[{"id":"xILCbqsa/qlCUZyTZ","uris":["http://zotero.org/users/8905122/items/HYWC6HWA"],"itemData":{"id":367,"type":"article","abstract":"Since the launch of ChatGPT in Dec 2022, Large Language Models (LLMs) are rapidly adopted by businesses to assist users in a wide range of open-ended tasks, including creative work. While the versatility of LLM has unlocked new ways of human-AI collaboration, it remains uncertain how LLMs should be used to enhance business outcomes. To examine the effects of human-LLM collaboration on business outcomes, we conducted an experiment where we tasked expert and non-expert users to write an ad copy with and without the assistance of LLMs. Here, we investigate and compare two ways of working with LLMs: (1) using LLMs as \"ghostwriters,\" which assume the main role of content generation task and (2) using LLMs as \"sounding boards,\" to provide feedback on human-created content. We measure the quality of the ads using the number of clicks generated by the created ads on major social media platforms. Our results show that different collaboration modalities can result in very different outcomes for different user types. Using LLMs as sounding boards enhances the quality of the resultant ad copies for non-experts. However, using LLMs as ghostwriters did not provide significant benefits and is in fact detrimental to expert users. We rely on textual analyses to understand the mechanisms and learned that using LLMs as ghostwriters produces an anchoring effect which leads to lower-quality ads. On the other hand, using LLMs as sounding </w:instrText>
      </w:r>
      <w:r w:rsidR="006E796B">
        <w:rPr>
          <w:rFonts w:hint="eastAsia"/>
        </w:rPr>
        <w:instrText>boards helped non-experts achieve ad content with low semantic divergence to content produced by experts, thereby closing the gap between the two types of users.\n\n</w:instrText>
      </w:r>
      <w:r w:rsidR="006E796B">
        <w:rPr>
          <w:rFonts w:hint="eastAsia"/>
        </w:rPr>
        <w:instrText>【摘要翻译】自</w:instrText>
      </w:r>
      <w:r w:rsidR="006E796B">
        <w:rPr>
          <w:rFonts w:hint="eastAsia"/>
        </w:rPr>
        <w:instrText>2022</w:instrText>
      </w:r>
      <w:r w:rsidR="006E796B">
        <w:rPr>
          <w:rFonts w:hint="eastAsia"/>
        </w:rPr>
        <w:instrText>年</w:instrText>
      </w:r>
      <w:r w:rsidR="006E796B">
        <w:rPr>
          <w:rFonts w:hint="eastAsia"/>
        </w:rPr>
        <w:instrText>12</w:instrText>
      </w:r>
      <w:r w:rsidR="006E796B">
        <w:rPr>
          <w:rFonts w:hint="eastAsia"/>
        </w:rPr>
        <w:instrText>月推出</w:instrText>
      </w:r>
      <w:r w:rsidR="006E796B">
        <w:rPr>
          <w:rFonts w:hint="eastAsia"/>
        </w:rPr>
        <w:instrText>ChatGPT</w:instrText>
      </w:r>
      <w:r w:rsidR="006E796B">
        <w:rPr>
          <w:rFonts w:hint="eastAsia"/>
        </w:rPr>
        <w:instrText>以来，大型语言模型（</w:instrText>
      </w:r>
      <w:r w:rsidR="006E796B">
        <w:rPr>
          <w:rFonts w:hint="eastAsia"/>
        </w:rPr>
        <w:instrText>LLM</w:instrText>
      </w:r>
      <w:r w:rsidR="006E796B">
        <w:rPr>
          <w:rFonts w:hint="eastAsia"/>
        </w:rPr>
        <w:instrText>）迅速被企业采用，以帮助用户完成广泛的开放式任务，包括创造性工作。虽然</w:instrText>
      </w:r>
      <w:r w:rsidR="006E796B">
        <w:rPr>
          <w:rFonts w:hint="eastAsia"/>
        </w:rPr>
        <w:instrText>LLM</w:instrText>
      </w:r>
      <w:r w:rsidR="006E796B">
        <w:rPr>
          <w:rFonts w:hint="eastAsia"/>
        </w:rPr>
        <w:instrText>的多功能性开启了人类与人工智能协作的新方式，但仍不确定</w:instrText>
      </w:r>
      <w:r w:rsidR="006E796B">
        <w:rPr>
          <w:rFonts w:hint="eastAsia"/>
        </w:rPr>
        <w:instrText>LLM</w:instrText>
      </w:r>
      <w:r w:rsidR="006E796B">
        <w:rPr>
          <w:rFonts w:hint="eastAsia"/>
        </w:rPr>
        <w:instrText>应该如何用于提高业务成果。为了检验人类与法学硕士合作对业务成果的影响，我们进行了一项实验，让专家和非专家用户在有和没有法学硕士帮助的情况下撰写广告文案。在这里，我们调查并比较了与法学硕士合作的两种方式：（</w:instrText>
      </w:r>
      <w:r w:rsidR="006E796B">
        <w:rPr>
          <w:rFonts w:hint="eastAsia"/>
        </w:rPr>
        <w:instrText>1</w:instrText>
      </w:r>
      <w:r w:rsidR="006E796B">
        <w:rPr>
          <w:rFonts w:hint="eastAsia"/>
        </w:rPr>
        <w:instrText>）使用法学硕士作为“代笔人”，承担内容生成任务的主要角色，以及（</w:instrText>
      </w:r>
      <w:r w:rsidR="006E796B">
        <w:rPr>
          <w:rFonts w:hint="eastAsia"/>
        </w:rPr>
        <w:instrText>2</w:instrText>
      </w:r>
      <w:r w:rsidR="006E796B">
        <w:rPr>
          <w:rFonts w:hint="eastAsia"/>
        </w:rPr>
        <w:instrText>）使用法学硕士作为“共鸣板”，为人类创建的内容提供反馈。我们使用主要社交媒体平台上创建的广告产生的点击量来衡量广告的质量。我们的结果表明，对于不同的用户类型，不同的协作模式会导致非常不同的结果。对于非专家来说，使用法学硕士作为共鸣板可以提高广告文案的质量。然而，使用法学硕士作为代笔人并没有提供显著的好处，事实上对专家用户是有害的。我们依靠文本分析来理解其中的机制，并了解到使用法学硕士作为代笔人会产生锚定效应，从而导致广告质量较低。另一方面，使用</w:instrText>
      </w:r>
      <w:r w:rsidR="006E796B">
        <w:rPr>
          <w:rFonts w:hint="eastAsia"/>
        </w:rPr>
        <w:instrText>LLM</w:instrText>
      </w:r>
      <w:r w:rsidR="006E796B">
        <w:rPr>
          <w:rFonts w:hint="eastAsia"/>
        </w:rPr>
        <w:instrText>作为共鸣板帮助非专家实现了与专家制作的内容语义差异较小的广告内容，从而缩小了两类用户之间的差距。</w:instrText>
      </w:r>
      <w:r w:rsidR="006E796B">
        <w:rPr>
          <w:rFonts w:hint="eastAsia"/>
        </w:rPr>
        <w:instrText>","DOI":"10.2139/ssrn.4575598","event-place":"Rochester, NY","genre":"SSRN Scholarly</w:instrText>
      </w:r>
      <w:r w:rsidR="006E796B">
        <w:instrText xml:space="preserve"> Paper","language":"en","note":"</w:instrText>
      </w:r>
      <w:r w:rsidR="006E796B">
        <w:rPr>
          <w:rFonts w:ascii="Segoe UI Emoji" w:hAnsi="Segoe UI Emoji" w:cs="Segoe UI Emoji"/>
        </w:rPr>
        <w:instrText>🏷️</w:instrText>
      </w:r>
      <w:r w:rsidR="006E796B">
        <w:instrText xml:space="preserve"> /unread</w:instrText>
      </w:r>
      <w:r w:rsidR="006E796B">
        <w:rPr>
          <w:rFonts w:hint="eastAsia"/>
        </w:rPr>
        <w:instrText>、</w:instrText>
      </w:r>
      <w:r w:rsidR="006E796B">
        <w:instrText>Creativity</w:instrText>
      </w:r>
      <w:r w:rsidR="006E796B">
        <w:rPr>
          <w:rFonts w:hint="eastAsia"/>
        </w:rPr>
        <w:instrText>、</w:instrText>
      </w:r>
      <w:r w:rsidR="006E796B">
        <w:instrText>Generative AI</w:instrText>
      </w:r>
      <w:r w:rsidR="006E796B">
        <w:rPr>
          <w:rFonts w:hint="eastAsia"/>
        </w:rPr>
        <w:instrText>、</w:instrText>
      </w:r>
      <w:r w:rsidR="006E796B">
        <w:instrText>Advertising</w:instrText>
      </w:r>
      <w:r w:rsidR="006E796B">
        <w:rPr>
          <w:rFonts w:hint="eastAsia"/>
        </w:rPr>
        <w:instrText>、</w:instrText>
      </w:r>
      <w:r w:rsidR="006E796B">
        <w:instrText>Human-AI Collaboration</w:instrText>
      </w:r>
      <w:r w:rsidR="006E796B">
        <w:rPr>
          <w:rFonts w:hint="eastAsia"/>
        </w:rPr>
        <w:instrText>、</w:instrText>
      </w:r>
      <w:r w:rsidR="006E796B">
        <w:instrText xml:space="preserve">Large Language Model","number":"4575598","publisher-place":"Rochester, NY","source":"Social Science Research Network","title":"Large language model in creative work: The role of collaboration modality and user expertise","title-short":"Large language model in creative work","URL":"https://papers.ssrn.com/abstract=4575598","author":[{"family":"Chen","given":"Zenan"},{"family":"Chan","given":"Jason"}],"accessed":{"date-parts":[["2024",9,12]]},"issued":{"date-parts":[["2023",9,19]]}}}],"schema":"https://github.com/citation-style-language/schema/raw/master/csl-citation.json"} </w:instrText>
      </w:r>
      <w:r w:rsidR="00F919C6" w:rsidRPr="0022223D">
        <w:fldChar w:fldCharType="separate"/>
      </w:r>
      <w:r w:rsidR="00F919C6" w:rsidRPr="0022223D">
        <w:t>Chen and Chan</w:t>
      </w:r>
      <w:r w:rsidR="00144466" w:rsidRPr="0022223D">
        <w:t>’</w:t>
      </w:r>
      <w:r w:rsidR="00F919C6" w:rsidRPr="0022223D">
        <w:t>s (2023)</w:t>
      </w:r>
      <w:r w:rsidR="00F919C6" w:rsidRPr="0022223D">
        <w:fldChar w:fldCharType="end"/>
      </w:r>
      <w:r w:rsidR="00F919C6" w:rsidRPr="0022223D">
        <w:t xml:space="preserve"> </w:t>
      </w:r>
      <w:r w:rsidRPr="0022223D">
        <w:t xml:space="preserve">findings of an anchoring effect in creative tasks, our study suggests that AI integration might stimulate human creativity and diverse thinking in certain contexts. This </w:t>
      </w:r>
      <w:r w:rsidRPr="0022223D">
        <w:lastRenderedPageBreak/>
        <w:t>observation creates opportunities for future research on optimizing complementarity between AI and human contributions in online communities.</w:t>
      </w:r>
    </w:p>
    <w:p w14:paraId="63DEDFD1" w14:textId="77777777" w:rsidR="00AB308E" w:rsidRPr="0022223D" w:rsidRDefault="00AB308E" w:rsidP="00E93697">
      <w:pPr>
        <w:pStyle w:val="Heading2"/>
        <w:rPr>
          <w:rFonts w:eastAsiaTheme="minorEastAsia"/>
        </w:rPr>
      </w:pPr>
      <w:r w:rsidRPr="0022223D">
        <w:rPr>
          <w:rFonts w:eastAsiaTheme="minorEastAsia"/>
        </w:rPr>
        <w:t>Practical Implications</w:t>
      </w:r>
    </w:p>
    <w:p w14:paraId="75DDAC8E" w14:textId="6F071B80" w:rsidR="00551CFA" w:rsidRPr="0022223D" w:rsidRDefault="00551CFA" w:rsidP="00633022">
      <w:pPr>
        <w:pStyle w:val="Paragraph0"/>
      </w:pPr>
      <w:r w:rsidRPr="0022223D">
        <w:t>Our findings provide actionable insights for platform designers and community participants who navigate GenAI integration in technical Q&amp;A communities. For platforms with a conservative approach, it may be prudent to delay GenAI deployment due to the observed negative effects on answer supply and recognition. This cautious approach allows platforms to maintain community dynamics while monitoring GenAI</w:t>
      </w:r>
      <w:r w:rsidR="00144466" w:rsidRPr="0022223D">
        <w:t>’</w:t>
      </w:r>
      <w:r w:rsidRPr="0022223D">
        <w:t>s evolving impacts.</w:t>
      </w:r>
    </w:p>
    <w:p w14:paraId="1605AAB0" w14:textId="48F12506" w:rsidR="00551CFA" w:rsidRPr="0022223D" w:rsidRDefault="00551CFA" w:rsidP="00633022">
      <w:pPr>
        <w:pStyle w:val="Paragraph0"/>
      </w:pPr>
      <w:r w:rsidRPr="0022223D">
        <w:t>Platforms that commit to GenAI implementation may consider targeted mitigation strategies. These include providing warnings about AI-generated answers</w:t>
      </w:r>
      <w:r w:rsidR="00144466" w:rsidRPr="0022223D">
        <w:t>’</w:t>
      </w:r>
      <w:r w:rsidRPr="0022223D">
        <w:t xml:space="preserve"> limitations, which can promote realistic user expectations. Additionally, platforms could introduce temporal delays in AI-generated answers, which would leverage position effects to encourage human contributions before AI responses appear.</w:t>
      </w:r>
    </w:p>
    <w:p w14:paraId="384E6F35" w14:textId="31B5BDD0" w:rsidR="00551CFA" w:rsidRPr="0022223D" w:rsidRDefault="00551CFA" w:rsidP="00551CFA">
      <w:pPr>
        <w:pStyle w:val="Paragraph0"/>
      </w:pPr>
      <w:r w:rsidRPr="0022223D">
        <w:t>For community members, our research highlights the importance of strategic differentiation when they contribute alongside AI. While GenAI excels at rapid, factual responses, human participants should emphasize their distinctive strengths in contextual understanding, experiential knowledge, and creative problem-solving. They can focus on areas where human cognition remains superior—such as real-world applications, nuanced interpretations, and innovative alternatives—to maintain their relevance and visibility.</w:t>
      </w:r>
    </w:p>
    <w:p w14:paraId="43EC70BA" w14:textId="5F515A2A" w:rsidR="00551CFA" w:rsidRPr="0022223D" w:rsidRDefault="00551CFA" w:rsidP="00633022">
      <w:pPr>
        <w:pStyle w:val="Paragraph0"/>
      </w:pPr>
      <w:r w:rsidRPr="0022223D">
        <w:t xml:space="preserve">This approach </w:t>
      </w:r>
      <w:r w:rsidR="00305E4B" w:rsidRPr="0022223D">
        <w:t xml:space="preserve">to complementarity </w:t>
      </w:r>
      <w:r w:rsidRPr="0022223D">
        <w:t>between AI capabilities and human expertise preserves individual contributor value and enhances the collective knowledge ecosystem. Community members who take this differentiation approach can help sustain the vibrant exchange of specialized knowledge that defines successful technical Q&amp;A platforms.</w:t>
      </w:r>
    </w:p>
    <w:p w14:paraId="7091EC38" w14:textId="77777777" w:rsidR="00AB308E" w:rsidRPr="0022223D" w:rsidRDefault="00AB308E" w:rsidP="00E93697">
      <w:pPr>
        <w:pStyle w:val="Heading2"/>
      </w:pPr>
      <w:r w:rsidRPr="0022223D">
        <w:lastRenderedPageBreak/>
        <w:t>Limitations</w:t>
      </w:r>
    </w:p>
    <w:p w14:paraId="29201A41" w14:textId="2B0CAF38" w:rsidR="00AB308E" w:rsidRPr="0022223D" w:rsidRDefault="00F04147" w:rsidP="00271162">
      <w:pPr>
        <w:pStyle w:val="Paragraph0"/>
      </w:pPr>
      <w:r w:rsidRPr="0022223D">
        <w:t>W</w:t>
      </w:r>
      <w:r w:rsidR="00AB308E" w:rsidRPr="0022223D">
        <w:t xml:space="preserve">hile </w:t>
      </w:r>
      <w:r w:rsidRPr="0022223D">
        <w:t xml:space="preserve">our work </w:t>
      </w:r>
      <w:r w:rsidR="00AB308E" w:rsidRPr="0022223D">
        <w:t>offer</w:t>
      </w:r>
      <w:r w:rsidRPr="0022223D">
        <w:t>s</w:t>
      </w:r>
      <w:r w:rsidR="00AB308E" w:rsidRPr="0022223D">
        <w:t xml:space="preserve"> useful insights into the impact of </w:t>
      </w:r>
      <w:r w:rsidR="00C55514" w:rsidRPr="0022223D">
        <w:t>G</w:t>
      </w:r>
      <w:r w:rsidR="005344A1" w:rsidRPr="0022223D">
        <w:t>en</w:t>
      </w:r>
      <w:r w:rsidR="00C55514" w:rsidRPr="0022223D">
        <w:t>AI</w:t>
      </w:r>
      <w:r w:rsidR="00AB308E" w:rsidRPr="0022223D">
        <w:t xml:space="preserve"> on online technical Q&amp;A communities, </w:t>
      </w:r>
      <w:r w:rsidRPr="0022223D">
        <w:t xml:space="preserve">we </w:t>
      </w:r>
      <w:r w:rsidR="00AB308E" w:rsidRPr="0022223D">
        <w:t xml:space="preserve">acknowledge several limitations that present opportunities for future research. First, our study focuses on a technical Q&amp;A community, where questions often have specific answers. The generalizability of our findings to non-technical settings, such as Quora, remains an open question. While existing literature has explored differences between social-oriented and technique-oriented platforms </w:t>
      </w:r>
      <w:r w:rsidR="00994D74" w:rsidRPr="0022223D">
        <w:fldChar w:fldCharType="begin" w:fldLock="1"/>
      </w:r>
      <w:r w:rsidR="00FB59A6">
        <w:instrText xml:space="preserve"> ADDIN ZOTERO_ITEM CSL_CITATION {"citationID":"GCCRNRS7","properties":{"formattedCitation":"[1]","plainCitation":"[1]","dontUpdate":true,"noteIndex":0},"citationItems":[{"id":2856,"uris":["http://www.mendeley.com/documents/?uuid=82e51bf4-72a6-40da-a2fd-8aaccc666873","http://zotero.org/users/8905122/items/YNBIUESJ","http://www.mendeley.com/documents/?uuid=e2028d96-de10-4bbc-ad76-f99d34834a12","http://zotero.org/users/local/bVGy23C0/items/QT6UG8XJ"],"itemData":{"id":2856,"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w:instrText>
      </w:r>
      <w:r w:rsidR="00FB59A6">
        <w:rPr>
          <w:rFonts w:hint="eastAsia"/>
        </w:rPr>
        <w:instrText>he community. We find that average answer quality has declined significantly, primarily due to user exit. We discuss implications for the management of online knowledge communities.\n\n</w:instrText>
      </w:r>
      <w:r w:rsidR="00FB59A6">
        <w:rPr>
          <w:rFonts w:hint="eastAsia"/>
        </w:rPr>
        <w:instrText>【摘要翻译】像</w:instrText>
      </w:r>
      <w:r w:rsidR="00FB59A6">
        <w:rPr>
          <w:rFonts w:hint="eastAsia"/>
        </w:rPr>
        <w:instrText>ChatGPT</w:instrText>
      </w:r>
      <w:r w:rsidR="00FB59A6">
        <w:rPr>
          <w:rFonts w:hint="eastAsia"/>
        </w:rPr>
        <w:instrText>这样的生成式人工智能技术正在改变人们在各个领域创建、共享和消费内容的方式。尽管这些技术有可能使信息访问民主化并简化内容生产，但它们也可能对在线知识社区的健康和可持续性产生意想不到的后果，特别是那些专注于信息交换且缺乏强大的社会依恋机制的社区。我们提供了这方面的初步证据，研究了</w:instrText>
      </w:r>
      <w:r w:rsidR="00FB59A6">
        <w:rPr>
          <w:rFonts w:hint="eastAsia"/>
        </w:rPr>
        <w:instrText>ChatGPT</w:instrText>
      </w:r>
      <w:r w:rsidR="00FB59A6">
        <w:rPr>
          <w:rFonts w:hint="eastAsia"/>
        </w:rPr>
        <w:instrText>对</w:instrText>
      </w:r>
      <w:r w:rsidR="00FB59A6">
        <w:rPr>
          <w:rFonts w:hint="eastAsia"/>
        </w:rPr>
        <w:instrText>StackOverflow</w:instrText>
      </w:r>
      <w:r w:rsidR="00FB59A6">
        <w:rPr>
          <w:rFonts w:hint="eastAsia"/>
        </w:rPr>
        <w:instrText>用户活动的影响，并与</w:instrText>
      </w:r>
      <w:r w:rsidR="00FB59A6">
        <w:rPr>
          <w:rFonts w:hint="eastAsia"/>
        </w:rPr>
        <w:instrText>Reddit</w:instrText>
      </w:r>
      <w:r w:rsidR="00FB59A6">
        <w:rPr>
          <w:rFonts w:hint="eastAsia"/>
        </w:rPr>
        <w:instrText>的用户活动进行了对比。我们分析了</w:instrText>
      </w:r>
      <w:r w:rsidR="00FB59A6">
        <w:rPr>
          <w:rFonts w:hint="eastAsia"/>
        </w:rPr>
        <w:instrText>2021</w:instrText>
      </w:r>
      <w:r w:rsidR="00FB59A6">
        <w:rPr>
          <w:rFonts w:hint="eastAsia"/>
        </w:rPr>
        <w:instrText>年</w:instrText>
      </w:r>
      <w:r w:rsidR="00FB59A6">
        <w:rPr>
          <w:rFonts w:hint="eastAsia"/>
        </w:rPr>
        <w:instrText>10</w:instrText>
      </w:r>
      <w:r w:rsidR="00FB59A6">
        <w:rPr>
          <w:rFonts w:hint="eastAsia"/>
        </w:rPr>
        <w:instrText>月和</w:instrText>
      </w:r>
      <w:r w:rsidR="00FB59A6">
        <w:rPr>
          <w:rFonts w:hint="eastAsia"/>
        </w:rPr>
        <w:instrText>2023</w:instrText>
      </w:r>
      <w:r w:rsidR="00FB59A6">
        <w:rPr>
          <w:rFonts w:hint="eastAsia"/>
        </w:rPr>
        <w:instrText>年</w:instrText>
      </w:r>
      <w:r w:rsidR="00FB59A6">
        <w:rPr>
          <w:rFonts w:hint="eastAsia"/>
        </w:rPr>
        <w:instrText>3</w:instrText>
      </w:r>
      <w:r w:rsidR="00FB59A6">
        <w:rPr>
          <w:rFonts w:hint="eastAsia"/>
        </w:rPr>
        <w:instrText>月期间的大量数据样本，捕获发布到</w:instrText>
      </w:r>
      <w:r w:rsidR="00FB59A6">
        <w:rPr>
          <w:rFonts w:hint="eastAsia"/>
        </w:rPr>
        <w:instrText>Stack Overflow</w:instrText>
      </w:r>
      <w:r w:rsidR="00FB59A6">
        <w:rPr>
          <w:rFonts w:hint="eastAsia"/>
        </w:rPr>
        <w:instrText>和</w:instrText>
      </w:r>
      <w:r w:rsidR="00FB59A6">
        <w:rPr>
          <w:rFonts w:hint="eastAsia"/>
        </w:rPr>
        <w:instrText>Reddit</w:instrText>
      </w:r>
      <w:r w:rsidR="00FB59A6">
        <w:rPr>
          <w:rFonts w:hint="eastAsia"/>
        </w:rPr>
        <w:instrText>的与最受欢迎的</w:instrText>
      </w:r>
      <w:r w:rsidR="00FB59A6">
        <w:rPr>
          <w:rFonts w:hint="eastAsia"/>
        </w:rPr>
        <w:instrText>StackOverflow</w:instrText>
      </w:r>
      <w:r w:rsidR="00FB59A6">
        <w:rPr>
          <w:rFonts w:hint="eastAsia"/>
        </w:rPr>
        <w:instrText>主题相关的内容。我们发现，</w:instrText>
      </w:r>
      <w:r w:rsidR="00FB59A6">
        <w:rPr>
          <w:rFonts w:hint="eastAsia"/>
        </w:rPr>
        <w:instrText>ChatGPT</w:instrText>
      </w:r>
      <w:r w:rsidR="00FB59A6">
        <w:rPr>
          <w:rFonts w:hint="eastAsia"/>
        </w:rPr>
        <w:instrText>导致与这些主题相关的</w:instrText>
      </w:r>
      <w:r w:rsidR="00FB59A6">
        <w:rPr>
          <w:rFonts w:hint="eastAsia"/>
        </w:rPr>
        <w:instrText>StackOverflow</w:instrText>
      </w:r>
      <w:r w:rsidR="00FB59A6">
        <w:rPr>
          <w:rFonts w:hint="eastAsia"/>
        </w:rPr>
        <w:instrText>问题大幅下降，根据可用于培训的公共在线数据量，</w:instrText>
      </w:r>
      <w:r w:rsidR="00FB59A6">
        <w:rPr>
          <w:rFonts w:hint="eastAsia"/>
        </w:rPr>
        <w:instrText>ChatGPT</w:instrText>
      </w:r>
      <w:r w:rsidR="00FB59A6">
        <w:rPr>
          <w:rFonts w:hint="eastAsia"/>
        </w:rPr>
        <w:instrText>更有可能表现出色的主题的影响更大。相比之下，考虑到专注于相同主题的</w:instrText>
      </w:r>
      <w:r w:rsidR="00FB59A6">
        <w:rPr>
          <w:rFonts w:hint="eastAsia"/>
        </w:rPr>
        <w:instrText>Reddit</w:instrText>
      </w:r>
      <w:r w:rsidR="00FB59A6">
        <w:rPr>
          <w:rFonts w:hint="eastAsia"/>
        </w:rPr>
        <w:instrText>子社区，我们没有发现任何证据表明</w:instrText>
      </w:r>
      <w:r w:rsidR="00FB59A6">
        <w:rPr>
          <w:rFonts w:hint="eastAsia"/>
        </w:rPr>
        <w:instrText>ChatGPT</w:instrText>
      </w:r>
      <w:r w:rsidR="00FB59A6">
        <w:rPr>
          <w:rFonts w:hint="eastAsia"/>
        </w:rPr>
        <w:instrText>有任何影响，这表明在线知识社区中的社会依恋对社区生存的重要性。最后，我们考虑了</w:instrText>
      </w:r>
      <w:r w:rsidR="00FB59A6">
        <w:rPr>
          <w:rFonts w:hint="eastAsia"/>
        </w:rPr>
        <w:instrText>StackOverflow</w:instrText>
      </w:r>
      <w:r w:rsidR="00FB59A6">
        <w:rPr>
          <w:rFonts w:hint="eastAsia"/>
        </w:rPr>
        <w:instrText>提供的答案质量的潜在变化，考虑到用户在提供答案时对</w:instrText>
      </w:r>
      <w:r w:rsidR="00FB59A6">
        <w:rPr>
          <w:rFonts w:hint="eastAsia"/>
        </w:rPr>
        <w:instrText>ChatGPT</w:instrText>
      </w:r>
      <w:r w:rsidR="00FB59A6">
        <w:rPr>
          <w:rFonts w:hint="eastAsia"/>
        </w:rPr>
        <w:instrText>的潜在依赖，以及随着用户离开社区，集体专业知识的潜在下降。我们发现平均答案质量显著下降，主要是由于用户退出。我们讨论了对在线知识社区管理的影响。</w:instrText>
      </w:r>
      <w:r w:rsidR="00FB59A6">
        <w:rPr>
          <w:rFonts w:hint="eastAsia"/>
        </w:rPr>
        <w:instrText>","DOI":"10.</w:instrText>
      </w:r>
      <w:r w:rsidR="00FB59A6">
        <w:instrText xml:space="preserve">2139/ssrn.4521754","genre":"SSRN Scholarly Paper","language":"en","note":"publisher-place: Rochester, NY","title":"The consequences of generative AI for UGC and online community engagement","author":[{"family":"Burtch","given":"Gordon"},{"family":"Lee","given":"Dokyun"},{"family":"Chen","given":"Zhichen"}],"issued":{"date-parts":[["2023",5]]}}}],"schema":"https://github.com/citation-style-language/schema/raw/master/csl-citation.json"} </w:instrText>
      </w:r>
      <w:r w:rsidR="00994D74" w:rsidRPr="0022223D">
        <w:fldChar w:fldCharType="separate"/>
      </w:r>
      <w:r w:rsidR="009F4642" w:rsidRPr="0022223D">
        <w:t>(Burtch et al., 2023)</w:t>
      </w:r>
      <w:r w:rsidR="00994D74" w:rsidRPr="0022223D">
        <w:fldChar w:fldCharType="end"/>
      </w:r>
      <w:r w:rsidR="00AB308E" w:rsidRPr="0022223D">
        <w:t xml:space="preserve">, the specific impact of internal </w:t>
      </w:r>
      <w:r w:rsidR="00C55514" w:rsidRPr="0022223D">
        <w:t>G</w:t>
      </w:r>
      <w:r w:rsidR="005344A1" w:rsidRPr="0022223D">
        <w:t>en</w:t>
      </w:r>
      <w:r w:rsidR="00C55514" w:rsidRPr="0022223D">
        <w:t>AI</w:t>
      </w:r>
      <w:r w:rsidR="00AB308E" w:rsidRPr="0022223D">
        <w:t xml:space="preserve"> in these diverse contexts </w:t>
      </w:r>
      <w:r w:rsidR="0029011F" w:rsidRPr="0022223D">
        <w:t xml:space="preserve">and the boundary conditions that determine whether AI enhances or suppresses human contributions </w:t>
      </w:r>
      <w:r w:rsidR="00AB308E" w:rsidRPr="0022223D">
        <w:t>warrant further investigation.</w:t>
      </w:r>
    </w:p>
    <w:p w14:paraId="4F9BF778" w14:textId="77F4543C" w:rsidR="00AB308E" w:rsidRPr="0022223D" w:rsidRDefault="00AB308E" w:rsidP="00AB308E">
      <w:pPr>
        <w:pStyle w:val="Paragraph0"/>
      </w:pPr>
      <w:r w:rsidRPr="0022223D">
        <w:t xml:space="preserve">Second, our experimental design compares scenarios with and without internal </w:t>
      </w:r>
      <w:r w:rsidR="00C55514" w:rsidRPr="0022223D">
        <w:t>G</w:t>
      </w:r>
      <w:r w:rsidR="005344A1" w:rsidRPr="0022223D">
        <w:t>en</w:t>
      </w:r>
      <w:r w:rsidR="00C55514" w:rsidRPr="0022223D">
        <w:t>AI</w:t>
      </w:r>
      <w:r w:rsidRPr="0022223D">
        <w:t xml:space="preserve">-generated answers. Future research could explore </w:t>
      </w:r>
      <w:r w:rsidR="005344A1" w:rsidRPr="0022223D">
        <w:t xml:space="preserve">the effects of </w:t>
      </w:r>
      <w:r w:rsidRPr="0022223D">
        <w:t xml:space="preserve">varying levels of control over </w:t>
      </w:r>
      <w:r w:rsidR="00C55514" w:rsidRPr="0022223D">
        <w:t>G</w:t>
      </w:r>
      <w:r w:rsidR="005344A1" w:rsidRPr="0022223D">
        <w:t>en</w:t>
      </w:r>
      <w:r w:rsidR="00C55514" w:rsidRPr="0022223D">
        <w:t>AI</w:t>
      </w:r>
      <w:r w:rsidR="00144466" w:rsidRPr="0022223D">
        <w:t>’</w:t>
      </w:r>
      <w:r w:rsidRPr="0022223D">
        <w:t xml:space="preserve">s style and features. This would allow for a deeper understanding of how different </w:t>
      </w:r>
      <w:r w:rsidR="00C55514" w:rsidRPr="0022223D">
        <w:t>G</w:t>
      </w:r>
      <w:r w:rsidR="005344A1" w:rsidRPr="0022223D">
        <w:t>en</w:t>
      </w:r>
      <w:r w:rsidR="00C55514" w:rsidRPr="0022223D">
        <w:t>AI</w:t>
      </w:r>
      <w:r w:rsidRPr="0022223D">
        <w:t xml:space="preserve"> characteristics influence user behavior and community dynamics.</w:t>
      </w:r>
    </w:p>
    <w:p w14:paraId="2D7197DA" w14:textId="33E991E1" w:rsidR="00AB308E" w:rsidRPr="0022223D" w:rsidRDefault="00AB308E" w:rsidP="00AB308E">
      <w:pPr>
        <w:pStyle w:val="Paragraph0"/>
      </w:pPr>
      <w:r w:rsidRPr="0022223D">
        <w:t xml:space="preserve">Third, our analysis primarily focuses on </w:t>
      </w:r>
      <w:r w:rsidR="005344A1" w:rsidRPr="0022223D">
        <w:t>the</w:t>
      </w:r>
      <w:r w:rsidRPr="0022223D">
        <w:t xml:space="preserve"> effects within a 150-day window. Research exploring the dynamic nature of these effects over an extended period would be valuable, especially considering the likelihood of long</w:t>
      </w:r>
      <w:r w:rsidR="005344A1" w:rsidRPr="0022223D">
        <w:t>er</w:t>
      </w:r>
      <w:r w:rsidRPr="0022223D">
        <w:t xml:space="preserve">-term coexistence between </w:t>
      </w:r>
      <w:r w:rsidR="00C55514" w:rsidRPr="0022223D">
        <w:t>G</w:t>
      </w:r>
      <w:r w:rsidR="005344A1" w:rsidRPr="0022223D">
        <w:t>en</w:t>
      </w:r>
      <w:r w:rsidR="00C55514" w:rsidRPr="0022223D">
        <w:t>AI</w:t>
      </w:r>
      <w:r w:rsidRPr="0022223D">
        <w:t xml:space="preserve"> and human participants in online communities.</w:t>
      </w:r>
    </w:p>
    <w:p w14:paraId="00A00408" w14:textId="565B6195" w:rsidR="00AB308E" w:rsidRPr="0022223D" w:rsidRDefault="00AB308E" w:rsidP="00AB308E">
      <w:pPr>
        <w:pStyle w:val="Paragraph0"/>
      </w:pPr>
      <w:r w:rsidRPr="0022223D">
        <w:t xml:space="preserve">These limitations, rather than detracting from our findings, highlight promising avenues for future research. By addressing these areas, subsequent studies can build upon our work to provide a more comprehensive understanding of </w:t>
      </w:r>
      <w:r w:rsidR="00C55514" w:rsidRPr="0022223D">
        <w:t>G</w:t>
      </w:r>
      <w:r w:rsidR="005344A1" w:rsidRPr="0022223D">
        <w:t>en</w:t>
      </w:r>
      <w:r w:rsidR="00C55514" w:rsidRPr="0022223D">
        <w:t>AI</w:t>
      </w:r>
      <w:r w:rsidR="00144466" w:rsidRPr="0022223D">
        <w:t>’</w:t>
      </w:r>
      <w:r w:rsidRPr="0022223D">
        <w:t>s role in diverse online communities, its long-term impacts, and strategies for effective human-AI collaboration.</w:t>
      </w:r>
    </w:p>
    <w:p w14:paraId="6393CE77" w14:textId="77777777" w:rsidR="006833EA" w:rsidRPr="0022223D" w:rsidRDefault="006833EA" w:rsidP="0057336B">
      <w:pPr>
        <w:pStyle w:val="Heading1"/>
        <w:numPr>
          <w:ilvl w:val="0"/>
          <w:numId w:val="0"/>
        </w:numPr>
        <w:ind w:left="360"/>
      </w:pPr>
      <w:r w:rsidRPr="0022223D">
        <w:lastRenderedPageBreak/>
        <w:t>Reference</w:t>
      </w:r>
    </w:p>
    <w:p w14:paraId="5AD3CD11" w14:textId="77777777" w:rsidR="00397AD8" w:rsidRDefault="006833EA" w:rsidP="00397AD8">
      <w:pPr>
        <w:pStyle w:val="Bibliography"/>
      </w:pPr>
      <w:r w:rsidRPr="0022223D">
        <w:rPr>
          <w:sz w:val="24"/>
          <w:szCs w:val="24"/>
        </w:rPr>
        <w:fldChar w:fldCharType="begin"/>
      </w:r>
      <w:r w:rsidR="00397AD8">
        <w:rPr>
          <w:sz w:val="24"/>
          <w:szCs w:val="24"/>
        </w:rPr>
        <w:instrText xml:space="preserve"> ADDIN ZOTERO_BIBL {"uncited":[],"omitted":[],"custom":[]} CSL_BIBLIOGRAPHY </w:instrText>
      </w:r>
      <w:r w:rsidRPr="0022223D">
        <w:rPr>
          <w:sz w:val="24"/>
          <w:szCs w:val="24"/>
        </w:rPr>
        <w:fldChar w:fldCharType="separate"/>
      </w:r>
      <w:r w:rsidR="00397AD8">
        <w:t xml:space="preserve">Alesina, A., &amp; Zhuravskaya, E. (2011). Segregation and the Quality of Government in a Cross Section of Countries. </w:t>
      </w:r>
      <w:r w:rsidR="00397AD8">
        <w:rPr>
          <w:i/>
          <w:iCs/>
        </w:rPr>
        <w:t>American Economic Review</w:t>
      </w:r>
      <w:r w:rsidR="00397AD8">
        <w:t xml:space="preserve">, </w:t>
      </w:r>
      <w:r w:rsidR="00397AD8">
        <w:rPr>
          <w:i/>
          <w:iCs/>
        </w:rPr>
        <w:t>101</w:t>
      </w:r>
      <w:r w:rsidR="00397AD8">
        <w:t xml:space="preserve">(5), 1872–1911. (1 </w:t>
      </w:r>
      <w:r w:rsidR="00397AD8">
        <w:rPr>
          <w:rFonts w:ascii="Segoe UI Emoji" w:hAnsi="Segoe UI Emoji" w:cs="Segoe UI Emoji"/>
        </w:rPr>
        <w:t>📊</w:t>
      </w:r>
      <w:r w:rsidR="00397AD8">
        <w:t>). https://doi.org/10.1257/aer.101.5.1872</w:t>
      </w:r>
    </w:p>
    <w:p w14:paraId="0A6EEFF4" w14:textId="77777777" w:rsidR="00397AD8" w:rsidRDefault="00397AD8" w:rsidP="00397AD8">
      <w:pPr>
        <w:pStyle w:val="Bibliography"/>
      </w:pPr>
      <w:r>
        <w:t xml:space="preserve">Anderson, A., Huttenlocher, D., Kleinberg, J., &amp; Leskovec, J. (2012). Discovering value from community activity on focused question answering sites. </w:t>
      </w:r>
      <w:r>
        <w:rPr>
          <w:i/>
          <w:iCs/>
        </w:rPr>
        <w:t>Proceedings of the 18th ACM SIGKDD International Conference on Knowledge Discovery and Data Mining, KDD ’12</w:t>
      </w:r>
      <w:r>
        <w:t xml:space="preserve">, 850–858. (391 </w:t>
      </w:r>
      <w:r>
        <w:rPr>
          <w:rFonts w:ascii="Segoe UI Emoji" w:hAnsi="Segoe UI Emoji" w:cs="Segoe UI Emoji"/>
        </w:rPr>
        <w:t>📊</w:t>
      </w:r>
      <w:r>
        <w:t>). https://doi.org/10.1145/2339530.2339665</w:t>
      </w:r>
    </w:p>
    <w:p w14:paraId="5CF810E5" w14:textId="77777777" w:rsidR="00397AD8" w:rsidRDefault="00397AD8" w:rsidP="00397AD8">
      <w:pPr>
        <w:pStyle w:val="Bibliography"/>
      </w:pPr>
      <w:r>
        <w:t>Austin, P. C. (2009). Balance diagnostics for comparing the distribution of baseline covariates between treatment groups in propensity</w:t>
      </w:r>
      <w:r>
        <w:rPr>
          <w:rFonts w:ascii="Cambria Math" w:hAnsi="Cambria Math" w:cs="Cambria Math"/>
        </w:rPr>
        <w:t>‐</w:t>
      </w:r>
      <w:r>
        <w:t xml:space="preserve">score matched samples. </w:t>
      </w:r>
      <w:r>
        <w:rPr>
          <w:i/>
          <w:iCs/>
        </w:rPr>
        <w:t>Statistics in Medicine</w:t>
      </w:r>
      <w:r>
        <w:t xml:space="preserve">, </w:t>
      </w:r>
      <w:r>
        <w:rPr>
          <w:i/>
          <w:iCs/>
        </w:rPr>
        <w:t>28</w:t>
      </w:r>
      <w:r>
        <w:t xml:space="preserve">(25), 3083–3107. (1000 </w:t>
      </w:r>
      <w:r>
        <w:rPr>
          <w:rFonts w:ascii="Segoe UI Emoji" w:hAnsi="Segoe UI Emoji" w:cs="Segoe UI Emoji"/>
        </w:rPr>
        <w:t>📊</w:t>
      </w:r>
      <w:r>
        <w:t>). https://doi.org/10.1002/sim.3697</w:t>
      </w:r>
    </w:p>
    <w:p w14:paraId="33AD164E" w14:textId="77777777" w:rsidR="00397AD8" w:rsidRDefault="00397AD8" w:rsidP="00397AD8">
      <w:pPr>
        <w:pStyle w:val="Bibliography"/>
      </w:pPr>
      <w:r>
        <w:t xml:space="preserve">Bayer, R.-C., &amp; Renou, L. (2024). Interacting with man or machine: When do humans reason better? </w:t>
      </w:r>
      <w:r>
        <w:rPr>
          <w:i/>
          <w:iCs/>
        </w:rPr>
        <w:t>Management Science</w:t>
      </w:r>
      <w:r>
        <w:t xml:space="preserve">, </w:t>
      </w:r>
      <w:r>
        <w:rPr>
          <w:i/>
          <w:iCs/>
        </w:rPr>
        <w:t>ePub ahead of print</w:t>
      </w:r>
      <w:r>
        <w:t>. https://doi.org/10.1287/mnsc.2023.03315</w:t>
      </w:r>
    </w:p>
    <w:p w14:paraId="123D8482" w14:textId="77777777" w:rsidR="00397AD8" w:rsidRDefault="00397AD8" w:rsidP="00397AD8">
      <w:pPr>
        <w:pStyle w:val="Bibliography"/>
      </w:pPr>
      <w:r>
        <w:t xml:space="preserve">Berger, P., Hennig, P., Bocklisch, T., Herold, T., &amp; Meinel, C. (2016). A journey of bounty hunters: Analyzing the influence of reward systems on Stack Overflow question response times. </w:t>
      </w:r>
      <w:r>
        <w:rPr>
          <w:i/>
          <w:iCs/>
        </w:rPr>
        <w:t>Proc. IEEE/WIC/ACM International Conf. on Web Intelligence (WI) 2016</w:t>
      </w:r>
      <w:r>
        <w:t>, 644–649. https://doi.org/10.1109/WI.2016.0114</w:t>
      </w:r>
    </w:p>
    <w:p w14:paraId="5D111E5B" w14:textId="77777777" w:rsidR="00397AD8" w:rsidRDefault="00397AD8" w:rsidP="00397AD8">
      <w:pPr>
        <w:pStyle w:val="Bibliography"/>
      </w:pPr>
      <w:r>
        <w:t xml:space="preserve">Borwankar, S., Khern-am-nuai, W., &amp; Kannan, K. N. (2023). </w:t>
      </w:r>
      <w:r>
        <w:rPr>
          <w:i/>
          <w:iCs/>
        </w:rPr>
        <w:t>Unraveling the impact: An empirical investigation of ChatGPT’s exclusion from Stack Overflow</w:t>
      </w:r>
      <w:r>
        <w:t xml:space="preserve"> [SSRN Scholarly Paper].</w:t>
      </w:r>
    </w:p>
    <w:p w14:paraId="74C66C8F" w14:textId="77777777" w:rsidR="00397AD8" w:rsidRDefault="00397AD8" w:rsidP="00397AD8">
      <w:pPr>
        <w:pStyle w:val="Bibliography"/>
      </w:pPr>
      <w:r>
        <w:t xml:space="preserve">Brown, T. B., Mann, B., Ryder, N., Subbiah, M., Kaplan, J., Dhariwal, P., Neelakantan, A., Shyam, P., Sastry, G., Askell, A., Agarwal, S., Herbert-Voss, A., Krueger, G., Henighan, T., Child, R., Ramesh, A., Ziegler, D. M., Wu, J., Winter, C., … Amodei, D. (2020). Language models are few-shot learners. </w:t>
      </w:r>
      <w:r>
        <w:rPr>
          <w:i/>
          <w:iCs/>
        </w:rPr>
        <w:t>Proceedings of the 34th International Conference on Neural Information Processing Systems, NIPS ’20</w:t>
      </w:r>
      <w:r>
        <w:t>, 1877–1901.</w:t>
      </w:r>
    </w:p>
    <w:p w14:paraId="7B3FB28A" w14:textId="77777777" w:rsidR="00397AD8" w:rsidRDefault="00397AD8" w:rsidP="00397AD8">
      <w:pPr>
        <w:pStyle w:val="Bibliography"/>
      </w:pPr>
      <w:r>
        <w:t xml:space="preserve">Brynjolfsson, E., Li, D., &amp; Raymond, L. (2025). Generative AI at Work. </w:t>
      </w:r>
      <w:r>
        <w:rPr>
          <w:i/>
          <w:iCs/>
        </w:rPr>
        <w:t>The Quarterly Journal of Economics</w:t>
      </w:r>
      <w:r>
        <w:t>, qjae044. https://doi.org/10.1093/qje/qjae044</w:t>
      </w:r>
    </w:p>
    <w:p w14:paraId="55B15D6E" w14:textId="77777777" w:rsidR="00397AD8" w:rsidRDefault="00397AD8" w:rsidP="00397AD8">
      <w:pPr>
        <w:pStyle w:val="Bibliography"/>
      </w:pPr>
      <w:r>
        <w:lastRenderedPageBreak/>
        <w:t xml:space="preserve">Burke, M., Kraut, R., &amp; Joyce, E. (2010). Membership claims and requests: Conversation-level newcomer socialization strategies in online groups. </w:t>
      </w:r>
      <w:r>
        <w:rPr>
          <w:i/>
          <w:iCs/>
        </w:rPr>
        <w:t>Small Group Research</w:t>
      </w:r>
      <w:r>
        <w:t xml:space="preserve">, </w:t>
      </w:r>
      <w:r>
        <w:rPr>
          <w:i/>
          <w:iCs/>
        </w:rPr>
        <w:t>41</w:t>
      </w:r>
      <w:r>
        <w:t>(1), 4–40. https://doi.org/10.1177/1046496409351936</w:t>
      </w:r>
    </w:p>
    <w:p w14:paraId="105A2433" w14:textId="77777777" w:rsidR="00397AD8" w:rsidRDefault="00397AD8" w:rsidP="00397AD8">
      <w:pPr>
        <w:pStyle w:val="Bibliography"/>
      </w:pPr>
      <w:r>
        <w:t xml:space="preserve">Burtch, G., Lee, D., &amp; Chen, Z. (2023). </w:t>
      </w:r>
      <w:r>
        <w:rPr>
          <w:i/>
          <w:iCs/>
        </w:rPr>
        <w:t>The consequences of generative AI for UGC and online community engagement</w:t>
      </w:r>
      <w:r>
        <w:t xml:space="preserve"> [SSRN Scholarly Paper]. https://doi.org/10.2139/ssrn.4521754</w:t>
      </w:r>
    </w:p>
    <w:p w14:paraId="6D2B66D5" w14:textId="77777777" w:rsidR="00397AD8" w:rsidRDefault="00397AD8" w:rsidP="00397AD8">
      <w:pPr>
        <w:pStyle w:val="Bibliography"/>
      </w:pPr>
      <w:r>
        <w:t xml:space="preserve">Butler, B., Sproull, L., Kiesler, S., &amp; Kraut, R. (2007). Community effort in online groups: Who does the work and why? In </w:t>
      </w:r>
      <w:r>
        <w:rPr>
          <w:i/>
          <w:iCs/>
        </w:rPr>
        <w:t>Leadership at a distance: Research in technologically-supported work</w:t>
      </w:r>
      <w:r>
        <w:t xml:space="preserve"> (pp. 171–193). Lawrence Erlbaum Associates Publishers.</w:t>
      </w:r>
    </w:p>
    <w:p w14:paraId="3514DCF6" w14:textId="77777777" w:rsidR="00397AD8" w:rsidRDefault="00397AD8" w:rsidP="00397AD8">
      <w:pPr>
        <w:pStyle w:val="Bibliography"/>
      </w:pPr>
      <w:r>
        <w:t xml:space="preserve">Calefato, F., Lanubile, F., &amp; Novielli, N. (2018). How to ask for technical help? Evidence-based guidelines for writing questions on Stack Overflow. </w:t>
      </w:r>
      <w:r>
        <w:rPr>
          <w:i/>
          <w:iCs/>
        </w:rPr>
        <w:t>Information and Software Technology</w:t>
      </w:r>
      <w:r>
        <w:t xml:space="preserve">, </w:t>
      </w:r>
      <w:r>
        <w:rPr>
          <w:i/>
          <w:iCs/>
        </w:rPr>
        <w:t>94</w:t>
      </w:r>
      <w:r>
        <w:t>, 186–207. https://doi.org/10.1016/j.infsof.2017.10.009</w:t>
      </w:r>
    </w:p>
    <w:p w14:paraId="7C6D8C46" w14:textId="77777777" w:rsidR="00397AD8" w:rsidRDefault="00397AD8" w:rsidP="00397AD8">
      <w:pPr>
        <w:pStyle w:val="Bibliography"/>
      </w:pPr>
      <w:r>
        <w:t xml:space="preserve">Chaiken, S. (1980). Heuristic versus systematic information processing and the use of source versus message cues in persuasion. </w:t>
      </w:r>
      <w:r>
        <w:rPr>
          <w:i/>
          <w:iCs/>
        </w:rPr>
        <w:t>Journal of Personality and Social Psychology</w:t>
      </w:r>
      <w:r>
        <w:t xml:space="preserve">, </w:t>
      </w:r>
      <w:r>
        <w:rPr>
          <w:i/>
          <w:iCs/>
        </w:rPr>
        <w:t>39</w:t>
      </w:r>
      <w:r>
        <w:t>(5), 752–766. https://doi.org/10.1037/0022-3514.39.5.752</w:t>
      </w:r>
    </w:p>
    <w:p w14:paraId="11AB6181" w14:textId="77777777" w:rsidR="00397AD8" w:rsidRDefault="00397AD8" w:rsidP="00397AD8">
      <w:pPr>
        <w:pStyle w:val="Bibliography"/>
      </w:pPr>
      <w:r>
        <w:t xml:space="preserve">Chen, J., &amp; Roth, J. (2024). Logs with Zeros? Some Problems and Solutions. </w:t>
      </w:r>
      <w:r>
        <w:rPr>
          <w:i/>
          <w:iCs/>
        </w:rPr>
        <w:t>The Quarterly Journal of Economics</w:t>
      </w:r>
      <w:r>
        <w:t xml:space="preserve">, </w:t>
      </w:r>
      <w:r>
        <w:rPr>
          <w:i/>
          <w:iCs/>
        </w:rPr>
        <w:t>139</w:t>
      </w:r>
      <w:r>
        <w:t xml:space="preserve">(2), 891–936. (468 </w:t>
      </w:r>
      <w:r>
        <w:rPr>
          <w:rFonts w:ascii="Segoe UI Emoji" w:hAnsi="Segoe UI Emoji" w:cs="Segoe UI Emoji"/>
        </w:rPr>
        <w:t>📊</w:t>
      </w:r>
      <w:r>
        <w:t>). https://doi.org/10.1093/qje/qjad054</w:t>
      </w:r>
    </w:p>
    <w:p w14:paraId="76C83FF1" w14:textId="77777777" w:rsidR="00397AD8" w:rsidRDefault="00397AD8" w:rsidP="00397AD8">
      <w:pPr>
        <w:pStyle w:val="Bibliography"/>
      </w:pPr>
      <w:r>
        <w:t xml:space="preserve">Chen, L., Baird, A., &amp; Straub, D. (2022). The impact of hierarchical privilege levels and non-hierarchical incentives on continued contribution in online Q&amp;A communities: A motivational model of gamification goals. </w:t>
      </w:r>
      <w:r>
        <w:rPr>
          <w:i/>
          <w:iCs/>
        </w:rPr>
        <w:t>Decision Support Systems</w:t>
      </w:r>
      <w:r>
        <w:t xml:space="preserve">, </w:t>
      </w:r>
      <w:r>
        <w:rPr>
          <w:i/>
          <w:iCs/>
        </w:rPr>
        <w:t>153</w:t>
      </w:r>
      <w:r>
        <w:t>, 113667. https://doi.org/10.1016/j.dss.2021.113667</w:t>
      </w:r>
    </w:p>
    <w:p w14:paraId="7B49F596" w14:textId="77777777" w:rsidR="00397AD8" w:rsidRDefault="00397AD8" w:rsidP="00397AD8">
      <w:pPr>
        <w:pStyle w:val="Bibliography"/>
      </w:pPr>
      <w:r>
        <w:t xml:space="preserve">Chen, Z., &amp; Chan, J. (2023). </w:t>
      </w:r>
      <w:r>
        <w:rPr>
          <w:i/>
          <w:iCs/>
        </w:rPr>
        <w:t>Large language model in creative work: The role of collaboration modality and user expertise</w:t>
      </w:r>
      <w:r>
        <w:t xml:space="preserve"> (SSRN Scholarly Paper No. 4575598). https://doi.org/10.2139/ssrn.4575598</w:t>
      </w:r>
    </w:p>
    <w:p w14:paraId="5F5F7134" w14:textId="77777777" w:rsidR="00397AD8" w:rsidRDefault="00397AD8" w:rsidP="00397AD8">
      <w:pPr>
        <w:pStyle w:val="Bibliography"/>
      </w:pPr>
      <w:r>
        <w:t xml:space="preserve">del Rio-Chanona, M., Laurentsyeva, N., &amp; Wachs, J. (2023). </w:t>
      </w:r>
      <w:r>
        <w:rPr>
          <w:i/>
          <w:iCs/>
        </w:rPr>
        <w:t>Are large language models a threat to digital public goods? Evidence from activity on Stack Overflow</w:t>
      </w:r>
      <w:r>
        <w:t>. arXiv. https://doi.org/10.48550/arXiv.2307.07367</w:t>
      </w:r>
    </w:p>
    <w:p w14:paraId="6B86BF84" w14:textId="77777777" w:rsidR="00397AD8" w:rsidRDefault="00397AD8" w:rsidP="00397AD8">
      <w:pPr>
        <w:pStyle w:val="Bibliography"/>
      </w:pPr>
      <w:r>
        <w:t xml:space="preserve">Doshi, A. R., &amp; Hauser, O. P. (2024). Generative AI enhances individual creativity but reduces the collective diversity of novel content. </w:t>
      </w:r>
      <w:r>
        <w:rPr>
          <w:i/>
          <w:iCs/>
        </w:rPr>
        <w:t>Science Advances</w:t>
      </w:r>
      <w:r>
        <w:t xml:space="preserve">, </w:t>
      </w:r>
      <w:r>
        <w:rPr>
          <w:i/>
          <w:iCs/>
        </w:rPr>
        <w:t>10</w:t>
      </w:r>
      <w:r>
        <w:t xml:space="preserve">(28), eadn5290. (61 </w:t>
      </w:r>
      <w:r>
        <w:rPr>
          <w:rFonts w:ascii="Segoe UI Emoji" w:hAnsi="Segoe UI Emoji" w:cs="Segoe UI Emoji"/>
        </w:rPr>
        <w:t>📊</w:t>
      </w:r>
      <w:r>
        <w:t>). https://doi.org/10.1126/sciadv.adn5290</w:t>
      </w:r>
    </w:p>
    <w:p w14:paraId="2B6E0CD0" w14:textId="77777777" w:rsidR="00397AD8" w:rsidRDefault="00397AD8" w:rsidP="00397AD8">
      <w:pPr>
        <w:pStyle w:val="Bibliography"/>
      </w:pPr>
      <w:r>
        <w:lastRenderedPageBreak/>
        <w:t xml:space="preserve">Greenberger, M. (1971). Computers, communications, and the public interest. </w:t>
      </w:r>
      <w:r>
        <w:rPr>
          <w:i/>
          <w:iCs/>
        </w:rPr>
        <w:t>(No Title)</w:t>
      </w:r>
      <w:r>
        <w:t>. https://cir.nii.ac.jp/crid/1130000795331084928</w:t>
      </w:r>
    </w:p>
    <w:p w14:paraId="37EE43BB" w14:textId="77777777" w:rsidR="00397AD8" w:rsidRDefault="00397AD8" w:rsidP="00397AD8">
      <w:pPr>
        <w:pStyle w:val="Bibliography"/>
      </w:pPr>
      <w:r>
        <w:t xml:space="preserve">Hicks, R., &amp; Tingley, D. (2011). Causal Mediation Analysis. </w:t>
      </w:r>
      <w:r>
        <w:rPr>
          <w:i/>
          <w:iCs/>
        </w:rPr>
        <w:t>The Stata Journal: Promoting Communications on Statistics and Stata</w:t>
      </w:r>
      <w:r>
        <w:t xml:space="preserve">, </w:t>
      </w:r>
      <w:r>
        <w:rPr>
          <w:i/>
          <w:iCs/>
        </w:rPr>
        <w:t>11</w:t>
      </w:r>
      <w:r>
        <w:t xml:space="preserve">(4), 605–619. (700 </w:t>
      </w:r>
      <w:r>
        <w:rPr>
          <w:rFonts w:ascii="Segoe UI Emoji" w:hAnsi="Segoe UI Emoji" w:cs="Segoe UI Emoji"/>
        </w:rPr>
        <w:t>📊</w:t>
      </w:r>
      <w:r>
        <w:t>). https://doi.org/10.1177/1536867X1201100407</w:t>
      </w:r>
    </w:p>
    <w:p w14:paraId="4AA9314D" w14:textId="77777777" w:rsidR="00397AD8" w:rsidRDefault="00397AD8" w:rsidP="00397AD8">
      <w:pPr>
        <w:pStyle w:val="Bibliography"/>
      </w:pPr>
      <w:r>
        <w:t xml:space="preserve">Huang, H., Fu, R., &amp; Ghose, A. (2023). </w:t>
      </w:r>
      <w:r>
        <w:rPr>
          <w:i/>
          <w:iCs/>
        </w:rPr>
        <w:t>Generative AI and content-creator economy: Evidence from online content creation platforms</w:t>
      </w:r>
      <w:r>
        <w:t xml:space="preserve"> [SSRN Scholarly Paper]. https://doi.org/10.2139/ssrn.4670714</w:t>
      </w:r>
    </w:p>
    <w:p w14:paraId="57D5450B" w14:textId="77777777" w:rsidR="00397AD8" w:rsidRDefault="00397AD8" w:rsidP="00397AD8">
      <w:pPr>
        <w:pStyle w:val="Bibliography"/>
      </w:pPr>
      <w:r>
        <w:t xml:space="preserve">Iqbal, F., Pfarrer, M., Bundy, J. N., Akinola, M., Opie, T., Ho, G., Castel, S., Unzueta, M., Kristal, A., Stevens, F., Brief, A., Zambrotta, N. D., Li, J., Zhang, L. L., Mao, K., Kao, T.-W. (Daniel), Zhang, L., Shao, B. B. M., Choi, T. Y., … Meng, Q. (2024). Monetary income as opportunity cost: Exploring the negative effect on free knowledge contribution of knowledge suppliers. </w:t>
      </w:r>
      <w:r>
        <w:rPr>
          <w:i/>
          <w:iCs/>
        </w:rPr>
        <w:t>Journal of Knowledge Management</w:t>
      </w:r>
      <w:r>
        <w:t xml:space="preserve">, </w:t>
      </w:r>
      <w:r>
        <w:rPr>
          <w:i/>
          <w:iCs/>
        </w:rPr>
        <w:t>28</w:t>
      </w:r>
      <w:r>
        <w:t>(2), 440–462. https://doi.org/10.1108/JKM-09-2022-0694</w:t>
      </w:r>
    </w:p>
    <w:p w14:paraId="2BC68A51" w14:textId="77777777" w:rsidR="00397AD8" w:rsidRDefault="00397AD8" w:rsidP="00397AD8">
      <w:pPr>
        <w:pStyle w:val="Bibliography"/>
      </w:pPr>
      <w:r>
        <w:t xml:space="preserve">Jin, J., Li, Y., Zhong, X., &amp; Zhai, L. (2015). Why users contribute knowledge to online communities: An empirical study of an online social Q&amp;A community. </w:t>
      </w:r>
      <w:r>
        <w:rPr>
          <w:i/>
          <w:iCs/>
        </w:rPr>
        <w:t>Information &amp; Management</w:t>
      </w:r>
      <w:r>
        <w:t xml:space="preserve">, </w:t>
      </w:r>
      <w:r>
        <w:rPr>
          <w:i/>
          <w:iCs/>
        </w:rPr>
        <w:t>52</w:t>
      </w:r>
      <w:r>
        <w:t xml:space="preserve">(7), 840–849. (204 </w:t>
      </w:r>
      <w:r>
        <w:rPr>
          <w:rFonts w:ascii="Segoe UI Emoji" w:hAnsi="Segoe UI Emoji" w:cs="Segoe UI Emoji"/>
        </w:rPr>
        <w:t>📊</w:t>
      </w:r>
      <w:r>
        <w:t>). https://doi.org/10.1016/j.im.2015.07.005</w:t>
      </w:r>
    </w:p>
    <w:p w14:paraId="7AB51EAA" w14:textId="77777777" w:rsidR="00397AD8" w:rsidRDefault="00397AD8" w:rsidP="00397AD8">
      <w:pPr>
        <w:pStyle w:val="Bibliography"/>
      </w:pPr>
      <w:r>
        <w:t xml:space="preserve">Jussupow, E., Benbasat, I., &amp; Heinzl, A. (2020). Why are we averse towards algorithms? A comprehensive literature review on algorithm aversion. </w:t>
      </w:r>
      <w:r>
        <w:rPr>
          <w:i/>
          <w:iCs/>
        </w:rPr>
        <w:t>Proceedings of the 28th European Conference on Information Systems</w:t>
      </w:r>
      <w:r>
        <w:t>. https://aisel.aisnet.org/ecis2020_rp/168</w:t>
      </w:r>
    </w:p>
    <w:p w14:paraId="1166466A" w14:textId="77777777" w:rsidR="00397AD8" w:rsidRDefault="00397AD8" w:rsidP="00397AD8">
      <w:pPr>
        <w:pStyle w:val="Bibliography"/>
      </w:pPr>
      <w:r>
        <w:t xml:space="preserve">Jussupow, E., Benbasat, I., &amp; Heinzl, A. (2024). An Integrative Perspective on Algorithm Aversion and Appreciation in Decision-Making. </w:t>
      </w:r>
      <w:r>
        <w:rPr>
          <w:i/>
          <w:iCs/>
        </w:rPr>
        <w:t>MIS Quarterly</w:t>
      </w:r>
      <w:r>
        <w:t xml:space="preserve">, </w:t>
      </w:r>
      <w:r>
        <w:rPr>
          <w:i/>
          <w:iCs/>
        </w:rPr>
        <w:t>48</w:t>
      </w:r>
      <w:r>
        <w:t xml:space="preserve">(4), 1575–1590. (20 </w:t>
      </w:r>
      <w:r>
        <w:rPr>
          <w:rFonts w:ascii="Segoe UI Emoji" w:hAnsi="Segoe UI Emoji" w:cs="Segoe UI Emoji"/>
        </w:rPr>
        <w:t>📊</w:t>
      </w:r>
      <w:r>
        <w:t>). https://doi.org/10.25300/MISQ/2024/18512</w:t>
      </w:r>
    </w:p>
    <w:p w14:paraId="1BA7FE4B" w14:textId="77777777" w:rsidR="00397AD8" w:rsidRDefault="00397AD8" w:rsidP="00397AD8">
      <w:pPr>
        <w:pStyle w:val="Bibliography"/>
      </w:pPr>
      <w:r>
        <w:t xml:space="preserve">Khansa, L., Ma, X., Liginlal, D., &amp; Kim, S. S. (2015). Understanding Members’ Active Participation in Online Question-and-Answer Communities: A Theory and Empirical Analysis. </w:t>
      </w:r>
      <w:r>
        <w:rPr>
          <w:i/>
          <w:iCs/>
        </w:rPr>
        <w:t>Journal of Management Information Systems</w:t>
      </w:r>
      <w:r>
        <w:t xml:space="preserve">, </w:t>
      </w:r>
      <w:r>
        <w:rPr>
          <w:i/>
          <w:iCs/>
        </w:rPr>
        <w:t>32</w:t>
      </w:r>
      <w:r>
        <w:t xml:space="preserve">(2), 162–203. (146 </w:t>
      </w:r>
      <w:r>
        <w:rPr>
          <w:rFonts w:ascii="Segoe UI Emoji" w:hAnsi="Segoe UI Emoji" w:cs="Segoe UI Emoji"/>
        </w:rPr>
        <w:t>📊</w:t>
      </w:r>
      <w:r>
        <w:t>). https://doi.org/10.1080/07421222.2015.1063293</w:t>
      </w:r>
    </w:p>
    <w:p w14:paraId="16D3360D" w14:textId="77777777" w:rsidR="00397AD8" w:rsidRDefault="00397AD8" w:rsidP="00397AD8">
      <w:pPr>
        <w:pStyle w:val="Bibliography"/>
      </w:pPr>
      <w:r>
        <w:t xml:space="preserve">Law, K. K. F., &amp; Shen, M. (2024). How does artificial intelligence shape audit firms? </w:t>
      </w:r>
      <w:r>
        <w:rPr>
          <w:i/>
          <w:iCs/>
        </w:rPr>
        <w:t>Management Science</w:t>
      </w:r>
      <w:r>
        <w:t xml:space="preserve">, </w:t>
      </w:r>
      <w:r>
        <w:rPr>
          <w:i/>
          <w:iCs/>
        </w:rPr>
        <w:t>ePub ahead of print</w:t>
      </w:r>
      <w:r>
        <w:t>. https://doi.org/10.1287/mnsc.2022.04040</w:t>
      </w:r>
    </w:p>
    <w:p w14:paraId="3FCD4A0B" w14:textId="77777777" w:rsidR="00397AD8" w:rsidRDefault="00397AD8" w:rsidP="00397AD8">
      <w:pPr>
        <w:pStyle w:val="Bibliography"/>
      </w:pPr>
      <w:r>
        <w:lastRenderedPageBreak/>
        <w:t xml:space="preserve">Li, H., Shankar, R., &amp; Stallaert, J. (2020). Invested or indebted: Ex-ante and ex-post reciprocity in online knowledge sharing communities. </w:t>
      </w:r>
      <w:r>
        <w:rPr>
          <w:i/>
          <w:iCs/>
        </w:rPr>
        <w:t>ACM Transactions on Management Information Systems</w:t>
      </w:r>
      <w:r>
        <w:t xml:space="preserve">, </w:t>
      </w:r>
      <w:r>
        <w:rPr>
          <w:i/>
          <w:iCs/>
        </w:rPr>
        <w:t>11</w:t>
      </w:r>
      <w:r>
        <w:t>(1), 1–26. https://doi.org/10.1145/3371388</w:t>
      </w:r>
    </w:p>
    <w:p w14:paraId="419E601D" w14:textId="77777777" w:rsidR="00397AD8" w:rsidRDefault="00397AD8" w:rsidP="00397AD8">
      <w:pPr>
        <w:pStyle w:val="Bibliography"/>
      </w:pPr>
      <w:r>
        <w:t xml:space="preserve">Li, L., Li, A., Song, X., Li, X., Huang, K., &amp; Ye, E. M. (2023). Characterizing response quantity on academic social Q&amp;A sites: A multidiscipline comparison of linguistic characteristics of questions. </w:t>
      </w:r>
      <w:r>
        <w:rPr>
          <w:i/>
          <w:iCs/>
        </w:rPr>
        <w:t>Library Hi Tech</w:t>
      </w:r>
      <w:r>
        <w:t xml:space="preserve">, </w:t>
      </w:r>
      <w:r>
        <w:rPr>
          <w:i/>
          <w:iCs/>
        </w:rPr>
        <w:t>41</w:t>
      </w:r>
      <w:r>
        <w:t>(3), 921–938. https://doi.org/10.1108/LHT-05-2021-0161</w:t>
      </w:r>
    </w:p>
    <w:p w14:paraId="73DA0363" w14:textId="77777777" w:rsidR="00397AD8" w:rsidRDefault="00397AD8" w:rsidP="00397AD8">
      <w:pPr>
        <w:pStyle w:val="Bibliography"/>
      </w:pPr>
      <w:r>
        <w:t xml:space="preserve">Li, P., Castelo, N., Katona, Z., &amp; Sarvary, M. (2024). Frontiers: Determining the validity of large language models for automated perceptual analysis. </w:t>
      </w:r>
      <w:r>
        <w:rPr>
          <w:i/>
          <w:iCs/>
        </w:rPr>
        <w:t>Marketing Science</w:t>
      </w:r>
      <w:r>
        <w:t xml:space="preserve">, </w:t>
      </w:r>
      <w:r>
        <w:rPr>
          <w:i/>
          <w:iCs/>
        </w:rPr>
        <w:t>43</w:t>
      </w:r>
      <w:r>
        <w:t>(2), 254–266. https://doi.org/10.1287/mksc.2023.0454</w:t>
      </w:r>
    </w:p>
    <w:p w14:paraId="0DC0D86A" w14:textId="77777777" w:rsidR="00397AD8" w:rsidRDefault="00397AD8" w:rsidP="00397AD8">
      <w:pPr>
        <w:pStyle w:val="Bibliography"/>
      </w:pPr>
      <w:r>
        <w:t xml:space="preserve">Li, X., &amp; Kim, K. (2024). </w:t>
      </w:r>
      <w:r>
        <w:rPr>
          <w:i/>
          <w:iCs/>
        </w:rPr>
        <w:t>Unveiling the effects of LLMs: Shifting UGC contribution in an online coding community</w:t>
      </w:r>
      <w:r>
        <w:t xml:space="preserve"> [SSRN Scholarly Paper]. https://doi.org/10.2139/ssrn.4650025</w:t>
      </w:r>
    </w:p>
    <w:p w14:paraId="3A3B2044" w14:textId="77777777" w:rsidR="00397AD8" w:rsidRDefault="00397AD8" w:rsidP="00397AD8">
      <w:pPr>
        <w:pStyle w:val="Bibliography"/>
      </w:pPr>
      <w:r>
        <w:t xml:space="preserve">Logg, J. M., Minson, J. A., &amp; Moore, D. A. (2019). Algorithm appreciation: People prefer algorithmic to human judgment. </w:t>
      </w:r>
      <w:r>
        <w:rPr>
          <w:i/>
          <w:iCs/>
        </w:rPr>
        <w:t>Organizational Behavior and Human Decision Processes</w:t>
      </w:r>
      <w:r>
        <w:t xml:space="preserve">, </w:t>
      </w:r>
      <w:r>
        <w:rPr>
          <w:i/>
          <w:iCs/>
        </w:rPr>
        <w:t>151</w:t>
      </w:r>
      <w:r>
        <w:t>, 90–103. https://doi.org/10.1016/j.obhdp.2018.12.005</w:t>
      </w:r>
    </w:p>
    <w:p w14:paraId="0951AEAB" w14:textId="77777777" w:rsidR="00397AD8" w:rsidRDefault="00397AD8" w:rsidP="00397AD8">
      <w:pPr>
        <w:pStyle w:val="Bibliography"/>
      </w:pPr>
      <w:r>
        <w:t xml:space="preserve">Luo, L., Wang, Y., Duan, S., Shang, S., Ma, B., &amp; Zhou, X. (2024). Continuous knowledge contribution in social Q&amp;A communities: The moderation effects of self-presentation and motivational affordances. </w:t>
      </w:r>
      <w:r>
        <w:rPr>
          <w:i/>
          <w:iCs/>
        </w:rPr>
        <w:t>Information Technology &amp; People</w:t>
      </w:r>
      <w:r>
        <w:t xml:space="preserve">, </w:t>
      </w:r>
      <w:r>
        <w:rPr>
          <w:i/>
          <w:iCs/>
        </w:rPr>
        <w:t>37</w:t>
      </w:r>
      <w:r>
        <w:t>(5), 1950–1982. https://doi.org/10.1108/ITP-02-2022-0128</w:t>
      </w:r>
    </w:p>
    <w:p w14:paraId="1DA6810F" w14:textId="77777777" w:rsidR="00397AD8" w:rsidRDefault="00397AD8" w:rsidP="00397AD8">
      <w:pPr>
        <w:pStyle w:val="Bibliography"/>
      </w:pPr>
      <w:r>
        <w:t xml:space="preserve">Mamykina, L., Manoim, B., Mittal, M., Hripcsak, G., &amp; Hartmann, B. (2011). Design lessons from the fastest Q&amp;A site in the west. </w:t>
      </w:r>
      <w:r>
        <w:rPr>
          <w:i/>
          <w:iCs/>
        </w:rPr>
        <w:t>Proceedings of the SIGCHI Conference on Human Factors in Computing Systems, CHI ’11</w:t>
      </w:r>
      <w:r>
        <w:t xml:space="preserve">, 2857–2866. (619 </w:t>
      </w:r>
      <w:r>
        <w:rPr>
          <w:rFonts w:ascii="Segoe UI Emoji" w:hAnsi="Segoe UI Emoji" w:cs="Segoe UI Emoji"/>
        </w:rPr>
        <w:t>📊</w:t>
      </w:r>
      <w:r>
        <w:t>). https://doi.org/10.1145/1978942.1979366</w:t>
      </w:r>
    </w:p>
    <w:p w14:paraId="17B1D300" w14:textId="77777777" w:rsidR="00397AD8" w:rsidRDefault="00397AD8" w:rsidP="00397AD8">
      <w:pPr>
        <w:pStyle w:val="Bibliography"/>
      </w:pPr>
      <w:r>
        <w:t xml:space="preserve">Meng, X., Webster, S. A., &amp; Butler, B. S. (2013). Motivational effects of badge systems on participation in Stack Exchange social Q&amp;A online community. </w:t>
      </w:r>
      <w:r>
        <w:rPr>
          <w:i/>
          <w:iCs/>
        </w:rPr>
        <w:t>Proc. Americas Conf. on Information Systems (AMCIS) 2013</w:t>
      </w:r>
      <w:r>
        <w:t>.</w:t>
      </w:r>
    </w:p>
    <w:p w14:paraId="1BF86378" w14:textId="77777777" w:rsidR="00397AD8" w:rsidRDefault="00397AD8" w:rsidP="00397AD8">
      <w:pPr>
        <w:pStyle w:val="Bibliography"/>
      </w:pPr>
      <w:r>
        <w:t xml:space="preserve">Moon, J. Y., &amp; Sproull, L. S. (2008). The role of feedback in managing the internet-based volunteer work force. </w:t>
      </w:r>
      <w:r>
        <w:rPr>
          <w:i/>
          <w:iCs/>
        </w:rPr>
        <w:t>Information Systems Research</w:t>
      </w:r>
      <w:r>
        <w:t xml:space="preserve">, </w:t>
      </w:r>
      <w:r>
        <w:rPr>
          <w:i/>
          <w:iCs/>
        </w:rPr>
        <w:t>19</w:t>
      </w:r>
      <w:r>
        <w:t>(4), 494–515. https://doi.org/10.1287/isre.1080.0208</w:t>
      </w:r>
    </w:p>
    <w:p w14:paraId="230CBC7A" w14:textId="77777777" w:rsidR="00397AD8" w:rsidRDefault="00397AD8" w:rsidP="00397AD8">
      <w:pPr>
        <w:pStyle w:val="Bibliography"/>
      </w:pPr>
      <w:r>
        <w:t xml:space="preserve">Mosier, K. L., Skitka, L. J., Heers, S., &amp; Burdick, M. (2015). Automation Bias: Decision Making and Performance in High-Tech Cockpits. In </w:t>
      </w:r>
      <w:r>
        <w:rPr>
          <w:i/>
          <w:iCs/>
        </w:rPr>
        <w:t>Decision Making in Aviation</w:t>
      </w:r>
      <w:r>
        <w:t>. Routledge.</w:t>
      </w:r>
    </w:p>
    <w:p w14:paraId="3AA74B8B" w14:textId="77777777" w:rsidR="00397AD8" w:rsidRDefault="00397AD8" w:rsidP="00397AD8">
      <w:pPr>
        <w:pStyle w:val="Bibliography"/>
      </w:pPr>
      <w:r>
        <w:lastRenderedPageBreak/>
        <w:t xml:space="preserve">Noy, S., &amp; Zhang, W. (2023). Experimental evidence on the productivity effects of generative artificial intelligence. </w:t>
      </w:r>
      <w:r>
        <w:rPr>
          <w:i/>
          <w:iCs/>
        </w:rPr>
        <w:t>Science</w:t>
      </w:r>
      <w:r>
        <w:t xml:space="preserve">, </w:t>
      </w:r>
      <w:r>
        <w:rPr>
          <w:i/>
          <w:iCs/>
        </w:rPr>
        <w:t>381</w:t>
      </w:r>
      <w:r>
        <w:t xml:space="preserve">(6654), 187–192. (520 </w:t>
      </w:r>
      <w:r>
        <w:rPr>
          <w:rFonts w:ascii="Segoe UI Emoji" w:hAnsi="Segoe UI Emoji" w:cs="Segoe UI Emoji"/>
        </w:rPr>
        <w:t>📊</w:t>
      </w:r>
      <w:r>
        <w:t>). https://doi.org/10.1126/science.adh2586</w:t>
      </w:r>
    </w:p>
    <w:p w14:paraId="3F09E851" w14:textId="77777777" w:rsidR="00397AD8" w:rsidRDefault="00397AD8" w:rsidP="00397AD8">
      <w:pPr>
        <w:pStyle w:val="Bibliography"/>
      </w:pPr>
      <w:r>
        <w:t xml:space="preserve">Nunn, N., &amp; Wantchekon, L. (2011). The Slave Trade and the Origins of Mistrust in Africa. </w:t>
      </w:r>
      <w:r>
        <w:rPr>
          <w:i/>
          <w:iCs/>
        </w:rPr>
        <w:t>American Economic Review</w:t>
      </w:r>
      <w:r>
        <w:t xml:space="preserve">, </w:t>
      </w:r>
      <w:r>
        <w:rPr>
          <w:i/>
          <w:iCs/>
        </w:rPr>
        <w:t>101</w:t>
      </w:r>
      <w:r>
        <w:t xml:space="preserve">(7), 3221–3252. (1454 </w:t>
      </w:r>
      <w:r>
        <w:rPr>
          <w:rFonts w:ascii="Segoe UI Emoji" w:hAnsi="Segoe UI Emoji" w:cs="Segoe UI Emoji"/>
        </w:rPr>
        <w:t>📊</w:t>
      </w:r>
      <w:r>
        <w:t>). https://doi.org/10.1257/aer.101.7.3221</w:t>
      </w:r>
    </w:p>
    <w:p w14:paraId="7A223693" w14:textId="77777777" w:rsidR="00397AD8" w:rsidRDefault="00397AD8" w:rsidP="00397AD8">
      <w:pPr>
        <w:pStyle w:val="Bibliography"/>
      </w:pPr>
      <w:r>
        <w:t xml:space="preserve">Oliver, R. L. (1980). A cognitive model of the antecedents and consequences of satisfaction decisions. </w:t>
      </w:r>
      <w:r>
        <w:rPr>
          <w:i/>
          <w:iCs/>
        </w:rPr>
        <w:t>Journal of Marketing Research</w:t>
      </w:r>
      <w:r>
        <w:t xml:space="preserve">, </w:t>
      </w:r>
      <w:r>
        <w:rPr>
          <w:i/>
          <w:iCs/>
        </w:rPr>
        <w:t>17</w:t>
      </w:r>
      <w:r>
        <w:t>(4), 460. https://doi.org/10.2307/3150499</w:t>
      </w:r>
    </w:p>
    <w:p w14:paraId="0D94ACBA" w14:textId="77777777" w:rsidR="00397AD8" w:rsidRDefault="00397AD8" w:rsidP="00397AD8">
      <w:pPr>
        <w:pStyle w:val="Bibliography"/>
      </w:pPr>
      <w:r>
        <w:t xml:space="preserve">Oster, E. (2019). Unobservable selection and coefficient stability: Theory and evidence. </w:t>
      </w:r>
      <w:r>
        <w:rPr>
          <w:i/>
          <w:iCs/>
        </w:rPr>
        <w:t>Journal of Business &amp; Economic Statistics</w:t>
      </w:r>
      <w:r>
        <w:t xml:space="preserve">, </w:t>
      </w:r>
      <w:r>
        <w:rPr>
          <w:i/>
          <w:iCs/>
        </w:rPr>
        <w:t>37</w:t>
      </w:r>
      <w:r>
        <w:t>(2), 187–204. https://doi.org/10.1080/07350015.2016.1227711</w:t>
      </w:r>
    </w:p>
    <w:p w14:paraId="1BB310D9" w14:textId="77777777" w:rsidR="00397AD8" w:rsidRDefault="00397AD8" w:rsidP="00397AD8">
      <w:pPr>
        <w:pStyle w:val="Bibliography"/>
      </w:pPr>
      <w:r>
        <w:t xml:space="preserve">Pakarinen, P., &amp; Huising, R. (2023). Relational expertise: What machines can’t know. </w:t>
      </w:r>
      <w:r>
        <w:rPr>
          <w:i/>
          <w:iCs/>
        </w:rPr>
        <w:t>Journal of Management Studies</w:t>
      </w:r>
      <w:r>
        <w:t xml:space="preserve">, </w:t>
      </w:r>
      <w:r>
        <w:rPr>
          <w:i/>
          <w:iCs/>
        </w:rPr>
        <w:t>ePub ahead of print</w:t>
      </w:r>
      <w:r>
        <w:t>. https://doi.org/10.1111/joms.12915</w:t>
      </w:r>
    </w:p>
    <w:p w14:paraId="3F9A0DEE" w14:textId="77777777" w:rsidR="00397AD8" w:rsidRDefault="00397AD8" w:rsidP="00397AD8">
      <w:pPr>
        <w:pStyle w:val="Bibliography"/>
      </w:pPr>
      <w:r>
        <w:t xml:space="preserve">Petty, R. E., Cacioppo, J. T., Petty, R. E., &amp; Cacioppo, J. T. (1986). The elaboration likelihood model of persuasion. </w:t>
      </w:r>
      <w:r>
        <w:rPr>
          <w:i/>
          <w:iCs/>
        </w:rPr>
        <w:t>Advances in Experimental Social Psychology</w:t>
      </w:r>
      <w:r>
        <w:t xml:space="preserve">, </w:t>
      </w:r>
      <w:r>
        <w:rPr>
          <w:i/>
          <w:iCs/>
        </w:rPr>
        <w:t>19</w:t>
      </w:r>
      <w:r>
        <w:t>. https://doi.org/10.1016/S0065-2601(08)60214-2</w:t>
      </w:r>
    </w:p>
    <w:p w14:paraId="141526AD" w14:textId="77777777" w:rsidR="00397AD8" w:rsidRDefault="00397AD8" w:rsidP="00397AD8">
      <w:pPr>
        <w:pStyle w:val="Bibliography"/>
      </w:pPr>
      <w:r>
        <w:t xml:space="preserve">Quinn, M., &amp; Gutt, D. (2023). </w:t>
      </w:r>
      <w:r>
        <w:rPr>
          <w:i/>
          <w:iCs/>
        </w:rPr>
        <w:t>The effect of generative artificial intelligence on Q&amp;A platforms – Consequences for questions, answers, question readability, and novelty</w:t>
      </w:r>
      <w:r>
        <w:t xml:space="preserve"> [SSRN Scholarly Paper]. https://doi.org/10.2139/ssrn.4522386</w:t>
      </w:r>
    </w:p>
    <w:p w14:paraId="0A796BB4" w14:textId="77777777" w:rsidR="00397AD8" w:rsidRDefault="00397AD8" w:rsidP="00397AD8">
      <w:pPr>
        <w:pStyle w:val="Bibliography"/>
      </w:pPr>
      <w:r>
        <w:t xml:space="preserve">Raymond, E. S. (2014). </w:t>
      </w:r>
      <w:r>
        <w:rPr>
          <w:i/>
          <w:iCs/>
        </w:rPr>
        <w:t>How to ask questions the smart way</w:t>
      </w:r>
      <w:r>
        <w:t>. Eric S. Raymond. https://forum.kicad.info/uploads/short-url/j5N5lgcgoPTq9KeJRF9WqKYRzus.pdf</w:t>
      </w:r>
    </w:p>
    <w:p w14:paraId="6F259C59" w14:textId="77777777" w:rsidR="00397AD8" w:rsidRDefault="00397AD8" w:rsidP="00397AD8">
      <w:pPr>
        <w:pStyle w:val="Bibliography"/>
      </w:pPr>
      <w:r>
        <w:t xml:space="preserve">Reimers, N., &amp; Gurevych, I. (2019). </w:t>
      </w:r>
      <w:r>
        <w:rPr>
          <w:i/>
          <w:iCs/>
        </w:rPr>
        <w:t>Sentence-BERT: Sentence embeddings using siamese BERT-networks</w:t>
      </w:r>
      <w:r>
        <w:t xml:space="preserve"> (arXiv arXiv:1908.10084). arXiv. https://doi.org/10.48550/arXiv.1908.10084</w:t>
      </w:r>
    </w:p>
    <w:p w14:paraId="10EBF8DF" w14:textId="77777777" w:rsidR="00397AD8" w:rsidRDefault="00397AD8" w:rsidP="00397AD8">
      <w:pPr>
        <w:pStyle w:val="Bibliography"/>
      </w:pPr>
      <w:r>
        <w:t xml:space="preserve">Samuelson, P. A. (1938). The Empirical Implications of Utility Analysis. </w:t>
      </w:r>
      <w:r>
        <w:rPr>
          <w:i/>
          <w:iCs/>
        </w:rPr>
        <w:t>Econometrica</w:t>
      </w:r>
      <w:r>
        <w:t xml:space="preserve">, </w:t>
      </w:r>
      <w:r>
        <w:rPr>
          <w:i/>
          <w:iCs/>
        </w:rPr>
        <w:t>6</w:t>
      </w:r>
      <w:r>
        <w:t xml:space="preserve">(4), 344. (76 </w:t>
      </w:r>
      <w:r>
        <w:rPr>
          <w:rFonts w:ascii="Segoe UI Emoji" w:hAnsi="Segoe UI Emoji" w:cs="Segoe UI Emoji"/>
        </w:rPr>
        <w:t>📊</w:t>
      </w:r>
      <w:r>
        <w:t>). https://doi.org/10.2307/1905411</w:t>
      </w:r>
    </w:p>
    <w:p w14:paraId="47B74446" w14:textId="77777777" w:rsidR="00397AD8" w:rsidRDefault="00397AD8" w:rsidP="00397AD8">
      <w:pPr>
        <w:pStyle w:val="Bibliography"/>
      </w:pPr>
      <w:r>
        <w:t xml:space="preserve">Sanatizadeh, A., Lu, Y., Zhao, K., &amp; Hu, Y. (2023). </w:t>
      </w:r>
      <w:r>
        <w:rPr>
          <w:i/>
          <w:iCs/>
        </w:rPr>
        <w:t>Information foraging in the era of AI: Exploring the effect of ChatGPT on digital Q&amp;A platforms</w:t>
      </w:r>
      <w:r>
        <w:t xml:space="preserve"> [SSRN Scholarly Paper]. https://doi.org/10.2139/ssrn.4459729</w:t>
      </w:r>
    </w:p>
    <w:p w14:paraId="5CC31349" w14:textId="77777777" w:rsidR="00397AD8" w:rsidRDefault="00397AD8" w:rsidP="00397AD8">
      <w:pPr>
        <w:pStyle w:val="Bibliography"/>
      </w:pPr>
      <w:r>
        <w:t xml:space="preserve">Shan, G., &amp; Qiu, L. (2023). </w:t>
      </w:r>
      <w:r>
        <w:rPr>
          <w:i/>
          <w:iCs/>
        </w:rPr>
        <w:t>Examining the impact of generative AI on users’ voluntary knowledge contribution: Evidence from a natural experiment on Stack Overflow</w:t>
      </w:r>
      <w:r>
        <w:t xml:space="preserve"> (SSRN Scholarly Paper No. 4462976). (3 </w:t>
      </w:r>
      <w:r>
        <w:rPr>
          <w:rFonts w:ascii="Segoe UI Emoji" w:hAnsi="Segoe UI Emoji" w:cs="Segoe UI Emoji"/>
        </w:rPr>
        <w:t>📊</w:t>
      </w:r>
      <w:r>
        <w:t>). https://doi.org/10.2139/ssrn.4462976</w:t>
      </w:r>
    </w:p>
    <w:p w14:paraId="42C7B9E7" w14:textId="77777777" w:rsidR="00397AD8" w:rsidRDefault="00397AD8" w:rsidP="00397AD8">
      <w:pPr>
        <w:pStyle w:val="Bibliography"/>
      </w:pPr>
      <w:r>
        <w:lastRenderedPageBreak/>
        <w:t xml:space="preserve">Shi, C., Hu, P., Fan, W., &amp; Qiu, L. (2024). Competitive peer influence on knowledge contribution behaviors in online Q&amp;A communities: A social comparison perspective. </w:t>
      </w:r>
      <w:r>
        <w:rPr>
          <w:i/>
          <w:iCs/>
        </w:rPr>
        <w:t>Internet Research</w:t>
      </w:r>
      <w:r>
        <w:t xml:space="preserve">, </w:t>
      </w:r>
      <w:r>
        <w:rPr>
          <w:i/>
          <w:iCs/>
        </w:rPr>
        <w:t>34</w:t>
      </w:r>
      <w:r>
        <w:t>(5), 1577–1601. https://doi.org/10.1108/INTR-07-2022-0510</w:t>
      </w:r>
    </w:p>
    <w:p w14:paraId="0333995B" w14:textId="77777777" w:rsidR="00397AD8" w:rsidRDefault="00397AD8" w:rsidP="00397AD8">
      <w:pPr>
        <w:pStyle w:val="Bibliography"/>
      </w:pPr>
      <w:r>
        <w:t xml:space="preserve">Simon, H. A. (1996). Designing organizations for an information-rich world. </w:t>
      </w:r>
      <w:r>
        <w:rPr>
          <w:i/>
          <w:iCs/>
        </w:rPr>
        <w:t>International Library of Critical Writings in Economics</w:t>
      </w:r>
      <w:r>
        <w:t xml:space="preserve">, </w:t>
      </w:r>
      <w:r>
        <w:rPr>
          <w:i/>
          <w:iCs/>
        </w:rPr>
        <w:t>70</w:t>
      </w:r>
      <w:r>
        <w:t>, 187–202.</w:t>
      </w:r>
    </w:p>
    <w:p w14:paraId="6D8EE1A4" w14:textId="77777777" w:rsidR="00397AD8" w:rsidRDefault="00397AD8" w:rsidP="00397AD8">
      <w:pPr>
        <w:pStyle w:val="Bibliography"/>
      </w:pPr>
      <w:r>
        <w:t xml:space="preserve">Su, Y., Zhang, K., Wang, Q., &amp; Qiu, L. (2023). </w:t>
      </w:r>
      <w:r>
        <w:rPr>
          <w:i/>
          <w:iCs/>
        </w:rPr>
        <w:t>Generative AI and human knowledge sharing: Evidence from a natural experiment</w:t>
      </w:r>
      <w:r>
        <w:t xml:space="preserve"> (SSRN Scholarly Paper No. 4628786). https://doi.org/10.2139/ssrn.4628786</w:t>
      </w:r>
    </w:p>
    <w:p w14:paraId="1D734984" w14:textId="77777777" w:rsidR="00397AD8" w:rsidRDefault="00397AD8" w:rsidP="00397AD8">
      <w:pPr>
        <w:pStyle w:val="Bibliography"/>
      </w:pPr>
      <w:r>
        <w:t xml:space="preserve">Sundar, S. S. &amp; others. (2008). </w:t>
      </w:r>
      <w:r>
        <w:rPr>
          <w:i/>
          <w:iCs/>
        </w:rPr>
        <w:t>The MAIN model: A heuristic approach to understanding technology effects on credibility</w:t>
      </w:r>
      <w:r>
        <w:t>. MacArthur Foundation Digital Media and Learning Initiative Cambridge, MA.</w:t>
      </w:r>
    </w:p>
    <w:p w14:paraId="6AD81DF3" w14:textId="77777777" w:rsidR="00397AD8" w:rsidRDefault="00397AD8" w:rsidP="00397AD8">
      <w:pPr>
        <w:pStyle w:val="Bibliography"/>
      </w:pPr>
      <w:r>
        <w:t xml:space="preserve">Varian, H. R. (1982). The Nonparametric Approach to Demand Analysis. </w:t>
      </w:r>
      <w:r>
        <w:rPr>
          <w:i/>
          <w:iCs/>
        </w:rPr>
        <w:t>Econometrica</w:t>
      </w:r>
      <w:r>
        <w:t xml:space="preserve">, </w:t>
      </w:r>
      <w:r>
        <w:rPr>
          <w:i/>
          <w:iCs/>
        </w:rPr>
        <w:t>50</w:t>
      </w:r>
      <w:r>
        <w:t xml:space="preserve">(4), 945. (727 </w:t>
      </w:r>
      <w:r>
        <w:rPr>
          <w:rFonts w:ascii="Segoe UI Emoji" w:hAnsi="Segoe UI Emoji" w:cs="Segoe UI Emoji"/>
        </w:rPr>
        <w:t>📊</w:t>
      </w:r>
      <w:r>
        <w:t>). https://doi.org/10.2307/1912771</w:t>
      </w:r>
    </w:p>
    <w:p w14:paraId="0001DAAF" w14:textId="77777777" w:rsidR="00397AD8" w:rsidRDefault="00397AD8" w:rsidP="00397AD8">
      <w:pPr>
        <w:pStyle w:val="Bibliography"/>
      </w:pPr>
      <w:r>
        <w:t xml:space="preserve">Wang, N., Liu, Y., &amp; Xiao, S. (2022). Which feedback matters? The role of expressions and valence in continuous high-quality knowledge contribution in the online Q&amp;A community. </w:t>
      </w:r>
      <w:r>
        <w:rPr>
          <w:i/>
          <w:iCs/>
        </w:rPr>
        <w:t>Decision Support Systems</w:t>
      </w:r>
      <w:r>
        <w:t xml:space="preserve">, </w:t>
      </w:r>
      <w:r>
        <w:rPr>
          <w:i/>
          <w:iCs/>
        </w:rPr>
        <w:t>156</w:t>
      </w:r>
      <w:r>
        <w:t>, 113750. https://doi.org/10.1016/j.dss.2022.113750</w:t>
      </w:r>
    </w:p>
    <w:p w14:paraId="622F1229" w14:textId="77777777" w:rsidR="00397AD8" w:rsidRDefault="00397AD8" w:rsidP="00397AD8">
      <w:pPr>
        <w:pStyle w:val="Bibliography"/>
      </w:pPr>
      <w:r>
        <w:t xml:space="preserve">Wang, W., Gao, G. (Gordon), &amp; Agarwal, R. (2024). Friend or foe? Teaming between artificial intelligence and workers with variation in experience. </w:t>
      </w:r>
      <w:r>
        <w:rPr>
          <w:i/>
          <w:iCs/>
        </w:rPr>
        <w:t>Management Science</w:t>
      </w:r>
      <w:r>
        <w:t xml:space="preserve">, </w:t>
      </w:r>
      <w:r>
        <w:rPr>
          <w:i/>
          <w:iCs/>
        </w:rPr>
        <w:t>70</w:t>
      </w:r>
      <w:r>
        <w:t xml:space="preserve">(9), 5753–5775. (13 </w:t>
      </w:r>
      <w:r>
        <w:rPr>
          <w:rFonts w:ascii="Segoe UI Emoji" w:hAnsi="Segoe UI Emoji" w:cs="Segoe UI Emoji"/>
        </w:rPr>
        <w:t>📊</w:t>
      </w:r>
      <w:r>
        <w:t>). https://doi.org/10.1287/mnsc.2021.00588</w:t>
      </w:r>
    </w:p>
    <w:p w14:paraId="42D89DA4" w14:textId="77777777" w:rsidR="00397AD8" w:rsidRDefault="00397AD8" w:rsidP="00397AD8">
      <w:pPr>
        <w:pStyle w:val="Bibliography"/>
      </w:pPr>
      <w:r>
        <w:t xml:space="preserve">Wang, X. (Shawn), &amp; Zheng, J. (2024). </w:t>
      </w:r>
      <w:r>
        <w:rPr>
          <w:i/>
          <w:iCs/>
        </w:rPr>
        <w:t>Can banning AI-generated content save user-generated Q&amp;A platforms?</w:t>
      </w:r>
      <w:r>
        <w:t xml:space="preserve"> [SSRN Scholarly Paper]. https://doi.org/10.2139/ssrn.4750326</w:t>
      </w:r>
    </w:p>
    <w:p w14:paraId="0B246FC1" w14:textId="77777777" w:rsidR="00397AD8" w:rsidRDefault="00397AD8" w:rsidP="00397AD8">
      <w:pPr>
        <w:pStyle w:val="Bibliography"/>
      </w:pPr>
      <w:r>
        <w:t xml:space="preserve">Wasko, &amp; Faraj. (2005). Why Should I Share? Examining Social Capital and Knowledge Contribution in Electronic Networks of Practice. </w:t>
      </w:r>
      <w:r>
        <w:rPr>
          <w:i/>
          <w:iCs/>
        </w:rPr>
        <w:t>MIS Quarterly</w:t>
      </w:r>
      <w:r>
        <w:t xml:space="preserve">, </w:t>
      </w:r>
      <w:r>
        <w:rPr>
          <w:i/>
          <w:iCs/>
        </w:rPr>
        <w:t>29</w:t>
      </w:r>
      <w:r>
        <w:t xml:space="preserve">(1), 35. (5189 </w:t>
      </w:r>
      <w:r>
        <w:rPr>
          <w:rFonts w:ascii="Segoe UI Emoji" w:hAnsi="Segoe UI Emoji" w:cs="Segoe UI Emoji"/>
        </w:rPr>
        <w:t>📊</w:t>
      </w:r>
      <w:r>
        <w:t>). https://doi.org/10.2307/25148667</w:t>
      </w:r>
    </w:p>
    <w:p w14:paraId="0FDFE40E" w14:textId="77777777" w:rsidR="00397AD8" w:rsidRDefault="00397AD8" w:rsidP="00397AD8">
      <w:pPr>
        <w:pStyle w:val="Bibliography"/>
      </w:pPr>
      <w:r>
        <w:t xml:space="preserve">Wei, X., Chen, W., &amp; Zhu, K. (2015). Motivating user contributions in online knowledge communities: Virtual rewards and reputation. </w:t>
      </w:r>
      <w:r>
        <w:rPr>
          <w:i/>
          <w:iCs/>
        </w:rPr>
        <w:t>Proc. 48th Hawaii International Conf. on System Sciences (HICSS) 2015</w:t>
      </w:r>
      <w:r>
        <w:t>, 3760–3769. https://doi.org/10.1109/HICSS.2015.452</w:t>
      </w:r>
    </w:p>
    <w:p w14:paraId="1B3CB59E" w14:textId="77777777" w:rsidR="00397AD8" w:rsidRDefault="00397AD8" w:rsidP="00397AD8">
      <w:pPr>
        <w:pStyle w:val="Bibliography"/>
      </w:pPr>
      <w:r>
        <w:t xml:space="preserve">Wigfield, A., &amp; Eccles, J. S. (2000). Expectancy–Value Theory of Achievement Motivation. </w:t>
      </w:r>
      <w:r>
        <w:rPr>
          <w:i/>
          <w:iCs/>
        </w:rPr>
        <w:t>Contemporary Educational Psychology</w:t>
      </w:r>
      <w:r>
        <w:t xml:space="preserve">, </w:t>
      </w:r>
      <w:r>
        <w:rPr>
          <w:i/>
          <w:iCs/>
        </w:rPr>
        <w:t>25</w:t>
      </w:r>
      <w:r>
        <w:t xml:space="preserve">(1), 68–81. (6307 </w:t>
      </w:r>
      <w:r>
        <w:rPr>
          <w:rFonts w:ascii="Segoe UI Emoji" w:hAnsi="Segoe UI Emoji" w:cs="Segoe UI Emoji"/>
        </w:rPr>
        <w:t>📊</w:t>
      </w:r>
      <w:r>
        <w:t>). https://doi.org/10.1006/ceps.1999.1015</w:t>
      </w:r>
    </w:p>
    <w:p w14:paraId="031041A6" w14:textId="77777777" w:rsidR="00397AD8" w:rsidRDefault="00397AD8" w:rsidP="00397AD8">
      <w:pPr>
        <w:pStyle w:val="Bibliography"/>
      </w:pPr>
      <w:r>
        <w:lastRenderedPageBreak/>
        <w:t xml:space="preserve">Xue, J., Wang, L., Zheng, J., Li, Y., &amp; Tan, Y. (2023). ChatGPT is a user-generated knowledge-sharing killer. </w:t>
      </w:r>
      <w:r>
        <w:rPr>
          <w:i/>
          <w:iCs/>
        </w:rPr>
        <w:t>Proc. International Conf. on Information Systems (ICIS) 2023</w:t>
      </w:r>
      <w:r>
        <w:t>, 8.</w:t>
      </w:r>
    </w:p>
    <w:p w14:paraId="21B32937" w14:textId="77777777" w:rsidR="00397AD8" w:rsidRDefault="00397AD8" w:rsidP="00397AD8">
      <w:pPr>
        <w:pStyle w:val="Bibliography"/>
      </w:pPr>
      <w:r>
        <w:t xml:space="preserve">Yeverechyahu, D., Mayya, R., &amp; Oestreicher-Singer, G. (2024). </w:t>
      </w:r>
      <w:r>
        <w:rPr>
          <w:i/>
          <w:iCs/>
        </w:rPr>
        <w:t>The impact of large language models on open-source innovation: Evidence from GitHub Copilot</w:t>
      </w:r>
      <w:r>
        <w:t xml:space="preserve"> [SSRN Scholarly Paper]. https://doi.org/10.2139/ssrn.4684662</w:t>
      </w:r>
    </w:p>
    <w:p w14:paraId="7140E764" w14:textId="77777777" w:rsidR="00397AD8" w:rsidRDefault="00397AD8" w:rsidP="00397AD8">
      <w:pPr>
        <w:pStyle w:val="Bibliography"/>
      </w:pPr>
      <w:r>
        <w:t xml:space="preserve">Zhao, W., Wang, W., &amp; Viswanathan, S. (2024). </w:t>
      </w:r>
      <w:r>
        <w:rPr>
          <w:i/>
          <w:iCs/>
        </w:rPr>
        <w:t>Spillover effects of generative AI on human-generated content creation: Evidence from a crowd-sourcing design platform</w:t>
      </w:r>
      <w:r>
        <w:t xml:space="preserve"> [SSRN Scholarly Paper]. https://doi.org/10.2139/ssrn.4693181</w:t>
      </w:r>
    </w:p>
    <w:p w14:paraId="191B04D5" w14:textId="47F84366" w:rsidR="000755B4" w:rsidRPr="0022223D" w:rsidRDefault="006833EA" w:rsidP="00717875">
      <w:pPr>
        <w:pStyle w:val="Bibliography"/>
      </w:pPr>
      <w:r w:rsidRPr="0022223D">
        <w:fldChar w:fldCharType="end"/>
      </w:r>
      <w:bookmarkEnd w:id="0"/>
    </w:p>
    <w:sectPr w:rsidR="000755B4" w:rsidRPr="0022223D" w:rsidSect="000862C8">
      <w:headerReference w:type="even" r:id="rId27"/>
      <w:footerReference w:type="even" r:id="rId28"/>
      <w:footerReference w:type="default" r:id="rId29"/>
      <w:headerReference w:type="first" r:id="rId30"/>
      <w:footerReference w:type="first" r:id="rId31"/>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18" w:author="Dylan CHEN" w:date="2026-03-20T16:24:00Z" w:initials="DC">
    <w:p w14:paraId="065F24A1" w14:textId="77777777" w:rsidR="00CF5651" w:rsidRDefault="00AB6132" w:rsidP="00CF5651">
      <w:r>
        <w:rPr>
          <w:rStyle w:val="CommentReference"/>
        </w:rPr>
        <w:annotationRef/>
      </w:r>
      <w:r w:rsidR="00CF5651">
        <w:rPr>
          <w:rFonts w:ascii="Georgia" w:eastAsiaTheme="minorEastAsia" w:hAnsi="Georgia" w:cs="Georgia"/>
          <w:sz w:val="20"/>
          <w:szCs w:val="20"/>
          <w:lang w:eastAsia="en-US"/>
        </w:rPr>
        <w:t>R3-1</w:t>
      </w:r>
    </w:p>
  </w:comment>
  <w:comment w:id="1412" w:author="Dylan CHEN" w:date="2026-03-20T16:32:00Z" w:initials="DC">
    <w:p w14:paraId="20E17BD5" w14:textId="77777777" w:rsidR="000E71E2" w:rsidRDefault="000E71E2" w:rsidP="00250E77">
      <w:r>
        <w:rPr>
          <w:rStyle w:val="CommentReference"/>
        </w:rPr>
        <w:annotationRef/>
      </w:r>
      <w:r>
        <w:rPr>
          <w:rFonts w:ascii="Georgia" w:eastAsiaTheme="minorEastAsia" w:hAnsi="Georgia" w:cs="Georgia"/>
          <w:sz w:val="20"/>
          <w:szCs w:val="20"/>
          <w:lang w:eastAsia="en-US"/>
        </w:rPr>
        <w:t>R3-6</w:t>
      </w:r>
    </w:p>
  </w:comment>
  <w:comment w:id="1617" w:author="Dylan CHEN" w:date="2026-03-20T16:20:00Z" w:initials="DC">
    <w:p w14:paraId="7FD2597D" w14:textId="77777777" w:rsidR="000E71E2" w:rsidRDefault="000E71E2" w:rsidP="0043482D">
      <w:r>
        <w:rPr>
          <w:rStyle w:val="CommentReference"/>
        </w:rPr>
        <w:annotationRef/>
      </w:r>
      <w:r>
        <w:rPr>
          <w:rFonts w:ascii="Georgia" w:eastAsiaTheme="minorEastAsia" w:hAnsi="Georgia" w:cs="Georgia"/>
          <w:sz w:val="20"/>
          <w:szCs w:val="20"/>
          <w:lang w:eastAsia="en-US"/>
        </w:rPr>
        <w:t>R2-25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F24A1" w15:done="0"/>
  <w15:commentEx w15:paraId="20E17BD5" w15:done="0"/>
  <w15:commentEx w15:paraId="7FD259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D2E910" w16cex:dateUtc="2026-03-20T08:24:00Z"/>
  <w16cex:commentExtensible w16cex:durableId="5F927B7B" w16cex:dateUtc="2026-03-20T08:32:00Z"/>
  <w16cex:commentExtensible w16cex:durableId="4B944A41" w16cex:dateUtc="2026-03-20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F24A1" w16cid:durableId="78D2E910"/>
  <w16cid:commentId w16cid:paraId="20E17BD5" w16cid:durableId="5F927B7B"/>
  <w16cid:commentId w16cid:paraId="7FD2597D" w16cid:durableId="4B944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93855" w14:textId="77777777" w:rsidR="002D03AF" w:rsidRDefault="002D03AF" w:rsidP="00413127">
      <w:r>
        <w:separator/>
      </w:r>
    </w:p>
    <w:p w14:paraId="5EF3129B" w14:textId="77777777" w:rsidR="002D03AF" w:rsidRDefault="002D03AF" w:rsidP="00413127"/>
    <w:p w14:paraId="2E1DBC92" w14:textId="77777777" w:rsidR="002D03AF" w:rsidRDefault="002D03AF" w:rsidP="00413127"/>
    <w:p w14:paraId="45D7F4F8" w14:textId="77777777" w:rsidR="002D03AF" w:rsidRDefault="002D03AF"/>
  </w:endnote>
  <w:endnote w:type="continuationSeparator" w:id="0">
    <w:p w14:paraId="3CA834AB" w14:textId="77777777" w:rsidR="002D03AF" w:rsidRDefault="002D03AF" w:rsidP="00413127">
      <w:r>
        <w:continuationSeparator/>
      </w:r>
    </w:p>
    <w:p w14:paraId="1BF94589" w14:textId="77777777" w:rsidR="002D03AF" w:rsidRDefault="002D03AF" w:rsidP="00413127"/>
    <w:p w14:paraId="44ED6233" w14:textId="77777777" w:rsidR="002D03AF" w:rsidRDefault="002D03AF" w:rsidP="00413127"/>
    <w:p w14:paraId="61DD18AA" w14:textId="77777777" w:rsidR="002D03AF" w:rsidRDefault="002D03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ABE15" w14:textId="77777777" w:rsidR="002D03AF" w:rsidRDefault="002D03AF">
      <w:r>
        <w:separator/>
      </w:r>
    </w:p>
  </w:footnote>
  <w:footnote w:type="continuationSeparator" w:id="0">
    <w:p w14:paraId="30B3474E" w14:textId="77777777" w:rsidR="002D03AF" w:rsidRDefault="002D03AF" w:rsidP="00413127">
      <w:r>
        <w:continuationSeparator/>
      </w:r>
    </w:p>
  </w:footnote>
  <w:footnote w:type="continuationNotice" w:id="1">
    <w:p w14:paraId="24D33D1F" w14:textId="77777777" w:rsidR="002D03AF" w:rsidRPr="003549C6" w:rsidRDefault="002D03AF" w:rsidP="003549C6">
      <w:pPr>
        <w:pStyle w:val="Footer"/>
        <w:rPr>
          <w:lang w:eastAsia="zh-CN"/>
        </w:rPr>
      </w:pPr>
    </w:p>
  </w:footnote>
  <w:footnote w:id="2">
    <w:p w14:paraId="7F5EA866" w14:textId="09898E09"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144466">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5FE1506E" w14:textId="77777777" w:rsidR="002275D2" w:rsidRPr="00413127" w:rsidRDefault="002275D2" w:rsidP="002275D2">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4">
    <w:p w14:paraId="61D76DAA" w14:textId="77777777" w:rsidR="002275D2" w:rsidRPr="00413127" w:rsidRDefault="002275D2" w:rsidP="002275D2">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20970D91" w14:textId="77777777" w:rsidR="002275D2" w:rsidRPr="00D657E2" w:rsidRDefault="002275D2" w:rsidP="002275D2">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5DF04259" w14:textId="77777777" w:rsidR="002275D2" w:rsidRPr="00701301" w:rsidRDefault="002275D2" w:rsidP="002275D2">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F3B076" w14:textId="77777777" w:rsidR="002275D2" w:rsidRPr="008C6C83" w:rsidRDefault="002275D2" w:rsidP="002275D2">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 w:id="8">
    <w:p w14:paraId="7976A511" w14:textId="77777777" w:rsidR="00F7692C" w:rsidRPr="006555F0" w:rsidRDefault="00F7692C" w:rsidP="00F7692C">
      <w:pPr>
        <w:pStyle w:val="Footnotes"/>
        <w:spacing w:after="0" w:line="240" w:lineRule="auto"/>
        <w:rPr>
          <w:lang w:eastAsia="zh-CN"/>
        </w:rPr>
      </w:pPr>
      <w:r w:rsidRPr="006555F0">
        <w:rPr>
          <w:rStyle w:val="FootnoteReference"/>
        </w:rPr>
        <w:footnoteRef/>
      </w:r>
      <w:r w:rsidRPr="006555F0">
        <w:t xml:space="preserve"> </w:t>
      </w:r>
      <w:r w:rsidRPr="00D67AD6">
        <w:t xml:space="preserve">We </w:t>
      </w:r>
      <w:r>
        <w:rPr>
          <w:rFonts w:hint="eastAsia"/>
          <w:lang w:eastAsia="zh-CN"/>
        </w:rPr>
        <w:t>choose</w:t>
      </w:r>
      <w:r w:rsidRPr="00D67AD6">
        <w:t xml:space="preserve"> a fine-tuned SentenceBERT model from the official </w:t>
      </w:r>
      <w:r>
        <w:rPr>
          <w:rFonts w:hint="eastAsia"/>
          <w:lang w:eastAsia="zh-CN"/>
        </w:rPr>
        <w:t xml:space="preserve">SentenceBERT model </w:t>
      </w:r>
      <w:r w:rsidRPr="00D67AD6">
        <w:t>collection</w:t>
      </w:r>
      <w:r>
        <w:rPr>
          <w:rFonts w:hint="eastAsia"/>
          <w:lang w:eastAsia="zh-CN"/>
        </w:rPr>
        <w:t xml:space="preserve"> </w:t>
      </w:r>
      <w:r w:rsidRPr="006555F0">
        <w:t>(https://www.sbert.net/docs/pretrained_models.html)</w:t>
      </w:r>
      <w:r w:rsidRPr="00D67AD6">
        <w:t xml:space="preserve">. This model, called all-MiniLM-L6-v2, is specifically recommended by the </w:t>
      </w:r>
      <w:r>
        <w:rPr>
          <w:rFonts w:hint="eastAsia"/>
          <w:lang w:eastAsia="zh-CN"/>
        </w:rPr>
        <w:t xml:space="preserve">SentenceBERT </w:t>
      </w:r>
      <w:r w:rsidRPr="00D67AD6">
        <w:t>team for calculating semantic similarity between sentences</w:t>
      </w:r>
      <w:r w:rsidRPr="006555F0">
        <w:t xml:space="preserve"> (https://huggingface.co/sentence-transformers/all-MiniLM-L6-v2).</w:t>
      </w:r>
    </w:p>
  </w:footnote>
  <w:footnote w:id="9">
    <w:p w14:paraId="43C01BB4" w14:textId="77777777" w:rsidR="000E71E2" w:rsidRDefault="000E71E2" w:rsidP="000E71E2">
      <w:pPr>
        <w:pStyle w:val="Footnotes"/>
        <w:rPr>
          <w:lang w:eastAsia="zh-CN"/>
        </w:rPr>
      </w:pPr>
      <w:r>
        <w:rPr>
          <w:rStyle w:val="FootnoteReference"/>
        </w:rPr>
        <w:footnoteRef/>
      </w:r>
      <w:r>
        <w:t xml:space="preserve"> </w:t>
      </w:r>
      <w:r w:rsidRPr="00E94442">
        <w:t xml:space="preserve">Our approach </w:t>
      </w:r>
      <w:r>
        <w:rPr>
          <w:rFonts w:hint="eastAsia"/>
          <w:lang w:eastAsia="zh-CN"/>
        </w:rPr>
        <w:t xml:space="preserve">of measuring </w:t>
      </w:r>
      <w:r>
        <w:rPr>
          <w:lang w:eastAsia="zh-CN"/>
        </w:rPr>
        <w:t>“</w:t>
      </w:r>
      <w:r>
        <w:rPr>
          <w:rFonts w:hint="eastAsia"/>
          <w:lang w:eastAsia="zh-CN"/>
        </w:rPr>
        <w:t>first</w:t>
      </w:r>
      <w:r>
        <w:rPr>
          <w:lang w:eastAsia="zh-CN"/>
        </w:rPr>
        <w:t xml:space="preserve"> position</w:t>
      </w:r>
      <w:r>
        <w:rPr>
          <w:rFonts w:hint="eastAsia"/>
          <w:lang w:eastAsia="zh-CN"/>
        </w:rPr>
        <w:t xml:space="preserve"> seeking tendency</w:t>
      </w:r>
      <w:r>
        <w:rPr>
          <w:lang w:eastAsia="zh-CN"/>
        </w:rPr>
        <w:t>”</w:t>
      </w:r>
      <w:r>
        <w:rPr>
          <w:rFonts w:hint="eastAsia"/>
          <w:lang w:eastAsia="zh-CN"/>
        </w:rPr>
        <w:t xml:space="preserve"> </w:t>
      </w:r>
      <w:r>
        <w:rPr>
          <w:lang w:eastAsia="zh-CN"/>
        </w:rPr>
        <w:t>through</w:t>
      </w:r>
      <w:r>
        <w:rPr>
          <w:rFonts w:hint="eastAsia"/>
          <w:lang w:eastAsia="zh-CN"/>
        </w:rPr>
        <w:t xml:space="preserve"> </w:t>
      </w:r>
      <w:r>
        <w:rPr>
          <w:lang w:eastAsia="zh-CN"/>
        </w:rPr>
        <w:t>individuals’</w:t>
      </w:r>
      <w:r>
        <w:rPr>
          <w:rFonts w:hint="eastAsia"/>
          <w:lang w:eastAsia="zh-CN"/>
        </w:rPr>
        <w:t xml:space="preserve"> past behaviors </w:t>
      </w:r>
      <w:r w:rsidRPr="00E94442">
        <w:t>aligns with the fundamental economic principle of revealed preference theory</w:t>
      </w:r>
      <w:r>
        <w:rPr>
          <w:rFonts w:hint="eastAsia"/>
          <w:lang w:eastAsia="zh-CN"/>
        </w:rPr>
        <w:t xml:space="preserve"> </w:t>
      </w:r>
      <w:r>
        <w:fldChar w:fldCharType="begin"/>
      </w:r>
      <w:r>
        <w:instrText xml:space="preserve"> ADDIN ZOTERO_ITEM CSL_CITATION {"citationID":"8tuG8vTV","properties":{"formattedCitation":"(Samuelson, 1938; Varian, 1982)","plainCitation":"(Samuelson, 1938; Varian, 1982)","noteIndex":8},"citationItems":[{"id":"xILCbqsa/RXuRj8cl","uris":["http://zotero.org/users/8905122/items/KW3PI7TU"],"itemData":{"id":30336,"type":"article-journal","archive_location":"76 </w:instrText>
      </w:r>
      <w:r>
        <w:rPr>
          <w:rFonts w:ascii="Segoe UI Emoji" w:hAnsi="Segoe UI Emoji" w:cs="Segoe UI Emoji"/>
        </w:rPr>
        <w:instrText>📊</w:instrText>
      </w:r>
      <w:r>
        <w:instrText>","call-number":"1","container-title":"Econometrica","DOI":"10.2307/1905411","ISSN":"0012-9682","issue":"4","journalAbbreviation":"Econometrica","language":"en","note":"</w:instrText>
      </w:r>
      <w:r>
        <w:rPr>
          <w:rFonts w:ascii="Segoe UI Emoji" w:hAnsi="Segoe UI Emoji" w:cs="Segoe UI Emoji"/>
        </w:rPr>
        <w:instrText>🏷️</w:instrText>
      </w:r>
      <w:r>
        <w:instrText xml:space="preserve"> /unread","page":"344","source":"7.1 (Q1)","title":"The Empirical Implications of Utility Analysis","volume":"6","author":[{"family":"Samuelson","given":"Paul A."}],"issued":{"date-parts":[["1938",10]]}},"label":"page"},{"id":"xILCbqsa/yG88zI7W","uris":["http://zotero.org/users/8905122/items/VNJ3HW8Z"],"itemData":{"id":30840,"type":"article-journal","archive_location":"727 </w:instrText>
      </w:r>
      <w:r>
        <w:rPr>
          <w:rFonts w:ascii="Segoe UI Emoji" w:hAnsi="Segoe UI Emoji" w:cs="Segoe UI Emoji"/>
        </w:rPr>
        <w:instrText>📊</w:instrText>
      </w:r>
      <w:r>
        <w:instrText>","container-title":"Econometrica","DOI":"10.2307/1912771","ISSN":"0012-9682","issue":"4","journalAbbreviation":"Econometrica","language":"en","note":"</w:instrText>
      </w:r>
      <w:r>
        <w:rPr>
          <w:rFonts w:ascii="Segoe UI Emoji" w:hAnsi="Segoe UI Emoji" w:cs="Segoe UI Emoji"/>
        </w:rPr>
        <w:instrText>🏷️</w:instrText>
      </w:r>
      <w:r>
        <w:instrText xml:space="preserve"> /unread","page":"945","source":"Google Scholar","title":"The Nonparametric Approach to Demand Analysis","volume":"50","author":[{"family":"Varian","given":"Hal R."}],"issued":{"date-parts":[["1982",7]]}}}],"schema":"https://github.com/citation-style-language/schema/raw/master/csl-citation.json"} </w:instrText>
      </w:r>
      <w:r>
        <w:fldChar w:fldCharType="separate"/>
      </w:r>
      <w:r w:rsidRPr="00FB59A6">
        <w:t>(Samuelson, 1938; Varian, 1982)</w:t>
      </w:r>
      <w:r>
        <w:fldChar w:fldCharType="end"/>
      </w:r>
      <w:r w:rsidRPr="00E94442">
        <w:t>, which posits that preferences are best measured through observed choices rather than stated intentions.</w:t>
      </w:r>
    </w:p>
  </w:footnote>
  <w:footnote w:id="10">
    <w:p w14:paraId="3BF395A4" w14:textId="77777777" w:rsidR="000E71E2" w:rsidRPr="00DD0B80" w:rsidRDefault="000E71E2" w:rsidP="000E71E2">
      <w:pPr>
        <w:pStyle w:val="Footnotes"/>
        <w:spacing w:after="0" w:line="240" w:lineRule="auto"/>
        <w:rPr>
          <w:lang w:eastAsia="zh-CN"/>
        </w:rPr>
      </w:pPr>
      <w:r>
        <w:rPr>
          <w:rStyle w:val="FootnoteReference"/>
        </w:rPr>
        <w:footnoteRef/>
      </w:r>
      <w:r>
        <w:t xml:space="preserve"> Using the mean instead of the median as the threshold for identifying </w:t>
      </w:r>
      <w:r>
        <w:rPr>
          <w:lang w:eastAsia="zh-CN"/>
        </w:rPr>
        <w:t>“</w:t>
      </w:r>
      <w:r>
        <w:t>first position seekers</w:t>
      </w:r>
      <w:r>
        <w:rPr>
          <w:lang w:eastAsia="zh-CN"/>
        </w:rPr>
        <w:t>”</w:t>
      </w:r>
      <w:r>
        <w:t xml:space="preserve"> yields quantitatively similar results.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 Li">
    <w15:presenceInfo w15:providerId="None" w15:userId="Xin Li"/>
  </w15:person>
  <w15:person w15:author="Dylan CHEN">
    <w15:presenceInfo w15:providerId="None" w15:userId="Dylan CHEN"/>
  </w15:person>
  <w15:person w15:author="CHEN Junluo">
    <w15:presenceInfo w15:providerId="AD" w15:userId="S::junlchen6-c@my.cityu.edu.hk::84df778f-d202-4969-80e3-dcf327fbb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8E1"/>
    <w:rsid w:val="000321A8"/>
    <w:rsid w:val="000324FB"/>
    <w:rsid w:val="000326D7"/>
    <w:rsid w:val="000335F5"/>
    <w:rsid w:val="00034808"/>
    <w:rsid w:val="000352E4"/>
    <w:rsid w:val="000354B8"/>
    <w:rsid w:val="00035A0E"/>
    <w:rsid w:val="0003641C"/>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A88"/>
    <w:rsid w:val="001F0C85"/>
    <w:rsid w:val="001F1750"/>
    <w:rsid w:val="001F1D34"/>
    <w:rsid w:val="001F2327"/>
    <w:rsid w:val="001F2883"/>
    <w:rsid w:val="001F3A3C"/>
    <w:rsid w:val="001F3C82"/>
    <w:rsid w:val="001F42C4"/>
    <w:rsid w:val="001F4EA2"/>
    <w:rsid w:val="001F51E0"/>
    <w:rsid w:val="001F52E3"/>
    <w:rsid w:val="001F53A6"/>
    <w:rsid w:val="001F5883"/>
    <w:rsid w:val="001F5B7C"/>
    <w:rsid w:val="001F5B9A"/>
    <w:rsid w:val="001F62C1"/>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ABE"/>
    <w:rsid w:val="00367F85"/>
    <w:rsid w:val="003703ED"/>
    <w:rsid w:val="00370C69"/>
    <w:rsid w:val="0037252C"/>
    <w:rsid w:val="0037292C"/>
    <w:rsid w:val="00372F9D"/>
    <w:rsid w:val="003732AE"/>
    <w:rsid w:val="0037351F"/>
    <w:rsid w:val="00373550"/>
    <w:rsid w:val="00373E8E"/>
    <w:rsid w:val="00374653"/>
    <w:rsid w:val="0037499A"/>
    <w:rsid w:val="003749CE"/>
    <w:rsid w:val="00374A0D"/>
    <w:rsid w:val="00374FC1"/>
    <w:rsid w:val="0037528F"/>
    <w:rsid w:val="0037569A"/>
    <w:rsid w:val="00376814"/>
    <w:rsid w:val="003769C1"/>
    <w:rsid w:val="00377055"/>
    <w:rsid w:val="00377A53"/>
    <w:rsid w:val="00377C95"/>
    <w:rsid w:val="003800BB"/>
    <w:rsid w:val="00380592"/>
    <w:rsid w:val="0038104A"/>
    <w:rsid w:val="00381626"/>
    <w:rsid w:val="003816C1"/>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245"/>
    <w:rsid w:val="00397483"/>
    <w:rsid w:val="00397AD8"/>
    <w:rsid w:val="00397C80"/>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5BB1"/>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14"/>
    <w:rsid w:val="004D0078"/>
    <w:rsid w:val="004D04C1"/>
    <w:rsid w:val="004D0548"/>
    <w:rsid w:val="004D06FE"/>
    <w:rsid w:val="004D0B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500A0"/>
    <w:rsid w:val="0055136E"/>
    <w:rsid w:val="00551547"/>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722A"/>
    <w:rsid w:val="00587427"/>
    <w:rsid w:val="005879D4"/>
    <w:rsid w:val="00587C98"/>
    <w:rsid w:val="005902A7"/>
    <w:rsid w:val="0059080E"/>
    <w:rsid w:val="00590901"/>
    <w:rsid w:val="00590BA3"/>
    <w:rsid w:val="00591E5E"/>
    <w:rsid w:val="00592BDE"/>
    <w:rsid w:val="00592C83"/>
    <w:rsid w:val="005931C9"/>
    <w:rsid w:val="0059437A"/>
    <w:rsid w:val="005943D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8B7"/>
    <w:rsid w:val="00686BBB"/>
    <w:rsid w:val="00686DB1"/>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4039"/>
    <w:rsid w:val="006F4190"/>
    <w:rsid w:val="006F47CB"/>
    <w:rsid w:val="006F4DD1"/>
    <w:rsid w:val="006F4F7A"/>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E7"/>
    <w:rsid w:val="0079045F"/>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A86"/>
    <w:rsid w:val="00845090"/>
    <w:rsid w:val="008455CD"/>
    <w:rsid w:val="008457FE"/>
    <w:rsid w:val="00845937"/>
    <w:rsid w:val="00846204"/>
    <w:rsid w:val="00847F93"/>
    <w:rsid w:val="008500F9"/>
    <w:rsid w:val="00850862"/>
    <w:rsid w:val="00851035"/>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C23"/>
    <w:rsid w:val="008B7111"/>
    <w:rsid w:val="008C01D3"/>
    <w:rsid w:val="008C05B2"/>
    <w:rsid w:val="008C08D7"/>
    <w:rsid w:val="008C1099"/>
    <w:rsid w:val="008C2AE5"/>
    <w:rsid w:val="008C360C"/>
    <w:rsid w:val="008C36F4"/>
    <w:rsid w:val="008C377B"/>
    <w:rsid w:val="008C41E0"/>
    <w:rsid w:val="008C44F8"/>
    <w:rsid w:val="008C479C"/>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2B5C"/>
    <w:rsid w:val="008D34AC"/>
    <w:rsid w:val="008D35B8"/>
    <w:rsid w:val="008D3EFB"/>
    <w:rsid w:val="008D5093"/>
    <w:rsid w:val="008D5138"/>
    <w:rsid w:val="008D5855"/>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501E"/>
    <w:rsid w:val="00915632"/>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25FA"/>
    <w:rsid w:val="0097303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A63"/>
    <w:rsid w:val="009B62CB"/>
    <w:rsid w:val="009B64E9"/>
    <w:rsid w:val="009B68FD"/>
    <w:rsid w:val="009B6B8D"/>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E6"/>
    <w:rsid w:val="009F5A71"/>
    <w:rsid w:val="009F5AAE"/>
    <w:rsid w:val="009F6446"/>
    <w:rsid w:val="009F6698"/>
    <w:rsid w:val="009F6B12"/>
    <w:rsid w:val="009F6BFE"/>
    <w:rsid w:val="009F7240"/>
    <w:rsid w:val="009F780B"/>
    <w:rsid w:val="009F79CB"/>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C96"/>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F6B"/>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C29"/>
    <w:rsid w:val="00D25DF1"/>
    <w:rsid w:val="00D26048"/>
    <w:rsid w:val="00D26153"/>
    <w:rsid w:val="00D2622C"/>
    <w:rsid w:val="00D2681C"/>
    <w:rsid w:val="00D2682C"/>
    <w:rsid w:val="00D26DA2"/>
    <w:rsid w:val="00D27125"/>
    <w:rsid w:val="00D306EF"/>
    <w:rsid w:val="00D30816"/>
    <w:rsid w:val="00D31C0C"/>
    <w:rsid w:val="00D31DB0"/>
    <w:rsid w:val="00D31DEE"/>
    <w:rsid w:val="00D32032"/>
    <w:rsid w:val="00D32CCA"/>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AB5"/>
    <w:rsid w:val="00D57CAA"/>
    <w:rsid w:val="00D607E9"/>
    <w:rsid w:val="00D60B98"/>
    <w:rsid w:val="00D61640"/>
    <w:rsid w:val="00D617EF"/>
    <w:rsid w:val="00D61B81"/>
    <w:rsid w:val="00D623AF"/>
    <w:rsid w:val="00D62FC7"/>
    <w:rsid w:val="00D62FD7"/>
    <w:rsid w:val="00D631F3"/>
    <w:rsid w:val="00D63560"/>
    <w:rsid w:val="00D6417E"/>
    <w:rsid w:val="00D6573E"/>
    <w:rsid w:val="00D65B4E"/>
    <w:rsid w:val="00D66118"/>
    <w:rsid w:val="00D6649B"/>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AC2"/>
    <w:rsid w:val="00DC1EC7"/>
    <w:rsid w:val="00DC2751"/>
    <w:rsid w:val="00DC2B4C"/>
    <w:rsid w:val="00DC300A"/>
    <w:rsid w:val="00DC32B6"/>
    <w:rsid w:val="00DC38D1"/>
    <w:rsid w:val="00DC44F4"/>
    <w:rsid w:val="00DC4534"/>
    <w:rsid w:val="00DC51E2"/>
    <w:rsid w:val="00DC6A58"/>
    <w:rsid w:val="00DC720A"/>
    <w:rsid w:val="00DC7364"/>
    <w:rsid w:val="00DC79B3"/>
    <w:rsid w:val="00DD0635"/>
    <w:rsid w:val="00DD074F"/>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43E"/>
    <w:rsid w:val="00E72875"/>
    <w:rsid w:val="00E72D64"/>
    <w:rsid w:val="00E7382E"/>
    <w:rsid w:val="00E73E27"/>
    <w:rsid w:val="00E73EE1"/>
    <w:rsid w:val="00E7464A"/>
    <w:rsid w:val="00E75116"/>
    <w:rsid w:val="00E75469"/>
    <w:rsid w:val="00E76C4F"/>
    <w:rsid w:val="00E76F25"/>
    <w:rsid w:val="00E771D3"/>
    <w:rsid w:val="00E774DE"/>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22"/>
    <w:rsid w:val="00EE4A8F"/>
    <w:rsid w:val="00EE5090"/>
    <w:rsid w:val="00EE5517"/>
    <w:rsid w:val="00EE5CFC"/>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3209"/>
    <w:rsid w:val="00F538E2"/>
    <w:rsid w:val="00F53C49"/>
    <w:rsid w:val="00F54C20"/>
    <w:rsid w:val="00F55A35"/>
    <w:rsid w:val="00F55C77"/>
    <w:rsid w:val="00F566D0"/>
    <w:rsid w:val="00F603E9"/>
    <w:rsid w:val="00F60581"/>
    <w:rsid w:val="00F606DB"/>
    <w:rsid w:val="00F60E9E"/>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00"/>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microsoft.com/office/2016/09/relationships/commentsIds" Target="commentsIds.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commentsExtended" Target="commentsExtended.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comments" Target="comments.xml"/><Relationship Id="rId28"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header" Target="header3.xml"/><Relationship Id="rId30" Type="http://schemas.openxmlformats.org/officeDocument/2006/relationships/header" Target="header4.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2.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1432</TotalTime>
  <Pages>63</Pages>
  <Words>62087</Words>
  <Characters>353902</Characters>
  <Application>Microsoft Office Word</Application>
  <DocSecurity>0</DocSecurity>
  <Lines>2949</Lines>
  <Paragraphs>830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Xin Li</cp:lastModifiedBy>
  <cp:revision>112</cp:revision>
  <cp:lastPrinted>2025-03-23T13:39:00Z</cp:lastPrinted>
  <dcterms:created xsi:type="dcterms:W3CDTF">2026-03-27T15:55:00Z</dcterms:created>
  <dcterms:modified xsi:type="dcterms:W3CDTF">2026-05-11T06:59:00Z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zotero-version="8.0.4"&gt;&lt;session id="xILCbqsa"/&gt;&lt;style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