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F5985E3" w14:textId="7A30CEFC"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r w:rsidR="00D03D32" w:rsidRPr="00015210">
        <w:t>response strategies of platforms</w:t>
      </w:r>
      <w:r w:rsidRPr="00015210">
        <w:t xml:space="preserve">. </w:t>
      </w:r>
      <w:r w:rsidR="00D03D32" w:rsidRPr="00015210">
        <w:t xml:space="preserve">Our </w:t>
      </w:r>
      <w:r w:rsidRPr="00015210">
        <w:t xml:space="preserve">work </w:t>
      </w:r>
      <w:ins w:id="2" w:author="Dylan CHEN" w:date="2026-08-27T17:02:00Z" w16du:dateUtc="2026-08-27T09:02:00Z">
        <w:r w:rsidR="00190B9B" w:rsidRPr="00190B9B">
          <w:t>examines a platform strategy of introducing platform-provided (internal) GenAI answers​</w:t>
        </w:r>
      </w:ins>
      <w:del w:id="3" w:author="Dylan CHEN" w:date="2026-08-27T17:02:00Z" w16du:dateUtc="2026-08-27T09:02:00Z">
        <w:r w:rsidRPr="00015210" w:rsidDel="00190B9B">
          <w:delText xml:space="preserve">analyzes </w:delText>
        </w:r>
        <w:r w:rsidR="00D03D32" w:rsidRPr="00015210" w:rsidDel="00190B9B">
          <w:delText xml:space="preserve">a strategy to introduce </w:delText>
        </w:r>
        <w:r w:rsidRPr="00015210" w:rsidDel="00190B9B">
          <w:delText>platform-</w:delText>
        </w:r>
        <w:r w:rsidR="00F60E9E" w:rsidRPr="00015210" w:rsidDel="00190B9B">
          <w:delText>provided</w:delText>
        </w:r>
        <w:r w:rsidRPr="00015210" w:rsidDel="00190B9B">
          <w:delText xml:space="preserve"> </w:delText>
        </w:r>
        <w:r w:rsidR="00D03D32" w:rsidRPr="00015210" w:rsidDel="00190B9B">
          <w:delText>(</w:delText>
        </w:r>
        <w:r w:rsidRPr="00015210" w:rsidDel="00190B9B">
          <w:delText>internal</w:delText>
        </w:r>
        <w:r w:rsidR="00D03D32" w:rsidRPr="00015210" w:rsidDel="00190B9B">
          <w:delText>)</w:delText>
        </w:r>
        <w:r w:rsidRPr="00015210" w:rsidDel="00190B9B">
          <w:delText xml:space="preserve"> GenAI </w:delText>
        </w:r>
        <w:r w:rsidR="00F60E9E" w:rsidRPr="00015210" w:rsidDel="00190B9B">
          <w:delText>changes</w:delText>
        </w:r>
      </w:del>
      <w:r w:rsidR="00D03D32" w:rsidRPr="00015210">
        <w:t>, which creates entirely different market dynamics as compared with</w:t>
      </w:r>
      <w:r w:rsidR="00F60E9E" w:rsidRPr="00015210">
        <w:t xml:space="preserve"> </w:t>
      </w:r>
      <w:r w:rsidR="00D03D32" w:rsidRPr="00015210">
        <w:t>external general-purpose GenAI systems (like ChatGPT) studied in prior studies</w:t>
      </w:r>
      <w:del w:id="4" w:author="Dylan CHEN" w:date="2026-08-27T17:02:00Z" w16du:dateUtc="2026-08-27T09:02:00Z">
        <w:r w:rsidR="00D03D32" w:rsidRPr="00015210" w:rsidDel="00190B9B">
          <w:delText xml:space="preserve"> </w:delText>
        </w:r>
        <w:r w:rsidR="00F60E9E" w:rsidRPr="00015210" w:rsidDel="00190B9B">
          <w:delText>Q&amp;A communities</w:delText>
        </w:r>
      </w:del>
      <w:r w:rsidRPr="00015210">
        <w:t xml:space="preserve">. </w:t>
      </w:r>
      <w:r w:rsidR="00D03D32" w:rsidRPr="00015210">
        <w:t>Taking a human-AI competition view, g</w:t>
      </w:r>
      <w:r w:rsidR="00156EE1" w:rsidRPr="00015210">
        <w:t xml:space="preserve">rounded in dual-process (fast-and-slow) theory, we argue that the total AI effect is the sum of two separable components: a fast </w:t>
      </w:r>
      <w:r w:rsidR="00E41443" w:rsidRPr="00015210">
        <w:t xml:space="preserve">response to </w:t>
      </w:r>
      <w:r w:rsidR="00156EE1" w:rsidRPr="00015210">
        <w:t xml:space="preserve">AI label and a slower </w:t>
      </w:r>
      <w:r w:rsidR="00E41443" w:rsidRPr="00015210">
        <w:t xml:space="preserve">response to </w:t>
      </w:r>
      <w:r w:rsidR="00156EE1" w:rsidRPr="00015210">
        <w:t xml:space="preserve">AI content. Using a randomized field experiment at a leading technical Q&amp;A community, we </w:t>
      </w:r>
      <w:r w:rsidR="00C02978" w:rsidRPr="00015210">
        <w:t>show</w:t>
      </w:r>
      <w:r w:rsidR="00156EE1" w:rsidRPr="00015210">
        <w:t xml:space="preserve"> </w:t>
      </w:r>
      <w:ins w:id="5" w:author="Dylan CHEN" w:date="2026-08-27T17:03:00Z" w16du:dateUtc="2026-08-27T09:03:00Z">
        <w:r w:rsidR="00190B9B">
          <w:rPr>
            <w:rFonts w:hint="eastAsia"/>
          </w:rPr>
          <w:t xml:space="preserve">that </w:t>
        </w:r>
      </w:ins>
      <w:r w:rsidR="00156EE1" w:rsidRPr="00015210">
        <w:t xml:space="preserve">the AI label invites human contribution </w:t>
      </w:r>
      <w:ins w:id="6" w:author="Dylan CHEN" w:date="2026-08-27T17:03:00Z" w16du:dateUtc="2026-08-27T09:03:00Z">
        <w:r w:rsidR="00190B9B" w:rsidRPr="00190B9B">
          <w:t>because the community is skeptical of AI</w:t>
        </w:r>
        <w:r w:rsidR="00190B9B">
          <w:t>’</w:t>
        </w:r>
        <w:r w:rsidR="00190B9B" w:rsidRPr="00190B9B">
          <w:t>s capabilities,​</w:t>
        </w:r>
      </w:ins>
      <w:del w:id="7" w:author="Dylan CHEN" w:date="2026-08-27T17:03:00Z" w16du:dateUtc="2026-08-27T09:03:00Z">
        <w:r w:rsidR="00156EE1" w:rsidRPr="00015210" w:rsidDel="00190B9B">
          <w:delText xml:space="preserve">because a skeptical community </w:delText>
        </w:r>
        <w:r w:rsidR="00C02978" w:rsidRPr="00015210" w:rsidDel="00190B9B">
          <w:delText xml:space="preserve">perception to </w:delText>
        </w:r>
        <w:r w:rsidR="00156EE1" w:rsidRPr="00015210" w:rsidDel="00190B9B">
          <w:delText>AI</w:delText>
        </w:r>
        <w:r w:rsidR="00C02978" w:rsidRPr="00015210" w:rsidDel="00190B9B">
          <w:delText>’s ability</w:delText>
        </w:r>
        <w:r w:rsidR="00156EE1" w:rsidRPr="00015210" w:rsidDel="00190B9B">
          <w:delText xml:space="preserve"> ,</w:delText>
        </w:r>
      </w:del>
      <w:r w:rsidR="00156EE1" w:rsidRPr="00015210">
        <w:t xml:space="preserve"> whereas </w:t>
      </w:r>
      <w:ins w:id="8" w:author="Dylan CHEN" w:date="2026-08-27T17:04:00Z" w16du:dateUtc="2026-08-27T09:04:00Z">
        <w:r w:rsidR="00190B9B" w:rsidRPr="00190B9B">
          <w:t xml:space="preserve">longer AI content suppresses human contribution, </w:t>
        </w:r>
      </w:ins>
      <w:ins w:id="9" w:author="Dylan CHEN" w:date="2026-08-27T17:05:00Z" w16du:dateUtc="2026-08-27T09:05:00Z">
        <w:r w:rsidR="00190B9B">
          <w:rPr>
            <w:rFonts w:hint="eastAsia"/>
          </w:rPr>
          <w:t>and</w:t>
        </w:r>
      </w:ins>
      <w:ins w:id="10" w:author="Dylan CHEN" w:date="2026-08-27T17:04:00Z" w16du:dateUtc="2026-08-27T09:04:00Z">
        <w:r w:rsidR="00190B9B" w:rsidRPr="00190B9B">
          <w:t xml:space="preserve"> higher-quality AI content raises the quality of human answers​</w:t>
        </w:r>
      </w:ins>
      <w:del w:id="11" w:author="Dylan CHEN" w:date="2026-08-27T17:04:00Z" w16du:dateUtc="2026-08-27T09:04:00Z">
        <w:r w:rsidR="00156EE1" w:rsidRPr="00015210" w:rsidDel="00190B9B">
          <w:delText xml:space="preserve">AI content signals </w:delText>
        </w:r>
        <w:r w:rsidR="00C02978" w:rsidRPr="00015210" w:rsidDel="00190B9B">
          <w:delText xml:space="preserve">on length </w:delText>
        </w:r>
        <w:r w:rsidR="00156EE1" w:rsidRPr="00015210" w:rsidDel="00190B9B">
          <w:delText xml:space="preserve">and </w:delText>
        </w:r>
        <w:r w:rsidR="00C02978" w:rsidRPr="00015210" w:rsidDel="00190B9B">
          <w:delText xml:space="preserve">quality </w:delText>
        </w:r>
      </w:del>
      <w:del w:id="12" w:author="Dylan CHEN" w:date="2026-08-27T17:03:00Z" w16du:dateUtc="2026-08-27T09:03:00Z">
        <w:r w:rsidR="00156EE1" w:rsidRPr="00015210" w:rsidDel="00190B9B">
          <w:delText>suppresses</w:delText>
        </w:r>
      </w:del>
      <w:del w:id="13" w:author="Dylan CHEN" w:date="2026-08-27T17:04:00Z" w16du:dateUtc="2026-08-27T09:04:00Z">
        <w:r w:rsidR="00156EE1" w:rsidRPr="00015210" w:rsidDel="00190B9B">
          <w:delText xml:space="preserve"> </w:delText>
        </w:r>
        <w:r w:rsidR="00C02978" w:rsidRPr="00015210" w:rsidDel="00190B9B">
          <w:delText xml:space="preserve">human contribution and </w:delText>
        </w:r>
        <w:r w:rsidR="00156EE1" w:rsidRPr="00015210" w:rsidDel="00190B9B">
          <w:delText>raise</w:delText>
        </w:r>
      </w:del>
      <w:del w:id="14" w:author="Dylan CHEN" w:date="2026-08-27T17:03:00Z" w16du:dateUtc="2026-08-27T09:03:00Z">
        <w:r w:rsidR="00156EE1" w:rsidRPr="00015210" w:rsidDel="00190B9B">
          <w:delText>s</w:delText>
        </w:r>
      </w:del>
      <w:del w:id="15" w:author="Dylan CHEN" w:date="2026-08-27T17:04:00Z" w16du:dateUtc="2026-08-27T09:04:00Z">
        <w:r w:rsidR="00156EE1" w:rsidRPr="00015210" w:rsidDel="00190B9B">
          <w:delText xml:space="preserve"> the quality of human answers</w:delText>
        </w:r>
        <w:r w:rsidR="00C02978" w:rsidRPr="00015210" w:rsidDel="00190B9B">
          <w:delText>, due to the</w:delText>
        </w:r>
        <w:r w:rsidR="00B67429" w:rsidRPr="00015210" w:rsidDel="00190B9B">
          <w:delText xml:space="preserve"> benchmark</w:delText>
        </w:r>
        <w:r w:rsidR="00C02978" w:rsidRPr="00015210" w:rsidDel="00190B9B">
          <w:delText>ing of AI answers</w:delText>
        </w:r>
      </w:del>
      <w:r w:rsidR="00156EE1" w:rsidRPr="00015210">
        <w:t xml:space="preserve">. Decomposing the total AI effect offers a theory-driven framework for </w:t>
      </w:r>
      <w:r w:rsidR="00D574F0" w:rsidRPr="00015210">
        <w:t>understanding seem</w:t>
      </w:r>
      <w:del w:id="16" w:author="Dylan CHEN" w:date="2026-08-27T17:05:00Z" w16du:dateUtc="2026-08-27T09:05:00Z">
        <w:r w:rsidR="00D574F0" w:rsidRPr="00015210" w:rsidDel="00190B9B">
          <w:rPr>
            <w:rFonts w:hint="eastAsia"/>
          </w:rPr>
          <w:delText>ly</w:delText>
        </w:r>
      </w:del>
      <w:ins w:id="17" w:author="Dylan CHEN" w:date="2026-08-27T17:05:00Z" w16du:dateUtc="2026-08-27T09:05:00Z">
        <w:r w:rsidR="00190B9B">
          <w:rPr>
            <w:rFonts w:hint="eastAsia"/>
          </w:rPr>
          <w:t>ing</w:t>
        </w:r>
      </w:ins>
      <w:ins w:id="18" w:author="Dylan CHEN" w:date="2026-08-27T17:04:00Z" w16du:dateUtc="2026-08-27T09:04:00Z">
        <w:r w:rsidR="00190B9B">
          <w:rPr>
            <w:rFonts w:hint="eastAsia"/>
          </w:rPr>
          <w:t>ly</w:t>
        </w:r>
      </w:ins>
      <w:r w:rsidR="00D574F0" w:rsidRPr="00015210">
        <w:t xml:space="preserve"> conflict</w:t>
      </w:r>
      <w:ins w:id="19" w:author="Dylan CHEN" w:date="2026-08-27T17:05:00Z" w16du:dateUtc="2026-08-27T09:05:00Z">
        <w:r w:rsidR="00190B9B">
          <w:rPr>
            <w:rFonts w:hint="eastAsia"/>
          </w:rPr>
          <w:t>ing</w:t>
        </w:r>
      </w:ins>
      <w:r w:rsidR="00D574F0" w:rsidRPr="00015210">
        <w:t xml:space="preserve"> findings in the literature and </w:t>
      </w:r>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r w:rsidR="00D574F0" w:rsidRPr="00015210">
        <w:t>on human society</w:t>
      </w:r>
      <w:del w:id="20" w:author="Dylan CHEN" w:date="2026-08-27T17:05:00Z" w16du:dateUtc="2026-08-27T09:05:00Z">
        <w:r w:rsidR="00AC05B3" w:rsidRPr="00015210" w:rsidDel="00190B9B">
          <w:delText>,</w:delText>
        </w:r>
      </w:del>
      <w:r w:rsidR="00AC05B3" w:rsidRPr="00015210">
        <w:t xml:space="preserve"> </w:t>
      </w:r>
      <w:del w:id="21" w:author="Dylan CHEN" w:date="2026-08-27T17:05:00Z" w16du:dateUtc="2026-08-27T09:05:00Z">
        <w:r w:rsidR="00AC05B3" w:rsidRPr="00015210" w:rsidDel="00190B9B">
          <w:delText>which</w:delText>
        </w:r>
        <w:r w:rsidRPr="00015210" w:rsidDel="00190B9B">
          <w:delText xml:space="preserve"> </w:delText>
        </w:r>
      </w:del>
      <w:ins w:id="22" w:author="Dylan CHEN" w:date="2026-08-27T17:05:00Z" w16du:dateUtc="2026-08-27T09:05:00Z">
        <w:r w:rsidR="00190B9B">
          <w:rPr>
            <w:rFonts w:hint="eastAsia"/>
          </w:rPr>
          <w:t>and</w:t>
        </w:r>
        <w:r w:rsidR="00190B9B" w:rsidRPr="00015210">
          <w:t xml:space="preserve"> </w:t>
        </w:r>
      </w:ins>
      <w:r w:rsidRPr="00015210">
        <w:t>provide</w:t>
      </w:r>
      <w:del w:id="23" w:author="Dylan CHEN" w:date="2026-08-27T17:05:00Z" w16du:dateUtc="2026-08-27T09:05:00Z">
        <w:r w:rsidR="00AC05B3" w:rsidRPr="00015210" w:rsidDel="00190B9B">
          <w:delText>s</w:delText>
        </w:r>
      </w:del>
      <w:r w:rsidRPr="00015210">
        <w:t xml:space="preserve"> practical insight for </w:t>
      </w:r>
      <w:r w:rsidR="00D574F0" w:rsidRPr="00015210">
        <w:t xml:space="preserve">adoption and application of GenAI in </w:t>
      </w:r>
      <w:r w:rsidRPr="00015210">
        <w:t>platforms.</w:t>
      </w:r>
    </w:p>
    <w:p w14:paraId="44F41F14" w14:textId="742F2BC4"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ins w:id="24" w:author="Dylan CHEN" w:date="2026-08-27T17:04:00Z" w16du:dateUtc="2026-08-27T09:04:00Z">
        <w:r w:rsidR="00190B9B">
          <w:rPr>
            <w:rFonts w:hint="eastAsia"/>
          </w:rPr>
          <w:t xml:space="preserve">Q&amp;A </w:t>
        </w:r>
      </w:ins>
      <w:r w:rsidRPr="00015210">
        <w:t>Communit</w:t>
      </w:r>
      <w:r w:rsidR="00C05C04" w:rsidRPr="00015210">
        <w:t>ies</w:t>
      </w:r>
      <w:r w:rsidR="00A03892" w:rsidRPr="00015210">
        <w:t>,</w:t>
      </w:r>
      <w:r w:rsidR="00647569" w:rsidRPr="00015210">
        <w:t xml:space="preserve"> Dual-Process Theory.</w:t>
      </w:r>
    </w:p>
    <w:p w14:paraId="618805DF" w14:textId="0217A279" w:rsidR="00E72D64" w:rsidRPr="00015210" w:rsidRDefault="00E3771B" w:rsidP="00E72D64">
      <w:pPr>
        <w:pStyle w:val="Heading1"/>
      </w:pPr>
      <w:bookmarkStart w:id="25" w:name="OLE_LINK12"/>
      <w:r w:rsidRPr="00015210">
        <w:lastRenderedPageBreak/>
        <w:t>Introduction</w:t>
      </w:r>
    </w:p>
    <w:p w14:paraId="3AA19CCE" w14:textId="4D950F80" w:rsidR="00B369E9" w:rsidRPr="00D2526D" w:rsidRDefault="00B369E9" w:rsidP="00C370D9">
      <w:pPr>
        <w:pStyle w:val="Paragraph0"/>
      </w:pPr>
      <w:r w:rsidRPr="00D2526D">
        <w:t>For much of the internet</w:t>
      </w:r>
      <w:r>
        <w:t>’</w:t>
      </w:r>
      <w:r w:rsidRPr="00D2526D">
        <w:t>s history, online question-and-answer (Q&amp;A) communities served as a primary repository for human knowledge, where people posted problems and received answers that then remained available to everyone who followed. Generative artificial intelligence (GenAI) has unsettled that role. A</w:t>
      </w:r>
      <w:r>
        <w:rPr>
          <w:rFonts w:hint="eastAsia"/>
        </w:rPr>
        <w:t xml:space="preserve"> few</w:t>
      </w:r>
      <w:r w:rsidRPr="00D2526D">
        <w:t xml:space="preserve"> recent studies document a sustained decline in user participation on such platforms following the release of ChatGPT </w:t>
      </w:r>
      <w:ins w:id="26" w:author="Dylan CHEN" w:date="2026-08-28T23:23:00Z" w16du:dateUtc="2026-08-28T15:23:00Z">
        <w:r w:rsidR="00C370D9" w:rsidRPr="0022223D">
          <w:rPr>
            <w:shd w:val="clear" w:color="auto" w:fill="FFFFFF"/>
          </w:rPr>
          <w:fldChar w:fldCharType="begin" w:fldLock="1"/>
        </w:r>
        <w:r w:rsidR="00C370D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C370D9">
          <w:rPr>
            <w:rFonts w:ascii="Apple Color Emoji" w:hAnsi="Apple Color Emoji" w:cs="Apple Color Emoji"/>
            <w:shd w:val="clear" w:color="auto" w:fill="FFFFFF"/>
          </w:rPr>
          <w:instrText>📊</w:instrText>
        </w:r>
        <w:r w:rsidR="00C370D9">
          <w:rPr>
            <w:shd w:val="clear" w:color="auto" w:fill="FFFFFF"/>
          </w:rPr>
          <w:instrText>","call-number":"3","container-title":"Scientific Reports","DOI":"10.1038/s41598-024-61221-0","ISSN":"2045-2322","issue":"1","journalAbbreviation":"Sci Rep","language":"en","license":"2024 The Author(s)","note":"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Human behaviour</w:instrText>
        </w:r>
        <w:r w:rsidR="00C370D9">
          <w:rPr>
            <w:rFonts w:hint="eastAsia"/>
            <w:shd w:val="clear" w:color="auto" w:fill="FFFFFF"/>
          </w:rPr>
          <w:instrText>、</w:instrText>
        </w:r>
        <w:r w:rsidR="00C370D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C370D9">
          <w:rPr>
            <w:rFonts w:ascii="Apple Color Emoji" w:hAnsi="Apple Color Emoji" w:cs="Apple Color Emoji"/>
            <w:shd w:val="clear" w:color="auto" w:fill="FFFFFF"/>
          </w:rPr>
          <w:instrText>📊</w:instrText>
        </w:r>
        <w:r w:rsidR="00C370D9">
          <w:rPr>
            <w:shd w:val="clear" w:color="auto" w:fill="FFFFFF"/>
          </w:rPr>
          <w:instrText>","call-number":"2","container-title":"PNAS Nexus","DOI":"10.1093/pnasnexus/pgae400","ISSN":"2752-6542","issue":"9","journalAbbreviation":"PNAS Nexus","language":"en","note":"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C370D9">
          <w:rPr>
            <w:rFonts w:ascii="Apple Color Emoji" w:hAnsi="Apple Color Emoji" w:cs="Apple Color Emoji"/>
            <w:shd w:val="clear" w:color="auto" w:fill="FFFFFF"/>
          </w:rPr>
          <w:instrText>📊</w:instrText>
        </w:r>
        <w:r w:rsidR="00C370D9">
          <w:rPr>
            <w:shd w:val="clear" w:color="auto" w:fill="FFFFFF"/>
          </w:rPr>
          <w:instrText>","call-number":"1","container-title":"Journal of Management Information Systems","DOI":"10.1080/07421222.2025.2487313","ISSN":"0742-1222","issue":"2","language":"en","note":"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GAI</w:instrText>
        </w:r>
        <w:r w:rsidR="00C370D9">
          <w:rPr>
            <w:rFonts w:hint="eastAsia"/>
            <w:shd w:val="clear" w:color="auto" w:fill="FFFFFF"/>
          </w:rPr>
          <w:instrText>、</w:instrText>
        </w:r>
        <w:r w:rsidR="00C370D9">
          <w:rPr>
            <w:shd w:val="clear" w:color="auto" w:fill="FFFFFF"/>
          </w:rPr>
          <w:instrText>knowledge seeking</w:instrText>
        </w:r>
        <w:r w:rsidR="00C370D9">
          <w:rPr>
            <w:rFonts w:hint="eastAsia"/>
            <w:shd w:val="clear" w:color="auto" w:fill="FFFFFF"/>
          </w:rPr>
          <w:instrText>、</w:instrText>
        </w:r>
        <w:r w:rsidR="00C370D9">
          <w:rPr>
            <w:shd w:val="clear" w:color="auto" w:fill="FFFFFF"/>
          </w:rPr>
          <w:instrText>commitment-based theory</w:instrText>
        </w:r>
        <w:r w:rsidR="00C370D9">
          <w:rPr>
            <w:rFonts w:hint="eastAsia"/>
            <w:shd w:val="clear" w:color="auto" w:fill="FFFFFF"/>
          </w:rPr>
          <w:instrText>、</w:instrText>
        </w:r>
        <w:r w:rsidR="00C370D9">
          <w:rPr>
            <w:shd w:val="clear" w:color="auto" w:fill="FFFFFF"/>
          </w:rPr>
          <w:instrText>GenAI</w:instrText>
        </w:r>
        <w:r w:rsidR="00C370D9">
          <w:rPr>
            <w:rFonts w:hint="eastAsia"/>
            <w:shd w:val="clear" w:color="auto" w:fill="FFFFFF"/>
          </w:rPr>
          <w:instrText>、</w:instrText>
        </w:r>
        <w:r w:rsidR="00C370D9">
          <w:rPr>
            <w:shd w:val="clear" w:color="auto" w:fill="FFFFFF"/>
          </w:rPr>
          <w:instrText>information foraging theory</w:instrText>
        </w:r>
        <w:r w:rsidR="00C370D9">
          <w:rPr>
            <w:rFonts w:hint="eastAsia"/>
            <w:shd w:val="clear" w:color="auto" w:fill="FFFFFF"/>
          </w:rPr>
          <w:instrText>、</w:instrText>
        </w:r>
        <w:r w:rsidR="00C370D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C370D9">
          <w:rPr>
            <w:rFonts w:ascii="Apple Color Emoji" w:hAnsi="Apple Color Emoji" w:cs="Apple Color Emoji"/>
            <w:shd w:val="clear" w:color="auto" w:fill="FFFFFF"/>
          </w:rPr>
          <w:instrText>📊</w:instrText>
        </w:r>
        <w:r w:rsidR="00C370D9">
          <w:rPr>
            <w:shd w:val="clear" w:color="auto" w:fill="FFFFFF"/>
          </w:rPr>
          <w:instrText>","call-number":"1 (CCF C)","container-title":"Information &amp; Management","DOI":"10.1016/j.im.2025.104178","ISSN":"0378-7206","issue":"6","journalAbbreviation":"Information &amp; Management","language":"en","note":"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ChatGPT</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Online knowledge exchange platforms</w:instrText>
        </w:r>
        <w:r w:rsidR="00C370D9">
          <w:rPr>
            <w:rFonts w:hint="eastAsia"/>
            <w:shd w:val="clear" w:color="auto" w:fill="FFFFFF"/>
          </w:rPr>
          <w:instrText>、</w:instrText>
        </w:r>
        <w:r w:rsidR="00C370D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C370D9">
          <w:rPr>
            <w:rFonts w:hint="eastAsia"/>
            <w:shd w:val="clear" w:color="auto" w:fill="FFFFFF"/>
          </w:rPr>
          <w:instrText>undation of China [Grants 72188101 and 72595864]. Supplemental Material: The online appendix is available at https://doi.org/10.1287/isre.2023.0561.\n\n</w:instrText>
        </w:r>
        <w:r w:rsidR="00C370D9">
          <w:rPr>
            <w:rFonts w:hint="eastAsia"/>
            <w:shd w:val="clear" w:color="auto" w:fill="FFFFFF"/>
          </w:rPr>
          <w:instrText>【摘要翻译】大语言模型</w:instrText>
        </w:r>
        <w:r w:rsidR="00C370D9">
          <w:rPr>
            <w:rFonts w:hint="eastAsia"/>
            <w:shd w:val="clear" w:color="auto" w:fill="FFFFFF"/>
          </w:rPr>
          <w:instrText xml:space="preserve"> (LLMs)(</w:instrText>
        </w:r>
        <w:r w:rsidR="00C370D9">
          <w:rPr>
            <w:rFonts w:hint="eastAsia"/>
            <w:shd w:val="clear" w:color="auto" w:fill="FFFFFF"/>
          </w:rPr>
          <w:instrText>如</w:instrText>
        </w:r>
        <w:r w:rsidR="00C370D9">
          <w:rPr>
            <w:rFonts w:hint="eastAsia"/>
            <w:shd w:val="clear" w:color="auto" w:fill="FFFFFF"/>
          </w:rPr>
          <w:instrText xml:space="preserve"> ChatGPT) </w:instrText>
        </w:r>
        <w:r w:rsidR="00C370D9">
          <w:rPr>
            <w:rFonts w:hint="eastAsia"/>
            <w:shd w:val="clear" w:color="auto" w:fill="FFFFFF"/>
          </w:rPr>
          <w:instrText>预计将显著重塑学习、技能获取和知识创造。它们对用户生成的知识共享问答</w:instrText>
        </w:r>
        <w:r w:rsidR="00C370D9">
          <w:rPr>
            <w:rFonts w:hint="eastAsia"/>
            <w:shd w:val="clear" w:color="auto" w:fill="FFFFFF"/>
          </w:rPr>
          <w:instrText xml:space="preserve"> (Q&amp;A) </w:instrText>
        </w:r>
        <w:r w:rsidR="00C370D9">
          <w:rPr>
            <w:rFonts w:hint="eastAsia"/>
            <w:shd w:val="clear" w:color="auto" w:fill="FFFFFF"/>
          </w:rPr>
          <w:instrText>平台的影响对</w:instrText>
        </w:r>
        <w:r w:rsidR="00C370D9">
          <w:rPr>
            <w:rFonts w:hint="eastAsia"/>
            <w:shd w:val="clear" w:color="auto" w:fill="FFFFFF"/>
          </w:rPr>
          <w:instrText xml:space="preserve"> Q&amp;A </w:instrText>
        </w:r>
        <w:r w:rsidR="00C370D9">
          <w:rPr>
            <w:rFonts w:hint="eastAsia"/>
            <w:shd w:val="clear" w:color="auto" w:fill="FFFFFF"/>
          </w:rPr>
          <w:instrText>平台和</w:instrText>
        </w:r>
        <w:r w:rsidR="00C370D9">
          <w:rPr>
            <w:rFonts w:hint="eastAsia"/>
            <w:shd w:val="clear" w:color="auto" w:fill="FFFFFF"/>
          </w:rPr>
          <w:instrText xml:space="preserve"> LLMs </w:instrText>
        </w:r>
        <w:r w:rsidR="00C370D9">
          <w:rPr>
            <w:rFonts w:hint="eastAsia"/>
            <w:shd w:val="clear" w:color="auto" w:fill="FFFFFF"/>
          </w:rPr>
          <w:instrText>的比较价值和未来协同演化以及</w:instrText>
        </w:r>
        <w:r w:rsidR="00C370D9">
          <w:rPr>
            <w:rFonts w:hint="eastAsia"/>
            <w:shd w:val="clear" w:color="auto" w:fill="FFFFFF"/>
          </w:rPr>
          <w:instrText xml:space="preserve"> LLMs </w:instrText>
        </w:r>
        <w:r w:rsidR="00C370D9">
          <w:rPr>
            <w:rFonts w:hint="eastAsia"/>
            <w:shd w:val="clear" w:color="auto" w:fill="FFFFFF"/>
          </w:rPr>
          <w:instrText>的未来学习具有重要意义。通过多种实证设计，我们估计</w:instrText>
        </w:r>
        <w:r w:rsidR="00C370D9">
          <w:rPr>
            <w:rFonts w:hint="eastAsia"/>
            <w:shd w:val="clear" w:color="auto" w:fill="FFFFFF"/>
          </w:rPr>
          <w:instrText xml:space="preserve"> ChatGPT </w:instrText>
        </w:r>
        <w:r w:rsidR="00C370D9">
          <w:rPr>
            <w:rFonts w:hint="eastAsia"/>
            <w:shd w:val="clear" w:color="auto" w:fill="FFFFFF"/>
          </w:rPr>
          <w:instrText>的推出导致</w:instrText>
        </w:r>
        <w:r w:rsidR="00C370D9">
          <w:rPr>
            <w:rFonts w:hint="eastAsia"/>
            <w:shd w:val="clear" w:color="auto" w:fill="FFFFFF"/>
          </w:rPr>
          <w:instrText xml:space="preserve"> Stack Overflow </w:instrText>
        </w:r>
        <w:r w:rsidR="00C370D9">
          <w:rPr>
            <w:rFonts w:hint="eastAsia"/>
            <w:shd w:val="clear" w:color="auto" w:fill="FFFFFF"/>
          </w:rPr>
          <w:instrText>上发布的问题数量平均减少了</w:instrText>
        </w:r>
        <w:r w:rsidR="00C370D9">
          <w:rPr>
            <w:rFonts w:hint="eastAsia"/>
            <w:shd w:val="clear" w:color="auto" w:fill="FFFFFF"/>
          </w:rPr>
          <w:instrText xml:space="preserve"> 14.09%</w:instrText>
        </w:r>
        <w:r w:rsidR="00C370D9">
          <w:rPr>
            <w:rFonts w:hint="eastAsia"/>
            <w:shd w:val="clear" w:color="auto" w:fill="FFFFFF"/>
          </w:rPr>
          <w:instrText>，这种影响随着时间的推移而加剧，到</w:instrText>
        </w:r>
        <w:r w:rsidR="00C370D9">
          <w:rPr>
            <w:rFonts w:hint="eastAsia"/>
            <w:shd w:val="clear" w:color="auto" w:fill="FFFFFF"/>
          </w:rPr>
          <w:instrText xml:space="preserve"> 2023 </w:instrText>
        </w:r>
        <w:r w:rsidR="00C370D9">
          <w:rPr>
            <w:rFonts w:hint="eastAsia"/>
            <w:shd w:val="clear" w:color="auto" w:fill="FFFFFF"/>
          </w:rPr>
          <w:instrText>年</w:instrText>
        </w:r>
        <w:r w:rsidR="00C370D9">
          <w:rPr>
            <w:rFonts w:hint="eastAsia"/>
            <w:shd w:val="clear" w:color="auto" w:fill="FFFFFF"/>
          </w:rPr>
          <w:instrText xml:space="preserve"> 5 </w:instrText>
        </w:r>
        <w:r w:rsidR="00C370D9">
          <w:rPr>
            <w:rFonts w:hint="eastAsia"/>
            <w:shd w:val="clear" w:color="auto" w:fill="FFFFFF"/>
          </w:rPr>
          <w:instrText>月达到</w:instrText>
        </w:r>
        <w:r w:rsidR="00C370D9">
          <w:rPr>
            <w:rFonts w:hint="eastAsia"/>
            <w:shd w:val="clear" w:color="auto" w:fill="FFFFFF"/>
          </w:rPr>
          <w:instrText xml:space="preserve"> 27.88% </w:instrText>
        </w:r>
        <w:r w:rsidR="00C370D9">
          <w:rPr>
            <w:rFonts w:hint="eastAsia"/>
            <w:shd w:val="clear" w:color="auto" w:fill="FFFFFF"/>
          </w:rPr>
          <w:instrText>的减少。有趣的是，这种数量的减少伴随着剩余问题平均质量的显著提高。进一步分析表明，这些数量和质量的变化可以用两种机制来解释</w:instrText>
        </w:r>
        <w:r w:rsidR="00C370D9">
          <w:rPr>
            <w:rFonts w:hint="eastAsia"/>
            <w:shd w:val="clear" w:color="auto" w:fill="FFFFFF"/>
          </w:rPr>
          <w:instrText xml:space="preserve">:(1) ChatGPT </w:instrText>
        </w:r>
        <w:r w:rsidR="00C370D9">
          <w:rPr>
            <w:rFonts w:hint="eastAsia"/>
            <w:shd w:val="clear" w:color="auto" w:fill="FFFFFF"/>
          </w:rPr>
          <w:instrText>的不均衡替代，其中更简单、中等到低质量的问题更容易消失</w:instrText>
        </w:r>
        <w:r w:rsidR="00C370D9">
          <w:rPr>
            <w:rFonts w:hint="eastAsia"/>
            <w:shd w:val="clear" w:color="auto" w:fill="FFFFFF"/>
          </w:rPr>
          <w:instrText xml:space="preserve">;(2) </w:instrText>
        </w:r>
        <w:r w:rsidR="00C370D9">
          <w:rPr>
            <w:rFonts w:hint="eastAsia"/>
            <w:shd w:val="clear" w:color="auto" w:fill="FFFFFF"/>
          </w:rPr>
          <w:instrText>在考虑数量减少后直接提高质量，表明</w:instrText>
        </w:r>
        <w:r w:rsidR="00C370D9">
          <w:rPr>
            <w:rFonts w:hint="eastAsia"/>
            <w:shd w:val="clear" w:color="auto" w:fill="FFFFFF"/>
          </w:rPr>
          <w:instrText xml:space="preserve"> ChatGPT </w:instrText>
        </w:r>
        <w:r w:rsidR="00C370D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C370D9">
          <w:rPr>
            <w:rFonts w:hint="eastAsia"/>
            <w:shd w:val="clear" w:color="auto" w:fill="FFFFFF"/>
          </w:rPr>
          <w:instrText>;</w:instrText>
        </w:r>
        <w:r w:rsidR="00C370D9">
          <w:rPr>
            <w:rFonts w:hint="eastAsia"/>
            <w:shd w:val="clear" w:color="auto" w:fill="FFFFFF"/>
          </w:rPr>
          <w:instrText>用户保留率和新用户获取率都显著下降</w:instrText>
        </w:r>
        <w:r w:rsidR="00C370D9">
          <w:rPr>
            <w:rFonts w:hint="eastAsia"/>
            <w:shd w:val="clear" w:color="auto" w:fill="FFFFFF"/>
          </w:rPr>
          <w:instrText>;</w:instrText>
        </w:r>
        <w:r w:rsidR="00C370D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C370D9">
          <w:rPr>
            <w:rFonts w:hint="eastAsia"/>
            <w:shd w:val="clear" w:color="auto" w:fill="FFFFFF"/>
          </w:rPr>
          <w:instrText>;</w:instrText>
        </w:r>
        <w:r w:rsidR="00C370D9">
          <w:rPr>
            <w:rFonts w:hint="eastAsia"/>
            <w:shd w:val="clear" w:color="auto" w:fill="FFFFFF"/>
          </w:rPr>
          <w:instrText>助理编辑陈建清。资金：薛建清获得上海金融经济大学中央大学基础研究基金的支持。王立军获得中国国家自然科学基金会的支持</w:instrText>
        </w:r>
        <w:r w:rsidR="00C370D9">
          <w:rPr>
            <w:rFonts w:hint="eastAsia"/>
            <w:shd w:val="clear" w:color="auto" w:fill="FFFFFF"/>
          </w:rPr>
          <w:instrText xml:space="preserve"> [</w:instrText>
        </w:r>
        <w:r w:rsidR="00C370D9">
          <w:rPr>
            <w:rFonts w:hint="eastAsia"/>
            <w:shd w:val="clear" w:color="auto" w:fill="FFFFFF"/>
          </w:rPr>
          <w:instrText>资助金额</w:instrText>
        </w:r>
        <w:r w:rsidR="00C370D9">
          <w:rPr>
            <w:rFonts w:hint="eastAsia"/>
            <w:shd w:val="clear" w:color="auto" w:fill="FFFFFF"/>
          </w:rPr>
          <w:instrText xml:space="preserve"> 72301259]</w:instrText>
        </w:r>
        <w:r w:rsidR="00C370D9">
          <w:rPr>
            <w:rFonts w:hint="eastAsia"/>
            <w:shd w:val="clear" w:color="auto" w:fill="FFFFFF"/>
          </w:rPr>
          <w:instrText>。李建清获得中国国家自然科学基础的支持</w:instrText>
        </w:r>
        <w:r w:rsidR="00C370D9">
          <w:rPr>
            <w:rFonts w:hint="eastAsia"/>
            <w:shd w:val="clear" w:color="auto" w:fill="FFFFFF"/>
          </w:rPr>
          <w:instrText xml:space="preserve"> [</w:instrText>
        </w:r>
        <w:r w:rsidR="00C370D9">
          <w:rPr>
            <w:rFonts w:hint="eastAsia"/>
            <w:shd w:val="clear" w:color="auto" w:fill="FFFFFF"/>
          </w:rPr>
          <w:instrText>资助金额</w:instrText>
        </w:r>
        <w:r w:rsidR="00C370D9">
          <w:rPr>
            <w:rFonts w:hint="eastAsia"/>
            <w:shd w:val="clear" w:color="auto" w:fill="FFFFFF"/>
          </w:rPr>
          <w:instrText xml:space="preserve"> 72188101 </w:instrText>
        </w:r>
        <w:r w:rsidR="00C370D9">
          <w:rPr>
            <w:rFonts w:hint="eastAsia"/>
            <w:shd w:val="clear" w:color="auto" w:fill="FFFFFF"/>
          </w:rPr>
          <w:instrText>和</w:instrText>
        </w:r>
        <w:r w:rsidR="00C370D9">
          <w:rPr>
            <w:rFonts w:hint="eastAsia"/>
            <w:shd w:val="clear" w:color="auto" w:fill="FFFFFF"/>
          </w:rPr>
          <w:instrText xml:space="preserve"> 72595864]</w:instrText>
        </w:r>
        <w:r w:rsidR="00C370D9">
          <w:rPr>
            <w:rFonts w:hint="eastAsia"/>
            <w:shd w:val="clear" w:color="auto" w:fill="FFFFFF"/>
          </w:rPr>
          <w:instrText>。补充资料：在线附录可访问</w:instrText>
        </w:r>
        <w:r w:rsidR="00C370D9">
          <w:rPr>
            <w:rFonts w:hint="eastAsia"/>
            <w:shd w:val="clear" w:color="auto" w:fill="FFFFFF"/>
          </w:rPr>
          <w:instrText xml:space="preserve"> https://doi.org/10.1287/isre.2023.0561</w:instrText>
        </w:r>
        <w:r w:rsidR="00C370D9">
          <w:rPr>
            <w:rFonts w:hint="eastAsia"/>
            <w:shd w:val="clear" w:color="auto" w:fill="FFFFFF"/>
          </w:rPr>
          <w:instrText>。</w:instrText>
        </w:r>
        <w:r w:rsidR="00C370D9">
          <w:rPr>
            <w:rFonts w:hint="eastAsia"/>
            <w:shd w:val="clear" w:color="auto" w:fill="FFFFFF"/>
          </w:rPr>
          <w:instrText>","call-number":"1","container-title":"Information Systems Research","DOI"</w:instrText>
        </w:r>
        <w:r w:rsidR="00C370D9">
          <w:rPr>
            <w:shd w:val="clear" w:color="auto" w:fill="FFFFFF"/>
          </w:rPr>
          <w:instrText>:"10.1287/isre.2023.0561","ISSN":"1047-7047","language":"en","note":"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large language models</w:instrText>
        </w:r>
        <w:r w:rsidR="00C370D9">
          <w:rPr>
            <w:rFonts w:hint="eastAsia"/>
            <w:shd w:val="clear" w:color="auto" w:fill="FFFFFF"/>
          </w:rPr>
          <w:instrText>、</w:instrText>
        </w:r>
        <w:r w:rsidR="00C370D9">
          <w:rPr>
            <w:shd w:val="clear" w:color="auto" w:fill="FFFFFF"/>
          </w:rPr>
          <w:instrText>ChatGPT</w:instrText>
        </w:r>
        <w:r w:rsidR="00C370D9">
          <w:rPr>
            <w:rFonts w:hint="eastAsia"/>
            <w:shd w:val="clear" w:color="auto" w:fill="FFFFFF"/>
          </w:rPr>
          <w:instrText>、</w:instrText>
        </w:r>
        <w:r w:rsidR="00C370D9">
          <w:rPr>
            <w:shd w:val="clear" w:color="auto" w:fill="FFFFFF"/>
          </w:rPr>
          <w:instrText>Q&amp;A platform</w:instrText>
        </w:r>
        <w:r w:rsidR="00C370D9">
          <w:rPr>
            <w:rFonts w:hint="eastAsia"/>
            <w:shd w:val="clear" w:color="auto" w:fill="FFFFFF"/>
          </w:rPr>
          <w:instrText>、</w:instrText>
        </w:r>
        <w:r w:rsidR="00C370D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370D9" w:rsidRPr="0022223D">
          <w:rPr>
            <w:shd w:val="clear" w:color="auto" w:fill="FFFFFF"/>
          </w:rPr>
          <w:fldChar w:fldCharType="separate"/>
        </w:r>
        <w:r w:rsidR="00C370D9">
          <w:t>(Burtch et al. 2024; Quinn &amp; Gutt 2025; del Rio-Chanona et al. 2024; Sanatizadeh et al. 2025; Xue et al. 2026)</w:t>
        </w:r>
        <w:r w:rsidR="00C370D9" w:rsidRPr="0022223D">
          <w:rPr>
            <w:shd w:val="clear" w:color="auto" w:fill="FFFFFF"/>
          </w:rPr>
          <w:fldChar w:fldCharType="end"/>
        </w:r>
      </w:ins>
      <w:del w:id="27" w:author="Dylan CHEN" w:date="2026-08-28T23:23:00Z" w16du:dateUtc="2026-08-28T15:23:00Z">
        <w:r w:rsidRPr="00D2526D" w:rsidDel="00C370D9">
          <w:delText>(Burtch et al. 2024; del Rio-Chanona et al. 2024; Quinn &amp; Gutt 2025; Sanatizadeh et al. 2025; Xue et al. 2026)</w:delText>
        </w:r>
      </w:del>
      <w:r w:rsidRPr="00D2526D">
        <w:t xml:space="preserve">. </w:t>
      </w:r>
      <w:r>
        <w:rPr>
          <w:rFonts w:hint="eastAsia"/>
        </w:rPr>
        <w:t xml:space="preserve">The results raise </w:t>
      </w:r>
      <w:r w:rsidRPr="00D2526D">
        <w:t>a pressing question about whether these communities remain viable, and about what, if anything, a platform can do in response.</w:t>
      </w:r>
    </w:p>
    <w:p w14:paraId="274BD21D" w14:textId="3FF53229" w:rsidR="00B369E9" w:rsidRPr="00D2526D" w:rsidRDefault="00B369E9" w:rsidP="00D2526D">
      <w:pPr>
        <w:pStyle w:val="Paragraph0"/>
      </w:pPr>
      <w:r w:rsidRPr="00D2526D">
        <w:t>A platform cannot stop users from consulting external GenAI tools (e.g., ChatGPT), nor recover the questions those tools answer privately before they reach the community (Xue et al. 2026). One response, however, lies fully within a platform</w:t>
      </w:r>
      <w:r>
        <w:t>’</w:t>
      </w:r>
      <w:r w:rsidRPr="00D2526D">
        <w:t xml:space="preserve">s control: deploying its own LLM to answer posted questions, an arrangement we term </w:t>
      </w:r>
      <w:r>
        <w:t>“</w:t>
      </w:r>
      <w:r w:rsidRPr="00D2526D">
        <w:t>internal GenAI.</w:t>
      </w:r>
      <w:r>
        <w:t>”</w:t>
      </w:r>
      <w:r w:rsidRPr="00D2526D">
        <w: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t>
      </w:r>
    </w:p>
    <w:p w14:paraId="12FA77C6" w14:textId="77777777" w:rsidR="00B369E9" w:rsidRPr="00015210" w:rsidRDefault="00B369E9" w:rsidP="00B369E9">
      <w:pPr>
        <w:pStyle w:val="TableFiguretitle"/>
      </w:pPr>
      <w:r>
        <w:rPr>
          <w:noProof/>
        </w:rPr>
        <w:drawing>
          <wp:inline distT="0" distB="0" distL="0" distR="0" wp14:anchorId="5E22EDAF" wp14:editId="72830A9A">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p>
    <w:p w14:paraId="71CDE646" w14:textId="3970DC60" w:rsidR="00B369E9" w:rsidRDefault="00B369E9">
      <w:pPr>
        <w:pStyle w:val="TableFiguretitle"/>
        <w:pPrChange w:id="28" w:author="Dylan CHEN" w:date="2026-08-27T16:34:00Z" w16du:dateUtc="2026-08-27T08:34:00Z">
          <w:pPr>
            <w:pStyle w:val="Paragraph0"/>
            <w:ind w:firstLine="0"/>
          </w:pPr>
        </w:pPrChange>
      </w:pPr>
      <w:r w:rsidRPr="00B369E9">
        <w:t xml:space="preserve">Figure </w:t>
      </w:r>
      <w:r w:rsidRPr="00745C3B">
        <w:fldChar w:fldCharType="begin"/>
      </w:r>
      <w:r w:rsidRPr="00B369E9">
        <w:instrText xml:space="preserve"> SEQ Figure \* ARABIC </w:instrText>
      </w:r>
      <w:r w:rsidRPr="00745C3B">
        <w:fldChar w:fldCharType="separate"/>
      </w:r>
      <w:r w:rsidR="00A63032">
        <w:rPr>
          <w:noProof/>
        </w:rPr>
        <w:t>1</w:t>
      </w:r>
      <w:r w:rsidRPr="00745C3B">
        <w:rPr>
          <w:noProof/>
        </w:rPr>
        <w:fldChar w:fldCharType="end"/>
      </w:r>
      <w:r w:rsidRPr="00B369E9">
        <w:t xml:space="preserve">. Difference between external GenAI and internal GenAI in online Q&amp;A communities </w:t>
      </w:r>
    </w:p>
    <w:p w14:paraId="5AD19189" w14:textId="270B7EAF" w:rsidR="00B369E9" w:rsidRDefault="00B369E9" w:rsidP="00B369E9">
      <w:pPr>
        <w:pStyle w:val="Paragraph0"/>
      </w:pPr>
      <w:r w:rsidRPr="000B36F7">
        <w:lastRenderedPageBreak/>
        <w:t>Whether AI answer</w:t>
      </w:r>
      <w:r>
        <w:rPr>
          <w:rFonts w:hint="eastAsia"/>
        </w:rPr>
        <w:t>s</w:t>
      </w:r>
      <w:r w:rsidRPr="000B36F7">
        <w:t xml:space="preserve"> help or harm a </w:t>
      </w:r>
      <w:ins w:id="29" w:author="Dylan CHEN" w:date="2026-08-28T22:43:00Z" w16du:dateUtc="2026-08-28T14:43:00Z">
        <w:r w:rsidR="002E37FE">
          <w:rPr>
            <w:rFonts w:hint="eastAsia"/>
          </w:rPr>
          <w:t xml:space="preserve">online Q&amp;A </w:t>
        </w:r>
      </w:ins>
      <w:r w:rsidRPr="000B36F7">
        <w:t xml:space="preserve">community is not obvious, because the </w:t>
      </w:r>
      <w:r w:rsidRPr="000B36F7">
        <w:rPr>
          <w:rFonts w:hint="eastAsia"/>
        </w:rPr>
        <w:t>theoretical logic</w:t>
      </w:r>
      <w:r w:rsidRPr="000B36F7">
        <w:t xml:space="preserve"> behind most prior work predicts one outcome, while </w:t>
      </w:r>
      <w:r w:rsidRPr="000B36F7">
        <w:rPr>
          <w:rFonts w:hint="eastAsia"/>
        </w:rPr>
        <w:t>a</w:t>
      </w:r>
      <w:r w:rsidRPr="000B36F7">
        <w:t xml:space="preserve"> study of a comparable setting finds the </w:t>
      </w:r>
      <w:r w:rsidRPr="000B36F7">
        <w:rPr>
          <w:rFonts w:hint="eastAsia"/>
        </w:rPr>
        <w:t>opposite.</w:t>
      </w:r>
      <w:r>
        <w:rPr>
          <w:rFonts w:hint="eastAsia"/>
        </w:rPr>
        <w:t xml:space="preserve"> Most prior studies examine</w:t>
      </w:r>
      <w:r w:rsidRPr="000B36F7">
        <w:t xml:space="preserve"> external </w:t>
      </w:r>
      <w:r>
        <w:rPr>
          <w:rFonts w:hint="eastAsia"/>
        </w:rPr>
        <w:t>GenAI</w:t>
      </w:r>
      <w:r w:rsidRPr="000B36F7">
        <w:t xml:space="preserve"> and rest</w:t>
      </w:r>
      <w:del w:id="30" w:author="Dylan CHEN" w:date="2026-08-27T17:06:00Z" w16du:dateUtc="2026-08-27T09:06:00Z">
        <w:r w:rsidRPr="000B36F7" w:rsidDel="00190B9B">
          <w:delText>s</w:delText>
        </w:r>
      </w:del>
      <w:r w:rsidRPr="000B36F7">
        <w:t xml:space="preserve">, implicitly, on a substitution logic, in which the AI privately performs work a human would otherwise have done, so that the </w:t>
      </w:r>
      <w:ins w:id="31" w:author="Dylan CHEN" w:date="2026-08-28T22:43:00Z" w16du:dateUtc="2026-08-28T14:43:00Z">
        <w:r w:rsidR="002E37FE">
          <w:rPr>
            <w:rFonts w:hint="eastAsia"/>
          </w:rPr>
          <w:t>question supply in online Q&amp;A communities has declined</w:t>
        </w:r>
      </w:ins>
      <w:del w:id="32" w:author="Dylan CHEN" w:date="2026-08-28T22:43:00Z" w16du:dateUtc="2026-08-28T14:43:00Z">
        <w:r w:rsidRPr="000B36F7" w:rsidDel="002E37FE">
          <w:delText>human has less left to contribute</w:delText>
        </w:r>
      </w:del>
      <w:r w:rsidRPr="000B36F7">
        <w:t xml:space="preserve"> </w:t>
      </w:r>
      <w:ins w:id="33"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4"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35" w:author="Dylan CHEN" w:date="2026-08-28T22:42:00Z" w16du:dateUtc="2026-08-28T14:42:00Z">
        <w:r w:rsidRPr="000B36F7" w:rsidDel="002E37FE">
          <w:delText>(del Rio-Chanona et al. 2024; Sanatizadeh et al. 2025)</w:delText>
        </w:r>
      </w:del>
      <w:r w:rsidRPr="000B36F7">
        <w:t>. This logic is coherent, and it fits the aggregate declines observed after ChatGPT</w:t>
      </w:r>
      <w:r>
        <w:t>’</w:t>
      </w:r>
      <w:r w:rsidRPr="000B36F7">
        <w:t xml:space="preserve">s release. However, it was developed on external GenAI, and it can predict only decline. It offers no route by which the arrival of an AI answer could lead a human to contribute more. </w:t>
      </w:r>
      <w:r w:rsidR="007232A8">
        <w:fldChar w:fldCharType="begin"/>
      </w:r>
      <w:r w:rsidR="00DC684C">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DC684C">
        <w:rPr>
          <w:rFonts w:hint="eastAsia"/>
        </w:rPr>
        <w:instrText xml:space="preserve">ation in knowledge generation and dissemination, adding to the burgeoning body of work on how generative AI influences human knowledge sharing.  </w:instrText>
      </w:r>
      <w:r w:rsidR="00DC684C">
        <w:rPr>
          <w:rFonts w:hint="eastAsia"/>
        </w:rPr>
        <w:instrText>生成式人工智能（</w:instrText>
      </w:r>
      <w:r w:rsidR="00DC684C">
        <w:rPr>
          <w:rFonts w:hint="eastAsia"/>
        </w:rPr>
        <w:instrText>GI</w:instrText>
      </w:r>
      <w:r w:rsidR="00DC684C">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DC684C">
        <w:rPr>
          <w:rFonts w:hint="eastAsia"/>
        </w:rPr>
        <w:instrText xml:space="preserve"> </w:instrText>
      </w:r>
      <w:r w:rsidR="00DC684C">
        <w:rPr>
          <w:rFonts w:hint="eastAsia"/>
        </w:rPr>
        <w:instrText>我们的研究突显了整合生成式人工智能以激励人类参与知识创造和传播的潜力，进一步丰富了关于生成式人工智能如何影响人类知识共享的研究成果。</w:instrText>
      </w:r>
      <w:r w:rsidR="00DC684C">
        <w:rPr>
          <w:rFonts w:hint="eastAsia"/>
        </w:rPr>
        <w:instrText xml:space="preserve">","archive_location":"6 </w:instrText>
      </w:r>
      <w:r w:rsidR="00DC684C">
        <w:rPr>
          <w:rFonts w:ascii="Apple Color Emoji" w:hAnsi="Apple Color Emoji" w:cs="Apple Color Emoji"/>
        </w:rPr>
        <w:instrText>📊</w:instrText>
      </w:r>
      <w:r w:rsidR="00DC684C">
        <w:rPr>
          <w:rFonts w:hint="eastAsia"/>
        </w:rPr>
        <w:instrText>","DOI":"10.2139/ssrn.4628786","genre":"SS</w:instrText>
      </w:r>
      <w:r w:rsidR="00DC684C">
        <w:instrText>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natural experiment</w:instrText>
      </w:r>
      <w:r w:rsidR="00DC684C">
        <w:rPr>
          <w:rFonts w:hint="eastAsia"/>
        </w:rPr>
        <w:instrText>、</w:instrText>
      </w:r>
      <w:r w:rsidR="00DC684C">
        <w:instrText>knowledge sharing</w:instrText>
      </w:r>
      <w:r w:rsidR="00DC684C">
        <w:rPr>
          <w:rFonts w:hint="eastAsia"/>
        </w:rPr>
        <w:instrText>、</w:instrText>
      </w:r>
      <w:r w:rsidR="00DC684C">
        <w:instrText>Q&amp;A platform</w:instrText>
      </w:r>
      <w:r w:rsidR="00DC684C">
        <w:rPr>
          <w:rFonts w:hint="eastAsia"/>
        </w:rPr>
        <w:instrText>、</w:instrText>
      </w:r>
      <w:r w:rsidR="00DC684C">
        <w:instrText>randomized experiment</w:instrText>
      </w:r>
      <w:r w:rsidR="00DC684C">
        <w:rPr>
          <w:rFonts w:hint="eastAsia"/>
        </w:rPr>
        <w:instrText>、</w:instrText>
      </w:r>
      <w:r w:rsidR="00DC684C">
        <w:instrText>AI-human interaction</w:instrText>
      </w:r>
      <w:r w:rsidR="00DC684C">
        <w:rPr>
          <w:rFonts w:hint="eastAsia"/>
        </w:rPr>
        <w:instrText>、</w:instrText>
      </w:r>
      <w:r w:rsidR="00DC684C">
        <w:rPr>
          <w:rFonts w:ascii="Apple Color Emoji" w:hAnsi="Apple Color Emoji" w:cs="Apple Color Emoji"/>
        </w:rPr>
        <w:instrText>🤖️</w:instrText>
      </w:r>
      <w:r w:rsidR="00DC684C">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7232A8">
        <w:fldChar w:fldCharType="separate"/>
      </w:r>
      <w:del w:id="36" w:author="Dylan CHEN" w:date="2026-08-27T15:36:00Z" w16du:dateUtc="2026-08-27T07:36:00Z">
        <w:r w:rsidR="007232A8" w:rsidDel="007232A8">
          <w:rPr>
            <w:noProof/>
          </w:rPr>
          <w:delText>(</w:delText>
        </w:r>
      </w:del>
      <w:r w:rsidR="007232A8">
        <w:rPr>
          <w:noProof/>
        </w:rPr>
        <w:t xml:space="preserve">Su et al. </w:t>
      </w:r>
      <w:ins w:id="37" w:author="Dylan CHEN" w:date="2026-08-27T15:36:00Z" w16du:dateUtc="2026-08-27T07:36:00Z">
        <w:r w:rsidR="007232A8">
          <w:rPr>
            <w:rFonts w:hint="eastAsia"/>
            <w:noProof/>
          </w:rPr>
          <w:t>(</w:t>
        </w:r>
      </w:ins>
      <w:r w:rsidR="007232A8">
        <w:rPr>
          <w:noProof/>
        </w:rPr>
        <w:t>2025)</w:t>
      </w:r>
      <w:r w:rsidR="007232A8">
        <w:fldChar w:fldCharType="end"/>
      </w:r>
      <w:del w:id="38" w:author="Dylan CHEN" w:date="2026-08-27T15:36:00Z" w16du:dateUtc="2026-08-27T07:36:00Z">
        <w:r w:rsidRPr="000B36F7" w:rsidDel="007232A8">
          <w:delText>Su et al. (2025)</w:delText>
        </w:r>
      </w:del>
      <w:r w:rsidRPr="000B36F7">
        <w:t xml:space="preserve">, by contrast, </w:t>
      </w:r>
      <w:r>
        <w:rPr>
          <w:rFonts w:hint="eastAsia"/>
        </w:rPr>
        <w:t>investigate</w:t>
      </w:r>
      <w:r w:rsidRPr="000B36F7">
        <w:t xml:space="preserve"> an internal</w:t>
      </w:r>
      <w:r>
        <w:rPr>
          <w:rFonts w:hint="eastAsia"/>
        </w:rPr>
        <w:t xml:space="preserve"> Gen</w:t>
      </w:r>
      <w:r w:rsidRPr="000B36F7">
        <w:t>AI answerer, the same class of intervention we examine, and find that human contributions rose in both number and length. The</w:t>
      </w:r>
      <w:r>
        <w:rPr>
          <w:rFonts w:hint="eastAsia"/>
        </w:rPr>
        <w:t xml:space="preserve"> prevailing</w:t>
      </w:r>
      <w:r w:rsidRPr="000B36F7">
        <w:t xml:space="preserve"> logic and the one internal precedent thus disagree, and neither the external-tool literature nor a single internal study </w:t>
      </w:r>
      <w:r>
        <w:rPr>
          <w:rFonts w:hint="eastAsia"/>
        </w:rPr>
        <w:t>provides</w:t>
      </w:r>
      <w:r w:rsidRPr="000B36F7">
        <w:t xml:space="preserve"> a framework that explains when each outcome should occur.</w:t>
      </w:r>
    </w:p>
    <w:p w14:paraId="29B23F23" w14:textId="0E3B8911" w:rsidR="00B369E9" w:rsidRPr="00D2526D" w:rsidRDefault="00B369E9" w:rsidP="00D2526D">
      <w:pPr>
        <w:pStyle w:val="Paragraph0"/>
      </w:pPr>
      <w:r w:rsidRPr="00D2526D">
        <w:t xml:space="preserve">We therefore ask how a labeled, platform-provided AI </w:t>
      </w:r>
      <w:r>
        <w:rPr>
          <w:rFonts w:hint="eastAsia"/>
        </w:rPr>
        <w:t>answer</w:t>
      </w:r>
      <w:r w:rsidRPr="00D2526D">
        <w:t xml:space="preserve"> affects human contribution. We separate this into two concrete decisions. First, does a contributor choose to answer a question the AI has already addressed, which we call the </w:t>
      </w:r>
      <w:r>
        <w:t>“</w:t>
      </w:r>
      <w:r w:rsidRPr="00D2526D">
        <w:t>entry</w:t>
      </w:r>
      <w:r>
        <w:t>”</w:t>
      </w:r>
      <w:r w:rsidRPr="00D2526D">
        <w:t xml:space="preserve"> decision? Second, </w:t>
      </w:r>
      <w:r>
        <w:rPr>
          <w:rFonts w:hint="eastAsia"/>
        </w:rPr>
        <w:t>after a user decides to</w:t>
      </w:r>
      <w:r w:rsidRPr="00D2526D">
        <w:t xml:space="preserve"> answer, how much effort does the contributor invest, which we call the </w:t>
      </w:r>
      <w:r>
        <w:t>“</w:t>
      </w:r>
      <w:r w:rsidRPr="00D2526D">
        <w:t>quality</w:t>
      </w:r>
      <w:r>
        <w:t>”</w:t>
      </w:r>
      <w:r w:rsidRPr="00D2526D">
        <w:t xml:space="preserve"> decision? We use the labels entry and quality throughout.</w:t>
      </w:r>
    </w:p>
    <w:p w14:paraId="362CF33D" w14:textId="55436B02" w:rsidR="00B369E9" w:rsidRPr="00D2526D" w:rsidRDefault="00B369E9" w:rsidP="00D2526D">
      <w:pPr>
        <w:pStyle w:val="Paragraph0"/>
      </w:pPr>
      <w:r w:rsidRPr="00D2526D">
        <w:t xml:space="preserve">Our central argument is that the effect of an AI answer cannot be summarized by a single quantity, because the presence of an AI answer is not a single condition. We adopt a competition lens </w:t>
      </w:r>
      <w:ins w:id="39" w:author="Dylan CHEN" w:date="2026-08-28T23:25:00Z" w16du:dateUtc="2026-08-28T15:25:00Z">
        <w:r w:rsidR="00C93011">
          <w:fldChar w:fldCharType="begin"/>
        </w:r>
        <w:r w:rsidR="00C93011">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C93011">
          <w:rPr>
            <w:rFonts w:hint="eastAsia"/>
          </w:rPr>
          <w:instrText>hree factors: relative scale, rival's attack volume, and rival's capability to contest. Our results provide a new avenue for studying competitors and the relationship between competitor analysis and interfirm rivalry.</w:instrText>
        </w:r>
        <w:r w:rsidR="00C93011">
          <w:rPr>
            <w:rFonts w:hint="eastAsia"/>
          </w:rPr>
          <w:instrText>本文研究竞争紧张度，即目标企业与其特定竞争对手之间的紧张关系，这种紧张关系可能导致目标企业采取行动对抗竞争对手。基于认知</w:instrText>
        </w:r>
        <w:r w:rsidR="00C93011">
          <w:rPr>
            <w:rFonts w:hint="eastAsia"/>
          </w:rPr>
          <w:instrText>-</w:instrText>
        </w:r>
        <w:r w:rsidR="00C93011">
          <w:rPr>
            <w:rFonts w:hint="eastAsia"/>
          </w:rPr>
          <w:instrText>动机</w:instrText>
        </w:r>
        <w:r w:rsidR="00C93011">
          <w:rPr>
            <w:rFonts w:hint="eastAsia"/>
          </w:rPr>
          <w:instrText>-</w:instrText>
        </w:r>
        <w:r w:rsidR="00C93011">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C93011">
          <w:rPr>
            <w:rFonts w:hint="eastAsia"/>
          </w:rPr>
          <w:instrText xml:space="preserve">","archive_location":"491 </w:instrText>
        </w:r>
        <w:r w:rsidR="00C93011">
          <w:rPr>
            <w:rFonts w:ascii="Apple Color Emoji" w:hAnsi="Apple Color Emoji" w:cs="Apple Color Emoji"/>
          </w:rPr>
          <w:instrText>📊</w:instrText>
        </w:r>
        <w:r w:rsidR="00C93011">
          <w:rPr>
            <w:rFonts w:hint="eastAsia"/>
          </w:rPr>
          <w:instrText>","call-number":"1","container-title":"Academy of Management Journal","DOI"</w:instrText>
        </w:r>
        <w:r w:rsidR="00C93011">
          <w:instrText>:"10.5465/amj.2007.24162081","ISSN":"0001-4273","issue":"1","journalAbbreviation":"AMJ","language":"en","note":"</w:instrText>
        </w:r>
        <w:r w:rsidR="00C93011">
          <w:rPr>
            <w:rFonts w:ascii="Apple Color Emoji" w:hAnsi="Apple Color Emoji" w:cs="Apple Color Emoji"/>
          </w:rPr>
          <w:instrText>🏷️</w:instrText>
        </w:r>
        <w:r w:rsidR="00C93011">
          <w:instrText xml:space="preserve"> /unread</w:instrText>
        </w:r>
        <w:r w:rsidR="00C93011">
          <w:rPr>
            <w:rFonts w:hint="eastAsia"/>
          </w:rPr>
          <w:instrText>、</w:instrText>
        </w:r>
        <w:r w:rsidR="00C93011">
          <w:instrText>COMPETITION</w:instrText>
        </w:r>
        <w:r w:rsidR="00C93011">
          <w:rPr>
            <w:rFonts w:hint="eastAsia"/>
          </w:rPr>
          <w:instrText>、</w:instrText>
        </w:r>
        <w:r w:rsidR="00C93011">
          <w:instrText>MANAGEMENT</w:instrText>
        </w:r>
        <w:r w:rsidR="00C93011">
          <w:rPr>
            <w:rFonts w:hint="eastAsia"/>
          </w:rPr>
          <w:instrText>、</w:instrText>
        </w:r>
        <w:r w:rsidR="00C93011">
          <w:instrText>BUSINESS enterprises</w:instrText>
        </w:r>
        <w:r w:rsidR="00C93011">
          <w:rPr>
            <w:rFonts w:hint="eastAsia"/>
          </w:rPr>
          <w:instrText>、</w:instrText>
        </w:r>
        <w:r w:rsidR="00C93011">
          <w:instrText>COMMERCE</w:instrText>
        </w:r>
        <w:r w:rsidR="00C93011">
          <w:rPr>
            <w:rFonts w:hint="eastAsia"/>
          </w:rPr>
          <w:instrText>、</w:instrText>
        </w:r>
        <w:r w:rsidR="00C93011">
          <w:instrText>DATA analysis</w:instrText>
        </w:r>
        <w:r w:rsidR="00C93011">
          <w:rPr>
            <w:rFonts w:hint="eastAsia"/>
          </w:rPr>
          <w:instrText>、</w:instrText>
        </w:r>
        <w:r w:rsidR="00C93011">
          <w:instrText>MOTIVATION (Psychology)</w:instrText>
        </w:r>
        <w:r w:rsidR="00C93011">
          <w:rPr>
            <w:rFonts w:hint="eastAsia"/>
          </w:rPr>
          <w:instrText>、</w:instrText>
        </w:r>
        <w:r w:rsidR="00C93011">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C93011">
          <w:rPr>
            <w:rFonts w:hint="eastAsia"/>
          </w:rPr>
          <w:instrText>—</w:instrText>
        </w:r>
        <w:r w:rsidR="00C93011">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C93011">
          <w:rPr>
            <w:rFonts w:ascii="Apple Color Emoji" w:hAnsi="Apple Color Emoji" w:cs="Apple Color Emoji"/>
          </w:rPr>
          <w:instrText>📊</w:instrText>
        </w:r>
        <w:r w:rsidR="00C93011">
          <w:instrText>","call-number":"3","container-title":"Asia Pacific Journal of Management","DOI":"10.1007/s10490-008-9110-7","ISSN":"1572-9958","issue":"1","journalAbbreviation":"Asia Pac J Manag","language":"en","note":"</w:instrText>
        </w:r>
        <w:r w:rsidR="00C93011">
          <w:rPr>
            <w:rFonts w:ascii="Apple Color Emoji" w:hAnsi="Apple Color Emoji" w:cs="Apple Color Emoji"/>
          </w:rPr>
          <w:instrText>🏷️</w:instrText>
        </w:r>
        <w:r w:rsidR="00C93011">
          <w:instrText xml:space="preserve"> /reading</w:instrText>
        </w:r>
        <w:r w:rsidR="00C93011">
          <w:rPr>
            <w:rFonts w:hint="eastAsia"/>
          </w:rPr>
          <w:instrText>、</w:instrText>
        </w:r>
        <w:r w:rsidR="00C93011">
          <w:instrText>Research</w:instrText>
        </w:r>
        <w:r w:rsidR="00C93011">
          <w:rPr>
            <w:rFonts w:hint="eastAsia"/>
          </w:rPr>
          <w:instrText>、</w:instrText>
        </w:r>
        <w:r w:rsidR="00C93011">
          <w:rPr>
            <w:rFonts w:ascii="Apple Color Emoji" w:hAnsi="Apple Color Emoji" w:cs="Apple Color Emoji"/>
          </w:rPr>
          <w:instrText>🤖️</w:instrText>
        </w:r>
        <w:r w:rsidR="00C93011">
          <w:rPr>
            <w:rFonts w:hint="eastAsia"/>
          </w:rPr>
          <w:instrText>、</w:instrText>
        </w:r>
        <w:r w:rsidR="00C93011">
          <w:instrText>Competitive dynamics</w:instrText>
        </w:r>
        <w:r w:rsidR="00C93011">
          <w:rPr>
            <w:rFonts w:hint="eastAsia"/>
          </w:rPr>
          <w:instrText>、</w:instrText>
        </w:r>
        <w:r w:rsidR="00C93011">
          <w:instrText>Publishing</w:instrText>
        </w:r>
        <w:r w:rsidR="00C93011">
          <w:rPr>
            <w:rFonts w:hint="eastAsia"/>
          </w:rPr>
          <w:instrText>、</w:instrText>
        </w:r>
        <w:r w:rsidR="00C93011">
          <w:instrText>Strategic</w:instrText>
        </w:r>
        <w:r w:rsidR="00C93011">
          <w:rPr>
            <w:rFonts w:hint="eastAsia"/>
          </w:rPr>
          <w:instrText xml:space="preserve"> management</w:instrText>
        </w:r>
        <w:r w:rsidR="00C93011">
          <w:rPr>
            <w:rFonts w:hint="eastAsia"/>
          </w:rPr>
          <w:instrText>、</w:instrText>
        </w:r>
        <w:r w:rsidR="00C93011">
          <w:rPr>
            <w:rFonts w:hint="eastAsia"/>
          </w:rPr>
          <w:instrText>U.S.-based journal","page":"5-25","source":"9.7 (Q1)","title":"Competitive dynamics research: An insider</w:instrText>
        </w:r>
        <w:r w:rsidR="00C93011">
          <w:rPr>
            <w:rFonts w:hint="eastAsia"/>
          </w:rPr>
          <w:instrText>’</w:instrText>
        </w:r>
        <w:r w:rsidR="00C93011">
          <w:rPr>
            <w:rFonts w:hint="eastAsia"/>
          </w:rPr>
          <w:instrText>s odyssey","title-short":"Competitive dynamics research","URL":"https://doi.org/10.1007/s10490-008-9110-7","volume":"26","author":[{"famil</w:instrText>
        </w:r>
        <w:r w:rsidR="00C93011">
          <w:instrText xml:space="preserve">y":"Chen","given":"Ming-Jer"}],"accessed":{"date-parts":[["2026",7,27]]},"issued":{"date-parts":[["2009",3,1]]}}}],"schema":"https://github.com/citation-style-language/schema/raw/master/csl-citation.json"} </w:instrText>
        </w:r>
        <w:r w:rsidR="00C93011">
          <w:fldChar w:fldCharType="separate"/>
        </w:r>
        <w:r w:rsidR="00C93011">
          <w:rPr>
            <w:noProof/>
          </w:rPr>
          <w:t>(Chen et al. 2007; Chen 2009)</w:t>
        </w:r>
        <w:r w:rsidR="00C93011">
          <w:fldChar w:fldCharType="end"/>
        </w:r>
      </w:ins>
      <w:del w:id="40" w:author="Dylan CHEN" w:date="2026-08-28T23:25:00Z" w16du:dateUtc="2026-08-28T15:25:00Z">
        <w:r w:rsidRPr="00D2526D" w:rsidDel="00C93011">
          <w:delText>(Chen et al. 2007; Chen 2009)</w:delText>
        </w:r>
      </w:del>
      <w:r w:rsidRPr="00D2526D">
        <w:t xml:space="preserve">, under which contributors respond to the AI answer as they would to any rival contribution, and we draw on dual-process theory, specifically the distinction between fast and slow systems of thinking </w:t>
      </w:r>
      <w:ins w:id="41" w:author="Dylan CHEN" w:date="2026-08-28T23:25:00Z" w16du:dateUtc="2026-08-28T15:25:00Z">
        <w:r w:rsidR="00C93011">
          <w:fldChar w:fldCharType="begin"/>
        </w:r>
        <w:r w:rsidR="00C93011">
          <w:instrText xml:space="preserve"> ADDIN ZOTERO_ITEM CSL_CITATION {"citationID":"HbqYHzJe","properties":{"unsorted":false,"formattedCitation":"(Evans &amp; Stanovich 2013; Kahneman 2003, 2011)","plainCitation":"(Evans &amp; Stanovich 2013; Kahneman 2003, 2011)","noteIndex":0},"citationItems":[{"i</w:instrText>
        </w:r>
        <w:r w:rsidR="00C93011">
          <w:rPr>
            <w:rFonts w:hint="eastAsia"/>
          </w:rPr>
          <w:instrText>d":167162,"uris":["http://zotero.org/users/8905122/items/MLPZAYYR"],"itemData":{"id":167162,"type":"article-journal","abstract":"</w:instrText>
        </w:r>
        <w:r w:rsidR="00C93011">
          <w:rPr>
            <w:rFonts w:hint="eastAsia"/>
          </w:rPr>
          <w:instrText>抽象的</w:instrText>
        </w:r>
        <w:r w:rsidR="00C93011">
          <w:rPr>
            <w:rFonts w:hint="eastAsia"/>
          </w:rPr>
          <w:instrText>Dual-process and dual-system theories in both cognitive and social psychology have been subjected to a number of recently p</w:instrText>
        </w:r>
        <w:r w:rsidR="00C9301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C93011">
          <w:rPr>
            <w:rFonts w:hint="eastAsia"/>
          </w:rPr>
          <w:instrText xml:space="preserve"> memory.</w:instrText>
        </w:r>
        <w:r w:rsidR="00C9301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C93011">
          <w:rPr>
            <w:rFonts w:hint="eastAsia"/>
          </w:rPr>
          <w:instrText>1</w:instrText>
        </w:r>
        <w:r w:rsidR="00C93011">
          <w:rPr>
            <w:rFonts w:hint="eastAsia"/>
          </w:rPr>
          <w:instrText>）默认产生默认反应，除非受到独特的、更高阶的推理加工（类型</w:instrText>
        </w:r>
        <w:r w:rsidR="00C93011">
          <w:rPr>
            <w:rFonts w:hint="eastAsia"/>
          </w:rPr>
          <w:instrText>2</w:instrText>
        </w:r>
        <w:r w:rsidR="00C93011">
          <w:rPr>
            <w:rFonts w:hint="eastAsia"/>
          </w:rPr>
          <w:instrText>）的干预。二者的区别在于，类型</w:instrText>
        </w:r>
        <w:r w:rsidR="00C93011">
          <w:rPr>
            <w:rFonts w:hint="eastAsia"/>
          </w:rPr>
          <w:instrText>2</w:instrText>
        </w:r>
        <w:r w:rsidR="00C93011">
          <w:rPr>
            <w:rFonts w:hint="eastAsia"/>
          </w:rPr>
          <w:instrText>加工支持假设性思维，并且会大量占用工作记忆。</w:instrText>
        </w:r>
        <w:r w:rsidR="00C93011">
          <w:instrText xml:space="preserve">","archive_location":"3296 </w:instrText>
        </w:r>
        <w:r w:rsidR="00C93011">
          <w:rPr>
            <w:rFonts w:ascii="Apple Color Emoji" w:hAnsi="Apple Color Emoji" w:cs="Apple Color Emoji"/>
          </w:rPr>
          <w:instrText>📊</w:instrText>
        </w:r>
        <w:r w:rsidR="00C93011">
          <w:instrText>","call-number":"1","container-title":"Perspectives on Psychological Science","DOI":"10.1177/1745691612460685","ISSN":"1745-6916","issue":"3","journalAbbreviation":"Perspect Psychol Sci","language":"en","note":"</w:instrText>
        </w:r>
        <w:r w:rsidR="00C93011">
          <w:rPr>
            <w:rFonts w:ascii="Apple Color Emoji" w:hAnsi="Apple Color Emoji" w:cs="Apple Color Emoji"/>
          </w:rPr>
          <w:instrText>🏷️</w:instrText>
        </w:r>
        <w:r w:rsidR="00C93011">
          <w:instrText xml:space="preserve"> /reading</w:instrText>
        </w:r>
        <w:r w:rsidR="00C93011">
          <w:rPr>
            <w:rFonts w:hint="eastAsia"/>
          </w:rPr>
          <w:instrText>、</w:instrText>
        </w:r>
        <w:r w:rsidR="00C93011">
          <w:rPr>
            <w:rFonts w:ascii="Apple Color Emoji" w:hAnsi="Apple Color Emoji" w:cs="Apple Color Emoji"/>
          </w:rPr>
          <w:instrText>🤖️</w:instrText>
        </w:r>
        <w:r w:rsidR="00C9301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C93011">
          <w:rPr>
            <w:rFonts w:ascii="Apple Color Emoji" w:hAnsi="Apple Color Emoji" w:cs="Apple Color Emoji"/>
          </w:rPr>
          <w:instrText>📊</w:instrText>
        </w:r>
        <w:r w:rsidR="00C93011">
          <w:instrText>","call-number":"1","container-title":"American Psychologist","DOI":"10.1037/0003-066X.58.9.697","ISSN":"1935-990X","issue":"9","language":"en","note":"</w:instrText>
        </w:r>
        <w:r w:rsidR="00C93011">
          <w:rPr>
            <w:rFonts w:ascii="Apple Color Emoji" w:hAnsi="Apple Color Emoji" w:cs="Apple Color Emoji"/>
          </w:rPr>
          <w:instrText>🏷️</w:instrText>
        </w:r>
        <w:r w:rsidR="00C93011">
          <w:instrText xml:space="preserve"> /unread</w:instrText>
        </w:r>
        <w:r w:rsidR="00C93011">
          <w:rPr>
            <w:rFonts w:hint="eastAsia"/>
          </w:rPr>
          <w:instrText>、</w:instrText>
        </w:r>
        <w:r w:rsidR="00C93011">
          <w:instrText>Choice Behavior</w:instrText>
        </w:r>
        <w:r w:rsidR="00C93011">
          <w:rPr>
            <w:rFonts w:hint="eastAsia"/>
          </w:rPr>
          <w:instrText>、</w:instrText>
        </w:r>
        <w:r w:rsidR="00C93011">
          <w:instrText>Decision Making</w:instrText>
        </w:r>
        <w:r w:rsidR="00C93011">
          <w:rPr>
            <w:rFonts w:hint="eastAsia"/>
          </w:rPr>
          <w:instrText>、</w:instrText>
        </w:r>
        <w:r w:rsidR="00C93011">
          <w:instrText>Judgment</w:instrText>
        </w:r>
        <w:r w:rsidR="00C93011">
          <w:rPr>
            <w:rFonts w:hint="eastAsia"/>
          </w:rPr>
          <w:instrText>、</w:instrText>
        </w:r>
        <w:r w:rsidR="00C93011">
          <w:instrText>Intuition</w:instrText>
        </w:r>
        <w:r w:rsidR="00C93011">
          <w:rPr>
            <w:rFonts w:hint="eastAsia"/>
          </w:rPr>
          <w:instrText>、</w:instrText>
        </w:r>
        <w:r w:rsidR="00C93011">
          <w:instrText>Rationality</w:instrText>
        </w:r>
        <w:r w:rsidR="00C93011">
          <w:rPr>
            <w:rFonts w:hint="eastAsia"/>
          </w:rPr>
          <w:instrText>、</w:instrText>
        </w:r>
        <w:r w:rsidR="00C9301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C93011">
          <w:rPr>
            <w:rFonts w:ascii="Apple Color Emoji" w:hAnsi="Apple Color Emoji" w:cs="Apple Color Emoji"/>
          </w:rPr>
          <w:instrText>🏷️</w:instrText>
        </w:r>
        <w:r w:rsidR="00C93011">
          <w:instrText xml:space="preserve"> /reading","title":"Thinking, fast and slow","author":[{"family":"Kahneman","given":"Daniel"}],"issued":{"date-parts":[["2011"]]}}}],"schema":"https://github.com/citation-style-language/schema/raw/master/csl-citation.json"} </w:instrText>
        </w:r>
        <w:r w:rsidR="00C93011">
          <w:fldChar w:fldCharType="separate"/>
        </w:r>
        <w:r w:rsidR="00C93011">
          <w:rPr>
            <w:noProof/>
          </w:rPr>
          <w:t>(Evans &amp; Stanovich 2013; Kahneman 2003, 2011)</w:t>
        </w:r>
        <w:r w:rsidR="00C93011">
          <w:fldChar w:fldCharType="end"/>
        </w:r>
      </w:ins>
      <w:del w:id="42" w:author="Dylan CHEN" w:date="2026-08-28T23:25:00Z" w16du:dateUtc="2026-08-28T15:25:00Z">
        <w:r w:rsidRPr="00D2526D" w:rsidDel="00C93011">
          <w:delText>(Evans &amp; Stanovich 2013; Kahneman 2003, 2011)</w:delText>
        </w:r>
      </w:del>
      <w:r w:rsidRPr="00D2526D">
        <w:t xml:space="preserve">, to </w:t>
      </w:r>
      <w:r w:rsidRPr="00D2526D">
        <w:lastRenderedPageBreak/>
        <w:t xml:space="preserve">explain why the different features of that rival are read differently and therefore bear on different decisions. We distinguish two such features. The </w:t>
      </w:r>
      <w:r>
        <w:t>“</w:t>
      </w:r>
      <w:r w:rsidRPr="00D2526D">
        <w:t>AI label</w:t>
      </w:r>
      <w:r>
        <w:t>”</w:t>
      </w:r>
      <w:r w:rsidRPr="00D2526D">
        <w:t xml:space="preserve"> is the visible marker of machine authorship; it does not vary in degree and carries whatever a community already believes about AI. The </w:t>
      </w:r>
      <w:r>
        <w:t>“</w:t>
      </w:r>
      <w:r w:rsidRPr="00D2526D">
        <w:t>AI content</w:t>
      </w:r>
      <w:r>
        <w:t>”</w:t>
      </w:r>
      <w:r w:rsidRPr="00D2526D">
        <w: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w:t>
      </w:r>
      <w:ins w:id="43" w:author="Dylan CHEN" w:date="2026-08-28T23:25:00Z" w16du:dateUtc="2026-08-28T15:25:00Z">
        <w:r w:rsidR="00C93011" w:rsidRPr="00E55C5E">
          <w:rPr>
            <w:rFonts w:eastAsia="DengXian"/>
            <w:kern w:val="2"/>
            <w14:ligatures w14:val="standardContextual"/>
          </w:rPr>
          <w:fldChar w:fldCharType="begin"/>
        </w:r>
        <w:r w:rsidR="00C93011">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C93011">
          <w:rPr>
            <w:rFonts w:ascii="Apple Color Emoji" w:eastAsia="DengXian" w:hAnsi="Apple Color Emoji" w:cs="Apple Color Emoji"/>
            <w:kern w:val="2"/>
            <w14:ligatures w14:val="standardContextual"/>
          </w:rPr>
          <w:instrText>📊</w:instrText>
        </w:r>
        <w:r w:rsidR="00C93011">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C93011">
          <w:rPr>
            <w:rFonts w:ascii="Apple Color Emoji" w:eastAsia="DengXian" w:hAnsi="Apple Color Emoji" w:cs="Apple Color Emoji"/>
            <w:kern w:val="2"/>
            <w14:ligatures w14:val="standardContextual"/>
          </w:rPr>
          <w:instrText>🏷️</w:instrText>
        </w:r>
        <w:r w:rsidR="00C93011">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93011" w:rsidRPr="00E55C5E">
          <w:rPr>
            <w:rFonts w:eastAsia="DengXian"/>
            <w:kern w:val="2"/>
            <w14:ligatures w14:val="standardContextual"/>
          </w:rPr>
          <w:fldChar w:fldCharType="separate"/>
        </w:r>
        <w:r w:rsidR="00C93011">
          <w:rPr>
            <w:rFonts w:eastAsia="DengXian"/>
            <w:noProof/>
            <w:kern w:val="2"/>
            <w14:ligatures w14:val="standardContextual"/>
          </w:rPr>
          <w:t>(Kabir et al. 2024)</w:t>
        </w:r>
        <w:r w:rsidR="00C93011" w:rsidRPr="00E55C5E">
          <w:rPr>
            <w:rFonts w:eastAsia="DengXian"/>
            <w:kern w:val="2"/>
            <w14:ligatures w14:val="standardContextual"/>
          </w:rPr>
          <w:fldChar w:fldCharType="end"/>
        </w:r>
      </w:ins>
      <w:del w:id="44" w:author="Dylan CHEN" w:date="2026-08-28T23:25:00Z" w16du:dateUtc="2026-08-28T15:25:00Z">
        <w:r w:rsidRPr="00D2526D" w:rsidDel="00C93011">
          <w:delText>(Kabir et al. 2024)</w:delText>
        </w:r>
      </w:del>
      <w:r w:rsidRPr="00D2526D">
        <w:t>, these features need not push the same way. The label can invite a human to step in, while the content can either crowd that human out or raise the bar the human aims to clear. Thus, the net effect depends on how these features combine.</w:t>
      </w:r>
    </w:p>
    <w:p w14:paraId="757C369C" w14:textId="44B026F4" w:rsidR="00B369E9" w:rsidRPr="00D2526D" w:rsidRDefault="00B369E9" w:rsidP="00D2526D">
      <w:pPr>
        <w:pStyle w:val="Paragraph0"/>
      </w:pPr>
      <w:r w:rsidRPr="00D2526D">
        <w:t>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w:t>
      </w:r>
      <w:del w:id="45" w:author="Dylan CHEN" w:date="2026-08-28T23:26:00Z" w16du:dateUtc="2026-08-28T15:26:00Z">
        <w:r w:rsidRPr="00D2526D" w:rsidDel="00C93011">
          <w:delText xml:space="preserve"> </w:delText>
        </w:r>
      </w:del>
      <w:del w:id="46" w:author="Dylan CHEN" w:date="2026-08-28T23:25:00Z" w16du:dateUtc="2026-08-28T15:25:00Z">
        <w:r w:rsidRPr="00D2526D" w:rsidDel="00C93011">
          <w:delText>(Kabir et al. 2024)</w:delText>
        </w:r>
      </w:del>
      <w:r w:rsidRPr="00D2526D">
        <w:t xml:space="preserve">. Second, because the label is fixed while the content varies across questions, the design lets us trace how human contribution moves with the measurable characteristics of the AI answer. </w:t>
      </w:r>
    </w:p>
    <w:p w14:paraId="48079B70" w14:textId="796A597B" w:rsidR="00B369E9" w:rsidRPr="00D2526D" w:rsidRDefault="00B369E9" w:rsidP="00D2526D">
      <w:pPr>
        <w:pStyle w:val="Paragraph0"/>
      </w:pPr>
      <w:r w:rsidRPr="00D2526D">
        <w: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t>
      </w:r>
      <w:r>
        <w:rPr>
          <w:rFonts w:hint="eastAsia"/>
        </w:rPr>
        <w:t xml:space="preserve">. </w:t>
      </w:r>
      <w:r w:rsidRPr="00D2526D">
        <w:t xml:space="preserve">On quality, a higher-quality AI answer is associated with higher-quality first human answers, consistent with </w:t>
      </w:r>
      <w:r w:rsidRPr="00D2526D">
        <w:lastRenderedPageBreak/>
        <w:t>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19884EDF" w14:textId="740FD1D5" w:rsidR="00B369E9" w:rsidRPr="00D2526D" w:rsidRDefault="00B369E9" w:rsidP="00D2526D">
      <w:pPr>
        <w:pStyle w:val="Paragraph0"/>
      </w:pPr>
      <w:r w:rsidRPr="00D2526D">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w:t>
      </w:r>
      <w:del w:id="47" w:author="Dylan CHEN" w:date="2026-08-28T23:28:00Z" w16du:dateUtc="2026-08-28T15:28:00Z">
        <w:r w:rsidRPr="00D2526D" w:rsidDel="00C93011">
          <w:delText xml:space="preserve"> (Fang &amp; Zhou 2026; Shan &amp; Qiu 2026; Xue et al. 2026)</w:delText>
        </w:r>
      </w:del>
      <w:r w:rsidRPr="00D2526D">
        <w:t>. Because the label is fixed and the content varies, we recover the role of the label by tracing how contribution responds to the AI answer</w:t>
      </w:r>
      <w:r>
        <w:t>’</w:t>
      </w:r>
      <w:r w:rsidRPr="00D2526D">
        <w: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t>
      </w:r>
      <w:r>
        <w:rPr>
          <w:rFonts w:hint="eastAsia"/>
        </w:rPr>
        <w:t>provides</w:t>
      </w:r>
      <w:r w:rsidRPr="00D2526D">
        <w: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D2526D">
        <w:t>s role is contingent on community beliefs that may themselves change. Third, for practice, we show that platforms can manage the AI label and the amount of AI content as two independent choices. Regardless of the precise beliefs that drive the label</w:t>
      </w:r>
      <w:r>
        <w:t>’</w:t>
      </w:r>
      <w:r w:rsidRPr="00D2526D">
        <w:t xml:space="preserve">s effect, we recommend that platforms manage the visible </w:t>
      </w:r>
      <w:r w:rsidRPr="00D2526D">
        <w:lastRenderedPageBreak/>
        <w:t>extent of AI content and the labeling of AI authorship as distinct decisions, because a platform can improve a capable internal GenAI to raise human answer quality without necessarily discouraging participation.</w:t>
      </w:r>
    </w:p>
    <w:p w14:paraId="1344DC29" w14:textId="168001D7" w:rsidR="000E4EEB" w:rsidRPr="00015210" w:rsidRDefault="00B369E9" w:rsidP="00D2526D">
      <w:pPr>
        <w:pStyle w:val="Paragraph0"/>
        <w:rPr>
          <w:rFonts w:cs="Georgia"/>
          <w:b/>
          <w:caps/>
          <w:kern w:val="32"/>
        </w:rPr>
      </w:pPr>
      <w:r w:rsidRPr="00D2526D">
        <w:t xml:space="preserve">The remainder of the paper proceeds as follows. Section 2 reviews the literature on GenAI in online Q&amp;A communities and on human responses to prior and machine-generated contributions. Section 3 </w:t>
      </w:r>
      <w:ins w:id="48" w:author="Dylan CHEN" w:date="2026-08-27T15:33:00Z" w16du:dateUtc="2026-08-27T07:33:00Z">
        <w:r w:rsidR="001C20E5" w:rsidRPr="001C20E5">
          <w:t>develops the hypotheses</w:t>
        </w:r>
        <w:r w:rsidR="001C20E5">
          <w:rPr>
            <w:rFonts w:hint="eastAsia"/>
          </w:rPr>
          <w:t>.</w:t>
        </w:r>
      </w:ins>
      <w:del w:id="49" w:author="Dylan CHEN" w:date="2026-08-27T15:33:00Z" w16du:dateUtc="2026-08-27T07:33:00Z">
        <w:r w:rsidRPr="00D2526D" w:rsidDel="001C20E5">
          <w:delText>describes the research context</w:delText>
        </w:r>
      </w:del>
      <w:del w:id="50" w:author="Dylan CHEN" w:date="2026-08-27T15:34:00Z" w16du:dateUtc="2026-08-27T07:34:00Z">
        <w:r w:rsidRPr="00D2526D" w:rsidDel="001C20E5">
          <w:delText>, and</w:delText>
        </w:r>
      </w:del>
      <w:r w:rsidRPr="00D2526D">
        <w:t xml:space="preserve"> Section 4 </w:t>
      </w:r>
      <w:ins w:id="51" w:author="Dylan CHEN" w:date="2026-08-27T15:34:00Z" w16du:dateUtc="2026-08-27T07:34:00Z">
        <w:r w:rsidR="001C20E5" w:rsidRPr="00D2526D">
          <w:t>describes the research context</w:t>
        </w:r>
      </w:ins>
      <w:del w:id="52" w:author="Dylan CHEN" w:date="2026-08-27T15:34:00Z" w16du:dateUtc="2026-08-27T07:34:00Z">
        <w:r w:rsidRPr="00D2526D" w:rsidDel="001C20E5">
          <w:delText>develops the hypotheses</w:delText>
        </w:r>
      </w:del>
      <w:r w:rsidRPr="00D2526D">
        <w:t>. Section 5 presents the empirical strategy, Section 6 reports the results and mechanism tests, and Section 7 discusses the findings, their limitations, and their implications.</w:t>
      </w:r>
      <w:bookmarkEnd w:id="25"/>
    </w:p>
    <w:p w14:paraId="54DB66C0" w14:textId="446C8C08" w:rsidR="00F40939" w:rsidRPr="00015210" w:rsidRDefault="00F40939" w:rsidP="0057336B">
      <w:pPr>
        <w:pStyle w:val="Heading1"/>
      </w:pPr>
      <w:bookmarkStart w:id="53" w:name="OLE_LINK13"/>
      <w:r w:rsidRPr="00015210">
        <w:t>Literature Review</w:t>
      </w:r>
    </w:p>
    <w:p w14:paraId="1B2AC68D" w14:textId="38FDFDC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 xml:space="preserve">AI has reshaped online Q&amp;A communities; we organize this literature by the structural role AI </w:t>
      </w:r>
      <w:ins w:id="54" w:author="Prof. LIU Ben" w:date="2026-08-29T23:03:00Z" w16du:dateUtc="2026-08-29T15:03:00Z">
        <w:r w:rsidR="007F6CCB">
          <w:t>plays</w:t>
        </w:r>
      </w:ins>
      <w:del w:id="55" w:author="Prof. LIU Ben" w:date="2026-08-29T23:03:00Z" w16du:dateUtc="2026-08-29T15:03:00Z">
        <w:r w:rsidRPr="00D2526D" w:rsidDel="007F6CCB">
          <w:delText>occupies</w:delText>
        </w:r>
      </w:del>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53"/>
    </w:p>
    <w:p w14:paraId="530FD548" w14:textId="09E78378" w:rsidR="00E912B4" w:rsidRPr="00015210" w:rsidRDefault="00E912B4" w:rsidP="00E912B4">
      <w:pPr>
        <w:pStyle w:val="TableFiguretitle"/>
      </w:pPr>
      <w:bookmarkStart w:id="56" w:name="_Ref177391594"/>
      <w:bookmarkStart w:id="57" w:name="_Ref177391587"/>
      <w:r w:rsidRPr="00015210">
        <w:lastRenderedPageBreak/>
        <w:t xml:space="preserve">Table </w:t>
      </w:r>
      <w:fldSimple w:instr=" SEQ Table \* ARABIC ">
        <w:r w:rsidR="00A63032">
          <w:rPr>
            <w:noProof/>
          </w:rPr>
          <w:t>1</w:t>
        </w:r>
      </w:fldSimple>
      <w:bookmarkEnd w:id="56"/>
      <w:r w:rsidRPr="00015210">
        <w:t xml:space="preserve">. </w:t>
      </w:r>
      <w:bookmarkEnd w:id="57"/>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Change w:id="58" w:author="Dylan CHEN" w:date="2026-08-29T09:37:00Z" w16du:dateUtc="2026-08-29T01:37:00Z">
          <w:tblPr>
            <w:tblW w:w="4965" w:type="pct"/>
            <w:jc w:val="center"/>
            <w:tblLayout w:type="fixed"/>
            <w:tblCellMar>
              <w:left w:w="14" w:type="dxa"/>
              <w:right w:w="14" w:type="dxa"/>
            </w:tblCellMar>
            <w:tblLook w:val="04A0" w:firstRow="1" w:lastRow="0" w:firstColumn="1" w:lastColumn="0" w:noHBand="0" w:noVBand="1"/>
          </w:tblPr>
        </w:tblPrChange>
      </w:tblPr>
      <w:tblGrid>
        <w:gridCol w:w="2330"/>
        <w:gridCol w:w="2160"/>
        <w:gridCol w:w="1890"/>
        <w:gridCol w:w="900"/>
        <w:gridCol w:w="956"/>
        <w:gridCol w:w="2734"/>
        <w:gridCol w:w="1879"/>
        <w:tblGridChange w:id="59">
          <w:tblGrid>
            <w:gridCol w:w="2126"/>
            <w:gridCol w:w="204"/>
            <w:gridCol w:w="1826"/>
            <w:gridCol w:w="334"/>
            <w:gridCol w:w="1477"/>
            <w:gridCol w:w="413"/>
            <w:gridCol w:w="681"/>
            <w:gridCol w:w="219"/>
            <w:gridCol w:w="956"/>
            <w:gridCol w:w="2620"/>
            <w:gridCol w:w="114"/>
            <w:gridCol w:w="1879"/>
          </w:tblGrid>
        </w:tblGridChange>
      </w:tblGrid>
      <w:tr w:rsidR="00E912B4" w:rsidRPr="00015210" w14:paraId="6E74DCDC" w14:textId="77777777" w:rsidTr="003A5BA2">
        <w:trPr>
          <w:trHeight w:val="36"/>
          <w:jc w:val="center"/>
          <w:trPrChange w:id="60" w:author="Dylan CHEN" w:date="2026-08-29T09:37:00Z" w16du:dateUtc="2026-08-29T01:37:00Z">
            <w:trPr>
              <w:trHeight w:val="36"/>
              <w:jc w:val="center"/>
            </w:trPr>
          </w:trPrChange>
        </w:trPr>
        <w:tc>
          <w:tcPr>
            <w:tcW w:w="2330" w:type="dxa"/>
            <w:tcBorders>
              <w:top w:val="single" w:sz="8" w:space="0" w:color="auto"/>
              <w:left w:val="single" w:sz="8" w:space="0" w:color="auto"/>
              <w:bottom w:val="single" w:sz="8" w:space="0" w:color="auto"/>
              <w:right w:val="single" w:sz="8" w:space="0" w:color="auto"/>
            </w:tcBorders>
            <w:vAlign w:val="center"/>
            <w:hideMark/>
            <w:tcPrChange w:id="61" w:author="Dylan CHEN" w:date="2026-08-29T09:37:00Z" w16du:dateUtc="2026-08-29T01:37:00Z">
              <w:tcPr>
                <w:tcW w:w="2126" w:type="dxa"/>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Change w:id="62" w:author="Dylan CHEN" w:date="2026-08-29T09:37:00Z" w16du:dateUtc="2026-08-29T01:37:00Z">
              <w:tcPr>
                <w:tcW w:w="2030" w:type="dxa"/>
                <w:gridSpan w:val="2"/>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Change w:id="63" w:author="Dylan CHEN" w:date="2026-08-29T09:37:00Z" w16du:dateUtc="2026-08-29T01:37:00Z">
              <w:tcPr>
                <w:tcW w:w="1811" w:type="dxa"/>
                <w:gridSpan w:val="2"/>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Change w:id="64" w:author="Dylan CHEN" w:date="2026-08-29T09:37:00Z" w16du:dateUtc="2026-08-29T01:37:00Z">
              <w:tcPr>
                <w:tcW w:w="1094"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Change w:id="65" w:author="Dylan CHEN" w:date="2026-08-29T09:37:00Z" w16du:dateUtc="2026-08-29T01:37:00Z">
              <w:tcPr>
                <w:tcW w:w="1175" w:type="dxa"/>
                <w:gridSpan w:val="2"/>
                <w:tcBorders>
                  <w:top w:val="single" w:sz="8" w:space="0" w:color="auto"/>
                  <w:left w:val="nil"/>
                  <w:bottom w:val="single" w:sz="8" w:space="0" w:color="auto"/>
                  <w:right w:val="single" w:sz="8" w:space="0" w:color="auto"/>
                </w:tcBorders>
                <w:vAlign w:val="center"/>
                <w:hideMark/>
              </w:tcPr>
            </w:tcPrChange>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Change w:id="66" w:author="Dylan CHEN" w:date="2026-08-29T09:37:00Z" w16du:dateUtc="2026-08-29T01:37:00Z">
              <w:tcPr>
                <w:tcW w:w="2620" w:type="dxa"/>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Change w:id="67" w:author="Dylan CHEN" w:date="2026-08-29T09:37:00Z" w16du:dateUtc="2026-08-29T01:37:00Z">
              <w:tcPr>
                <w:tcW w:w="199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3A5BA2">
        <w:trPr>
          <w:trHeight w:val="278"/>
          <w:jc w:val="center"/>
          <w:trPrChange w:id="68"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69"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Change w:id="70"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71"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72"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Change w:id="73"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AA37355" w14:textId="0FFC72E3" w:rsidR="00337485" w:rsidRPr="00015210" w:rsidRDefault="00337485" w:rsidP="00337485">
            <w:pPr>
              <w:rPr>
                <w:color w:val="000000"/>
                <w:sz w:val="18"/>
                <w:szCs w:val="18"/>
              </w:rPr>
            </w:pPr>
            <w:ins w:id="74" w:author="Dylan CHEN" w:date="2026-08-27T17:00:00Z" w16du:dateUtc="2026-08-27T09:00:00Z">
              <w:r w:rsidRPr="00015210">
                <w:rPr>
                  <w:color w:val="000000"/>
                  <w:sz w:val="18"/>
                  <w:szCs w:val="18"/>
                </w:rPr>
                <w:t>No</w:t>
              </w:r>
            </w:ins>
            <w:del w:id="75"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76"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B8C2B11" w14:textId="468B00DC" w:rsidR="00337485" w:rsidRPr="00015210" w:rsidRDefault="00337485" w:rsidP="00337485">
            <w:pPr>
              <w:rPr>
                <w:color w:val="000000"/>
                <w:sz w:val="18"/>
                <w:szCs w:val="18"/>
              </w:rPr>
            </w:pPr>
            <w:r w:rsidRPr="003A5BA2">
              <w:rPr>
                <w:b/>
                <w:bCs/>
                <w:color w:val="000000"/>
                <w:sz w:val="18"/>
                <w:szCs w:val="18"/>
                <w:rPrChange w:id="77" w:author="Dylan CHEN" w:date="2026-08-29T09:38:00Z" w16du:dateUtc="2026-08-29T01:38:00Z">
                  <w:rPr>
                    <w:color w:val="000000"/>
                    <w:sz w:val="18"/>
                    <w:szCs w:val="18"/>
                  </w:rPr>
                </w:rPrChange>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Change w:id="7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3A5BA2">
        <w:trPr>
          <w:trHeight w:val="36"/>
          <w:jc w:val="center"/>
          <w:trPrChange w:id="79"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8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Change w:id="8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8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8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8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2BFB057C" w14:textId="19B9C79C" w:rsidR="00337485" w:rsidRPr="00015210" w:rsidRDefault="00337485" w:rsidP="00337485">
            <w:pPr>
              <w:rPr>
                <w:color w:val="000000"/>
                <w:sz w:val="18"/>
                <w:szCs w:val="18"/>
              </w:rPr>
            </w:pPr>
            <w:ins w:id="85" w:author="Dylan CHEN" w:date="2026-08-27T17:00:00Z" w16du:dateUtc="2026-08-27T09:00:00Z">
              <w:r w:rsidRPr="00015210">
                <w:rPr>
                  <w:color w:val="000000"/>
                  <w:sz w:val="18"/>
                  <w:szCs w:val="18"/>
                </w:rPr>
                <w:t>No</w:t>
              </w:r>
            </w:ins>
            <w:del w:id="86"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8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80E25CF" w14:textId="5D456F99" w:rsidR="00337485" w:rsidRPr="003A5BA2" w:rsidRDefault="00337485" w:rsidP="00337485">
            <w:pPr>
              <w:rPr>
                <w:b/>
                <w:bCs/>
                <w:color w:val="000000"/>
                <w:sz w:val="18"/>
                <w:szCs w:val="18"/>
                <w:rPrChange w:id="88" w:author="Dylan CHEN" w:date="2026-08-29T09:38:00Z" w16du:dateUtc="2026-08-29T01:38:00Z">
                  <w:rPr>
                    <w:color w:val="000000"/>
                    <w:sz w:val="18"/>
                    <w:szCs w:val="18"/>
                  </w:rPr>
                </w:rPrChange>
              </w:rPr>
            </w:pPr>
            <w:r w:rsidRPr="003A5BA2">
              <w:rPr>
                <w:b/>
                <w:bCs/>
                <w:color w:val="000000"/>
                <w:sz w:val="18"/>
                <w:szCs w:val="18"/>
                <w:rPrChange w:id="89"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9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3A5BA2">
        <w:trPr>
          <w:trHeight w:val="278"/>
          <w:jc w:val="center"/>
          <w:trPrChange w:id="91"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9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Change w:id="9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9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9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Change w:id="9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DBE12F2" w14:textId="4D40E829" w:rsidR="00337485" w:rsidRPr="00015210" w:rsidRDefault="00337485" w:rsidP="00337485">
            <w:pPr>
              <w:rPr>
                <w:color w:val="000000"/>
                <w:sz w:val="18"/>
                <w:szCs w:val="18"/>
              </w:rPr>
            </w:pPr>
            <w:ins w:id="97" w:author="Dylan CHEN" w:date="2026-08-27T17:00:00Z" w16du:dateUtc="2026-08-27T09:00:00Z">
              <w:r w:rsidRPr="00015210">
                <w:rPr>
                  <w:color w:val="000000"/>
                  <w:sz w:val="18"/>
                  <w:szCs w:val="18"/>
                </w:rPr>
                <w:t>No</w:t>
              </w:r>
            </w:ins>
            <w:del w:id="98"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9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E9AB93" w14:textId="2DD04766" w:rsidR="00337485" w:rsidRPr="00015210" w:rsidRDefault="00337485" w:rsidP="00337485">
            <w:pPr>
              <w:rPr>
                <w:color w:val="000000"/>
                <w:sz w:val="18"/>
                <w:szCs w:val="18"/>
              </w:rPr>
            </w:pPr>
            <w:r w:rsidRPr="003A5BA2">
              <w:rPr>
                <w:b/>
                <w:bCs/>
                <w:color w:val="000000"/>
                <w:sz w:val="18"/>
                <w:szCs w:val="18"/>
                <w:rPrChange w:id="100" w:author="Dylan CHEN" w:date="2026-08-29T09:38:00Z" w16du:dateUtc="2026-08-29T01:38:00Z">
                  <w:rPr>
                    <w:color w:val="000000"/>
                    <w:sz w:val="18"/>
                    <w:szCs w:val="18"/>
                  </w:rPr>
                </w:rPrChange>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Change w:id="10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2680232" w14:textId="728C1AEF" w:rsidR="00337485" w:rsidRPr="00015210" w:rsidRDefault="00337485" w:rsidP="00337485">
            <w:pPr>
              <w:rPr>
                <w:color w:val="000000"/>
                <w:sz w:val="18"/>
                <w:szCs w:val="18"/>
              </w:rPr>
            </w:pPr>
            <w:del w:id="102" w:author="Dylan CHEN" w:date="2026-08-29T09:37:00Z" w16du:dateUtc="2026-08-29T01:37:00Z">
              <w:r w:rsidRPr="000E4EEB" w:rsidDel="003A5BA2">
                <w:rPr>
                  <w:color w:val="000000"/>
                  <w:sz w:val="18"/>
                  <w:szCs w:val="18"/>
                </w:rPr>
                <w:delText>−; longer, less readable</w:delText>
              </w:r>
            </w:del>
          </w:p>
        </w:tc>
      </w:tr>
      <w:tr w:rsidR="00337485" w:rsidRPr="00015210" w14:paraId="34F74A83" w14:textId="77777777" w:rsidTr="003A5BA2">
        <w:trPr>
          <w:trHeight w:val="541"/>
          <w:jc w:val="center"/>
          <w:trPrChange w:id="103" w:author="Dylan CHEN" w:date="2026-08-29T09:37:00Z" w16du:dateUtc="2026-08-29T01:37:00Z">
            <w:trPr>
              <w:trHeight w:val="541"/>
              <w:jc w:val="center"/>
            </w:trPr>
          </w:trPrChange>
        </w:trPr>
        <w:tc>
          <w:tcPr>
            <w:tcW w:w="2330" w:type="dxa"/>
            <w:tcBorders>
              <w:top w:val="nil"/>
              <w:left w:val="single" w:sz="8" w:space="0" w:color="auto"/>
              <w:bottom w:val="single" w:sz="8" w:space="0" w:color="auto"/>
              <w:right w:val="single" w:sz="8" w:space="0" w:color="auto"/>
            </w:tcBorders>
            <w:vAlign w:val="center"/>
            <w:hideMark/>
            <w:tcPrChange w:id="104"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Change w:id="105"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06"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07"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Change w:id="108"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5032090" w14:textId="7CA587B3" w:rsidR="00337485" w:rsidRPr="00015210" w:rsidRDefault="00337485" w:rsidP="00337485">
            <w:pPr>
              <w:rPr>
                <w:color w:val="000000"/>
                <w:sz w:val="18"/>
                <w:szCs w:val="18"/>
              </w:rPr>
            </w:pPr>
            <w:ins w:id="109" w:author="Dylan CHEN" w:date="2026-08-27T17:00:00Z" w16du:dateUtc="2026-08-27T09:00:00Z">
              <w:r w:rsidRPr="00015210">
                <w:rPr>
                  <w:color w:val="000000"/>
                  <w:sz w:val="18"/>
                  <w:szCs w:val="18"/>
                </w:rPr>
                <w:t>No</w:t>
              </w:r>
            </w:ins>
            <w:del w:id="110"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11"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44052AED" w14:textId="7039FA6A" w:rsidR="00337485" w:rsidRPr="00015210" w:rsidRDefault="00337485" w:rsidP="00337485">
            <w:pPr>
              <w:rPr>
                <w:color w:val="000000"/>
                <w:sz w:val="18"/>
                <w:szCs w:val="18"/>
              </w:rPr>
            </w:pPr>
            <w:r w:rsidRPr="003A5BA2">
              <w:rPr>
                <w:b/>
                <w:bCs/>
                <w:color w:val="000000"/>
                <w:sz w:val="18"/>
                <w:szCs w:val="18"/>
                <w:rPrChange w:id="112" w:author="Dylan CHEN" w:date="2026-08-29T09:38:00Z" w16du:dateUtc="2026-08-29T01:38:00Z">
                  <w:rPr>
                    <w:color w:val="000000"/>
                    <w:sz w:val="18"/>
                    <w:szCs w:val="18"/>
                  </w:rPr>
                </w:rPrChange>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Change w:id="113"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3A5BA2">
        <w:trPr>
          <w:trHeight w:val="278"/>
          <w:jc w:val="center"/>
          <w:trPrChange w:id="11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1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Change w:id="11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1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1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1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7BBC213" w14:textId="07AFFF17" w:rsidR="00337485" w:rsidRPr="00015210" w:rsidRDefault="00337485" w:rsidP="00337485">
            <w:pPr>
              <w:rPr>
                <w:color w:val="000000"/>
                <w:sz w:val="18"/>
                <w:szCs w:val="18"/>
              </w:rPr>
            </w:pPr>
            <w:ins w:id="120" w:author="Dylan CHEN" w:date="2026-08-27T17:00:00Z" w16du:dateUtc="2026-08-27T09:00:00Z">
              <w:r w:rsidRPr="00015210">
                <w:rPr>
                  <w:color w:val="000000"/>
                  <w:sz w:val="18"/>
                  <w:szCs w:val="18"/>
                </w:rPr>
                <w:t>No</w:t>
              </w:r>
            </w:ins>
            <w:del w:id="121"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22"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29114552" w14:textId="74123CEA" w:rsidR="00337485" w:rsidRPr="003A5BA2" w:rsidRDefault="00337485" w:rsidP="00337485">
            <w:pPr>
              <w:rPr>
                <w:b/>
                <w:bCs/>
                <w:color w:val="000000"/>
                <w:sz w:val="18"/>
                <w:szCs w:val="18"/>
                <w:rPrChange w:id="123" w:author="Dylan CHEN" w:date="2026-08-29T09:38:00Z" w16du:dateUtc="2026-08-29T01:38:00Z">
                  <w:rPr>
                    <w:color w:val="000000"/>
                    <w:sz w:val="18"/>
                    <w:szCs w:val="18"/>
                  </w:rPr>
                </w:rPrChange>
              </w:rPr>
            </w:pPr>
            <w:r w:rsidRPr="003A5BA2">
              <w:rPr>
                <w:b/>
                <w:bCs/>
                <w:color w:val="000000"/>
                <w:sz w:val="18"/>
                <w:szCs w:val="18"/>
                <w:rPrChange w:id="124"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25"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3A5BA2">
        <w:trPr>
          <w:trHeight w:val="278"/>
          <w:jc w:val="center"/>
          <w:trPrChange w:id="126"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2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Change w:id="12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2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3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3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E3D09C4" w14:textId="428BF29A" w:rsidR="00337485" w:rsidRPr="00015210" w:rsidRDefault="00337485" w:rsidP="00337485">
            <w:pPr>
              <w:rPr>
                <w:color w:val="000000"/>
                <w:sz w:val="18"/>
                <w:szCs w:val="18"/>
              </w:rPr>
            </w:pPr>
            <w:ins w:id="132" w:author="Dylan CHEN" w:date="2026-08-27T17:00:00Z" w16du:dateUtc="2026-08-27T09:00:00Z">
              <w:r w:rsidRPr="00015210">
                <w:rPr>
                  <w:color w:val="000000"/>
                  <w:sz w:val="18"/>
                  <w:szCs w:val="18"/>
                </w:rPr>
                <w:t>No</w:t>
              </w:r>
            </w:ins>
            <w:del w:id="133"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34"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6ACA59C" w14:textId="196F773C" w:rsidR="00337485" w:rsidRPr="003A5BA2" w:rsidRDefault="00337485" w:rsidP="00337485">
            <w:pPr>
              <w:rPr>
                <w:b/>
                <w:bCs/>
                <w:color w:val="000000"/>
                <w:sz w:val="18"/>
                <w:szCs w:val="18"/>
                <w:rPrChange w:id="135" w:author="Dylan CHEN" w:date="2026-08-29T09:38:00Z" w16du:dateUtc="2026-08-29T01:38:00Z">
                  <w:rPr>
                    <w:color w:val="000000"/>
                    <w:sz w:val="18"/>
                    <w:szCs w:val="18"/>
                  </w:rPr>
                </w:rPrChange>
              </w:rPr>
            </w:pPr>
            <w:r w:rsidRPr="003A5BA2">
              <w:rPr>
                <w:b/>
                <w:bCs/>
                <w:color w:val="000000"/>
                <w:sz w:val="18"/>
                <w:szCs w:val="18"/>
                <w:rPrChange w:id="136"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37"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ins w:id="138" w:author="Dylan CHEN" w:date="2026-08-29T09:37:00Z"/>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ins w:id="139" w:author="Dylan CHEN" w:date="2026-08-29T09:37:00Z" w16du:dateUtc="2026-08-29T01:37:00Z"/>
                <w:color w:val="000000"/>
                <w:sz w:val="18"/>
                <w:szCs w:val="18"/>
              </w:rPr>
            </w:pPr>
            <w:ins w:id="140" w:author="Dylan CHEN" w:date="2026-08-29T09:37:00Z" w16du:dateUtc="2026-08-29T01:37:00Z">
              <w:r w:rsidRPr="00015210">
                <w:rPr>
                  <w:color w:val="000000"/>
                  <w:sz w:val="18"/>
                  <w:szCs w:val="18"/>
                </w:rPr>
                <w:t>Wang &amp; Zheng (2024)</w:t>
              </w:r>
            </w:ins>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ins w:id="141" w:author="Dylan CHEN" w:date="2026-08-29T09:37:00Z" w16du:dateUtc="2026-08-29T01:37:00Z"/>
                <w:color w:val="000000"/>
                <w:sz w:val="18"/>
                <w:szCs w:val="18"/>
              </w:rPr>
            </w:pPr>
            <w:ins w:id="142" w:author="Dylan CHEN" w:date="2026-08-29T09:37:00Z" w16du:dateUtc="2026-08-29T01:37: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ins w:id="143" w:author="Dylan CHEN" w:date="2026-08-29T09:37:00Z" w16du:dateUtc="2026-08-29T01:37:00Z"/>
                <w:color w:val="000000"/>
                <w:sz w:val="18"/>
                <w:szCs w:val="18"/>
              </w:rPr>
            </w:pPr>
            <w:ins w:id="144" w:author="Dylan CHEN" w:date="2026-08-29T09:37:00Z" w16du:dateUtc="2026-08-29T01:37:00Z">
              <w:r w:rsidRPr="00015210">
                <w:rPr>
                  <w:color w:val="000000"/>
                  <w:sz w:val="18"/>
                  <w:szCs w:val="18"/>
                </w:rPr>
                <w:t xml:space="preserve">ChatGPT </w:t>
              </w:r>
              <w:r w:rsidRPr="00015210">
                <w:rPr>
                  <w:b/>
                  <w:bCs/>
                  <w:color w:val="000000"/>
                  <w:sz w:val="18"/>
                  <w:szCs w:val="18"/>
                </w:rPr>
                <w:t>ban</w:t>
              </w:r>
            </w:ins>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ins w:id="145" w:author="Dylan CHEN" w:date="2026-08-29T09:37:00Z" w16du:dateUtc="2026-08-29T01:37:00Z"/>
                <w:color w:val="000000"/>
                <w:sz w:val="18"/>
                <w:szCs w:val="18"/>
              </w:rPr>
            </w:pPr>
            <w:ins w:id="146" w:author="Dylan CHEN" w:date="2026-08-29T09:37:00Z" w16du:dateUtc="2026-08-29T01:37:00Z">
              <w:r w:rsidRPr="00015210">
                <w:rPr>
                  <w:color w:val="000000"/>
                  <w:sz w:val="18"/>
                  <w:szCs w:val="18"/>
                </w:rPr>
                <w:t>Topic-week</w:t>
              </w:r>
            </w:ins>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ins w:id="147" w:author="Dylan CHEN" w:date="2026-08-29T09:37:00Z" w16du:dateUtc="2026-08-29T01:37:00Z"/>
                <w:color w:val="000000"/>
                <w:sz w:val="18"/>
                <w:szCs w:val="18"/>
              </w:rPr>
            </w:pPr>
            <w:ins w:id="148" w:author="Dylan CHEN" w:date="2026-08-29T09:37:00Z" w16du:dateUtc="2026-08-29T01:37: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
          <w:p w14:paraId="6DF1ADD7" w14:textId="22A0C1CE" w:rsidR="003A5BA2" w:rsidRPr="003A5BA2" w:rsidRDefault="003A5BA2" w:rsidP="003A5BA2">
            <w:pPr>
              <w:rPr>
                <w:ins w:id="149" w:author="Dylan CHEN" w:date="2026-08-29T09:37:00Z" w16du:dateUtc="2026-08-29T01:37:00Z"/>
                <w:b/>
                <w:bCs/>
                <w:color w:val="000000"/>
                <w:sz w:val="18"/>
                <w:szCs w:val="18"/>
                <w:rPrChange w:id="150" w:author="Dylan CHEN" w:date="2026-08-29T09:38:00Z" w16du:dateUtc="2026-08-29T01:38:00Z">
                  <w:rPr>
                    <w:ins w:id="151" w:author="Dylan CHEN" w:date="2026-08-29T09:37:00Z" w16du:dateUtc="2026-08-29T01:37:00Z"/>
                    <w:color w:val="000000"/>
                    <w:sz w:val="18"/>
                    <w:szCs w:val="18"/>
                  </w:rPr>
                </w:rPrChange>
              </w:rPr>
            </w:pPr>
            <w:ins w:id="152" w:author="Dylan CHEN" w:date="2026-08-29T09:37:00Z" w16du:dateUtc="2026-08-29T01:37:00Z">
              <w:r w:rsidRPr="003A5BA2">
                <w:rPr>
                  <w:b/>
                  <w:bCs/>
                  <w:color w:val="000000"/>
                  <w:sz w:val="18"/>
                  <w:szCs w:val="18"/>
                  <w:rPrChange w:id="153" w:author="Dylan CHEN" w:date="2026-08-29T09:38:00Z" w16du:dateUtc="2026-08-29T01:38:00Z">
                    <w:rPr>
                      <w:color w:val="000000"/>
                      <w:sz w:val="18"/>
                      <w:szCs w:val="18"/>
                    </w:rPr>
                  </w:rPrChange>
                </w:rPr>
                <w:t>+</w:t>
              </w:r>
            </w:ins>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ins w:id="154" w:author="Dylan CHEN" w:date="2026-08-29T09:37:00Z" w16du:dateUtc="2026-08-29T01:37:00Z"/>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3A5BA2">
        <w:trPr>
          <w:trHeight w:val="278"/>
          <w:jc w:val="center"/>
          <w:trPrChange w:id="155"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tcPrChange w:id="156"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Change w:id="157"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Change w:id="158"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Change w:id="159"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Change w:id="160"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Change w:id="161"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Change w:id="162"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1DB36769" w14:textId="4B461101" w:rsidR="003A5BA2" w:rsidRDefault="003A5BA2" w:rsidP="003A5BA2">
            <w:pPr>
              <w:rPr>
                <w:color w:val="000000"/>
                <w:sz w:val="18"/>
                <w:szCs w:val="18"/>
              </w:rPr>
            </w:pPr>
            <w:r w:rsidRPr="003A5BA2">
              <w:rPr>
                <w:b/>
                <w:bCs/>
                <w:color w:val="000000"/>
                <w:sz w:val="18"/>
                <w:szCs w:val="18"/>
                <w:rPrChange w:id="163" w:author="Dylan CHEN" w:date="2026-08-29T09:38:00Z" w16du:dateUtc="2026-08-29T01:38:00Z">
                  <w:rPr>
                    <w:color w:val="000000"/>
                    <w:sz w:val="18"/>
                    <w:szCs w:val="18"/>
                  </w:rPr>
                </w:rPrChange>
              </w:rPr>
              <w:t>+</w:t>
            </w:r>
            <w:r w:rsidRPr="000E4EEB">
              <w:rPr>
                <w:color w:val="000000"/>
                <w:sz w:val="18"/>
                <w:szCs w:val="18"/>
              </w:rPr>
              <w:t>; shorter, more readable</w:t>
            </w:r>
          </w:p>
        </w:tc>
      </w:tr>
      <w:tr w:rsidR="003A5BA2" w:rsidRPr="00015210" w14:paraId="71204193" w14:textId="77777777" w:rsidTr="003A5BA2">
        <w:trPr>
          <w:trHeight w:val="278"/>
          <w:jc w:val="center"/>
          <w:trPrChange w:id="16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6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Change w:id="16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Change w:id="16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6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Change w:id="16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170"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17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4CA54B3" w14:textId="2E0CA214" w:rsidR="003A5BA2" w:rsidRPr="00015210" w:rsidRDefault="003A5BA2" w:rsidP="003A5BA2">
            <w:pPr>
              <w:rPr>
                <w:color w:val="000000"/>
                <w:sz w:val="18"/>
                <w:szCs w:val="18"/>
              </w:rPr>
            </w:pPr>
            <w:r w:rsidRPr="003A5BA2">
              <w:rPr>
                <w:b/>
                <w:bCs/>
                <w:color w:val="000000"/>
                <w:sz w:val="18"/>
                <w:szCs w:val="18"/>
                <w:rPrChange w:id="172" w:author="Dylan CHEN" w:date="2026-08-29T09:38:00Z" w16du:dateUtc="2026-08-29T01:38:00Z">
                  <w:rPr>
                    <w:color w:val="000000"/>
                    <w:sz w:val="18"/>
                    <w:szCs w:val="18"/>
                  </w:rPr>
                </w:rPrChange>
              </w:rPr>
              <w:t>+</w:t>
            </w:r>
            <w:r w:rsidRPr="000E4EEB">
              <w:rPr>
                <w:color w:val="000000"/>
                <w:sz w:val="18"/>
                <w:szCs w:val="18"/>
              </w:rPr>
              <w:t>; shorter</w:t>
            </w:r>
          </w:p>
        </w:tc>
      </w:tr>
      <w:tr w:rsidR="003A5BA2" w:rsidRPr="00015210" w14:paraId="54FC9BCD" w14:textId="77777777" w:rsidTr="003A5BA2">
        <w:trPr>
          <w:trHeight w:val="262"/>
          <w:jc w:val="center"/>
          <w:ins w:id="173" w:author="Dylan CHEN" w:date="2026-08-29T09:36:00Z"/>
          <w:trPrChange w:id="174"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tcPrChange w:id="175"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66E4EB7B" w14:textId="58CF4EC2" w:rsidR="003A5BA2" w:rsidRPr="00015210" w:rsidRDefault="003A5BA2" w:rsidP="003A5BA2">
            <w:pPr>
              <w:rPr>
                <w:ins w:id="176" w:author="Dylan CHEN" w:date="2026-08-29T09:36:00Z" w16du:dateUtc="2026-08-29T01:36:00Z"/>
                <w:color w:val="000000"/>
                <w:sz w:val="18"/>
                <w:szCs w:val="18"/>
              </w:rPr>
            </w:pPr>
            <w:ins w:id="177" w:author="Dylan CHEN" w:date="2026-08-29T09:36:00Z" w16du:dateUtc="2026-08-29T01:36:00Z">
              <w:r w:rsidRPr="00015210">
                <w:rPr>
                  <w:color w:val="000000"/>
                  <w:sz w:val="18"/>
                  <w:szCs w:val="18"/>
                </w:rPr>
                <w:t>Sanatizadeh et al. (2025, I&amp;M)</w:t>
              </w:r>
            </w:ins>
          </w:p>
        </w:tc>
        <w:tc>
          <w:tcPr>
            <w:tcW w:w="2160" w:type="dxa"/>
            <w:tcBorders>
              <w:top w:val="nil"/>
              <w:left w:val="nil"/>
              <w:bottom w:val="single" w:sz="8" w:space="0" w:color="auto"/>
              <w:right w:val="single" w:sz="8" w:space="0" w:color="auto"/>
            </w:tcBorders>
            <w:vAlign w:val="center"/>
            <w:tcPrChange w:id="178"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772AC69D" w14:textId="240D5CEB" w:rsidR="003A5BA2" w:rsidRPr="00015210" w:rsidRDefault="003A5BA2" w:rsidP="003A5BA2">
            <w:pPr>
              <w:rPr>
                <w:ins w:id="179" w:author="Dylan CHEN" w:date="2026-08-29T09:36:00Z" w16du:dateUtc="2026-08-29T01:36:00Z"/>
                <w:color w:val="000000"/>
                <w:sz w:val="18"/>
                <w:szCs w:val="18"/>
              </w:rPr>
            </w:pPr>
            <w:ins w:id="180" w:author="Dylan CHEN" w:date="2026-08-29T09:36:00Z" w16du:dateUtc="2026-08-29T01:36: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Change w:id="181"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3F127BAF" w14:textId="2FB26130" w:rsidR="003A5BA2" w:rsidRPr="00015210" w:rsidRDefault="003A5BA2" w:rsidP="003A5BA2">
            <w:pPr>
              <w:rPr>
                <w:ins w:id="182" w:author="Dylan CHEN" w:date="2026-08-29T09:36:00Z" w16du:dateUtc="2026-08-29T01:36:00Z"/>
                <w:color w:val="000000"/>
                <w:sz w:val="18"/>
                <w:szCs w:val="18"/>
              </w:rPr>
            </w:pPr>
            <w:ins w:id="183" w:author="Dylan CHEN" w:date="2026-08-29T09:36:00Z" w16du:dateUtc="2026-08-29T01:36:00Z">
              <w:r w:rsidRPr="00015210">
                <w:rPr>
                  <w:color w:val="000000"/>
                  <w:sz w:val="18"/>
                  <w:szCs w:val="18"/>
                </w:rPr>
                <w:t>ChatGPT release</w:t>
              </w:r>
            </w:ins>
          </w:p>
        </w:tc>
        <w:tc>
          <w:tcPr>
            <w:tcW w:w="900" w:type="dxa"/>
            <w:tcBorders>
              <w:top w:val="nil"/>
              <w:left w:val="nil"/>
              <w:bottom w:val="single" w:sz="8" w:space="0" w:color="auto"/>
              <w:right w:val="single" w:sz="8" w:space="0" w:color="auto"/>
            </w:tcBorders>
            <w:vAlign w:val="center"/>
            <w:tcPrChange w:id="184"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431FABC9" w14:textId="694742A8" w:rsidR="003A5BA2" w:rsidRPr="00015210" w:rsidRDefault="003A5BA2" w:rsidP="003A5BA2">
            <w:pPr>
              <w:rPr>
                <w:ins w:id="185" w:author="Dylan CHEN" w:date="2026-08-29T09:36:00Z" w16du:dateUtc="2026-08-29T01:36:00Z"/>
                <w:color w:val="000000"/>
                <w:sz w:val="18"/>
                <w:szCs w:val="18"/>
              </w:rPr>
            </w:pPr>
            <w:ins w:id="186" w:author="Dylan CHEN" w:date="2026-08-29T09:36:00Z" w16du:dateUtc="2026-08-29T01:36:00Z">
              <w:r w:rsidRPr="00015210">
                <w:rPr>
                  <w:color w:val="000000"/>
                  <w:sz w:val="18"/>
                  <w:szCs w:val="18"/>
                </w:rPr>
                <w:t>Post-day</w:t>
              </w:r>
            </w:ins>
          </w:p>
        </w:tc>
        <w:tc>
          <w:tcPr>
            <w:tcW w:w="956" w:type="dxa"/>
            <w:tcBorders>
              <w:top w:val="nil"/>
              <w:left w:val="nil"/>
              <w:bottom w:val="single" w:sz="8" w:space="0" w:color="auto"/>
              <w:right w:val="single" w:sz="8" w:space="0" w:color="auto"/>
            </w:tcBorders>
            <w:vAlign w:val="center"/>
            <w:tcPrChange w:id="187"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310E153D" w14:textId="6DD50729" w:rsidR="003A5BA2" w:rsidRPr="00015210" w:rsidRDefault="003A5BA2" w:rsidP="003A5BA2">
            <w:pPr>
              <w:rPr>
                <w:ins w:id="188" w:author="Dylan CHEN" w:date="2026-08-29T09:36:00Z" w16du:dateUtc="2026-08-29T01:36:00Z"/>
                <w:color w:val="000000"/>
                <w:sz w:val="18"/>
                <w:szCs w:val="18"/>
              </w:rPr>
            </w:pPr>
            <w:ins w:id="189" w:author="Dylan CHEN" w:date="2026-08-29T09:36:00Z" w16du:dateUtc="2026-08-29T01:36: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Change w:id="190"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04518920" w14:textId="4EBBF752" w:rsidR="003A5BA2" w:rsidRPr="000E4EEB" w:rsidRDefault="003A5BA2" w:rsidP="003A5BA2">
            <w:pPr>
              <w:rPr>
                <w:ins w:id="191" w:author="Dylan CHEN" w:date="2026-08-29T09:36:00Z" w16du:dateUtc="2026-08-29T01:36:00Z"/>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Change w:id="192"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47063A6F" w14:textId="04329DC9" w:rsidR="003A5BA2" w:rsidRPr="000E4EEB" w:rsidRDefault="003A5BA2" w:rsidP="003A5BA2">
            <w:pPr>
              <w:rPr>
                <w:ins w:id="193" w:author="Dylan CHEN" w:date="2026-08-29T09:36:00Z" w16du:dateUtc="2026-08-29T01:36:00Z"/>
                <w:color w:val="000000"/>
                <w:sz w:val="18"/>
                <w:szCs w:val="18"/>
              </w:rPr>
            </w:pPr>
            <w:ins w:id="194" w:author="Dylan CHEN" w:date="2026-08-29T09:36:00Z" w16du:dateUtc="2026-08-29T01:36:00Z">
              <w:r w:rsidRPr="003A5BA2">
                <w:rPr>
                  <w:b/>
                  <w:bCs/>
                  <w:color w:val="000000"/>
                  <w:sz w:val="18"/>
                  <w:szCs w:val="18"/>
                  <w:rPrChange w:id="195" w:author="Dylan CHEN" w:date="2026-08-29T09:38:00Z" w16du:dateUtc="2026-08-29T01:38:00Z">
                    <w:rPr>
                      <w:color w:val="000000"/>
                      <w:sz w:val="18"/>
                      <w:szCs w:val="18"/>
                    </w:rPr>
                  </w:rPrChange>
                </w:rPr>
                <w:t>−</w:t>
              </w:r>
              <w:r w:rsidRPr="000E4EEB">
                <w:rPr>
                  <w:color w:val="000000"/>
                  <w:sz w:val="18"/>
                  <w:szCs w:val="18"/>
                </w:rPr>
                <w:t>; longer, less readable</w:t>
              </w:r>
            </w:ins>
          </w:p>
        </w:tc>
      </w:tr>
      <w:tr w:rsidR="003A5BA2" w:rsidRPr="00015210" w14:paraId="51F42C0C" w14:textId="77777777" w:rsidTr="003A5BA2">
        <w:trPr>
          <w:trHeight w:val="262"/>
          <w:jc w:val="center"/>
          <w:trPrChange w:id="196"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hideMark/>
            <w:tcPrChange w:id="19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Change w:id="19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9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0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Change w:id="20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02"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03"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3A5BA2">
        <w:trPr>
          <w:trHeight w:val="278"/>
          <w:jc w:val="center"/>
          <w:trPrChange w:id="20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0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Change w:id="20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0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0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Change w:id="20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10"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1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4BDA2327" w14:textId="393E74D9" w:rsidR="003A5BA2" w:rsidRPr="003A5BA2" w:rsidRDefault="003A5BA2" w:rsidP="003A5BA2">
            <w:pPr>
              <w:rPr>
                <w:b/>
                <w:bCs/>
                <w:color w:val="000000"/>
                <w:sz w:val="18"/>
                <w:szCs w:val="18"/>
                <w:rPrChange w:id="212" w:author="Dylan CHEN" w:date="2026-08-29T09:38:00Z" w16du:dateUtc="2026-08-29T01:38:00Z">
                  <w:rPr>
                    <w:color w:val="000000"/>
                    <w:sz w:val="18"/>
                    <w:szCs w:val="18"/>
                  </w:rPr>
                </w:rPrChange>
              </w:rPr>
            </w:pPr>
            <w:r w:rsidRPr="003A5BA2">
              <w:rPr>
                <w:b/>
                <w:bCs/>
                <w:color w:val="000000"/>
                <w:sz w:val="18"/>
                <w:szCs w:val="18"/>
                <w:rPrChange w:id="213" w:author="Dylan CHEN" w:date="2026-08-29T09:38:00Z" w16du:dateUtc="2026-08-29T01:38:00Z">
                  <w:rPr>
                    <w:color w:val="000000"/>
                    <w:sz w:val="18"/>
                    <w:szCs w:val="18"/>
                  </w:rPr>
                </w:rPrChange>
              </w:rPr>
              <w:t>−</w:t>
            </w:r>
          </w:p>
        </w:tc>
      </w:tr>
      <w:tr w:rsidR="003A5BA2" w:rsidRPr="00015210" w14:paraId="02C9F994" w14:textId="77777777" w:rsidTr="003A5BA2">
        <w:trPr>
          <w:trHeight w:val="278"/>
          <w:jc w:val="center"/>
          <w:trPrChange w:id="21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1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Change w:id="21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21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1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1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20"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CE29E27" w14:textId="4E20AABA" w:rsidR="003A5BA2" w:rsidRPr="00015210" w:rsidRDefault="003A5BA2" w:rsidP="003A5BA2">
            <w:pPr>
              <w:rPr>
                <w:color w:val="000000"/>
                <w:sz w:val="18"/>
                <w:szCs w:val="18"/>
              </w:rPr>
            </w:pPr>
            <w:del w:id="221" w:author="Dylan CHEN" w:date="2026-08-29T09:38:00Z" w16du:dateUtc="2026-08-29T01:38:00Z">
              <w:r w:rsidRPr="000E4EEB" w:rsidDel="003A5BA2">
                <w:rPr>
                  <w:color w:val="000000"/>
                  <w:sz w:val="18"/>
                  <w:szCs w:val="18"/>
                </w:rPr>
                <w:delText>+</w:delText>
              </w:r>
            </w:del>
          </w:p>
        </w:tc>
        <w:tc>
          <w:tcPr>
            <w:tcW w:w="1879" w:type="dxa"/>
            <w:tcBorders>
              <w:top w:val="nil"/>
              <w:left w:val="nil"/>
              <w:bottom w:val="single" w:sz="8" w:space="0" w:color="auto"/>
              <w:right w:val="single" w:sz="8" w:space="0" w:color="auto"/>
            </w:tcBorders>
            <w:vAlign w:val="center"/>
            <w:hideMark/>
            <w:tcPrChange w:id="222"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6CDA03A0" w14:textId="51CFA26F" w:rsidR="003A5BA2" w:rsidRPr="00015210" w:rsidRDefault="003A5BA2" w:rsidP="003A5BA2">
            <w:pPr>
              <w:rPr>
                <w:color w:val="000000"/>
                <w:sz w:val="18"/>
                <w:szCs w:val="18"/>
              </w:rPr>
            </w:pPr>
            <w:r w:rsidRPr="003A5BA2">
              <w:rPr>
                <w:b/>
                <w:bCs/>
                <w:color w:val="000000"/>
                <w:sz w:val="18"/>
                <w:szCs w:val="18"/>
                <w:rPrChange w:id="223" w:author="Dylan CHEN" w:date="2026-08-29T09:38:00Z" w16du:dateUtc="2026-08-29T01:38:00Z">
                  <w:rPr>
                    <w:color w:val="000000"/>
                    <w:sz w:val="18"/>
                    <w:szCs w:val="18"/>
                  </w:rPr>
                </w:rPrChange>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3A5BA2">
        <w:trPr>
          <w:trHeight w:val="36"/>
          <w:jc w:val="center"/>
          <w:trPrChange w:id="224"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22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Change w:id="22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Change w:id="22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Change w:id="22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Change w:id="22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230"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Change w:id="23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A1EB300" w14:textId="46842A5F" w:rsidR="003A5BA2" w:rsidRPr="003A5BA2" w:rsidRDefault="003A5BA2" w:rsidP="003A5BA2">
            <w:pPr>
              <w:rPr>
                <w:b/>
                <w:bCs/>
                <w:color w:val="000000"/>
                <w:sz w:val="18"/>
                <w:szCs w:val="18"/>
                <w:rPrChange w:id="232" w:author="Dylan CHEN" w:date="2026-08-29T09:38:00Z" w16du:dateUtc="2026-08-29T01:38:00Z">
                  <w:rPr>
                    <w:color w:val="000000"/>
                    <w:sz w:val="18"/>
                    <w:szCs w:val="18"/>
                  </w:rPr>
                </w:rPrChange>
              </w:rPr>
            </w:pPr>
            <w:r w:rsidRPr="003A5BA2">
              <w:rPr>
                <w:b/>
                <w:bCs/>
                <w:color w:val="000000"/>
                <w:sz w:val="18"/>
                <w:szCs w:val="18"/>
                <w:rPrChange w:id="233" w:author="Dylan CHEN" w:date="2026-08-29T09:38:00Z" w16du:dateUtc="2026-08-29T01:38:00Z">
                  <w:rPr>
                    <w:color w:val="000000"/>
                    <w:sz w:val="18"/>
                    <w:szCs w:val="18"/>
                  </w:rPr>
                </w:rPrChange>
              </w:rPr>
              <w:t>+</w:t>
            </w:r>
          </w:p>
        </w:tc>
      </w:tr>
      <w:tr w:rsidR="003A5BA2" w:rsidRPr="00015210" w14:paraId="65003E90" w14:textId="77777777" w:rsidTr="003A5BA2">
        <w:trPr>
          <w:trHeight w:val="36"/>
          <w:jc w:val="center"/>
          <w:trPrChange w:id="234"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23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Change w:id="23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Change w:id="23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Change w:id="23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Change w:id="23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240"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Change w:id="24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FA4399" w14:textId="3DF3FDC7" w:rsidR="003A5BA2" w:rsidRPr="003A5BA2" w:rsidRDefault="003A5BA2" w:rsidP="003A5BA2">
            <w:pPr>
              <w:rPr>
                <w:b/>
                <w:bCs/>
                <w:color w:val="000000"/>
                <w:sz w:val="18"/>
                <w:szCs w:val="18"/>
                <w:rPrChange w:id="242" w:author="Dylan CHEN" w:date="2026-08-29T09:38:00Z" w16du:dateUtc="2026-08-29T01:38:00Z">
                  <w:rPr>
                    <w:color w:val="000000"/>
                    <w:sz w:val="18"/>
                    <w:szCs w:val="18"/>
                  </w:rPr>
                </w:rPrChange>
              </w:rPr>
            </w:pPr>
            <w:r w:rsidRPr="003A5BA2">
              <w:rPr>
                <w:b/>
                <w:bCs/>
                <w:color w:val="000000"/>
                <w:sz w:val="18"/>
                <w:szCs w:val="18"/>
                <w:rPrChange w:id="243" w:author="Dylan CHEN" w:date="2026-08-29T09:38:00Z" w16du:dateUtc="2026-08-29T01:38:00Z">
                  <w:rPr>
                    <w:color w:val="000000"/>
                    <w:sz w:val="18"/>
                    <w:szCs w:val="18"/>
                  </w:rPr>
                </w:rPrChange>
              </w:rPr>
              <w:t>−</w:t>
            </w:r>
          </w:p>
        </w:tc>
      </w:tr>
    </w:tbl>
    <w:p w14:paraId="10D89AB3" w14:textId="2FAB932C" w:rsidR="00E912B4" w:rsidRPr="00337485" w:rsidRDefault="00E912B4" w:rsidP="00D2526D">
      <w:pPr>
        <w:pStyle w:val="Notes"/>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753094CF"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ins w:id="244"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245"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246" w:author="Dylan CHEN" w:date="2026-08-28T22:42:00Z" w16du:dateUtc="2026-08-28T14:42:00Z">
        <w:r w:rsidRPr="00D2526D" w:rsidDel="002E37FE">
          <w:delText>(Burtch et al. 2024; Quinn &amp; Gutt 2025; del Rio-Chanona et al. 2024; Sanatizadeh et al. 2025; Xue et al. 2026)</w:delText>
        </w:r>
      </w:del>
      <w:r w:rsidRPr="00D2526D">
        <w:t xml:space="preserve">. A notable exception is </w:t>
      </w:r>
      <w:ins w:id="247" w:author="Dylan CHEN" w:date="2026-08-28T22:45:00Z" w16du:dateUtc="2026-08-28T14:45:00Z">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ins>
      <w:del w:id="248" w:author="Dylan CHEN" w:date="2026-08-28T22:45:00Z" w16du:dateUtc="2026-08-28T14:45:00Z">
        <w:r w:rsidRPr="00D2526D" w:rsidDel="00901910">
          <w:delText>Rao et al. (2026)</w:delText>
        </w:r>
      </w:del>
      <w:r w:rsidRPr="00D2526D">
        <w:t xml:space="preserve">, who find that users who actively employed ChatGPT to generate answers subsequently posted more questions. These questions were also longer and more novel, and attracted more upvotes. </w:t>
      </w:r>
      <w:ins w:id="249" w:author="Dylan CHEN" w:date="2026-08-29T09:35:00Z" w16du:dateUtc="2026-08-29T01:35:00Z">
        <w:r w:rsidR="003A5BA2" w:rsidRPr="003A5BA2">
          <w:t xml:space="preserve">Consistent with </w:t>
        </w:r>
      </w:ins>
      <w:ins w:id="250" w:author="Dylan CHEN" w:date="2026-08-29T09:36:00Z" w16du:dateUtc="2026-08-29T01:36:00Z">
        <w:r w:rsidR="003A5BA2">
          <w:fldChar w:fldCharType="begin"/>
        </w:r>
      </w:ins>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ins w:id="251" w:author="Dylan CHEN" w:date="2026-08-29T09:36:00Z" w16du:dateUtc="2026-08-29T01:36:00Z">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ins>
      <w:ins w:id="252" w:author="Dylan CHEN" w:date="2026-08-29T09:35:00Z" w16du:dateUtc="2026-08-29T01:35:00Z">
        <w:r w:rsidR="003A5BA2" w:rsidRPr="003A5BA2">
          <w:t xml:space="preserve">, Wang and Zheng (2024) exploit the ChatGPT ban and find that restricting access to ChatGPT </w:t>
        </w:r>
        <w:r w:rsidR="003A5BA2">
          <w:rPr>
            <w:rFonts w:hint="eastAsia"/>
          </w:rPr>
          <w:t>de</w:t>
        </w:r>
        <w:r w:rsidR="003A5BA2" w:rsidRPr="003A5BA2">
          <w:t>creased question supply.</w:t>
        </w:r>
      </w:ins>
      <w:ins w:id="253" w:author="Dylan CHEN" w:date="2026-08-29T09:31:00Z" w16du:dateUtc="2026-08-29T01:31:00Z">
        <w:r w:rsidR="00337485">
          <w:rPr>
            <w:rFonts w:hint="eastAsia"/>
          </w:rPr>
          <w:t xml:space="preserve"> </w:t>
        </w:r>
      </w:ins>
      <w:r w:rsidRPr="00D2526D">
        <w:t xml:space="preserve">This pattern suggests a complementary effect at the individual user level, one that contrasts with the aggregate decline documented in studies examining platform-wide trends. The overall reduction in question volume </w:t>
      </w:r>
      <w:ins w:id="254" w:author="Prof. LIU Ben" w:date="2026-08-29T23:06:00Z" w16du:dateUtc="2026-08-29T15:06:00Z">
        <w:r w:rsidR="007F6CCB">
          <w:t>results</w:t>
        </w:r>
      </w:ins>
      <w:del w:id="255" w:author="Prof. LIU Ben" w:date="2026-08-29T23:06:00Z" w16du:dateUtc="2026-08-29T15:06:00Z">
        <w:r w:rsidRPr="00D2526D" w:rsidDel="007F6CCB">
          <w:delText>stems</w:delText>
        </w:r>
      </w:del>
      <w:r w:rsidRPr="00D2526D">
        <w:t xml:space="preserve"> primarily from the fact that simpler questions are now answered by ChatGPT. Consequently, the remaining questions tend to be more complex and higher-quality </w:t>
      </w:r>
      <w:ins w:id="256" w:author="Dylan CHEN" w:date="2026-08-28T22:45:00Z" w16du:dateUtc="2026-08-28T14:45:00Z">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ins>
      <w:del w:id="257" w:author="Dylan CHEN" w:date="2026-08-28T22:45:00Z" w16du:dateUtc="2026-08-28T14:45:00Z">
        <w:r w:rsidRPr="00D2526D" w:rsidDel="00901910">
          <w:delText>(Quinn &amp; Gutt 2025; Sanatizadeh et al. 2025; Xue et al. 2026)</w:delText>
        </w:r>
      </w:del>
      <w:r w:rsidRPr="00D2526D">
        <w:t>. In this stream</w:t>
      </w:r>
      <w:ins w:id="258" w:author="Prof. LIU Ben" w:date="2026-08-29T23:06:00Z" w16du:dateUtc="2026-08-29T15:06:00Z">
        <w:r w:rsidR="007F6CCB">
          <w:t>,</w:t>
        </w:r>
      </w:ins>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052BFDB3" w:rsidR="00B369E9" w:rsidRPr="00D2526D" w:rsidRDefault="00B369E9" w:rsidP="00D2526D">
      <w:pPr>
        <w:pStyle w:val="Paragraph0"/>
      </w:pPr>
      <w:r w:rsidRPr="00D2526D">
        <w:t xml:space="preserve">This stream establishes an important empirical baseline, and </w:t>
      </w:r>
      <w:ins w:id="259" w:author="Dylan CHEN" w:date="2026-08-28T22:45:00Z" w16du:dateUtc="2026-08-28T14:45:00Z">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ins>
      <w:del w:id="260" w:author="Dylan CHEN" w:date="2026-08-28T22:45:00Z" w16du:dateUtc="2026-08-28T14:45:00Z">
        <w:r w:rsidRPr="00D2526D" w:rsidDel="00901910">
          <w:delText xml:space="preserve">Xue et al. (2026) </w:delText>
        </w:r>
      </w:del>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2B1F90"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ins w:id="261" w:author="Prof. LIU Ben" w:date="2026-08-29T23:08:00Z" w16du:dateUtc="2026-08-29T15:08:00Z">
        <w:r w:rsidR="007F6CCB">
          <w:t>, that is , h</w:t>
        </w:r>
      </w:ins>
      <w:del w:id="262" w:author="Prof. LIU Ben" w:date="2026-08-29T23:08:00Z" w16du:dateUtc="2026-08-29T15:08:00Z">
        <w:r w:rsidRPr="00015210" w:rsidDel="007F6CCB">
          <w:delText xml:space="preserve">: </w:delText>
        </w:r>
      </w:del>
      <w:del w:id="263" w:author="Prof. LIU Ben" w:date="2026-08-29T23:07:00Z" w16du:dateUtc="2026-08-29T15:07:00Z">
        <w:r w:rsidRPr="00015210" w:rsidDel="007F6CCB">
          <w:delText>h</w:delText>
        </w:r>
      </w:del>
      <w:r w:rsidRPr="00015210">
        <w:t>uman and AI work together in a single answering process. Several studies find that this raises answer supply</w:t>
      </w:r>
      <w:r w:rsidR="006C29A2" w:rsidRPr="00015210">
        <w:t xml:space="preserve"> </w:t>
      </w:r>
      <w:ins w:id="264" w:author="Dylan CHEN" w:date="2026-08-28T22:45:00Z" w16du:dateUtc="2026-08-28T14:45:00Z">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ins>
      <w:del w:id="265"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delInstrText>
        </w:r>
        <w:r w:rsidR="006C29A2" w:rsidRPr="00015210" w:rsidDel="00901910">
          <w:delInstrText>【摘要翻译】随着人工智能生成内容在在线知识共享平台上越来越普遍，用户往往犹豫披露其使用情况。为此，平台对人工智能生成内容实施了限制政策</w:delInstrText>
        </w:r>
        <w:r w:rsidR="006C29A2" w:rsidRPr="00015210" w:rsidDel="00901910">
          <w:delInstrText xml:space="preserve"> (AIGC </w:delInstrText>
        </w:r>
        <w:r w:rsidR="006C29A2" w:rsidRPr="00015210" w:rsidDel="00901910">
          <w:delInstrText>政策</w:delInstrText>
        </w:r>
        <w:r w:rsidR="006C29A2" w:rsidRPr="00015210" w:rsidDel="00901910">
          <w:delInstrText>)</w:delInstrText>
        </w:r>
        <w:r w:rsidR="006C29A2" w:rsidRPr="00015210" w:rsidDel="00901910">
          <w:delInstrText>，当用户不披露时，这些内容就会崩溃。为了确定</w:delInstrText>
        </w:r>
        <w:r w:rsidR="006C29A2" w:rsidRPr="00015210" w:rsidDel="00901910">
          <w:delInstrText xml:space="preserve"> AIGC </w:delInstrText>
        </w:r>
        <w:r w:rsidR="006C29A2" w:rsidRPr="00015210" w:rsidDel="00901910">
          <w:delInstrText>政策与用户答题贡献行为之间的因果关系，我们在中国领先的在线知识共享平台智湖上进行了准实验。结果表明，</w:delInstrText>
        </w:r>
        <w:r w:rsidR="006C29A2" w:rsidRPr="00015210" w:rsidDel="00901910">
          <w:delInstrText xml:space="preserve">AIGC </w:delInstrText>
        </w:r>
        <w:r w:rsidR="006C29A2" w:rsidRPr="00015210" w:rsidDel="00901910">
          <w:delInstrText>政策降低了答题量和主观质量，而提高了那些人工智能生成内容崩溃的用户</w:delInstrText>
        </w:r>
        <w:r w:rsidR="006C29A2" w:rsidRPr="00015210" w:rsidDel="00901910">
          <w:delInstrText xml:space="preserve"> (</w:delInstrText>
        </w:r>
        <w:r w:rsidR="006C29A2" w:rsidRPr="00015210" w:rsidDel="00901910">
          <w:delInstrText>人工智能崩溃用户</w:delInstrText>
        </w:r>
        <w:r w:rsidR="006C29A2" w:rsidRPr="00015210" w:rsidDel="00901910">
          <w:delInstrText xml:space="preserve">) </w:delInstrText>
        </w:r>
        <w:r w:rsidR="006C29A2" w:rsidRPr="00015210" w:rsidDel="00901910">
          <w:delInstrText>的客观质量。我们还考察了用户特征</w:delInstrText>
        </w:r>
        <w:r w:rsidR="006C29A2" w:rsidRPr="00015210" w:rsidDel="00901910">
          <w:delInstrText xml:space="preserve"> (</w:delInstrText>
        </w:r>
        <w:r w:rsidR="006C29A2" w:rsidRPr="00015210" w:rsidDel="00901910">
          <w:delInstrText>即</w:delInstrText>
        </w:r>
        <w:r w:rsidR="006C29A2" w:rsidRPr="00015210" w:rsidDel="00901910">
          <w:delInstrText xml:space="preserve">) </w:delInstrText>
        </w:r>
        <w:r w:rsidR="006C29A2" w:rsidRPr="00015210" w:rsidDel="00901910">
          <w:delInstrText>的调节作用。</w:delInstrText>
        </w:r>
        <w:r w:rsidR="006C29A2" w:rsidRPr="00015210" w:rsidDel="00901910">
          <w:delInstrText xml:space="preserve">) </w:delInstrText>
        </w:r>
        <w:r w:rsidR="006C29A2" w:rsidRPr="00015210" w:rsidDel="00901910">
          <w:delInstrText>对这些结果的影响。值得注意的是，该政策对高度活跃用户、短期用户和高声誉用户的影响分别更为显著。除了为生成式</w:delInstrText>
        </w:r>
        <w:r w:rsidR="006C29A2" w:rsidRPr="00015210" w:rsidDel="00901910">
          <w:delInstrText xml:space="preserve"> AI </w:delInstrText>
        </w:r>
        <w:r w:rsidR="006C29A2" w:rsidRPr="00015210" w:rsidDel="00901910">
          <w:delInstrText>的内容审核文献做出贡献外，我们的研究结果还为平台提供了实用的见解，帮助设计有效的</w:delInstrText>
        </w:r>
        <w:r w:rsidR="006C29A2" w:rsidRPr="00015210" w:rsidDel="00901910">
          <w:delInstrText xml:space="preserve"> AIGC </w:delInstrText>
        </w:r>
        <w:r w:rsidR="006C29A2" w:rsidRPr="00015210" w:rsidDel="00901910">
          <w:delInstrText>政策来管理用户贡献。</w:delInstrText>
        </w:r>
        <w:r w:rsidR="006C29A2" w:rsidRPr="00015210" w:rsidDel="00901910">
          <w:delInstrText>","call-number":"1 (CCF C)","container-title":"Information &amp; Management","DOI":"10.1016/j.im.2026.104322","ISSN":"0378-7206","issue":"3","journalAbbreviation":"Information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Content moderation</w:delInstrText>
        </w:r>
        <w:r w:rsidR="006C29A2" w:rsidRPr="00015210" w:rsidDel="00901910">
          <w:delInstrText>、</w:delInstrText>
        </w:r>
        <w:r w:rsidR="006C29A2" w:rsidRPr="00015210" w:rsidDel="00901910">
          <w:delInstrText>Knowledge-sharing platform</w:delInstrText>
        </w:r>
        <w:r w:rsidR="006C29A2" w:rsidRPr="00015210" w:rsidDel="00901910">
          <w:delInstrText>、</w:delInstrText>
        </w:r>
        <w:r w:rsidR="006C29A2" w:rsidRPr="00015210" w:rsidDel="00901910">
          <w:del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delInstrText>
        </w:r>
        <w:r w:rsidR="006C29A2" w:rsidRPr="00015210" w:rsidDel="00901910">
          <w:delInstrText>【摘要翻译】在线平台上的自愿知识贡献对用户、平台和企业具有重大价值。生成式人工智能</w:delInstrText>
        </w:r>
        <w:r w:rsidR="006C29A2" w:rsidRPr="00015210" w:rsidDel="00901910">
          <w:delInstrText xml:space="preserve"> (AI) </w:delInstrText>
        </w:r>
        <w:r w:rsidR="006C29A2" w:rsidRPr="00015210" w:rsidDel="00901910">
          <w:delInstrText>技术的快速进步促进了问答</w:delInstrText>
        </w:r>
        <w:r w:rsidR="006C29A2" w:rsidRPr="00015210" w:rsidDel="00901910">
          <w:delInstrText xml:space="preserve"> (Q&amp;A) </w:delInstrText>
        </w:r>
        <w:r w:rsidR="006C29A2" w:rsidRPr="00015210" w:rsidDel="00901910">
          <w:delInstrText>平台上知识的自动生成。然而，生成式</w:delInstrText>
        </w:r>
        <w:r w:rsidR="006C29A2" w:rsidRPr="00015210" w:rsidDel="00901910">
          <w:delInstrText xml:space="preserve"> AI </w:delInstrText>
        </w:r>
        <w:r w:rsidR="006C29A2" w:rsidRPr="00015210" w:rsidDel="00901910">
          <w:delInstrText>对用户自愿知识贡献的影响仍然是一个实证问题。一方面，用户可能会从生成式</w:delInstrText>
        </w:r>
        <w:r w:rsidR="006C29A2" w:rsidRPr="00015210" w:rsidDel="00901910">
          <w:delInstrText xml:space="preserve"> AI </w:delInstrText>
        </w:r>
        <w:r w:rsidR="006C29A2" w:rsidRPr="00015210" w:rsidDel="00901910">
          <w:delInstrText>中学习，通过提供更有组织和逻辑的答案来改进他们的答案。另一方面，生成式</w:delInstrText>
        </w:r>
        <w:r w:rsidR="006C29A2" w:rsidRPr="00015210" w:rsidDel="00901910">
          <w:delInstrText xml:space="preserve"> AI </w:delInstrText>
        </w:r>
        <w:r w:rsidR="006C29A2" w:rsidRPr="00015210" w:rsidDel="00901910">
          <w:delInstrText>可能会产生虚假答案，而利用</w:delInstrText>
        </w:r>
        <w:r w:rsidR="006C29A2" w:rsidRPr="00015210" w:rsidDel="00901910">
          <w:delInstrText xml:space="preserve"> AI </w:delInstrText>
        </w:r>
        <w:r w:rsidR="006C29A2" w:rsidRPr="00015210" w:rsidDel="00901910">
          <w:delInstrText>辅助的加速响应速度可能会给理解输出带来额外的认知负担，潜在地减少整体贡献。我们的研究探讨了生成式人工智能</w:delInstrText>
        </w:r>
        <w:r w:rsidR="006C29A2" w:rsidRPr="00015210" w:rsidDel="00901910">
          <w:delInstrText xml:space="preserve"> (</w:delInstrText>
        </w:r>
        <w:r w:rsidR="006C29A2" w:rsidRPr="00015210" w:rsidDel="00901910">
          <w:delInstrText>尤其是</w:delInstrText>
        </w:r>
        <w:r w:rsidR="006C29A2" w:rsidRPr="00015210" w:rsidDel="00901910">
          <w:delInstrText xml:space="preserve"> ChatGPT) </w:delInstrText>
        </w:r>
        <w:r w:rsidR="006C29A2" w:rsidRPr="00015210" w:rsidDel="00901910">
          <w:delInstrText>对用户在</w:delInstrText>
        </w:r>
        <w:r w:rsidR="006C29A2" w:rsidRPr="00015210" w:rsidDel="00901910">
          <w:delInstrText xml:space="preserve"> Stack Overflow(</w:delInstrText>
        </w:r>
        <w:r w:rsidR="006C29A2" w:rsidRPr="00015210" w:rsidDel="00901910">
          <w:delInstrText>最大的问答平台之一</w:delInstrText>
        </w:r>
        <w:r w:rsidR="006C29A2" w:rsidRPr="00015210" w:rsidDel="00901910">
          <w:delInstrText xml:space="preserve">) </w:delInstrText>
        </w:r>
        <w:r w:rsidR="006C29A2" w:rsidRPr="00015210" w:rsidDel="00901910">
          <w:delInstrText>上自愿贡献知识的影响。利用自然实验，我们使用双重差分</w:delInstrText>
        </w:r>
        <w:r w:rsidR="006C29A2" w:rsidRPr="00015210" w:rsidDel="00901910">
          <w:delInstrText xml:space="preserve"> (DID) </w:delInstrText>
        </w:r>
        <w:r w:rsidR="006C29A2" w:rsidRPr="00015210" w:rsidDel="00901910">
          <w:del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delInstrText>
        </w:r>
        <w:r w:rsidR="006C29A2" w:rsidRPr="00015210" w:rsidDel="00901910">
          <w:delInstrText xml:space="preserve"> AI </w:delInstrText>
        </w:r>
        <w:r w:rsidR="006C29A2" w:rsidRPr="00015210" w:rsidDel="00901910">
          <w:delInstrText>在问答平台背景下对用户自愿知识贡献的影响，为信息系统</w:delInstrText>
        </w:r>
        <w:r w:rsidR="006C29A2" w:rsidRPr="00015210" w:rsidDel="00901910">
          <w:delInstrText xml:space="preserve"> (IS) </w:delInstrText>
        </w:r>
        <w:r w:rsidR="006C29A2" w:rsidRPr="00015210" w:rsidDel="00901910">
          <w:delInstrText>文献做出了贡献。实际上，我们的研究结果为平台所有者和管理者提供了关于生成式</w:delInstrText>
        </w:r>
        <w:r w:rsidR="006C29A2" w:rsidRPr="00015210" w:rsidDel="00901910">
          <w:delInstrText xml:space="preserve"> AI </w:delInstrText>
        </w:r>
        <w:r w:rsidR="006C29A2" w:rsidRPr="00015210" w:rsidDel="00901910">
          <w:delInstrText>如何影响用户知识贡献行为、指导决策和战略制定的见解，以便将生成式</w:delInstrText>
        </w:r>
        <w:r w:rsidR="006C29A2" w:rsidRPr="00015210" w:rsidDel="00901910">
          <w:delInstrText xml:space="preserve"> AI </w:delInstrText>
        </w:r>
        <w:r w:rsidR="006C29A2" w:rsidRPr="00015210" w:rsidDel="00901910">
          <w:delInstrText>整合到他们的平台中。历史</w:delInstrText>
        </w:r>
        <w:r w:rsidR="006C29A2" w:rsidRPr="00015210" w:rsidDel="00901910">
          <w:delInstrText>:Wonseok Oh</w:delInstrText>
        </w:r>
        <w:r w:rsidR="006C29A2" w:rsidRPr="00015210" w:rsidDel="00901910">
          <w:delInstrText>，高级编辑</w:delInstrText>
        </w:r>
        <w:r w:rsidR="006C29A2" w:rsidRPr="00015210" w:rsidDel="00901910">
          <w:delInstrText>;Kim Yong Goh</w:delInstrText>
        </w:r>
        <w:r w:rsidR="006C29A2" w:rsidRPr="00015210" w:rsidDel="00901910">
          <w:delInstrText>，副编辑。</w:delInstrText>
        </w:r>
        <w:r w:rsidR="006C29A2" w:rsidRPr="00015210" w:rsidDel="00901910">
          <w:delInstrText xml:space="preserve">","archive_location":"18 </w:delInstrText>
        </w:r>
        <w:r w:rsidR="006C29A2" w:rsidRPr="00015210" w:rsidDel="00901910">
          <w:rPr>
            <w:rFonts w:ascii="Apple Color Emoji" w:hAnsi="Apple Color Emoji" w:cs="Apple Color Emoji"/>
          </w:rPr>
          <w:delInstrText>📊</w:delInstrText>
        </w:r>
        <w:r w:rsidR="006C29A2" w:rsidRPr="00015210" w:rsidDel="00901910">
          <w:delInstrText>","call-number":"1","container-title":"Information Systems Research","DOI":"10.1287/isre.2023.0332","ISSN":"1047-7047","issue":"2","language":"en","note":"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difference-in-differences</w:delInstrText>
        </w:r>
        <w:r w:rsidR="006C29A2" w:rsidRPr="00015210" w:rsidDel="00901910">
          <w:delInstrText>、</w:delInstrText>
        </w:r>
        <w:r w:rsidR="006C29A2" w:rsidRPr="00015210" w:rsidDel="00901910">
          <w:delInstrText>answer quality</w:delInstrText>
        </w:r>
        <w:r w:rsidR="006C29A2" w:rsidRPr="00015210" w:rsidDel="00901910">
          <w:delInstrText>、</w:delInstrText>
        </w:r>
        <w:r w:rsidR="006C29A2" w:rsidRPr="00015210" w:rsidDel="00901910">
          <w:delInstrText>answer quantity</w:delInstrText>
        </w:r>
        <w:r w:rsidR="006C29A2" w:rsidRPr="00015210" w:rsidDel="00901910">
          <w:delInstrText>、</w:delInstrText>
        </w:r>
        <w:r w:rsidR="006C29A2" w:rsidRPr="00015210" w:rsidDel="00901910">
          <w:delInstrText>voluntary Q&amp;A platforms</w:delInstrText>
        </w:r>
        <w:r w:rsidR="006C29A2" w:rsidRPr="00015210" w:rsidDel="00901910">
          <w:delInstrText>、</w:delInstrText>
        </w:r>
        <w:r w:rsidR="006C29A2" w:rsidRPr="00015210" w:rsidDel="00901910">
          <w:del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delInstrText>
        </w:r>
        <w:r w:rsidR="006C29A2" w:rsidRPr="00015210" w:rsidDel="00901910">
          <w:fldChar w:fldCharType="separate"/>
        </w:r>
        <w:r w:rsidR="00546B58" w:rsidRPr="00015210" w:rsidDel="00901910">
          <w:delText>(Fang &amp; Zhou 2026; Shan &amp; Qiu 2026)</w:delText>
        </w:r>
        <w:r w:rsidR="006C29A2" w:rsidRPr="00015210" w:rsidDel="00901910">
          <w:fldChar w:fldCharType="end"/>
        </w:r>
      </w:del>
      <w:r w:rsidRPr="00015210">
        <w:t>, and evidence from the reverse direction points the same way, as bans on AI-generated content reduce both answer volume and acceptance rates</w:t>
      </w:r>
      <w:r w:rsidR="006C29A2" w:rsidRPr="00015210">
        <w:t xml:space="preserve"> </w:t>
      </w:r>
      <w:ins w:id="266" w:author="Dylan CHEN" w:date="2026-08-28T22:45:00Z" w16du:dateUtc="2026-08-28T14:45:00Z">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ins>
      <w:del w:id="267"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delInstrText>
        </w:r>
        <w:r w:rsidR="006C29A2" w:rsidRPr="00015210" w:rsidDel="00901910">
          <w:delInstrText>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\n\n</w:delInstrText>
        </w:r>
        <w:r w:rsidR="006C29A2" w:rsidRPr="00015210" w:rsidDel="00901910">
          <w:delInstrText>【摘要翻译】以</w:delInstrText>
        </w:r>
        <w:r w:rsidR="006C29A2" w:rsidRPr="00015210" w:rsidDel="00901910">
          <w:delInstrText>ChatGPT</w:delInstrText>
        </w:r>
        <w:r w:rsidR="006C29A2" w:rsidRPr="00015210" w:rsidDel="00901910">
          <w:delInstrText>为例的大型语言模型（</w:delInstrText>
        </w:r>
        <w:r w:rsidR="006C29A2" w:rsidRPr="00015210" w:rsidDel="00901910">
          <w:delInstrText>LLM</w:delInstrText>
        </w:r>
        <w:r w:rsidR="006C29A2" w:rsidRPr="00015210" w:rsidDel="00901910">
          <w:del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delInstrText>
        </w:r>
        <w:r w:rsidR="006C29A2" w:rsidRPr="00015210" w:rsidDel="00901910">
          <w:delInstrText>Stack Exchange</w:delInstrText>
        </w:r>
        <w:r w:rsidR="006C29A2" w:rsidRPr="00015210" w:rsidDel="00901910">
          <w:del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 xml:space="preserve">","archive_location":"1 </w:delInstrText>
        </w:r>
        <w:r w:rsidR="006C29A2" w:rsidRPr="00015210" w:rsidDel="00901910">
          <w:rPr>
            <w:rFonts w:ascii="Apple Color Emoji" w:hAnsi="Apple Color Emoji" w:cs="Apple Color Emoji"/>
          </w:rPr>
          <w:delInstrText>📊</w:delInstrText>
        </w:r>
        <w:r w:rsidR="006C29A2" w:rsidRPr="00015210" w:rsidDel="00901910">
          <w:delInstrText>","DOI":"10.2139/ssrn.4750326","genre":"SSRN Scholarly Paper","language":"en","note":"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/reading</w:delInstrText>
        </w:r>
        <w:r w:rsidR="006C29A2" w:rsidRPr="00015210" w:rsidDel="00901910">
          <w:delInstrText>、</w:delInstrText>
        </w:r>
        <w:r w:rsidR="006C29A2" w:rsidRPr="00015210" w:rsidDel="00901910">
          <w:delInstrText>Q&amp;A platform</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ban</w:delInstrText>
        </w:r>
        <w:r w:rsidR="006C29A2" w:rsidRPr="00015210" w:rsidDel="00901910">
          <w:delInstrText>、</w:delInstrText>
        </w:r>
        <w:r w:rsidR="006C29A2" w:rsidRPr="00015210" w:rsidDel="00901910">
          <w:del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delInstrText>
        </w:r>
        <w:r w:rsidR="006C29A2" w:rsidRPr="00015210" w:rsidDel="00901910">
          <w:fldChar w:fldCharType="separate"/>
        </w:r>
        <w:r w:rsidR="00546B58" w:rsidRPr="00015210" w:rsidDel="00901910">
          <w:delText>(Wang &amp; Zheng 2024)</w:delText>
        </w:r>
        <w:r w:rsidR="006C29A2" w:rsidRPr="00015210" w:rsidDel="00901910">
          <w:fldChar w:fldCharType="end"/>
        </w:r>
      </w:del>
      <w:r w:rsidRPr="00015210">
        <w:t xml:space="preserve">. Other studies report declines in qualified contributions </w:t>
      </w:r>
      <w:ins w:id="268" w:author="Dylan CHEN" w:date="2026-08-28T22:45:00Z" w16du:dateUtc="2026-08-28T14:45:00Z">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ins>
      <w:del w:id="269"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delInstrText>
        </w:r>
        <w:r w:rsidR="006C29A2" w:rsidRPr="00015210" w:rsidDel="00901910">
          <w:rPr>
            <w:rFonts w:ascii="Apple Color Emoji" w:hAnsi="Apple Color Emoji" w:cs="Apple Color Emoji"/>
          </w:rPr>
          <w:delInstrText>📊</w:delInstrText>
        </w:r>
        <w:r w:rsidR="006C29A2" w:rsidRPr="00015210" w:rsidDel="00901910">
          <w:delInstrText>","call-number":"3","container-title":"Marketing Letters","DOI":"10.1007/s11002-024-09747-1","ISSN":"1573-059X","issue":"3","journalAbbreviation":"Mark Lett","language":"en","note":"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User contribution</w:delInstrText>
        </w:r>
        <w:r w:rsidR="006C29A2" w:rsidRPr="00015210" w:rsidDel="00901910">
          <w:delInstrText>、</w:delInstrText>
        </w:r>
        <w:r w:rsidR="006C29A2" w:rsidRPr="00015210" w:rsidDel="00901910">
          <w:delInstrText>Content policy</w:delInstrText>
        </w:r>
        <w:r w:rsidR="006C29A2" w:rsidRPr="00015210" w:rsidDel="00901910">
          <w:delInstrText>、</w:delInstrText>
        </w:r>
        <w:r w:rsidR="006C29A2" w:rsidRPr="00015210" w:rsidDel="00901910">
          <w:del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C29A2" w:rsidRPr="00015210" w:rsidDel="00901910">
          <w:rPr>
            <w:rFonts w:ascii="Apple Color Emoji" w:hAnsi="Apple Color Emoji" w:cs="Apple Color Emoji"/>
          </w:rPr>
          <w:delInstrText>📊</w:delInstrText>
        </w:r>
        <w:r w:rsidR="006C29A2" w:rsidRPr="00015210" w:rsidDel="00901910">
          <w:delInstrText>","call-number":"1 (CCF C)","container-title":"Information &amp; Management","DOI":"10.1016/j.im.2025.104178","ISSN":"0378-7206","issue":"6","journalAbbreviation":"Information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Online knowledge exchange platforms</w:delInstrText>
        </w:r>
        <w:r w:rsidR="006C29A2" w:rsidRPr="00015210" w:rsidDel="00901910">
          <w:delInstrText>、</w:delInstrText>
        </w:r>
        <w:r w:rsidR="006C29A2" w:rsidRPr="00015210" w:rsidDel="00901910">
          <w:del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delInstrText>
        </w:r>
        <w:r w:rsidR="006C29A2" w:rsidRPr="00015210" w:rsidDel="00901910">
          <w:fldChar w:fldCharType="separate"/>
        </w:r>
        <w:r w:rsidR="00546B58" w:rsidRPr="00015210" w:rsidDel="00901910">
          <w:delText>(Li &amp; Kim 2025; Sanatizadeh et al. 2025)</w:delText>
        </w:r>
        <w:r w:rsidR="006C29A2" w:rsidRPr="00015210" w:rsidDel="00901910">
          <w:fldChar w:fldCharType="end"/>
        </w:r>
      </w:del>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96500B" w:rsidRDefault="0096500B">
      <w:pPr>
        <w:pStyle w:val="Paragraph0"/>
        <w:rPr>
          <w:ins w:id="270" w:author="Prof. LIU Ben" w:date="2026-08-29T23:19:00Z" w16du:dateUtc="2026-08-29T15:19:00Z"/>
          <w:rPrChange w:id="271" w:author="Prof. LIU Ben" w:date="2026-08-29T23:19:00Z" w16du:dateUtc="2026-08-29T15:19:00Z">
            <w:rPr>
              <w:ins w:id="272" w:author="Prof. LIU Ben" w:date="2026-08-29T23:19:00Z" w16du:dateUtc="2026-08-29T15:19:00Z"/>
              <w:color w:val="000000"/>
            </w:rPr>
          </w:rPrChange>
        </w:rPr>
        <w:pPrChange w:id="273" w:author="Prof. LIU Ben" w:date="2026-08-29T23:19:00Z" w16du:dateUtc="2026-08-29T15:19:00Z">
          <w:pPr>
            <w:spacing w:before="100" w:beforeAutospacing="1" w:after="100" w:afterAutospacing="1"/>
          </w:pPr>
        </w:pPrChange>
      </w:pPr>
      <w:ins w:id="274" w:author="Prof. LIU Ben" w:date="2026-08-29T23:19:00Z" w16du:dateUtc="2026-08-29T15:19:00Z">
        <w:r w:rsidRPr="0096500B">
          <w:rPr>
            <w:rPrChange w:id="275" w:author="Prof. LIU Ben" w:date="2026-08-29T23:19:00Z" w16du:dateUtc="2026-08-29T15:19:00Z">
              <w:rPr>
                <w:color w:val="000000"/>
              </w:rPr>
            </w:rPrChange>
          </w:rPr>
          <w:t>A third and smaller stream examines GenAI that posts answers under its own explicit label, alongside human contributors, on the same questions. Here GenAI acts as a competitor to the human answerer, because it contends for the same viewers</w:t>
        </w:r>
        <w:r>
          <w:t>’</w:t>
        </w:r>
        <w:r w:rsidRPr="0096500B">
          <w:rPr>
            <w:rPrChange w:id="276" w:author="Prof. LIU Ben" w:date="2026-08-29T23:19:00Z" w16du:dateUtc="2026-08-29T15:19:00Z">
              <w:rPr>
                <w:color w:val="000000"/>
              </w:rPr>
            </w:rPrChange>
          </w:rPr>
          <w:t xml:space="preserve"> attention, and both the source and the content of its contribution are visible. To date, only Su et al. (2025) have examined this configuration empirically. Studying Quora</w:t>
        </w:r>
        <w:r>
          <w:t>’</w:t>
        </w:r>
        <w:r w:rsidRPr="0096500B">
          <w:rPr>
            <w:rPrChange w:id="277" w:author="Prof. LIU Ben" w:date="2026-08-29T23:19:00Z" w16du:dateUtc="2026-08-29T15:19:00Z">
              <w:rPr>
                <w:color w:val="000000"/>
              </w:rPr>
            </w:rPrChange>
          </w:rPr>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ins>
      <w:ins w:id="278" w:author="Prof. LIU Ben" w:date="2026-08-29T23:20:00Z" w16du:dateUtc="2026-08-29T15:20:00Z">
        <w:r w:rsidR="00F17901">
          <w:t>nature</w:t>
        </w:r>
      </w:ins>
      <w:ins w:id="279" w:author="Prof. LIU Ben" w:date="2026-08-29T23:19:00Z" w16du:dateUtc="2026-08-29T15:19:00Z">
        <w:r w:rsidRPr="0096500B">
          <w:rPr>
            <w:rPrChange w:id="280" w:author="Prof. LIU Ben" w:date="2026-08-29T23:19:00Z" w16du:dateUtc="2026-08-29T15:19:00Z">
              <w:rPr>
                <w:color w:val="000000"/>
              </w:rPr>
            </w:rPrChange>
          </w:rPr>
          <w:t xml:space="preserve"> of the effect.</w:t>
        </w:r>
      </w:ins>
    </w:p>
    <w:p w14:paraId="68A223A5" w14:textId="1E97FAC6" w:rsidR="00F17901" w:rsidRPr="00F17901" w:rsidRDefault="00F17901">
      <w:pPr>
        <w:pStyle w:val="Paragraph0"/>
        <w:rPr>
          <w:ins w:id="281" w:author="Prof. LIU Ben" w:date="2026-08-29T23:20:00Z" w16du:dateUtc="2026-08-29T15:20:00Z"/>
          <w:rPrChange w:id="282" w:author="Prof. LIU Ben" w:date="2026-08-29T23:20:00Z" w16du:dateUtc="2026-08-29T15:20:00Z">
            <w:rPr>
              <w:ins w:id="283" w:author="Prof. LIU Ben" w:date="2026-08-29T23:20:00Z" w16du:dateUtc="2026-08-29T15:20:00Z"/>
              <w:color w:val="000000"/>
            </w:rPr>
          </w:rPrChange>
        </w:rPr>
        <w:pPrChange w:id="284" w:author="Prof. LIU Ben" w:date="2026-08-29T23:20:00Z" w16du:dateUtc="2026-08-29T15:20:00Z">
          <w:pPr>
            <w:spacing w:before="100" w:beforeAutospacing="1" w:after="100" w:afterAutospacing="1"/>
          </w:pPr>
        </w:pPrChange>
      </w:pPr>
      <w:ins w:id="285" w:author="Prof. LIU Ben" w:date="2026-08-29T23:20:00Z" w16du:dateUtc="2026-08-29T15:20:00Z">
        <w:r w:rsidRPr="00F17901">
          <w:rPr>
            <w:rPrChange w:id="286" w:author="Prof. LIU Ben" w:date="2026-08-29T23:20:00Z" w16du:dateUtc="2026-08-29T15:20:00Z">
              <w:rPr>
                <w:color w:val="000000"/>
              </w:rPr>
            </w:rPrChange>
          </w:rPr>
          <w:t xml:space="preserve">The first is </w:t>
        </w:r>
        <w:r w:rsidRPr="00F17901">
          <w:rPr>
            <w:i/>
            <w:iCs/>
            <w:rPrChange w:id="287" w:author="Prof. LIU Ben" w:date="2026-08-29T23:20:00Z" w16du:dateUtc="2026-08-29T15:20:00Z">
              <w:rPr>
                <w:color w:val="000000"/>
              </w:rPr>
            </w:rPrChange>
          </w:rPr>
          <w:t>timing</w:t>
        </w:r>
        <w:r w:rsidRPr="00F17901">
          <w:rPr>
            <w:rPrChange w:id="288" w:author="Prof. LIU Ben" w:date="2026-08-29T23:20:00Z" w16du:dateUtc="2026-08-29T15:20:00Z">
              <w:rPr>
                <w:color w:val="000000"/>
              </w:rPr>
            </w:rPrChange>
          </w:rPr>
          <w:t xml:space="preserve">. </w:t>
        </w:r>
      </w:ins>
      <w:ins w:id="289" w:author="Prof. LIU Ben" w:date="2026-08-29T23:21:00Z" w16du:dateUtc="2026-08-29T15:21:00Z">
        <w:r>
          <w:t>T</w:t>
        </w:r>
      </w:ins>
      <w:ins w:id="290" w:author="Prof. LIU Ben" w:date="2026-08-29T23:20:00Z" w16du:dateUtc="2026-08-29T15:20:00Z">
        <w:r w:rsidRPr="00F17901">
          <w:rPr>
            <w:rPrChange w:id="291" w:author="Prof. LIU Ben" w:date="2026-08-29T23:20:00Z" w16du:dateUtc="2026-08-29T15:20:00Z">
              <w:rPr>
                <w:color w:val="000000"/>
              </w:rPr>
            </w:rPrChange>
          </w:rPr>
          <w:t>he AI answer is introduced long after the original question was posted (among questions receiving one, average pre-policy tenure is roughly 49 months)</w:t>
        </w:r>
      </w:ins>
      <w:ins w:id="292" w:author="Prof. LIU Ben" w:date="2026-08-29T23:21:00Z" w16du:dateUtc="2026-08-29T15:21:00Z">
        <w:r>
          <w:t xml:space="preserve"> and </w:t>
        </w:r>
      </w:ins>
      <w:ins w:id="293" w:author="Prof. LIU Ben" w:date="2026-08-29T23:20:00Z" w16du:dateUtc="2026-08-29T15:20:00Z">
        <w:r w:rsidRPr="00F17901">
          <w:rPr>
            <w:rPrChange w:id="294" w:author="Prof. LIU Ben" w:date="2026-08-29T23:20:00Z" w16du:dateUtc="2026-08-29T15:20:00Z">
              <w:rPr>
                <w:color w:val="000000"/>
              </w:rPr>
            </w:rPrChange>
          </w:rPr>
          <w:t>at least one human answer is already present.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ins>
    </w:p>
    <w:p w14:paraId="536EC3ED" w14:textId="7C91F384" w:rsidR="00B369E9" w:rsidRPr="00D2526D" w:rsidDel="0096500B" w:rsidRDefault="00B369E9" w:rsidP="0096500B">
      <w:pPr>
        <w:pStyle w:val="Paragraph0"/>
        <w:rPr>
          <w:del w:id="295" w:author="Prof. LIU Ben" w:date="2026-08-29T23:18:00Z" w16du:dateUtc="2026-08-29T15:18:00Z"/>
        </w:rPr>
      </w:pPr>
      <w:del w:id="296" w:author="Prof. LIU Ben" w:date="2026-08-29T23:18:00Z" w16du:dateUtc="2026-08-29T15:18:00Z">
        <w:r w:rsidRPr="00D2526D" w:rsidDel="0096500B">
          <w:lastRenderedPageBreak/>
          <w:delText>A third and</w:delText>
        </w:r>
      </w:del>
      <w:del w:id="297" w:author="Prof. LIU Ben" w:date="2026-08-29T23:09:00Z" w16du:dateUtc="2026-08-29T15:09:00Z">
        <w:r w:rsidRPr="00D2526D" w:rsidDel="007F6CCB">
          <w:delText xml:space="preserve"> much </w:delText>
        </w:r>
      </w:del>
      <w:del w:id="298" w:author="Prof. LIU Ben" w:date="2026-08-29T23:18:00Z" w16du:dateUtc="2026-08-29T15:18:00Z">
        <w:r w:rsidRPr="00D2526D" w:rsidDel="0096500B">
          <w:delText xml:space="preserve">smaller stream examines </w:delText>
        </w:r>
        <w:r w:rsidDel="0096500B">
          <w:rPr>
            <w:rFonts w:hint="eastAsia"/>
          </w:rPr>
          <w:delText>Gen</w:delText>
        </w:r>
        <w:r w:rsidRPr="00D2526D" w:rsidDel="0096500B">
          <w:delText xml:space="preserve">AI that posts answers under its own explicit label, alongside human contributors, on the same questions. Here </w:delText>
        </w:r>
        <w:r w:rsidDel="0096500B">
          <w:rPr>
            <w:rFonts w:hint="eastAsia"/>
          </w:rPr>
          <w:delText>Gen</w:delText>
        </w:r>
        <w:r w:rsidRPr="00D2526D" w:rsidDel="0096500B">
          <w:delText xml:space="preserve">AI is a competitor to the </w:delText>
        </w:r>
        <w:r w:rsidRPr="00D2526D" w:rsidDel="0096500B">
          <w:rPr>
            <w:i/>
            <w:iCs/>
          </w:rPr>
          <w:delText>human answerer</w:delText>
        </w:r>
        <w:r w:rsidRPr="00D2526D" w:rsidDel="0096500B">
          <w:delText>, competing for the same viewers</w:delText>
        </w:r>
        <w:r w:rsidDel="0096500B">
          <w:delText>’</w:delText>
        </w:r>
        <w:r w:rsidRPr="00D2526D" w:rsidDel="0096500B">
          <w:delText xml:space="preserve"> attention, and both the source and the content of its contribution are visible. Only Su et al. (2025) ha</w:delText>
        </w:r>
        <w:r w:rsidRPr="00D2526D" w:rsidDel="0096500B">
          <w:rPr>
            <w:rFonts w:hint="eastAsia"/>
          </w:rPr>
          <w:delText>s</w:delText>
        </w:r>
      </w:del>
      <w:ins w:id="299" w:author="Dylan CHEN" w:date="2026-08-27T17:06:00Z" w16du:dateUtc="2026-08-27T09:06:00Z">
        <w:del w:id="300" w:author="Prof. LIU Ben" w:date="2026-08-29T23:18:00Z" w16du:dateUtc="2026-08-29T15:18:00Z">
          <w:r w:rsidR="00190B9B" w:rsidDel="0096500B">
            <w:rPr>
              <w:rFonts w:hint="eastAsia"/>
            </w:rPr>
            <w:delText>ve</w:delText>
          </w:r>
        </w:del>
      </w:ins>
      <w:del w:id="301" w:author="Prof. LIU Ben" w:date="2026-08-29T23:18:00Z" w16du:dateUtc="2026-08-29T15:18:00Z">
        <w:r w:rsidRPr="00D2526D" w:rsidDel="0096500B">
          <w:delText xml:space="preserve"> examined this configuration empirically. Studying Quora</w:delText>
        </w:r>
        <w:r w:rsidDel="0096500B">
          <w:delText>’</w:delText>
        </w:r>
        <w:r w:rsidRPr="00D2526D" w:rsidDel="0096500B">
          <w:delText>s deployment of Sage, they report positive effects on human contribution, including increases in the number and length of answers. Two features of their setting d</w:delText>
        </w:r>
        <w:r w:rsidDel="0096500B">
          <w:rPr>
            <w:rFonts w:hint="eastAsia"/>
          </w:rPr>
          <w:delText>iffer</w:delText>
        </w:r>
        <w:r w:rsidRPr="00D2526D" w:rsidDel="0096500B">
          <w:delText xml:space="preserve"> from</w:delText>
        </w:r>
        <w:r w:rsidDel="0096500B">
          <w:rPr>
            <w:rFonts w:hint="eastAsia"/>
          </w:rPr>
          <w:delText xml:space="preserve"> a </w:delText>
        </w:r>
        <w:r w:rsidDel="0096500B">
          <w:delText>“</w:delText>
        </w:r>
        <w:r w:rsidRPr="00D2526D" w:rsidDel="0096500B">
          <w:delText>competit</w:delText>
        </w:r>
        <w:r w:rsidDel="0096500B">
          <w:rPr>
            <w:rFonts w:hint="eastAsia"/>
          </w:rPr>
          <w:delText>ion</w:delText>
        </w:r>
        <w:r w:rsidDel="0096500B">
          <w:delText>”</w:delText>
        </w:r>
        <w:r w:rsidRPr="00D2526D" w:rsidDel="0096500B">
          <w:delText xml:space="preserve"> configuration in ways that plausibly determine the sign of the effect. First, </w:delText>
        </w:r>
        <w:r w:rsidRPr="00D2526D" w:rsidDel="0096500B">
          <w:rPr>
            <w:i/>
            <w:iCs/>
          </w:rPr>
          <w:delText>timing</w:delText>
        </w:r>
        <w:r w:rsidRPr="00D2526D" w:rsidDel="0096500B">
          <w:delText xml:space="preserve">: </w:delText>
        </w:r>
      </w:del>
      <w:ins w:id="302" w:author="Dylan CHEN" w:date="2026-08-27T18:08:00Z" w16du:dateUtc="2026-08-27T10:08:00Z">
        <w:del w:id="303" w:author="Prof. LIU Ben" w:date="2026-08-29T23:18:00Z" w16du:dateUtc="2026-08-29T15:18:00Z">
          <w:r w:rsidR="00CB7D1A" w:rsidDel="0096500B">
            <w:rPr>
              <w:rFonts w:hint="eastAsia"/>
            </w:rPr>
            <w:delText>their</w:delText>
          </w:r>
        </w:del>
      </w:ins>
      <w:ins w:id="304" w:author="Dylan CHEN" w:date="2026-08-27T18:07:00Z" w16du:dateUtc="2026-08-27T10:07:00Z">
        <w:del w:id="305" w:author="Prof. LIU Ben" w:date="2026-08-29T23:18:00Z" w16du:dateUtc="2026-08-29T15:18:00Z">
          <w:r w:rsidR="00453AAA" w:rsidRPr="00453AAA" w:rsidDel="0096500B">
            <w:delText xml:space="preserve"> AI answer is introduced </w:delText>
          </w:r>
        </w:del>
      </w:ins>
      <w:ins w:id="306" w:author="Dylan CHEN" w:date="2026-08-27T18:18:00Z" w16du:dateUtc="2026-08-27T10:18:00Z">
        <w:del w:id="307" w:author="Prof. LIU Ben" w:date="2026-08-29T23:10:00Z" w16du:dateUtc="2026-08-29T15:10:00Z">
          <w:r w:rsidR="00F85D5A" w:rsidDel="0096500B">
            <w:rPr>
              <w:rFonts w:hint="eastAsia"/>
            </w:rPr>
            <w:delText>years</w:delText>
          </w:r>
        </w:del>
        <w:del w:id="308" w:author="Prof. LIU Ben" w:date="2026-08-29T23:18:00Z" w16du:dateUtc="2026-08-29T15:18:00Z">
          <w:r w:rsidR="00F85D5A" w:rsidDel="0096500B">
            <w:rPr>
              <w:rFonts w:hint="eastAsia"/>
            </w:rPr>
            <w:delText xml:space="preserve"> </w:delText>
          </w:r>
        </w:del>
      </w:ins>
      <w:ins w:id="309" w:author="Dylan CHEN" w:date="2026-08-27T18:07:00Z" w16du:dateUtc="2026-08-27T10:07:00Z">
        <w:del w:id="310" w:author="Prof. LIU Ben" w:date="2026-08-29T23:18:00Z" w16du:dateUtc="2026-08-29T15:18:00Z">
          <w:r w:rsidR="00453AAA" w:rsidRPr="00453AAA" w:rsidDel="0096500B">
            <w:delText xml:space="preserve">after the original question </w:delText>
          </w:r>
        </w:del>
      </w:ins>
      <w:ins w:id="311" w:author="Dylan CHEN" w:date="2026-08-27T18:34:00Z" w16du:dateUtc="2026-08-27T10:34:00Z">
        <w:del w:id="312" w:author="Prof. LIU Ben" w:date="2026-08-29T23:18:00Z" w16du:dateUtc="2026-08-29T15:18:00Z">
          <w:r w:rsidR="007733CB" w:rsidDel="0096500B">
            <w:rPr>
              <w:rFonts w:hint="eastAsia"/>
            </w:rPr>
            <w:delText>posting</w:delText>
          </w:r>
        </w:del>
      </w:ins>
      <w:ins w:id="313" w:author="Dylan CHEN" w:date="2026-08-27T18:19:00Z" w16du:dateUtc="2026-08-27T10:19:00Z">
        <w:del w:id="314" w:author="Prof. LIU Ben" w:date="2026-08-29T23:18:00Z" w16du:dateUtc="2026-08-29T15:18:00Z">
          <w:r w:rsidR="00F85D5A" w:rsidDel="0096500B">
            <w:rPr>
              <w:rFonts w:hint="eastAsia"/>
            </w:rPr>
            <w:delText xml:space="preserve"> </w:delText>
          </w:r>
          <w:r w:rsidR="00F85D5A" w:rsidRPr="00F85D5A" w:rsidDel="0096500B">
            <w:delText>(</w:delText>
          </w:r>
        </w:del>
        <w:del w:id="315" w:author="Prof. LIU Ben" w:date="2026-08-29T23:11:00Z" w16du:dateUtc="2026-08-29T15:11:00Z">
          <w:r w:rsidR="00F85D5A" w:rsidRPr="00F85D5A" w:rsidDel="0096500B">
            <w:delText xml:space="preserve">treated-group mean </w:delText>
          </w:r>
        </w:del>
      </w:ins>
      <w:ins w:id="316" w:author="Dylan CHEN" w:date="2026-08-27T18:34:00Z" w16du:dateUtc="2026-08-27T10:34:00Z">
        <w:del w:id="317" w:author="Prof. LIU Ben" w:date="2026-08-29T23:11:00Z" w16du:dateUtc="2026-08-29T15:11:00Z">
          <w:r w:rsidR="007733CB" w:rsidDel="0096500B">
            <w:rPr>
              <w:rFonts w:hint="eastAsia"/>
            </w:rPr>
            <w:delText xml:space="preserve">pre-policy </w:delText>
          </w:r>
        </w:del>
      </w:ins>
      <w:ins w:id="318" w:author="Dylan CHEN" w:date="2026-08-27T18:19:00Z" w16du:dateUtc="2026-08-27T10:19:00Z">
        <w:del w:id="319" w:author="Prof. LIU Ben" w:date="2026-08-29T23:11:00Z" w16du:dateUtc="2026-08-29T15:11:00Z">
          <w:r w:rsidR="00F85D5A" w:rsidRPr="00F85D5A" w:rsidDel="0096500B">
            <w:delText>tenure ≈ 49 months)</w:delText>
          </w:r>
        </w:del>
      </w:ins>
      <w:ins w:id="320" w:author="Dylan CHEN" w:date="2026-08-27T18:10:00Z" w16du:dateUtc="2026-08-27T10:10:00Z">
        <w:del w:id="321" w:author="Prof. LIU Ben" w:date="2026-08-29T23:18:00Z" w16du:dateUtc="2026-08-29T15:18:00Z">
          <w:r w:rsidR="00CB7D1A" w:rsidDel="0096500B">
            <w:rPr>
              <w:rFonts w:hint="eastAsia"/>
            </w:rPr>
            <w:delText>,</w:delText>
          </w:r>
        </w:del>
      </w:ins>
      <w:ins w:id="322" w:author="Dylan CHEN" w:date="2026-08-27T18:07:00Z" w16du:dateUtc="2026-08-27T10:07:00Z">
        <w:del w:id="323" w:author="Prof. LIU Ben" w:date="2026-08-29T23:18:00Z" w16du:dateUtc="2026-08-29T15:18:00Z">
          <w:r w:rsidR="00453AAA" w:rsidRPr="00453AAA" w:rsidDel="0096500B">
            <w:delText xml:space="preserve"> and after </w:delText>
          </w:r>
        </w:del>
      </w:ins>
      <w:ins w:id="324" w:author="Dylan CHEN" w:date="2026-08-27T18:10:00Z" w16du:dateUtc="2026-08-27T10:10:00Z">
        <w:del w:id="325" w:author="Prof. LIU Ben" w:date="2026-08-29T23:18:00Z" w16du:dateUtc="2026-08-29T15:18:00Z">
          <w:r w:rsidR="00CB7D1A" w:rsidDel="0096500B">
            <w:rPr>
              <w:rFonts w:hint="eastAsia"/>
            </w:rPr>
            <w:delText xml:space="preserve">at least one </w:delText>
          </w:r>
        </w:del>
      </w:ins>
      <w:ins w:id="326" w:author="Dylan CHEN" w:date="2026-08-27T18:07:00Z" w16du:dateUtc="2026-08-27T10:07:00Z">
        <w:del w:id="327" w:author="Prof. LIU Ben" w:date="2026-08-29T23:18:00Z" w16du:dateUtc="2026-08-29T15:18:00Z">
          <w:r w:rsidR="00453AAA" w:rsidRPr="00453AAA" w:rsidDel="0096500B">
            <w:delText xml:space="preserve">human answer had already </w:delText>
          </w:r>
        </w:del>
      </w:ins>
      <w:ins w:id="328" w:author="Dylan CHEN" w:date="2026-08-27T18:10:00Z" w16du:dateUtc="2026-08-27T10:10:00Z">
        <w:del w:id="329" w:author="Prof. LIU Ben" w:date="2026-08-29T23:18:00Z" w16du:dateUtc="2026-08-29T15:18:00Z">
          <w:r w:rsidR="00CB7D1A" w:rsidDel="0096500B">
            <w:rPr>
              <w:rFonts w:hint="eastAsia"/>
            </w:rPr>
            <w:delText>been present.</w:delText>
          </w:r>
        </w:del>
      </w:ins>
      <w:ins w:id="330" w:author="Dylan CHEN" w:date="2026-08-27T18:09:00Z" w16du:dateUtc="2026-08-27T10:09:00Z">
        <w:del w:id="331" w:author="Prof. LIU Ben" w:date="2026-08-29T23:18:00Z" w16du:dateUtc="2026-08-29T15:18:00Z">
          <w:r w:rsidR="00CB7D1A" w:rsidDel="0096500B">
            <w:rPr>
              <w:rFonts w:hint="eastAsia"/>
            </w:rPr>
            <w:delText xml:space="preserve"> </w:delText>
          </w:r>
        </w:del>
      </w:ins>
      <w:del w:id="332" w:author="Prof. LIU Ben" w:date="2026-08-29T23:18:00Z" w16du:dateUtc="2026-08-29T15:18:00Z">
        <w:r w:rsidRPr="00D2526D" w:rsidDel="0096500B">
          <w:delText xml:space="preserve">their AI answers are added roughly three months after the original post, </w:delText>
        </w:r>
      </w:del>
      <w:ins w:id="333" w:author="Dylan CHEN" w:date="2026-08-27T18:10:00Z" w16du:dateUtc="2026-08-27T10:10:00Z">
        <w:del w:id="334" w:author="Prof. LIU Ben" w:date="2026-08-29T23:18:00Z" w16du:dateUtc="2026-08-29T15:18:00Z">
          <w:r w:rsidR="00CB7D1A" w:rsidDel="0096500B">
            <w:rPr>
              <w:rFonts w:hint="eastAsia"/>
            </w:rPr>
            <w:delText>S</w:delText>
          </w:r>
        </w:del>
      </w:ins>
      <w:del w:id="335" w:author="Prof. LIU Ben" w:date="2026-08-29T23:18:00Z" w16du:dateUtc="2026-08-29T15:18:00Z">
        <w:r w:rsidRPr="00D2526D" w:rsidDel="0096500B">
          <w:delText xml:space="preserve">so AI enters as a retrospective supplement to an established discussion rather than as a competitor whom human contributors encounter on arrival. Second, </w:delText>
        </w:r>
        <w:r w:rsidRPr="00D2526D" w:rsidDel="0096500B">
          <w:rPr>
            <w:i/>
            <w:iCs/>
          </w:rPr>
          <w:delText>domain</w:delText>
        </w:r>
        <w:r w:rsidRPr="00D2526D" w:rsidDel="0096500B">
          <w:delTex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delText>
        </w:r>
      </w:del>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572FDC51" w:rsidR="00B369E9" w:rsidRPr="00D2526D" w:rsidRDefault="00B369E9" w:rsidP="00D2526D">
      <w:pPr>
        <w:pStyle w:val="Paragraph0"/>
      </w:pPr>
      <w:r w:rsidRPr="00D2526D">
        <w:t xml:space="preserve">A broad body of work identifies determinants of participation. These include question formulation and formatting </w:t>
      </w:r>
      <w:ins w:id="336" w:author="Dylan CHEN" w:date="2026-08-28T23:10:00Z" w16du:dateUtc="2026-08-28T15:10:00Z">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ins>
      <w:del w:id="337" w:author="Dylan CHEN" w:date="2026-08-28T23:10:00Z" w16du:dateUtc="2026-08-28T15:10:00Z">
        <w:r w:rsidRPr="00D2526D" w:rsidDel="00C83935">
          <w:delText>(Burke et al. 2010; Calefato et al. 2018; Li et al. 2023)</w:delText>
        </w:r>
      </w:del>
      <w:r w:rsidRPr="00D2526D">
        <w:t xml:space="preserve">, monetary and non-monetary incentives </w:t>
      </w:r>
      <w:ins w:id="338" w:author="Dylan CHEN" w:date="2026-08-28T23:10:00Z" w16du:dateUtc="2026-08-28T15:10:00Z">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ins>
      <w:del w:id="339" w:author="Dylan CHEN" w:date="2026-08-28T23:10:00Z" w16du:dateUtc="2026-08-28T15:10:00Z">
        <w:r w:rsidRPr="00D2526D" w:rsidDel="00C83935">
          <w:delText>(Berger et al. 2016; Jiang et al. 2024; Wang et al. 2022)</w:delText>
        </w:r>
      </w:del>
      <w:r w:rsidRPr="00D2526D">
        <w:t xml:space="preserve">, feedback and reciprocity </w:t>
      </w:r>
      <w:ins w:id="340" w:author="Dylan CHEN" w:date="2026-08-28T23:10:00Z" w16du:dateUtc="2026-08-28T15:10:00Z">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ins>
      <w:del w:id="341" w:author="Dylan CHEN" w:date="2026-08-28T23:10:00Z" w16du:dateUtc="2026-08-28T15:10:00Z">
        <w:r w:rsidRPr="00D2526D" w:rsidDel="00C83935">
          <w:delText>(Li et al. 2020; Moon &amp; Sproull 2008)</w:delText>
        </w:r>
      </w:del>
      <w:r w:rsidRPr="00D2526D">
        <w:t xml:space="preserve">, and gamification </w:t>
      </w:r>
      <w:ins w:id="342" w:author="Dylan CHEN" w:date="2026-08-28T23:11:00Z" w16du:dateUtc="2026-08-28T15:11:00Z">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ins>
      <w:del w:id="343" w:author="Dylan CHEN" w:date="2026-08-28T23:11:00Z" w16du:dateUtc="2026-08-28T15:11:00Z">
        <w:r w:rsidRPr="00D2526D" w:rsidDel="00C83935">
          <w:delText>(Chen et al. 2022; Meng et al. 2013)</w:delText>
        </w:r>
      </w:del>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7A76B5BA"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w:t>
      </w:r>
      <w:del w:id="344" w:author="Dylan CHEN" w:date="2026-08-27T17:08:00Z" w16du:dateUtc="2026-08-27T09:08:00Z">
        <w:r w:rsidRPr="00D2526D" w:rsidDel="003F35AE">
          <w:delText>,</w:delText>
        </w:r>
      </w:del>
      <w:r w:rsidRPr="00D2526D">
        <w:t xml:space="preserv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pPr>
        <w:pStyle w:val="Heading2"/>
        <w:pPrChange w:id="345" w:author="Dylan CHEN" w:date="2026-08-28T13:19:00Z" w16du:dateUtc="2026-08-28T05:19:00Z">
          <w:pPr>
            <w:pStyle w:val="Heading2"/>
            <w:keepNext/>
          </w:pPr>
        </w:pPrChange>
      </w:pPr>
      <w:r>
        <w:rPr>
          <w:rFonts w:hint="eastAsia"/>
        </w:rPr>
        <w:t>Positioning and Contribution of Our Study</w:t>
      </w:r>
    </w:p>
    <w:p w14:paraId="4511FF5F" w14:textId="4EF432CE" w:rsidR="00F17901" w:rsidRPr="00F17901" w:rsidRDefault="00F17901">
      <w:pPr>
        <w:pStyle w:val="Paragraph0"/>
        <w:rPr>
          <w:ins w:id="346" w:author="Prof. LIU Ben" w:date="2026-08-29T23:25:00Z" w16du:dateUtc="2026-08-29T15:25:00Z"/>
          <w:rPrChange w:id="347" w:author="Prof. LIU Ben" w:date="2026-08-29T23:25:00Z" w16du:dateUtc="2026-08-29T15:25:00Z">
            <w:rPr>
              <w:ins w:id="348" w:author="Prof. LIU Ben" w:date="2026-08-29T23:25:00Z" w16du:dateUtc="2026-08-29T15:25:00Z"/>
              <w:color w:val="000000"/>
            </w:rPr>
          </w:rPrChange>
        </w:rPr>
        <w:pPrChange w:id="349" w:author="Prof. LIU Ben" w:date="2026-08-29T23:25:00Z" w16du:dateUtc="2026-08-29T15:25:00Z">
          <w:pPr>
            <w:spacing w:before="100" w:beforeAutospacing="1" w:after="100" w:afterAutospacing="1"/>
          </w:pPr>
        </w:pPrChange>
      </w:pPr>
      <w:ins w:id="350" w:author="Prof. LIU Ben" w:date="2026-08-29T23:25:00Z" w16du:dateUtc="2026-08-29T15:25:00Z">
        <w:r w:rsidRPr="00F17901">
          <w:rPr>
            <w:rPrChange w:id="351" w:author="Prof. LIU Ben" w:date="2026-08-29T23:25:00Z" w16du:dateUtc="2026-08-29T15:25:00Z">
              <w:rPr>
                <w:color w:val="000000"/>
              </w:rPr>
            </w:rPrChange>
          </w:rPr>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F17901">
          <w:rPr>
            <w:rPrChange w:id="352" w:author="Prof. LIU Ben" w:date="2026-08-29T23:25:00Z" w16du:dateUtc="2026-08-29T15:25:00Z">
              <w:rPr>
                <w:color w:val="000000"/>
              </w:rPr>
            </w:rPrChange>
          </w:rPr>
          <w:t xml:space="preserve"> distinctive. First, the GenAI is deployed by the platform under direct governance</w:t>
        </w:r>
        <w:r>
          <w:t>. Therefore,</w:t>
        </w:r>
        <w:r w:rsidRPr="00F17901">
          <w:rPr>
            <w:rPrChange w:id="353" w:author="Prof. LIU Ben" w:date="2026-08-29T23:25:00Z" w16du:dateUtc="2026-08-29T15:25:00Z">
              <w:rPr>
                <w:color w:val="000000"/>
              </w:rPr>
            </w:rPrChange>
          </w:rPr>
          <w:t xml:space="preserve"> its presence is a design choice rather than an uncontrollable environmental shift, as in Xue et al. (2026) and Shan &amp; Qiu (2026),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ins>
    </w:p>
    <w:p w14:paraId="5E7EB65A" w14:textId="77777777" w:rsidR="00F17901" w:rsidRPr="00F17901" w:rsidRDefault="00F17901">
      <w:pPr>
        <w:pStyle w:val="Paragraph0"/>
        <w:rPr>
          <w:ins w:id="354" w:author="Prof. LIU Ben" w:date="2026-08-29T23:25:00Z" w16du:dateUtc="2026-08-29T15:25:00Z"/>
          <w:rPrChange w:id="355" w:author="Prof. LIU Ben" w:date="2026-08-29T23:25:00Z" w16du:dateUtc="2026-08-29T15:25:00Z">
            <w:rPr>
              <w:ins w:id="356" w:author="Prof. LIU Ben" w:date="2026-08-29T23:25:00Z" w16du:dateUtc="2026-08-29T15:25:00Z"/>
              <w:color w:val="000000"/>
            </w:rPr>
          </w:rPrChange>
        </w:rPr>
        <w:pPrChange w:id="357" w:author="Prof. LIU Ben" w:date="2026-08-29T23:25:00Z" w16du:dateUtc="2026-08-29T15:25:00Z">
          <w:pPr>
            <w:spacing w:before="100" w:beforeAutospacing="1" w:after="100" w:afterAutospacing="1"/>
          </w:pPr>
        </w:pPrChange>
      </w:pPr>
      <w:ins w:id="358" w:author="Prof. LIU Ben" w:date="2026-08-29T23:25:00Z" w16du:dateUtc="2026-08-29T15:25:00Z">
        <w:r w:rsidRPr="00F17901">
          <w:rPr>
            <w:rPrChange w:id="359" w:author="Prof. LIU Ben" w:date="2026-08-29T23:25:00Z" w16du:dateUtc="2026-08-29T15:25:00Z">
              <w:rPr>
                <w:color w:val="000000"/>
              </w:rPr>
            </w:rPrChange>
          </w:rPr>
          <w:t>Our study therefore addresses a question central to platform design and community management: how platform-deployed internal GenAI, layered on top of existing external GenAI availability, affects human contribution in an online Q&amp;A community.</w:t>
        </w:r>
      </w:ins>
    </w:p>
    <w:p w14:paraId="6AB48EC4" w14:textId="6E020974" w:rsidR="00B369E9" w:rsidRPr="00D2526D" w:rsidDel="00F17901" w:rsidRDefault="00B369E9" w:rsidP="00D2526D">
      <w:pPr>
        <w:pStyle w:val="Paragraph0"/>
        <w:rPr>
          <w:del w:id="360" w:author="Prof. LIU Ben" w:date="2026-08-29T23:26:00Z" w16du:dateUtc="2026-08-29T15:26:00Z"/>
        </w:rPr>
      </w:pPr>
      <w:del w:id="361" w:author="Prof. LIU Ben" w:date="2026-08-29T23:26:00Z" w16du:dateUtc="2026-08-29T15:26:00Z">
        <w:r w:rsidRPr="00D2526D" w:rsidDel="00F17901">
          <w:lastRenderedPageBreak/>
          <w:delTex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A1 in the Appendix positions our study against the three most closely related studies along the dimensions that drive this identification. In particular, four features of our setting make our findings unique to the literature. First, the </w:delText>
        </w:r>
        <w:r w:rsidDel="00F17901">
          <w:rPr>
            <w:rFonts w:hint="eastAsia"/>
          </w:rPr>
          <w:delText>Gen</w:delText>
        </w:r>
        <w:r w:rsidRPr="00D2526D" w:rsidDel="00F17901">
          <w:delText xml:space="preserve">AI is deployed by the platform under direct governance, so its presence is a design choice rather than an uncontrollable environmental shift, as it is in Xue et al. (2026) and Shan &amp; Qiu (2026); this places the findings within managerial reach. Second, the </w:delText>
        </w:r>
        <w:r w:rsidDel="00F17901">
          <w:rPr>
            <w:rFonts w:hint="eastAsia"/>
          </w:rPr>
          <w:delText>Gen</w:delText>
        </w:r>
        <w:r w:rsidRPr="00D2526D" w:rsidDel="00F17901">
          <w:delTex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delText>
        </w:r>
      </w:del>
    </w:p>
    <w:p w14:paraId="558D9B4A" w14:textId="487D46CA" w:rsidR="00963733" w:rsidRPr="00015210" w:rsidDel="00F17901" w:rsidRDefault="00B369E9">
      <w:pPr>
        <w:pStyle w:val="Paragraph0"/>
        <w:rPr>
          <w:del w:id="362" w:author="Prof. LIU Ben" w:date="2026-08-29T23:26:00Z" w16du:dateUtc="2026-08-29T15:26:00Z"/>
        </w:rPr>
        <w:pPrChange w:id="363" w:author="Dylan CHEN" w:date="2026-08-28T23:09:00Z" w16du:dateUtc="2026-08-28T15:09:00Z">
          <w:pPr>
            <w:pStyle w:val="Paragraph0"/>
            <w:ind w:firstLine="0"/>
          </w:pPr>
        </w:pPrChange>
      </w:pPr>
      <w:del w:id="364" w:author="Prof. LIU Ben" w:date="2026-08-29T23:26:00Z" w16du:dateUtc="2026-08-29T15:26:00Z">
        <w:r w:rsidDel="00F17901">
          <w:rPr>
            <w:rFonts w:hint="eastAsia"/>
          </w:rPr>
          <w:delText>Our</w:delText>
        </w:r>
        <w:r w:rsidRPr="00D2526D" w:rsidDel="00F17901">
          <w:delText xml:space="preserve"> study therefore</w:delText>
        </w:r>
      </w:del>
      <w:del w:id="365" w:author="Prof. LIU Ben" w:date="2026-08-29T23:23:00Z" w16du:dateUtc="2026-08-29T15:23:00Z">
        <w:r w:rsidRPr="00D2526D" w:rsidDel="00F17901">
          <w:delText xml:space="preserve"> directly</w:delText>
        </w:r>
      </w:del>
      <w:del w:id="366" w:author="Prof. LIU Ben" w:date="2026-08-29T23:26:00Z" w16du:dateUtc="2026-08-29T15:26:00Z">
        <w:r w:rsidRPr="00D2526D" w:rsidDel="00F17901">
          <w:delText xml:space="preserve"> answers a question central to platform design and community management: how platform-deployed internal GenAI, layered on top of existing external GenAI availability, affects human contribution in an online Q&amp;A community.</w:delText>
        </w:r>
        <w:bookmarkStart w:id="367" w:name="OLE_LINK8"/>
      </w:del>
    </w:p>
    <w:p w14:paraId="3F530575" w14:textId="4079908B" w:rsidR="00DA0533" w:rsidRPr="00015210" w:rsidRDefault="00DA0533" w:rsidP="00E912B4">
      <w:pPr>
        <w:pStyle w:val="Heading1"/>
      </w:pPr>
      <w:r w:rsidRPr="00015210">
        <w:t>Theoretical Development</w:t>
      </w:r>
    </w:p>
    <w:p w14:paraId="57B62DAD" w14:textId="718DB13B" w:rsidR="00CA69FF" w:rsidRDefault="007450BA" w:rsidP="0049010E">
      <w:pPr>
        <w:pStyle w:val="Heading2"/>
      </w:pPr>
      <w:bookmarkStart w:id="368" w:name="OLE_LINK2"/>
      <w:r>
        <w:t xml:space="preserve">Two Decisions in </w:t>
      </w:r>
      <w:r w:rsidR="001945B2" w:rsidRPr="00015210">
        <w:t xml:space="preserve">a Competitive </w:t>
      </w:r>
      <w:r w:rsidRPr="00015210">
        <w:t xml:space="preserve">Encounter </w:t>
      </w:r>
    </w:p>
    <w:p w14:paraId="4D52E989" w14:textId="51EDACF6" w:rsidR="00D839CD" w:rsidRPr="00D839CD" w:rsidRDefault="00D839CD">
      <w:pPr>
        <w:pStyle w:val="Paragraph0"/>
        <w:rPr>
          <w:ins w:id="369" w:author="Prof. LIU Ben" w:date="2026-08-29T22:19:00Z" w16du:dateUtc="2026-08-29T14:19:00Z"/>
          <w:rPrChange w:id="370" w:author="Prof. LIU Ben" w:date="2026-08-29T22:19:00Z" w16du:dateUtc="2026-08-29T14:19:00Z">
            <w:rPr>
              <w:ins w:id="371" w:author="Prof. LIU Ben" w:date="2026-08-29T22:19:00Z" w16du:dateUtc="2026-08-29T14:19:00Z"/>
              <w:color w:val="000000"/>
            </w:rPr>
          </w:rPrChange>
        </w:rPr>
        <w:pPrChange w:id="372" w:author="Prof. LIU Ben" w:date="2026-08-29T22:19:00Z" w16du:dateUtc="2026-08-29T14:19:00Z">
          <w:pPr>
            <w:spacing w:before="100" w:beforeAutospacing="1" w:after="100" w:afterAutospacing="1"/>
          </w:pPr>
        </w:pPrChange>
      </w:pPr>
      <w:ins w:id="373" w:author="Prof. LIU Ben" w:date="2026-08-29T22:19:00Z" w16du:dateUtc="2026-08-29T14:19:00Z">
        <w:r w:rsidRPr="00D839CD">
          <w:rPr>
            <w:rPrChange w:id="374" w:author="Prof. LIU Ben" w:date="2026-08-29T22:19:00Z" w16du:dateUtc="2026-08-29T14:19:00Z">
              <w:rPr>
                <w:color w:val="000000"/>
              </w:rPr>
            </w:rPrChange>
          </w:rPr>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ins>
    </w:p>
    <w:p w14:paraId="00D617B2" w14:textId="4469F317" w:rsidR="00D839CD" w:rsidRPr="00D839CD" w:rsidRDefault="00D839CD">
      <w:pPr>
        <w:pStyle w:val="Paragraph0"/>
        <w:rPr>
          <w:ins w:id="375" w:author="Prof. LIU Ben" w:date="2026-08-29T22:19:00Z" w16du:dateUtc="2026-08-29T14:19:00Z"/>
          <w:rPrChange w:id="376" w:author="Prof. LIU Ben" w:date="2026-08-29T22:19:00Z" w16du:dateUtc="2026-08-29T14:19:00Z">
            <w:rPr>
              <w:ins w:id="377" w:author="Prof. LIU Ben" w:date="2026-08-29T22:19:00Z" w16du:dateUtc="2026-08-29T14:19:00Z"/>
              <w:color w:val="000000"/>
            </w:rPr>
          </w:rPrChange>
        </w:rPr>
        <w:pPrChange w:id="378" w:author="Prof. LIU Ben" w:date="2026-08-29T22:19:00Z" w16du:dateUtc="2026-08-29T14:19:00Z">
          <w:pPr>
            <w:spacing w:before="100" w:beforeAutospacing="1" w:after="100" w:afterAutospacing="1"/>
          </w:pPr>
        </w:pPrChange>
      </w:pPr>
      <w:ins w:id="379" w:author="Prof. LIU Ben" w:date="2026-08-29T22:19:00Z" w16du:dateUtc="2026-08-29T14:19:00Z">
        <w:r w:rsidRPr="00D839CD">
          <w:rPr>
            <w:rPrChange w:id="380" w:author="Prof. LIU Ben" w:date="2026-08-29T22:19:00Z" w16du:dateUtc="2026-08-29T14:19:00Z">
              <w:rPr>
                <w:color w:val="000000"/>
              </w:rPr>
            </w:rPrChange>
          </w:rPr>
          <w:t xml:space="preserve">We restate this as two concrete decisions and use the labels throughout. First, the answerer makes an </w:t>
        </w:r>
      </w:ins>
      <w:ins w:id="381" w:author="Prof. LIU Ben" w:date="2026-08-29T22:20:00Z" w16du:dateUtc="2026-08-29T14:20:00Z">
        <w:r>
          <w:t>“</w:t>
        </w:r>
      </w:ins>
      <w:ins w:id="382" w:author="Prof. LIU Ben" w:date="2026-08-29T22:19:00Z" w16du:dateUtc="2026-08-29T14:19:00Z">
        <w:r w:rsidRPr="00D839CD">
          <w:rPr>
            <w:rPrChange w:id="383" w:author="Prof. LIU Ben" w:date="2026-08-29T22:19:00Z" w16du:dateUtc="2026-08-29T14:19:00Z">
              <w:rPr>
                <w:color w:val="000000"/>
              </w:rPr>
            </w:rPrChange>
          </w:rPr>
          <w:t>entry</w:t>
        </w:r>
      </w:ins>
      <w:ins w:id="384" w:author="Prof. LIU Ben" w:date="2026-08-29T22:20:00Z" w16du:dateUtc="2026-08-29T14:20:00Z">
        <w:r>
          <w:t>”</w:t>
        </w:r>
      </w:ins>
      <w:ins w:id="385" w:author="Prof. LIU Ben" w:date="2026-08-29T22:19:00Z" w16du:dateUtc="2026-08-29T14:19:00Z">
        <w:r w:rsidRPr="00D839CD">
          <w:rPr>
            <w:rPrChange w:id="386" w:author="Prof. LIU Ben" w:date="2026-08-29T22:19:00Z" w16du:dateUtc="2026-08-29T14:19:00Z">
              <w:rPr>
                <w:color w:val="000000"/>
              </w:rPr>
            </w:rPrChange>
          </w:rPr>
          <w:t xml:space="preserve"> decision, a yes-or-no choice about whether to contribute an answer to a question the AI has already addressed. Second, if they choose to enter, the answerer makes a </w:t>
        </w:r>
      </w:ins>
      <w:ins w:id="387" w:author="Prof. LIU Ben" w:date="2026-08-29T22:20:00Z" w16du:dateUtc="2026-08-29T14:20:00Z">
        <w:r>
          <w:t>“</w:t>
        </w:r>
      </w:ins>
      <w:ins w:id="388" w:author="Prof. LIU Ben" w:date="2026-08-29T22:19:00Z" w16du:dateUtc="2026-08-29T14:19:00Z">
        <w:r w:rsidRPr="00D839CD">
          <w:rPr>
            <w:rPrChange w:id="389" w:author="Prof. LIU Ben" w:date="2026-08-29T22:19:00Z" w16du:dateUtc="2026-08-29T14:19:00Z">
              <w:rPr>
                <w:color w:val="000000"/>
              </w:rPr>
            </w:rPrChange>
          </w:rPr>
          <w:t>crafting</w:t>
        </w:r>
      </w:ins>
      <w:ins w:id="390" w:author="Prof. LIU Ben" w:date="2026-08-29T22:20:00Z" w16du:dateUtc="2026-08-29T14:20:00Z">
        <w:r>
          <w:t>”</w:t>
        </w:r>
      </w:ins>
      <w:ins w:id="391" w:author="Prof. LIU Ben" w:date="2026-08-29T22:19:00Z" w16du:dateUtc="2026-08-29T14:19:00Z">
        <w:r w:rsidRPr="00D839CD">
          <w:rPr>
            <w:rPrChange w:id="392" w:author="Prof. LIU Ben" w:date="2026-08-29T22:19:00Z" w16du:dateUtc="2026-08-29T14:19:00Z">
              <w:rPr>
                <w:color w:val="000000"/>
              </w:rPr>
            </w:rPrChange>
          </w:rPr>
          <w:t xml:space="preserve"> decision, which concerns both how good the answer will be and how it will be produced. Entry can be settled quickly, before the AI answer has been read closely; the crafting decision is a matter of degree and is where the answerer</w:t>
        </w:r>
      </w:ins>
      <w:ins w:id="393" w:author="Prof. LIU Ben" w:date="2026-08-29T22:20:00Z" w16du:dateUtc="2026-08-29T14:20:00Z">
        <w:r>
          <w:t>’</w:t>
        </w:r>
      </w:ins>
      <w:ins w:id="394" w:author="Prof. LIU Ben" w:date="2026-08-29T22:19:00Z" w16du:dateUtc="2026-08-29T14:19:00Z">
        <w:r w:rsidRPr="00D839CD">
          <w:rPr>
            <w:rPrChange w:id="395" w:author="Prof. LIU Ben" w:date="2026-08-29T22:19:00Z" w16du:dateUtc="2026-08-29T14:19:00Z">
              <w:rPr>
                <w:color w:val="000000"/>
              </w:rPr>
            </w:rPrChange>
          </w:rPr>
          <w:t>s time and knowledge are actually committed.</w:t>
        </w:r>
      </w:ins>
    </w:p>
    <w:p w14:paraId="3057C2DC" w14:textId="3E12192C" w:rsidR="00D839CD" w:rsidRPr="00D839CD" w:rsidRDefault="00D839CD">
      <w:pPr>
        <w:pStyle w:val="Paragraph0"/>
        <w:rPr>
          <w:ins w:id="396" w:author="Prof. LIU Ben" w:date="2026-08-29T22:19:00Z" w16du:dateUtc="2026-08-29T14:19:00Z"/>
          <w:rPrChange w:id="397" w:author="Prof. LIU Ben" w:date="2026-08-29T22:19:00Z" w16du:dateUtc="2026-08-29T14:19:00Z">
            <w:rPr>
              <w:ins w:id="398" w:author="Prof. LIU Ben" w:date="2026-08-29T22:19:00Z" w16du:dateUtc="2026-08-29T14:19:00Z"/>
              <w:color w:val="000000"/>
            </w:rPr>
          </w:rPrChange>
        </w:rPr>
        <w:pPrChange w:id="399" w:author="Prof. LIU Ben" w:date="2026-08-29T22:19:00Z" w16du:dateUtc="2026-08-29T14:19:00Z">
          <w:pPr>
            <w:spacing w:before="100" w:beforeAutospacing="1" w:after="100" w:afterAutospacing="1"/>
          </w:pPr>
        </w:pPrChange>
      </w:pPr>
      <w:ins w:id="400" w:author="Prof. LIU Ben" w:date="2026-08-29T22:19:00Z" w16du:dateUtc="2026-08-29T14:19:00Z">
        <w:r w:rsidRPr="00D839CD">
          <w:rPr>
            <w:rPrChange w:id="401" w:author="Prof. LIU Ben" w:date="2026-08-29T22:19:00Z" w16du:dateUtc="2026-08-29T14:19:00Z">
              <w:rPr>
                <w:color w:val="000000"/>
              </w:rPr>
            </w:rPrChange>
          </w:rPr>
          <w:t xml:space="preserve">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w:t>
        </w:r>
      </w:ins>
      <w:ins w:id="402" w:author="Prof. LIU Ben" w:date="2026-08-29T22:21:00Z" w16du:dateUtc="2026-08-29T14:21:00Z">
        <w:r>
          <w:rPr>
            <w:rFonts w:hint="eastAsia"/>
          </w:rPr>
          <w:t>quality</w:t>
        </w:r>
      </w:ins>
      <w:ins w:id="403" w:author="Prof. LIU Ben" w:date="2026-08-29T22:19:00Z" w16du:dateUtc="2026-08-29T14:19:00Z">
        <w:r w:rsidRPr="00D839CD">
          <w:rPr>
            <w:rPrChange w:id="404" w:author="Prof. LIU Ben" w:date="2026-08-29T22:19:00Z" w16du:dateUtc="2026-08-29T14:19:00Z">
              <w:rPr>
                <w:color w:val="000000"/>
              </w:rPr>
            </w:rPrChange>
          </w:rPr>
          <w:t>, by contrast, becomes available only through the effort of reading.</w:t>
        </w:r>
      </w:ins>
    </w:p>
    <w:p w14:paraId="31DB386F" w14:textId="03D7B12D" w:rsidR="00D839CD" w:rsidRPr="00D839CD" w:rsidRDefault="00D839CD">
      <w:pPr>
        <w:pStyle w:val="Paragraph0"/>
        <w:rPr>
          <w:ins w:id="405" w:author="Prof. LIU Ben" w:date="2026-08-29T22:19:00Z" w16du:dateUtc="2026-08-29T14:19:00Z"/>
          <w:rPrChange w:id="406" w:author="Prof. LIU Ben" w:date="2026-08-29T22:19:00Z" w16du:dateUtc="2026-08-29T14:19:00Z">
            <w:rPr>
              <w:ins w:id="407" w:author="Prof. LIU Ben" w:date="2026-08-29T22:19:00Z" w16du:dateUtc="2026-08-29T14:19:00Z"/>
              <w:color w:val="000000"/>
            </w:rPr>
          </w:rPrChange>
        </w:rPr>
        <w:pPrChange w:id="408" w:author="Prof. LIU Ben" w:date="2026-08-29T22:19:00Z" w16du:dateUtc="2026-08-29T14:19:00Z">
          <w:pPr>
            <w:spacing w:before="100" w:beforeAutospacing="1" w:after="100" w:afterAutospacing="1"/>
          </w:pPr>
        </w:pPrChange>
      </w:pPr>
      <w:ins w:id="409" w:author="Prof. LIU Ben" w:date="2026-08-29T22:19:00Z" w16du:dateUtc="2026-08-29T14:19:00Z">
        <w:r w:rsidRPr="00D839CD">
          <w:rPr>
            <w:rPrChange w:id="410" w:author="Prof. LIU Ben" w:date="2026-08-29T22:19:00Z" w16du:dateUtc="2026-08-29T14:19:00Z">
              <w:rPr>
                <w:color w:val="000000"/>
              </w:rPr>
            </w:rPrChange>
          </w:rPr>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D839CD">
          <w:rPr>
            <w:rPrChange w:id="411" w:author="Prof. LIU Ben" w:date="2026-08-29T22:19:00Z" w16du:dateUtc="2026-08-29T14:19:00Z">
              <w:rPr>
                <w:color w:val="000000"/>
              </w:rPr>
            </w:rPrChange>
          </w:rPr>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(Burtch et al. 2024; Quinn &amp; Gutt 2025; del Rio-Chanona et al. 2024; Sanatizadeh et al. 2025; Xue et al. 2026),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ins>
      <w:ins w:id="412" w:author="Prof. LIU Ben" w:date="2026-08-29T22:23:00Z" w16du:dateUtc="2026-08-29T14:23:00Z">
        <w:r>
          <w:rPr>
            <w:rFonts w:hint="eastAsia"/>
          </w:rPr>
          <w:t>provides</w:t>
        </w:r>
      </w:ins>
      <w:ins w:id="413" w:author="Prof. LIU Ben" w:date="2026-08-29T22:19:00Z" w16du:dateUtc="2026-08-29T14:19:00Z">
        <w:r w:rsidRPr="00D839CD">
          <w:rPr>
            <w:rPrChange w:id="414" w:author="Prof. LIU Ben" w:date="2026-08-29T22:19:00Z" w16du:dateUtc="2026-08-29T14:19:00Z">
              <w:rPr>
                <w:color w:val="000000"/>
              </w:rPr>
            </w:rPrChange>
          </w:rPr>
          <w:t xml:space="preserve"> exactly those routes.</w:t>
        </w:r>
      </w:ins>
    </w:p>
    <w:p w14:paraId="49413C2F" w14:textId="49FFDBE4" w:rsidR="005C375D" w:rsidRPr="00D2526D" w:rsidDel="00D839CD" w:rsidRDefault="005C375D" w:rsidP="00D2526D">
      <w:pPr>
        <w:pStyle w:val="Paragraph0"/>
        <w:rPr>
          <w:del w:id="415" w:author="Prof. LIU Ben" w:date="2026-08-29T22:24:00Z" w16du:dateUtc="2026-08-29T14:24:00Z"/>
        </w:rPr>
      </w:pPr>
      <w:del w:id="416" w:author="Prof. LIU Ben" w:date="2026-08-29T22:24:00Z" w16du:dateUtc="2026-08-29T14:24:00Z">
        <w:r w:rsidRPr="00D2526D" w:rsidDel="00D839CD">
          <w:delTex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delText>
        </w:r>
        <w:r w:rsidDel="00D839CD">
          <w:rPr>
            <w:rFonts w:hint="eastAsia"/>
          </w:rPr>
          <w:delText>Gen</w:delText>
        </w:r>
        <w:r w:rsidRPr="00D2526D" w:rsidDel="00D839CD">
          <w:delText>AI system. A human answerer who arrives at the thread later sees that a machine has already responded and must decide two things: whether to answer at all, and, if so, how much effort to invest.</w:delText>
        </w:r>
      </w:del>
    </w:p>
    <w:p w14:paraId="66AEC105" w14:textId="03E733A4" w:rsidR="005C375D" w:rsidRPr="00D2526D" w:rsidDel="00D839CD" w:rsidRDefault="005C375D" w:rsidP="00D2526D">
      <w:pPr>
        <w:pStyle w:val="Paragraph0"/>
        <w:rPr>
          <w:del w:id="417" w:author="Prof. LIU Ben" w:date="2026-08-29T22:24:00Z" w16du:dateUtc="2026-08-29T14:24:00Z"/>
        </w:rPr>
      </w:pPr>
      <w:del w:id="418" w:author="Prof. LIU Ben" w:date="2026-08-29T22:24:00Z" w16du:dateUtc="2026-08-29T14:24:00Z">
        <w:r w:rsidRPr="00D2526D" w:rsidDel="00D839CD">
          <w:delText xml:space="preserve">We restate this as two concrete decisions and use the labels throughout. First, the answerer makes an </w:delText>
        </w:r>
        <w:r w:rsidDel="00D839CD">
          <w:delText>“</w:delText>
        </w:r>
        <w:r w:rsidRPr="00D2526D" w:rsidDel="00D839CD">
          <w:delText>entry</w:delText>
        </w:r>
        <w:r w:rsidDel="00D839CD">
          <w:delText>”</w:delText>
        </w:r>
        <w:r w:rsidRPr="00D2526D" w:rsidDel="00D839CD">
          <w:delText xml:space="preserve"> decision, a yes-or-no choice about whether to contribute an answer that the AI has already addressed. Second, If </w:delText>
        </w:r>
      </w:del>
      <w:ins w:id="419" w:author="Dylan CHEN" w:date="2026-08-27T17:08:00Z" w16du:dateUtc="2026-08-27T09:08:00Z">
        <w:del w:id="420" w:author="Prof. LIU Ben" w:date="2026-08-29T22:24:00Z" w16du:dateUtc="2026-08-29T14:24:00Z">
          <w:r w:rsidR="003F35AE" w:rsidDel="00D839CD">
            <w:rPr>
              <w:rFonts w:hint="eastAsia"/>
            </w:rPr>
            <w:delText>i</w:delText>
          </w:r>
          <w:r w:rsidR="003F35AE" w:rsidRPr="00D2526D" w:rsidDel="00D839CD">
            <w:delText xml:space="preserve">f </w:delText>
          </w:r>
        </w:del>
      </w:ins>
      <w:del w:id="421" w:author="Prof. LIU Ben" w:date="2026-08-29T22:24:00Z" w16du:dateUtc="2026-08-29T14:24:00Z">
        <w:r w:rsidRPr="00D2526D" w:rsidDel="00D839CD">
          <w:delText xml:space="preserve">they choose to enter, the answerer then makes a </w:delText>
        </w:r>
        <w:r w:rsidDel="00D839CD">
          <w:delText>“</w:delText>
        </w:r>
        <w:r w:rsidRPr="00D2526D" w:rsidDel="00D839CD">
          <w:delText>quality</w:delText>
        </w:r>
        <w:r w:rsidDel="00D839CD">
          <w:delText>”</w:delText>
        </w:r>
        <w:r w:rsidRPr="00D2526D" w:rsidDel="00D839CD">
          <w:delText xml:space="preserve"> decision about how much effort the answer will embody.</w:delText>
        </w:r>
        <w:r w:rsidDel="00D839CD">
          <w:rPr>
            <w:rFonts w:hint="eastAsia"/>
          </w:rPr>
          <w:delText xml:space="preserve"> </w:delText>
        </w:r>
        <w:r w:rsidRPr="00D2526D" w:rsidDel="00D839CD">
          <w:delText>Entry can be settled quickly, before the AI answer has been read closely; the quality decision is a matter of degree and is where the answerer</w:delText>
        </w:r>
        <w:r w:rsidDel="00D839CD">
          <w:delText>’</w:delText>
        </w:r>
        <w:r w:rsidRPr="00D2526D" w:rsidDel="00D839CD">
          <w:delText>s time and knowledge are actually committed.</w:delText>
        </w:r>
      </w:del>
    </w:p>
    <w:p w14:paraId="592FD6E0" w14:textId="4F20B772" w:rsidR="005C375D" w:rsidRPr="00D2526D" w:rsidDel="00D839CD" w:rsidRDefault="005C375D" w:rsidP="00D2526D">
      <w:pPr>
        <w:pStyle w:val="Paragraph0"/>
        <w:rPr>
          <w:del w:id="422" w:author="Prof. LIU Ben" w:date="2026-08-29T22:24:00Z" w16du:dateUtc="2026-08-29T14:24:00Z"/>
        </w:rPr>
      </w:pPr>
      <w:del w:id="423" w:author="Prof. LIU Ben" w:date="2026-08-29T22:24:00Z" w16du:dateUtc="2026-08-29T14:24:00Z">
        <w:r w:rsidRPr="00D2526D" w:rsidDel="00D839CD">
          <w:delTex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delText>
        </w:r>
      </w:del>
    </w:p>
    <w:p w14:paraId="1B532518" w14:textId="20907248" w:rsidR="005C375D" w:rsidRPr="00D2526D" w:rsidDel="00D839CD" w:rsidRDefault="005C375D" w:rsidP="00D2526D">
      <w:pPr>
        <w:pStyle w:val="Paragraph0"/>
        <w:rPr>
          <w:del w:id="424" w:author="Prof. LIU Ben" w:date="2026-08-29T22:24:00Z" w16du:dateUtc="2026-08-29T14:24:00Z"/>
        </w:rPr>
      </w:pPr>
      <w:del w:id="425" w:author="Prof. LIU Ben" w:date="2026-08-29T22:24:00Z" w16du:dateUtc="2026-08-29T14:24:00Z">
        <w:r w:rsidRPr="00D2526D" w:rsidDel="00D839CD">
          <w:delTex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delText>
        </w:r>
        <w:r w:rsidDel="00D839CD">
          <w:rPr>
            <w:rFonts w:hint="eastAsia"/>
          </w:rPr>
          <w:delText xml:space="preserve">: </w:delText>
        </w:r>
        <w:r w:rsidRPr="00D2526D" w:rsidDel="00D839CD">
          <w:delText xml:space="preserve">these systems can perform much of the routine work human contributors once did </w:delText>
        </w:r>
      </w:del>
      <w:ins w:id="426" w:author="Dylan CHEN" w:date="2026-08-28T23:16:00Z" w16du:dateUtc="2026-08-28T15:16:00Z">
        <w:del w:id="427" w:author="Prof. LIU Ben" w:date="2026-08-29T22:24:00Z" w16du:dateUtc="2026-08-29T14:24:00Z">
          <w:r w:rsidR="000E3138" w:rsidRPr="0022223D" w:rsidDel="00D839CD">
            <w:rPr>
              <w:shd w:val="clear" w:color="auto" w:fill="FFFFFF"/>
            </w:rPr>
            <w:fldChar w:fldCharType="begin" w:fldLock="1"/>
          </w:r>
        </w:del>
      </w:ins>
      <w:del w:id="428" w:author="Prof. LIU Ben" w:date="2026-08-29T22:24:00Z" w16du:dateUtc="2026-08-29T14:24:00Z">
        <w:r w:rsidR="00DC684C" w:rsidDel="00D839CD">
          <w:rPr>
            <w:shd w:val="clear" w:color="auto" w:fill="FFFFFF"/>
          </w:rPr>
          <w:del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","call-number":"3","container-title":"Scientific Reports","DOI":"10.1038/s41598-024-61221-0","ISSN":"2045-2322","issue":"1","journalAbbreviation":"Sci Rep","language":"en","license":"2024 The Author(s)","note":"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Human behaviour</w:delInstrText>
        </w:r>
        <w:r w:rsidR="00DC684C" w:rsidDel="00D839CD">
          <w:rPr>
            <w:rFonts w:hint="eastAsia"/>
            <w:shd w:val="clear" w:color="auto" w:fill="FFFFFF"/>
          </w:rPr>
          <w:delInstrText>、</w:delInstrText>
        </w:r>
        <w:r w:rsidR="00DC684C" w:rsidDel="00D839CD">
          <w:rPr>
            <w:shd w:val="clear" w:color="auto" w:fill="FFFFFF"/>
          </w:rPr>
          <w:del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","call-number":"2","container-title":"PNAS Nexus","DOI":"10.1093/pnasnexus/pgae400","ISSN":"2752-6542","issue":"9","journalAbbreviation":"PNAS Nexus","language":"en","note":"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","call-number":"1","container-title":"Journal of Management Information Systems","DOI":"10.1080/07421222.2025.2487313","ISSN":"0742-1222","issue":"2","language":"en","note":"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GAI</w:delInstrText>
        </w:r>
        <w:r w:rsidR="00DC684C" w:rsidDel="00D839CD">
          <w:rPr>
            <w:rFonts w:hint="eastAsia"/>
            <w:shd w:val="clear" w:color="auto" w:fill="FFFFFF"/>
          </w:rPr>
          <w:delInstrText>、</w:delInstrText>
        </w:r>
        <w:r w:rsidR="00DC684C" w:rsidDel="00D839CD">
          <w:rPr>
            <w:shd w:val="clear" w:color="auto" w:fill="FFFFFF"/>
          </w:rPr>
          <w:delInstrText>knowledge seeking</w:delInstrText>
        </w:r>
        <w:r w:rsidR="00DC684C" w:rsidDel="00D839CD">
          <w:rPr>
            <w:rFonts w:hint="eastAsia"/>
            <w:shd w:val="clear" w:color="auto" w:fill="FFFFFF"/>
          </w:rPr>
          <w:delInstrText>、</w:delInstrText>
        </w:r>
        <w:r w:rsidR="00DC684C" w:rsidDel="00D839CD">
          <w:rPr>
            <w:shd w:val="clear" w:color="auto" w:fill="FFFFFF"/>
          </w:rPr>
          <w:delInstrText>commitment-based theory</w:delInstrText>
        </w:r>
        <w:r w:rsidR="00DC684C" w:rsidDel="00D839CD">
          <w:rPr>
            <w:rFonts w:hint="eastAsia"/>
            <w:shd w:val="clear" w:color="auto" w:fill="FFFFFF"/>
          </w:rPr>
          <w:delInstrText>、</w:delInstrText>
        </w:r>
        <w:r w:rsidR="00DC684C" w:rsidDel="00D839CD">
          <w:rPr>
            <w:shd w:val="clear" w:color="auto" w:fill="FFFFFF"/>
          </w:rPr>
          <w:delInstrText>GenAI</w:delInstrText>
        </w:r>
        <w:r w:rsidR="00DC684C" w:rsidDel="00D839CD">
          <w:rPr>
            <w:rFonts w:hint="eastAsia"/>
            <w:shd w:val="clear" w:color="auto" w:fill="FFFFFF"/>
          </w:rPr>
          <w:delInstrText>、</w:delInstrText>
        </w:r>
        <w:r w:rsidR="00DC684C" w:rsidDel="00D839CD">
          <w:rPr>
            <w:shd w:val="clear" w:color="auto" w:fill="FFFFFF"/>
          </w:rPr>
          <w:delInstrText>information foraging theory</w:delInstrText>
        </w:r>
        <w:r w:rsidR="00DC684C" w:rsidDel="00D839CD">
          <w:rPr>
            <w:rFonts w:hint="eastAsia"/>
            <w:shd w:val="clear" w:color="auto" w:fill="FFFFFF"/>
          </w:rPr>
          <w:delInstrText>、</w:delInstrText>
        </w:r>
        <w:r w:rsidR="00DC684C" w:rsidDel="00D839CD">
          <w:rPr>
            <w:shd w:val="clear" w:color="auto" w:fill="FFFFFF"/>
          </w:rPr>
          <w:del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","call-number":"1 (CCF C)","container-title":"Information &amp; Management","DOI":"10.1016/j.im.2025.104178","ISSN":"0378-7206","issue":"6","journalAbbreviation":"Information &amp; Management","language":"en","note":"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Online knowledge exchange platforms</w:delInstrText>
        </w:r>
        <w:r w:rsidR="00DC684C" w:rsidDel="00D839CD">
          <w:rPr>
            <w:rFonts w:hint="eastAsia"/>
            <w:shd w:val="clear" w:color="auto" w:fill="FFFFFF"/>
          </w:rPr>
          <w:delInstrText>、</w:delInstrText>
        </w:r>
        <w:r w:rsidR="00DC684C" w:rsidDel="00D839CD">
          <w:rPr>
            <w:shd w:val="clear" w:color="auto" w:fill="FFFFFF"/>
          </w:rPr>
          <w:del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delInstrText>
        </w:r>
        <w:r w:rsidR="00DC684C" w:rsidDel="00D839CD">
          <w:rPr>
            <w:rFonts w:hint="eastAsia"/>
            <w:shd w:val="clear" w:color="auto" w:fill="FFFFFF"/>
          </w:rPr>
          <w:delInstrText>undation of China [Grants 72188101 and 72595864]. Supplemental Material: The online appendix is available at https://doi.org/10.1287/isre.2023.0561.\n\n</w:delInstrText>
        </w:r>
        <w:r w:rsidR="00DC684C" w:rsidDel="00D839CD">
          <w:rPr>
            <w:rFonts w:hint="eastAsia"/>
            <w:shd w:val="clear" w:color="auto" w:fill="FFFFFF"/>
          </w:rPr>
          <w:delInstrText>【摘要翻译】大语言模型</w:delInstrText>
        </w:r>
        <w:r w:rsidR="00DC684C" w:rsidDel="00D839CD">
          <w:rPr>
            <w:rFonts w:hint="eastAsia"/>
            <w:shd w:val="clear" w:color="auto" w:fill="FFFFFF"/>
          </w:rPr>
          <w:delInstrText xml:space="preserve"> (LLMs)(</w:delInstrText>
        </w:r>
        <w:r w:rsidR="00DC684C" w:rsidDel="00D839CD">
          <w:rPr>
            <w:rFonts w:hint="eastAsia"/>
            <w:shd w:val="clear" w:color="auto" w:fill="FFFFFF"/>
          </w:rPr>
          <w:delInstrText>如</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预计将显著重塑学习、技能获取和知识创造。它们对用户生成的知识共享问答</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平台的影响对</w:delInstrText>
        </w:r>
        <w:r w:rsidR="00DC684C" w:rsidDel="00D839CD">
          <w:rPr>
            <w:rFonts w:hint="eastAsia"/>
            <w:shd w:val="clear" w:color="auto" w:fill="FFFFFF"/>
          </w:rPr>
          <w:delInstrText xml:space="preserve"> Q&amp;A </w:delInstrText>
        </w:r>
        <w:r w:rsidR="00DC684C" w:rsidDel="00D839CD">
          <w:rPr>
            <w:rFonts w:hint="eastAsia"/>
            <w:shd w:val="clear" w:color="auto" w:fill="FFFFFF"/>
          </w:rPr>
          <w:delInstrText>平台和</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的比较价值和未来协同演化以及</w:delInstrText>
        </w:r>
        <w:r w:rsidR="00DC684C" w:rsidDel="00D839CD">
          <w:rPr>
            <w:rFonts w:hint="eastAsia"/>
            <w:shd w:val="clear" w:color="auto" w:fill="FFFFFF"/>
          </w:rPr>
          <w:delInstrText xml:space="preserve"> LLMs </w:delInstrText>
        </w:r>
        <w:r w:rsidR="00DC684C" w:rsidDel="00D839CD">
          <w:rPr>
            <w:rFonts w:hint="eastAsia"/>
            <w:shd w:val="clear" w:color="auto" w:fill="FFFFFF"/>
          </w:rPr>
          <w:delInstrText>的未来学习具有重要意义。通过多种实证设计，我们估计</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的推出导致</w:delInstrText>
        </w:r>
        <w:r w:rsidR="00DC684C" w:rsidDel="00D839CD">
          <w:rPr>
            <w:rFonts w:hint="eastAsia"/>
            <w:shd w:val="clear" w:color="auto" w:fill="FFFFFF"/>
          </w:rPr>
          <w:delInstrText xml:space="preserve"> Stack Overflow </w:delInstrText>
        </w:r>
        <w:r w:rsidR="00DC684C" w:rsidDel="00D839CD">
          <w:rPr>
            <w:rFonts w:hint="eastAsia"/>
            <w:shd w:val="clear" w:color="auto" w:fill="FFFFFF"/>
          </w:rPr>
          <w:delInstrText>上发布的问题数量平均减少了</w:delInstrText>
        </w:r>
        <w:r w:rsidR="00DC684C" w:rsidDel="00D839CD">
          <w:rPr>
            <w:rFonts w:hint="eastAsia"/>
            <w:shd w:val="clear" w:color="auto" w:fill="FFFFFF"/>
          </w:rPr>
          <w:delInstrText xml:space="preserve"> 14.09%</w:delInstrText>
        </w:r>
        <w:r w:rsidR="00DC684C" w:rsidDel="00D839CD">
          <w:rPr>
            <w:rFonts w:hint="eastAsia"/>
            <w:shd w:val="clear" w:color="auto" w:fill="FFFFFF"/>
          </w:rPr>
          <w:delInstrText>，这种影响随着时间的推移而加剧，到</w:delInstrText>
        </w:r>
        <w:r w:rsidR="00DC684C" w:rsidDel="00D839CD">
          <w:rPr>
            <w:rFonts w:hint="eastAsia"/>
            <w:shd w:val="clear" w:color="auto" w:fill="FFFFFF"/>
          </w:rPr>
          <w:delInstrText xml:space="preserve"> 2023 </w:delInstrText>
        </w:r>
        <w:r w:rsidR="00DC684C" w:rsidDel="00D839CD">
          <w:rPr>
            <w:rFonts w:hint="eastAsia"/>
            <w:shd w:val="clear" w:color="auto" w:fill="FFFFFF"/>
          </w:rPr>
          <w:delInstrText>年</w:delInstrText>
        </w:r>
        <w:r w:rsidR="00DC684C" w:rsidDel="00D839CD">
          <w:rPr>
            <w:rFonts w:hint="eastAsia"/>
            <w:shd w:val="clear" w:color="auto" w:fill="FFFFFF"/>
          </w:rPr>
          <w:delInstrText xml:space="preserve"> 5 </w:delInstrText>
        </w:r>
        <w:r w:rsidR="00DC684C" w:rsidDel="00D839CD">
          <w:rPr>
            <w:rFonts w:hint="eastAsia"/>
            <w:shd w:val="clear" w:color="auto" w:fill="FFFFFF"/>
          </w:rPr>
          <w:delInstrText>月达到</w:delInstrText>
        </w:r>
        <w:r w:rsidR="00DC684C" w:rsidDel="00D839CD">
          <w:rPr>
            <w:rFonts w:hint="eastAsia"/>
            <w:shd w:val="clear" w:color="auto" w:fill="FFFFFF"/>
          </w:rPr>
          <w:delInstrText xml:space="preserve"> 27.88% </w:delInstrText>
        </w:r>
        <w:r w:rsidR="00DC684C" w:rsidDel="00D839CD">
          <w:rPr>
            <w:rFonts w:hint="eastAsia"/>
            <w:shd w:val="clear" w:color="auto" w:fill="FFFFFF"/>
          </w:rPr>
          <w:delInstrText>的减少。有趣的是，这种数量的减少伴随着剩余问题平均质量的显著提高。进一步分析表明，这些数量和质量的变化可以用两种机制来解释</w:delInstrText>
        </w:r>
        <w:r w:rsidR="00DC684C" w:rsidDel="00D839CD">
          <w:rPr>
            <w:rFonts w:hint="eastAsia"/>
            <w:shd w:val="clear" w:color="auto" w:fill="FFFFFF"/>
          </w:rPr>
          <w:delInstrText xml:space="preserve">:(1) ChatGPT </w:delInstrText>
        </w:r>
        <w:r w:rsidR="00DC684C" w:rsidDel="00D839CD">
          <w:rPr>
            <w:rFonts w:hint="eastAsia"/>
            <w:shd w:val="clear" w:color="auto" w:fill="FFFFFF"/>
          </w:rPr>
          <w:delInstrText>的不均衡替代，其中更简单、中等到低质量的问题更容易消失</w:delInstrText>
        </w:r>
        <w:r w:rsidR="00DC684C" w:rsidDel="00D839CD">
          <w:rPr>
            <w:rFonts w:hint="eastAsia"/>
            <w:shd w:val="clear" w:color="auto" w:fill="FFFFFF"/>
          </w:rPr>
          <w:delInstrText xml:space="preserve">;(2) </w:delInstrText>
        </w:r>
        <w:r w:rsidR="00DC684C" w:rsidDel="00D839CD">
          <w:rPr>
            <w:rFonts w:hint="eastAsia"/>
            <w:shd w:val="clear" w:color="auto" w:fill="FFFFFF"/>
          </w:rPr>
          <w:delInstrText>在考虑数量减少后直接提高质量，表明</w:delInstrText>
        </w:r>
        <w:r w:rsidR="00DC684C" w:rsidDel="00D839CD">
          <w:rPr>
            <w:rFonts w:hint="eastAsia"/>
            <w:shd w:val="clear" w:color="auto" w:fill="FFFFFF"/>
          </w:rPr>
          <w:delInstrText xml:space="preserve"> ChatGPT </w:delInstrText>
        </w:r>
        <w:r w:rsidR="00DC684C" w:rsidDel="00D839CD">
          <w:rPr>
            <w:rFonts w:hint="eastAsia"/>
            <w:shd w:val="clear" w:color="auto" w:fill="FFFFFF"/>
          </w:rPr>
          <w:delInstrText>帮助提供的时间和搜索成本节约对问题质量的改善具有积极外溢效应。进一步的异质性分析显示，这对缺乏经验的用户的问题数量和质量都有更强的影响</w:delInstrText>
        </w:r>
        <w:r w:rsidR="00DC684C" w:rsidDel="00D839CD">
          <w:rPr>
            <w:rFonts w:hint="eastAsia"/>
            <w:shd w:val="clear" w:color="auto" w:fill="FFFFFF"/>
          </w:rPr>
          <w:delInstrText>;</w:delInstrText>
        </w:r>
        <w:r w:rsidR="00DC684C" w:rsidDel="00D839CD">
          <w:rPr>
            <w:rFonts w:hint="eastAsia"/>
            <w:shd w:val="clear" w:color="auto" w:fill="FFFFFF"/>
          </w:rPr>
          <w:delInstrText>用户保留率和新用户获取率都显著下降</w:delInstrText>
        </w:r>
        <w:r w:rsidR="00DC684C" w:rsidDel="00D839CD">
          <w:rPr>
            <w:rFonts w:hint="eastAsia"/>
            <w:shd w:val="clear" w:color="auto" w:fill="FFFFFF"/>
          </w:rPr>
          <w:delInstrText>;</w:delInstrText>
        </w:r>
        <w:r w:rsidR="00DC684C" w:rsidDel="00D839CD">
          <w:rPr>
            <w:rFonts w:hint="eastAsia"/>
            <w:shd w:val="clear" w:color="auto" w:fill="FFFFFF"/>
          </w:rPr>
          <w:del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delInstrText>
        </w:r>
        <w:r w:rsidR="00DC684C" w:rsidDel="00D839CD">
          <w:rPr>
            <w:rFonts w:hint="eastAsia"/>
            <w:shd w:val="clear" w:color="auto" w:fill="FFFFFF"/>
          </w:rPr>
          <w:delInstrText>;</w:delInstrText>
        </w:r>
        <w:r w:rsidR="00DC684C" w:rsidDel="00D839CD">
          <w:rPr>
            <w:rFonts w:hint="eastAsia"/>
            <w:shd w:val="clear" w:color="auto" w:fill="FFFFFF"/>
          </w:rPr>
          <w:delInstrText>助理编辑陈建清。资金：薛建清获得上海金融经济大学中央大学基础研究基金的支持。王立军获得中国国家自然科学基金会的支持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72301259]</w:delInstrText>
        </w:r>
        <w:r w:rsidR="00DC684C" w:rsidDel="00D839CD">
          <w:rPr>
            <w:rFonts w:hint="eastAsia"/>
            <w:shd w:val="clear" w:color="auto" w:fill="FFFFFF"/>
          </w:rPr>
          <w:delInstrText>。李建清获得中国国家自然科学基础的支持</w:delInstrText>
        </w:r>
        <w:r w:rsidR="00DC684C" w:rsidDel="00D839CD">
          <w:rPr>
            <w:rFonts w:hint="eastAsia"/>
            <w:shd w:val="clear" w:color="auto" w:fill="FFFFFF"/>
          </w:rPr>
          <w:delInstrText xml:space="preserve"> [</w:delInstrText>
        </w:r>
        <w:r w:rsidR="00DC684C" w:rsidDel="00D839CD">
          <w:rPr>
            <w:rFonts w:hint="eastAsia"/>
            <w:shd w:val="clear" w:color="auto" w:fill="FFFFFF"/>
          </w:rPr>
          <w:delInstrText>资助金额</w:delInstrText>
        </w:r>
        <w:r w:rsidR="00DC684C" w:rsidDel="00D839CD">
          <w:rPr>
            <w:rFonts w:hint="eastAsia"/>
            <w:shd w:val="clear" w:color="auto" w:fill="FFFFFF"/>
          </w:rPr>
          <w:delInstrText xml:space="preserve"> 72188101 </w:delInstrText>
        </w:r>
        <w:r w:rsidR="00DC684C" w:rsidDel="00D839CD">
          <w:rPr>
            <w:rFonts w:hint="eastAsia"/>
            <w:shd w:val="clear" w:color="auto" w:fill="FFFFFF"/>
          </w:rPr>
          <w:delInstrText>和</w:delInstrText>
        </w:r>
        <w:r w:rsidR="00DC684C" w:rsidDel="00D839CD">
          <w:rPr>
            <w:rFonts w:hint="eastAsia"/>
            <w:shd w:val="clear" w:color="auto" w:fill="FFFFFF"/>
          </w:rPr>
          <w:delInstrText xml:space="preserve"> 72595864]</w:delInstrText>
        </w:r>
        <w:r w:rsidR="00DC684C" w:rsidDel="00D839CD">
          <w:rPr>
            <w:rFonts w:hint="eastAsia"/>
            <w:shd w:val="clear" w:color="auto" w:fill="FFFFFF"/>
          </w:rPr>
          <w:delInstrText>。补充资料：在线附录可访问</w:delInstrText>
        </w:r>
        <w:r w:rsidR="00DC684C" w:rsidDel="00D839CD">
          <w:rPr>
            <w:rFonts w:hint="eastAsia"/>
            <w:shd w:val="clear" w:color="auto" w:fill="FFFFFF"/>
          </w:rPr>
          <w:delInstrText xml:space="preserve"> https://doi.org/10.1287/isre.2023.0561</w:delInstrText>
        </w:r>
        <w:r w:rsidR="00DC684C" w:rsidDel="00D839CD">
          <w:rPr>
            <w:rFonts w:hint="eastAsia"/>
            <w:shd w:val="clear" w:color="auto" w:fill="FFFFFF"/>
          </w:rPr>
          <w:delInstrText>。</w:delInstrText>
        </w:r>
        <w:r w:rsidR="00DC684C" w:rsidDel="00D839CD">
          <w:rPr>
            <w:rFonts w:hint="eastAsia"/>
            <w:shd w:val="clear" w:color="auto" w:fill="FFFFFF"/>
          </w:rPr>
          <w:delInstrText>","call-number":"1","container-title":"Information Systems Research","DOI"</w:delInstrText>
        </w:r>
        <w:r w:rsidR="00DC684C" w:rsidDel="00D839CD">
          <w:rPr>
            <w:shd w:val="clear" w:color="auto" w:fill="FFFFFF"/>
          </w:rPr>
          <w:delInstrText>:"10.1287/isre.2023.0561","ISSN":"1047-7047","language":"en","note":"</w:delInstrText>
        </w:r>
        <w:r w:rsidR="00DC684C" w:rsidDel="00D839CD">
          <w:rPr>
            <w:rFonts w:ascii="Apple Color Emoji" w:hAnsi="Apple Color Emoji" w:cs="Apple Color Emoji"/>
            <w:shd w:val="clear" w:color="auto" w:fill="FFFFFF"/>
          </w:rPr>
          <w:delInstrText>🏷️</w:delInstrText>
        </w:r>
        <w:r w:rsidR="00DC684C" w:rsidDel="00D839CD">
          <w:rPr>
            <w:shd w:val="clear" w:color="auto" w:fill="FFFFFF"/>
          </w:rPr>
          <w:delInstrText xml:space="preserve"> /unread</w:delInstrText>
        </w:r>
        <w:r w:rsidR="00DC684C" w:rsidDel="00D839CD">
          <w:rPr>
            <w:rFonts w:hint="eastAsia"/>
            <w:shd w:val="clear" w:color="auto" w:fill="FFFFFF"/>
          </w:rPr>
          <w:delInstrText>、</w:delInstrText>
        </w:r>
        <w:r w:rsidR="00DC684C" w:rsidDel="00D839CD">
          <w:rPr>
            <w:shd w:val="clear" w:color="auto" w:fill="FFFFFF"/>
          </w:rPr>
          <w:delInstrText>generative AI</w:delInstrText>
        </w:r>
        <w:r w:rsidR="00DC684C" w:rsidDel="00D839CD">
          <w:rPr>
            <w:rFonts w:hint="eastAsia"/>
            <w:shd w:val="clear" w:color="auto" w:fill="FFFFFF"/>
          </w:rPr>
          <w:delInstrText>、</w:delInstrText>
        </w:r>
        <w:r w:rsidR="00DC684C" w:rsidDel="00D839CD">
          <w:rPr>
            <w:shd w:val="clear" w:color="auto" w:fill="FFFFFF"/>
          </w:rPr>
          <w:delInstrText>large language models</w:delInstrText>
        </w:r>
        <w:r w:rsidR="00DC684C" w:rsidDel="00D839CD">
          <w:rPr>
            <w:rFonts w:hint="eastAsia"/>
            <w:shd w:val="clear" w:color="auto" w:fill="FFFFFF"/>
          </w:rPr>
          <w:delInstrText>、</w:delInstrText>
        </w:r>
        <w:r w:rsidR="00DC684C" w:rsidDel="00D839CD">
          <w:rPr>
            <w:shd w:val="clear" w:color="auto" w:fill="FFFFFF"/>
          </w:rPr>
          <w:delInstrText>ChatGPT</w:delInstrText>
        </w:r>
        <w:r w:rsidR="00DC684C" w:rsidDel="00D839CD">
          <w:rPr>
            <w:rFonts w:hint="eastAsia"/>
            <w:shd w:val="clear" w:color="auto" w:fill="FFFFFF"/>
          </w:rPr>
          <w:delInstrText>、</w:delInstrText>
        </w:r>
        <w:r w:rsidR="00DC684C" w:rsidDel="00D839CD">
          <w:rPr>
            <w:shd w:val="clear" w:color="auto" w:fill="FFFFFF"/>
          </w:rPr>
          <w:delInstrText>Q&amp;A platform</w:delInstrText>
        </w:r>
        <w:r w:rsidR="00DC684C" w:rsidDel="00D839CD">
          <w:rPr>
            <w:rFonts w:hint="eastAsia"/>
            <w:shd w:val="clear" w:color="auto" w:fill="FFFFFF"/>
          </w:rPr>
          <w:delInstrText>、</w:delInstrText>
        </w:r>
        <w:r w:rsidR="00DC684C" w:rsidDel="00D839CD">
          <w:rPr>
            <w:shd w:val="clear" w:color="auto" w:fill="FFFFFF"/>
          </w:rPr>
          <w:del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delInstrText>
        </w:r>
      </w:del>
      <w:ins w:id="429" w:author="Dylan CHEN" w:date="2026-08-28T23:16:00Z" w16du:dateUtc="2026-08-28T15:16:00Z">
        <w:del w:id="430" w:author="Prof. LIU Ben" w:date="2026-08-29T22:24:00Z" w16du:dateUtc="2026-08-29T14:24:00Z">
          <w:r w:rsidR="000E3138" w:rsidRPr="0022223D" w:rsidDel="00D839CD">
            <w:rPr>
              <w:shd w:val="clear" w:color="auto" w:fill="FFFFFF"/>
            </w:rPr>
            <w:fldChar w:fldCharType="separate"/>
          </w:r>
          <w:r w:rsidR="000E3138" w:rsidDel="00D839CD">
            <w:delText>(Burtch et al. 2024; Quinn &amp; Gutt 2025; del Rio-Chanona et al. 2024; Sanatizadeh et al. 2025; Xue et al. 2026)</w:delText>
          </w:r>
          <w:r w:rsidR="000E3138" w:rsidRPr="0022223D" w:rsidDel="00D839CD">
            <w:rPr>
              <w:shd w:val="clear" w:color="auto" w:fill="FFFFFF"/>
            </w:rPr>
            <w:fldChar w:fldCharType="end"/>
          </w:r>
        </w:del>
      </w:ins>
      <w:del w:id="431" w:author="Prof. LIU Ben" w:date="2026-08-29T22:24:00Z" w16du:dateUtc="2026-08-29T14:24:00Z">
        <w:r w:rsidRPr="00D2526D" w:rsidDel="00D839CD">
          <w:delText>(del Rio-Chanona et al. 2024; Sanatizadeh et al. 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delText>
        </w:r>
      </w:del>
    </w:p>
    <w:p w14:paraId="3C6ED05D" w14:textId="1E8AECE1" w:rsidR="005C375D" w:rsidRDefault="005C375D" w:rsidP="0049010E">
      <w:pPr>
        <w:pStyle w:val="Heading2"/>
      </w:pPr>
      <w:r w:rsidRPr="00D2526D">
        <w:t>The AI Answer as a Profile of Three Signals</w:t>
      </w:r>
    </w:p>
    <w:p w14:paraId="79D29D96" w14:textId="188228DF" w:rsidR="00D839CD" w:rsidRPr="00D839CD" w:rsidRDefault="00D839CD">
      <w:pPr>
        <w:pStyle w:val="Paragraph0"/>
        <w:rPr>
          <w:ins w:id="432" w:author="Prof. LIU Ben" w:date="2026-08-29T22:24:00Z" w16du:dateUtc="2026-08-29T14:24:00Z"/>
          <w:rPrChange w:id="433" w:author="Prof. LIU Ben" w:date="2026-08-29T22:24:00Z" w16du:dateUtc="2026-08-29T14:24:00Z">
            <w:rPr>
              <w:ins w:id="434" w:author="Prof. LIU Ben" w:date="2026-08-29T22:24:00Z" w16du:dateUtc="2026-08-29T14:24:00Z"/>
              <w:color w:val="000000"/>
            </w:rPr>
          </w:rPrChange>
        </w:rPr>
        <w:pPrChange w:id="435" w:author="Prof. LIU Ben" w:date="2026-08-29T22:24:00Z" w16du:dateUtc="2026-08-29T14:24:00Z">
          <w:pPr>
            <w:spacing w:before="100" w:beforeAutospacing="1" w:after="100" w:afterAutospacing="1"/>
          </w:pPr>
        </w:pPrChange>
      </w:pPr>
      <w:ins w:id="436" w:author="Prof. LIU Ben" w:date="2026-08-29T22:24:00Z" w16du:dateUtc="2026-08-29T14:24:00Z">
        <w:r w:rsidRPr="00D839CD">
          <w:rPr>
            <w:rPrChange w:id="437" w:author="Prof. LIU Ben" w:date="2026-08-29T22:24:00Z" w16du:dateUtc="2026-08-29T14:24:00Z">
              <w:rPr>
                <w:color w:val="000000"/>
              </w:rPr>
            </w:rPrChange>
          </w:rPr>
          <w:t>Research on competitive interaction holds that how an actor responds to a competitor depends on how the actor appraises that competitor, and that this appraisal is built from observable features</w:t>
        </w:r>
      </w:ins>
      <w:ins w:id="438" w:author="Prof. LIU Ben" w:date="2026-08-29T22:25:00Z" w16du:dateUtc="2026-08-29T14:25:00Z">
        <w:r>
          <w:rPr>
            <w:rFonts w:hint="eastAsia"/>
          </w:rPr>
          <w:t xml:space="preserve">, including </w:t>
        </w:r>
      </w:ins>
      <w:ins w:id="439" w:author="Prof. LIU Ben" w:date="2026-08-29T22:24:00Z" w16du:dateUtc="2026-08-29T14:24:00Z">
        <w:r w:rsidRPr="00D839CD">
          <w:rPr>
            <w:rPrChange w:id="440" w:author="Prof. LIU Ben" w:date="2026-08-29T22:24:00Z" w16du:dateUtc="2026-08-29T14:24:00Z">
              <w:rPr>
                <w:color w:val="000000"/>
              </w:rPr>
            </w:rPrChange>
          </w:rPr>
          <w:t>who the competitor is, how capable it appears, and how much effort it appears to have invested (Chen et al. 2007; Chen 2009). It follows that the effect of an AI answer cannot be summarized by a single quantity. The AI answer must instead be read as a profile of signals.</w:t>
        </w:r>
      </w:ins>
    </w:p>
    <w:p w14:paraId="1FF47948" w14:textId="15322F20" w:rsidR="00D839CD" w:rsidRPr="00D839CD" w:rsidRDefault="00D839CD">
      <w:pPr>
        <w:pStyle w:val="Paragraph0"/>
        <w:rPr>
          <w:ins w:id="441" w:author="Prof. LIU Ben" w:date="2026-08-29T22:24:00Z" w16du:dateUtc="2026-08-29T14:24:00Z"/>
          <w:rPrChange w:id="442" w:author="Prof. LIU Ben" w:date="2026-08-29T22:24:00Z" w16du:dateUtc="2026-08-29T14:24:00Z">
            <w:rPr>
              <w:ins w:id="443" w:author="Prof. LIU Ben" w:date="2026-08-29T22:24:00Z" w16du:dateUtc="2026-08-29T14:24:00Z"/>
              <w:color w:val="000000"/>
            </w:rPr>
          </w:rPrChange>
        </w:rPr>
        <w:pPrChange w:id="444" w:author="Prof. LIU Ben" w:date="2026-08-29T22:24:00Z" w16du:dateUtc="2026-08-29T14:24:00Z">
          <w:pPr>
            <w:spacing w:before="100" w:beforeAutospacing="1" w:after="100" w:afterAutospacing="1"/>
          </w:pPr>
        </w:pPrChange>
      </w:pPr>
      <w:ins w:id="445" w:author="Prof. LIU Ben" w:date="2026-08-29T22:24:00Z" w16du:dateUtc="2026-08-29T14:24:00Z">
        <w:r w:rsidRPr="00D839CD">
          <w:rPr>
            <w:rPrChange w:id="446" w:author="Prof. LIU Ben" w:date="2026-08-29T22:24:00Z" w16du:dateUtc="2026-08-29T14:24:00Z">
              <w:rPr>
                <w:color w:val="000000"/>
              </w:rPr>
            </w:rPrChange>
          </w:rPr>
          <w:t xml:space="preserve">We take the AI answer to carry three signals. The source, which we call the </w:t>
        </w:r>
      </w:ins>
      <w:ins w:id="447" w:author="Prof. LIU Ben" w:date="2026-08-29T22:25:00Z" w16du:dateUtc="2026-08-29T14:25:00Z">
        <w:r>
          <w:t>“</w:t>
        </w:r>
      </w:ins>
      <w:ins w:id="448" w:author="Prof. LIU Ben" w:date="2026-08-29T22:24:00Z" w16du:dateUtc="2026-08-29T14:24:00Z">
        <w:r w:rsidRPr="00D839CD">
          <w:rPr>
            <w:rPrChange w:id="449" w:author="Prof. LIU Ben" w:date="2026-08-29T22:24:00Z" w16du:dateUtc="2026-08-29T14:24:00Z">
              <w:rPr>
                <w:color w:val="000000"/>
              </w:rPr>
            </w:rPrChange>
          </w:rPr>
          <w:t>AI label,</w:t>
        </w:r>
      </w:ins>
      <w:ins w:id="450" w:author="Prof. LIU Ben" w:date="2026-08-29T22:25:00Z" w16du:dateUtc="2026-08-29T14:25:00Z">
        <w:r>
          <w:t>”</w:t>
        </w:r>
      </w:ins>
      <w:ins w:id="451" w:author="Prof. LIU Ben" w:date="2026-08-29T22:24:00Z" w16du:dateUtc="2026-08-29T14:24:00Z">
        <w:r w:rsidRPr="00D839CD">
          <w:rPr>
            <w:rPrChange w:id="452" w:author="Prof. LIU Ben" w:date="2026-08-29T22:24:00Z" w16du:dateUtc="2026-08-29T14:24:00Z">
              <w:rPr>
                <w:color w:val="000000"/>
              </w:rPr>
            </w:rPrChange>
          </w:rPr>
          <w:t xml:space="preserve"> tells the answerer what kind of competitor this is (i.e., machine authorship is present). The </w:t>
        </w:r>
      </w:ins>
      <w:ins w:id="453" w:author="Prof. LIU Ben" w:date="2026-08-29T22:25:00Z" w16du:dateUtc="2026-08-29T14:25:00Z">
        <w:r>
          <w:t>“</w:t>
        </w:r>
      </w:ins>
      <w:ins w:id="454" w:author="Prof. LIU Ben" w:date="2026-08-29T22:24:00Z" w16du:dateUtc="2026-08-29T14:24:00Z">
        <w:r w:rsidRPr="00D839CD">
          <w:rPr>
            <w:rPrChange w:id="455" w:author="Prof. LIU Ben" w:date="2026-08-29T22:24:00Z" w16du:dateUtc="2026-08-29T14:24:00Z">
              <w:rPr>
                <w:color w:val="000000"/>
              </w:rPr>
            </w:rPrChange>
          </w:rPr>
          <w:t>AI content</w:t>
        </w:r>
      </w:ins>
      <w:ins w:id="456" w:author="Prof. LIU Ben" w:date="2026-08-29T22:25:00Z" w16du:dateUtc="2026-08-29T14:25:00Z">
        <w:r>
          <w:t>”</w:t>
        </w:r>
      </w:ins>
      <w:ins w:id="457" w:author="Prof. LIU Ben" w:date="2026-08-29T22:24:00Z" w16du:dateUtc="2026-08-29T14:24:00Z">
        <w:r w:rsidRPr="00D839CD">
          <w:rPr>
            <w:rPrChange w:id="458" w:author="Prof. LIU Ben" w:date="2026-08-29T22:24:00Z" w16du:dateUtc="2026-08-29T14:24:00Z">
              <w:rPr>
                <w:color w:val="000000"/>
              </w:rPr>
            </w:rPrChange>
          </w:rPr>
          <w:t xml:space="preserve"> is what the AI actually wrote, and we decompose it into two measurable features: length signals how much of the answerable ground the competitor appears to have taken, and quality signals how good that content is</w:t>
        </w:r>
      </w:ins>
      <w:ins w:id="459" w:author="Prof. LIU Ben" w:date="2026-08-29T22:26:00Z" w16du:dateUtc="2026-08-29T14:26:00Z">
        <w:r>
          <w:t xml:space="preserve"> (e.g., </w:t>
        </w:r>
      </w:ins>
      <w:ins w:id="460" w:author="Prof. LIU Ben" w:date="2026-08-29T22:24:00Z" w16du:dateUtc="2026-08-29T14:24:00Z">
        <w:r w:rsidRPr="00D839CD">
          <w:rPr>
            <w:rPrChange w:id="461" w:author="Prof. LIU Ben" w:date="2026-08-29T22:24:00Z" w16du:dateUtc="2026-08-29T14:24:00Z">
              <w:rPr>
                <w:color w:val="000000"/>
              </w:rPr>
            </w:rPrChange>
          </w:rPr>
          <w:t>whether its reasoning is sound and its solution reliable</w:t>
        </w:r>
      </w:ins>
      <w:ins w:id="462" w:author="Prof. LIU Ben" w:date="2026-08-29T22:26:00Z" w16du:dateUtc="2026-08-29T14:26:00Z">
        <w:r>
          <w:t>)</w:t>
        </w:r>
      </w:ins>
      <w:ins w:id="463" w:author="Prof. LIU Ben" w:date="2026-08-29T22:24:00Z" w16du:dateUtc="2026-08-29T14:24:00Z">
        <w:r w:rsidRPr="00D839CD">
          <w:rPr>
            <w:rPrChange w:id="464" w:author="Prof. LIU Ben" w:date="2026-08-29T22:24:00Z" w16du:dateUtc="2026-08-29T14:24:00Z">
              <w:rPr>
                <w:color w:val="000000"/>
              </w:rPr>
            </w:rPrChange>
          </w:rPr>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D839CD">
          <w:rPr>
            <w:rPrChange w:id="465" w:author="Prof. LIU Ben" w:date="2026-08-29T22:24:00Z" w16du:dateUtc="2026-08-29T14:24:00Z">
              <w:rPr>
                <w:color w:val="000000"/>
              </w:rPr>
            </w:rPrChange>
          </w:rPr>
          <w:lastRenderedPageBreak/>
          <w:t>AI answers grow longer, and as they grow better, the consequence of having one under a question changes in ways that a single average cannot capture.</w:t>
        </w:r>
      </w:ins>
    </w:p>
    <w:p w14:paraId="6492D544" w14:textId="523C9AA1" w:rsidR="005C375D" w:rsidRPr="00D2526D" w:rsidDel="00D839CD" w:rsidRDefault="005C375D" w:rsidP="00D2526D">
      <w:pPr>
        <w:pStyle w:val="Paragraph0"/>
        <w:rPr>
          <w:del w:id="466" w:author="Prof. LIU Ben" w:date="2026-08-29T22:27:00Z" w16du:dateUtc="2026-08-29T14:27:00Z"/>
        </w:rPr>
      </w:pPr>
      <w:del w:id="467" w:author="Prof. LIU Ben" w:date="2026-08-29T22:27:00Z" w16du:dateUtc="2026-08-29T14:27:00Z">
        <w:r w:rsidRPr="00D2526D" w:rsidDel="00D839CD">
          <w:delText xml:space="preserve">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w:delText>
        </w:r>
      </w:del>
      <w:ins w:id="468" w:author="Dylan CHEN" w:date="2026-08-28T23:13:00Z" w16du:dateUtc="2026-08-28T15:13:00Z">
        <w:del w:id="469" w:author="Prof. LIU Ben" w:date="2026-08-29T22:27:00Z" w16du:dateUtc="2026-08-29T14:27:00Z">
          <w:r w:rsidR="000E3138" w:rsidRPr="00E55C5E" w:rsidDel="00D839CD">
            <w:fldChar w:fldCharType="begin"/>
          </w:r>
          <w:r w:rsidR="000E3138" w:rsidDel="00D839CD">
            <w:del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0E3138" w:rsidDel="00D839CD">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0E3138" w:rsidDel="00D839CD">
            <w:rPr>
              <w:rFonts w:hint="eastAsia"/>
            </w:rPr>
            <w:delInstrText>本文研究竞争紧张度，即目标企业与其特定竞争对手之间的紧张关系，这种紧张关系可能导致目标企业采取行动对抗竞争对手。基于认知</w:delInstrText>
          </w:r>
          <w:r w:rsidR="000E3138" w:rsidDel="00D839CD">
            <w:rPr>
              <w:rFonts w:hint="eastAsia"/>
            </w:rPr>
            <w:delInstrText>-</w:delInstrText>
          </w:r>
          <w:r w:rsidR="000E3138" w:rsidDel="00D839CD">
            <w:rPr>
              <w:rFonts w:hint="eastAsia"/>
            </w:rPr>
            <w:delInstrText>动机</w:delInstrText>
          </w:r>
          <w:r w:rsidR="000E3138" w:rsidDel="00D839CD">
            <w:rPr>
              <w:rFonts w:hint="eastAsia"/>
            </w:rPr>
            <w:delInstrText>-</w:delInstrText>
          </w:r>
          <w:r w:rsidR="000E3138" w:rsidDel="00D839CD">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0E3138" w:rsidDel="00D839CD">
            <w:rPr>
              <w:rFonts w:hint="eastAsia"/>
            </w:rPr>
            <w:delInstrText xml:space="preserve">","archive_location":"491 </w:delInstrText>
          </w:r>
          <w:r w:rsidR="000E3138" w:rsidDel="00D839CD">
            <w:rPr>
              <w:rFonts w:ascii="Apple Color Emoji" w:hAnsi="Apple Color Emoji" w:cs="Apple Color Emoji"/>
            </w:rPr>
            <w:delInstrText>📊</w:delInstrText>
          </w:r>
          <w:r w:rsidR="000E3138" w:rsidDel="00D839CD">
            <w:rPr>
              <w:rFonts w:hint="eastAsia"/>
            </w:rPr>
            <w:delInstrText>","call-number":"1","container-title":"Academy of Management Journal","DOI"</w:delInstrText>
          </w:r>
          <w:r w:rsidR="000E3138" w:rsidDel="00D839CD">
            <w:delInstrText>:"10.5465/amj.2007.24162081","ISSN":"0001-4273","issue":"1","journalAbbreviation":"AMJ","language":"en","note":"</w:delInstrText>
          </w:r>
          <w:r w:rsidR="000E3138" w:rsidDel="00D839CD">
            <w:rPr>
              <w:rFonts w:ascii="Apple Color Emoji" w:hAnsi="Apple Color Emoji" w:cs="Apple Color Emoji"/>
            </w:rPr>
            <w:delInstrText>🏷️</w:delInstrText>
          </w:r>
          <w:r w:rsidR="000E3138" w:rsidDel="00D839CD">
            <w:delInstrText xml:space="preserve"> /unread</w:delInstrText>
          </w:r>
          <w:r w:rsidR="000E3138" w:rsidDel="00D839CD">
            <w:rPr>
              <w:rFonts w:hint="eastAsia"/>
            </w:rPr>
            <w:delInstrText>、</w:delInstrText>
          </w:r>
          <w:r w:rsidR="000E3138" w:rsidDel="00D839CD">
            <w:delInstrText>COMPETITION</w:delInstrText>
          </w:r>
          <w:r w:rsidR="000E3138" w:rsidDel="00D839CD">
            <w:rPr>
              <w:rFonts w:hint="eastAsia"/>
            </w:rPr>
            <w:delInstrText>、</w:delInstrText>
          </w:r>
          <w:r w:rsidR="000E3138" w:rsidDel="00D839CD">
            <w:delInstrText>MANAGEMENT</w:delInstrText>
          </w:r>
          <w:r w:rsidR="000E3138" w:rsidDel="00D839CD">
            <w:rPr>
              <w:rFonts w:hint="eastAsia"/>
            </w:rPr>
            <w:delInstrText>、</w:delInstrText>
          </w:r>
          <w:r w:rsidR="000E3138" w:rsidDel="00D839CD">
            <w:delInstrText>BUSINESS enterprises</w:delInstrText>
          </w:r>
          <w:r w:rsidR="000E3138" w:rsidDel="00D839CD">
            <w:rPr>
              <w:rFonts w:hint="eastAsia"/>
            </w:rPr>
            <w:delInstrText>、</w:delInstrText>
          </w:r>
          <w:r w:rsidR="000E3138" w:rsidDel="00D839CD">
            <w:delInstrText>COMMERCE</w:delInstrText>
          </w:r>
          <w:r w:rsidR="000E3138" w:rsidDel="00D839CD">
            <w:rPr>
              <w:rFonts w:hint="eastAsia"/>
            </w:rPr>
            <w:delInstrText>、</w:delInstrText>
          </w:r>
          <w:r w:rsidR="000E3138" w:rsidDel="00D839CD">
            <w:delInstrText>DATA analysis</w:delInstrText>
          </w:r>
          <w:r w:rsidR="000E3138" w:rsidDel="00D839CD">
            <w:rPr>
              <w:rFonts w:hint="eastAsia"/>
            </w:rPr>
            <w:delInstrText>、</w:delInstrText>
          </w:r>
          <w:r w:rsidR="000E3138" w:rsidDel="00D839CD">
            <w:delInstrText>MOTIVATION (Psychology)</w:delInstrText>
          </w:r>
          <w:r w:rsidR="000E3138" w:rsidDel="00D839CD">
            <w:rPr>
              <w:rFonts w:hint="eastAsia"/>
            </w:rPr>
            <w:delInstrText>、</w:delInstrText>
          </w:r>
          <w:r w:rsidR="000E3138" w:rsidDel="00D839CD">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0E3138" w:rsidDel="00D839CD">
            <w:rPr>
              <w:rFonts w:hint="eastAsia"/>
            </w:rPr>
            <w:delInstrText>—</w:delInstrText>
          </w:r>
          <w:r w:rsidR="000E3138" w:rsidDel="00D839CD">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0E3138" w:rsidDel="00D839CD">
            <w:rPr>
              <w:rFonts w:ascii="Apple Color Emoji" w:hAnsi="Apple Color Emoji" w:cs="Apple Color Emoji"/>
            </w:rPr>
            <w:delInstrText>📊</w:delInstrText>
          </w:r>
          <w:r w:rsidR="000E3138" w:rsidDel="00D839CD">
            <w:delInstrText>","call-number":"3","container-title":"Asia Pacific Journal of Management","DOI":"10.1007/s10490-008-9110-7","ISSN":"1572-9958","issue":"1","journalAbbreviation":"Asia Pac J Manag","language":"en","note":"</w:delInstrText>
          </w:r>
          <w:r w:rsidR="000E3138" w:rsidDel="00D839CD">
            <w:rPr>
              <w:rFonts w:ascii="Apple Color Emoji" w:hAnsi="Apple Color Emoji" w:cs="Apple Color Emoji"/>
            </w:rPr>
            <w:delInstrText>🏷️</w:delInstrText>
          </w:r>
          <w:r w:rsidR="000E3138" w:rsidDel="00D839CD">
            <w:delInstrText xml:space="preserve"> /reading</w:delInstrText>
          </w:r>
          <w:r w:rsidR="000E3138" w:rsidDel="00D839CD">
            <w:rPr>
              <w:rFonts w:hint="eastAsia"/>
            </w:rPr>
            <w:delInstrText>、</w:delInstrText>
          </w:r>
          <w:r w:rsidR="000E3138" w:rsidDel="00D839CD">
            <w:delInstrText>Research</w:delInstrText>
          </w:r>
          <w:r w:rsidR="000E3138" w:rsidDel="00D839CD">
            <w:rPr>
              <w:rFonts w:hint="eastAsia"/>
            </w:rPr>
            <w:delInstrText>、</w:delInstrText>
          </w:r>
          <w:r w:rsidR="000E3138" w:rsidDel="00D839CD">
            <w:rPr>
              <w:rFonts w:ascii="Apple Color Emoji" w:hAnsi="Apple Color Emoji" w:cs="Apple Color Emoji"/>
            </w:rPr>
            <w:delInstrText>🤖️</w:delInstrText>
          </w:r>
          <w:r w:rsidR="000E3138" w:rsidDel="00D839CD">
            <w:rPr>
              <w:rFonts w:hint="eastAsia"/>
            </w:rPr>
            <w:delInstrText>、</w:delInstrText>
          </w:r>
          <w:r w:rsidR="000E3138" w:rsidDel="00D839CD">
            <w:delInstrText>Competitive dynamics</w:delInstrText>
          </w:r>
          <w:r w:rsidR="000E3138" w:rsidDel="00D839CD">
            <w:rPr>
              <w:rFonts w:hint="eastAsia"/>
            </w:rPr>
            <w:delInstrText>、</w:delInstrText>
          </w:r>
          <w:r w:rsidR="000E3138" w:rsidDel="00D839CD">
            <w:delInstrText>Publishing</w:delInstrText>
          </w:r>
          <w:r w:rsidR="000E3138" w:rsidDel="00D839CD">
            <w:rPr>
              <w:rFonts w:hint="eastAsia"/>
            </w:rPr>
            <w:delInstrText>、</w:delInstrText>
          </w:r>
          <w:r w:rsidR="000E3138" w:rsidDel="00D839CD">
            <w:delInstrText>Strategic</w:delInstrText>
          </w:r>
          <w:r w:rsidR="000E3138" w:rsidDel="00D839CD">
            <w:rPr>
              <w:rFonts w:hint="eastAsia"/>
            </w:rPr>
            <w:delInstrText xml:space="preserve"> management</w:delInstrText>
          </w:r>
          <w:r w:rsidR="000E3138" w:rsidDel="00D839CD">
            <w:rPr>
              <w:rFonts w:hint="eastAsia"/>
            </w:rPr>
            <w:delInstrText>、</w:delInstrText>
          </w:r>
          <w:r w:rsidR="000E3138" w:rsidDel="00D839CD">
            <w:rPr>
              <w:rFonts w:hint="eastAsia"/>
            </w:rPr>
            <w:delInstrText>U.S.-based journal","page":"5-25","source":"9.7 (Q1)","title":"Competitive dynamics research: An insider</w:delInstrText>
          </w:r>
          <w:r w:rsidR="000E3138" w:rsidDel="00D839CD">
            <w:rPr>
              <w:rFonts w:hint="eastAsia"/>
            </w:rPr>
            <w:delInstrText>’</w:delInstrText>
          </w:r>
          <w:r w:rsidR="000E3138" w:rsidDel="00D839CD">
            <w:rPr>
              <w:rFonts w:hint="eastAsia"/>
            </w:rPr>
            <w:delInstrText>s odyssey","title-short":"Competitive dynamics research","URL":"https://doi.org/10.1007/s10490-008-9110-7","volume":"26","author":[{"famil</w:delInstrText>
          </w:r>
          <w:r w:rsidR="000E3138" w:rsidDel="00D839CD">
            <w:delInstrText xml:space="preserve">y":"Chen","given":"Ming-Jer"}],"accessed":{"date-parts":[["2026",7,27]]},"issued":{"date-parts":[["2009",3,1]]}}}],"schema":"https://github.com/citation-style-language/schema/raw/master/csl-citation.json"} </w:delInstrText>
          </w:r>
          <w:r w:rsidR="000E3138" w:rsidRPr="00E55C5E" w:rsidDel="00D839CD">
            <w:fldChar w:fldCharType="separate"/>
          </w:r>
          <w:r w:rsidR="000E3138" w:rsidDel="00D839CD">
            <w:rPr>
              <w:noProof/>
            </w:rPr>
            <w:delText>(Chen et al. 2007; Chen 2009)</w:delText>
          </w:r>
          <w:r w:rsidR="000E3138" w:rsidRPr="00E55C5E" w:rsidDel="00D839CD">
            <w:fldChar w:fldCharType="end"/>
          </w:r>
        </w:del>
      </w:ins>
      <w:del w:id="470" w:author="Prof. LIU Ben" w:date="2026-08-29T22:27:00Z" w16du:dateUtc="2026-08-29T14:27:00Z">
        <w:r w:rsidRPr="00D2526D" w:rsidDel="00D839CD">
          <w:delText>(Chen et al. 2007; Chen 2009). It follows that the effect of an AI answer cannot be summarized by a single quantity. The AI answer must instead be read as a profile of signals.</w:delText>
        </w:r>
      </w:del>
    </w:p>
    <w:p w14:paraId="700C792D" w14:textId="00A088B8" w:rsidR="005C375D" w:rsidDel="00D839CD" w:rsidRDefault="005C375D" w:rsidP="005C375D">
      <w:pPr>
        <w:pStyle w:val="Paragraph0"/>
        <w:rPr>
          <w:del w:id="471" w:author="Prof. LIU Ben" w:date="2026-08-29T22:27:00Z" w16du:dateUtc="2026-08-29T14:27:00Z"/>
        </w:rPr>
      </w:pPr>
      <w:del w:id="472" w:author="Prof. LIU Ben" w:date="2026-08-29T22:27:00Z" w16du:dateUtc="2026-08-29T14:27:00Z">
        <w:r w:rsidRPr="00D2526D" w:rsidDel="00D839CD">
          <w:delText xml:space="preserve">We take the AI answer to carry three signals. The source, which we call the </w:delText>
        </w:r>
        <w:r w:rsidDel="00D839CD">
          <w:delText>“</w:delText>
        </w:r>
        <w:r w:rsidRPr="00D2526D" w:rsidDel="00D839CD">
          <w:delText>AI label,</w:delText>
        </w:r>
        <w:r w:rsidDel="00D839CD">
          <w:delText>”</w:delText>
        </w:r>
        <w:r w:rsidRPr="00D2526D" w:rsidDel="00D839CD">
          <w:delText xml:space="preserve"> tells the answerer what kind of competitor this is</w:delText>
        </w:r>
        <w:r w:rsidDel="00D839CD">
          <w:rPr>
            <w:rFonts w:hint="eastAsia"/>
          </w:rPr>
          <w:delText xml:space="preserve"> (i.e</w:delText>
        </w:r>
      </w:del>
      <w:ins w:id="473" w:author="Dylan CHEN" w:date="2026-08-27T17:08:00Z" w16du:dateUtc="2026-08-27T09:08:00Z">
        <w:del w:id="474" w:author="Prof. LIU Ben" w:date="2026-08-29T22:27:00Z" w16du:dateUtc="2026-08-29T14:27:00Z">
          <w:r w:rsidR="003F35AE" w:rsidDel="00D839CD">
            <w:rPr>
              <w:rFonts w:hint="eastAsia"/>
            </w:rPr>
            <w:delText>.</w:delText>
          </w:r>
        </w:del>
      </w:ins>
      <w:del w:id="475" w:author="Prof. LIU Ben" w:date="2026-08-29T22:27:00Z" w16du:dateUtc="2026-08-29T14:27:00Z">
        <w:r w:rsidDel="00D839CD">
          <w:rPr>
            <w:rFonts w:hint="eastAsia"/>
          </w:rPr>
          <w:delText>,</w:delText>
        </w:r>
        <w:r w:rsidRPr="00D2526D" w:rsidDel="00D839CD">
          <w:delText xml:space="preserve"> machine authorship is present</w:delText>
        </w:r>
        <w:r w:rsidDel="00D839CD">
          <w:rPr>
            <w:rFonts w:hint="eastAsia"/>
          </w:rPr>
          <w:delText>)</w:delText>
        </w:r>
        <w:r w:rsidRPr="00D2526D" w:rsidDel="00D839CD">
          <w:delText xml:space="preserve">. The </w:delText>
        </w:r>
        <w:r w:rsidDel="00D839CD">
          <w:delText>“</w:delText>
        </w:r>
        <w:r w:rsidRPr="00D2526D" w:rsidDel="00D839CD">
          <w:delText>AI content</w:delText>
        </w:r>
        <w:r w:rsidDel="00D839CD">
          <w:delText>”</w:delText>
        </w:r>
        <w:r w:rsidRPr="00D2526D" w:rsidDel="00D839CD">
          <w:delTex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delText>
        </w:r>
      </w:del>
    </w:p>
    <w:p w14:paraId="3F0A28C9" w14:textId="5585E20B" w:rsidR="005C375D" w:rsidRPr="00D2526D" w:rsidRDefault="005C375D" w:rsidP="0049010E">
      <w:pPr>
        <w:pStyle w:val="Heading2"/>
      </w:pPr>
      <w:r w:rsidRPr="00D2526D">
        <w:t>Linking Signals to Decisions Through Fast and Slow Thinking</w:t>
      </w:r>
    </w:p>
    <w:p w14:paraId="1A430EC5" w14:textId="5810F84E" w:rsidR="00D839CD" w:rsidRPr="00D839CD" w:rsidRDefault="00D839CD">
      <w:pPr>
        <w:pStyle w:val="Paragraph0"/>
        <w:rPr>
          <w:ins w:id="476" w:author="Prof. LIU Ben" w:date="2026-08-29T22:28:00Z" w16du:dateUtc="2026-08-29T14:28:00Z"/>
          <w:rPrChange w:id="477" w:author="Prof. LIU Ben" w:date="2026-08-29T22:28:00Z" w16du:dateUtc="2026-08-29T14:28:00Z">
            <w:rPr>
              <w:ins w:id="478" w:author="Prof. LIU Ben" w:date="2026-08-29T22:28:00Z" w16du:dateUtc="2026-08-29T14:28:00Z"/>
              <w:color w:val="000000"/>
            </w:rPr>
          </w:rPrChange>
        </w:rPr>
        <w:pPrChange w:id="479" w:author="Prof. LIU Ben" w:date="2026-08-29T22:28:00Z" w16du:dateUtc="2026-08-29T14:28:00Z">
          <w:pPr>
            <w:spacing w:before="100" w:beforeAutospacing="1" w:after="100" w:afterAutospacing="1"/>
          </w:pPr>
        </w:pPrChange>
      </w:pPr>
      <w:ins w:id="480" w:author="Prof. LIU Ben" w:date="2026-08-29T22:28:00Z" w16du:dateUtc="2026-08-29T14:28:00Z">
        <w:r w:rsidRPr="00D839CD">
          <w:rPr>
            <w:rPrChange w:id="481" w:author="Prof. LIU Ben" w:date="2026-08-29T22:28:00Z" w16du:dateUtc="2026-08-29T14:28:00Z">
              <w:rPr>
                <w:color w:val="000000"/>
              </w:rPr>
            </w:rPrChange>
          </w:rPr>
          <w:t xml:space="preserve">The three signals do not all arrive at the same moment relative to the two decisions, and this timing is what ties each signal to a particular decision. Source and length are </w:t>
        </w:r>
        <w:r>
          <w:t>“</w:t>
        </w:r>
        <w:r w:rsidRPr="00D839CD">
          <w:rPr>
            <w:rPrChange w:id="482" w:author="Prof. LIU Ben" w:date="2026-08-29T22:28:00Z" w16du:dateUtc="2026-08-29T14:28:00Z">
              <w:rPr>
                <w:color w:val="000000"/>
              </w:rPr>
            </w:rPrChange>
          </w:rPr>
          <w:t>glance</w:t>
        </w:r>
        <w:r>
          <w:t>”</w:t>
        </w:r>
        <w:r w:rsidRPr="00D839CD">
          <w:rPr>
            <w:rPrChange w:id="483" w:author="Prof. LIU Ben" w:date="2026-08-29T22:28:00Z" w16du:dateUtc="2026-08-29T14:28:00Z">
              <w:rPr>
                <w:color w:val="000000"/>
              </w:rPr>
            </w:rPrChange>
          </w:rPr>
          <w:t xml:space="preserve"> signals</w:t>
        </w:r>
        <w:r>
          <w:t>. T</w:t>
        </w:r>
        <w:r w:rsidRPr="00D839CD">
          <w:rPr>
            <w:rPrChange w:id="484" w:author="Prof. LIU Ben" w:date="2026-08-29T22:28:00Z" w16du:dateUtc="2026-08-29T14:28:00Z">
              <w:rPr>
                <w:color w:val="000000"/>
              </w:rPr>
            </w:rPrChange>
          </w:rPr>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ins>
      <w:ins w:id="485" w:author="Prof. LIU Ben" w:date="2026-08-29T22:29:00Z" w16du:dateUtc="2026-08-29T14:29:00Z">
        <w:r>
          <w:t xml:space="preserve"> </w:t>
        </w:r>
      </w:ins>
      <w:ins w:id="486" w:author="Prof. LIU Ben" w:date="2026-08-29T22:28:00Z" w16du:dateUtc="2026-08-29T14:28:00Z">
        <w:r w:rsidRPr="00D839CD">
          <w:rPr>
            <w:rPrChange w:id="487" w:author="Prof. LIU Ben" w:date="2026-08-29T22:28:00Z" w16du:dateUtc="2026-08-29T14:28:00Z">
              <w:rPr>
                <w:color w:val="000000"/>
              </w:rPr>
            </w:rPrChange>
          </w:rPr>
          <w:t>systems of thinking</w:t>
        </w:r>
      </w:ins>
      <w:ins w:id="488" w:author="Prof. LIU Ben" w:date="2026-08-29T22:29:00Z" w16du:dateUtc="2026-08-29T14:29:00Z">
        <w:r w:rsidR="007C76EF">
          <w:t xml:space="preserve"> account</w:t>
        </w:r>
      </w:ins>
      <w:ins w:id="489" w:author="Prof. LIU Ben" w:date="2026-08-29T22:28:00Z" w16du:dateUtc="2026-08-29T14:28:00Z">
        <w:r w:rsidRPr="00D839CD">
          <w:rPr>
            <w:rPrChange w:id="490" w:author="Prof. LIU Ben" w:date="2026-08-29T22:28:00Z" w16du:dateUtc="2026-08-29T14:28:00Z">
              <w:rPr>
                <w:color w:val="000000"/>
              </w:rPr>
            </w:rPrChange>
          </w:rPr>
          <w:t xml:space="preserve"> (Evans &amp; Stanovich 2013; Kahneman 2003, 2011).</w:t>
        </w:r>
      </w:ins>
    </w:p>
    <w:p w14:paraId="199A5018" w14:textId="0FE96918" w:rsidR="00D839CD" w:rsidRPr="00D839CD" w:rsidRDefault="00D839CD">
      <w:pPr>
        <w:pStyle w:val="Paragraph0"/>
        <w:rPr>
          <w:ins w:id="491" w:author="Prof. LIU Ben" w:date="2026-08-29T22:28:00Z" w16du:dateUtc="2026-08-29T14:28:00Z"/>
          <w:rPrChange w:id="492" w:author="Prof. LIU Ben" w:date="2026-08-29T22:28:00Z" w16du:dateUtc="2026-08-29T14:28:00Z">
            <w:rPr>
              <w:ins w:id="493" w:author="Prof. LIU Ben" w:date="2026-08-29T22:28:00Z" w16du:dateUtc="2026-08-29T14:28:00Z"/>
              <w:color w:val="000000"/>
            </w:rPr>
          </w:rPrChange>
        </w:rPr>
        <w:pPrChange w:id="494" w:author="Prof. LIU Ben" w:date="2026-08-29T22:28:00Z" w16du:dateUtc="2026-08-29T14:28:00Z">
          <w:pPr>
            <w:spacing w:before="100" w:beforeAutospacing="1" w:after="100" w:afterAutospacing="1"/>
          </w:pPr>
        </w:pPrChange>
      </w:pPr>
      <w:ins w:id="495" w:author="Prof. LIU Ben" w:date="2026-08-29T22:28:00Z" w16du:dateUtc="2026-08-29T14:28:00Z">
        <w:r w:rsidRPr="00D839CD">
          <w:rPr>
            <w:rPrChange w:id="496" w:author="Prof. LIU Ben" w:date="2026-08-29T22:28:00Z" w16du:dateUtc="2026-08-29T14:28:00Z">
              <w:rPr>
                <w:color w:val="000000"/>
              </w:rPr>
            </w:rPrChange>
          </w:rPr>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ins>
      <w:ins w:id="497" w:author="Prof. LIU Ben" w:date="2026-08-29T22:30:00Z" w16du:dateUtc="2026-08-29T14:30:00Z">
        <w:r w:rsidR="007C76EF">
          <w:t>’</w:t>
        </w:r>
      </w:ins>
      <w:ins w:id="498" w:author="Prof. LIU Ben" w:date="2026-08-29T22:28:00Z" w16du:dateUtc="2026-08-29T14:28:00Z">
        <w:r w:rsidRPr="00D839CD">
          <w:rPr>
            <w:rPrChange w:id="499" w:author="Prof. LIU Ben" w:date="2026-08-29T22:28:00Z" w16du:dateUtc="2026-08-29T14:28:00Z">
              <w:rPr>
                <w:color w:val="000000"/>
              </w:rPr>
            </w:rPrChange>
          </w:rPr>
          <w:t>s time and knowledge and is thus a System 2 decision.</w:t>
        </w:r>
      </w:ins>
    </w:p>
    <w:p w14:paraId="4FFF68DB" w14:textId="2A077CB7" w:rsidR="00D839CD" w:rsidRPr="00D839CD" w:rsidRDefault="00D839CD">
      <w:pPr>
        <w:pStyle w:val="Paragraph0"/>
        <w:rPr>
          <w:ins w:id="500" w:author="Prof. LIU Ben" w:date="2026-08-29T22:28:00Z" w16du:dateUtc="2026-08-29T14:28:00Z"/>
          <w:rPrChange w:id="501" w:author="Prof. LIU Ben" w:date="2026-08-29T22:28:00Z" w16du:dateUtc="2026-08-29T14:28:00Z">
            <w:rPr>
              <w:ins w:id="502" w:author="Prof. LIU Ben" w:date="2026-08-29T22:28:00Z" w16du:dateUtc="2026-08-29T14:28:00Z"/>
              <w:color w:val="000000"/>
            </w:rPr>
          </w:rPrChange>
        </w:rPr>
        <w:pPrChange w:id="503" w:author="Prof. LIU Ben" w:date="2026-08-29T22:28:00Z" w16du:dateUtc="2026-08-29T14:28:00Z">
          <w:pPr>
            <w:spacing w:before="100" w:beforeAutospacing="1" w:after="100" w:afterAutospacing="1"/>
          </w:pPr>
        </w:pPrChange>
      </w:pPr>
      <w:ins w:id="504" w:author="Prof. LIU Ben" w:date="2026-08-29T22:28:00Z" w16du:dateUtc="2026-08-29T14:28:00Z">
        <w:r w:rsidRPr="00D839CD">
          <w:rPr>
            <w:rPrChange w:id="505" w:author="Prof. LIU Ben" w:date="2026-08-29T22:28:00Z" w16du:dateUtc="2026-08-29T14:28:00Z">
              <w:rPr>
                <w:color w:val="000000"/>
              </w:rPr>
            </w:rPrChange>
          </w:rPr>
          <w:t xml:space="preserve">This classification yields a single organizing principle, which we label the </w:t>
        </w:r>
      </w:ins>
      <w:ins w:id="506" w:author="Prof. LIU Ben" w:date="2026-08-29T22:30:00Z" w16du:dateUtc="2026-08-29T14:30:00Z">
        <w:r w:rsidR="007C76EF">
          <w:t>“</w:t>
        </w:r>
      </w:ins>
      <w:ins w:id="507" w:author="Prof. LIU Ben" w:date="2026-08-29T22:28:00Z" w16du:dateUtc="2026-08-29T14:28:00Z">
        <w:r w:rsidRPr="00D839CD">
          <w:rPr>
            <w:rPrChange w:id="508" w:author="Prof. LIU Ben" w:date="2026-08-29T22:28:00Z" w16du:dateUtc="2026-08-29T14:28:00Z">
              <w:rPr>
                <w:color w:val="000000"/>
              </w:rPr>
            </w:rPrChange>
          </w:rPr>
          <w:t>same-level</w:t>
        </w:r>
      </w:ins>
      <w:ins w:id="509" w:author="Prof. LIU Ben" w:date="2026-08-29T22:30:00Z" w16du:dateUtc="2026-08-29T14:30:00Z">
        <w:r w:rsidR="007C76EF">
          <w:t>”</w:t>
        </w:r>
      </w:ins>
      <w:ins w:id="510" w:author="Prof. LIU Ben" w:date="2026-08-29T22:28:00Z" w16du:dateUtc="2026-08-29T14:28:00Z">
        <w:r w:rsidRPr="00D839CD">
          <w:rPr>
            <w:rPrChange w:id="511" w:author="Prof. LIU Ben" w:date="2026-08-29T22:28:00Z" w16du:dateUtc="2026-08-29T14:28:00Z">
              <w:rPr>
                <w:color w:val="000000"/>
              </w:rPr>
            </w:rPrChange>
          </w:rPr>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D839CD">
          <w:rPr>
            <w:rPrChange w:id="512" w:author="Prof. LIU Ben" w:date="2026-08-29T22:28:00Z" w16du:dateUtc="2026-08-29T14:28:00Z">
              <w:rPr>
                <w:color w:val="000000"/>
              </w:rPr>
            </w:rPrChange>
          </w:rPr>
          <w:lastRenderedPageBreak/>
          <w:t>advance to specific null predictions. A framework that predicted an effect in every combination of signal and decision could not be wrong in any interesting way, so the null cells matter as much as the others</w:t>
        </w:r>
      </w:ins>
      <w:ins w:id="513" w:author="Prof. LIU Ben" w:date="2026-08-29T22:31:00Z" w16du:dateUtc="2026-08-29T14:31:00Z">
        <w:r w:rsidR="007C76EF">
          <w:t>. T</w:t>
        </w:r>
      </w:ins>
      <w:ins w:id="514" w:author="Prof. LIU Ben" w:date="2026-08-29T22:28:00Z" w16du:dateUtc="2026-08-29T14:28:00Z">
        <w:r w:rsidRPr="00D839CD">
          <w:rPr>
            <w:rPrChange w:id="515" w:author="Prof. LIU Ben" w:date="2026-08-29T22:28:00Z" w16du:dateUtc="2026-08-29T14:28:00Z">
              <w:rPr>
                <w:color w:val="000000"/>
              </w:rPr>
            </w:rPrChange>
          </w:rPr>
          <w:t>hey are tests the account must pass.</w:t>
        </w:r>
      </w:ins>
    </w:p>
    <w:p w14:paraId="146685FC" w14:textId="77777777" w:rsidR="00D839CD" w:rsidRPr="00D839CD" w:rsidRDefault="00D839CD">
      <w:pPr>
        <w:pStyle w:val="Paragraph0"/>
        <w:rPr>
          <w:ins w:id="516" w:author="Prof. LIU Ben" w:date="2026-08-29T22:28:00Z" w16du:dateUtc="2026-08-29T14:28:00Z"/>
          <w:rPrChange w:id="517" w:author="Prof. LIU Ben" w:date="2026-08-29T22:28:00Z" w16du:dateUtc="2026-08-29T14:28:00Z">
            <w:rPr>
              <w:ins w:id="518" w:author="Prof. LIU Ben" w:date="2026-08-29T22:28:00Z" w16du:dateUtc="2026-08-29T14:28:00Z"/>
              <w:color w:val="000000"/>
            </w:rPr>
          </w:rPrChange>
        </w:rPr>
        <w:pPrChange w:id="519" w:author="Prof. LIU Ben" w:date="2026-08-29T22:28:00Z" w16du:dateUtc="2026-08-29T14:28:00Z">
          <w:pPr>
            <w:spacing w:before="100" w:beforeAutospacing="1" w:after="100" w:afterAutospacing="1"/>
          </w:pPr>
        </w:pPrChange>
      </w:pPr>
      <w:ins w:id="520" w:author="Prof. LIU Ben" w:date="2026-08-29T22:28:00Z" w16du:dateUtc="2026-08-29T14:28:00Z">
        <w:r w:rsidRPr="00D839CD">
          <w:rPr>
            <w:rPrChange w:id="521" w:author="Prof. LIU Ben" w:date="2026-08-29T22:28:00Z" w16du:dateUtc="2026-08-29T14:28:00Z">
              <w:rPr>
                <w:color w:val="000000"/>
              </w:rPr>
            </w:rPrChange>
          </w:rPr>
          <w:t>The remainder of this section develops six hypotheses from this principle. Figure 2 arranges them, with the three signals down the rows and the two decisions across the columns.</w:t>
        </w:r>
      </w:ins>
    </w:p>
    <w:p w14:paraId="03CB8821" w14:textId="32D21E2C" w:rsidR="005C375D" w:rsidRPr="00D2526D" w:rsidDel="007C76EF" w:rsidRDefault="005C375D" w:rsidP="00D2526D">
      <w:pPr>
        <w:pStyle w:val="Paragraph0"/>
        <w:rPr>
          <w:del w:id="522" w:author="Prof. LIU Ben" w:date="2026-08-29T22:31:00Z" w16du:dateUtc="2026-08-29T14:31:00Z"/>
        </w:rPr>
      </w:pPr>
      <w:del w:id="523" w:author="Prof. LIU Ben" w:date="2026-08-29T22:31:00Z" w16du:dateUtc="2026-08-29T14:31:00Z">
        <w:r w:rsidRPr="00D2526D" w:rsidDel="007C76EF">
          <w:delText xml:space="preserve">The three signals do not all arrive at the same moment relative to the two decisions, and this timing is what ties each signal to a particular decision. Source and length are </w:delText>
        </w:r>
        <w:r w:rsidDel="007C76EF">
          <w:delText>“</w:delText>
        </w:r>
        <w:r w:rsidRPr="00D2526D" w:rsidDel="007C76EF">
          <w:delText>glance</w:delText>
        </w:r>
        <w:r w:rsidDel="007C76EF">
          <w:delText>”</w:delText>
        </w:r>
        <w:r w:rsidDel="007C76EF">
          <w:rPr>
            <w:rFonts w:hint="eastAsia"/>
          </w:rPr>
          <w:delText xml:space="preserve"> </w:delText>
        </w:r>
        <w:r w:rsidRPr="00D2526D" w:rsidDel="007C76EF">
          <w:delTex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delText>
        </w:r>
        <w:r w:rsidDel="007C76EF">
          <w:rPr>
            <w:rFonts w:hint="eastAsia"/>
          </w:rPr>
          <w:delText>g</w:delText>
        </w:r>
        <w:r w:rsidRPr="00D2526D" w:rsidDel="007C76EF">
          <w:delText xml:space="preserve"> </w:delText>
        </w:r>
      </w:del>
      <w:ins w:id="524" w:author="Dylan CHEN" w:date="2026-08-28T23:16:00Z" w16du:dateUtc="2026-08-28T15:16:00Z">
        <w:del w:id="525" w:author="Prof. LIU Ben" w:date="2026-08-29T22:31:00Z" w16du:dateUtc="2026-08-29T14:31:00Z">
          <w:r w:rsidR="000E3138" w:rsidRPr="00E55C5E" w:rsidDel="007C76EF">
            <w:fldChar w:fldCharType="begin"/>
          </w:r>
          <w:r w:rsidR="000E3138" w:rsidDel="007C76EF">
            <w:delInstrText xml:space="preserve"> ADDIN ZOTERO_ITEM CSL_CITATION {"citationID":"VLexjOts","properties":{"unsorted":false,"formattedCitation":"(Evans &amp; Stanovich 2013; Kahneman 2003, 2011)","plainCitation":"(Evans &amp; Stanovich 2013; Kahneman 2003, 2011)","noteIndex":0},"citationItems":[{"i</w:delInstrText>
          </w:r>
          <w:r w:rsidR="000E3138" w:rsidDel="007C76EF">
            <w:rPr>
              <w:rFonts w:hint="eastAsia"/>
            </w:rPr>
            <w:delInstrText>d":167162,"uris":["http://zotero.org/users/8905122/items/MLPZAYYR"],"itemData":{"id":167162,"type":"article-journal","abstract":"</w:delInstrText>
          </w:r>
          <w:r w:rsidR="000E3138" w:rsidDel="007C76EF">
            <w:rPr>
              <w:rFonts w:hint="eastAsia"/>
            </w:rPr>
            <w:delInstrText>抽象的</w:delInstrText>
          </w:r>
          <w:r w:rsidR="000E3138" w:rsidDel="007C76EF">
            <w:rPr>
              <w:rFonts w:hint="eastAsia"/>
            </w:rPr>
            <w:delInstrText>Dual-process and dual-system theories in both cognitive and social psychology have been subjected to a number of recently p</w:delInstrText>
          </w:r>
          <w:r w:rsidR="000E3138" w:rsidDel="007C76EF">
            <w:del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delInstrText>
          </w:r>
          <w:r w:rsidR="000E3138" w:rsidDel="007C76EF">
            <w:rPr>
              <w:rFonts w:hint="eastAsia"/>
            </w:rPr>
            <w:delInstrText xml:space="preserve"> memory.</w:delInstrText>
          </w:r>
          <w:r w:rsidR="000E3138" w:rsidDel="007C76EF">
            <w:rPr>
              <w:rFonts w:hint="eastAsia"/>
            </w:rPr>
            <w:del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delInstrText>
          </w:r>
          <w:r w:rsidR="000E3138" w:rsidDel="007C76EF">
            <w:rPr>
              <w:rFonts w:hint="eastAsia"/>
            </w:rPr>
            <w:delInstrText>1</w:delInstrText>
          </w:r>
          <w:r w:rsidR="000E3138" w:rsidDel="007C76EF">
            <w:rPr>
              <w:rFonts w:hint="eastAsia"/>
            </w:rPr>
            <w:delInstrText>）默认产生默认反应，除非受到独特的、更高阶的推理加工（类型</w:delInstrText>
          </w:r>
          <w:r w:rsidR="000E3138" w:rsidDel="007C76EF">
            <w:rPr>
              <w:rFonts w:hint="eastAsia"/>
            </w:rPr>
            <w:delInstrText>2</w:delInstrText>
          </w:r>
          <w:r w:rsidR="000E3138" w:rsidDel="007C76EF">
            <w:rPr>
              <w:rFonts w:hint="eastAsia"/>
            </w:rPr>
            <w:delInstrText>）的干预。二者的区别在于，类型</w:delInstrText>
          </w:r>
          <w:r w:rsidR="000E3138" w:rsidDel="007C76EF">
            <w:rPr>
              <w:rFonts w:hint="eastAsia"/>
            </w:rPr>
            <w:delInstrText>2</w:delInstrText>
          </w:r>
          <w:r w:rsidR="000E3138" w:rsidDel="007C76EF">
            <w:rPr>
              <w:rFonts w:hint="eastAsia"/>
            </w:rPr>
            <w:delInstrText>加工支持假设性思维，并且会大量占用工作记忆。</w:delInstrText>
          </w:r>
          <w:r w:rsidR="000E3138" w:rsidDel="007C76EF">
            <w:delInstrText xml:space="preserve">","archive_location":"3296 </w:delInstrText>
          </w:r>
          <w:r w:rsidR="000E3138" w:rsidDel="007C76EF">
            <w:rPr>
              <w:rFonts w:ascii="Apple Color Emoji" w:hAnsi="Apple Color Emoji" w:cs="Apple Color Emoji"/>
            </w:rPr>
            <w:delInstrText>📊</w:delInstrText>
          </w:r>
          <w:r w:rsidR="000E3138" w:rsidDel="007C76EF">
            <w:delInstrText>","call-number":"1","container-title":"Perspectives on Psychological Science","DOI":"10.1177/1745691612460685","ISSN":"1745-6916","issue":"3","journalAbbreviation":"Perspect Psychol Sci","language":"en","note":"</w:delInstrText>
          </w:r>
          <w:r w:rsidR="000E3138" w:rsidDel="007C76EF">
            <w:rPr>
              <w:rFonts w:ascii="Apple Color Emoji" w:hAnsi="Apple Color Emoji" w:cs="Apple Color Emoji"/>
            </w:rPr>
            <w:delInstrText>🏷️</w:delInstrText>
          </w:r>
          <w:r w:rsidR="000E3138" w:rsidDel="007C76EF">
            <w:delInstrText xml:space="preserve"> /reading</w:delInstrText>
          </w:r>
          <w:r w:rsidR="000E3138" w:rsidDel="007C76EF">
            <w:rPr>
              <w:rFonts w:hint="eastAsia"/>
            </w:rPr>
            <w:delInstrText>、</w:delInstrText>
          </w:r>
          <w:r w:rsidR="000E3138" w:rsidDel="007C76EF">
            <w:rPr>
              <w:rFonts w:ascii="Apple Color Emoji" w:hAnsi="Apple Color Emoji" w:cs="Apple Color Emoji"/>
            </w:rPr>
            <w:delInstrText>🤖️</w:delInstrText>
          </w:r>
          <w:r w:rsidR="000E3138" w:rsidDel="007C76EF">
            <w:del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delInstrText>
          </w:r>
          <w:r w:rsidR="000E3138" w:rsidDel="007C76EF">
            <w:rPr>
              <w:rFonts w:ascii="Apple Color Emoji" w:hAnsi="Apple Color Emoji" w:cs="Apple Color Emoji"/>
            </w:rPr>
            <w:delInstrText>📊</w:delInstrText>
          </w:r>
          <w:r w:rsidR="000E3138" w:rsidDel="007C76EF">
            <w:delInstrText>","call-number":"1","container-title":"American Psychologist","DOI":"10.1037/0003-066X.58.9.697","ISSN":"1935-990X","issue":"9","language":"en","note":"</w:delInstrText>
          </w:r>
          <w:r w:rsidR="000E3138" w:rsidDel="007C76EF">
            <w:rPr>
              <w:rFonts w:ascii="Apple Color Emoji" w:hAnsi="Apple Color Emoji" w:cs="Apple Color Emoji"/>
            </w:rPr>
            <w:delInstrText>🏷️</w:delInstrText>
          </w:r>
          <w:r w:rsidR="000E3138" w:rsidDel="007C76EF">
            <w:delInstrText xml:space="preserve"> /unread</w:delInstrText>
          </w:r>
          <w:r w:rsidR="000E3138" w:rsidDel="007C76EF">
            <w:rPr>
              <w:rFonts w:hint="eastAsia"/>
            </w:rPr>
            <w:delInstrText>、</w:delInstrText>
          </w:r>
          <w:r w:rsidR="000E3138" w:rsidDel="007C76EF">
            <w:delInstrText>Choice Behavior</w:delInstrText>
          </w:r>
          <w:r w:rsidR="000E3138" w:rsidDel="007C76EF">
            <w:rPr>
              <w:rFonts w:hint="eastAsia"/>
            </w:rPr>
            <w:delInstrText>、</w:delInstrText>
          </w:r>
          <w:r w:rsidR="000E3138" w:rsidDel="007C76EF">
            <w:delInstrText>Decision Making</w:delInstrText>
          </w:r>
          <w:r w:rsidR="000E3138" w:rsidDel="007C76EF">
            <w:rPr>
              <w:rFonts w:hint="eastAsia"/>
            </w:rPr>
            <w:delInstrText>、</w:delInstrText>
          </w:r>
          <w:r w:rsidR="000E3138" w:rsidDel="007C76EF">
            <w:delInstrText>Judgment</w:delInstrText>
          </w:r>
          <w:r w:rsidR="000E3138" w:rsidDel="007C76EF">
            <w:rPr>
              <w:rFonts w:hint="eastAsia"/>
            </w:rPr>
            <w:delInstrText>、</w:delInstrText>
          </w:r>
          <w:r w:rsidR="000E3138" w:rsidDel="007C76EF">
            <w:delInstrText>Intuition</w:delInstrText>
          </w:r>
          <w:r w:rsidR="000E3138" w:rsidDel="007C76EF">
            <w:rPr>
              <w:rFonts w:hint="eastAsia"/>
            </w:rPr>
            <w:delInstrText>、</w:delInstrText>
          </w:r>
          <w:r w:rsidR="000E3138" w:rsidDel="007C76EF">
            <w:delInstrText>Rationality</w:delInstrText>
          </w:r>
          <w:r w:rsidR="000E3138" w:rsidDel="007C76EF">
            <w:rPr>
              <w:rFonts w:hint="eastAsia"/>
            </w:rPr>
            <w:delInstrText>、</w:delInstrText>
          </w:r>
          <w:r w:rsidR="000E3138" w:rsidDel="007C76EF">
            <w:del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delInstrText>
          </w:r>
          <w:r w:rsidR="000E3138" w:rsidDel="007C76EF">
            <w:rPr>
              <w:rFonts w:ascii="Apple Color Emoji" w:hAnsi="Apple Color Emoji" w:cs="Apple Color Emoji"/>
            </w:rPr>
            <w:delInstrText>🏷️</w:delInstrText>
          </w:r>
          <w:r w:rsidR="000E3138" w:rsidDel="007C76EF">
            <w:delInstrText xml:space="preserve"> /reading","title":"Thinking, fast and slow","author":[{"family":"Kahneman","given":"Daniel"}],"issued":{"date-parts":[["2011"]]}}}],"schema":"https://github.com/citation-style-language/schema/raw/master/csl-citation.json"} </w:delInstrText>
          </w:r>
          <w:r w:rsidR="000E3138" w:rsidRPr="00E55C5E" w:rsidDel="007C76EF">
            <w:fldChar w:fldCharType="separate"/>
          </w:r>
          <w:r w:rsidR="000E3138" w:rsidDel="007C76EF">
            <w:rPr>
              <w:noProof/>
            </w:rPr>
            <w:delText>(Evans &amp; Stanovich 2013; Kahneman 2003, 2011)</w:delText>
          </w:r>
          <w:r w:rsidR="000E3138" w:rsidRPr="00E55C5E" w:rsidDel="007C76EF">
            <w:fldChar w:fldCharType="end"/>
          </w:r>
        </w:del>
      </w:ins>
      <w:del w:id="526" w:author="Prof. LIU Ben" w:date="2026-08-29T22:31:00Z" w16du:dateUtc="2026-08-29T14:31:00Z">
        <w:r w:rsidRPr="00D2526D" w:rsidDel="007C76EF">
          <w:delText>(Evans &amp; Stanovich 2013; Kahneman 2003, 2011).</w:delText>
        </w:r>
      </w:del>
    </w:p>
    <w:p w14:paraId="32321D0D" w14:textId="3B3CAB9A" w:rsidR="005C375D" w:rsidRPr="00D2526D" w:rsidDel="007C76EF" w:rsidRDefault="005C375D" w:rsidP="00D2526D">
      <w:pPr>
        <w:pStyle w:val="Paragraph0"/>
        <w:rPr>
          <w:del w:id="527" w:author="Prof. LIU Ben" w:date="2026-08-29T22:31:00Z" w16du:dateUtc="2026-08-29T14:31:00Z"/>
        </w:rPr>
      </w:pPr>
      <w:del w:id="528" w:author="Prof. LIU Ben" w:date="2026-08-29T22:31:00Z" w16du:dateUtc="2026-08-29T14:31:00Z">
        <w:r w:rsidRPr="00D2526D" w:rsidDel="007C76EF">
          <w:delTex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delText>
        </w:r>
        <w:r w:rsidDel="007C76EF">
          <w:delText>’</w:delText>
        </w:r>
        <w:r w:rsidRPr="00D2526D" w:rsidDel="007C76EF">
          <w:delText>s time and knowledge and is thus a System 2 decision.</w:delText>
        </w:r>
      </w:del>
    </w:p>
    <w:p w14:paraId="780D29D1" w14:textId="756122AF" w:rsidR="005C375D" w:rsidRPr="00D2526D" w:rsidDel="007C76EF" w:rsidRDefault="005C375D" w:rsidP="00D2526D">
      <w:pPr>
        <w:pStyle w:val="Paragraph0"/>
        <w:rPr>
          <w:del w:id="529" w:author="Prof. LIU Ben" w:date="2026-08-29T22:31:00Z" w16du:dateUtc="2026-08-29T14:31:00Z"/>
        </w:rPr>
      </w:pPr>
      <w:del w:id="530" w:author="Prof. LIU Ben" w:date="2026-08-29T22:31:00Z" w16du:dateUtc="2026-08-29T14:31:00Z">
        <w:r w:rsidRPr="00D2526D" w:rsidDel="007C76EF">
          <w:delText xml:space="preserve">This classification yields a single organizing principle, which we label the </w:delText>
        </w:r>
        <w:r w:rsidDel="007C76EF">
          <w:delText>“</w:delText>
        </w:r>
        <w:r w:rsidRPr="00D2526D" w:rsidDel="007C76EF">
          <w:delText>same-level</w:delText>
        </w:r>
        <w:r w:rsidDel="007C76EF">
          <w:delText>”</w:delText>
        </w:r>
        <w:r w:rsidRPr="00D2526D" w:rsidDel="007C76EF">
          <w:delTex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 they are tests the account must pass.</w:delText>
        </w:r>
      </w:del>
    </w:p>
    <w:p w14:paraId="2B110391" w14:textId="67CAC39C" w:rsidR="005C375D" w:rsidRPr="00D2526D" w:rsidDel="007C76EF" w:rsidRDefault="005C375D" w:rsidP="00224C3C">
      <w:pPr>
        <w:pStyle w:val="Paragraph0"/>
        <w:rPr>
          <w:del w:id="531" w:author="Prof. LIU Ben" w:date="2026-08-29T22:31:00Z" w16du:dateUtc="2026-08-29T14:31:00Z"/>
        </w:rPr>
      </w:pPr>
      <w:del w:id="532" w:author="Prof. LIU Ben" w:date="2026-08-29T22:31:00Z" w16du:dateUtc="2026-08-29T14:31:00Z">
        <w:r w:rsidRPr="00D2526D" w:rsidDel="007C76EF">
          <w:delText xml:space="preserve">The remainder of this section develops six hypotheses from this principle. Figure </w:delText>
        </w:r>
      </w:del>
      <w:ins w:id="533" w:author="Dylan CHEN" w:date="2026-08-27T15:29:00Z" w16du:dateUtc="2026-08-27T07:29:00Z">
        <w:del w:id="534" w:author="Prof. LIU Ben" w:date="2026-08-29T22:31:00Z" w16du:dateUtc="2026-08-29T14:31:00Z">
          <w:r w:rsidR="001C20E5" w:rsidDel="007C76EF">
            <w:rPr>
              <w:rFonts w:hint="eastAsia"/>
            </w:rPr>
            <w:delText>2</w:delText>
          </w:r>
        </w:del>
      </w:ins>
      <w:del w:id="535" w:author="Prof. LIU Ben" w:date="2026-08-29T22:31:00Z" w16du:dateUtc="2026-08-29T14:31:00Z">
        <w:r w:rsidRPr="00D2526D" w:rsidDel="007C76EF">
          <w:delText xml:space="preserve">3 arranges them, with the three signals down the rows and the two decisions across the columns. </w:delText>
        </w:r>
      </w:del>
    </w:p>
    <w:p w14:paraId="47E31CA7" w14:textId="042D48C4" w:rsidR="00C76F53" w:rsidRPr="00015210" w:rsidRDefault="00BE1845" w:rsidP="00C76F53">
      <w:pPr>
        <w:jc w:val="center"/>
      </w:pPr>
      <w:r>
        <w:rPr>
          <w:noProof/>
        </w:rPr>
        <w:drawing>
          <wp:inline distT="0" distB="0" distL="0" distR="0" wp14:anchorId="5E813B38" wp14:editId="610AB307">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6EDA490C" w:rsidR="004E34BE" w:rsidRPr="00015210" w:rsidRDefault="00C76F53" w:rsidP="00D2526D">
      <w:pPr>
        <w:pStyle w:val="TableFiguretitle"/>
      </w:pPr>
      <w:r w:rsidRPr="00015210">
        <w:t xml:space="preserve">Figure </w:t>
      </w:r>
      <w:ins w:id="536" w:author="Dylan CHEN" w:date="2026-08-27T15:29:00Z" w16du:dateUtc="2026-08-27T07:29:00Z">
        <w:r w:rsidR="001C20E5">
          <w:rPr>
            <w:rFonts w:hint="eastAsia"/>
          </w:rPr>
          <w:t>2</w:t>
        </w:r>
      </w:ins>
      <w:del w:id="537" w:author="Dylan CHEN" w:date="2026-08-27T15:29:00Z" w16du:dateUtc="2026-08-27T07:29:00Z">
        <w:r w:rsidR="00270DFC" w:rsidDel="001C20E5">
          <w:delText>3</w:delText>
        </w:r>
      </w:del>
      <w:r w:rsidRPr="00015210">
        <w:t xml:space="preserve">. Conceptual </w:t>
      </w:r>
      <w:r w:rsidR="002B3B5F" w:rsidRPr="00015210">
        <w:t>f</w:t>
      </w:r>
      <w:r w:rsidRPr="00015210">
        <w:t>ramework</w:t>
      </w:r>
      <w:bookmarkStart w:id="538"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7C76EF" w:rsidRDefault="007C76EF">
      <w:pPr>
        <w:pStyle w:val="Paragraph0"/>
        <w:rPr>
          <w:ins w:id="539" w:author="Prof. LIU Ben" w:date="2026-08-29T22:32:00Z" w16du:dateUtc="2026-08-29T14:32:00Z"/>
          <w:rPrChange w:id="540" w:author="Prof. LIU Ben" w:date="2026-08-29T22:32:00Z" w16du:dateUtc="2026-08-29T14:32:00Z">
            <w:rPr>
              <w:ins w:id="541" w:author="Prof. LIU Ben" w:date="2026-08-29T22:32:00Z" w16du:dateUtc="2026-08-29T14:32:00Z"/>
              <w:color w:val="000000"/>
            </w:rPr>
          </w:rPrChange>
        </w:rPr>
        <w:pPrChange w:id="542" w:author="Prof. LIU Ben" w:date="2026-08-29T22:32:00Z" w16du:dateUtc="2026-08-29T14:32:00Z">
          <w:pPr>
            <w:spacing w:before="100" w:beforeAutospacing="1" w:after="100" w:afterAutospacing="1"/>
          </w:pPr>
        </w:pPrChange>
      </w:pPr>
      <w:ins w:id="543" w:author="Prof. LIU Ben" w:date="2026-08-29T22:32:00Z" w16du:dateUtc="2026-08-29T14:32:00Z">
        <w:r w:rsidRPr="007C76EF">
          <w:rPr>
            <w:rPrChange w:id="544" w:author="Prof. LIU Ben" w:date="2026-08-29T22:32:00Z" w16du:dateUtc="2026-08-29T14:32:00Z">
              <w:rPr>
                <w:color w:val="000000"/>
              </w:rPr>
            </w:rPrChange>
          </w:rPr>
          <w:t>The AI label can shape entry because it is available before any content is read. We argue that the label leads the answerer to appraise the AI, and that a “weak-competitor” appraisal strengthens the incentive to enter.</w:t>
        </w:r>
      </w:ins>
    </w:p>
    <w:p w14:paraId="05A38292" w14:textId="01A3FB3D" w:rsidR="007C76EF" w:rsidRPr="007C76EF" w:rsidRDefault="007C76EF">
      <w:pPr>
        <w:pStyle w:val="Paragraph0"/>
        <w:rPr>
          <w:ins w:id="545" w:author="Prof. LIU Ben" w:date="2026-08-29T22:32:00Z" w16du:dateUtc="2026-08-29T14:32:00Z"/>
          <w:rPrChange w:id="546" w:author="Prof. LIU Ben" w:date="2026-08-29T22:32:00Z" w16du:dateUtc="2026-08-29T14:32:00Z">
            <w:rPr>
              <w:ins w:id="547" w:author="Prof. LIU Ben" w:date="2026-08-29T22:32:00Z" w16du:dateUtc="2026-08-29T14:32:00Z"/>
              <w:color w:val="000000"/>
            </w:rPr>
          </w:rPrChange>
        </w:rPr>
        <w:pPrChange w:id="548" w:author="Prof. LIU Ben" w:date="2026-08-29T22:32:00Z" w16du:dateUtc="2026-08-29T14:32:00Z">
          <w:pPr>
            <w:spacing w:before="100" w:beforeAutospacing="1" w:after="100" w:afterAutospacing="1"/>
          </w:pPr>
        </w:pPrChange>
      </w:pPr>
      <w:ins w:id="549" w:author="Prof. LIU Ben" w:date="2026-08-29T22:32:00Z" w16du:dateUtc="2026-08-29T14:32:00Z">
        <w:r w:rsidRPr="007C76EF">
          <w:rPr>
            <w:rPrChange w:id="550" w:author="Prof. LIU Ben" w:date="2026-08-29T22:32:00Z" w16du:dateUtc="2026-08-29T14:32:00Z">
              <w:rPr>
                <w:color w:val="000000"/>
              </w:rPr>
            </w:rPrChange>
          </w:rPr>
          <w:t>Noticing a simple visual marker is enough to know that the answer came from the platform’s AI system. System 1 then judges the competitor</w:t>
        </w:r>
      </w:ins>
      <w:ins w:id="551" w:author="Prof. LIU Ben" w:date="2026-08-29T22:33:00Z" w16du:dateUtc="2026-08-29T14:33:00Z">
        <w:r>
          <w:t>’</w:t>
        </w:r>
      </w:ins>
      <w:ins w:id="552" w:author="Prof. LIU Ben" w:date="2026-08-29T22:32:00Z" w16du:dateUtc="2026-08-29T14:32:00Z">
        <w:r w:rsidRPr="007C76EF">
          <w:rPr>
            <w:rPrChange w:id="553" w:author="Prof. LIU Ben" w:date="2026-08-29T22:32:00Z" w16du:dateUtc="2026-08-29T14:32:00Z">
              <w:rPr>
                <w:color w:val="000000"/>
              </w:rPr>
            </w:rPrChange>
          </w:rPr>
          <w:t>s capability through the availability heuristic, so the judgment rests on whatever beliefs about machine-generated answers come to mind most readily (Tversky &amp; Kahneman 1973). AI</w:t>
        </w:r>
      </w:ins>
      <w:ins w:id="554" w:author="Prof. LIU Ben" w:date="2026-08-29T22:33:00Z" w16du:dateUtc="2026-08-29T14:33:00Z">
        <w:r>
          <w:t>’</w:t>
        </w:r>
      </w:ins>
      <w:ins w:id="555" w:author="Prof. LIU Ben" w:date="2026-08-29T22:32:00Z" w16du:dateUtc="2026-08-29T14:32:00Z">
        <w:r w:rsidRPr="007C76EF">
          <w:rPr>
            <w:rPrChange w:id="556" w:author="Prof. LIU Ben" w:date="2026-08-29T22:32:00Z" w16du:dateUtc="2026-08-29T14:32:00Z">
              <w:rPr>
                <w:color w:val="000000"/>
              </w:rPr>
            </w:rPrChange>
          </w:rPr>
          <w:t>s capability may change over time, but in the early period of GenAI during which our study was conducted, two beliefs are relevant.</w:t>
        </w:r>
      </w:ins>
    </w:p>
    <w:p w14:paraId="3AAD3381" w14:textId="5A381358" w:rsidR="007C76EF" w:rsidRPr="007C76EF" w:rsidRDefault="007C76EF">
      <w:pPr>
        <w:pStyle w:val="Paragraph0"/>
        <w:rPr>
          <w:ins w:id="557" w:author="Prof. LIU Ben" w:date="2026-08-29T22:32:00Z" w16du:dateUtc="2026-08-29T14:32:00Z"/>
          <w:rPrChange w:id="558" w:author="Prof. LIU Ben" w:date="2026-08-29T22:32:00Z" w16du:dateUtc="2026-08-29T14:32:00Z">
            <w:rPr>
              <w:ins w:id="559" w:author="Prof. LIU Ben" w:date="2026-08-29T22:32:00Z" w16du:dateUtc="2026-08-29T14:32:00Z"/>
              <w:color w:val="000000"/>
            </w:rPr>
          </w:rPrChange>
        </w:rPr>
        <w:pPrChange w:id="560" w:author="Prof. LIU Ben" w:date="2026-08-29T22:36:00Z" w16du:dateUtc="2026-08-29T14:36:00Z">
          <w:pPr>
            <w:spacing w:before="100" w:beforeAutospacing="1" w:after="100" w:afterAutospacing="1"/>
          </w:pPr>
        </w:pPrChange>
      </w:pPr>
      <w:commentRangeStart w:id="561"/>
      <w:ins w:id="562" w:author="Prof. LIU Ben" w:date="2026-08-29T22:32:00Z" w16du:dateUtc="2026-08-29T14:32:00Z">
        <w:r w:rsidRPr="007C76EF">
          <w:rPr>
            <w:rPrChange w:id="563" w:author="Prof. LIU Ben" w:date="2026-08-29T22:32:00Z" w16du:dateUtc="2026-08-29T14:32:00Z">
              <w:rPr>
                <w:color w:val="000000"/>
              </w:rPr>
            </w:rPrChange>
          </w:rPr>
          <w:t xml:space="preserve">The first belief is a general impression that generative text is bland and formulaic, a quality that popular discussion captures with the phrase </w:t>
        </w:r>
      </w:ins>
      <w:ins w:id="564" w:author="Prof. LIU Ben" w:date="2026-08-29T22:33:00Z" w16du:dateUtc="2026-08-29T14:33:00Z">
        <w:r>
          <w:t>“</w:t>
        </w:r>
      </w:ins>
      <w:ins w:id="565" w:author="Prof. LIU Ben" w:date="2026-08-29T22:32:00Z" w16du:dateUtc="2026-08-29T14:32:00Z">
        <w:r w:rsidRPr="007C76EF">
          <w:rPr>
            <w:rPrChange w:id="566" w:author="Prof. LIU Ben" w:date="2026-08-29T22:32:00Z" w16du:dateUtc="2026-08-29T14:32:00Z">
              <w:rPr>
                <w:color w:val="000000"/>
              </w:rPr>
            </w:rPrChange>
          </w:rPr>
          <w:t>AI slop</w:t>
        </w:r>
      </w:ins>
      <w:ins w:id="567" w:author="Prof. LIU Ben" w:date="2026-08-29T22:35:00Z" w16du:dateUtc="2026-08-29T14:35:00Z">
        <w:r>
          <w:t>,</w:t>
        </w:r>
      </w:ins>
      <w:ins w:id="568" w:author="Prof. LIU Ben" w:date="2026-08-29T22:33:00Z" w16du:dateUtc="2026-08-29T14:33:00Z">
        <w:r>
          <w:t>”</w:t>
        </w:r>
      </w:ins>
      <w:ins w:id="569" w:author="Prof. LIU Ben" w:date="2026-08-29T22:32:00Z" w16du:dateUtc="2026-08-29T14:32:00Z">
        <w:r w:rsidRPr="007C76EF">
          <w:rPr>
            <w:rPrChange w:id="570" w:author="Prof. LIU Ben" w:date="2026-08-29T22:32:00Z" w16du:dateUtc="2026-08-29T14:32:00Z">
              <w:rPr>
                <w:color w:val="000000"/>
              </w:rPr>
            </w:rPrChange>
          </w:rPr>
          <w:t xml:space="preserve"> </w:t>
        </w:r>
      </w:ins>
      <w:ins w:id="571" w:author="Prof. LIU Ben" w:date="2026-08-29T22:35:00Z" w16du:dateUtc="2026-08-29T14:35:00Z">
        <w:r>
          <w:t xml:space="preserve">which means </w:t>
        </w:r>
      </w:ins>
      <w:ins w:id="572" w:author="Prof. LIU Ben" w:date="2026-08-29T22:32:00Z" w16du:dateUtc="2026-08-29T14:32:00Z">
        <w:r w:rsidRPr="007C76EF">
          <w:rPr>
            <w:rPrChange w:id="573" w:author="Prof. LIU Ben" w:date="2026-08-29T22:32:00Z" w16du:dateUtc="2026-08-29T14:32:00Z">
              <w:rPr>
                <w:color w:val="000000"/>
              </w:rPr>
            </w:rPrChange>
          </w:rPr>
          <w:t>the output follows a predictable template rather than saying anything sharp or particular.</w:t>
        </w:r>
      </w:ins>
      <w:commentRangeEnd w:id="561"/>
      <w:r>
        <w:rPr>
          <w:rStyle w:val="CommentReference"/>
          <w:sz w:val="24"/>
        </w:rPr>
        <w:commentReference w:id="561"/>
      </w:r>
      <w:ins w:id="574" w:author="Prof. LIU Ben" w:date="2026-08-29T22:36:00Z" w16du:dateUtc="2026-08-29T14:36:00Z">
        <w:r>
          <w:t xml:space="preserve"> </w:t>
        </w:r>
      </w:ins>
      <w:ins w:id="575" w:author="Prof. LIU Ben" w:date="2026-08-29T22:32:00Z" w16du:dateUtc="2026-08-29T14:32:00Z">
        <w:r w:rsidRPr="007C76EF">
          <w:rPr>
            <w:rPrChange w:id="576" w:author="Prof. LIU Ben" w:date="2026-08-29T22:32:00Z" w16du:dateUtc="2026-08-29T14:32:00Z">
              <w:rPr>
                <w:color w:val="000000"/>
              </w:rPr>
            </w:rPrChange>
          </w:rPr>
          <w:t xml:space="preserve">The second belief is specific </w:t>
        </w:r>
        <w:r w:rsidRPr="007C76EF">
          <w:rPr>
            <w:rPrChange w:id="577" w:author="Prof. LIU Ben" w:date="2026-08-29T22:32:00Z" w16du:dateUtc="2026-08-29T14:32:00Z">
              <w:rPr>
                <w:color w:val="000000"/>
              </w:rPr>
            </w:rPrChange>
          </w:rPr>
          <w:lastRenderedPageBreak/>
          <w:t>to technical Q&amp;A, and it is the one our argument rests on. Members of technical communities were openly skeptical of AI-generated answers when GenAI appeared, and their skepticism has an empirical basis. Kabir et al. (2024) report that more than half of ChatGPT</w:t>
        </w:r>
      </w:ins>
      <w:ins w:id="578" w:author="Prof. LIU Ben" w:date="2026-08-29T22:38:00Z" w16du:dateUtc="2026-08-29T14:38:00Z">
        <w:r>
          <w:t>’</w:t>
        </w:r>
      </w:ins>
      <w:ins w:id="579" w:author="Prof. LIU Ben" w:date="2026-08-29T22:32:00Z" w16du:dateUtc="2026-08-29T14:32:00Z">
        <w:r w:rsidRPr="007C76EF">
          <w:rPr>
            <w:rPrChange w:id="580" w:author="Prof. LIU Ben" w:date="2026-08-29T22:32:00Z" w16du:dateUtc="2026-08-29T14:32:00Z">
              <w:rPr>
                <w:color w:val="000000"/>
              </w:rPr>
            </w:rPrChange>
          </w:rPr>
          <w:t>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(Longoni et al. 2022).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ins>
    </w:p>
    <w:p w14:paraId="219DBDCC" w14:textId="77777777" w:rsidR="007C76EF" w:rsidRPr="007C76EF" w:rsidRDefault="007C76EF">
      <w:pPr>
        <w:pStyle w:val="Paragraph0"/>
        <w:rPr>
          <w:ins w:id="581" w:author="Prof. LIU Ben" w:date="2026-08-29T22:32:00Z" w16du:dateUtc="2026-08-29T14:32:00Z"/>
          <w:rPrChange w:id="582" w:author="Prof. LIU Ben" w:date="2026-08-29T22:32:00Z" w16du:dateUtc="2026-08-29T14:32:00Z">
            <w:rPr>
              <w:ins w:id="583" w:author="Prof. LIU Ben" w:date="2026-08-29T22:32:00Z" w16du:dateUtc="2026-08-29T14:32:00Z"/>
              <w:color w:val="000000"/>
            </w:rPr>
          </w:rPrChange>
        </w:rPr>
        <w:pPrChange w:id="584" w:author="Prof. LIU Ben" w:date="2026-08-29T22:32:00Z" w16du:dateUtc="2026-08-29T14:32:00Z">
          <w:pPr>
            <w:spacing w:before="100" w:beforeAutospacing="1" w:after="100" w:afterAutospacing="1"/>
          </w:pPr>
        </w:pPrChange>
      </w:pPr>
      <w:ins w:id="585" w:author="Prof. LIU Ben" w:date="2026-08-29T22:32:00Z" w16du:dateUtc="2026-08-29T14:32:00Z">
        <w:r w:rsidRPr="007C76EF">
          <w:rPr>
            <w:rPrChange w:id="586" w:author="Prof. LIU Ben" w:date="2026-08-29T22:32:00Z" w16du:dateUtc="2026-08-29T14:32:00Z">
              <w:rPr>
                <w:color w:val="000000"/>
              </w:rPr>
            </w:rPrChange>
          </w:rPr>
          <w:t>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provide the correct answer the AI failed to provide.</w:t>
        </w:r>
      </w:ins>
    </w:p>
    <w:p w14:paraId="67A29E6E" w14:textId="0A0A1A1A" w:rsidR="005C375D" w:rsidRPr="00D2526D" w:rsidDel="00505892" w:rsidRDefault="005C375D" w:rsidP="00D2526D">
      <w:pPr>
        <w:pStyle w:val="Paragraph0"/>
        <w:rPr>
          <w:del w:id="587" w:author="Prof. LIU Ben" w:date="2026-08-29T22:41:00Z" w16du:dateUtc="2026-08-29T14:41:00Z"/>
        </w:rPr>
      </w:pPr>
      <w:del w:id="588" w:author="Prof. LIU Ben" w:date="2026-08-29T22:41:00Z" w16du:dateUtc="2026-08-29T14:41:00Z">
        <w:r w:rsidRPr="00D2526D" w:rsidDel="00505892">
          <w:delText xml:space="preserve">The AI label can shape entry because it is available before any content is read. We would argue that the label leads the answerer to appraise the AI, and that a </w:delText>
        </w:r>
        <w:r w:rsidDel="00505892">
          <w:delText>“</w:delText>
        </w:r>
        <w:r w:rsidRPr="00D2526D" w:rsidDel="00505892">
          <w:delText>weak-competitor</w:delText>
        </w:r>
        <w:r w:rsidDel="00505892">
          <w:delText>”</w:delText>
        </w:r>
        <w:r w:rsidRPr="00D2526D" w:rsidDel="00505892">
          <w:delText xml:space="preserve"> appraisal strengthens the incentive to enter.</w:delText>
        </w:r>
      </w:del>
    </w:p>
    <w:p w14:paraId="5AAA938E" w14:textId="60C7ADA7" w:rsidR="005C375D" w:rsidDel="00505892" w:rsidRDefault="005C375D" w:rsidP="005C375D">
      <w:pPr>
        <w:pStyle w:val="Paragraph0"/>
        <w:rPr>
          <w:del w:id="589" w:author="Prof. LIU Ben" w:date="2026-08-29T22:41:00Z" w16du:dateUtc="2026-08-29T14:41:00Z"/>
        </w:rPr>
      </w:pPr>
      <w:del w:id="590" w:author="Prof. LIU Ben" w:date="2026-08-29T22:41:00Z" w16du:dateUtc="2026-08-29T14:41:00Z">
        <w:r w:rsidRPr="00D2526D" w:rsidDel="00505892">
          <w:delText>Noticing a simple visual marker is enough to know that the answer came from the platform</w:delText>
        </w:r>
        <w:r w:rsidDel="00505892">
          <w:delText>’</w:delText>
        </w:r>
        <w:r w:rsidRPr="00D2526D" w:rsidDel="00505892">
          <w:delText>s AI system. System 1 then judges the competitor</w:delText>
        </w:r>
        <w:r w:rsidDel="00505892">
          <w:delText>’</w:delText>
        </w:r>
        <w:r w:rsidRPr="00D2526D" w:rsidDel="00505892">
          <w:delText xml:space="preserve">s capability through the availability heuristic, so the judgment rests on whatever beliefs about machine-generated answers come to mind most readily </w:delText>
        </w:r>
      </w:del>
      <w:ins w:id="591" w:author="Dylan CHEN" w:date="2026-08-28T23:17:00Z" w16du:dateUtc="2026-08-28T15:17:00Z">
        <w:del w:id="592" w:author="Prof. LIU Ben" w:date="2026-08-29T22:41:00Z" w16du:dateUtc="2026-08-29T14:41:00Z">
          <w:r w:rsidR="00C454A0" w:rsidRPr="00E55C5E" w:rsidDel="00505892">
            <w:fldChar w:fldCharType="begin"/>
          </w:r>
          <w:r w:rsidR="00C454A0" w:rsidDel="00505892">
            <w:del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delInstrText>
          </w:r>
          <w:r w:rsidR="00C454A0" w:rsidDel="00505892">
            <w:rPr>
              <w:rFonts w:ascii="Apple Color Emoji" w:hAnsi="Apple Color Emoji" w:cs="Apple Color Emoji"/>
            </w:rPr>
            <w:delInstrText>🏷️</w:delInstrText>
          </w:r>
          <w:r w:rsidR="00C454A0" w:rsidDel="00505892">
            <w:del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delInstrText>
          </w:r>
          <w:r w:rsidR="00C454A0" w:rsidRPr="00E55C5E" w:rsidDel="00505892">
            <w:fldChar w:fldCharType="separate"/>
          </w:r>
          <w:r w:rsidR="00C454A0" w:rsidDel="00505892">
            <w:rPr>
              <w:noProof/>
            </w:rPr>
            <w:delText>(Tversky &amp; Kahneman 1973)</w:delText>
          </w:r>
          <w:r w:rsidR="00C454A0" w:rsidRPr="00E55C5E" w:rsidDel="00505892">
            <w:fldChar w:fldCharType="end"/>
          </w:r>
        </w:del>
      </w:ins>
      <w:del w:id="593" w:author="Prof. LIU Ben" w:date="2026-08-29T22:41:00Z" w16du:dateUtc="2026-08-29T14:41:00Z">
        <w:r w:rsidRPr="00D2526D" w:rsidDel="00505892">
          <w:delText>(Tversky &amp; Kahneman 1973). AI</w:delText>
        </w:r>
        <w:r w:rsidDel="00505892">
          <w:delText>’</w:delText>
        </w:r>
        <w:r w:rsidRPr="00D2526D" w:rsidDel="00505892">
          <w:delText xml:space="preserve">s capability may change over time, but in the early period of </w:delText>
        </w:r>
        <w:r w:rsidDel="00505892">
          <w:rPr>
            <w:rFonts w:hint="eastAsia"/>
          </w:rPr>
          <w:delText>Gen</w:delText>
        </w:r>
        <w:r w:rsidRPr="00D2526D" w:rsidDel="00505892">
          <w:delText xml:space="preserve">AI during which our study was conducted, two beliefs are relevant. </w:delText>
        </w:r>
      </w:del>
    </w:p>
    <w:p w14:paraId="59D9F3CF" w14:textId="6E3F293E" w:rsidR="005C375D" w:rsidRPr="00015210" w:rsidDel="00505892" w:rsidRDefault="005C375D" w:rsidP="005C375D">
      <w:pPr>
        <w:pStyle w:val="Paragraph0"/>
        <w:rPr>
          <w:del w:id="594" w:author="Prof. LIU Ben" w:date="2026-08-29T22:41:00Z" w16du:dateUtc="2026-08-29T14:41:00Z"/>
        </w:rPr>
      </w:pPr>
      <w:del w:id="595" w:author="Prof. LIU Ben" w:date="2026-08-29T22:41:00Z" w16du:dateUtc="2026-08-29T14:41:00Z">
        <w:r w:rsidRPr="00015210" w:rsidDel="00505892">
          <w:delTex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delText>
        </w:r>
        <w:r w:rsidRPr="00015210" w:rsidDel="00505892">
          <w:fldChar w:fldCharType="begin"/>
        </w:r>
        <w:r w:rsidRPr="00015210" w:rsidDel="00505892">
          <w:del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delInstrText>
        </w:r>
        <w:r w:rsidRPr="00015210" w:rsidDel="00505892">
          <w:rPr>
            <w:rFonts w:ascii="Apple Color Emoji" w:hAnsi="Apple Color Emoji" w:cs="Apple Color Emoji"/>
          </w:rPr>
          <w:delInstrText>📊</w:delInstrText>
        </w:r>
        <w:r w:rsidRPr="00015210" w:rsidDel="00505892">
          <w:delInstrText>","collection-title":"C&amp;amp;C '24","container-title":"Proceedings of the 16th Conference on Creativity &amp; Cognition","DOI":"10.1145/3635636.3656204","ISBN":"979-8-4007-0485-7","language":"en","note":"</w:delInstrText>
        </w:r>
        <w:r w:rsidRPr="00015210" w:rsidDel="00505892">
          <w:rPr>
            <w:rFonts w:ascii="Apple Color Emoji" w:hAnsi="Apple Color Emoji" w:cs="Apple Color Emoji"/>
          </w:rPr>
          <w:delInstrText>🏷️</w:delInstrText>
        </w:r>
        <w:r w:rsidRPr="00015210" w:rsidDel="00505892">
          <w:del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delInstrText>
        </w:r>
        <w:r w:rsidRPr="00015210" w:rsidDel="00505892">
          <w:rPr>
            <w:rFonts w:ascii="Apple Color Emoji" w:hAnsi="Apple Color Emoji" w:cs="Apple Color Emoji"/>
          </w:rPr>
          <w:delInstrText>📊</w:delInstrText>
        </w:r>
        <w:r w:rsidRPr="00015210" w:rsidDel="00505892">
          <w:delInstrText>","call-number":"1","container-title":"Science Advances","DOI":"10.1126/sciadv.adn5290","issue":"28","language":"en","note":"</w:delInstrText>
        </w:r>
        <w:r w:rsidRPr="00015210" w:rsidDel="00505892">
          <w:rPr>
            <w:rFonts w:ascii="Apple Color Emoji" w:hAnsi="Apple Color Emoji" w:cs="Apple Color Emoji"/>
          </w:rPr>
          <w:delInstrText>🏷️</w:delInstrText>
        </w:r>
        <w:r w:rsidRPr="00015210" w:rsidDel="00505892">
          <w:del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delInstrText>
        </w:r>
        <w:r w:rsidRPr="00015210" w:rsidDel="00505892">
          <w:fldChar w:fldCharType="separate"/>
        </w:r>
        <w:r w:rsidRPr="00015210" w:rsidDel="00505892">
          <w:delText>(Anderson et al. 2024; Doshi &amp; Hauser 2024)</w:delText>
        </w:r>
        <w:r w:rsidRPr="00015210" w:rsidDel="00505892">
          <w:fldChar w:fldCharType="end"/>
        </w:r>
        <w:r w:rsidRPr="00015210" w:rsidDel="00505892">
          <w:delText>. The sense conveyed by “AI slop” is thus that the output follows a predictable template rather than saying anything sharp or particular.</w:delText>
        </w:r>
        <w:r w:rsidRPr="00015210" w:rsidDel="00505892">
          <w:rPr>
            <w:rStyle w:val="FootnoteReference"/>
            <w:color w:val="000000"/>
            <w:sz w:val="22"/>
          </w:rPr>
          <w:footnoteReference w:id="2"/>
        </w:r>
      </w:del>
    </w:p>
    <w:p w14:paraId="20AE6742" w14:textId="28B7D1AD" w:rsidR="005C375D" w:rsidRPr="00D2526D" w:rsidDel="00505892" w:rsidRDefault="005C375D" w:rsidP="00D2526D">
      <w:pPr>
        <w:pStyle w:val="Paragraph0"/>
        <w:rPr>
          <w:del w:id="601" w:author="Prof. LIU Ben" w:date="2026-08-29T22:41:00Z" w16du:dateUtc="2026-08-29T14:41:00Z"/>
        </w:rPr>
      </w:pPr>
      <w:del w:id="602" w:author="Prof. LIU Ben" w:date="2026-08-29T22:41:00Z" w16du:dateUtc="2026-08-29T14:41:00Z">
        <w:r w:rsidRPr="00D2526D" w:rsidDel="00505892">
          <w:delText xml:space="preserve">The second belief is specific to technical Q&amp;A, and it is the one our argument rests on. Members of technical communities were openly skeptical of AI-generated answers when </w:delText>
        </w:r>
        <w:r w:rsidDel="00505892">
          <w:rPr>
            <w:rFonts w:hint="eastAsia"/>
          </w:rPr>
          <w:delText>Gen</w:delText>
        </w:r>
        <w:r w:rsidRPr="00D2526D" w:rsidDel="00505892">
          <w:delText>AI appeared, and their skepticism has an empirical basis</w:delText>
        </w:r>
        <w:r w:rsidDel="00505892">
          <w:rPr>
            <w:rFonts w:hint="eastAsia"/>
          </w:rPr>
          <w:delText xml:space="preserve">. </w:delText>
        </w:r>
      </w:del>
      <w:ins w:id="603" w:author="Dylan CHEN" w:date="2026-08-28T23:17:00Z" w16du:dateUtc="2026-08-28T15:17:00Z">
        <w:del w:id="604" w:author="Prof. LIU Ben" w:date="2026-08-29T22:41:00Z" w16du:dateUtc="2026-08-29T14:41:00Z">
          <w:r w:rsidR="00C454A0" w:rsidRPr="00E55C5E" w:rsidDel="00505892">
            <w:rPr>
              <w:color w:val="000000"/>
            </w:rPr>
            <w:fldChar w:fldCharType="begin"/>
          </w:r>
          <w:r w:rsidR="00C454A0" w:rsidRPr="00E55C5E" w:rsidDel="00505892">
            <w:rPr>
              <w:color w:val="000000"/>
            </w:rPr>
            <w:del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","collection-title":"CHI '24","container-title":"Proceedings of the 2024 CHI Conference on Human Factors in Computing Systems","DOI":"10.1145/3613904.3642596","ISBN":"979-8-4007-0330-0","language":"en","note":"</w:delInstrText>
          </w:r>
          <w:r w:rsidR="00C454A0" w:rsidRPr="00E55C5E" w:rsidDel="00505892">
            <w:rPr>
              <w:rFonts w:ascii="Apple Color Emoji" w:hAnsi="Apple Color Emoji" w:cs="Apple Color Emoji"/>
              <w:color w:val="000000"/>
            </w:rPr>
            <w:delInstrText>🏷️</w:delInstrText>
          </w:r>
          <w:r w:rsidR="00C454A0" w:rsidRPr="00E55C5E" w:rsidDel="00505892">
            <w:rPr>
              <w:color w:val="000000"/>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00C454A0" w:rsidRPr="00E55C5E" w:rsidDel="00505892">
            <w:rPr>
              <w:color w:val="000000"/>
            </w:rPr>
            <w:fldChar w:fldCharType="separate"/>
          </w:r>
          <w:r w:rsidR="00C454A0" w:rsidRPr="00E55C5E" w:rsidDel="00505892">
            <w:rPr>
              <w:noProof/>
              <w:color w:val="000000"/>
            </w:rPr>
            <w:delText>Kabir et al. (2024)</w:delText>
          </w:r>
          <w:r w:rsidR="00C454A0" w:rsidRPr="00E55C5E" w:rsidDel="00505892">
            <w:rPr>
              <w:color w:val="000000"/>
            </w:rPr>
            <w:fldChar w:fldCharType="end"/>
          </w:r>
        </w:del>
      </w:ins>
      <w:del w:id="605" w:author="Prof. LIU Ben" w:date="2026-08-29T22:41:00Z" w16du:dateUtc="2026-08-29T14:41:00Z">
        <w:r w:rsidRPr="00D2526D" w:rsidDel="00505892">
          <w:delText>Kabir et al. (2024) report that more than half of ChatGPT</w:delText>
        </w:r>
        <w:r w:rsidDel="00505892">
          <w:delText>’</w:delText>
        </w:r>
        <w:r w:rsidRPr="00D2526D" w:rsidDel="00505892">
          <w:delText>s answers to Stack Overflow questions contain incorrect information, that these answers are considerably more verbose than human answers, and that readers miss the errors in a substantial share of cases, which is why Stack Overflow banned AI-generated answers.</w:delText>
        </w:r>
        <w:r w:rsidDel="00505892">
          <w:rPr>
            <w:rFonts w:hint="eastAsia"/>
          </w:rPr>
          <w:delText xml:space="preserve"> </w:delText>
        </w:r>
        <w:r w:rsidRPr="00015210" w:rsidDel="00505892">
          <w:delText>Disclosure compounds the effect, since information is judged less accurate when it is identified as machine-</w:delText>
        </w:r>
        <w:r w:rsidRPr="00015210" w:rsidDel="00505892">
          <w:rPr>
            <w:color w:val="000000"/>
          </w:rPr>
          <w:delText xml:space="preserve">generated </w:delText>
        </w:r>
        <w:r w:rsidRPr="00015210" w:rsidDel="00505892">
          <w:rPr>
            <w:color w:val="000000"/>
          </w:rPr>
          <w:fldChar w:fldCharType="begin"/>
        </w:r>
        <w:r w:rsidRPr="00015210" w:rsidDel="00505892">
          <w:rPr>
            <w:color w:val="000000"/>
          </w:rPr>
          <w:del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delInstrText>
        </w:r>
        <w:r w:rsidRPr="00015210" w:rsidDel="00505892">
          <w:rPr>
            <w:rFonts w:ascii="Apple Color Emoji" w:hAnsi="Apple Color Emoji" w:cs="Apple Color Emoji"/>
            <w:color w:val="000000"/>
          </w:rPr>
          <w:delInstrText>📊</w:delInstrText>
        </w:r>
        <w:r w:rsidRPr="00015210" w:rsidDel="00505892">
          <w:rPr>
            <w:color w:val="000000"/>
          </w:rPr>
          <w:delInstrText>","collection-title":"FAccT '22","container-title":"Proceedings of the 2022 ACM Conference on Fairness, Accountability, and Transparency","DOI":"10.1145/3531146.3533077","ISBN":"978-1-4503-9352-2","language":"en","note":"</w:delInstrText>
        </w:r>
        <w:r w:rsidRPr="00015210" w:rsidDel="00505892">
          <w:rPr>
            <w:rFonts w:ascii="Apple Color Emoji" w:hAnsi="Apple Color Emoji" w:cs="Apple Color Emoji"/>
            <w:color w:val="000000"/>
          </w:rPr>
          <w:delInstrText>🏷️</w:delInstrText>
        </w:r>
        <w:r w:rsidRPr="00015210" w:rsidDel="00505892">
          <w:rPr>
            <w:color w:val="000000"/>
          </w:rPr>
          <w:del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delInstrText>
        </w:r>
        <w:r w:rsidRPr="00015210" w:rsidDel="00505892">
          <w:rPr>
            <w:color w:val="000000"/>
          </w:rPr>
          <w:fldChar w:fldCharType="separate"/>
        </w:r>
        <w:r w:rsidRPr="00015210" w:rsidDel="00505892">
          <w:rPr>
            <w:color w:val="000000"/>
          </w:rPr>
          <w:delText>(Longoni et al. 2022)</w:delText>
        </w:r>
        <w:r w:rsidRPr="00015210" w:rsidDel="00505892">
          <w:rPr>
            <w:color w:val="000000"/>
          </w:rPr>
          <w:fldChar w:fldCharType="end"/>
        </w:r>
        <w:r w:rsidRPr="00015210" w:rsidDel="00505892">
          <w:delTex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delText>
        </w:r>
      </w:del>
    </w:p>
    <w:p w14:paraId="234BE507" w14:textId="1A1AA002" w:rsidR="005C375D" w:rsidRPr="00D2526D" w:rsidDel="00505892" w:rsidRDefault="005C375D" w:rsidP="00D2526D">
      <w:pPr>
        <w:pStyle w:val="Paragraph0"/>
        <w:rPr>
          <w:del w:id="606" w:author="Prof. LIU Ben" w:date="2026-08-29T22:41:00Z" w16du:dateUtc="2026-08-29T14:41:00Z"/>
        </w:rPr>
      </w:pPr>
      <w:del w:id="607" w:author="Prof. LIU Ben" w:date="2026-08-29T22:41:00Z" w16du:dateUtc="2026-08-29T14:41:00Z">
        <w:r w:rsidRPr="00D2526D" w:rsidDel="00505892">
          <w:delTex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delText>
        </w:r>
      </w:del>
      <w:ins w:id="608" w:author="Dylan CHEN" w:date="2026-08-28T23:18:00Z" w16du:dateUtc="2026-08-28T15:18:00Z">
        <w:del w:id="609" w:author="Prof. LIU Ben" w:date="2026-08-29T22:41:00Z" w16du:dateUtc="2026-08-29T14:41:00Z">
          <w:r w:rsidR="00C454A0" w:rsidRPr="00E55C5E" w:rsidDel="00505892">
            <w:fldChar w:fldCharType="begin"/>
          </w:r>
          <w:r w:rsidR="00C454A0" w:rsidDel="00505892">
            <w:del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delInstrText>
          </w:r>
          <w:r w:rsidR="00C454A0" w:rsidDel="00505892">
            <w:rPr>
              <w:rFonts w:hint="eastAsia"/>
            </w:rPr>
            <w:delInstrText>hree factors: relative scale, rival's attack volume, and rival's capability to contest. Our results provide a new avenue for studying competitors and the relationship between competitor analysis and interfirm rivalry.</w:delInstrText>
          </w:r>
          <w:r w:rsidR="00C454A0" w:rsidDel="00505892">
            <w:rPr>
              <w:rFonts w:hint="eastAsia"/>
            </w:rPr>
            <w:delInstrText>本文研究竞争紧张度，即目标企业与其特定竞争对手之间的紧张关系，这种紧张关系可能导致目标企业采取行动对抗竞争对手。基于认知</w:delInstrText>
          </w:r>
          <w:r w:rsidR="00C454A0" w:rsidDel="00505892">
            <w:rPr>
              <w:rFonts w:hint="eastAsia"/>
            </w:rPr>
            <w:delInstrText>-</w:delInstrText>
          </w:r>
          <w:r w:rsidR="00C454A0" w:rsidDel="00505892">
            <w:rPr>
              <w:rFonts w:hint="eastAsia"/>
            </w:rPr>
            <w:delInstrText>动机</w:delInstrText>
          </w:r>
          <w:r w:rsidR="00C454A0" w:rsidDel="00505892">
            <w:rPr>
              <w:rFonts w:hint="eastAsia"/>
            </w:rPr>
            <w:delInstrText>-</w:delInstrText>
          </w:r>
          <w:r w:rsidR="00C454A0" w:rsidDel="00505892">
            <w:rPr>
              <w:rFonts w:hint="eastAsia"/>
            </w:rPr>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00C454A0" w:rsidDel="00505892">
            <w:rPr>
              <w:rFonts w:hint="eastAsia"/>
            </w:rPr>
            <w:delInstrText xml:space="preserve">","archive_location":"491 </w:delInstrText>
          </w:r>
          <w:r w:rsidR="00C454A0" w:rsidDel="00505892">
            <w:rPr>
              <w:rFonts w:ascii="Apple Color Emoji" w:hAnsi="Apple Color Emoji" w:cs="Apple Color Emoji"/>
            </w:rPr>
            <w:delInstrText>📊</w:delInstrText>
          </w:r>
          <w:r w:rsidR="00C454A0" w:rsidDel="00505892">
            <w:rPr>
              <w:rFonts w:hint="eastAsia"/>
            </w:rPr>
            <w:delInstrText>","call-number":"1","container-title":"Academy of Management Journal","DOI"</w:delInstrText>
          </w:r>
          <w:r w:rsidR="00C454A0" w:rsidDel="00505892">
            <w:delInstrText>:"10.5465/amj.2007.24162081","ISSN":"0001-4273","issue":"1","journalAbbreviation":"AMJ","language":"en","note":"</w:delInstrText>
          </w:r>
          <w:r w:rsidR="00C454A0" w:rsidDel="00505892">
            <w:rPr>
              <w:rFonts w:ascii="Apple Color Emoji" w:hAnsi="Apple Color Emoji" w:cs="Apple Color Emoji"/>
            </w:rPr>
            <w:delInstrText>🏷️</w:delInstrText>
          </w:r>
          <w:r w:rsidR="00C454A0" w:rsidDel="00505892">
            <w:delInstrText xml:space="preserve"> /unread</w:delInstrText>
          </w:r>
          <w:r w:rsidR="00C454A0" w:rsidDel="00505892">
            <w:rPr>
              <w:rFonts w:hint="eastAsia"/>
            </w:rPr>
            <w:delInstrText>、</w:delInstrText>
          </w:r>
          <w:r w:rsidR="00C454A0" w:rsidDel="00505892">
            <w:delInstrText>COMPETITION</w:delInstrText>
          </w:r>
          <w:r w:rsidR="00C454A0" w:rsidDel="00505892">
            <w:rPr>
              <w:rFonts w:hint="eastAsia"/>
            </w:rPr>
            <w:delInstrText>、</w:delInstrText>
          </w:r>
          <w:r w:rsidR="00C454A0" w:rsidDel="00505892">
            <w:delInstrText>MANAGEMENT</w:delInstrText>
          </w:r>
          <w:r w:rsidR="00C454A0" w:rsidDel="00505892">
            <w:rPr>
              <w:rFonts w:hint="eastAsia"/>
            </w:rPr>
            <w:delInstrText>、</w:delInstrText>
          </w:r>
          <w:r w:rsidR="00C454A0" w:rsidDel="00505892">
            <w:delInstrText>BUSINESS enterprises</w:delInstrText>
          </w:r>
          <w:r w:rsidR="00C454A0" w:rsidDel="00505892">
            <w:rPr>
              <w:rFonts w:hint="eastAsia"/>
            </w:rPr>
            <w:delInstrText>、</w:delInstrText>
          </w:r>
          <w:r w:rsidR="00C454A0" w:rsidDel="00505892">
            <w:delInstrText>COMMERCE</w:delInstrText>
          </w:r>
          <w:r w:rsidR="00C454A0" w:rsidDel="00505892">
            <w:rPr>
              <w:rFonts w:hint="eastAsia"/>
            </w:rPr>
            <w:delInstrText>、</w:delInstrText>
          </w:r>
          <w:r w:rsidR="00C454A0" w:rsidDel="00505892">
            <w:delInstrText>DATA analysis</w:delInstrText>
          </w:r>
          <w:r w:rsidR="00C454A0" w:rsidDel="00505892">
            <w:rPr>
              <w:rFonts w:hint="eastAsia"/>
            </w:rPr>
            <w:delInstrText>、</w:delInstrText>
          </w:r>
          <w:r w:rsidR="00C454A0" w:rsidDel="00505892">
            <w:delInstrText>MOTIVATION (Psychology)</w:delInstrText>
          </w:r>
          <w:r w:rsidR="00C454A0" w:rsidDel="00505892">
            <w:rPr>
              <w:rFonts w:hint="eastAsia"/>
            </w:rPr>
            <w:delInstrText>、</w:delInstrText>
          </w:r>
          <w:r w:rsidR="00C454A0" w:rsidDel="00505892">
            <w:del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delInstrText>
          </w:r>
          <w:r w:rsidR="00C454A0" w:rsidDel="00505892">
            <w:rPr>
              <w:rFonts w:hint="eastAsia"/>
            </w:rPr>
            <w:delInstrText>—</w:delInstrText>
          </w:r>
          <w:r w:rsidR="00C454A0" w:rsidDel="00505892">
            <w:del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505892">
            <w:rPr>
              <w:rFonts w:ascii="Apple Color Emoji" w:hAnsi="Apple Color Emoji" w:cs="Apple Color Emoji"/>
            </w:rPr>
            <w:delInstrText>📊</w:delInstrText>
          </w:r>
          <w:r w:rsidR="00C454A0" w:rsidDel="00505892">
            <w:delInstrText>","call-number":"3","container-title":"Asia Pacific Journal of Management","DOI":"10.1007/s10490-008-9110-7","ISSN":"1572-9958","issue":"1","journalAbbreviation":"Asia Pac J Manag","language":"en","note":"</w:delInstrText>
          </w:r>
          <w:r w:rsidR="00C454A0" w:rsidDel="00505892">
            <w:rPr>
              <w:rFonts w:ascii="Apple Color Emoji" w:hAnsi="Apple Color Emoji" w:cs="Apple Color Emoji"/>
            </w:rPr>
            <w:delInstrText>🏷️</w:delInstrText>
          </w:r>
          <w:r w:rsidR="00C454A0" w:rsidDel="00505892">
            <w:delInstrText xml:space="preserve"> /reading</w:delInstrText>
          </w:r>
          <w:r w:rsidR="00C454A0" w:rsidDel="00505892">
            <w:rPr>
              <w:rFonts w:hint="eastAsia"/>
            </w:rPr>
            <w:delInstrText>、</w:delInstrText>
          </w:r>
          <w:r w:rsidR="00C454A0" w:rsidDel="00505892">
            <w:delInstrText>Research</w:delInstrText>
          </w:r>
          <w:r w:rsidR="00C454A0" w:rsidDel="00505892">
            <w:rPr>
              <w:rFonts w:hint="eastAsia"/>
            </w:rPr>
            <w:delInstrText>、</w:delInstrText>
          </w:r>
          <w:r w:rsidR="00C454A0" w:rsidDel="00505892">
            <w:rPr>
              <w:rFonts w:ascii="Apple Color Emoji" w:hAnsi="Apple Color Emoji" w:cs="Apple Color Emoji"/>
            </w:rPr>
            <w:delInstrText>🤖️</w:delInstrText>
          </w:r>
          <w:r w:rsidR="00C454A0" w:rsidDel="00505892">
            <w:rPr>
              <w:rFonts w:hint="eastAsia"/>
            </w:rPr>
            <w:delInstrText>、</w:delInstrText>
          </w:r>
          <w:r w:rsidR="00C454A0" w:rsidDel="00505892">
            <w:delInstrText>Competitive dynamics</w:delInstrText>
          </w:r>
          <w:r w:rsidR="00C454A0" w:rsidDel="00505892">
            <w:rPr>
              <w:rFonts w:hint="eastAsia"/>
            </w:rPr>
            <w:delInstrText>、</w:delInstrText>
          </w:r>
          <w:r w:rsidR="00C454A0" w:rsidDel="00505892">
            <w:delInstrText>Publishing</w:delInstrText>
          </w:r>
          <w:r w:rsidR="00C454A0" w:rsidDel="00505892">
            <w:rPr>
              <w:rFonts w:hint="eastAsia"/>
            </w:rPr>
            <w:delInstrText>、</w:delInstrText>
          </w:r>
          <w:r w:rsidR="00C454A0" w:rsidDel="00505892">
            <w:delInstrText>Strategic</w:delInstrText>
          </w:r>
          <w:r w:rsidR="00C454A0" w:rsidDel="00505892">
            <w:rPr>
              <w:rFonts w:hint="eastAsia"/>
            </w:rPr>
            <w:delInstrText xml:space="preserve"> management</w:delInstrText>
          </w:r>
          <w:r w:rsidR="00C454A0" w:rsidDel="00505892">
            <w:rPr>
              <w:rFonts w:hint="eastAsia"/>
            </w:rPr>
            <w:delInstrText>、</w:delInstrText>
          </w:r>
          <w:r w:rsidR="00C454A0" w:rsidDel="00505892">
            <w:rPr>
              <w:rFonts w:hint="eastAsia"/>
            </w:rPr>
            <w:delInstrText>U.S.-based journal","page":"5-25","source":"9.7 (Q1)","title":"Competitive dynamics research: An insider</w:delInstrText>
          </w:r>
          <w:r w:rsidR="00C454A0" w:rsidDel="00505892">
            <w:rPr>
              <w:rFonts w:hint="eastAsia"/>
            </w:rPr>
            <w:delInstrText>’</w:delInstrText>
          </w:r>
          <w:r w:rsidR="00C454A0" w:rsidDel="00505892">
            <w:rPr>
              <w:rFonts w:hint="eastAsia"/>
            </w:rPr>
            <w:delInstrText>s odyssey","title-short":"Competitive dynamics research","URL":"https://doi.org/10.1007/s10490-008-9110-7","volume":"26","author":[{"famil</w:delInstrText>
          </w:r>
          <w:r w:rsidR="00C454A0" w:rsidDel="00505892">
            <w:delInstrText xml:space="preserve">y":"Chen","given":"Ming-Jer"}],"accessed":{"date-parts":[["2026",7,27]]},"issued":{"date-parts":[["2009",3,1]]}}}],"schema":"https://github.com/citation-style-language/schema/raw/master/csl-citation.json"} </w:delInstrText>
          </w:r>
          <w:r w:rsidR="00C454A0" w:rsidRPr="00E55C5E" w:rsidDel="00505892">
            <w:fldChar w:fldCharType="separate"/>
          </w:r>
          <w:r w:rsidR="00C454A0" w:rsidDel="00505892">
            <w:rPr>
              <w:noProof/>
            </w:rPr>
            <w:delText>(Chen et al. 2007; Chen 2009)</w:delText>
          </w:r>
          <w:r w:rsidR="00C454A0" w:rsidRPr="00E55C5E" w:rsidDel="00505892">
            <w:fldChar w:fldCharType="end"/>
          </w:r>
        </w:del>
      </w:ins>
      <w:del w:id="610" w:author="Prof. LIU Ben" w:date="2026-08-29T22:41:00Z" w16du:dateUtc="2026-08-29T14:41:00Z">
        <w:r w:rsidRPr="00D2526D" w:rsidDel="00505892">
          <w:delText xml:space="preserve">(Chen et al. 2007; Chen 2009). A weak competitor makes responding attractive, because the risk of losing is low and a competent developer can </w:delText>
        </w:r>
        <w:r w:rsidDel="00505892">
          <w:rPr>
            <w:rFonts w:hint="eastAsia"/>
          </w:rPr>
          <w:delText>provide</w:delText>
        </w:r>
        <w:r w:rsidRPr="00D2526D" w:rsidDel="00505892">
          <w:delText xml:space="preserve"> the correct answer the AI failed to provide.</w:delText>
        </w:r>
      </w:del>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0ECAFFC2"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ins w:id="611" w:author="Dylan CHEN" w:date="2026-08-28T23:18:00Z" w16du:dateUtc="2026-08-28T15:18:00Z">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ins>
      <w:del w:id="612" w:author="Dylan CHEN" w:date="2026-08-28T23:18:00Z" w16du:dateUtc="2026-08-28T15:18:00Z">
        <w:r w:rsidRPr="00D2526D" w:rsidDel="00C454A0">
          <w:delText>(Kahneman 2011; Kahneman &amp; Frederick 2002)</w:delText>
        </w:r>
      </w:del>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0F889CA"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ins w:id="613" w:author="Dylan CHEN" w:date="2026-08-28T23:19:00Z" w16du:dateUtc="2026-08-28T15:19:00Z">
        <w:r w:rsidR="00C454A0" w:rsidRPr="00E55C5E">
          <w:rPr>
            <w:rFonts w:eastAsia="DengXian"/>
            <w:kern w:val="2"/>
            <w14:ligatures w14:val="standardContextual"/>
          </w:rPr>
          <w:fldChar w:fldCharType="begin"/>
        </w:r>
      </w:ins>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ins w:id="614" w:author="Dylan CHEN" w:date="2026-08-28T23:19:00Z" w16du:dateUtc="2026-08-28T15:19:00Z">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615" w:author="Dylan CHEN" w:date="2026-08-28T23:19:00Z" w16du:dateUtc="2026-08-28T15:19:00Z">
        <w:r w:rsidRPr="00D2526D" w:rsidDel="00C454A0">
          <w:delText>(Kabir et al. 2024)</w:delText>
        </w:r>
      </w:del>
      <w:r w:rsidRPr="00D2526D">
        <w:t>. Second, H2 complements H1 in describing the overall effect of a glance</w:t>
      </w:r>
      <w:ins w:id="616" w:author="Prof. LIU Ben" w:date="2026-08-29T22:42:00Z" w16du:dateUtc="2026-08-29T14:42:00Z">
        <w:r w:rsidR="00505892">
          <w:t>.</w:t>
        </w:r>
      </w:ins>
      <w:del w:id="617" w:author="Prof. LIU Ben" w:date="2026-08-29T22:42:00Z" w16du:dateUtc="2026-08-29T14:42:00Z">
        <w:r w:rsidRPr="00D2526D" w:rsidDel="00505892">
          <w:delText>:</w:delText>
        </w:r>
      </w:del>
      <w:r w:rsidRPr="00D2526D">
        <w:t xml:space="preserve"> </w:t>
      </w:r>
      <w:ins w:id="618" w:author="Prof. LIU Ben" w:date="2026-08-29T22:42:00Z" w16du:dateUtc="2026-08-29T14:42:00Z">
        <w:r w:rsidR="00505892">
          <w:t>T</w:t>
        </w:r>
      </w:ins>
      <w:del w:id="619" w:author="Prof. LIU Ben" w:date="2026-08-29T22:42:00Z" w16du:dateUtc="2026-08-29T14:42:00Z">
        <w:r w:rsidRPr="00D2526D" w:rsidDel="00505892">
          <w:delText>t</w:delText>
        </w:r>
      </w:del>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4E019618" w:rsidR="00505892" w:rsidRPr="00505892" w:rsidRDefault="00505892">
      <w:pPr>
        <w:pStyle w:val="Paragraph0"/>
        <w:rPr>
          <w:ins w:id="620" w:author="Prof. LIU Ben" w:date="2026-08-29T22:43:00Z" w16du:dateUtc="2026-08-29T14:43:00Z"/>
          <w:rPrChange w:id="621" w:author="Prof. LIU Ben" w:date="2026-08-29T22:43:00Z" w16du:dateUtc="2026-08-29T14:43:00Z">
            <w:rPr>
              <w:ins w:id="622" w:author="Prof. LIU Ben" w:date="2026-08-29T22:43:00Z" w16du:dateUtc="2026-08-29T14:43:00Z"/>
              <w:color w:val="000000"/>
            </w:rPr>
          </w:rPrChange>
        </w:rPr>
        <w:pPrChange w:id="623" w:author="Prof. LIU Ben" w:date="2026-08-29T22:43:00Z" w16du:dateUtc="2026-08-29T14:43:00Z">
          <w:pPr>
            <w:spacing w:before="100" w:beforeAutospacing="1" w:after="100" w:afterAutospacing="1"/>
          </w:pPr>
        </w:pPrChange>
      </w:pPr>
      <w:ins w:id="624" w:author="Prof. LIU Ben" w:date="2026-08-29T22:43:00Z" w16du:dateUtc="2026-08-29T14:43:00Z">
        <w:r w:rsidRPr="00505892">
          <w:rPr>
            <w:rPrChange w:id="625" w:author="Prof. LIU Ben" w:date="2026-08-29T22:43:00Z" w16du:dateUtc="2026-08-29T14:43:00Z">
              <w:rPr>
                <w:color w:val="000000"/>
              </w:rPr>
            </w:rPrChange>
          </w:rPr>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is then in a position to examine that disposition and either endorse it or overturn it. The two-systems account emphasizes that System </w:t>
        </w:r>
        <w:r w:rsidRPr="00505892">
          <w:rPr>
            <w:rPrChange w:id="626" w:author="Prof. LIU Ben" w:date="2026-08-29T22:43:00Z" w16du:dateUtc="2026-08-29T14:43:00Z">
              <w:rPr>
                <w:color w:val="000000"/>
              </w:rPr>
            </w:rPrChange>
          </w:rPr>
          <w:lastRenderedPageBreak/>
          <w:t>2 normally endorses, because it is recruited only when the fast route fails to deliver a confident answer, and not recruited when the fast route delivers one cheaply, which is the law of least effort at work (Kahneman 2011). Here the fast route does deliver a confident answer</w:t>
        </w:r>
      </w:ins>
      <w:ins w:id="627" w:author="Prof. LIU Ben" w:date="2026-08-29T22:44:00Z" w16du:dateUtc="2026-08-29T14:44:00Z">
        <w:r>
          <w:t>. T</w:t>
        </w:r>
      </w:ins>
      <w:ins w:id="628" w:author="Prof. LIU Ben" w:date="2026-08-29T22:43:00Z" w16du:dateUtc="2026-08-29T14:43:00Z">
        <w:r w:rsidRPr="00505892">
          <w:rPr>
            <w:rPrChange w:id="629" w:author="Prof. LIU Ben" w:date="2026-08-29T22:43:00Z" w16du:dateUtc="2026-08-29T14:43:00Z">
              <w:rPr>
                <w:color w:val="000000"/>
              </w:rPr>
            </w:rPrChange>
          </w:rPr>
          <w:t>he label and the length together produce a coherent impression of how much ground the competitor has taken, so nothing calls for the more expensive judgment that assessing quality would require.</w:t>
        </w:r>
      </w:ins>
    </w:p>
    <w:p w14:paraId="7A7945C6" w14:textId="77777777" w:rsidR="00505892" w:rsidRPr="00505892" w:rsidRDefault="00505892">
      <w:pPr>
        <w:pStyle w:val="Paragraph0"/>
        <w:rPr>
          <w:ins w:id="630" w:author="Prof. LIU Ben" w:date="2026-08-29T22:43:00Z" w16du:dateUtc="2026-08-29T14:43:00Z"/>
          <w:rPrChange w:id="631" w:author="Prof. LIU Ben" w:date="2026-08-29T22:43:00Z" w16du:dateUtc="2026-08-29T14:43:00Z">
            <w:rPr>
              <w:ins w:id="632" w:author="Prof. LIU Ben" w:date="2026-08-29T22:43:00Z" w16du:dateUtc="2026-08-29T14:43:00Z"/>
              <w:color w:val="000000"/>
            </w:rPr>
          </w:rPrChange>
        </w:rPr>
        <w:pPrChange w:id="633" w:author="Prof. LIU Ben" w:date="2026-08-29T22:43:00Z" w16du:dateUtc="2026-08-29T14:43:00Z">
          <w:pPr>
            <w:spacing w:before="100" w:beforeAutospacing="1" w:after="100" w:afterAutospacing="1"/>
          </w:pPr>
        </w:pPrChange>
      </w:pPr>
      <w:ins w:id="634" w:author="Prof. LIU Ben" w:date="2026-08-29T22:43:00Z" w16du:dateUtc="2026-08-29T14:43:00Z">
        <w:r w:rsidRPr="00505892">
          <w:rPr>
            <w:rPrChange w:id="635" w:author="Prof. LIU Ben" w:date="2026-08-29T22:43:00Z" w16du:dateUtc="2026-08-29T14:43:00Z">
              <w:rPr>
                <w:color w:val="000000"/>
              </w:rPr>
            </w:rPrChange>
          </w:rPr>
          <w:t>Even an answerer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(Lee &amp; Lee 2025), and errors in AI answers often go undetected for exactly this reason (Kabir et al. 2024). Careful reading is thus costly to start and unreliable once started, so it overturns the first impression less often than one might expect.</w:t>
        </w:r>
      </w:ins>
    </w:p>
    <w:p w14:paraId="1976B771" w14:textId="77777777" w:rsidR="00505892" w:rsidRPr="00505892" w:rsidRDefault="00505892">
      <w:pPr>
        <w:pStyle w:val="Paragraph0"/>
        <w:rPr>
          <w:ins w:id="636" w:author="Prof. LIU Ben" w:date="2026-08-29T22:43:00Z" w16du:dateUtc="2026-08-29T14:43:00Z"/>
          <w:rPrChange w:id="637" w:author="Prof. LIU Ben" w:date="2026-08-29T22:43:00Z" w16du:dateUtc="2026-08-29T14:43:00Z">
            <w:rPr>
              <w:ins w:id="638" w:author="Prof. LIU Ben" w:date="2026-08-29T22:43:00Z" w16du:dateUtc="2026-08-29T14:43:00Z"/>
              <w:color w:val="000000"/>
            </w:rPr>
          </w:rPrChange>
        </w:rPr>
        <w:pPrChange w:id="639" w:author="Prof. LIU Ben" w:date="2026-08-29T22:43:00Z" w16du:dateUtc="2026-08-29T14:43:00Z">
          <w:pPr>
            <w:spacing w:before="100" w:beforeAutospacing="1" w:after="100" w:afterAutospacing="1"/>
          </w:pPr>
        </w:pPrChange>
      </w:pPr>
      <w:ins w:id="640" w:author="Prof. LIU Ben" w:date="2026-08-29T22:43:00Z" w16du:dateUtc="2026-08-29T14:43:00Z">
        <w:r w:rsidRPr="00505892">
          <w:rPr>
            <w:rPrChange w:id="641" w:author="Prof. LIU Ben" w:date="2026-08-29T22:43:00Z" w16du:dateUtc="2026-08-29T14:43:00Z">
              <w:rPr>
                <w:color w:val="000000"/>
              </w:rPr>
            </w:rPrChange>
          </w:rPr>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ins>
    </w:p>
    <w:p w14:paraId="53BE1E6D" w14:textId="7D4F41DC" w:rsidR="005C375D" w:rsidRPr="00015210" w:rsidDel="00505892" w:rsidRDefault="005C375D" w:rsidP="005C375D">
      <w:pPr>
        <w:pStyle w:val="Paragraph0"/>
        <w:rPr>
          <w:del w:id="642" w:author="Prof. LIU Ben" w:date="2026-08-29T22:45:00Z" w16du:dateUtc="2026-08-29T14:45:00Z"/>
        </w:rPr>
      </w:pPr>
      <w:del w:id="643" w:author="Prof. LIU Ben" w:date="2026-08-29T22:45:00Z" w16du:dateUtc="2026-08-29T14:45:00Z">
        <w:r w:rsidRPr="00D2526D" w:rsidDel="00505892">
          <w:delText xml:space="preserve">Quality is a System 2 signal, and entry is a System 1 decision, so the same-level principle predicts no systematic effect of AI answer quality on entry. </w:delText>
        </w:r>
        <w:r w:rsidRPr="00015210" w:rsidDel="00505892">
          <w:delText>Quality becomes available only afterward, because it requires reading the answer through and checking it against the specific problem. Therefore, entry is shaped mainly by what arrives first.</w:delText>
        </w:r>
        <w:r w:rsidDel="00505892">
          <w:delText xml:space="preserve"> </w:delText>
        </w:r>
        <w:r w:rsidRPr="00015210" w:rsidDel="00505892">
          <w:delTex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delText>
        </w:r>
        <w:r w:rsidDel="00505892">
          <w:rPr>
            <w:rFonts w:hint="eastAsia"/>
          </w:rPr>
          <w:delText>two systems</w:delText>
        </w:r>
        <w:r w:rsidRPr="00015210" w:rsidDel="00505892">
          <w:delText xml:space="preserve"> account emphasizes that System 2 normally </w:delText>
        </w:r>
        <w:r w:rsidRPr="00015210" w:rsidDel="00505892">
          <w:rPr>
            <w:i/>
            <w:iCs/>
          </w:rPr>
          <w:delText>endorses</w:delText>
        </w:r>
        <w:r w:rsidRPr="00015210" w:rsidDel="00505892">
          <w:delText xml:space="preserve">, because it is recruited only when the fast route fails to deliver a confident answer, and not recruited when the fast route delivers one cheaply, which is the law of least effort at work </w:delText>
        </w:r>
        <w:r w:rsidRPr="00015210" w:rsidDel="00505892">
          <w:fldChar w:fldCharType="begin"/>
        </w:r>
        <w:r w:rsidRPr="00015210" w:rsidDel="00505892">
          <w:del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delInstrText>
        </w:r>
        <w:r w:rsidRPr="00015210" w:rsidDel="00505892">
          <w:rPr>
            <w:rFonts w:ascii="Apple Color Emoji" w:hAnsi="Apple Color Emoji" w:cs="Apple Color Emoji"/>
          </w:rPr>
          <w:delInstrText>🏷️</w:delInstrText>
        </w:r>
        <w:r w:rsidRPr="00015210" w:rsidDel="00505892">
          <w:delInstrText xml:space="preserve"> /reading","title":"Thinking, fast and slow","author":[{"family":"Kahneman","given":"Daniel"}],"issued":{"date-parts":[["2011"]]}}}],"schema":"https://github.com/citation-style-language/schema/raw/master/csl-citation.json"} </w:delInstrText>
        </w:r>
        <w:r w:rsidRPr="00015210" w:rsidDel="00505892">
          <w:fldChar w:fldCharType="separate"/>
        </w:r>
        <w:r w:rsidRPr="00015210" w:rsidDel="00505892">
          <w:delText>(Kahneman 2011)</w:delText>
        </w:r>
        <w:r w:rsidRPr="00015210" w:rsidDel="00505892">
          <w:fldChar w:fldCharType="end"/>
        </w:r>
        <w:r w:rsidRPr="00015210" w:rsidDel="00505892">
          <w:delText xml:space="preserve">. Here the fast route does deliver a confident answer: the label and the length together produce a coherent impression of how much ground the </w:delText>
        </w:r>
        <w:r w:rsidDel="00505892">
          <w:delText>competitor</w:delText>
        </w:r>
        <w:r w:rsidRPr="00015210" w:rsidDel="00505892">
          <w:delText xml:space="preserve"> has taken, so nothing calls for the more expensive judgment that assessing quality would require.</w:delText>
        </w:r>
      </w:del>
    </w:p>
    <w:p w14:paraId="3FA22D6A" w14:textId="1D37D987" w:rsidR="005C375D" w:rsidRPr="00015210" w:rsidDel="00505892" w:rsidRDefault="005C375D" w:rsidP="005C375D">
      <w:pPr>
        <w:pStyle w:val="Paragraph0"/>
        <w:rPr>
          <w:del w:id="644" w:author="Prof. LIU Ben" w:date="2026-08-29T22:45:00Z" w16du:dateUtc="2026-08-29T14:45:00Z"/>
        </w:rPr>
      </w:pPr>
      <w:del w:id="645" w:author="Prof. LIU Ben" w:date="2026-08-29T22:45:00Z" w16du:dateUtc="2026-08-29T14:45:00Z">
        <w:r w:rsidRPr="00015210" w:rsidDel="00505892">
          <w:delText>Even a</w:delText>
        </w:r>
        <w:r w:rsidDel="00505892">
          <w:delText>n</w:delText>
        </w:r>
        <w:r w:rsidRPr="00015210" w:rsidDel="00505892">
          <w:delText xml:space="preserve"> </w:delText>
        </w:r>
        <w:r w:rsidDel="00505892">
          <w:delText>answerer</w:delText>
        </w:r>
        <w:r w:rsidRPr="00015210" w:rsidDel="00505892">
          <w:delTex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delText>
        </w:r>
        <w:r w:rsidRPr="00015210" w:rsidDel="00505892">
          <w:fldChar w:fldCharType="begin"/>
        </w:r>
        <w:r w:rsidRPr="00015210" w:rsidDel="00505892">
          <w:del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delInstrText>
        </w:r>
        <w:r w:rsidRPr="00015210" w:rsidDel="00505892">
          <w:rPr>
            <w:rFonts w:ascii="Apple Color Emoji" w:hAnsi="Apple Color Emoji" w:cs="Apple Color Emoji"/>
          </w:rPr>
          <w:delInstrText>📊</w:delInstrText>
        </w:r>
        <w:r w:rsidRPr="00015210" w:rsidDel="00505892">
          <w:delInstrText>","call-number":"1 (CCF C)","container-title":"Knowledge-Based Systems","DOI":"10.1016/j.knosys.2025.113091","ISSN":"0950-7051","journalAbbreviation":"Knowledge-Based Systems","language":"en","note":"</w:delInstrText>
        </w:r>
        <w:r w:rsidRPr="00015210" w:rsidDel="00505892">
          <w:rPr>
            <w:rFonts w:ascii="Apple Color Emoji" w:hAnsi="Apple Color Emoji" w:cs="Apple Color Emoji"/>
          </w:rPr>
          <w:delInstrText>🏷️</w:delInstrText>
        </w:r>
        <w:r w:rsidRPr="00015210" w:rsidDel="00505892">
          <w:delInstrText xml:space="preserve"> /reading</w:delInstrText>
        </w:r>
        <w:r w:rsidRPr="00015210" w:rsidDel="00505892">
          <w:delInstrText>、</w:delInstrText>
        </w:r>
        <w:r w:rsidRPr="00015210" w:rsidDel="00505892">
          <w:delInstrText>Question answering</w:delInstrText>
        </w:r>
        <w:r w:rsidRPr="00015210" w:rsidDel="00505892">
          <w:delInstrText>、</w:delInstrText>
        </w:r>
        <w:r w:rsidRPr="00015210" w:rsidDel="00505892">
          <w:delInstrText>Natural language processing</w:delInstrText>
        </w:r>
        <w:r w:rsidRPr="00015210" w:rsidDel="00505892">
          <w:delInstrText>、</w:delInstrText>
        </w:r>
        <w:r w:rsidRPr="00015210" w:rsidDel="00505892">
          <w:delInstrText>Answer verification</w:delInstrText>
        </w:r>
        <w:r w:rsidRPr="00015210" w:rsidDel="00505892">
          <w:delInstrText>、</w:delInstrText>
        </w:r>
        <w:r w:rsidRPr="00015210" w:rsidDel="00505892">
          <w:del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delInstrText>
        </w:r>
        <w:r w:rsidRPr="00015210" w:rsidDel="00505892">
          <w:fldChar w:fldCharType="separate"/>
        </w:r>
        <w:r w:rsidRPr="00015210" w:rsidDel="00505892">
          <w:delText>(Lee &amp; Lee 2025)</w:delText>
        </w:r>
        <w:r w:rsidRPr="00015210" w:rsidDel="00505892">
          <w:fldChar w:fldCharType="end"/>
        </w:r>
        <w:r w:rsidRPr="00015210" w:rsidDel="00505892">
          <w:delText xml:space="preserve">, and errors in AI answers often go undetected for exactly this reason </w:delText>
        </w:r>
        <w:r w:rsidRPr="00015210" w:rsidDel="00505892">
          <w:rPr>
            <w:rFonts w:eastAsia="DengXian"/>
            <w:kern w:val="2"/>
            <w14:ligatures w14:val="standardContextual"/>
          </w:rPr>
          <w:fldChar w:fldCharType="begin"/>
        </w:r>
        <w:r w:rsidR="00DC684C" w:rsidDel="00505892">
          <w:rPr>
            <w:rFonts w:eastAsia="DengXian"/>
            <w:kern w:val="2"/>
            <w14:ligatures w14:val="standardContextual"/>
          </w:rPr>
          <w:del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505892">
          <w:rPr>
            <w:rFonts w:ascii="Apple Color Emoji" w:eastAsia="DengXian" w:hAnsi="Apple Color Emoji" w:cs="Apple Color Emoji"/>
            <w:kern w:val="2"/>
            <w14:ligatures w14:val="standardContextual"/>
          </w:rPr>
          <w:delInstrText>🏷️</w:delInstrText>
        </w:r>
        <w:r w:rsidR="00DC684C" w:rsidDel="00505892">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r w:rsidRPr="00015210" w:rsidDel="00505892">
          <w:rPr>
            <w:rFonts w:eastAsia="DengXian"/>
            <w:kern w:val="2"/>
            <w14:ligatures w14:val="standardContextual"/>
          </w:rPr>
          <w:fldChar w:fldCharType="separate"/>
        </w:r>
        <w:r w:rsidRPr="00015210" w:rsidDel="00505892">
          <w:rPr>
            <w:rFonts w:eastAsia="DengXian"/>
            <w:kern w:val="2"/>
            <w14:ligatures w14:val="standardContextual"/>
          </w:rPr>
          <w:delText>(Kabir et al. 2024)</w:delText>
        </w:r>
        <w:r w:rsidRPr="00015210" w:rsidDel="00505892">
          <w:rPr>
            <w:rFonts w:eastAsia="DengXian"/>
            <w:kern w:val="2"/>
            <w14:ligatures w14:val="standardContextual"/>
          </w:rPr>
          <w:fldChar w:fldCharType="end"/>
        </w:r>
        <w:r w:rsidRPr="00015210" w:rsidDel="00505892">
          <w:delText>. Careful reading is thus costly to start and unreliable once started, so it overturns the first impression less often than one might expect.</w:delText>
        </w:r>
      </w:del>
    </w:p>
    <w:p w14:paraId="4BB511FA" w14:textId="60F218DA" w:rsidR="005C375D" w:rsidRPr="00015210" w:rsidDel="00505892" w:rsidRDefault="005C375D" w:rsidP="005C375D">
      <w:pPr>
        <w:pStyle w:val="Paragraph0"/>
        <w:rPr>
          <w:del w:id="646" w:author="Prof. LIU Ben" w:date="2026-08-29T22:45:00Z" w16du:dateUtc="2026-08-29T14:45:00Z"/>
        </w:rPr>
      </w:pPr>
      <w:del w:id="647" w:author="Prof. LIU Ben" w:date="2026-08-29T22:45:00Z" w16du:dateUtc="2026-08-29T14:45:00Z">
        <w:r w:rsidRPr="00015210" w:rsidDel="00505892">
          <w:delText>Reversals do occur in both directions. A</w:delText>
        </w:r>
        <w:r w:rsidDel="00505892">
          <w:delText>n</w:delText>
        </w:r>
        <w:r w:rsidRPr="00015210" w:rsidDel="00505892">
          <w:delText xml:space="preserve"> </w:delText>
        </w:r>
        <w:r w:rsidDel="00505892">
          <w:delText>answerer</w:delText>
        </w:r>
        <w:r w:rsidRPr="00015210" w:rsidDel="00505892">
          <w:delText xml:space="preserve"> who meant to pass may find the AI answer mistaken and write up their own answer after all; a</w:delText>
        </w:r>
        <w:r w:rsidDel="00505892">
          <w:delText>n</w:delText>
        </w:r>
        <w:r w:rsidRPr="00015210" w:rsidDel="00505892">
          <w:delText xml:space="preserve"> </w:delText>
        </w:r>
        <w:r w:rsidDel="00505892">
          <w:delText>answerer</w:delText>
        </w:r>
        <w:r w:rsidRPr="00015210" w:rsidDel="00505892">
          <w:delTex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delText>
        </w:r>
      </w:del>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22CF4E1A" w:rsidR="005C375D" w:rsidRPr="00D2526D" w:rsidRDefault="005C375D" w:rsidP="0049010E">
      <w:pPr>
        <w:pStyle w:val="Heading2"/>
      </w:pPr>
      <w:r w:rsidRPr="00D2526D">
        <w:t>Hypotheses on the</w:t>
      </w:r>
      <w:ins w:id="648" w:author="Prof. LIU Ben" w:date="2026-08-29T22:46:00Z" w16du:dateUtc="2026-08-29T14:46:00Z">
        <w:r w:rsidR="00505892">
          <w:t xml:space="preserve"> Crafting</w:t>
        </w:r>
      </w:ins>
      <w:del w:id="649" w:author="Prof. LIU Ben" w:date="2026-08-29T22:46:00Z" w16du:dateUtc="2026-08-29T14:46:00Z">
        <w:r w:rsidRPr="00D2526D" w:rsidDel="00505892">
          <w:delText xml:space="preserve"> Quality</w:delText>
        </w:r>
      </w:del>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505892" w:rsidRDefault="00505892">
      <w:pPr>
        <w:pStyle w:val="Paragraph0"/>
        <w:rPr>
          <w:ins w:id="650" w:author="Prof. LIU Ben" w:date="2026-08-29T22:46:00Z" w16du:dateUtc="2026-08-29T14:46:00Z"/>
          <w:rPrChange w:id="651" w:author="Prof. LIU Ben" w:date="2026-08-29T22:46:00Z" w16du:dateUtc="2026-08-29T14:46:00Z">
            <w:rPr>
              <w:ins w:id="652" w:author="Prof. LIU Ben" w:date="2026-08-29T22:46:00Z" w16du:dateUtc="2026-08-29T14:46:00Z"/>
              <w:color w:val="000000"/>
            </w:rPr>
          </w:rPrChange>
        </w:rPr>
        <w:pPrChange w:id="653" w:author="Prof. LIU Ben" w:date="2026-08-29T22:46:00Z" w16du:dateUtc="2026-08-29T14:46:00Z">
          <w:pPr>
            <w:spacing w:before="100" w:beforeAutospacing="1" w:after="100" w:afterAutospacing="1"/>
          </w:pPr>
        </w:pPrChange>
      </w:pPr>
      <w:ins w:id="654" w:author="Prof. LIU Ben" w:date="2026-08-29T22:46:00Z" w16du:dateUtc="2026-08-29T14:46:00Z">
        <w:r w:rsidRPr="00505892">
          <w:rPr>
            <w:rPrChange w:id="655" w:author="Prof. LIU Ben" w:date="2026-08-29T22:46:00Z" w16du:dateUtc="2026-08-29T14:46:00Z">
              <w:rPr>
                <w:color w:val="000000"/>
              </w:rPr>
            </w:rPrChange>
          </w:rPr>
          <w:t xml:space="preserve">The crafting decision is made after the answerer has committed to answering and has thus </w:t>
        </w:r>
        <w:r w:rsidRPr="00505892">
          <w:rPr>
            <w:rPrChange w:id="656" w:author="Prof. LIU Ben" w:date="2026-08-29T22:46:00Z" w16du:dateUtc="2026-08-29T14:46:00Z">
              <w:rPr>
                <w:color w:val="000000"/>
              </w:rPr>
            </w:rPrChange>
          </w:rPr>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ins>
    </w:p>
    <w:p w14:paraId="1E5F11EA" w14:textId="77777777" w:rsidR="00505892" w:rsidRPr="00505892" w:rsidRDefault="00505892">
      <w:pPr>
        <w:pStyle w:val="Paragraph0"/>
        <w:rPr>
          <w:ins w:id="657" w:author="Prof. LIU Ben" w:date="2026-08-29T22:46:00Z" w16du:dateUtc="2026-08-29T14:46:00Z"/>
          <w:rPrChange w:id="658" w:author="Prof. LIU Ben" w:date="2026-08-29T22:46:00Z" w16du:dateUtc="2026-08-29T14:46:00Z">
            <w:rPr>
              <w:ins w:id="659" w:author="Prof. LIU Ben" w:date="2026-08-29T22:46:00Z" w16du:dateUtc="2026-08-29T14:46:00Z"/>
              <w:color w:val="000000"/>
            </w:rPr>
          </w:rPrChange>
        </w:rPr>
        <w:pPrChange w:id="660" w:author="Prof. LIU Ben" w:date="2026-08-29T22:46:00Z" w16du:dateUtc="2026-08-29T14:46:00Z">
          <w:pPr>
            <w:spacing w:before="100" w:beforeAutospacing="1" w:after="100" w:afterAutospacing="1"/>
          </w:pPr>
        </w:pPrChange>
      </w:pPr>
      <w:ins w:id="661" w:author="Prof. LIU Ben" w:date="2026-08-29T22:46:00Z" w16du:dateUtc="2026-08-29T14:46:00Z">
        <w:r w:rsidRPr="00505892">
          <w:rPr>
            <w:rPrChange w:id="662" w:author="Prof. LIU Ben" w:date="2026-08-29T22:46:00Z" w16du:dateUtc="2026-08-29T14:46:00Z">
              <w:rPr>
                <w:color w:val="000000"/>
              </w:rPr>
            </w:rPrChange>
          </w:rPr>
          <w:t>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actually contains, rather than from the bare fact of machine authorship. It could be argued that the weak-competitor appraisal formed at a glance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ins>
    </w:p>
    <w:p w14:paraId="429FBBC0" w14:textId="2F34967B" w:rsidR="005C375D" w:rsidRPr="00D2526D" w:rsidDel="00505892" w:rsidRDefault="005C375D" w:rsidP="00D2526D">
      <w:pPr>
        <w:pStyle w:val="Paragraph0"/>
        <w:rPr>
          <w:del w:id="663" w:author="Prof. LIU Ben" w:date="2026-08-29T22:48:00Z" w16du:dateUtc="2026-08-29T14:48:00Z"/>
        </w:rPr>
      </w:pPr>
      <w:del w:id="664" w:author="Prof. LIU Ben" w:date="2026-08-29T22:48:00Z" w16du:dateUtc="2026-08-29T14:48:00Z">
        <w:r w:rsidRPr="00D2526D" w:rsidDel="00505892">
          <w:delTex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delText>
        </w:r>
      </w:del>
    </w:p>
    <w:p w14:paraId="04F280E2" w14:textId="119EDFC9" w:rsidR="005C375D" w:rsidRPr="00D2526D" w:rsidDel="00505892" w:rsidRDefault="005C375D" w:rsidP="00D2526D">
      <w:pPr>
        <w:pStyle w:val="Paragraph0"/>
        <w:rPr>
          <w:del w:id="665" w:author="Prof. LIU Ben" w:date="2026-08-29T22:48:00Z" w16du:dateUtc="2026-08-29T14:48:00Z"/>
        </w:rPr>
      </w:pPr>
      <w:del w:id="666" w:author="Prof. LIU Ben" w:date="2026-08-29T22:48:00Z" w16du:dateUtc="2026-08-29T14:48:00Z">
        <w:r w:rsidRPr="00D2526D" w:rsidDel="00505892">
          <w:delTex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delText>
        </w:r>
        <w:r w:rsidDel="00505892">
          <w:rPr>
            <w:rFonts w:hint="eastAsia"/>
          </w:rPr>
          <w:delText>two systems</w:delText>
        </w:r>
        <w:r w:rsidRPr="00D2526D" w:rsidDel="00505892">
          <w:delText xml:space="preserve"> account predicts that once System 2 is engaged, effort tracks the concrete benchmark</w:delText>
        </w:r>
        <w:r w:rsidDel="00505892">
          <w:rPr>
            <w:rFonts w:hint="eastAsia"/>
          </w:rPr>
          <w:delText xml:space="preserve"> (i.e., answer quality)</w:delText>
        </w:r>
        <w:r w:rsidRPr="00D2526D" w:rsidDel="00505892">
          <w:delText xml:space="preserve"> rather than the abstract source cue. We therefore predict no systematic label effect on the quality decision.</w:delText>
        </w:r>
      </w:del>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401BBE71" w:rsidR="00505892" w:rsidRPr="00505892" w:rsidRDefault="00505892">
      <w:pPr>
        <w:pStyle w:val="Paragraph0"/>
        <w:rPr>
          <w:ins w:id="667" w:author="Prof. LIU Ben" w:date="2026-08-29T22:48:00Z" w16du:dateUtc="2026-08-29T14:48:00Z"/>
          <w:rPrChange w:id="668" w:author="Prof. LIU Ben" w:date="2026-08-29T22:48:00Z" w16du:dateUtc="2026-08-29T14:48:00Z">
            <w:rPr>
              <w:ins w:id="669" w:author="Prof. LIU Ben" w:date="2026-08-29T22:48:00Z" w16du:dateUtc="2026-08-29T14:48:00Z"/>
              <w:color w:val="000000"/>
            </w:rPr>
          </w:rPrChange>
        </w:rPr>
        <w:pPrChange w:id="670" w:author="Prof. LIU Ben" w:date="2026-08-29T22:48:00Z" w16du:dateUtc="2026-08-29T14:48:00Z">
          <w:pPr/>
        </w:pPrChange>
      </w:pPr>
      <w:ins w:id="671" w:author="Prof. LIU Ben" w:date="2026-08-29T22:48:00Z" w16du:dateUtc="2026-08-29T14:48:00Z">
        <w:r w:rsidRPr="00505892">
          <w:rPr>
            <w:rPrChange w:id="672" w:author="Prof. LIU Ben" w:date="2026-08-29T22:48:00Z" w16du:dateUtc="2026-08-29T14:48:00Z">
              <w:rPr>
                <w:color w:val="000000"/>
              </w:rPr>
            </w:rPrChange>
          </w:rPr>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505892">
          <w:rPr>
            <w:rPrChange w:id="673" w:author="Prof. LIU Ben" w:date="2026-08-29T22:48:00Z" w16du:dateUtc="2026-08-29T14:48:00Z">
              <w:rPr>
                <w:color w:val="000000"/>
              </w:rPr>
            </w:rPrChange>
          </w:rPr>
          <w:lastRenderedPageBreak/>
          <w:t>residual impression of the competitor</w:t>
        </w:r>
      </w:ins>
      <w:ins w:id="674" w:author="Prof. LIU Ben" w:date="2026-08-29T22:49:00Z" w16du:dateUtc="2026-08-29T14:49:00Z">
        <w:r w:rsidR="00902CBB">
          <w:t>’</w:t>
        </w:r>
      </w:ins>
      <w:ins w:id="675" w:author="Prof. LIU Ben" w:date="2026-08-29T22:48:00Z" w16du:dateUtc="2026-08-29T14:48:00Z">
        <w:r w:rsidRPr="00505892">
          <w:rPr>
            <w:rPrChange w:id="676" w:author="Prof. LIU Ben" w:date="2026-08-29T22:48:00Z" w16du:dateUtc="2026-08-29T14:48:00Z">
              <w:rPr>
                <w:color w:val="000000"/>
              </w:rPr>
            </w:rPrChange>
          </w:rPr>
          <w:t>s scope from the initial scan. We claim only that this residue is too weak to generate a systematic relationship between the length of an AI answer and the quality of the human answers that follow.</w:t>
        </w:r>
      </w:ins>
    </w:p>
    <w:p w14:paraId="1D74081B" w14:textId="6383A48D" w:rsidR="005C375D" w:rsidRPr="00015210" w:rsidDel="00902CBB" w:rsidRDefault="005C375D" w:rsidP="005C375D">
      <w:pPr>
        <w:pStyle w:val="Paragraph0"/>
        <w:rPr>
          <w:del w:id="677" w:author="Prof. LIU Ben" w:date="2026-08-29T22:49:00Z" w16du:dateUtc="2026-08-29T14:49:00Z"/>
        </w:rPr>
      </w:pPr>
      <w:del w:id="678" w:author="Prof. LIU Ben" w:date="2026-08-29T22:49:00Z" w16du:dateUtc="2026-08-29T14:49:00Z">
        <w:r w:rsidRPr="00D2526D" w:rsidDel="00902CBB">
          <w:delText xml:space="preserve">Length is superseded for the same reason, reinforced by the beliefs of this population. Once 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w:delText>
        </w:r>
      </w:del>
      <w:ins w:id="679" w:author="Dylan CHEN" w:date="2026-08-28T23:19:00Z" w16du:dateUtc="2026-08-28T15:19:00Z">
        <w:del w:id="680" w:author="Prof. LIU Ben" w:date="2026-08-29T22:49:00Z" w16du:dateUtc="2026-08-29T14:49:00Z">
          <w:r w:rsidR="00C454A0" w:rsidRPr="00E55C5E" w:rsidDel="00902CBB">
            <w:rPr>
              <w:rFonts w:eastAsia="DengXian"/>
              <w:kern w:val="2"/>
              <w14:ligatures w14:val="standardContextual"/>
            </w:rPr>
            <w:fldChar w:fldCharType="begin"/>
          </w:r>
        </w:del>
      </w:ins>
      <w:del w:id="681" w:author="Prof. LIU Ben" w:date="2026-08-29T22:49:00Z" w16du:dateUtc="2026-08-29T14:49:00Z">
        <w:r w:rsidR="00DC684C" w:rsidDel="00902CBB">
          <w:rPr>
            <w:rFonts w:eastAsia="DengXian"/>
            <w:kern w:val="2"/>
            <w14:ligatures w14:val="standardContextual"/>
          </w:rPr>
          <w:del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","collection-title":"CHI '24","container-title":"Proceedings of the 2024 CHI Conference on Human Factors in Computing Systems","DOI":"10.1145/3613904.3642596","ISBN":"979-8-4007-0330-0","language":"en","note":"</w:delInstrText>
        </w:r>
        <w:r w:rsidR="00DC684C" w:rsidDel="00902CBB">
          <w:rPr>
            <w:rFonts w:ascii="Apple Color Emoji" w:eastAsia="DengXian" w:hAnsi="Apple Color Emoji" w:cs="Apple Color Emoji"/>
            <w:kern w:val="2"/>
            <w14:ligatures w14:val="standardContextual"/>
          </w:rPr>
          <w:delInstrText>🏷️</w:delInstrText>
        </w:r>
        <w:r w:rsidR="00DC684C" w:rsidDel="00902CBB">
          <w:rPr>
            <w:rFonts w:eastAsia="DengXian"/>
            <w:kern w:val="2"/>
            <w14:ligatures w14:val="standardContextual"/>
          </w:rPr>
          <w:del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delInstrText>
        </w:r>
      </w:del>
      <w:ins w:id="682" w:author="Dylan CHEN" w:date="2026-08-28T23:19:00Z" w16du:dateUtc="2026-08-28T15:19:00Z">
        <w:del w:id="683" w:author="Prof. LIU Ben" w:date="2026-08-29T22:49:00Z" w16du:dateUtc="2026-08-29T14:49:00Z">
          <w:r w:rsidR="00C454A0" w:rsidRPr="00E55C5E" w:rsidDel="00902CBB">
            <w:rPr>
              <w:rFonts w:eastAsia="DengXian"/>
              <w:kern w:val="2"/>
              <w14:ligatures w14:val="standardContextual"/>
            </w:rPr>
            <w:fldChar w:fldCharType="separate"/>
          </w:r>
          <w:r w:rsidR="00C454A0" w:rsidDel="00902CBB">
            <w:rPr>
              <w:rFonts w:eastAsia="DengXian"/>
              <w:noProof/>
              <w:kern w:val="2"/>
              <w14:ligatures w14:val="standardContextual"/>
            </w:rPr>
            <w:delText>(Kabir et al. 2024)</w:delText>
          </w:r>
          <w:r w:rsidR="00C454A0" w:rsidRPr="00E55C5E" w:rsidDel="00902CBB">
            <w:rPr>
              <w:rFonts w:eastAsia="DengXian"/>
              <w:kern w:val="2"/>
              <w14:ligatures w14:val="standardContextual"/>
            </w:rPr>
            <w:fldChar w:fldCharType="end"/>
          </w:r>
        </w:del>
      </w:ins>
      <w:del w:id="684" w:author="Prof. LIU Ben" w:date="2026-08-29T22:49:00Z" w16du:dateUtc="2026-08-29T14:49:00Z">
        <w:r w:rsidRPr="00D2526D" w:rsidDel="00902CBB">
          <w:delText xml:space="preserve">(Kabir et al. 2024), and an answerer who holds this belief treats length as an indication of how much has been attempted rather than how well it has been done. Thus deliberation discounts the cue rather than defers to it. </w:delText>
        </w:r>
        <w:r w:rsidRPr="00015210" w:rsidDel="00902CBB">
          <w:delText>We would not claim that length plays no role at all in the quality decision, since a</w:delText>
        </w:r>
        <w:r w:rsidDel="00902CBB">
          <w:delText>n</w:delText>
        </w:r>
        <w:r w:rsidRPr="00015210" w:rsidDel="00902CBB">
          <w:delText xml:space="preserve"> </w:delText>
        </w:r>
        <w:r w:rsidDel="00902CBB">
          <w:delText>answerer</w:delText>
        </w:r>
        <w:r w:rsidRPr="00015210" w:rsidDel="00902CBB">
          <w:delText xml:space="preserve"> may retain some residual impression of the </w:delText>
        </w:r>
        <w:r w:rsidDel="00902CBB">
          <w:delText>competitor</w:delText>
        </w:r>
        <w:r w:rsidRPr="00015210" w:rsidDel="00902CBB">
          <w:delText>’s scope from the initial scan. We claim only that this residue is too weak to generate a systematic relationship between the length of an AI answer and the quality of the human answers that follow.</w:delText>
        </w:r>
      </w:del>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CF51D9E" w:rsidR="005C375D" w:rsidRPr="00015210" w:rsidDel="00902CBB" w:rsidRDefault="005C375D" w:rsidP="005C375D">
      <w:pPr>
        <w:pStyle w:val="Paragraph0"/>
        <w:rPr>
          <w:del w:id="685" w:author="Prof. LIU Ben" w:date="2026-08-29T22:50:00Z" w16du:dateUtc="2026-08-29T14:50:00Z"/>
        </w:rPr>
      </w:pPr>
      <w:del w:id="686" w:author="Prof. LIU Ben" w:date="2026-08-29T22:50:00Z" w16du:dateUtc="2026-08-29T14:50:00Z">
        <w:r w:rsidRPr="00015210" w:rsidDel="00902CBB">
          <w:delText>H5 does not imply that long AI answers are equivalent to short ones in every respect; H2 predicts that they are not. It implies only that once a</w:delText>
        </w:r>
        <w:r w:rsidDel="00902CBB">
          <w:delText>n</w:delText>
        </w:r>
        <w:r w:rsidRPr="00015210" w:rsidDel="00902CBB">
          <w:delText xml:space="preserve"> </w:delText>
        </w:r>
        <w:r w:rsidDel="00902CBB">
          <w:delText>answerer</w:delText>
        </w:r>
        <w:r w:rsidRPr="00015210" w:rsidDel="00902CBB">
          <w:delText xml:space="preserve"> is engaged closely enough to weigh the standard their answer must meet, length carries little information about what that standard is.</w:delText>
        </w:r>
      </w:del>
    </w:p>
    <w:p w14:paraId="132906EC" w14:textId="3F215991" w:rsidR="005C375D" w:rsidRDefault="005C375D" w:rsidP="0049010E">
      <w:pPr>
        <w:pStyle w:val="Heading3"/>
      </w:pPr>
      <w:r>
        <w:t>AI Answer Quality Shapes Human Answer Quality (System 2)</w:t>
      </w:r>
    </w:p>
    <w:p w14:paraId="2BEF6C9E" w14:textId="1F7B34F8" w:rsidR="001C3581" w:rsidDel="00902CBB" w:rsidRDefault="001C3581">
      <w:pPr>
        <w:pStyle w:val="Paragraph0"/>
        <w:rPr>
          <w:del w:id="687" w:author="Prof. LIU Ben" w:date="2026-08-29T22:56:00Z" w16du:dateUtc="2026-08-29T14:56:00Z"/>
        </w:rPr>
        <w:pPrChange w:id="688" w:author="Prof. LIU Ben" w:date="2026-08-29T22:58:00Z" w16du:dateUtc="2026-08-29T14:58:00Z">
          <w:pPr>
            <w:pStyle w:val="Paragraph0"/>
            <w:ind w:left="533" w:firstLine="0"/>
          </w:pPr>
        </w:pPrChange>
      </w:pPr>
      <w:del w:id="689" w:author="Prof. LIU Ben" w:date="2026-08-29T22:56:00Z" w16du:dateUtc="2026-08-29T14:56:00Z">
        <w:r w:rsidRPr="00D2526D" w:rsidDel="00902CBB">
          <w:delText>Quality is a System 2 signal and the quality decision a System 2 decision, so the same-level principle predicts a genuine effect. An answerer who has decided to contribute must still judge how much effort to invest</w:delText>
        </w:r>
        <w:r w:rsidDel="00902CBB">
          <w:rPr>
            <w:rFonts w:hint="eastAsia"/>
          </w:rPr>
          <w:delText>. Q</w:delText>
        </w:r>
        <w:r w:rsidRPr="00D2526D" w:rsidDel="00902CBB">
          <w:delText>uestions on SegmentFault are usually brief and rarely state what would count as an adequate reply. The goal is underspecified. The AI answer helps define it: it shows an example of an answer, how directly it should address the questioner</w:delText>
        </w:r>
        <w:r w:rsidDel="00902CBB">
          <w:delText>’</w:delText>
        </w:r>
        <w:r w:rsidRPr="00D2526D" w:rsidDel="00902CBB">
          <w:delText>s specific problem, and whether it should explain the cause of the error or simply provide the fix.</w:delText>
        </w:r>
        <w:r w:rsidDel="00902CBB">
          <w:rPr>
            <w:rFonts w:hint="eastAsia"/>
          </w:rPr>
          <w:delText xml:space="preserve"> </w:delText>
        </w:r>
        <w:r w:rsidRPr="00D2526D" w:rsidDel="00902CBB">
          <w:delText xml:space="preserve">Thus it </w:delText>
        </w:r>
        <w:r w:rsidDel="00902CBB">
          <w:rPr>
            <w:rFonts w:hint="eastAsia"/>
          </w:rPr>
          <w:delText>provides</w:delText>
        </w:r>
        <w:r w:rsidRPr="00D2526D" w:rsidDel="00902CBB">
          <w:delText xml:space="preserve"> a visible reference for the answerer, which we call the </w:delText>
        </w:r>
        <w:r w:rsidDel="00902CBB">
          <w:delText>“</w:delText>
        </w:r>
        <w:r w:rsidRPr="00D2526D" w:rsidDel="00902CBB">
          <w:delText>demonstrated standard.</w:delText>
        </w:r>
        <w:r w:rsidDel="00902CBB">
          <w:delText>”</w:delText>
        </w:r>
      </w:del>
    </w:p>
    <w:p w14:paraId="5BAA6981" w14:textId="40F911F8" w:rsidR="00902CBB" w:rsidRPr="00902CBB" w:rsidRDefault="00902CBB">
      <w:pPr>
        <w:pStyle w:val="Paragraph0"/>
        <w:rPr>
          <w:ins w:id="690" w:author="Prof. LIU Ben" w:date="2026-08-29T22:58:00Z" w16du:dateUtc="2026-08-29T14:58:00Z"/>
          <w:rPrChange w:id="691" w:author="Prof. LIU Ben" w:date="2026-08-29T22:58:00Z" w16du:dateUtc="2026-08-29T14:58:00Z">
            <w:rPr>
              <w:ins w:id="692" w:author="Prof. LIU Ben" w:date="2026-08-29T22:58:00Z" w16du:dateUtc="2026-08-29T14:58:00Z"/>
              <w:color w:val="000000"/>
            </w:rPr>
          </w:rPrChange>
        </w:rPr>
        <w:pPrChange w:id="693" w:author="Prof. LIU Ben" w:date="2026-08-29T22:58:00Z" w16du:dateUtc="2026-08-29T14:58:00Z">
          <w:pPr>
            <w:spacing w:before="100" w:beforeAutospacing="1" w:after="100" w:afterAutospacing="1"/>
          </w:pPr>
        </w:pPrChange>
      </w:pPr>
      <w:ins w:id="694" w:author="Prof. LIU Ben" w:date="2026-08-29T22:58:00Z" w16du:dateUtc="2026-08-29T14:58:00Z">
        <w:r w:rsidRPr="00902CBB">
          <w:rPr>
            <w:rPrChange w:id="695" w:author="Prof. LIU Ben" w:date="2026-08-29T22:58:00Z" w16du:dateUtc="2026-08-29T14:58:00Z">
              <w:rPr>
                <w:color w:val="000000"/>
              </w:rPr>
            </w:rPrChange>
          </w:rPr>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ins>
    </w:p>
    <w:p w14:paraId="339E5726" w14:textId="0634353A" w:rsidR="00902CBB" w:rsidRPr="00902CBB" w:rsidRDefault="00902CBB">
      <w:pPr>
        <w:pStyle w:val="Paragraph0"/>
        <w:rPr>
          <w:ins w:id="696" w:author="Prof. LIU Ben" w:date="2026-08-29T22:58:00Z" w16du:dateUtc="2026-08-29T14:58:00Z"/>
          <w:rPrChange w:id="697" w:author="Prof. LIU Ben" w:date="2026-08-29T22:58:00Z" w16du:dateUtc="2026-08-29T14:58:00Z">
            <w:rPr>
              <w:ins w:id="698" w:author="Prof. LIU Ben" w:date="2026-08-29T22:58:00Z" w16du:dateUtc="2026-08-29T14:58:00Z"/>
              <w:color w:val="000000"/>
            </w:rPr>
          </w:rPrChange>
        </w:rPr>
        <w:pPrChange w:id="699" w:author="Prof. LIU Ben" w:date="2026-08-29T22:58:00Z" w16du:dateUtc="2026-08-29T14:58:00Z">
          <w:pPr>
            <w:spacing w:before="100" w:beforeAutospacing="1" w:after="100" w:afterAutospacing="1"/>
          </w:pPr>
        </w:pPrChange>
      </w:pPr>
      <w:ins w:id="700" w:author="Prof. LIU Ben" w:date="2026-08-29T22:58:00Z" w16du:dateUtc="2026-08-29T14:58:00Z">
        <w:r w:rsidRPr="00902CBB">
          <w:rPr>
            <w:rPrChange w:id="701" w:author="Prof. LIU Ben" w:date="2026-08-29T22:58:00Z" w16du:dateUtc="2026-08-29T14:58:00Z">
              <w:rPr>
                <w:color w:val="000000"/>
              </w:rPr>
            </w:rPrChange>
          </w:rPr>
          <w:t xml:space="preserve">How useful this is depends on how good the AI answer is. A weak AI answer (e.g., a shaky diagnosis or code that may not run) offers little the answerer can trust or reuse, so the answerer must construct an answer largely from scratch. A strong AI answer both clarifies what a good </w:t>
        </w:r>
      </w:ins>
      <w:ins w:id="702" w:author="Prof. LIU Ben" w:date="2026-08-29T23:00:00Z" w16du:dateUtc="2026-08-29T15:00:00Z">
        <w:r w:rsidR="00091013">
          <w:t>answer</w:t>
        </w:r>
      </w:ins>
      <w:ins w:id="703" w:author="Prof. LIU Ben" w:date="2026-08-29T22:58:00Z" w16du:dateUtc="2026-08-29T14:58:00Z">
        <w:r w:rsidRPr="00902CBB">
          <w:rPr>
            <w:rPrChange w:id="704" w:author="Prof. LIU Ben" w:date="2026-08-29T22:58:00Z" w16du:dateUtc="2026-08-29T14:58:00Z">
              <w:rPr>
                <w:color w:val="000000"/>
              </w:rPr>
            </w:rPrChange>
          </w:rPr>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ins>
    </w:p>
    <w:p w14:paraId="5C822C1D" w14:textId="77777777" w:rsidR="00902CBB" w:rsidRPr="00902CBB" w:rsidRDefault="00902CBB">
      <w:pPr>
        <w:pStyle w:val="Paragraph0"/>
        <w:rPr>
          <w:ins w:id="705" w:author="Prof. LIU Ben" w:date="2026-08-29T22:58:00Z" w16du:dateUtc="2026-08-29T14:58:00Z"/>
          <w:rPrChange w:id="706" w:author="Prof. LIU Ben" w:date="2026-08-29T22:58:00Z" w16du:dateUtc="2026-08-29T14:58:00Z">
            <w:rPr>
              <w:ins w:id="707" w:author="Prof. LIU Ben" w:date="2026-08-29T22:58:00Z" w16du:dateUtc="2026-08-29T14:58:00Z"/>
              <w:color w:val="000000"/>
            </w:rPr>
          </w:rPrChange>
        </w:rPr>
        <w:pPrChange w:id="708" w:author="Prof. LIU Ben" w:date="2026-08-29T22:58:00Z" w16du:dateUtc="2026-08-29T14:58:00Z">
          <w:pPr>
            <w:spacing w:before="100" w:beforeAutospacing="1" w:after="100" w:afterAutospacing="1"/>
          </w:pPr>
        </w:pPrChange>
      </w:pPr>
      <w:ins w:id="709" w:author="Prof. LIU Ben" w:date="2026-08-29T22:58:00Z" w16du:dateUtc="2026-08-29T14:58:00Z">
        <w:r w:rsidRPr="00902CBB">
          <w:rPr>
            <w:rPrChange w:id="710" w:author="Prof. LIU Ben" w:date="2026-08-29T22:58:00Z" w16du:dateUtc="2026-08-29T14:58:00Z">
              <w:rPr>
                <w:color w:val="000000"/>
              </w:rPr>
            </w:rPrChange>
          </w:rPr>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ins>
    </w:p>
    <w:p w14:paraId="7064540F" w14:textId="5418F786" w:rsidR="00902CBB" w:rsidRPr="00D2526D" w:rsidRDefault="00902CBB" w:rsidP="00091013">
      <w:pPr>
        <w:pStyle w:val="Paragraph0"/>
        <w:rPr>
          <w:ins w:id="711" w:author="Prof. LIU Ben" w:date="2026-08-29T22:58:00Z" w16du:dateUtc="2026-08-29T14:58:00Z"/>
        </w:rPr>
      </w:pPr>
      <w:ins w:id="712" w:author="Prof. LIU Ben" w:date="2026-08-29T22:58:00Z" w16du:dateUtc="2026-08-29T14:58:00Z">
        <w:r w:rsidRPr="00902CBB">
          <w:rPr>
            <w:rPrChange w:id="713" w:author="Prof. LIU Ben" w:date="2026-08-29T22:58:00Z" w16du:dateUtc="2026-08-29T14:58:00Z">
              <w:rPr>
                <w:color w:val="000000"/>
              </w:rPr>
            </w:rPrChange>
          </w:rPr>
          <w:t>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(Chen 2009; Hsieh et al. 2015), but the operative mechanism here is reuse and redirection: a better AI answer is a better foundation to build on.</w:t>
        </w:r>
      </w:ins>
    </w:p>
    <w:p w14:paraId="1B26AD10" w14:textId="7DEAB0AF" w:rsidR="001C3581" w:rsidRPr="00D2526D" w:rsidDel="00902CBB" w:rsidRDefault="001C3581" w:rsidP="00D2526D">
      <w:pPr>
        <w:pStyle w:val="Paragraph0"/>
        <w:rPr>
          <w:del w:id="714" w:author="Prof. LIU Ben" w:date="2026-08-29T22:56:00Z" w16du:dateUtc="2026-08-29T14:56:00Z"/>
        </w:rPr>
      </w:pPr>
      <w:del w:id="715" w:author="Prof. LIU Ben" w:date="2026-08-29T22:56:00Z" w16du:dateUtc="2026-08-29T14:56:00Z">
        <w:r w:rsidRPr="00D2526D" w:rsidDel="00902CBB">
          <w:delTex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delText>
        </w:r>
        <w:r w:rsidDel="00902CBB">
          <w:delText>’</w:delText>
        </w:r>
        <w:r w:rsidRPr="00D2526D" w:rsidDel="00902CBB">
          <w:delTex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delText>
        </w:r>
        <w:r w:rsidDel="00902CBB">
          <w:rPr>
            <w:rFonts w:hint="eastAsia"/>
          </w:rPr>
          <w:delText>make</w:delText>
        </w:r>
        <w:r w:rsidRPr="00D2526D" w:rsidDel="00902CBB">
          <w:delText xml:space="preserve"> effort only up to the level a goal requires (Kahneman 2011), and with competition research showing that the intensity of a competitive response rises with how much the competitor appears to have invested </w:delText>
        </w:r>
      </w:del>
      <w:ins w:id="716" w:author="Dylan CHEN" w:date="2026-08-28T23:20:00Z" w16du:dateUtc="2026-08-28T15:20:00Z">
        <w:del w:id="717" w:author="Prof. LIU Ben" w:date="2026-08-29T22:56:00Z" w16du:dateUtc="2026-08-29T14:56:00Z">
          <w:r w:rsidR="00C454A0" w:rsidRPr="00E55C5E" w:rsidDel="00902CBB">
            <w:fldChar w:fldCharType="begin"/>
          </w:r>
          <w:r w:rsidR="00C454A0" w:rsidDel="00902CBB">
            <w:del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00C454A0" w:rsidDel="00902CBB">
            <w:rPr>
              <w:rFonts w:ascii="Apple Color Emoji" w:hAnsi="Apple Color Emoji" w:cs="Apple Color Emoji"/>
            </w:rPr>
            <w:delInstrText>📊</w:delInstrText>
          </w:r>
          <w:r w:rsidR="00C454A0" w:rsidDel="00902CBB">
            <w:delInstrText>","call-number":"3","container-title":"Asia Pacific Journal of Management","DOI":"10.1007/s10490-008-9110-7","ISSN":"1572-9958","issue":"1","journalAbbreviation":"Asia Pac J Manag","language":"en","note":"</w:delInstrText>
          </w:r>
          <w:r w:rsidR="00C454A0" w:rsidDel="00902CBB">
            <w:rPr>
              <w:rFonts w:ascii="Apple Color Emoji" w:hAnsi="Apple Color Emoji" w:cs="Apple Color Emoji"/>
            </w:rPr>
            <w:delInstrText>🏷️</w:delInstrText>
          </w:r>
          <w:r w:rsidR="00C454A0" w:rsidDel="00902CBB">
            <w:delInstrText xml:space="preserve"> /reading</w:delInstrText>
          </w:r>
          <w:r w:rsidR="00C454A0" w:rsidDel="00902CBB">
            <w:rPr>
              <w:rFonts w:hint="eastAsia"/>
            </w:rPr>
            <w:delInstrText>、</w:delInstrText>
          </w:r>
          <w:r w:rsidR="00C454A0" w:rsidDel="00902CBB">
            <w:delInstrText>Research</w:delInstrText>
          </w:r>
          <w:r w:rsidR="00C454A0" w:rsidDel="00902CBB">
            <w:rPr>
              <w:rFonts w:hint="eastAsia"/>
            </w:rPr>
            <w:delInstrText>、</w:delInstrText>
          </w:r>
          <w:r w:rsidR="00C454A0" w:rsidDel="00902CBB">
            <w:rPr>
              <w:rFonts w:ascii="Apple Color Emoji" w:hAnsi="Apple Color Emoji" w:cs="Apple Color Emoji"/>
            </w:rPr>
            <w:delInstrText>🤖️</w:delInstrText>
          </w:r>
          <w:r w:rsidR="00C454A0" w:rsidDel="00902CBB">
            <w:rPr>
              <w:rFonts w:hint="eastAsia"/>
            </w:rPr>
            <w:delInstrText>、</w:delInstrText>
          </w:r>
          <w:r w:rsidR="00C454A0" w:rsidDel="00902CBB">
            <w:delInstrText>Competitive dyn</w:delInstrText>
          </w:r>
          <w:r w:rsidR="00C454A0" w:rsidDel="00902CBB">
            <w:rPr>
              <w:rFonts w:hint="eastAsia"/>
            </w:rPr>
            <w:delInstrText>amics</w:delInstrText>
          </w:r>
          <w:r w:rsidR="00C454A0" w:rsidDel="00902CBB">
            <w:rPr>
              <w:rFonts w:hint="eastAsia"/>
            </w:rPr>
            <w:delInstrText>、</w:delInstrText>
          </w:r>
          <w:r w:rsidR="00C454A0" w:rsidDel="00902CBB">
            <w:rPr>
              <w:rFonts w:hint="eastAsia"/>
            </w:rPr>
            <w:delInstrText>Publishing</w:delInstrText>
          </w:r>
          <w:r w:rsidR="00C454A0" w:rsidDel="00902CBB">
            <w:rPr>
              <w:rFonts w:hint="eastAsia"/>
            </w:rPr>
            <w:delInstrText>、</w:delInstrText>
          </w:r>
          <w:r w:rsidR="00C454A0" w:rsidDel="00902CBB">
            <w:rPr>
              <w:rFonts w:hint="eastAsia"/>
            </w:rPr>
            <w:delInstrText>Strategic management</w:delInstrText>
          </w:r>
          <w:r w:rsidR="00C454A0" w:rsidDel="00902CBB">
            <w:rPr>
              <w:rFonts w:hint="eastAsia"/>
            </w:rPr>
            <w:delInstrText>、</w:delInstrText>
          </w:r>
          <w:r w:rsidR="00C454A0" w:rsidDel="00902CBB">
            <w:rPr>
              <w:rFonts w:hint="eastAsia"/>
            </w:rPr>
            <w:delInstrText>U.S.-based journal","page":"5-25","source":"9.7 (Q1)","title":"Competitive dynamics research: An insider</w:delInstrText>
          </w:r>
          <w:r w:rsidR="00C454A0" w:rsidDel="00902CBB">
            <w:rPr>
              <w:rFonts w:hint="eastAsia"/>
            </w:rPr>
            <w:delInstrText>’</w:delInstrText>
          </w:r>
          <w:r w:rsidR="00C454A0" w:rsidDel="00902CBB">
            <w:rPr>
              <w:rFonts w:hint="eastAsia"/>
            </w:rPr>
            <w:delInstrText>s odyssey","title-short":"Competitive dynamics research","URL":"https://doi.org/10.1007/s10490-008-9110-7","volu</w:delInstrText>
          </w:r>
          <w:r w:rsidR="00C454A0" w:rsidDel="00902CBB">
            <w:del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delInstrText>
          </w:r>
          <w:r w:rsidR="00C454A0" w:rsidDel="00902CBB">
            <w:rPr>
              <w:rFonts w:hint="eastAsia"/>
            </w:rPr>
            <w:delInstrText>r research focus on decision makers' persistence irrespective of external cues, we also find that a firm's escalation behavior is decreased by larger rivals' negative performance.</w:delInstrText>
          </w:r>
          <w:r w:rsidR="00C454A0" w:rsidDel="00902CBB">
            <w:rPr>
              <w:rFonts w:hint="eastAsia"/>
            </w:rPr>
            <w:del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delInstrText>
          </w:r>
          <w:r w:rsidR="00C454A0" w:rsidDel="00902CBB">
            <w:rPr>
              <w:rFonts w:hint="eastAsia"/>
            </w:rPr>
            <w:delInstrText xml:space="preserve">","archive_location":"109 </w:delInstrText>
          </w:r>
          <w:r w:rsidR="00C454A0" w:rsidDel="00902CBB">
            <w:rPr>
              <w:rFonts w:ascii="Apple Color Emoji" w:hAnsi="Apple Color Emoji" w:cs="Apple Color Emoji"/>
            </w:rPr>
            <w:delInstrText>📊</w:delInstrText>
          </w:r>
          <w:r w:rsidR="00C454A0" w:rsidDel="00902CBB">
            <w:rPr>
              <w:rFonts w:hint="eastAsia"/>
            </w:rPr>
            <w:delInstrText>","call-number":"1","container-title":"Academy of Manage</w:delInstrText>
          </w:r>
          <w:r w:rsidR="00C454A0" w:rsidDel="00902CBB">
            <w:delInstrText>ment Journal","DOI":"10.5465/amj.2011.0869","ISSN":"0001-4273","issue":"1","journalAbbreviation":"AMJ","language":"en","note":"</w:delInstrText>
          </w:r>
          <w:r w:rsidR="00C454A0" w:rsidDel="00902CBB">
            <w:rPr>
              <w:rFonts w:ascii="Apple Color Emoji" w:hAnsi="Apple Color Emoji" w:cs="Apple Color Emoji"/>
            </w:rPr>
            <w:delInstrText>🏷️</w:delInstrText>
          </w:r>
          <w:r w:rsidR="00C454A0" w:rsidDel="00902CBB">
            <w:delInstrText xml:space="preserve"> /unread</w:delInstrText>
          </w:r>
          <w:r w:rsidR="00C454A0" w:rsidDel="00902CBB">
            <w:rPr>
              <w:rFonts w:hint="eastAsia"/>
            </w:rPr>
            <w:delInstrText>、</w:delInstrText>
          </w:r>
          <w:r w:rsidR="00C454A0" w:rsidDel="00902CBB">
            <w:delInstrText>imitation</w:delInstrText>
          </w:r>
          <w:r w:rsidR="00C454A0" w:rsidDel="00902CBB">
            <w:rPr>
              <w:rFonts w:hint="eastAsia"/>
            </w:rPr>
            <w:delInstrText>、</w:delInstrText>
          </w:r>
          <w:r w:rsidR="00C454A0" w:rsidDel="00902CBB">
            <w:delInstrText>competitive dynamics</w:delInstrText>
          </w:r>
          <w:r w:rsidR="00C454A0" w:rsidDel="00902CBB">
            <w:rPr>
              <w:rFonts w:hint="eastAsia"/>
            </w:rPr>
            <w:delInstrText>、</w:delInstrText>
          </w:r>
          <w:r w:rsidR="00C454A0" w:rsidDel="00902CBB">
            <w:delInstrText>escalation of commitment</w:delInstrText>
          </w:r>
          <w:r w:rsidR="00C454A0" w:rsidDel="00902CBB">
            <w:rPr>
              <w:rFonts w:hint="eastAsia"/>
            </w:rPr>
            <w:delInstrText>、</w:delInstrText>
          </w:r>
          <w:r w:rsidR="00C454A0" w:rsidDel="00902CBB">
            <w:delInstrText>market entry</w:delInstrText>
          </w:r>
          <w:r w:rsidR="00C454A0" w:rsidDel="00902CBB">
            <w:rPr>
              <w:rFonts w:hint="eastAsia"/>
            </w:rPr>
            <w:delInstrText>、</w:delInstrText>
          </w:r>
          <w:r w:rsidR="00C454A0" w:rsidDel="00902CBB">
            <w:del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delInstrText>
          </w:r>
          <w:r w:rsidR="00C454A0" w:rsidRPr="00E55C5E" w:rsidDel="00902CBB">
            <w:fldChar w:fldCharType="separate"/>
          </w:r>
          <w:r w:rsidR="00C454A0" w:rsidDel="00902CBB">
            <w:rPr>
              <w:noProof/>
            </w:rPr>
            <w:delText>(Chen 2009; Hsieh et al. 2015)</w:delText>
          </w:r>
          <w:r w:rsidR="00C454A0" w:rsidRPr="00E55C5E" w:rsidDel="00902CBB">
            <w:fldChar w:fldCharType="end"/>
          </w:r>
        </w:del>
      </w:ins>
      <w:del w:id="718" w:author="Prof. LIU Ben" w:date="2026-08-29T22:56:00Z" w16du:dateUtc="2026-08-29T14:56:00Z">
        <w:r w:rsidRPr="00D2526D" w:rsidDel="00902CBB">
          <w:delText>(Chen 2009; Hsieh et al. 2015).</w:delText>
        </w:r>
      </w:del>
    </w:p>
    <w:p w14:paraId="1FDE70BF" w14:textId="5755239E" w:rsidR="001C3581" w:rsidRPr="00D2526D" w:rsidDel="00902CBB" w:rsidRDefault="001C3581" w:rsidP="00D2526D">
      <w:pPr>
        <w:pStyle w:val="Paragraph0"/>
        <w:rPr>
          <w:del w:id="719" w:author="Prof. LIU Ben" w:date="2026-08-29T22:56:00Z" w16du:dateUtc="2026-08-29T14:56:00Z"/>
        </w:rPr>
      </w:pPr>
      <w:del w:id="720" w:author="Prof. LIU Ben" w:date="2026-08-29T22:56:00Z" w16du:dateUtc="2026-08-29T14:56:00Z">
        <w:r w:rsidRPr="00D2526D" w:rsidDel="00902CBB">
          <w:delTex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delText>
        </w:r>
        <w:r w:rsidDel="00902CBB">
          <w:rPr>
            <w:rFonts w:hint="eastAsia"/>
          </w:rPr>
          <w:delText>answer</w:delText>
        </w:r>
        <w:r w:rsidRPr="00D2526D" w:rsidDel="00902CBB">
          <w:delText xml:space="preserve"> it should elicit.</w:delText>
        </w:r>
      </w:del>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commentRangeStart w:id="721"/>
      <w:r w:rsidRPr="00261E78">
        <w:rPr>
          <w:vertAlign w:val="superscript"/>
        </w:rPr>
        <w:footnoteReference w:id="4"/>
      </w:r>
      <w:r w:rsidRPr="00D2526D">
        <w:t xml:space="preserve"> </w:t>
      </w:r>
      <w:commentRangeEnd w:id="721"/>
      <w:r w:rsidR="00326B32" w:rsidRPr="00D2526D">
        <w:rPr>
          <w:rStyle w:val="CommentReference"/>
          <w:sz w:val="24"/>
        </w:rPr>
        <w:commentReference w:id="721"/>
      </w:r>
      <w:r w:rsidRPr="00D2526D">
        <w:t>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w:t>
      </w:r>
      <w:commentRangeStart w:id="722"/>
      <w:r w:rsidRPr="00D2526D">
        <w:t xml:space="preserve">The platform records precise timestamps for human answers but not for AI answers; we observe that AI answers appear </w:t>
      </w:r>
      <w:del w:id="723" w:author="Prof. LIU Ben" w:date="2026-08-29T23:38:00Z" w16du:dateUtc="2026-08-29T15:38:00Z">
        <w:r w:rsidRPr="00D2526D" w:rsidDel="00326B32">
          <w:delText>with</w:delText>
        </w:r>
      </w:del>
      <w:r w:rsidRPr="00D2526D">
        <w:t xml:space="preserve">in five minutes of posting, far faster than the average nine-hour delay of the first human answer, so an AI answer almost always occupies the first position. </w:t>
      </w:r>
      <w:commentRangeEnd w:id="722"/>
      <w:r w:rsidR="00326B32" w:rsidRPr="00D2526D">
        <w:rPr>
          <w:rStyle w:val="CommentReference"/>
          <w:sz w:val="24"/>
        </w:rPr>
        <w:commentReference w:id="722"/>
      </w:r>
      <w:r w:rsidRPr="00D2526D">
        <w:t xml:space="preserve">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w:t>
      </w:r>
      <w:r w:rsidRPr="00904A3D">
        <w:rPr>
          <w:color w:val="000000"/>
        </w:rPr>
        <w:lastRenderedPageBreak/>
        <w:t>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posts 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lastRenderedPageBreak/>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ins w:id="724" w:author="Dylan CHEN" w:date="2026-08-27T16:10:00Z" w16du:dateUtc="2026-08-27T08:10:00Z">
              <w:r w:rsidR="00701DB1">
                <w:rPr>
                  <w:rFonts w:eastAsiaTheme="minorEastAsia" w:hint="eastAsia"/>
                </w:rPr>
                <w:t xml:space="preserve"> (full observation window</w:t>
              </w:r>
              <w:del w:id="725" w:author="Prof. LIU Ben" w:date="2026-08-29T23:43:00Z" w16du:dateUtc="2026-08-29T15:43:00Z">
                <w:r w:rsidR="00701DB1" w:rsidDel="00326B32">
                  <w:rPr>
                    <w:rFonts w:eastAsiaTheme="minorEastAsia" w:hint="eastAsia"/>
                  </w:rPr>
                  <w:delText>s</w:delText>
                </w:r>
              </w:del>
              <w:r w:rsidR="00701DB1">
                <w:rPr>
                  <w:rFonts w:eastAsiaTheme="minorEastAsia" w:hint="eastAsia"/>
                </w:rPr>
                <w:t>)</w:t>
              </w:r>
            </w:ins>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Notes: 1. Columns 2-4 present the means</w:t>
      </w:r>
      <w:del w:id="726" w:author="Prof. LIU Ben" w:date="2026-08-29T23:43:00Z" w16du:dateUtc="2026-08-29T15:43:00Z">
        <w:r w:rsidRPr="00261E78" w:rsidDel="00326B32">
          <w:delText xml:space="preserve"> of the main variables</w:delText>
        </w:r>
      </w:del>
      <w:r w:rsidRPr="00261E78">
        <w:t xml:space="preserve">,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5804DD94"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ins w:id="727" w:author="Dylan CHEN" w:date="2026-08-28T23:20:00Z" w16du:dateUtc="2026-08-28T15:20:00Z">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ins>
      <w:del w:id="728" w:author="Dylan CHEN" w:date="2026-08-28T23:20:00Z" w16du:dateUtc="2026-08-28T15:20:00Z">
        <w:r w:rsidRPr="00D2526D" w:rsidDel="001C4E9A">
          <w:delText>(Austin 2009)</w:delText>
        </w:r>
      </w:del>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w:t>
      </w:r>
      <w:r w:rsidRPr="00D2526D">
        <w:lastRenderedPageBreak/>
        <w:t>quotes). We also use an LLM to score each question</w:t>
      </w:r>
      <w:r>
        <w:t>’</w:t>
      </w:r>
      <w:r w:rsidRPr="00D2526D">
        <w:t xml:space="preserve">s linguistic complexity, technical-jargon use, and difficulty </w:t>
      </w:r>
      <w:ins w:id="729" w:author="Dylan CHEN" w:date="2026-08-28T23:20:00Z" w16du:dateUtc="2026-08-28T15:20:00Z">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ins>
      <w:ins w:id="730" w:author="Dylan CHEN" w:date="2026-08-28T23:21:00Z" w16du:dateUtc="2026-08-28T15:21:00Z">
        <w:r w:rsidR="001C4E9A">
          <w:rPr>
            <w:rFonts w:hint="eastAsia"/>
          </w:rPr>
          <w:t xml:space="preserve">; </w:t>
        </w:r>
        <w:r w:rsidR="001C4E9A" w:rsidRPr="00D2526D">
          <w:t xml:space="preserve">see Online Appendix </w:t>
        </w:r>
      </w:ins>
      <w:ins w:id="731" w:author="Dylan CHEN" w:date="2026-08-29T09:46:00Z" w16du:dateUtc="2026-08-29T01:46:00Z">
        <w:r w:rsidR="00D42624">
          <w:rPr>
            <w:rFonts w:hint="eastAsia"/>
          </w:rPr>
          <w:t>C</w:t>
        </w:r>
      </w:ins>
      <w:ins w:id="732" w:author="Dylan CHEN" w:date="2026-08-29T09:47:00Z" w16du:dateUtc="2026-08-29T01:47:00Z">
        <w:r w:rsidR="00E32405">
          <w:rPr>
            <w:rFonts w:hint="eastAsia"/>
          </w:rPr>
          <w:t xml:space="preserve"> for LLM-based quality measure details and validation tests</w:t>
        </w:r>
      </w:ins>
      <w:ins w:id="733" w:author="Dylan CHEN" w:date="2026-08-28T23:20:00Z" w16du:dateUtc="2026-08-28T15:20:00Z">
        <w:r w:rsidR="001C4E9A" w:rsidRPr="00261E78">
          <w:rPr>
            <w:rFonts w:hint="eastAsia"/>
          </w:rPr>
          <w:t>)</w:t>
        </w:r>
        <w:r w:rsidR="001C4E9A" w:rsidRPr="00261E78">
          <w:fldChar w:fldCharType="end"/>
        </w:r>
      </w:ins>
      <w:del w:id="734" w:author="Dylan CHEN" w:date="2026-08-28T23:20:00Z" w16du:dateUtc="2026-08-28T15:20:00Z">
        <w:r w:rsidRPr="00D2526D" w:rsidDel="001C4E9A">
          <w:delText xml:space="preserve">(Li et al. 2024; </w:delText>
        </w:r>
      </w:del>
      <w:del w:id="735" w:author="Dylan CHEN" w:date="2026-08-28T23:21:00Z" w16du:dateUtc="2026-08-28T15:21:00Z">
        <w:r w:rsidRPr="00D2526D" w:rsidDel="001C4E9A">
          <w:delText>see Online Appendix B)</w:delText>
        </w:r>
      </w:del>
      <w:r w:rsidRPr="00D2526D">
        <w:t>, and we account for question category and posting time.</w:t>
      </w:r>
    </w:p>
    <w:p w14:paraId="778E7F7E" w14:textId="6CBAAC8C"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ins w:id="736" w:author="Dylan CHEN" w:date="2026-08-27T15:30:00Z" w16du:dateUtc="2026-08-27T07:30:00Z">
        <w:r w:rsidR="001C20E5">
          <w:rPr>
            <w:rFonts w:hint="eastAsia"/>
          </w:rPr>
          <w:t>B</w:t>
        </w:r>
      </w:ins>
      <w:ins w:id="737" w:author="Dylan CHEN" w:date="2026-08-27T15:31:00Z" w16du:dateUtc="2026-08-27T07:31:00Z">
        <w:r w:rsidR="001C20E5">
          <w:rPr>
            <w:rFonts w:hint="eastAsia"/>
          </w:rPr>
          <w:t>1</w:t>
        </w:r>
      </w:ins>
      <w:del w:id="738" w:author="Dylan CHEN" w:date="2026-08-27T15:30:00Z" w16du:dateUtc="2026-08-27T07:30:00Z">
        <w:r w:rsidRPr="00D2526D" w:rsidDel="001C20E5">
          <w:delText>A1</w:delText>
        </w:r>
      </w:del>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ins w:id="739" w:author="Dylan CHEN" w:date="2026-08-27T15:31:00Z" w16du:dateUtc="2026-08-27T07:31:00Z">
        <w:r w:rsidR="001C20E5">
          <w:rPr>
            <w:rFonts w:hint="eastAsia"/>
          </w:rPr>
          <w:t>B</w:t>
        </w:r>
      </w:ins>
      <w:del w:id="740" w:author="Dylan CHEN" w:date="2026-08-27T15:31:00Z" w16du:dateUtc="2026-08-27T07:31:00Z">
        <w:r w:rsidRPr="00D2526D" w:rsidDel="001C20E5">
          <w:delText>A</w:delText>
        </w:r>
      </w:del>
      <w:r w:rsidRPr="00D2526D">
        <w:t>2).</w:t>
      </w:r>
    </w:p>
    <w:bookmarkEnd w:id="0"/>
    <w:bookmarkEnd w:id="367"/>
    <w:bookmarkEnd w:id="368"/>
    <w:bookmarkEnd w:id="538"/>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ins w:id="741" w:author="Dylan CHEN" w:date="2026-08-27T17:09:00Z" w16du:dateUtc="2026-08-27T09:09:00Z">
        <w:r w:rsidR="003F35AE">
          <w:rPr>
            <w:rFonts w:hint="eastAsia"/>
          </w:rPr>
          <w:t>s</w:t>
        </w:r>
      </w:ins>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ins w:id="742" w:author="Dylan CHEN" w:date="2026-08-27T16:08:00Z" w16du:dateUtc="2026-08-27T08:08:00Z">
        <w:r w:rsidR="002E1246">
          <w:rPr>
            <w:rFonts w:hint="eastAsia"/>
            <w:i/>
            <w:iCs/>
          </w:rPr>
          <w:t xml:space="preserve">human </w:t>
        </w:r>
      </w:ins>
      <w:r w:rsidR="001C3581" w:rsidRPr="00D2526D">
        <w:rPr>
          <w:i/>
          <w:iCs/>
        </w:rPr>
        <w:t>answer number in 7 days)</w:t>
      </w:r>
      <w:r w:rsidR="001C3581">
        <w:rPr>
          <w:rFonts w:hint="eastAsia"/>
        </w:rPr>
        <w:t>.</w:t>
      </w:r>
    </w:p>
    <w:p w14:paraId="504EB373" w14:textId="125FB61C"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w:t>
      </w:r>
      <w:del w:id="743" w:author="Prof. LIU Ben" w:date="2026-08-29T23:46:00Z" w16du:dateUtc="2026-08-29T15:46:00Z">
        <w:r w:rsidDel="00326B32">
          <w:delText>, which reflects answerers’ effort</w:delText>
        </w:r>
      </w:del>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ins w:id="744" w:author="Dylan CHEN" w:date="2026-08-29T09:46:00Z" w16du:dateUtc="2026-08-29T01:46:00Z">
        <w:r w:rsidR="00D42624">
          <w:rPr>
            <w:rFonts w:hint="eastAsia"/>
          </w:rPr>
          <w:t>C</w:t>
        </w:r>
      </w:ins>
      <w:del w:id="745" w:author="Dylan CHEN" w:date="2026-08-29T09:46:00Z" w16du:dateUtc="2026-08-29T01:46:00Z">
        <w:r w:rsidR="00954DD3" w:rsidRPr="00015210" w:rsidDel="00D42624">
          <w:delText>B</w:delText>
        </w:r>
      </w:del>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ins w:id="746" w:author="Dylan CHEN" w:date="2026-08-27T16:42:00Z" w16du:dateUtc="2026-08-27T08:42:00Z">
        <w:r w:rsidR="00AA69A0">
          <w:rPr>
            <w:rFonts w:hint="eastAsia"/>
            <w:i/>
            <w:iCs/>
          </w:rPr>
          <w:t xml:space="preserve"> human</w:t>
        </w:r>
      </w:ins>
      <w:r w:rsidR="001C3581" w:rsidRPr="00D2526D">
        <w:rPr>
          <w:i/>
          <w:iCs/>
        </w:rPr>
        <w:t xml:space="preserve"> ans</w:t>
      </w:r>
      <w:ins w:id="747" w:author="Dylan CHEN" w:date="2026-08-27T16:42:00Z" w16du:dateUtc="2026-08-27T08:42:00Z">
        <w:r w:rsidR="00AA69A0">
          <w:rPr>
            <w:rFonts w:hint="eastAsia"/>
            <w:i/>
            <w:iCs/>
          </w:rPr>
          <w:t>w</w:t>
        </w:r>
      </w:ins>
      <w:r w:rsidR="001C3581" w:rsidRPr="00D2526D">
        <w:rPr>
          <w:i/>
          <w:iCs/>
        </w:rPr>
        <w:t>er quality</w:t>
      </w:r>
      <w:r w:rsidR="001C3581">
        <w:rPr>
          <w:rFonts w:hint="eastAsia"/>
        </w:rPr>
        <w:t>.</w:t>
      </w:r>
    </w:p>
    <w:p w14:paraId="6F4D6B34" w14:textId="01C06FF3"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w:t>
      </w:r>
      <w:ins w:id="748" w:author="Prof. LIU Ben" w:date="2026-08-29T23:46:00Z" w16du:dateUtc="2026-08-29T15:46:00Z">
        <w:r w:rsidR="00326B32">
          <w:t xml:space="preserve">. </w:t>
        </w:r>
      </w:ins>
      <w:del w:id="749" w:author="Prof. LIU Ben" w:date="2026-08-29T23:46:00Z" w16du:dateUtc="2026-08-29T15:46:00Z">
        <w:r w:rsidRPr="00015210" w:rsidDel="00326B32">
          <w:delText xml:space="preserve"> content </w:delText>
        </w:r>
      </w:del>
      <w:r w:rsidRPr="00015210">
        <w:t>dimensions</w:t>
      </w:r>
      <w:del w:id="750" w:author="Prof. LIU Ben" w:date="2026-08-29T23:47:00Z" w16du:dateUtc="2026-08-29T15:47:00Z">
        <w:r w:rsidRPr="00015210" w:rsidDel="00326B32">
          <w:delText xml:space="preserve"> the framework identi</w:delText>
        </w:r>
      </w:del>
      <w:del w:id="751" w:author="Prof. LIU Ben" w:date="2026-08-29T23:46:00Z" w16du:dateUtc="2026-08-29T15:46:00Z">
        <w:r w:rsidRPr="00015210" w:rsidDel="00326B32">
          <w:delText>fies</w:delText>
        </w:r>
      </w:del>
      <w:r w:rsidRPr="00015210">
        <w:t xml:space="preserve">.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xml:space="preserve">. Both are defined only </w:t>
      </w:r>
      <w:r w:rsidRPr="00015210">
        <w:lastRenderedPageBreak/>
        <w:t>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rPr>
          <w:ins w:id="752" w:author="Dylan CHEN" w:date="2026-08-28T21:53:00Z" w16du:dateUtc="2026-08-28T13:53:00Z"/>
        </w:rPr>
      </w:pPr>
      <w:ins w:id="753" w:author="Dylan CHEN" w:date="2026-08-28T21:53:00Z" w16du:dateUtc="2026-08-28T13:53:00Z">
        <w:r>
          <w:rPr>
            <w:rFonts w:hint="eastAsia"/>
          </w:rPr>
          <w:t>We model the impact of the AI answer as follows:</w:t>
        </w:r>
      </w:ins>
    </w:p>
    <w:p w14:paraId="521D0DCB" w14:textId="77777777" w:rsidR="0045239F" w:rsidRPr="00015210" w:rsidRDefault="00000000" w:rsidP="0045239F">
      <w:pPr>
        <w:pStyle w:val="Paragraph0"/>
        <w:jc w:val="right"/>
        <w:rPr>
          <w:ins w:id="754" w:author="Dylan CHEN" w:date="2026-08-28T21:53:00Z" w16du:dateUtc="2026-08-28T13:53:00Z"/>
          <w:color w:val="000000"/>
        </w:rPr>
      </w:pPr>
      <m:oMath>
        <m:sSub>
          <m:sSubPr>
            <m:ctrlPr>
              <w:ins w:id="755" w:author="Dylan CHEN" w:date="2026-08-28T21:53:00Z" w16du:dateUtc="2026-08-28T13:53:00Z">
                <w:rPr>
                  <w:rFonts w:ascii="Cambria Math" w:hAnsi="Cambria Math"/>
                </w:rPr>
              </w:ins>
            </m:ctrlPr>
          </m:sSubPr>
          <m:e>
            <m:r>
              <w:ins w:id="756" w:author="Dylan CHEN" w:date="2026-08-28T21:53:00Z" w16du:dateUtc="2026-08-28T13:53:00Z">
                <w:rPr>
                  <w:rFonts w:ascii="Cambria Math" w:hAnsi="Cambria Math"/>
                </w:rPr>
                <m:t>Y</m:t>
              </w:ins>
            </m:r>
          </m:e>
          <m:sub>
            <m:r>
              <w:ins w:id="757" w:author="Dylan CHEN" w:date="2026-08-28T21:53:00Z" w16du:dateUtc="2026-08-28T13:53:00Z">
                <w:rPr>
                  <w:rFonts w:ascii="Cambria Math" w:hAnsi="Cambria Math"/>
                </w:rPr>
                <m:t>i</m:t>
              </w:ins>
            </m:r>
          </m:sub>
        </m:sSub>
        <m:r>
          <w:ins w:id="758" w:author="Dylan CHEN" w:date="2026-08-28T21:53:00Z" w16du:dateUtc="2026-08-28T13:53:00Z">
            <w:rPr>
              <w:rFonts w:ascii="Cambria Math" w:hAnsi="Cambria Math"/>
            </w:rPr>
            <m:t>=</m:t>
          </w:ins>
        </m:r>
        <m:sSub>
          <m:sSubPr>
            <m:ctrlPr>
              <w:ins w:id="759" w:author="Dylan CHEN" w:date="2026-08-28T21:53:00Z" w16du:dateUtc="2026-08-28T13:53:00Z">
                <w:rPr>
                  <w:rFonts w:ascii="Cambria Math" w:hAnsi="Cambria Math"/>
                </w:rPr>
              </w:ins>
            </m:ctrlPr>
          </m:sSubPr>
          <m:e>
            <m:r>
              <w:ins w:id="760" w:author="Dylan CHEN" w:date="2026-08-28T21:53:00Z" w16du:dateUtc="2026-08-28T13:53:00Z">
                <w:rPr>
                  <w:rFonts w:ascii="Cambria Math" w:hAnsi="Cambria Math" w:hint="eastAsia"/>
                  <w:szCs w:val="24"/>
                </w:rPr>
                <m:t>δ</m:t>
              </w:ins>
            </m:r>
          </m:e>
          <m:sub>
            <m:r>
              <w:ins w:id="761" w:author="Dylan CHEN" w:date="2026-08-28T21:53:00Z" w16du:dateUtc="2026-08-28T13:53:00Z">
                <w:rPr>
                  <w:rFonts w:ascii="Cambria Math" w:hAnsi="Cambria Math"/>
                </w:rPr>
                <m:t>0</m:t>
              </w:ins>
            </m:r>
          </m:sub>
        </m:sSub>
        <m:r>
          <w:ins w:id="762" w:author="Dylan CHEN" w:date="2026-08-28T21:53:00Z" w16du:dateUtc="2026-08-28T13:53:00Z">
            <w:rPr>
              <w:rFonts w:ascii="Cambria Math" w:hAnsi="Cambria Math"/>
            </w:rPr>
            <m:t>+</m:t>
          </w:ins>
        </m:r>
        <m:sSub>
          <m:sSubPr>
            <m:ctrlPr>
              <w:ins w:id="763" w:author="Dylan CHEN" w:date="2026-08-28T21:53:00Z" w16du:dateUtc="2026-08-28T13:53:00Z">
                <w:rPr>
                  <w:rFonts w:ascii="Cambria Math" w:hAnsi="Cambria Math"/>
                </w:rPr>
              </w:ins>
            </m:ctrlPr>
          </m:sSubPr>
          <m:e>
            <m:r>
              <w:ins w:id="764" w:author="Dylan CHEN" w:date="2026-08-28T21:53:00Z" w16du:dateUtc="2026-08-28T13:53:00Z">
                <w:rPr>
                  <w:rFonts w:ascii="Cambria Math" w:hAnsi="Cambria Math" w:hint="eastAsia"/>
                  <w:szCs w:val="24"/>
                </w:rPr>
                <m:t>δ</m:t>
              </w:ins>
            </m:r>
          </m:e>
          <m:sub>
            <m:r>
              <w:ins w:id="765" w:author="Dylan CHEN" w:date="2026-08-28T21:53:00Z" w16du:dateUtc="2026-08-28T13:53:00Z">
                <w:rPr>
                  <w:rFonts w:ascii="Cambria Math" w:hAnsi="Cambria Math"/>
                </w:rPr>
                <m:t>1</m:t>
              </w:ins>
            </m:r>
          </m:sub>
        </m:sSub>
        <m:r>
          <w:ins w:id="766" w:author="Dylan CHEN" w:date="2026-08-28T21:53:00Z" w16du:dateUtc="2026-08-28T13:53:00Z">
            <w:rPr>
              <w:rFonts w:ascii="Cambria Math" w:hAnsi="Cambria Math"/>
            </w:rPr>
            <m:t>A</m:t>
          </w:ins>
        </m:r>
        <m:sSub>
          <m:sSubPr>
            <m:ctrlPr>
              <w:ins w:id="767" w:author="Dylan CHEN" w:date="2026-08-28T21:53:00Z" w16du:dateUtc="2026-08-28T13:53:00Z">
                <w:rPr>
                  <w:rFonts w:ascii="Cambria Math" w:hAnsi="Cambria Math"/>
                </w:rPr>
              </w:ins>
            </m:ctrlPr>
          </m:sSubPr>
          <m:e>
            <m:r>
              <w:ins w:id="768" w:author="Dylan CHEN" w:date="2026-08-28T21:53:00Z" w16du:dateUtc="2026-08-28T13:53:00Z">
                <w:rPr>
                  <w:rFonts w:ascii="Cambria Math" w:hAnsi="Cambria Math"/>
                </w:rPr>
                <m:t>I</m:t>
              </w:ins>
            </m:r>
          </m:e>
          <m:sub>
            <m:r>
              <w:ins w:id="769" w:author="Dylan CHEN" w:date="2026-08-28T21:53:00Z" w16du:dateUtc="2026-08-28T13:53:00Z">
                <w:rPr>
                  <w:rFonts w:ascii="Cambria Math" w:hAnsi="Cambria Math"/>
                </w:rPr>
                <m:t>i</m:t>
              </w:ins>
            </m:r>
          </m:sub>
        </m:sSub>
        <m:r>
          <w:ins w:id="770" w:author="Dylan CHEN" w:date="2026-08-28T21:53:00Z" w16du:dateUtc="2026-08-28T13:53:00Z">
            <w:rPr>
              <w:rFonts w:ascii="Cambria Math" w:hAnsi="Cambria Math"/>
            </w:rPr>
            <m:t>+</m:t>
          </w:ins>
        </m:r>
        <m:sSub>
          <m:sSubPr>
            <m:ctrlPr>
              <w:ins w:id="771" w:author="Dylan CHEN" w:date="2026-08-28T21:53:00Z" w16du:dateUtc="2026-08-28T13:53:00Z">
                <w:rPr>
                  <w:rFonts w:ascii="Cambria Math" w:hAnsi="Cambria Math"/>
                </w:rPr>
              </w:ins>
            </m:ctrlPr>
          </m:sSubPr>
          <m:e>
            <m:r>
              <w:ins w:id="772" w:author="Dylan CHEN" w:date="2026-08-28T21:53:00Z" w16du:dateUtc="2026-08-28T13:53:00Z">
                <w:rPr>
                  <w:rFonts w:ascii="Cambria Math" w:hAnsi="Cambria Math"/>
                </w:rPr>
                <m:t>X</m:t>
              </w:ins>
            </m:r>
          </m:e>
          <m:sub>
            <m:r>
              <w:ins w:id="773" w:author="Dylan CHEN" w:date="2026-08-28T21:53:00Z" w16du:dateUtc="2026-08-28T13:53:00Z">
                <w:rPr>
                  <w:rFonts w:ascii="Cambria Math" w:hAnsi="Cambria Math"/>
                </w:rPr>
                <m:t>i</m:t>
              </w:ins>
            </m:r>
          </m:sub>
        </m:sSub>
        <m:r>
          <w:ins w:id="774" w:author="Dylan CHEN" w:date="2026-08-28T21:53:00Z" w16du:dateUtc="2026-08-28T13:53:00Z">
            <w:rPr>
              <w:rFonts w:ascii="Cambria Math" w:hAnsi="Cambria Math"/>
            </w:rPr>
            <m:t>'γ+</m:t>
          </w:ins>
        </m:r>
        <m:sSub>
          <m:sSubPr>
            <m:ctrlPr>
              <w:ins w:id="775" w:author="Dylan CHEN" w:date="2026-08-28T21:53:00Z" w16du:dateUtc="2026-08-28T13:53:00Z">
                <w:rPr>
                  <w:rFonts w:ascii="Cambria Math" w:hAnsi="Cambria Math"/>
                </w:rPr>
              </w:ins>
            </m:ctrlPr>
          </m:sSubPr>
          <m:e>
            <m:r>
              <w:ins w:id="776" w:author="Dylan CHEN" w:date="2026-08-28T21:53:00Z" w16du:dateUtc="2026-08-28T13:53:00Z">
                <w:rPr>
                  <w:rFonts w:ascii="Cambria Math" w:hAnsi="Cambria Math"/>
                </w:rPr>
                <m:t>δ</m:t>
              </w:ins>
            </m:r>
          </m:e>
          <m:sub>
            <m:r>
              <w:ins w:id="777" w:author="Dylan CHEN" w:date="2026-08-28T21:53:00Z" w16du:dateUtc="2026-08-28T13:53:00Z">
                <w:rPr>
                  <w:rFonts w:ascii="Cambria Math" w:hAnsi="Cambria Math"/>
                </w:rPr>
                <m:t>t</m:t>
              </w:ins>
            </m:r>
          </m:sub>
        </m:sSub>
        <m:r>
          <w:ins w:id="778" w:author="Dylan CHEN" w:date="2026-08-28T21:53:00Z" w16du:dateUtc="2026-08-28T13:53:00Z">
            <w:rPr>
              <w:rFonts w:ascii="Cambria Math" w:hAnsi="Cambria Math"/>
            </w:rPr>
            <m:t>+</m:t>
          </w:ins>
        </m:r>
        <m:sSub>
          <m:sSubPr>
            <m:ctrlPr>
              <w:ins w:id="779" w:author="Dylan CHEN" w:date="2026-08-28T21:53:00Z" w16du:dateUtc="2026-08-28T13:53:00Z">
                <w:rPr>
                  <w:rFonts w:ascii="Cambria Math" w:hAnsi="Cambria Math"/>
                </w:rPr>
              </w:ins>
            </m:ctrlPr>
          </m:sSubPr>
          <m:e>
            <m:r>
              <w:ins w:id="780" w:author="Dylan CHEN" w:date="2026-08-28T21:53:00Z" w16du:dateUtc="2026-08-28T13:53:00Z">
                <w:rPr>
                  <w:rFonts w:ascii="Cambria Math" w:hAnsi="Cambria Math"/>
                </w:rPr>
                <m:t>ε</m:t>
              </w:ins>
            </m:r>
          </m:e>
          <m:sub>
            <m:r>
              <w:ins w:id="781" w:author="Dylan CHEN" w:date="2026-08-28T21:53:00Z" w16du:dateUtc="2026-08-28T13:53:00Z">
                <w:rPr>
                  <w:rFonts w:ascii="Cambria Math" w:hAnsi="Cambria Math"/>
                </w:rPr>
                <m:t>i</m:t>
              </w:ins>
            </m:r>
          </m:sub>
        </m:sSub>
      </m:oMath>
      <w:ins w:id="782" w:author="Dylan CHEN" w:date="2026-08-28T21:53:00Z" w16du:dateUtc="2026-08-28T13:53:00Z">
        <w:r w:rsidR="0045239F">
          <w:rPr>
            <w:rFonts w:hint="eastAsia"/>
          </w:rPr>
          <w:t xml:space="preserve">                                       (1)</w:t>
        </w:r>
      </w:ins>
    </w:p>
    <w:p w14:paraId="3FA70029" w14:textId="77777777" w:rsidR="0045239F" w:rsidRDefault="0045239F" w:rsidP="0045239F">
      <w:pPr>
        <w:pStyle w:val="Paragraph0"/>
        <w:rPr>
          <w:ins w:id="783" w:author="Dylan CHEN" w:date="2026-08-28T21:53:00Z" w16du:dateUtc="2026-08-28T13:53:00Z"/>
        </w:rPr>
      </w:pPr>
      <w:ins w:id="784" w:author="Dylan CHEN" w:date="2026-08-28T21:53:00Z" w16du:dateUtc="2026-08-28T13:53:00Z">
        <w:r w:rsidRPr="00015210">
          <w:t xml:space="preserve">where </w:t>
        </w:r>
        <w:r w:rsidRPr="00015210">
          <w:rPr>
            <w:i/>
            <w:iCs/>
          </w:rPr>
          <w:t>i</w:t>
        </w:r>
        <w:r w:rsidRPr="00015210">
          <w:t xml:space="preserve"> indexes questions, </w:t>
        </w:r>
      </w:ins>
      <m:oMath>
        <m:sSub>
          <m:sSubPr>
            <m:ctrlPr>
              <w:ins w:id="785" w:author="Dylan CHEN" w:date="2026-08-28T21:53:00Z" w16du:dateUtc="2026-08-28T13:53:00Z">
                <w:rPr>
                  <w:rFonts w:ascii="Cambria Math" w:hAnsi="Cambria Math"/>
                </w:rPr>
              </w:ins>
            </m:ctrlPr>
          </m:sSubPr>
          <m:e>
            <m:r>
              <w:ins w:id="786" w:author="Dylan CHEN" w:date="2026-08-28T21:53:00Z" w16du:dateUtc="2026-08-28T13:53:00Z">
                <w:rPr>
                  <w:rFonts w:ascii="Cambria Math" w:hAnsi="Cambria Math"/>
                </w:rPr>
                <m:t>Y</m:t>
              </w:ins>
            </m:r>
          </m:e>
          <m:sub>
            <m:r>
              <w:ins w:id="787" w:author="Dylan CHEN" w:date="2026-08-28T21:53:00Z" w16du:dateUtc="2026-08-28T13:53:00Z">
                <w:rPr>
                  <w:rFonts w:ascii="Cambria Math" w:hAnsi="Cambria Math"/>
                </w:rPr>
                <m:t>i</m:t>
              </w:ins>
            </m:r>
          </m:sub>
        </m:sSub>
      </m:oMath>
      <w:ins w:id="788" w:author="Dylan CHEN" w:date="2026-08-28T21:53:00Z" w16du:dateUtc="2026-08-28T13:53:00Z">
        <w:r w:rsidRPr="00015210">
          <w:t xml:space="preserve"> is one of our two outcomes: the logarithm of the number of human answers received by question </w:t>
        </w:r>
      </w:ins>
      <m:oMath>
        <m:r>
          <w:ins w:id="789" w:author="Dylan CHEN" w:date="2026-08-28T21:53:00Z" w16du:dateUtc="2026-08-28T13:53:00Z">
            <w:rPr>
              <w:rFonts w:ascii="Cambria Math" w:hAnsi="Cambria Math"/>
            </w:rPr>
            <m:t>i</m:t>
          </w:ins>
        </m:r>
      </m:oMath>
      <w:ins w:id="790" w:author="Dylan CHEN" w:date="2026-08-28T21:53:00Z" w16du:dateUtc="2026-08-28T13:53:00Z">
        <w:r w:rsidRPr="00015210">
          <w:t xml:space="preserve"> </w:t>
        </w:r>
        <w:del w:id="791" w:author="Prof. LIU Ben" w:date="2026-08-29T23:47:00Z" w16du:dateUtc="2026-08-29T15:47:00Z">
          <w:r w:rsidRPr="00015210" w:rsidDel="007E3103">
            <w:delText>with</w:delText>
          </w:r>
        </w:del>
        <w:r w:rsidRPr="00015210">
          <w:t>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w:ins>
      <m:oMath>
        <m:sSub>
          <m:sSubPr>
            <m:ctrlPr>
              <w:ins w:id="792" w:author="Dylan CHEN" w:date="2026-08-28T21:53:00Z" w16du:dateUtc="2026-08-28T13:53:00Z">
                <w:rPr>
                  <w:rFonts w:ascii="Cambria Math" w:hAnsi="Cambria Math"/>
                </w:rPr>
              </w:ins>
            </m:ctrlPr>
          </m:sSubPr>
          <m:e>
            <m:r>
              <w:ins w:id="793" w:author="Dylan CHEN" w:date="2026-08-28T21:53:00Z" w16du:dateUtc="2026-08-28T13:53:00Z">
                <w:rPr>
                  <w:rFonts w:ascii="Cambria Math" w:hAnsi="Cambria Math"/>
                </w:rPr>
                <m:t>δ</m:t>
              </w:ins>
            </m:r>
          </m:e>
          <m:sub>
            <m:r>
              <w:ins w:id="794" w:author="Dylan CHEN" w:date="2026-08-28T21:53:00Z" w16du:dateUtc="2026-08-28T13:53:00Z">
                <w:rPr>
                  <w:rFonts w:ascii="Cambria Math" w:hAnsi="Cambria Math"/>
                </w:rPr>
                <m:t>t</m:t>
              </w:ins>
            </m:r>
          </m:sub>
        </m:sSub>
      </m:oMath>
      <w:ins w:id="795" w:author="Dylan CHEN" w:date="2026-08-28T21:53:00Z" w16du:dateUtc="2026-08-28T13:53:00Z">
        <w:r w:rsidRPr="00015210">
          <w:t xml:space="preserve"> captures question posting date fixed effects. </w:t>
        </w:r>
        <w:r>
          <w:rPr>
            <w:rFonts w:hint="eastAsia"/>
          </w:rPr>
          <w:t xml:space="preserve">The impact of the AI answer,  </w:t>
        </w:r>
      </w:ins>
      <m:oMath>
        <m:sSub>
          <m:sSubPr>
            <m:ctrlPr>
              <w:ins w:id="796" w:author="Dylan CHEN" w:date="2026-08-28T21:53:00Z" w16du:dateUtc="2026-08-28T13:53:00Z">
                <w:rPr>
                  <w:rFonts w:ascii="Cambria Math" w:hAnsi="Cambria Math"/>
                </w:rPr>
              </w:ins>
            </m:ctrlPr>
          </m:sSubPr>
          <m:e>
            <m:r>
              <w:ins w:id="797" w:author="Dylan CHEN" w:date="2026-08-28T21:53:00Z" w16du:dateUtc="2026-08-28T13:53:00Z">
                <w:rPr>
                  <w:rFonts w:ascii="Cambria Math" w:hAnsi="Cambria Math" w:hint="eastAsia"/>
                  <w:szCs w:val="24"/>
                </w:rPr>
                <m:t>δ</m:t>
              </w:ins>
            </m:r>
          </m:e>
          <m:sub>
            <m:r>
              <w:ins w:id="798" w:author="Dylan CHEN" w:date="2026-08-28T21:53:00Z" w16du:dateUtc="2026-08-28T13:53:00Z">
                <w:rPr>
                  <w:rFonts w:ascii="Cambria Math" w:hAnsi="Cambria Math"/>
                </w:rPr>
                <m:t>1</m:t>
              </w:ins>
            </m:r>
          </m:sub>
        </m:sSub>
      </m:oMath>
      <w:ins w:id="799" w:author="Dylan CHEN" w:date="2026-08-28T21:53:00Z" w16du:dateUtc="2026-08-28T13:53:00Z">
        <w:r>
          <w:rPr>
            <w:rFonts w:hint="eastAsia"/>
            <w:szCs w:val="24"/>
          </w:rPr>
          <w:t xml:space="preserve">, </w:t>
        </w:r>
        <w:r>
          <w:rPr>
            <w:rFonts w:hint="eastAsia"/>
          </w:rPr>
          <w:t>is a function of its length and quality:</w:t>
        </w:r>
      </w:ins>
    </w:p>
    <w:p w14:paraId="04BDEF74" w14:textId="77777777" w:rsidR="0045239F" w:rsidRPr="007A1BDC" w:rsidRDefault="00000000" w:rsidP="0045239F">
      <w:pPr>
        <w:pStyle w:val="Paragraph0"/>
        <w:jc w:val="right"/>
        <w:rPr>
          <w:ins w:id="800" w:author="Dylan CHEN" w:date="2026-08-28T21:53:00Z" w16du:dateUtc="2026-08-28T13:53:00Z"/>
          <w:szCs w:val="24"/>
        </w:rPr>
      </w:pPr>
      <m:oMath>
        <m:sSub>
          <m:sSubPr>
            <m:ctrlPr>
              <w:ins w:id="801" w:author="Dylan CHEN" w:date="2026-08-28T21:53:00Z" w16du:dateUtc="2026-08-28T13:53:00Z">
                <w:rPr>
                  <w:rFonts w:ascii="Cambria Math" w:hAnsi="Cambria Math"/>
                </w:rPr>
              </w:ins>
            </m:ctrlPr>
          </m:sSubPr>
          <m:e>
            <m:r>
              <w:ins w:id="802" w:author="Dylan CHEN" w:date="2026-08-28T21:53:00Z" w16du:dateUtc="2026-08-28T13:53:00Z">
                <w:rPr>
                  <w:rFonts w:ascii="Cambria Math" w:hAnsi="Cambria Math" w:hint="eastAsia"/>
                  <w:szCs w:val="24"/>
                </w:rPr>
                <m:t>δ</m:t>
              </w:ins>
            </m:r>
          </m:e>
          <m:sub>
            <m:r>
              <w:ins w:id="803" w:author="Dylan CHEN" w:date="2026-08-28T21:53:00Z" w16du:dateUtc="2026-08-28T13:53:00Z">
                <w:rPr>
                  <w:rFonts w:ascii="Cambria Math" w:hAnsi="Cambria Math"/>
                </w:rPr>
                <m:t>1</m:t>
              </w:ins>
            </m:r>
          </m:sub>
        </m:sSub>
        <m:r>
          <w:ins w:id="804" w:author="Dylan CHEN" w:date="2026-08-28T21:53:00Z" w16du:dateUtc="2026-08-28T13:53:00Z">
            <w:rPr>
              <w:rFonts w:ascii="Cambria Math" w:hAnsi="Cambria Math"/>
              <w:szCs w:val="24"/>
            </w:rPr>
            <m:t>=</m:t>
          </w:ins>
        </m:r>
        <m:sSub>
          <m:sSubPr>
            <m:ctrlPr>
              <w:ins w:id="805" w:author="Dylan CHEN" w:date="2026-08-28T21:53:00Z" w16du:dateUtc="2026-08-28T13:53:00Z">
                <w:rPr>
                  <w:rFonts w:ascii="Cambria Math" w:hAnsi="Cambria Math"/>
                </w:rPr>
              </w:ins>
            </m:ctrlPr>
          </m:sSubPr>
          <m:e>
            <m:r>
              <w:ins w:id="806" w:author="Dylan CHEN" w:date="2026-08-28T21:53:00Z" w16du:dateUtc="2026-08-28T13:53:00Z">
                <w:rPr>
                  <w:rFonts w:ascii="Cambria Math" w:eastAsia="Times New Roman" w:hAnsi="Cambria Math"/>
                  <w:szCs w:val="24"/>
                </w:rPr>
                <m:t>β</m:t>
              </w:ins>
            </m:r>
          </m:e>
          <m:sub>
            <m:r>
              <w:ins w:id="807" w:author="Dylan CHEN" w:date="2026-08-28T21:53:00Z" w16du:dateUtc="2026-08-28T13:53:00Z">
                <w:rPr>
                  <w:rFonts w:ascii="Cambria Math" w:hAnsi="Cambria Math"/>
                </w:rPr>
                <m:t>0</m:t>
              </w:ins>
            </m:r>
          </m:sub>
        </m:sSub>
        <m:r>
          <w:ins w:id="808" w:author="Dylan CHEN" w:date="2026-08-28T21:53:00Z" w16du:dateUtc="2026-08-28T13:53:00Z">
            <w:rPr>
              <w:rFonts w:ascii="Cambria Math" w:hAnsi="Cambria Math"/>
              <w:szCs w:val="24"/>
            </w:rPr>
            <m:t>+</m:t>
          </w:ins>
        </m:r>
        <m:sSub>
          <m:sSubPr>
            <m:ctrlPr>
              <w:ins w:id="809" w:author="Dylan CHEN" w:date="2026-08-28T21:53:00Z" w16du:dateUtc="2026-08-28T13:53:00Z">
                <w:rPr>
                  <w:rFonts w:ascii="Cambria Math" w:hAnsi="Cambria Math"/>
                </w:rPr>
              </w:ins>
            </m:ctrlPr>
          </m:sSubPr>
          <m:e>
            <m:r>
              <w:ins w:id="810" w:author="Dylan CHEN" w:date="2026-08-28T21:53:00Z" w16du:dateUtc="2026-08-28T13:53:00Z">
                <w:rPr>
                  <w:rFonts w:ascii="Cambria Math" w:eastAsia="Times New Roman" w:hAnsi="Cambria Math"/>
                  <w:szCs w:val="24"/>
                </w:rPr>
                <m:t>β</m:t>
              </w:ins>
            </m:r>
          </m:e>
          <m:sub>
            <m:r>
              <w:ins w:id="811" w:author="Dylan CHEN" w:date="2026-08-28T21:53:00Z" w16du:dateUtc="2026-08-28T13:53:00Z">
                <w:rPr>
                  <w:rFonts w:ascii="Cambria Math" w:hAnsi="Cambria Math"/>
                </w:rPr>
                <m:t>1</m:t>
              </w:ins>
            </m:r>
          </m:sub>
        </m:sSub>
        <m:r>
          <w:ins w:id="812" w:author="Dylan CHEN" w:date="2026-08-28T21:53:00Z" w16du:dateUtc="2026-08-28T13:53:00Z">
            <w:rPr>
              <w:rFonts w:ascii="Cambria Math" w:hAnsi="Cambria Math"/>
              <w:szCs w:val="24"/>
            </w:rPr>
            <m:t>*Length+</m:t>
          </w:ins>
        </m:r>
        <m:sSub>
          <m:sSubPr>
            <m:ctrlPr>
              <w:ins w:id="813" w:author="Dylan CHEN" w:date="2026-08-28T21:53:00Z" w16du:dateUtc="2026-08-28T13:53:00Z">
                <w:rPr>
                  <w:rFonts w:ascii="Cambria Math" w:hAnsi="Cambria Math"/>
                </w:rPr>
              </w:ins>
            </m:ctrlPr>
          </m:sSubPr>
          <m:e>
            <m:r>
              <w:ins w:id="814" w:author="Dylan CHEN" w:date="2026-08-28T21:53:00Z" w16du:dateUtc="2026-08-28T13:53:00Z">
                <w:rPr>
                  <w:rFonts w:ascii="Cambria Math" w:eastAsia="Times New Roman" w:hAnsi="Cambria Math"/>
                  <w:szCs w:val="24"/>
                </w:rPr>
                <m:t>β</m:t>
              </w:ins>
            </m:r>
          </m:e>
          <m:sub>
            <m:r>
              <w:ins w:id="815" w:author="Dylan CHEN" w:date="2026-08-28T21:53:00Z" w16du:dateUtc="2026-08-28T13:53:00Z">
                <w:rPr>
                  <w:rFonts w:ascii="Cambria Math" w:hAnsi="Cambria Math"/>
                </w:rPr>
                <m:t>2</m:t>
              </w:ins>
            </m:r>
          </m:sub>
        </m:sSub>
        <m:r>
          <w:ins w:id="816" w:author="Dylan CHEN" w:date="2026-08-28T21:53:00Z" w16du:dateUtc="2026-08-28T13:53:00Z">
            <w:rPr>
              <w:rFonts w:ascii="Cambria Math" w:hAnsi="Cambria Math"/>
              <w:szCs w:val="24"/>
            </w:rPr>
            <m:t>*Q</m:t>
          </w:ins>
        </m:r>
        <m:r>
          <w:ins w:id="817" w:author="Dylan CHEN" w:date="2026-08-28T21:53:00Z" w16du:dateUtc="2026-08-28T13:53:00Z">
            <w:rPr>
              <w:rFonts w:ascii="Cambria Math" w:hAnsi="Cambria Math" w:hint="eastAsia"/>
              <w:szCs w:val="24"/>
            </w:rPr>
            <m:t>ualit</m:t>
          </w:ins>
        </m:r>
        <m:r>
          <w:ins w:id="818" w:author="Dylan CHEN" w:date="2026-08-28T21:53:00Z" w16du:dateUtc="2026-08-28T13:53:00Z">
            <w:rPr>
              <w:rFonts w:ascii="Cambria Math" w:hAnsi="Cambria Math"/>
              <w:szCs w:val="24"/>
            </w:rPr>
            <m:t>y</m:t>
          </w:ins>
        </m:r>
      </m:oMath>
      <w:ins w:id="819" w:author="Dylan CHEN" w:date="2026-08-28T21:53:00Z" w16du:dateUtc="2026-08-28T13:53:00Z">
        <w:r w:rsidR="0045239F">
          <w:rPr>
            <w:rFonts w:hint="eastAsia"/>
            <w:szCs w:val="24"/>
          </w:rPr>
          <w:t xml:space="preserve">                                   (2)</w:t>
        </w:r>
      </w:ins>
    </w:p>
    <w:p w14:paraId="0597DE5B" w14:textId="7158BD06" w:rsidR="0045239F" w:rsidRPr="007A1BDC" w:rsidRDefault="0045239F" w:rsidP="0045239F">
      <w:pPr>
        <w:pStyle w:val="Paragraph0"/>
        <w:rPr>
          <w:ins w:id="820" w:author="Dylan CHEN" w:date="2026-08-28T21:53:00Z" w16du:dateUtc="2026-08-28T13:53:00Z"/>
        </w:rPr>
      </w:pPr>
      <w:ins w:id="821" w:author="Dylan CHEN" w:date="2026-08-28T21:53:00Z" w16du:dateUtc="2026-08-28T13:53:00Z">
        <w:r>
          <w:rPr>
            <w:rFonts w:hint="eastAsia"/>
            <w:szCs w:val="24"/>
          </w:rPr>
          <w:t xml:space="preserve">where </w:t>
        </w:r>
      </w:ins>
      <m:oMath>
        <m:sSub>
          <m:sSubPr>
            <m:ctrlPr>
              <w:ins w:id="822" w:author="Dylan CHEN" w:date="2026-08-28T21:53:00Z" w16du:dateUtc="2026-08-28T13:53:00Z">
                <w:rPr>
                  <w:rFonts w:ascii="Cambria Math" w:hAnsi="Cambria Math"/>
                </w:rPr>
              </w:ins>
            </m:ctrlPr>
          </m:sSubPr>
          <m:e>
            <m:r>
              <w:ins w:id="823" w:author="Dylan CHEN" w:date="2026-08-28T21:53:00Z" w16du:dateUtc="2026-08-28T13:53:00Z">
                <w:rPr>
                  <w:rFonts w:ascii="Cambria Math" w:eastAsia="Times New Roman" w:hAnsi="Cambria Math"/>
                  <w:szCs w:val="24"/>
                </w:rPr>
                <m:t>β</m:t>
              </w:ins>
            </m:r>
          </m:e>
          <m:sub>
            <m:r>
              <w:ins w:id="824" w:author="Dylan CHEN" w:date="2026-08-28T21:53:00Z" w16du:dateUtc="2026-08-28T13:53:00Z">
                <w:rPr>
                  <w:rFonts w:ascii="Cambria Math" w:hAnsi="Cambria Math"/>
                </w:rPr>
                <m:t>0</m:t>
              </w:ins>
            </m:r>
          </m:sub>
        </m:sSub>
      </m:oMath>
      <w:ins w:id="825" w:author="Dylan CHEN" w:date="2026-08-28T21:53:00Z" w16du:dateUtc="2026-08-28T13:53:00Z">
        <w:r>
          <w:rPr>
            <w:rFonts w:hint="eastAsia"/>
            <w:szCs w:val="24"/>
          </w:rPr>
          <w:t xml:space="preserve"> captures the level effect of the AI </w:t>
        </w:r>
      </w:ins>
      <w:ins w:id="826" w:author="Prof. LIU Ben" w:date="2026-08-29T23:48:00Z" w16du:dateUtc="2026-08-29T15:48:00Z">
        <w:r w:rsidR="007E3103">
          <w:rPr>
            <w:szCs w:val="24"/>
          </w:rPr>
          <w:t>label</w:t>
        </w:r>
      </w:ins>
      <w:ins w:id="827" w:author="Dylan CHEN" w:date="2026-08-28T21:53:00Z" w16du:dateUtc="2026-08-28T13:53:00Z">
        <w:del w:id="828" w:author="Prof. LIU Ben" w:date="2026-08-29T23:48:00Z" w16du:dateUtc="2026-08-29T15:48:00Z">
          <w:r w:rsidDel="007E3103">
            <w:rPr>
              <w:rFonts w:hint="eastAsia"/>
              <w:szCs w:val="24"/>
            </w:rPr>
            <w:delText>authorship</w:delText>
          </w:r>
        </w:del>
        <w:r>
          <w:rPr>
            <w:rFonts w:hint="eastAsia"/>
            <w:szCs w:val="24"/>
          </w:rPr>
          <w:t xml:space="preserve">, </w:t>
        </w:r>
      </w:ins>
      <m:oMath>
        <m:sSub>
          <m:sSubPr>
            <m:ctrlPr>
              <w:ins w:id="829" w:author="Dylan CHEN" w:date="2026-08-28T21:53:00Z" w16du:dateUtc="2026-08-28T13:53:00Z">
                <w:rPr>
                  <w:rFonts w:ascii="Cambria Math" w:hAnsi="Cambria Math"/>
                </w:rPr>
              </w:ins>
            </m:ctrlPr>
          </m:sSubPr>
          <m:e>
            <m:r>
              <w:ins w:id="830" w:author="Dylan CHEN" w:date="2026-08-28T21:53:00Z" w16du:dateUtc="2026-08-28T13:53:00Z">
                <w:rPr>
                  <w:rFonts w:ascii="Cambria Math" w:eastAsia="Times New Roman" w:hAnsi="Cambria Math"/>
                  <w:szCs w:val="24"/>
                </w:rPr>
                <m:t>β</m:t>
              </w:ins>
            </m:r>
          </m:e>
          <m:sub>
            <m:r>
              <w:ins w:id="831" w:author="Dylan CHEN" w:date="2026-08-28T21:53:00Z" w16du:dateUtc="2026-08-28T13:53:00Z">
                <w:rPr>
                  <w:rFonts w:ascii="Cambria Math" w:hAnsi="Cambria Math"/>
                </w:rPr>
                <m:t>1</m:t>
              </w:ins>
            </m:r>
          </m:sub>
        </m:sSub>
      </m:oMath>
      <w:ins w:id="832" w:author="Dylan CHEN" w:date="2026-08-28T21:53:00Z" w16du:dateUtc="2026-08-28T13:53:00Z">
        <w:r>
          <w:rPr>
            <w:rFonts w:hint="eastAsia"/>
            <w:szCs w:val="24"/>
          </w:rPr>
          <w:t xml:space="preserve"> captures how the AI effect varies with its length, and </w:t>
        </w:r>
      </w:ins>
      <m:oMath>
        <m:sSub>
          <m:sSubPr>
            <m:ctrlPr>
              <w:ins w:id="833" w:author="Dylan CHEN" w:date="2026-08-28T21:53:00Z" w16du:dateUtc="2026-08-28T13:53:00Z">
                <w:rPr>
                  <w:rFonts w:ascii="Cambria Math" w:hAnsi="Cambria Math"/>
                </w:rPr>
              </w:ins>
            </m:ctrlPr>
          </m:sSubPr>
          <m:e>
            <m:r>
              <w:ins w:id="834" w:author="Dylan CHEN" w:date="2026-08-28T21:53:00Z" w16du:dateUtc="2026-08-28T13:53:00Z">
                <w:rPr>
                  <w:rFonts w:ascii="Cambria Math" w:eastAsia="Times New Roman" w:hAnsi="Cambria Math"/>
                  <w:szCs w:val="24"/>
                </w:rPr>
                <m:t>β</m:t>
              </w:ins>
            </m:r>
          </m:e>
          <m:sub>
            <m:r>
              <w:ins w:id="835" w:author="Dylan CHEN" w:date="2026-08-28T21:53:00Z" w16du:dateUtc="2026-08-28T13:53:00Z">
                <w:rPr>
                  <w:rFonts w:ascii="Cambria Math" w:hAnsi="Cambria Math"/>
                </w:rPr>
                <m:t>2</m:t>
              </w:ins>
            </m:r>
          </m:sub>
        </m:sSub>
      </m:oMath>
      <w:ins w:id="836" w:author="Dylan CHEN" w:date="2026-08-28T21:53:00Z" w16du:dateUtc="2026-08-28T13:53:00Z">
        <w:r>
          <w:rPr>
            <w:rFonts w:hint="eastAsia"/>
            <w:szCs w:val="24"/>
          </w:rPr>
          <w:t xml:space="preserve"> captures how the AI effect varies with its quality. </w:t>
        </w:r>
      </w:ins>
      <w:ins w:id="837" w:author="Prof. LIU Ben" w:date="2026-08-29T23:50:00Z" w16du:dateUtc="2026-08-29T15:50:00Z">
        <w:r w:rsidR="007E3103">
          <w:rPr>
            <w:szCs w:val="24"/>
          </w:rPr>
          <w:t>Substituting</w:t>
        </w:r>
      </w:ins>
      <w:ins w:id="838" w:author="Dylan CHEN" w:date="2026-08-28T21:53:00Z" w16du:dateUtc="2026-08-28T13:53:00Z">
        <w:del w:id="839" w:author="Prof. LIU Ben" w:date="2026-08-29T23:50:00Z" w16du:dateUtc="2026-08-29T15:50:00Z">
          <w:r w:rsidDel="007E3103">
            <w:rPr>
              <w:rFonts w:hint="eastAsia"/>
              <w:szCs w:val="24"/>
            </w:rPr>
            <w:delText>Insert</w:delText>
          </w:r>
        </w:del>
        <w:r>
          <w:rPr>
            <w:rFonts w:hint="eastAsia"/>
            <w:szCs w:val="24"/>
          </w:rPr>
          <w:t xml:space="preserve"> Equation 2 into Equation 1</w:t>
        </w:r>
      </w:ins>
      <w:ins w:id="840" w:author="Prof. LIU Ben" w:date="2026-08-29T23:50:00Z" w16du:dateUtc="2026-08-29T15:50:00Z">
        <w:r w:rsidR="007E3103">
          <w:rPr>
            <w:szCs w:val="24"/>
          </w:rPr>
          <w:t xml:space="preserve"> yields</w:t>
        </w:r>
      </w:ins>
      <w:ins w:id="841" w:author="Dylan CHEN" w:date="2026-08-28T21:53:00Z" w16du:dateUtc="2026-08-28T13:53:00Z">
        <w:r>
          <w:rPr>
            <w:rFonts w:hint="eastAsia"/>
            <w:szCs w:val="24"/>
          </w:rPr>
          <w:t>:</w:t>
        </w:r>
      </w:ins>
    </w:p>
    <w:p w14:paraId="2E39F8CA" w14:textId="22128F54" w:rsidR="0045239F" w:rsidRPr="00015210" w:rsidRDefault="00000000" w:rsidP="0045239F">
      <w:pPr>
        <w:spacing w:before="100" w:beforeAutospacing="1" w:after="100" w:afterAutospacing="1"/>
        <w:jc w:val="right"/>
        <w:rPr>
          <w:ins w:id="842" w:author="Dylan CHEN" w:date="2026-08-28T21:53:00Z" w16du:dateUtc="2026-08-28T13:53:00Z"/>
          <w:color w:val="000000"/>
        </w:rPr>
      </w:pPr>
      <m:oMath>
        <m:sSub>
          <m:sSubPr>
            <m:ctrlPr>
              <w:ins w:id="843" w:author="Dylan CHEN" w:date="2026-08-28T21:53:00Z" w16du:dateUtc="2026-08-28T13:53:00Z">
                <w:rPr>
                  <w:rFonts w:ascii="Cambria Math" w:hAnsi="Cambria Math"/>
                </w:rPr>
              </w:ins>
            </m:ctrlPr>
          </m:sSubPr>
          <m:e>
            <m:r>
              <w:ins w:id="844" w:author="Dylan CHEN" w:date="2026-08-28T21:53:00Z" w16du:dateUtc="2026-08-28T13:53:00Z">
                <w:rPr>
                  <w:rFonts w:ascii="Cambria Math" w:hAnsi="Cambria Math"/>
                </w:rPr>
                <m:t>Y</m:t>
              </w:ins>
            </m:r>
          </m:e>
          <m:sub>
            <m:r>
              <w:ins w:id="845" w:author="Dylan CHEN" w:date="2026-08-28T21:53:00Z" w16du:dateUtc="2026-08-28T13:53:00Z">
                <w:rPr>
                  <w:rFonts w:ascii="Cambria Math" w:hAnsi="Cambria Math"/>
                </w:rPr>
                <m:t>i</m:t>
              </w:ins>
            </m:r>
          </m:sub>
        </m:sSub>
        <m:r>
          <w:ins w:id="846" w:author="Dylan CHEN" w:date="2026-08-28T21:53:00Z" w16du:dateUtc="2026-08-28T13:53:00Z">
            <w:rPr>
              <w:rFonts w:ascii="Cambria Math" w:hAnsi="Cambria Math"/>
            </w:rPr>
            <m:t>=</m:t>
          </w:ins>
        </m:r>
        <m:sSub>
          <m:sSubPr>
            <m:ctrlPr>
              <w:ins w:id="847" w:author="Dylan CHEN" w:date="2026-08-28T21:53:00Z" w16du:dateUtc="2026-08-28T13:53:00Z">
                <w:rPr>
                  <w:rFonts w:ascii="Cambria Math" w:hAnsi="Cambria Math"/>
                </w:rPr>
              </w:ins>
            </m:ctrlPr>
          </m:sSubPr>
          <m:e>
            <m:r>
              <w:ins w:id="848" w:author="Dylan CHEN" w:date="2026-08-28T21:53:00Z" w16du:dateUtc="2026-08-28T13:53:00Z">
                <w:rPr>
                  <w:rFonts w:ascii="Cambria Math" w:hAnsi="Cambria Math"/>
                </w:rPr>
                <m:t>β</m:t>
              </w:ins>
            </m:r>
          </m:e>
          <m:sub>
            <m:r>
              <w:ins w:id="849" w:author="Dylan CHEN" w:date="2026-08-28T21:53:00Z" w16du:dateUtc="2026-08-28T13:53:00Z">
                <w:rPr>
                  <w:rFonts w:ascii="Cambria Math" w:hAnsi="Cambria Math"/>
                </w:rPr>
                <m:t>0</m:t>
              </w:ins>
            </m:r>
          </m:sub>
        </m:sSub>
        <m:r>
          <w:ins w:id="850" w:author="Dylan CHEN" w:date="2026-08-28T21:53:00Z" w16du:dateUtc="2026-08-28T13:53:00Z">
            <w:rPr>
              <w:rFonts w:ascii="Cambria Math" w:hAnsi="Cambria Math"/>
            </w:rPr>
            <m:t>+</m:t>
          </w:ins>
        </m:r>
        <m:sSub>
          <m:sSubPr>
            <m:ctrlPr>
              <w:ins w:id="851" w:author="Dylan CHEN" w:date="2026-08-28T21:53:00Z" w16du:dateUtc="2026-08-28T13:53:00Z">
                <w:rPr>
                  <w:rFonts w:ascii="Cambria Math" w:hAnsi="Cambria Math"/>
                </w:rPr>
              </w:ins>
            </m:ctrlPr>
          </m:sSubPr>
          <m:e>
            <m:r>
              <w:ins w:id="852" w:author="Dylan CHEN" w:date="2026-08-28T21:53:00Z" w16du:dateUtc="2026-08-28T13:53:00Z">
                <w:rPr>
                  <w:rFonts w:ascii="Cambria Math" w:hAnsi="Cambria Math"/>
                </w:rPr>
                <m:t>β</m:t>
              </w:ins>
            </m:r>
          </m:e>
          <m:sub>
            <m:r>
              <w:ins w:id="853" w:author="Dylan CHEN" w:date="2026-08-28T21:53:00Z" w16du:dateUtc="2026-08-28T13:53:00Z">
                <w:rPr>
                  <w:rFonts w:ascii="Cambria Math" w:hAnsi="Cambria Math"/>
                </w:rPr>
                <m:t>1</m:t>
              </w:ins>
            </m:r>
          </m:sub>
        </m:sSub>
        <m:r>
          <w:ins w:id="854" w:author="Dylan CHEN" w:date="2026-08-28T21:53:00Z" w16du:dateUtc="2026-08-28T13:53:00Z">
            <w:rPr>
              <w:rFonts w:ascii="Cambria Math" w:hAnsi="Cambria Math"/>
            </w:rPr>
            <m:t>A</m:t>
          </w:ins>
        </m:r>
        <m:sSub>
          <m:sSubPr>
            <m:ctrlPr>
              <w:ins w:id="855" w:author="Dylan CHEN" w:date="2026-08-28T21:53:00Z" w16du:dateUtc="2026-08-28T13:53:00Z">
                <w:rPr>
                  <w:rFonts w:ascii="Cambria Math" w:hAnsi="Cambria Math"/>
                </w:rPr>
              </w:ins>
            </m:ctrlPr>
          </m:sSubPr>
          <m:e>
            <m:r>
              <w:ins w:id="856" w:author="Dylan CHEN" w:date="2026-08-28T21:53:00Z" w16du:dateUtc="2026-08-28T13:53:00Z">
                <w:rPr>
                  <w:rFonts w:ascii="Cambria Math" w:hAnsi="Cambria Math"/>
                </w:rPr>
                <m:t>I</m:t>
              </w:ins>
            </m:r>
          </m:e>
          <m:sub>
            <m:r>
              <w:ins w:id="857" w:author="Dylan CHEN" w:date="2026-08-28T21:53:00Z" w16du:dateUtc="2026-08-28T13:53:00Z">
                <w:rPr>
                  <w:rFonts w:ascii="Cambria Math" w:hAnsi="Cambria Math"/>
                </w:rPr>
                <m:t>i</m:t>
              </w:ins>
            </m:r>
          </m:sub>
        </m:sSub>
        <m:r>
          <w:ins w:id="858" w:author="Dylan CHEN" w:date="2026-08-28T21:53:00Z" w16du:dateUtc="2026-08-28T13:53:00Z">
            <w:rPr>
              <w:rFonts w:ascii="Cambria Math" w:hAnsi="Cambria Math"/>
            </w:rPr>
            <m:t>+</m:t>
          </w:ins>
        </m:r>
        <m:sSub>
          <m:sSubPr>
            <m:ctrlPr>
              <w:ins w:id="859" w:author="Dylan CHEN" w:date="2026-08-28T21:53:00Z" w16du:dateUtc="2026-08-28T13:53:00Z">
                <w:rPr>
                  <w:rFonts w:ascii="Cambria Math" w:hAnsi="Cambria Math"/>
                </w:rPr>
              </w:ins>
            </m:ctrlPr>
          </m:sSubPr>
          <m:e>
            <m:r>
              <w:ins w:id="860" w:author="Dylan CHEN" w:date="2026-08-28T21:53:00Z" w16du:dateUtc="2026-08-28T13:53:00Z">
                <w:rPr>
                  <w:rFonts w:ascii="Cambria Math" w:hAnsi="Cambria Math"/>
                </w:rPr>
                <m:t>β</m:t>
              </w:ins>
            </m:r>
          </m:e>
          <m:sub>
            <m:r>
              <w:ins w:id="861" w:author="Dylan CHEN" w:date="2026-08-28T21:53:00Z" w16du:dateUtc="2026-08-28T13:53:00Z">
                <w:rPr>
                  <w:rFonts w:ascii="Cambria Math" w:hAnsi="Cambria Math"/>
                </w:rPr>
                <m:t>2</m:t>
              </w:ins>
            </m:r>
          </m:sub>
        </m:sSub>
        <m:r>
          <w:ins w:id="862" w:author="Dylan CHEN" w:date="2026-08-28T21:53:00Z" w16du:dateUtc="2026-08-28T13:53:00Z">
            <w:rPr>
              <w:rFonts w:ascii="Cambria Math" w:hAnsi="Cambria Math"/>
            </w:rPr>
            <m:t>(A</m:t>
          </w:ins>
        </m:r>
        <m:sSub>
          <m:sSubPr>
            <m:ctrlPr>
              <w:ins w:id="863" w:author="Dylan CHEN" w:date="2026-08-28T21:53:00Z" w16du:dateUtc="2026-08-28T13:53:00Z">
                <w:rPr>
                  <w:rFonts w:ascii="Cambria Math" w:hAnsi="Cambria Math"/>
                </w:rPr>
              </w:ins>
            </m:ctrlPr>
          </m:sSubPr>
          <m:e>
            <m:r>
              <w:ins w:id="864" w:author="Dylan CHEN" w:date="2026-08-28T21:53:00Z" w16du:dateUtc="2026-08-28T13:53:00Z">
                <w:rPr>
                  <w:rFonts w:ascii="Cambria Math" w:hAnsi="Cambria Math"/>
                </w:rPr>
                <m:t>I</m:t>
              </w:ins>
            </m:r>
          </m:e>
          <m:sub>
            <m:r>
              <w:ins w:id="865" w:author="Dylan CHEN" w:date="2026-08-28T21:53:00Z" w16du:dateUtc="2026-08-28T13:53:00Z">
                <w:rPr>
                  <w:rFonts w:ascii="Cambria Math" w:hAnsi="Cambria Math"/>
                </w:rPr>
                <m:t>i</m:t>
              </w:ins>
            </m:r>
          </m:sub>
        </m:sSub>
        <m:r>
          <w:ins w:id="866" w:author="Dylan CHEN" w:date="2026-08-28T21:53:00Z" w16du:dateUtc="2026-08-28T13:53:00Z">
            <w:rPr>
              <w:rFonts w:ascii="Cambria Math" w:hAnsi="Cambria Math"/>
            </w:rPr>
            <m:t>×Lengt</m:t>
          </w:ins>
        </m:r>
        <m:sSub>
          <m:sSubPr>
            <m:ctrlPr>
              <w:ins w:id="867" w:author="Dylan CHEN" w:date="2026-08-28T21:53:00Z" w16du:dateUtc="2026-08-28T13:53:00Z">
                <w:rPr>
                  <w:rFonts w:ascii="Cambria Math" w:hAnsi="Cambria Math"/>
                </w:rPr>
              </w:ins>
            </m:ctrlPr>
          </m:sSubPr>
          <m:e>
            <m:r>
              <w:ins w:id="868" w:author="Dylan CHEN" w:date="2026-08-28T21:53:00Z" w16du:dateUtc="2026-08-28T13:53:00Z">
                <w:rPr>
                  <w:rFonts w:ascii="Cambria Math" w:hAnsi="Cambria Math"/>
                </w:rPr>
                <m:t>h</m:t>
              </w:ins>
            </m:r>
          </m:e>
          <m:sub>
            <m:r>
              <w:ins w:id="869" w:author="Dylan CHEN" w:date="2026-08-28T21:53:00Z" w16du:dateUtc="2026-08-28T13:53:00Z">
                <w:rPr>
                  <w:rFonts w:ascii="Cambria Math" w:hAnsi="Cambria Math"/>
                </w:rPr>
                <m:t>i</m:t>
              </w:ins>
            </m:r>
          </m:sub>
        </m:sSub>
        <m:r>
          <w:ins w:id="870" w:author="Dylan CHEN" w:date="2026-08-28T21:53:00Z" w16du:dateUtc="2026-08-28T13:53:00Z">
            <w:rPr>
              <w:rFonts w:ascii="Cambria Math" w:hAnsi="Cambria Math"/>
            </w:rPr>
            <m:t>)+</m:t>
          </w:ins>
        </m:r>
        <m:sSub>
          <m:sSubPr>
            <m:ctrlPr>
              <w:ins w:id="871" w:author="Dylan CHEN" w:date="2026-08-28T21:53:00Z" w16du:dateUtc="2026-08-28T13:53:00Z">
                <w:rPr>
                  <w:rFonts w:ascii="Cambria Math" w:hAnsi="Cambria Math"/>
                </w:rPr>
              </w:ins>
            </m:ctrlPr>
          </m:sSubPr>
          <m:e>
            <m:r>
              <w:ins w:id="872" w:author="Dylan CHEN" w:date="2026-08-28T21:53:00Z" w16du:dateUtc="2026-08-28T13:53:00Z">
                <w:rPr>
                  <w:rFonts w:ascii="Cambria Math" w:hAnsi="Cambria Math"/>
                </w:rPr>
                <m:t>β</m:t>
              </w:ins>
            </m:r>
          </m:e>
          <m:sub>
            <m:r>
              <w:ins w:id="873" w:author="Dylan CHEN" w:date="2026-08-28T21:53:00Z" w16du:dateUtc="2026-08-28T13:53:00Z">
                <w:rPr>
                  <w:rFonts w:ascii="Cambria Math" w:hAnsi="Cambria Math"/>
                </w:rPr>
                <m:t>3</m:t>
              </w:ins>
            </m:r>
          </m:sub>
        </m:sSub>
        <m:r>
          <w:ins w:id="874" w:author="Dylan CHEN" w:date="2026-08-28T21:53:00Z" w16du:dateUtc="2026-08-28T13:53:00Z">
            <w:rPr>
              <w:rFonts w:ascii="Cambria Math" w:hAnsi="Cambria Math"/>
            </w:rPr>
            <m:t>(A</m:t>
          </w:ins>
        </m:r>
        <m:sSub>
          <m:sSubPr>
            <m:ctrlPr>
              <w:ins w:id="875" w:author="Dylan CHEN" w:date="2026-08-28T21:53:00Z" w16du:dateUtc="2026-08-28T13:53:00Z">
                <w:rPr>
                  <w:rFonts w:ascii="Cambria Math" w:hAnsi="Cambria Math"/>
                </w:rPr>
              </w:ins>
            </m:ctrlPr>
          </m:sSubPr>
          <m:e>
            <m:r>
              <w:ins w:id="876" w:author="Dylan CHEN" w:date="2026-08-28T21:53:00Z" w16du:dateUtc="2026-08-28T13:53:00Z">
                <w:rPr>
                  <w:rFonts w:ascii="Cambria Math" w:hAnsi="Cambria Math"/>
                </w:rPr>
                <m:t>I</m:t>
              </w:ins>
            </m:r>
          </m:e>
          <m:sub>
            <m:r>
              <w:ins w:id="877" w:author="Dylan CHEN" w:date="2026-08-28T21:53:00Z" w16du:dateUtc="2026-08-28T13:53:00Z">
                <w:rPr>
                  <w:rFonts w:ascii="Cambria Math" w:hAnsi="Cambria Math"/>
                </w:rPr>
                <m:t>i</m:t>
              </w:ins>
            </m:r>
          </m:sub>
        </m:sSub>
        <m:r>
          <w:ins w:id="878" w:author="Dylan CHEN" w:date="2026-08-28T21:53:00Z" w16du:dateUtc="2026-08-28T13:53:00Z">
            <w:rPr>
              <w:rFonts w:ascii="Cambria Math" w:hAnsi="Cambria Math"/>
            </w:rPr>
            <m:t>×Qualit</m:t>
          </w:ins>
        </m:r>
        <m:sSub>
          <m:sSubPr>
            <m:ctrlPr>
              <w:ins w:id="879" w:author="Dylan CHEN" w:date="2026-08-28T21:53:00Z" w16du:dateUtc="2026-08-28T13:53:00Z">
                <w:rPr>
                  <w:rFonts w:ascii="Cambria Math" w:hAnsi="Cambria Math"/>
                </w:rPr>
              </w:ins>
            </m:ctrlPr>
          </m:sSubPr>
          <m:e>
            <m:r>
              <w:ins w:id="880" w:author="Dylan CHEN" w:date="2026-08-28T21:53:00Z" w16du:dateUtc="2026-08-28T13:53:00Z">
                <w:rPr>
                  <w:rFonts w:ascii="Cambria Math" w:hAnsi="Cambria Math"/>
                </w:rPr>
                <m:t>y</m:t>
              </w:ins>
            </m:r>
          </m:e>
          <m:sub>
            <m:r>
              <w:ins w:id="881" w:author="Dylan CHEN" w:date="2026-08-28T21:53:00Z" w16du:dateUtc="2026-08-28T13:53:00Z">
                <w:rPr>
                  <w:rFonts w:ascii="Cambria Math" w:hAnsi="Cambria Math"/>
                </w:rPr>
                <m:t>i</m:t>
              </w:ins>
            </m:r>
          </m:sub>
        </m:sSub>
        <m:r>
          <w:ins w:id="882" w:author="Dylan CHEN" w:date="2026-08-28T21:53:00Z" w16du:dateUtc="2026-08-28T13:53:00Z">
            <w:rPr>
              <w:rFonts w:ascii="Cambria Math" w:hAnsi="Cambria Math"/>
            </w:rPr>
            <m:t>)+</m:t>
          </w:ins>
        </m:r>
        <m:sSub>
          <m:sSubPr>
            <m:ctrlPr>
              <w:ins w:id="883" w:author="Dylan CHEN" w:date="2026-08-28T21:53:00Z" w16du:dateUtc="2026-08-28T13:53:00Z">
                <w:rPr>
                  <w:rFonts w:ascii="Cambria Math" w:hAnsi="Cambria Math"/>
                </w:rPr>
              </w:ins>
            </m:ctrlPr>
          </m:sSubPr>
          <m:e>
            <m:r>
              <w:ins w:id="884" w:author="Dylan CHEN" w:date="2026-08-28T21:53:00Z" w16du:dateUtc="2026-08-28T13:53:00Z">
                <w:rPr>
                  <w:rFonts w:ascii="Cambria Math" w:hAnsi="Cambria Math"/>
                </w:rPr>
                <m:t>X</m:t>
              </w:ins>
            </m:r>
          </m:e>
          <m:sub>
            <m:r>
              <w:ins w:id="885" w:author="Dylan CHEN" w:date="2026-08-28T21:53:00Z" w16du:dateUtc="2026-08-28T13:53:00Z">
                <w:rPr>
                  <w:rFonts w:ascii="Cambria Math" w:hAnsi="Cambria Math"/>
                </w:rPr>
                <m:t>i</m:t>
              </w:ins>
            </m:r>
          </m:sub>
        </m:sSub>
        <m:r>
          <w:ins w:id="886" w:author="Dylan CHEN" w:date="2026-08-28T21:53:00Z" w16du:dateUtc="2026-08-28T13:53:00Z">
            <w:rPr>
              <w:rFonts w:ascii="Cambria Math" w:hAnsi="Cambria Math"/>
            </w:rPr>
            <m:t>'γ+</m:t>
          </w:ins>
        </m:r>
        <m:sSub>
          <m:sSubPr>
            <m:ctrlPr>
              <w:ins w:id="887" w:author="Dylan CHEN" w:date="2026-08-28T21:53:00Z" w16du:dateUtc="2026-08-28T13:53:00Z">
                <w:rPr>
                  <w:rFonts w:ascii="Cambria Math" w:hAnsi="Cambria Math"/>
                </w:rPr>
              </w:ins>
            </m:ctrlPr>
          </m:sSubPr>
          <m:e>
            <m:r>
              <w:ins w:id="888" w:author="Dylan CHEN" w:date="2026-08-28T21:53:00Z" w16du:dateUtc="2026-08-28T13:53:00Z">
                <w:rPr>
                  <w:rFonts w:ascii="Cambria Math" w:hAnsi="Cambria Math"/>
                </w:rPr>
                <m:t>δ</m:t>
              </w:ins>
            </m:r>
          </m:e>
          <m:sub>
            <m:r>
              <w:ins w:id="889" w:author="Dylan CHEN" w:date="2026-08-28T21:53:00Z" w16du:dateUtc="2026-08-28T13:53:00Z">
                <w:rPr>
                  <w:rFonts w:ascii="Cambria Math" w:hAnsi="Cambria Math"/>
                </w:rPr>
                <m:t>t</m:t>
              </w:ins>
            </m:r>
          </m:sub>
        </m:sSub>
        <m:r>
          <w:ins w:id="890" w:author="Dylan CHEN" w:date="2026-08-28T21:53:00Z" w16du:dateUtc="2026-08-28T13:53:00Z">
            <w:rPr>
              <w:rFonts w:ascii="Cambria Math" w:hAnsi="Cambria Math"/>
            </w:rPr>
            <m:t>+</m:t>
          </w:ins>
        </m:r>
        <m:sSub>
          <m:sSubPr>
            <m:ctrlPr>
              <w:ins w:id="891" w:author="Dylan CHEN" w:date="2026-08-28T21:53:00Z" w16du:dateUtc="2026-08-28T13:53:00Z">
                <w:rPr>
                  <w:rFonts w:ascii="Cambria Math" w:hAnsi="Cambria Math"/>
                </w:rPr>
              </w:ins>
            </m:ctrlPr>
          </m:sSubPr>
          <m:e>
            <m:r>
              <w:ins w:id="892" w:author="Dylan CHEN" w:date="2026-08-28T21:53:00Z" w16du:dateUtc="2026-08-28T13:53:00Z">
                <w:rPr>
                  <w:rFonts w:ascii="Cambria Math" w:hAnsi="Cambria Math"/>
                </w:rPr>
                <m:t>ε</m:t>
              </w:ins>
            </m:r>
          </m:e>
          <m:sub>
            <m:r>
              <w:ins w:id="893" w:author="Dylan CHEN" w:date="2026-08-28T21:53:00Z" w16du:dateUtc="2026-08-28T13:53:00Z">
                <w:rPr>
                  <w:rFonts w:ascii="Cambria Math" w:hAnsi="Cambria Math"/>
                </w:rPr>
                <m:t>i</m:t>
              </w:ins>
            </m:r>
          </m:sub>
        </m:sSub>
      </m:oMath>
      <w:ins w:id="894" w:author="Dylan CHEN" w:date="2026-08-28T21:53:00Z" w16du:dateUtc="2026-08-28T13:53:00Z">
        <w:r w:rsidR="0045239F">
          <w:rPr>
            <w:rFonts w:hint="eastAsia"/>
          </w:rPr>
          <w:t xml:space="preserve">          (3)</w:t>
        </w:r>
      </w:ins>
    </w:p>
    <w:p w14:paraId="0FEAA570" w14:textId="4948023E" w:rsidR="0014752F" w:rsidRPr="00015210" w:rsidDel="0045239F" w:rsidRDefault="0014752F">
      <w:pPr>
        <w:pStyle w:val="Paragraph0"/>
        <w:ind w:firstLine="0"/>
        <w:rPr>
          <w:del w:id="895" w:author="Dylan CHEN" w:date="2026-08-28T21:53:00Z" w16du:dateUtc="2026-08-28T13:53:00Z"/>
        </w:rPr>
        <w:pPrChange w:id="896" w:author="Dylan CHEN" w:date="2026-08-28T21:53:00Z" w16du:dateUtc="2026-08-28T13:53:00Z">
          <w:pPr>
            <w:pStyle w:val="Paragraph0"/>
          </w:pPr>
        </w:pPrChange>
      </w:pPr>
      <w:del w:id="897" w:author="Dylan CHEN" w:date="2026-08-28T21:53:00Z" w16du:dateUtc="2026-08-28T13:53:00Z">
        <w:r w:rsidRPr="00015210" w:rsidDel="0045239F">
          <w:delText>Our baseline model regresses each outcome on the AI treatment and, where relevant, its interactions with the moderators:</w:delText>
        </w:r>
      </w:del>
    </w:p>
    <w:p w14:paraId="37D97B2D" w14:textId="053EBA60" w:rsidR="0014752F" w:rsidRPr="00015210" w:rsidDel="0045239F" w:rsidRDefault="00000000">
      <w:pPr>
        <w:spacing w:before="100" w:beforeAutospacing="1" w:after="100" w:afterAutospacing="1"/>
        <w:jc w:val="right"/>
        <w:rPr>
          <w:del w:id="898" w:author="Dylan CHEN" w:date="2026-08-28T21:53:00Z" w16du:dateUtc="2026-08-28T13:53:00Z"/>
          <w:color w:val="000000"/>
        </w:rPr>
        <w:pPrChange w:id="899" w:author="Dylan CHEN" w:date="2026-08-28T21:53:00Z" w16du:dateUtc="2026-08-28T13:53:00Z">
          <w:pPr>
            <w:spacing w:before="100" w:beforeAutospacing="1" w:after="100" w:afterAutospacing="1"/>
          </w:pPr>
        </w:pPrChange>
      </w:pPr>
      <m:oMathPara>
        <m:oMath>
          <m:sSub>
            <m:sSubPr>
              <m:ctrlPr>
                <w:del w:id="900" w:author="Dylan CHEN" w:date="2026-08-28T21:53:00Z" w16du:dateUtc="2026-08-28T13:53:00Z">
                  <w:rPr>
                    <w:rFonts w:ascii="Cambria Math" w:hAnsi="Cambria Math"/>
                  </w:rPr>
                </w:del>
              </m:ctrlPr>
            </m:sSubPr>
            <m:e>
              <m:r>
                <w:del w:id="901" w:author="Dylan CHEN" w:date="2026-08-28T21:53:00Z" w16du:dateUtc="2026-08-28T13:53:00Z">
                  <w:rPr>
                    <w:rFonts w:ascii="Cambria Math" w:hAnsi="Cambria Math"/>
                  </w:rPr>
                  <m:t>Y</m:t>
                </w:del>
              </m:r>
            </m:e>
            <m:sub>
              <m:r>
                <w:del w:id="902" w:author="Dylan CHEN" w:date="2026-08-28T21:53:00Z" w16du:dateUtc="2026-08-28T13:53:00Z">
                  <w:rPr>
                    <w:rFonts w:ascii="Cambria Math" w:hAnsi="Cambria Math"/>
                  </w:rPr>
                  <m:t>i</m:t>
                </w:del>
              </m:r>
            </m:sub>
          </m:sSub>
          <m:r>
            <w:del w:id="903" w:author="Dylan CHEN" w:date="2026-08-28T21:53:00Z" w16du:dateUtc="2026-08-28T13:53:00Z">
              <w:rPr>
                <w:rFonts w:ascii="Cambria Math" w:hAnsi="Cambria Math"/>
              </w:rPr>
              <m:t>=</m:t>
            </w:del>
          </m:r>
          <m:sSub>
            <m:sSubPr>
              <m:ctrlPr>
                <w:del w:id="904" w:author="Dylan CHEN" w:date="2026-08-28T21:53:00Z" w16du:dateUtc="2026-08-28T13:53:00Z">
                  <w:rPr>
                    <w:rFonts w:ascii="Cambria Math" w:hAnsi="Cambria Math"/>
                  </w:rPr>
                </w:del>
              </m:ctrlPr>
            </m:sSubPr>
            <m:e>
              <m:r>
                <w:del w:id="905" w:author="Dylan CHEN" w:date="2026-08-28T21:53:00Z" w16du:dateUtc="2026-08-28T13:53:00Z">
                  <w:rPr>
                    <w:rFonts w:ascii="Cambria Math" w:hAnsi="Cambria Math"/>
                  </w:rPr>
                  <m:t>β</m:t>
                </w:del>
              </m:r>
            </m:e>
            <m:sub>
              <m:r>
                <w:del w:id="906" w:author="Dylan CHEN" w:date="2026-08-28T21:53:00Z" w16du:dateUtc="2026-08-28T13:53:00Z">
                  <w:rPr>
                    <w:rFonts w:ascii="Cambria Math" w:hAnsi="Cambria Math"/>
                  </w:rPr>
                  <m:t>0</m:t>
                </w:del>
              </m:r>
            </m:sub>
          </m:sSub>
          <m:r>
            <w:del w:id="907" w:author="Dylan CHEN" w:date="2026-08-28T21:53:00Z" w16du:dateUtc="2026-08-28T13:53:00Z">
              <w:rPr>
                <w:rFonts w:ascii="Cambria Math" w:hAnsi="Cambria Math"/>
              </w:rPr>
              <m:t>+</m:t>
            </w:del>
          </m:r>
          <m:sSub>
            <m:sSubPr>
              <m:ctrlPr>
                <w:del w:id="908" w:author="Dylan CHEN" w:date="2026-08-28T21:53:00Z" w16du:dateUtc="2026-08-28T13:53:00Z">
                  <w:rPr>
                    <w:rFonts w:ascii="Cambria Math" w:hAnsi="Cambria Math"/>
                  </w:rPr>
                </w:del>
              </m:ctrlPr>
            </m:sSubPr>
            <m:e>
              <m:r>
                <w:del w:id="909" w:author="Dylan CHEN" w:date="2026-08-28T21:53:00Z" w16du:dateUtc="2026-08-28T13:53:00Z">
                  <w:rPr>
                    <w:rFonts w:ascii="Cambria Math" w:hAnsi="Cambria Math"/>
                  </w:rPr>
                  <m:t>β</m:t>
                </w:del>
              </m:r>
            </m:e>
            <m:sub>
              <m:r>
                <w:del w:id="910" w:author="Dylan CHEN" w:date="2026-08-28T21:53:00Z" w16du:dateUtc="2026-08-28T13:53:00Z">
                  <w:rPr>
                    <w:rFonts w:ascii="Cambria Math" w:hAnsi="Cambria Math"/>
                  </w:rPr>
                  <m:t>1</m:t>
                </w:del>
              </m:r>
            </m:sub>
          </m:sSub>
          <m:r>
            <w:del w:id="911" w:author="Dylan CHEN" w:date="2026-08-28T21:53:00Z" w16du:dateUtc="2026-08-28T13:53:00Z">
              <w:rPr>
                <w:rFonts w:ascii="Cambria Math" w:hAnsi="Cambria Math"/>
              </w:rPr>
              <m:t>A</m:t>
            </w:del>
          </m:r>
          <m:sSub>
            <m:sSubPr>
              <m:ctrlPr>
                <w:del w:id="912" w:author="Dylan CHEN" w:date="2026-08-28T21:53:00Z" w16du:dateUtc="2026-08-28T13:53:00Z">
                  <w:rPr>
                    <w:rFonts w:ascii="Cambria Math" w:hAnsi="Cambria Math"/>
                  </w:rPr>
                </w:del>
              </m:ctrlPr>
            </m:sSubPr>
            <m:e>
              <m:r>
                <w:del w:id="913" w:author="Dylan CHEN" w:date="2026-08-28T21:53:00Z" w16du:dateUtc="2026-08-28T13:53:00Z">
                  <w:rPr>
                    <w:rFonts w:ascii="Cambria Math" w:hAnsi="Cambria Math"/>
                  </w:rPr>
                  <m:t>I</m:t>
                </w:del>
              </m:r>
            </m:e>
            <m:sub>
              <m:r>
                <w:del w:id="914" w:author="Dylan CHEN" w:date="2026-08-28T21:53:00Z" w16du:dateUtc="2026-08-28T13:53:00Z">
                  <w:rPr>
                    <w:rFonts w:ascii="Cambria Math" w:hAnsi="Cambria Math"/>
                  </w:rPr>
                  <m:t>i</m:t>
                </w:del>
              </m:r>
            </m:sub>
          </m:sSub>
          <m:r>
            <w:del w:id="915" w:author="Dylan CHEN" w:date="2026-08-28T21:53:00Z" w16du:dateUtc="2026-08-28T13:53:00Z">
              <w:rPr>
                <w:rFonts w:ascii="Cambria Math" w:hAnsi="Cambria Math"/>
              </w:rPr>
              <m:t>+</m:t>
            </w:del>
          </m:r>
          <m:sSub>
            <m:sSubPr>
              <m:ctrlPr>
                <w:del w:id="916" w:author="Dylan CHEN" w:date="2026-08-28T21:53:00Z" w16du:dateUtc="2026-08-28T13:53:00Z">
                  <w:rPr>
                    <w:rFonts w:ascii="Cambria Math" w:hAnsi="Cambria Math"/>
                  </w:rPr>
                </w:del>
              </m:ctrlPr>
            </m:sSubPr>
            <m:e>
              <m:r>
                <w:del w:id="917" w:author="Dylan CHEN" w:date="2026-08-28T21:53:00Z" w16du:dateUtc="2026-08-28T13:53:00Z">
                  <w:rPr>
                    <w:rFonts w:ascii="Cambria Math" w:hAnsi="Cambria Math"/>
                  </w:rPr>
                  <m:t>β</m:t>
                </w:del>
              </m:r>
            </m:e>
            <m:sub>
              <m:r>
                <w:del w:id="918" w:author="Dylan CHEN" w:date="2026-08-28T21:53:00Z" w16du:dateUtc="2026-08-28T13:53:00Z">
                  <w:rPr>
                    <w:rFonts w:ascii="Cambria Math" w:hAnsi="Cambria Math"/>
                  </w:rPr>
                  <m:t>2</m:t>
                </w:del>
              </m:r>
            </m:sub>
          </m:sSub>
          <m:r>
            <w:del w:id="919" w:author="Dylan CHEN" w:date="2026-08-28T21:53:00Z" w16du:dateUtc="2026-08-28T13:53:00Z">
              <w:rPr>
                <w:rFonts w:ascii="Cambria Math" w:hAnsi="Cambria Math"/>
              </w:rPr>
              <m:t>(A</m:t>
            </w:del>
          </m:r>
          <m:sSub>
            <m:sSubPr>
              <m:ctrlPr>
                <w:del w:id="920" w:author="Dylan CHEN" w:date="2026-08-28T21:53:00Z" w16du:dateUtc="2026-08-28T13:53:00Z">
                  <w:rPr>
                    <w:rFonts w:ascii="Cambria Math" w:hAnsi="Cambria Math"/>
                  </w:rPr>
                </w:del>
              </m:ctrlPr>
            </m:sSubPr>
            <m:e>
              <m:r>
                <w:del w:id="921" w:author="Dylan CHEN" w:date="2026-08-28T21:53:00Z" w16du:dateUtc="2026-08-28T13:53:00Z">
                  <w:rPr>
                    <w:rFonts w:ascii="Cambria Math" w:hAnsi="Cambria Math"/>
                  </w:rPr>
                  <m:t>I</m:t>
                </w:del>
              </m:r>
            </m:e>
            <m:sub>
              <m:r>
                <w:del w:id="922" w:author="Dylan CHEN" w:date="2026-08-28T21:53:00Z" w16du:dateUtc="2026-08-28T13:53:00Z">
                  <w:rPr>
                    <w:rFonts w:ascii="Cambria Math" w:hAnsi="Cambria Math"/>
                  </w:rPr>
                  <m:t>i</m:t>
                </w:del>
              </m:r>
            </m:sub>
          </m:sSub>
          <m:r>
            <w:del w:id="923" w:author="Dylan CHEN" w:date="2026-08-28T21:53:00Z" w16du:dateUtc="2026-08-28T13:53:00Z">
              <w:rPr>
                <w:rFonts w:ascii="Cambria Math" w:hAnsi="Cambria Math"/>
              </w:rPr>
              <m:t>×Lengt</m:t>
            </w:del>
          </m:r>
          <m:sSub>
            <m:sSubPr>
              <m:ctrlPr>
                <w:del w:id="924" w:author="Dylan CHEN" w:date="2026-08-28T21:53:00Z" w16du:dateUtc="2026-08-28T13:53:00Z">
                  <w:rPr>
                    <w:rFonts w:ascii="Cambria Math" w:hAnsi="Cambria Math"/>
                  </w:rPr>
                </w:del>
              </m:ctrlPr>
            </m:sSubPr>
            <m:e>
              <m:r>
                <w:del w:id="925" w:author="Dylan CHEN" w:date="2026-08-28T21:53:00Z" w16du:dateUtc="2026-08-28T13:53:00Z">
                  <w:rPr>
                    <w:rFonts w:ascii="Cambria Math" w:hAnsi="Cambria Math"/>
                  </w:rPr>
                  <m:t>h</m:t>
                </w:del>
              </m:r>
            </m:e>
            <m:sub>
              <m:r>
                <w:del w:id="926" w:author="Dylan CHEN" w:date="2026-08-28T21:53:00Z" w16du:dateUtc="2026-08-28T13:53:00Z">
                  <w:rPr>
                    <w:rFonts w:ascii="Cambria Math" w:hAnsi="Cambria Math"/>
                  </w:rPr>
                  <m:t>i</m:t>
                </w:del>
              </m:r>
            </m:sub>
          </m:sSub>
          <m:r>
            <w:del w:id="927" w:author="Dylan CHEN" w:date="2026-08-28T21:53:00Z" w16du:dateUtc="2026-08-28T13:53:00Z">
              <w:rPr>
                <w:rFonts w:ascii="Cambria Math" w:hAnsi="Cambria Math"/>
              </w:rPr>
              <m:t>)+</m:t>
            </w:del>
          </m:r>
          <m:sSub>
            <m:sSubPr>
              <m:ctrlPr>
                <w:del w:id="928" w:author="Dylan CHEN" w:date="2026-08-28T21:53:00Z" w16du:dateUtc="2026-08-28T13:53:00Z">
                  <w:rPr>
                    <w:rFonts w:ascii="Cambria Math" w:hAnsi="Cambria Math"/>
                  </w:rPr>
                </w:del>
              </m:ctrlPr>
            </m:sSubPr>
            <m:e>
              <m:r>
                <w:del w:id="929" w:author="Dylan CHEN" w:date="2026-08-28T21:53:00Z" w16du:dateUtc="2026-08-28T13:53:00Z">
                  <w:rPr>
                    <w:rFonts w:ascii="Cambria Math" w:hAnsi="Cambria Math"/>
                  </w:rPr>
                  <m:t>β</m:t>
                </w:del>
              </m:r>
            </m:e>
            <m:sub>
              <m:r>
                <w:del w:id="930" w:author="Dylan CHEN" w:date="2026-08-28T21:53:00Z" w16du:dateUtc="2026-08-28T13:53:00Z">
                  <w:rPr>
                    <w:rFonts w:ascii="Cambria Math" w:hAnsi="Cambria Math"/>
                  </w:rPr>
                  <m:t>3</m:t>
                </w:del>
              </m:r>
            </m:sub>
          </m:sSub>
          <m:r>
            <w:del w:id="931" w:author="Dylan CHEN" w:date="2026-08-28T21:53:00Z" w16du:dateUtc="2026-08-28T13:53:00Z">
              <w:rPr>
                <w:rFonts w:ascii="Cambria Math" w:hAnsi="Cambria Math"/>
              </w:rPr>
              <m:t>(A</m:t>
            </w:del>
          </m:r>
          <m:sSub>
            <m:sSubPr>
              <m:ctrlPr>
                <w:del w:id="932" w:author="Dylan CHEN" w:date="2026-08-28T21:53:00Z" w16du:dateUtc="2026-08-28T13:53:00Z">
                  <w:rPr>
                    <w:rFonts w:ascii="Cambria Math" w:hAnsi="Cambria Math"/>
                  </w:rPr>
                </w:del>
              </m:ctrlPr>
            </m:sSubPr>
            <m:e>
              <m:r>
                <w:del w:id="933" w:author="Dylan CHEN" w:date="2026-08-28T21:53:00Z" w16du:dateUtc="2026-08-28T13:53:00Z">
                  <w:rPr>
                    <w:rFonts w:ascii="Cambria Math" w:hAnsi="Cambria Math"/>
                  </w:rPr>
                  <m:t>I</m:t>
                </w:del>
              </m:r>
            </m:e>
            <m:sub>
              <m:r>
                <w:del w:id="934" w:author="Dylan CHEN" w:date="2026-08-28T21:53:00Z" w16du:dateUtc="2026-08-28T13:53:00Z">
                  <w:rPr>
                    <w:rFonts w:ascii="Cambria Math" w:hAnsi="Cambria Math"/>
                  </w:rPr>
                  <m:t>i</m:t>
                </w:del>
              </m:r>
            </m:sub>
          </m:sSub>
          <m:r>
            <w:del w:id="935" w:author="Dylan CHEN" w:date="2026-08-28T21:53:00Z" w16du:dateUtc="2026-08-28T13:53:00Z">
              <w:rPr>
                <w:rFonts w:ascii="Cambria Math" w:hAnsi="Cambria Math"/>
              </w:rPr>
              <m:t>×Qualit</m:t>
            </w:del>
          </m:r>
          <m:sSub>
            <m:sSubPr>
              <m:ctrlPr>
                <w:del w:id="936" w:author="Dylan CHEN" w:date="2026-08-28T21:53:00Z" w16du:dateUtc="2026-08-28T13:53:00Z">
                  <w:rPr>
                    <w:rFonts w:ascii="Cambria Math" w:hAnsi="Cambria Math"/>
                  </w:rPr>
                </w:del>
              </m:ctrlPr>
            </m:sSubPr>
            <m:e>
              <m:r>
                <w:del w:id="937" w:author="Dylan CHEN" w:date="2026-08-28T21:53:00Z" w16du:dateUtc="2026-08-28T13:53:00Z">
                  <w:rPr>
                    <w:rFonts w:ascii="Cambria Math" w:hAnsi="Cambria Math"/>
                  </w:rPr>
                  <m:t>y</m:t>
                </w:del>
              </m:r>
            </m:e>
            <m:sub>
              <m:r>
                <w:del w:id="938" w:author="Dylan CHEN" w:date="2026-08-28T21:53:00Z" w16du:dateUtc="2026-08-28T13:53:00Z">
                  <w:rPr>
                    <w:rFonts w:ascii="Cambria Math" w:hAnsi="Cambria Math"/>
                  </w:rPr>
                  <m:t>i</m:t>
                </w:del>
              </m:r>
            </m:sub>
          </m:sSub>
          <m:r>
            <w:del w:id="939" w:author="Dylan CHEN" w:date="2026-08-28T21:53:00Z" w16du:dateUtc="2026-08-28T13:53:00Z">
              <w:rPr>
                <w:rFonts w:ascii="Cambria Math" w:hAnsi="Cambria Math"/>
              </w:rPr>
              <m:t>)+γ</m:t>
            </w:del>
          </m:r>
          <m:sSub>
            <m:sSubPr>
              <m:ctrlPr>
                <w:del w:id="940" w:author="Dylan CHEN" w:date="2026-08-28T21:53:00Z" w16du:dateUtc="2026-08-28T13:53:00Z">
                  <w:rPr>
                    <w:rFonts w:ascii="Cambria Math" w:hAnsi="Cambria Math"/>
                  </w:rPr>
                </w:del>
              </m:ctrlPr>
            </m:sSubPr>
            <m:e>
              <m:r>
                <w:del w:id="941" w:author="Dylan CHEN" w:date="2026-08-28T21:53:00Z" w16du:dateUtc="2026-08-28T13:53:00Z">
                  <w:rPr>
                    <w:rFonts w:ascii="Cambria Math" w:hAnsi="Cambria Math"/>
                  </w:rPr>
                  <m:t>X</m:t>
                </w:del>
              </m:r>
            </m:e>
            <m:sub>
              <m:r>
                <w:del w:id="942" w:author="Dylan CHEN" w:date="2026-08-28T21:53:00Z" w16du:dateUtc="2026-08-28T13:53:00Z">
                  <w:rPr>
                    <w:rFonts w:ascii="Cambria Math" w:hAnsi="Cambria Math"/>
                  </w:rPr>
                  <m:t>i</m:t>
                </w:del>
              </m:r>
            </m:sub>
          </m:sSub>
          <m:r>
            <w:del w:id="943" w:author="Dylan CHEN" w:date="2026-08-28T21:53:00Z" w16du:dateUtc="2026-08-28T13:53:00Z">
              <w:rPr>
                <w:rFonts w:ascii="Cambria Math" w:hAnsi="Cambria Math"/>
              </w:rPr>
              <m:t>+</m:t>
            </w:del>
          </m:r>
          <m:sSub>
            <m:sSubPr>
              <m:ctrlPr>
                <w:del w:id="944" w:author="Dylan CHEN" w:date="2026-08-28T21:53:00Z" w16du:dateUtc="2026-08-28T13:53:00Z">
                  <w:rPr>
                    <w:rFonts w:ascii="Cambria Math" w:hAnsi="Cambria Math"/>
                  </w:rPr>
                </w:del>
              </m:ctrlPr>
            </m:sSubPr>
            <m:e>
              <m:r>
                <w:del w:id="945" w:author="Dylan CHEN" w:date="2026-08-28T21:53:00Z" w16du:dateUtc="2026-08-28T13:53:00Z">
                  <w:rPr>
                    <w:rFonts w:ascii="Cambria Math" w:hAnsi="Cambria Math"/>
                  </w:rPr>
                  <m:t>δ</m:t>
                </w:del>
              </m:r>
            </m:e>
            <m:sub>
              <m:r>
                <w:del w:id="946" w:author="Dylan CHEN" w:date="2026-08-28T21:53:00Z" w16du:dateUtc="2026-08-28T13:53:00Z">
                  <w:rPr>
                    <w:rFonts w:ascii="Cambria Math" w:hAnsi="Cambria Math"/>
                  </w:rPr>
                  <m:t>t</m:t>
                </w:del>
              </m:r>
            </m:sub>
          </m:sSub>
          <m:r>
            <w:del w:id="947" w:author="Dylan CHEN" w:date="2026-08-28T21:53:00Z" w16du:dateUtc="2026-08-28T13:53:00Z">
              <w:rPr>
                <w:rFonts w:ascii="Cambria Math" w:hAnsi="Cambria Math"/>
              </w:rPr>
              <m:t>+</m:t>
            </w:del>
          </m:r>
          <m:sSub>
            <m:sSubPr>
              <m:ctrlPr>
                <w:del w:id="948" w:author="Dylan CHEN" w:date="2026-08-28T21:53:00Z" w16du:dateUtc="2026-08-28T13:53:00Z">
                  <w:rPr>
                    <w:rFonts w:ascii="Cambria Math" w:hAnsi="Cambria Math"/>
                  </w:rPr>
                </w:del>
              </m:ctrlPr>
            </m:sSubPr>
            <m:e>
              <m:r>
                <w:del w:id="949" w:author="Dylan CHEN" w:date="2026-08-28T21:53:00Z" w16du:dateUtc="2026-08-28T13:53:00Z">
                  <w:rPr>
                    <w:rFonts w:ascii="Cambria Math" w:hAnsi="Cambria Math"/>
                  </w:rPr>
                  <m:t>ε</m:t>
                </w:del>
              </m:r>
            </m:e>
            <m:sub>
              <m:r>
                <w:del w:id="950" w:author="Dylan CHEN" w:date="2026-08-28T21:53:00Z" w16du:dateUtc="2026-08-28T13:53:00Z">
                  <w:rPr>
                    <w:rFonts w:ascii="Cambria Math" w:hAnsi="Cambria Math"/>
                  </w:rPr>
                  <m:t>i</m:t>
                </w:del>
              </m:r>
            </m:sub>
          </m:sSub>
        </m:oMath>
      </m:oMathPara>
    </w:p>
    <w:p w14:paraId="72B8C764" w14:textId="6BCECFA6" w:rsidR="0083015A" w:rsidRPr="00015210" w:rsidDel="0045239F" w:rsidRDefault="0014752F">
      <w:pPr>
        <w:pStyle w:val="Paragraph0"/>
        <w:ind w:firstLine="0"/>
        <w:rPr>
          <w:del w:id="951" w:author="Dylan CHEN" w:date="2026-08-28T21:53:00Z" w16du:dateUtc="2026-08-28T13:53:00Z"/>
        </w:rPr>
        <w:pPrChange w:id="952" w:author="Dylan CHEN" w:date="2026-08-28T21:53:00Z" w16du:dateUtc="2026-08-28T13:53:00Z">
          <w:pPr>
            <w:pStyle w:val="Paragraph0"/>
          </w:pPr>
        </w:pPrChange>
      </w:pPr>
      <w:del w:id="953" w:author="Dylan CHEN" w:date="2026-08-28T21:53:00Z" w16du:dateUtc="2026-08-28T13:53:00Z">
        <w:r w:rsidRPr="00015210" w:rsidDel="0045239F">
          <w:delText xml:space="preserve">where </w:delText>
        </w:r>
        <w:r w:rsidRPr="00015210" w:rsidDel="0045239F">
          <w:rPr>
            <w:i/>
            <w:iCs/>
          </w:rPr>
          <w:delText>i</w:delText>
        </w:r>
        <w:r w:rsidRPr="00015210" w:rsidDel="0045239F">
          <w:delText xml:space="preserve"> indexes questions, </w:delText>
        </w:r>
      </w:del>
      <m:oMath>
        <m:sSub>
          <m:sSubPr>
            <m:ctrlPr>
              <w:del w:id="954" w:author="Dylan CHEN" w:date="2026-08-28T21:53:00Z" w16du:dateUtc="2026-08-28T13:53:00Z">
                <w:rPr>
                  <w:rFonts w:ascii="Cambria Math" w:hAnsi="Cambria Math"/>
                </w:rPr>
              </w:del>
            </m:ctrlPr>
          </m:sSubPr>
          <m:e>
            <m:r>
              <w:del w:id="955" w:author="Dylan CHEN" w:date="2026-08-28T21:53:00Z" w16du:dateUtc="2026-08-28T13:53:00Z">
                <w:rPr>
                  <w:rFonts w:ascii="Cambria Math" w:hAnsi="Cambria Math"/>
                </w:rPr>
                <m:t>Y</m:t>
              </w:del>
            </m:r>
          </m:e>
          <m:sub>
            <m:r>
              <w:del w:id="956" w:author="Dylan CHEN" w:date="2026-08-28T21:53:00Z" w16du:dateUtc="2026-08-28T13:53:00Z">
                <w:rPr>
                  <w:rFonts w:ascii="Cambria Math" w:hAnsi="Cambria Math"/>
                </w:rPr>
                <m:t>i</m:t>
              </w:del>
            </m:r>
          </m:sub>
        </m:sSub>
      </m:oMath>
      <w:del w:id="957" w:author="Dylan CHEN" w:date="2026-08-28T21:53:00Z" w16du:dateUtc="2026-08-28T13:53:00Z">
        <w:r w:rsidR="0039081F" w:rsidRPr="00015210" w:rsidDel="0045239F">
          <w:delText xml:space="preserve"> is one of our two outcomes: the logarithm of the number of human answers received by question </w:delText>
        </w:r>
      </w:del>
      <m:oMath>
        <m:r>
          <w:del w:id="958" w:author="Dylan CHEN" w:date="2026-08-28T21:53:00Z" w16du:dateUtc="2026-08-28T13:53:00Z">
            <w:rPr>
              <w:rFonts w:ascii="Cambria Math" w:hAnsi="Cambria Math"/>
            </w:rPr>
            <m:t>i</m:t>
          </w:del>
        </m:r>
      </m:oMath>
      <w:del w:id="959" w:author="Dylan CHEN" w:date="2026-08-28T21:53:00Z" w16du:dateUtc="2026-08-28T13:53:00Z">
        <w:r w:rsidR="0039081F" w:rsidRPr="00015210" w:rsidDel="0045239F">
          <w:delText xml:space="preserve"> within seven days, or the quality of the first human answer to question</w:delText>
        </w:r>
        <w:r w:rsidR="00C14342" w:rsidDel="0045239F">
          <w:delText xml:space="preserve"> </w:delText>
        </w:r>
        <w:r w:rsidR="00C14342" w:rsidRPr="00D2526D" w:rsidDel="0045239F">
          <w:rPr>
            <w:i/>
            <w:iCs/>
          </w:rPr>
          <w:delText>i</w:delText>
        </w:r>
        <w:r w:rsidR="00C14342" w:rsidDel="0045239F">
          <w:delText>,</w:delText>
        </w:r>
        <w:r w:rsidRPr="00015210" w:rsidDel="0045239F">
          <w:delText xml:space="preserve"> </w:delText>
        </w:r>
        <w:r w:rsidRPr="00015210" w:rsidDel="0045239F">
          <w:rPr>
            <w:i/>
            <w:iCs/>
          </w:rPr>
          <w:delText>AI</w:delText>
        </w:r>
        <w:r w:rsidRPr="00015210" w:rsidDel="0045239F">
          <w:rPr>
            <w:i/>
            <w:iCs/>
            <w:vertAlign w:val="subscript"/>
          </w:rPr>
          <w:delText>i</w:delText>
        </w:r>
        <w:r w:rsidRPr="00015210" w:rsidDel="0045239F">
          <w:delText xml:space="preserve"> indicates treatment assignment (1 if AI-generated answer provided, 0 otherwise), </w:delText>
        </w:r>
        <w:r w:rsidRPr="00015210" w:rsidDel="0045239F">
          <w:rPr>
            <w:rFonts w:eastAsia="SimSun"/>
            <w:i/>
            <w:iCs/>
          </w:rPr>
          <w:delText>X</w:delText>
        </w:r>
        <w:r w:rsidRPr="00015210" w:rsidDel="0045239F">
          <w:rPr>
            <w:rFonts w:eastAsia="SimSun"/>
            <w:i/>
            <w:iCs/>
            <w:vertAlign w:val="subscript"/>
          </w:rPr>
          <w:delText>i</w:delText>
        </w:r>
        <w:r w:rsidRPr="00015210" w:rsidDel="0045239F">
          <w:delText xml:space="preserve"> includes control variables (questioner characteristics, question content, and question type), and </w:delText>
        </w:r>
      </w:del>
      <m:oMath>
        <m:sSub>
          <m:sSubPr>
            <m:ctrlPr>
              <w:del w:id="960" w:author="Dylan CHEN" w:date="2026-08-28T21:53:00Z" w16du:dateUtc="2026-08-28T13:53:00Z">
                <w:rPr>
                  <w:rFonts w:ascii="Cambria Math" w:hAnsi="Cambria Math"/>
                </w:rPr>
              </w:del>
            </m:ctrlPr>
          </m:sSubPr>
          <m:e>
            <m:r>
              <w:del w:id="961" w:author="Dylan CHEN" w:date="2026-08-28T21:53:00Z" w16du:dateUtc="2026-08-28T13:53:00Z">
                <w:rPr>
                  <w:rFonts w:ascii="Cambria Math" w:hAnsi="Cambria Math"/>
                </w:rPr>
                <m:t>δ</m:t>
              </w:del>
            </m:r>
          </m:e>
          <m:sub>
            <m:r>
              <w:del w:id="962" w:author="Dylan CHEN" w:date="2026-08-28T21:53:00Z" w16du:dateUtc="2026-08-28T13:53:00Z">
                <w:rPr>
                  <w:rFonts w:ascii="Cambria Math" w:hAnsi="Cambria Math"/>
                </w:rPr>
                <m:t>t</m:t>
              </w:del>
            </m:r>
          </m:sub>
        </m:sSub>
      </m:oMath>
      <w:del w:id="963" w:author="Dylan CHEN" w:date="2026-08-28T21:53:00Z" w16du:dateUtc="2026-08-28T13:53:00Z">
        <w:r w:rsidRPr="00015210" w:rsidDel="0045239F">
          <w:delText xml:space="preserve"> captures question posting date fixed effects. </w:delText>
        </w:r>
      </w:del>
    </w:p>
    <w:p w14:paraId="3D1B8B18" w14:textId="41D73E11"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w:t>
      </w:r>
      <w:del w:id="964" w:author="Dylan CHEN" w:date="2026-08-27T17:09:00Z" w16du:dateUtc="2026-08-27T09:09:00Z">
        <w:r w:rsidR="001C3581" w:rsidRPr="00D2526D" w:rsidDel="003F35AE">
          <w:delText>f</w:delText>
        </w:r>
      </w:del>
      <w:r w:rsidR="001C3581" w:rsidRPr="00D2526D">
        <w:t>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lastRenderedPageBreak/>
        <w:t>Results</w:t>
      </w:r>
    </w:p>
    <w:p w14:paraId="0C875BF5" w14:textId="09F66254" w:rsidR="0014752F" w:rsidRPr="00015210" w:rsidRDefault="00B51AB5" w:rsidP="0049010E">
      <w:pPr>
        <w:pStyle w:val="Heading2"/>
      </w:pPr>
      <w:bookmarkStart w:id="965" w:name="OLE_LINK18"/>
      <w:r w:rsidRPr="00015210">
        <w:t>How the Effect on Answer Supply Varies with the AI Answer</w:t>
      </w:r>
    </w:p>
    <w:p w14:paraId="56ED8B1F" w14:textId="77777777" w:rsidR="001C3581" w:rsidRPr="00D2526D" w:rsidRDefault="001C3581" w:rsidP="00D2526D">
      <w:pPr>
        <w:pStyle w:val="Paragraph0"/>
      </w:pPr>
      <w:bookmarkStart w:id="966"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ins w:id="967"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ins w:id="968" w:author="Dylan CHEN" w:date="2026-08-27T16:06:00Z" w16du:dateUtc="2026-08-27T08:06:00Z">
              <w:r w:rsidR="002E1246">
                <w:rPr>
                  <w:rFonts w:hint="eastAsia"/>
                  <w:color w:val="000000"/>
                  <w:sz w:val="20"/>
                  <w:szCs w:val="20"/>
                </w:rPr>
                <w:t xml:space="preserve">human </w:t>
              </w:r>
            </w:ins>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35456DF9"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w:t>
      </w:r>
      <w:ins w:id="969" w:author="Dylan CHEN" w:date="2026-08-27T15:10:00Z" w16du:dateUtc="2026-08-27T07:10:00Z">
        <w:r w:rsidR="001165F9" w:rsidRPr="001165F9">
          <w:t xml:space="preserve">because the LLM </w:t>
        </w:r>
        <w:r w:rsidR="001165F9">
          <w:rPr>
            <w:rFonts w:hint="eastAsia"/>
          </w:rPr>
          <w:t>decline</w:t>
        </w:r>
      </w:ins>
      <w:ins w:id="970" w:author="Dylan CHEN" w:date="2026-08-27T15:11:00Z" w16du:dateUtc="2026-08-27T07:11:00Z">
        <w:r w:rsidR="001165F9">
          <w:rPr>
            <w:rFonts w:hint="eastAsia"/>
          </w:rPr>
          <w:t>d</w:t>
        </w:r>
      </w:ins>
      <w:ins w:id="971" w:author="Dylan CHEN" w:date="2026-08-27T15:10:00Z" w16du:dateUtc="2026-08-27T07:10:00Z">
        <w:r w:rsidR="001165F9">
          <w:rPr>
            <w:rFonts w:hint="eastAsia"/>
          </w:rPr>
          <w:t xml:space="preserve"> to provide the assessment </w:t>
        </w:r>
      </w:ins>
      <w:ins w:id="972" w:author="Dylan CHEN" w:date="2026-08-27T15:11:00Z" w16du:dateUtc="2026-08-27T07:11:00Z">
        <w:r w:rsidR="001165F9">
          <w:rPr>
            <w:rFonts w:hint="eastAsia"/>
          </w:rPr>
          <w:t xml:space="preserve">for </w:t>
        </w:r>
      </w:ins>
      <w:ins w:id="973" w:author="Prof. LIU Ben" w:date="2026-08-29T23:52:00Z" w16du:dateUtc="2026-08-29T15:52:00Z">
        <w:r w:rsidR="007E3103">
          <w:t>one</w:t>
        </w:r>
      </w:ins>
      <w:ins w:id="974" w:author="Dylan CHEN" w:date="2026-08-27T15:11:00Z" w16du:dateUtc="2026-08-27T07:11:00Z">
        <w:del w:id="975" w:author="Prof. LIU Ben" w:date="2026-08-29T23:52:00Z" w16du:dateUtc="2026-08-29T15:52:00Z">
          <w:r w:rsidR="001165F9" w:rsidDel="007E3103">
            <w:rPr>
              <w:rFonts w:hint="eastAsia"/>
            </w:rPr>
            <w:delText>a</w:delText>
          </w:r>
        </w:del>
      </w:ins>
      <w:ins w:id="976" w:author="Dylan CHEN" w:date="2026-08-27T15:10:00Z" w16du:dateUtc="2026-08-27T07:10:00Z">
        <w:del w:id="977" w:author="Prof. LIU Ben" w:date="2026-08-29T23:52:00Z" w16du:dateUtc="2026-08-29T15:52:00Z">
          <w:r w:rsidR="001165F9" w:rsidDel="007E3103">
            <w:rPr>
              <w:rFonts w:hint="eastAsia"/>
            </w:rPr>
            <w:delText xml:space="preserve"> specific</w:delText>
          </w:r>
        </w:del>
      </w:ins>
      <w:ins w:id="978" w:author="Dylan CHEN" w:date="2026-08-27T15:11:00Z" w16du:dateUtc="2026-08-27T07:11:00Z">
        <w:r w:rsidR="001165F9">
          <w:rPr>
            <w:rFonts w:hint="eastAsia"/>
          </w:rPr>
          <w:t xml:space="preserve"> AI</w:t>
        </w:r>
      </w:ins>
      <w:ins w:id="979" w:author="Dylan CHEN" w:date="2026-08-27T15:10:00Z" w16du:dateUtc="2026-08-27T07:10:00Z">
        <w:r w:rsidR="001165F9">
          <w:rPr>
            <w:rFonts w:hint="eastAsia"/>
          </w:rPr>
          <w:t xml:space="preserve"> </w:t>
        </w:r>
      </w:ins>
      <w:ins w:id="980" w:author="Dylan CHEN" w:date="2026-08-27T15:11:00Z" w16du:dateUtc="2026-08-27T07:11:00Z">
        <w:r w:rsidR="001165F9">
          <w:rPr>
            <w:rFonts w:hint="eastAsia"/>
          </w:rPr>
          <w:t>answer</w:t>
        </w:r>
      </w:ins>
      <w:ins w:id="981" w:author="Dylan CHEN" w:date="2026-08-27T15:10:00Z" w16du:dateUtc="2026-08-27T07:10:00Z">
        <w:r w:rsidR="001165F9">
          <w:rPr>
            <w:rFonts w:hint="eastAsia"/>
          </w:rPr>
          <w:t>.</w:t>
        </w:r>
        <w:r w:rsidR="001165F9" w:rsidRPr="001165F9" w:rsidDel="001165F9">
          <w:t xml:space="preserve"> </w:t>
        </w:r>
      </w:ins>
      <w:del w:id="982" w:author="Dylan CHEN" w:date="2026-08-27T15:10:00Z" w16du:dateUtc="2026-08-27T07:10:00Z">
        <w:r w:rsidRPr="00015210" w:rsidDel="001165F9">
          <w:delText xml:space="preserve">because computing answer quality is not possible for a small number of questions affected by connection issues. </w:delText>
        </w:r>
      </w:del>
      <w:del w:id="983" w:author="Dylan CHEN" w:date="2026-08-27T15:12:00Z" w16du:dateUtc="2026-08-27T07:12:00Z">
        <w:r w:rsidRPr="00015210" w:rsidDel="001165F9">
          <w:delText>Columns 3 and 4 are estimated on questions with a first human answer, and the quality outcome requires generating a reference answer, both of which reduce the sample.</w:delText>
        </w:r>
      </w:del>
      <w:ins w:id="984" w:author="Dylan CHEN" w:date="2026-08-27T15:09:00Z" w16du:dateUtc="2026-08-27T07:09:00Z">
        <w:r w:rsidR="001165F9" w:rsidRPr="001165F9">
          <w:t xml:space="preserve">Columns 3 and 4 </w:t>
        </w:r>
      </w:ins>
      <w:ins w:id="985" w:author="Dylan CHEN" w:date="2026-08-27T15:12:00Z" w16du:dateUtc="2026-08-27T07:12:00Z">
        <w:r w:rsidR="001165F9" w:rsidRPr="001165F9">
          <w:t xml:space="preserve">are estimated on questions with a first human answer </w:t>
        </w:r>
      </w:ins>
      <w:ins w:id="986" w:author="Dylan CHEN" w:date="2026-08-27T15:09:00Z" w16du:dateUtc="2026-08-27T07:09:00Z">
        <w:r w:rsidR="001165F9" w:rsidRPr="001165F9">
          <w:t xml:space="preserve">and the required first-human-answer-quality outcome. Column 4 additionally requires usable AI-answer quality and therefore excludes one further observation. </w:t>
        </w:r>
      </w:ins>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0AF10284"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w:t>
      </w:r>
      <w:r w:rsidRPr="00015210">
        <w:lastRenderedPageBreak/>
        <w:t>indistinguishable from zero (0.004,</w:t>
      </w:r>
      <w:ins w:id="987" w:author="Dylan CHEN" w:date="2026-08-27T16:30:00Z" w16du:dateUtc="2026-08-27T08:30:00Z">
        <w:r w:rsidR="00437BA6">
          <w:rPr>
            <w:rFonts w:hint="eastAsia"/>
          </w:rPr>
          <w:t xml:space="preserve"> p = 0.391</w:t>
        </w:r>
      </w:ins>
      <w:del w:id="988" w:author="Dylan CHEN" w:date="2026-08-27T16:30:00Z" w16du:dateUtc="2026-08-27T08:30:00Z">
        <w:r w:rsidRPr="00015210" w:rsidDel="00437BA6">
          <w:delText xml:space="preserve"> s.e. 0.004</w:delText>
        </w:r>
      </w:del>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029B4D31" w:rsidR="00B51AB5" w:rsidRPr="00015210" w:rsidDel="007E3103" w:rsidRDefault="00B51AB5" w:rsidP="00B51AB5">
      <w:pPr>
        <w:pStyle w:val="Paragraph0"/>
        <w:rPr>
          <w:del w:id="989" w:author="Prof. LIU Ben" w:date="2026-08-29T23:54:00Z" w16du:dateUtc="2026-08-29T15:54:00Z"/>
        </w:rPr>
      </w:pPr>
      <w:del w:id="990" w:author="Prof. LIU Ben" w:date="2026-08-29T23:54:00Z" w16du:dateUtc="2026-08-29T15:54:00Z">
        <w:r w:rsidRPr="00015210" w:rsidDel="007E3103">
          <w:rPr>
            <w:rFonts w:eastAsia="Times New Roman"/>
            <w:color w:val="000000"/>
            <w:szCs w:val="24"/>
          </w:rPr>
          <w:delText xml:space="preserve">Together the three coefficients describe </w:delText>
        </w:r>
        <w:r w:rsidR="00745A6A" w:rsidDel="007E3103">
          <w:rPr>
            <w:rFonts w:eastAsia="Times New Roman"/>
            <w:color w:val="000000"/>
            <w:szCs w:val="24"/>
          </w:rPr>
          <w:delText>that</w:delText>
        </w:r>
        <w:r w:rsidRPr="00015210" w:rsidDel="007E3103">
          <w:rPr>
            <w:rFonts w:eastAsia="Times New Roman"/>
            <w:color w:val="000000"/>
            <w:szCs w:val="24"/>
          </w:rPr>
          <w:delText xml:space="preserve"> having an AI answer under the question draws human contribution</w:delText>
        </w:r>
        <w:r w:rsidR="00745A6A" w:rsidRPr="00745A6A" w:rsidDel="007E3103">
          <w:rPr>
            <w:rFonts w:eastAsia="Times New Roman"/>
            <w:color w:val="000000"/>
            <w:szCs w:val="24"/>
          </w:rPr>
          <w:delText xml:space="preserve"> </w:delText>
        </w:r>
        <w:r w:rsidR="00745A6A" w:rsidDel="007E3103">
          <w:rPr>
            <w:rFonts w:eastAsia="Times New Roman"/>
            <w:color w:val="000000"/>
            <w:szCs w:val="24"/>
          </w:rPr>
          <w:delText>w</w:delText>
        </w:r>
        <w:r w:rsidR="00745A6A" w:rsidRPr="00015210" w:rsidDel="007E3103">
          <w:rPr>
            <w:rFonts w:eastAsia="Times New Roman"/>
            <w:color w:val="000000"/>
            <w:szCs w:val="24"/>
          </w:rPr>
          <w:delText>here the AI answer’s content is thin</w:delText>
        </w:r>
        <w:r w:rsidR="00745A6A" w:rsidDel="007E3103">
          <w:rPr>
            <w:rFonts w:eastAsia="Times New Roman"/>
            <w:color w:val="000000"/>
            <w:szCs w:val="24"/>
          </w:rPr>
          <w:delText>.</w:delText>
        </w:r>
        <w:r w:rsidRPr="00015210" w:rsidDel="007E3103">
          <w:rPr>
            <w:rFonts w:eastAsia="Times New Roman"/>
            <w:color w:val="000000"/>
            <w:szCs w:val="24"/>
          </w:rPr>
          <w:delText xml:space="preserve"> </w:delText>
        </w:r>
        <w:r w:rsidR="00745A6A" w:rsidDel="007E3103">
          <w:rPr>
            <w:rFonts w:eastAsia="Times New Roman"/>
            <w:color w:val="000000"/>
            <w:szCs w:val="24"/>
          </w:rPr>
          <w:delText>A</w:delText>
        </w:r>
        <w:r w:rsidRPr="00015210" w:rsidDel="007E3103">
          <w:rPr>
            <w:rFonts w:eastAsia="Times New Roman"/>
            <w:color w:val="000000"/>
            <w:szCs w:val="24"/>
          </w:rPr>
          <w:delText>s content thickens, the draw weakens.</w:delText>
        </w:r>
      </w:del>
    </w:p>
    <w:bookmarkEnd w:id="965"/>
    <w:p w14:paraId="2100D34E" w14:textId="716C989A" w:rsidR="00B51AB5" w:rsidRPr="00015210" w:rsidRDefault="00B51AB5" w:rsidP="0049010E">
      <w:pPr>
        <w:pStyle w:val="Heading2"/>
      </w:pPr>
      <w:r w:rsidRPr="00015210">
        <w:t>How the Effect on Answer Quality Varies with the AI Answer</w:t>
      </w:r>
    </w:p>
    <w:p w14:paraId="3F6CA7BF" w14:textId="683FEAC3" w:rsidR="00B51AB5" w:rsidRPr="00015210" w:rsidRDefault="00B51AB5" w:rsidP="00B76B85">
      <w:pPr>
        <w:pStyle w:val="Paragraph0"/>
      </w:pPr>
      <w:r w:rsidRPr="00015210">
        <w:t xml:space="preserve">Columns 3 and 4 </w:t>
      </w:r>
      <w:r w:rsidR="00745A6A">
        <w:t xml:space="preserve">of Table 3 </w:t>
      </w:r>
      <w:ins w:id="991" w:author="Prof. LIU Ben" w:date="2026-08-29T23:54:00Z" w16du:dateUtc="2026-08-29T15:54:00Z">
        <w:r w:rsidR="007E3103">
          <w:t>examine</w:t>
        </w:r>
        <w:del w:id="992" w:author="Dylan CHEN" w:date="2026-08-30T00:11:00Z" w16du:dateUtc="2026-08-29T16:11:00Z">
          <w:r w:rsidR="007E3103" w:rsidDel="00E61B0A">
            <w:delText>s</w:delText>
          </w:r>
        </w:del>
      </w:ins>
      <w:del w:id="993" w:author="Prof. LIU Ben" w:date="2026-08-29T23:54:00Z" w16du:dateUtc="2026-08-29T15:54:00Z">
        <w:r w:rsidRPr="00015210" w:rsidDel="007E3103">
          <w:delText>study</w:delText>
        </w:r>
      </w:del>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ins w:id="994" w:author="Dylan CHEN" w:date="2026-08-27T16:30:00Z" w16du:dateUtc="2026-08-27T08:30:00Z">
        <w:r w:rsidR="00437BA6">
          <w:rPr>
            <w:rFonts w:hint="eastAsia"/>
          </w:rPr>
          <w:t>p = 0.381</w:t>
        </w:r>
      </w:ins>
      <w:del w:id="995" w:author="Dylan CHEN" w:date="2026-08-27T16:30:00Z" w16du:dateUtc="2026-08-27T08:30:00Z">
        <w:r w:rsidR="002B3B5F" w:rsidRPr="00015210" w:rsidDel="00437BA6">
          <w:delText>s.e. 0.083</w:delText>
        </w:r>
      </w:del>
      <w:r w:rsidR="002B3B5F" w:rsidRPr="00015210">
        <w:t>), and we proceed to examine how this average effect is composed through the AI content profile in Column 4.</w:t>
      </w:r>
    </w:p>
    <w:p w14:paraId="5302207B" w14:textId="7B06D217"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ins w:id="996" w:author="Dylan CHEN" w:date="2026-08-27T16:31:00Z" w16du:dateUtc="2026-08-27T08:31:00Z">
        <w:r w:rsidR="00437BA6">
          <w:rPr>
            <w:rFonts w:eastAsia="Times New Roman" w:hint="eastAsia"/>
            <w:color w:val="000000"/>
            <w:szCs w:val="24"/>
          </w:rPr>
          <w:t xml:space="preserve"> p = 0.495</w:t>
        </w:r>
      </w:ins>
      <w:del w:id="997" w:author="Dylan CHEN" w:date="2026-08-27T16:31:00Z" w16du:dateUtc="2026-08-27T08:31:00Z">
        <w:r w:rsidR="001C3581" w:rsidRPr="001C3581" w:rsidDel="00437BA6">
          <w:rPr>
            <w:rFonts w:eastAsia="Times New Roman"/>
            <w:color w:val="000000"/>
            <w:szCs w:val="24"/>
          </w:rPr>
          <w:delText xml:space="preserve"> s.e. 0.718</w:delText>
        </w:r>
      </w:del>
      <w:r w:rsidR="001C3581" w:rsidRPr="001C3581">
        <w:rPr>
          <w:rFonts w:eastAsia="Times New Roman"/>
          <w:color w:val="000000"/>
          <w:szCs w:val="24"/>
        </w:rPr>
        <w:t>). Consistent with H4, the bare fact of machine authorship does not shift the quality of the human answer</w:t>
      </w:r>
      <w:ins w:id="998" w:author="Prof. LIU Ben" w:date="2026-08-29T23:54:00Z" w16du:dateUtc="2026-08-29T15:54:00Z">
        <w:r w:rsidR="007E3103">
          <w:rPr>
            <w:rFonts w:eastAsia="Times New Roman"/>
            <w:color w:val="000000"/>
            <w:szCs w:val="24"/>
          </w:rPr>
          <w:t xml:space="preserve">. </w:t>
        </w:r>
      </w:ins>
      <w:del w:id="999" w:author="Prof. LIU Ben" w:date="2026-08-29T23:54:00Z" w16du:dateUtc="2026-08-29T15:54:00Z">
        <w:r w:rsidR="001C3581" w:rsidRPr="001C3581" w:rsidDel="007E3103">
          <w:rPr>
            <w:rFonts w:eastAsia="Times New Roman"/>
            <w:color w:val="000000"/>
            <w:szCs w:val="24"/>
          </w:rPr>
          <w:delText xml:space="preserve">: </w:delText>
        </w:r>
      </w:del>
      <w:ins w:id="1000" w:author="Prof. LIU Ben" w:date="2026-08-29T23:54:00Z" w16du:dateUtc="2026-08-29T15:54:00Z">
        <w:r w:rsidR="007E3103">
          <w:rPr>
            <w:rFonts w:eastAsia="Times New Roman"/>
            <w:color w:val="000000"/>
            <w:szCs w:val="24"/>
          </w:rPr>
          <w:t>O</w:t>
        </w:r>
      </w:ins>
      <w:del w:id="1001" w:author="Prof. LIU Ben" w:date="2026-08-29T23:54:00Z" w16du:dateUtc="2026-08-29T15:54:00Z">
        <w:r w:rsidR="001C3581" w:rsidRPr="001C3581" w:rsidDel="007E3103">
          <w:rPr>
            <w:rFonts w:eastAsia="Times New Roman"/>
            <w:color w:val="000000"/>
            <w:szCs w:val="24"/>
          </w:rPr>
          <w:delText>o</w:delText>
        </w:r>
      </w:del>
      <w:r w:rsidR="001C3581" w:rsidRPr="001C3581">
        <w:rPr>
          <w:rFonts w:eastAsia="Times New Roman"/>
          <w:color w:val="000000"/>
          <w:szCs w:val="24"/>
        </w:rPr>
        <w:t xml:space="preserve">nce a contributor has committed to answering and engages with the content, </w:t>
      </w:r>
      <w:ins w:id="1002" w:author="Prof. LIU Ben" w:date="2026-08-29T23:55:00Z" w16du:dateUtc="2026-08-29T15:55:00Z">
        <w:r w:rsidR="007E3103">
          <w:rPr>
            <w:rFonts w:eastAsia="Times New Roman"/>
            <w:color w:val="000000"/>
            <w:szCs w:val="24"/>
          </w:rPr>
          <w:t>their answer</w:t>
        </w:r>
      </w:ins>
      <w:del w:id="1003" w:author="Prof. LIU Ben" w:date="2026-08-29T23:55:00Z" w16du:dateUtc="2026-08-29T15:55:00Z">
        <w:r w:rsidR="001C3581" w:rsidRPr="001C3581" w:rsidDel="007E3103">
          <w:rPr>
            <w:rFonts w:eastAsia="Times New Roman"/>
            <w:color w:val="000000"/>
            <w:szCs w:val="24"/>
          </w:rPr>
          <w:delText>effort</w:delText>
        </w:r>
      </w:del>
      <w:r w:rsidR="001C3581" w:rsidRPr="001C3581">
        <w:rPr>
          <w:rFonts w:eastAsia="Times New Roman"/>
          <w:color w:val="000000"/>
          <w:szCs w:val="24"/>
        </w:rPr>
        <w:t xml:space="preserve"> is calibrated to the </w:t>
      </w:r>
      <w:ins w:id="1004" w:author="Prof. LIU Ben" w:date="2026-08-29T23:55:00Z" w16du:dateUtc="2026-08-29T15:55:00Z">
        <w:r w:rsidR="007E3103">
          <w:rPr>
            <w:rFonts w:eastAsia="Times New Roman"/>
            <w:color w:val="000000"/>
            <w:szCs w:val="24"/>
          </w:rPr>
          <w:t>quality of the AI answer</w:t>
        </w:r>
      </w:ins>
      <w:del w:id="1005" w:author="Prof. LIU Ben" w:date="2026-08-29T23:55:00Z" w16du:dateUtc="2026-08-29T15:55:00Z">
        <w:r w:rsidR="001C3581" w:rsidRPr="001C3581" w:rsidDel="007E3103">
          <w:rPr>
            <w:rFonts w:eastAsia="Times New Roman"/>
            <w:color w:val="000000"/>
            <w:szCs w:val="24"/>
          </w:rPr>
          <w:delText>demonstrated standard</w:delText>
        </w:r>
      </w:del>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del w:id="1006" w:author="Prof. LIU Ben" w:date="2026-08-29T23:56:00Z" w16du:dateUtc="2026-08-29T15:56:00Z">
        <w:r w:rsidR="001C3581" w:rsidRPr="001C3581" w:rsidDel="007E3103">
          <w:rPr>
            <w:rFonts w:eastAsia="Times New Roman"/>
            <w:color w:val="000000"/>
            <w:szCs w:val="24"/>
          </w:rPr>
          <w:delText>. H4 is supported</w:delText>
        </w:r>
      </w:del>
      <w:r w:rsidR="001C3581" w:rsidRPr="001C3581">
        <w:rPr>
          <w:rFonts w:eastAsia="Times New Roman"/>
          <w:color w:val="000000"/>
          <w:szCs w:val="24"/>
        </w:rPr>
        <w:t>.</w:t>
      </w:r>
    </w:p>
    <w:p w14:paraId="1191BDC0" w14:textId="312A99C6"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ins w:id="1007" w:author="Dylan CHEN" w:date="2026-08-27T16:31:00Z" w16du:dateUtc="2026-08-27T08:31:00Z">
        <w:r w:rsidR="00437BA6">
          <w:rPr>
            <w:rFonts w:hint="eastAsia"/>
          </w:rPr>
          <w:t xml:space="preserve"> p = 0.054</w:t>
        </w:r>
      </w:ins>
      <w:del w:id="1008" w:author="Dylan CHEN" w:date="2026-08-27T16:31:00Z" w16du:dateUtc="2026-08-27T08:31:00Z">
        <w:r w:rsidR="001C3581" w:rsidRPr="00D2526D" w:rsidDel="00437BA6">
          <w:delText xml:space="preserve"> s.e. 0.128</w:delText>
        </w:r>
      </w:del>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062A0177" w:rsidR="002F3285" w:rsidRDefault="00B51AB5" w:rsidP="002F3285">
      <w:pPr>
        <w:pStyle w:val="Paragraph0"/>
        <w:rPr>
          <w:ins w:id="1009" w:author="Prof. LIU Ben" w:date="2026-08-29T23:59:00Z" w16du:dateUtc="2026-08-29T15:59:00Z"/>
        </w:rPr>
      </w:pPr>
      <w:bookmarkStart w:id="1010"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ins w:id="1011" w:author="Prof. LIU Ben" w:date="2026-08-30T00:00:00Z" w16du:dateUtc="2026-08-29T16:00:00Z">
        <w:r w:rsidR="00472D08" w:rsidRPr="00325599">
          <w:t xml:space="preserve">The interaction between the AI indicator and AI answer quality is positive and significant (0.114, p &lt; 0.01): the higher the quality of the AI answer, the higher the quality of the human answer that follows. This is consistent with our account, in which a stronger </w:t>
        </w:r>
        <w:r w:rsidR="00472D08" w:rsidRPr="00325599">
          <w:lastRenderedPageBreak/>
          <w:t>AI answer gives the contributor a better foundation to build on and raises the quality of the resulting human answer. H6 is therefore supported.</w:t>
        </w:r>
      </w:ins>
      <w:del w:id="1012" w:author="Prof. LIU Ben" w:date="2026-08-30T00:00:00Z" w16du:dateUtc="2026-08-29T16:00:00Z">
        <w:r w:rsidRPr="00015210" w:rsidDel="00472D08">
          <w:delText>The interaction between the AI indicator and AI answer quality is positive and significant (0.</w:delText>
        </w:r>
        <w:r w:rsidR="000D48EE" w:rsidRPr="00015210" w:rsidDel="00472D08">
          <w:delText>114</w:delText>
        </w:r>
        <w:r w:rsidRPr="00015210" w:rsidDel="00472D08">
          <w:delText>, p &lt; 0.0</w:delText>
        </w:r>
        <w:r w:rsidR="000D48EE" w:rsidRPr="00015210" w:rsidDel="00472D08">
          <w:delText>1</w:delText>
        </w:r>
        <w:r w:rsidRPr="00015210" w:rsidDel="00472D08">
          <w:delText xml:space="preserve">). The better the AI answer, the higher the quality of the human answer that follows it. </w:delText>
        </w:r>
        <w:r w:rsidR="002F3285" w:rsidRPr="00015210" w:rsidDel="00472D08">
          <w:delText xml:space="preserve">This is consistent with our </w:delText>
        </w:r>
        <w:r w:rsidR="001C3581" w:rsidDel="00472D08">
          <w:rPr>
            <w:rFonts w:hint="eastAsia"/>
          </w:rPr>
          <w:delText>account</w:delText>
        </w:r>
        <w:r w:rsidR="002F3285" w:rsidRPr="00015210" w:rsidDel="00472D08">
          <w:delText xml:space="preserve">: </w:delText>
        </w:r>
      </w:del>
      <w:del w:id="1013" w:author="Prof. LIU Ben" w:date="2026-08-29T23:57:00Z" w16du:dateUtc="2026-08-29T15:57:00Z">
        <w:r w:rsidR="002F3285" w:rsidRPr="00015210" w:rsidDel="00472D08">
          <w:delText xml:space="preserve">when </w:delText>
        </w:r>
        <w:r w:rsidR="001C3581" w:rsidDel="00472D08">
          <w:rPr>
            <w:rFonts w:hint="eastAsia"/>
          </w:rPr>
          <w:delText xml:space="preserve">the </w:delText>
        </w:r>
        <w:r w:rsidR="002F3285" w:rsidRPr="00015210" w:rsidDel="007E3103">
          <w:delText>AI sets a higher benchmark in the competition</w:delText>
        </w:r>
        <w:r w:rsidR="002F3285" w:rsidRPr="00015210" w:rsidDel="00472D08">
          <w:delText>, human contributors respond with higher quality answers</w:delText>
        </w:r>
      </w:del>
      <w:del w:id="1014" w:author="Prof. LIU Ben" w:date="2026-08-30T00:00:00Z" w16du:dateUtc="2026-08-29T16:00:00Z">
        <w:r w:rsidR="002F3285" w:rsidRPr="00015210" w:rsidDel="00472D08">
          <w:delText xml:space="preserve">. </w:delText>
        </w:r>
        <w:r w:rsidRPr="00015210" w:rsidDel="00472D08">
          <w:delText>H6 is supported.</w:delText>
        </w:r>
      </w:del>
      <w:ins w:id="1015" w:author="Dylan CHEN" w:date="2026-08-29T09:45:00Z" w16du:dateUtc="2026-08-29T01:45:00Z">
        <w:r w:rsidR="000728F4" w:rsidRPr="000728F4">
          <w:t xml:space="preserve"> </w:t>
        </w:r>
      </w:ins>
    </w:p>
    <w:p w14:paraId="1B14E7C3" w14:textId="009245F8" w:rsidR="00472D08" w:rsidRPr="00015210" w:rsidDel="00472D08" w:rsidRDefault="00472D08" w:rsidP="002F3285">
      <w:pPr>
        <w:pStyle w:val="Paragraph0"/>
        <w:rPr>
          <w:del w:id="1016" w:author="Prof. LIU Ben" w:date="2026-08-30T00:00:00Z" w16du:dateUtc="2026-08-29T16:00:00Z"/>
        </w:rPr>
      </w:pPr>
    </w:p>
    <w:bookmarkEnd w:id="1010"/>
    <w:p w14:paraId="7C63F95A" w14:textId="568D8BCC" w:rsidR="001C3581" w:rsidRDefault="002F3285" w:rsidP="0049010E">
      <w:pPr>
        <w:pStyle w:val="Heading2"/>
        <w:rPr>
          <w:color w:val="000000"/>
          <w:sz w:val="22"/>
        </w:rPr>
      </w:pPr>
      <w:r w:rsidRPr="00015210">
        <w:t>The Pattern as a Whole</w:t>
      </w:r>
    </w:p>
    <w:p w14:paraId="47A650FC" w14:textId="4E638260" w:rsidR="001C3581" w:rsidRPr="00D2526D" w:rsidRDefault="001C3581">
      <w:pPr>
        <w:pStyle w:val="Paragraph0"/>
        <w:pPrChange w:id="1017" w:author="Dylan CHEN" w:date="2026-08-27T16:36:00Z" w16du:dateUtc="2026-08-27T08:36:00Z">
          <w:pPr>
            <w:pStyle w:val="Paragraph0"/>
            <w:spacing w:before="100" w:beforeAutospacing="1"/>
          </w:pPr>
        </w:pPrChange>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ins w:id="1018" w:author="Dylan CHEN" w:date="2026-08-27T17:10:00Z" w16du:dateUtc="2026-08-27T09:10:00Z">
        <w:r w:rsidR="003F35AE">
          <w:rPr>
            <w:rFonts w:hint="eastAsia"/>
          </w:rPr>
          <w:t>;</w:t>
        </w:r>
      </w:ins>
      <w:del w:id="1019" w:author="Dylan CHEN" w:date="2026-08-27T17:10:00Z" w16du:dateUtc="2026-08-27T09:10:00Z">
        <w:r w:rsidRPr="00D2526D" w:rsidDel="003F35AE">
          <w:delText>,</w:delText>
        </w:r>
      </w:del>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ins w:id="1020" w:author="Dylan CHEN" w:date="2026-08-27T17:09:00Z" w16du:dateUtc="2026-08-27T09:09:00Z">
        <w:r w:rsidR="003F35AE">
          <w:rPr>
            <w:rFonts w:hint="eastAsia"/>
          </w:rPr>
          <w:t xml:space="preserve">the </w:t>
        </w:r>
      </w:ins>
      <w:ins w:id="1021" w:author="Prof. LIU Ben" w:date="2026-08-30T00:01:00Z" w16du:dateUtc="2026-08-29T16:01:00Z">
        <w:r w:rsidR="00472D08">
          <w:t>crafting</w:t>
        </w:r>
      </w:ins>
      <w:del w:id="1022" w:author="Prof. LIU Ben" w:date="2026-08-30T00:01:00Z" w16du:dateUtc="2026-08-29T16:01:00Z">
        <w:r w:rsidDel="00472D08">
          <w:rPr>
            <w:rFonts w:hint="eastAsia"/>
          </w:rPr>
          <w:delText>quality</w:delText>
        </w:r>
      </w:del>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63B1EDD" w:rsidR="00276913" w:rsidRDefault="001C3581">
      <w:pPr>
        <w:pStyle w:val="Paragraph0"/>
        <w:pPrChange w:id="1023" w:author="Dylan CHEN" w:date="2026-08-27T16:35:00Z" w16du:dateUtc="2026-08-27T08:35:00Z">
          <w:pPr>
            <w:pStyle w:val="Paragraph0"/>
            <w:spacing w:before="100" w:beforeAutospacing="1"/>
          </w:pPr>
        </w:pPrChange>
      </w:pPr>
      <w:r w:rsidRPr="00D2526D">
        <w:t>The results show a clear separation between System 1 and System 2 processing in</w:t>
      </w:r>
      <w:r>
        <w:rPr>
          <w:rFonts w:hint="eastAsia"/>
        </w:rPr>
        <w:t xml:space="preserve"> </w:t>
      </w:r>
      <w:ins w:id="1024" w:author="Prof. LIU Ben" w:date="2026-08-30T00:01:00Z" w16du:dateUtc="2026-08-29T16:01:00Z">
        <w:r w:rsidR="00472D08">
          <w:t xml:space="preserve">the </w:t>
        </w:r>
      </w:ins>
      <w:r w:rsidRPr="00D2526D">
        <w:t xml:space="preserve">entry and </w:t>
      </w:r>
      <w:ins w:id="1025" w:author="Prof. LIU Ben" w:date="2026-08-30T00:01:00Z" w16du:dateUtc="2026-08-29T16:01:00Z">
        <w:r w:rsidR="00472D08">
          <w:t>crafting</w:t>
        </w:r>
      </w:ins>
      <w:del w:id="1026" w:author="Prof. LIU Ben" w:date="2026-08-30T00:01:00Z" w16du:dateUtc="2026-08-29T16:01:00Z">
        <w:r w:rsidDel="00472D08">
          <w:rPr>
            <w:rFonts w:hint="eastAsia"/>
          </w:rPr>
          <w:delText>quality</w:delText>
        </w:r>
      </w:del>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reading follows the decision to enter, so </w:t>
      </w:r>
      <w:ins w:id="1027" w:author="Prof. LIU Ben" w:date="2026-08-30T00:02:00Z" w16du:dateUtc="2026-08-29T16:02:00Z">
        <w:r w:rsidR="00472D08">
          <w:t xml:space="preserve">the </w:t>
        </w:r>
      </w:ins>
      <w:r w:rsidRPr="00D2526D">
        <w:t>quality</w:t>
      </w:r>
      <w:ins w:id="1028" w:author="Prof. LIU Ben" w:date="2026-08-30T00:02:00Z" w16du:dateUtc="2026-08-29T16:02:00Z">
        <w:r w:rsidR="00472D08">
          <w:t xml:space="preserve"> of the AI answer</w:t>
        </w:r>
      </w:ins>
      <w:r w:rsidRPr="00D2526D">
        <w:t xml:space="preserve"> shapes </w:t>
      </w:r>
      <w:del w:id="1029" w:author="Prof. LIU Ben" w:date="2026-08-30T00:02:00Z" w16du:dateUtc="2026-08-29T16:02:00Z">
        <w:r w:rsidRPr="00D2526D" w:rsidDel="00472D08">
          <w:delText>how much effort an answerer invests</w:delText>
        </w:r>
      </w:del>
      <w:ins w:id="1030" w:author="Prof. LIU Ben" w:date="2026-08-30T00:02:00Z" w16du:dateUtc="2026-08-29T16:02:00Z">
        <w:r w:rsidR="00472D08">
          <w:t>the human answer</w:t>
        </w:r>
      </w:ins>
      <w:r w:rsidRPr="00D2526D">
        <w:t xml:space="preserve"> (H6).</w:t>
      </w:r>
    </w:p>
    <w:p w14:paraId="3F9A4084" w14:textId="419FD474" w:rsidR="001C3581" w:rsidRPr="00D2526D" w:rsidRDefault="001C3581">
      <w:pPr>
        <w:pStyle w:val="Paragraph0"/>
        <w:pPrChange w:id="1031" w:author="Dylan CHEN" w:date="2026-08-27T16:35:00Z" w16du:dateUtc="2026-08-27T08:35:00Z">
          <w:pPr>
            <w:pStyle w:val="Paragraph0"/>
            <w:spacing w:before="100" w:beforeAutospacing="1"/>
          </w:pPr>
        </w:pPrChange>
      </w:pPr>
      <w:r w:rsidRPr="00D2526D">
        <w:t xml:space="preserve">Figure 4 visualizes these two gradients. Panel (a) plots the effect on answer supply as AI answer length varies, and Panel (b) plots the effect on answer quality as AI answer quality varies. In each panel, the horizontal line at zero is the no-AI-answer baseline, the solid segment covers </w:t>
      </w:r>
      <w:r w:rsidRPr="00D2526D">
        <w:lastRenderedPageBreak/>
        <w:t>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17159D9C" w:rsidR="004429AB" w:rsidRPr="00015210" w:rsidRDefault="00AA69A0" w:rsidP="00D2526D">
      <w:pPr>
        <w:pStyle w:val="Paragraph0"/>
        <w:spacing w:line="360" w:lineRule="auto"/>
        <w:ind w:firstLine="0"/>
        <w:jc w:val="center"/>
      </w:pPr>
      <w:bookmarkStart w:id="1032" w:name="OLE_LINK15"/>
      <w:ins w:id="1033" w:author="Dylan CHEN" w:date="2026-08-27T16:39:00Z" w16du:dateUtc="2026-08-27T08:39:00Z">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4"/>
                      <a:stretch>
                        <a:fillRect/>
                      </a:stretch>
                    </pic:blipFill>
                    <pic:spPr>
                      <a:xfrm>
                        <a:off x="0" y="0"/>
                        <a:ext cx="5943600" cy="2940685"/>
                      </a:xfrm>
                      <a:prstGeom prst="rect">
                        <a:avLst/>
                      </a:prstGeom>
                    </pic:spPr>
                  </pic:pic>
                </a:graphicData>
              </a:graphic>
            </wp:inline>
          </w:drawing>
        </w:r>
      </w:ins>
      <w:del w:id="1034" w:author="Dylan CHEN" w:date="2026-08-27T16:39:00Z" w16du:dateUtc="2026-08-27T08:39:00Z">
        <w:r w:rsidR="004429AB" w:rsidRPr="00015210" w:rsidDel="00AA69A0">
          <w:rPr>
            <w:noProof/>
          </w:rPr>
          <w:drawing>
            <wp:inline distT="0" distB="0" distL="0" distR="0" wp14:anchorId="5957389B" wp14:editId="423E784D">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5"/>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del>
    </w:p>
    <w:p w14:paraId="580F2DA7" w14:textId="118AD77E" w:rsidR="004429AB" w:rsidRPr="00015210" w:rsidRDefault="004429AB" w:rsidP="004429AB">
      <w:pPr>
        <w:pStyle w:val="TableFiguretitle"/>
      </w:pPr>
      <w:r w:rsidRPr="00015210">
        <w:t xml:space="preserve">Figure 4. The effect of AI answers depends on </w:t>
      </w:r>
      <w:del w:id="1035" w:author="Dylan CHEN" w:date="2026-08-27T16:36:00Z" w16du:dateUtc="2026-08-27T08:36:00Z">
        <w:r w:rsidRPr="00015210" w:rsidDel="00AA69A0">
          <w:delText xml:space="preserve">the </w:delText>
        </w:r>
      </w:del>
      <w:ins w:id="1036" w:author="Dylan CHEN" w:date="2026-08-27T16:36:00Z" w16du:dateUtc="2026-08-27T08:36:00Z">
        <w:r w:rsidR="00AA69A0">
          <w:rPr>
            <w:rFonts w:hint="eastAsia"/>
          </w:rPr>
          <w:t>the AI answer</w:t>
        </w:r>
        <w:r w:rsidR="00AA69A0">
          <w:t>’</w:t>
        </w:r>
        <w:r w:rsidR="00AA69A0">
          <w:rPr>
            <w:rFonts w:hint="eastAsia"/>
          </w:rPr>
          <w:t>s profile</w:t>
        </w:r>
      </w:ins>
      <w:del w:id="1037" w:author="Dylan CHEN" w:date="2026-08-27T16:36:00Z" w16du:dateUtc="2026-08-27T08:36:00Z">
        <w:r w:rsidRPr="00015210" w:rsidDel="00AA69A0">
          <w:delText>AI label and the AI content</w:delText>
        </w:r>
      </w:del>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8745F92" w:rsidR="00276913" w:rsidRPr="00D2526D" w:rsidRDefault="00276913" w:rsidP="00D2526D">
      <w:pPr>
        <w:pStyle w:val="Paragraph0"/>
      </w:pPr>
      <w:r w:rsidRPr="00D2526D">
        <w:t xml:space="preserve">This distinction </w:t>
      </w:r>
      <w:r>
        <w:rPr>
          <w:rFonts w:hint="eastAsia"/>
        </w:rPr>
        <w:t>is import</w:t>
      </w:r>
      <w:del w:id="1038" w:author="Dylan CHEN" w:date="2026-08-27T17:10:00Z" w16du:dateUtc="2026-08-27T09:10:00Z">
        <w:r w:rsidDel="003F35AE">
          <w:rPr>
            <w:rFonts w:hint="eastAsia"/>
          </w:rPr>
          <w:delText>na</w:delText>
        </w:r>
      </w:del>
      <w:ins w:id="1039" w:author="Dylan CHEN" w:date="2026-08-27T17:10:00Z" w16du:dateUtc="2026-08-27T09:10:00Z">
        <w:r w:rsidR="003F35AE">
          <w:rPr>
            <w:rFonts w:hint="eastAsia"/>
          </w:rPr>
          <w:t>an</w:t>
        </w:r>
      </w:ins>
      <w:r>
        <w:rPr>
          <w:rFonts w:hint="eastAsia"/>
        </w:rPr>
        <w:t>t</w:t>
      </w:r>
      <w:r w:rsidRPr="00D2526D">
        <w:t xml:space="preserve"> because length and quality often rise together for the wrong reason. </w:t>
      </w:r>
      <w:del w:id="1040" w:author="Prof. LIU Ben" w:date="2026-08-30T00:04:00Z" w16du:dateUtc="2026-08-29T16:04:00Z">
        <w:r w:rsidRPr="00D2526D" w:rsidDel="00472D08">
          <w:delText xml:space="preserve">Much </w:delText>
        </w:r>
      </w:del>
      <w:r w:rsidRPr="00D2526D">
        <w:t xml:space="preserve">AI-generated text </w:t>
      </w:r>
      <w:ins w:id="1041" w:author="Prof. LIU Ben" w:date="2026-08-30T00:04:00Z" w16du:dateUtc="2026-08-29T16:04:00Z">
        <w:r w:rsidR="00472D08">
          <w:t>can be</w:t>
        </w:r>
      </w:ins>
      <w:del w:id="1042" w:author="Prof. LIU Ben" w:date="2026-08-30T00:04:00Z" w16du:dateUtc="2026-08-29T16:04:00Z">
        <w:r w:rsidRPr="00D2526D" w:rsidDel="00472D08">
          <w:delText>is</w:delText>
        </w:r>
      </w:del>
      <w:r w:rsidRPr="00D2526D">
        <w:t xml:space="preserve">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w:t>
      </w:r>
      <w:r w:rsidRPr="00D2526D">
        <w:lastRenderedPageBreak/>
        <w:t>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13EF9DB7" w14:textId="0C21A457" w:rsidR="00276913" w:rsidRPr="00D2526D" w:rsidDel="00472D08" w:rsidRDefault="00276913" w:rsidP="00D2526D">
      <w:pPr>
        <w:pStyle w:val="Paragraph0"/>
        <w:rPr>
          <w:del w:id="1043" w:author="Prof. LIU Ben" w:date="2026-08-30T00:05:00Z" w16du:dateUtc="2026-08-29T16:05:00Z"/>
        </w:rPr>
      </w:pPr>
      <w:del w:id="1044" w:author="Prof. LIU Ben" w:date="2026-08-30T00:05:00Z" w16du:dateUtc="2026-08-29T16:05:00Z">
        <w:r w:rsidRPr="00D2526D" w:rsidDel="00472D08">
          <w:delText>Finally, a note on how far these results extend. The two slopes describe how contributors respond to features of an AI answer that may change, so a platform considering a different or better internal system can insert that system</w:delText>
        </w:r>
        <w:r w:rsidDel="00472D08">
          <w:delText>’</w:delText>
        </w:r>
        <w:r w:rsidRPr="00D2526D" w:rsidDel="00472D08">
          <w:delTex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delText>
        </w:r>
        <w:r w:rsidDel="00472D08">
          <w:delText>’</w:delText>
        </w:r>
        <w:r w:rsidRPr="00D2526D" w:rsidDel="00472D08">
          <w:delText>s abilities; as those beliefs shift, the label effect should shift with them.</w:delText>
        </w:r>
      </w:del>
    </w:p>
    <w:p w14:paraId="53CBCA04" w14:textId="77777777" w:rsidR="00C816AB" w:rsidRPr="00015210" w:rsidRDefault="00C816AB" w:rsidP="0049010E">
      <w:pPr>
        <w:pStyle w:val="Heading2"/>
        <w:rPr>
          <w:rFonts w:eastAsiaTheme="minorEastAsia"/>
        </w:rPr>
      </w:pPr>
      <w:bookmarkStart w:id="1045" w:name="_Hlk176369668"/>
      <w:bookmarkStart w:id="1046" w:name="OLE_LINK16"/>
      <w:bookmarkEnd w:id="966"/>
      <w:bookmarkEnd w:id="1032"/>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461FD80A"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w:t>
      </w:r>
      <w:r w:rsidRPr="00015210">
        <w:rPr>
          <w:color w:val="000000"/>
        </w:rPr>
        <w:lastRenderedPageBreak/>
        <w:t xml:space="preserve">better) under the count models. The interaction with AI answer quality is small and never significant, moving only between 0.003 and 0.010. Adding the questioner random effect in Column </w:t>
      </w:r>
      <w:ins w:id="1047" w:author="Dylan CHEN" w:date="2026-08-27T16:26:00Z" w16du:dateUtc="2026-08-27T08:26:00Z">
        <w:r w:rsidR="00437BA6">
          <w:rPr>
            <w:rFonts w:hint="eastAsia"/>
            <w:color w:val="000000"/>
          </w:rPr>
          <w:t>1</w:t>
        </w:r>
      </w:ins>
      <w:del w:id="1048" w:author="Dylan CHEN" w:date="2026-08-27T16:26:00Z" w16du:dateUtc="2026-08-27T08:26:00Z">
        <w:r w:rsidRPr="00015210" w:rsidDel="00437BA6">
          <w:rPr>
            <w:color w:val="000000"/>
          </w:rPr>
          <w:delText>2</w:delText>
        </w:r>
      </w:del>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049" w:name="_Ref210225085"/>
      <w:r w:rsidRPr="00015210">
        <w:t xml:space="preserve">Table </w:t>
      </w:r>
      <w:bookmarkEnd w:id="1049"/>
      <w:r w:rsidR="00745A6A">
        <w:t>5</w:t>
      </w:r>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ins w:id="1050" w:author="Dylan CHEN" w:date="2026-08-27T16:08:00Z" w16du:dateUtc="2026-08-27T08:08:00Z">
              <w:r w:rsidR="002E1246">
                <w:rPr>
                  <w:rFonts w:hint="eastAsia"/>
                  <w:color w:val="000000"/>
                  <w:sz w:val="20"/>
                  <w:szCs w:val="20"/>
                </w:rPr>
                <w:t xml:space="preserve">human </w:t>
              </w:r>
            </w:ins>
            <w:r w:rsidR="00D61EA7" w:rsidRPr="00015210">
              <w:rPr>
                <w:color w:val="000000"/>
                <w:sz w:val="20"/>
                <w:szCs w:val="20"/>
              </w:rPr>
              <w:t>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708F7E8C"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ins w:id="1051" w:author="Dylan CHEN" w:date="2026-08-27T16:08:00Z" w16du:dateUtc="2026-08-27T08:08:00Z">
              <w:r w:rsidR="002E1246">
                <w:rPr>
                  <w:rFonts w:hint="eastAsia"/>
                  <w:color w:val="000000"/>
                  <w:sz w:val="20"/>
                  <w:szCs w:val="20"/>
                </w:rPr>
                <w:t>Human a</w:t>
              </w:r>
            </w:ins>
            <w:del w:id="1052" w:author="Dylan CHEN" w:date="2026-08-27T16:08:00Z" w16du:dateUtc="2026-08-27T08:08:00Z">
              <w:r w:rsidR="00D61EA7" w:rsidDel="002E1246">
                <w:rPr>
                  <w:color w:val="000000"/>
                  <w:sz w:val="20"/>
                  <w:szCs w:val="20"/>
                </w:rPr>
                <w:delText>A</w:delText>
              </w:r>
            </w:del>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ins w:id="1053" w:author="Dylan CHEN" w:date="2026-08-27T16:07:00Z" w16du:dateUtc="2026-08-27T08:07:00Z">
              <w:r w:rsidR="002E1246">
                <w:rPr>
                  <w:rFonts w:hint="eastAsia"/>
                  <w:color w:val="000000"/>
                  <w:sz w:val="20"/>
                  <w:szCs w:val="20"/>
                </w:rPr>
                <w:t xml:space="preserve">human </w:t>
              </w:r>
            </w:ins>
            <w:r w:rsidR="00D61EA7" w:rsidRPr="00015210">
              <w:rPr>
                <w:color w:val="000000"/>
                <w:sz w:val="20"/>
                <w:szCs w:val="20"/>
              </w:rPr>
              <w:t>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6DE38197" w:rsidR="00D61EA7" w:rsidRPr="00015210" w:rsidRDefault="00D61EA7" w:rsidP="00D61EA7">
            <w:pPr>
              <w:rPr>
                <w:color w:val="000000"/>
                <w:sz w:val="20"/>
                <w:szCs w:val="20"/>
              </w:rPr>
            </w:pPr>
            <w:r w:rsidRPr="00015210">
              <w:rPr>
                <w:color w:val="000000"/>
                <w:sz w:val="20"/>
                <w:szCs w:val="20"/>
              </w:rPr>
              <w:t>pseudo R</w:t>
            </w:r>
            <w:del w:id="1054" w:author="Prof. LIU Ben" w:date="2026-08-30T00:08:00Z" w16du:dateUtc="2026-08-29T16:08:00Z">
              <w:r w:rsidRPr="00015210" w:rsidDel="0096012F">
                <w:rPr>
                  <w:color w:val="000000"/>
                  <w:sz w:val="20"/>
                  <w:szCs w:val="20"/>
                </w:rPr>
                <w:delText>^</w:delText>
              </w:r>
            </w:del>
            <w:ins w:id="1055" w:author="Prof. LIU Ben" w:date="2026-08-30T00:08:00Z" w16du:dateUtc="2026-08-29T16:08:00Z">
              <w:r w:rsidR="0096012F">
                <w:rPr>
                  <w:rFonts w:hint="eastAsia"/>
                  <w:color w:val="000000"/>
                  <w:sz w:val="20"/>
                  <w:szCs w:val="20"/>
                </w:rPr>
                <w:t>-squared</w:t>
              </w:r>
            </w:ins>
            <w:del w:id="1056" w:author="Prof. LIU Ben" w:date="2026-08-30T00:08:00Z" w16du:dateUtc="2026-08-29T16:08:00Z">
              <w:r w:rsidRPr="00015210" w:rsidDel="0096012F">
                <w:rPr>
                  <w:rFonts w:hint="eastAsia"/>
                  <w:color w:val="000000"/>
                  <w:sz w:val="20"/>
                  <w:szCs w:val="20"/>
                </w:rPr>
                <w:delText>2</w:delText>
              </w:r>
            </w:del>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737096CE"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561DE718"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The interaction between the AI indicator and AI answer quality stays positive and significant in both columns (0.114, p &lt; 0.01)</w:t>
      </w:r>
      <w:del w:id="1057" w:author="Dylan CHEN" w:date="2026-08-30T00:15:00Z" w16du:dateUtc="2026-08-29T16:15:00Z">
        <w:r w:rsidR="00151A30" w:rsidRPr="00015210" w:rsidDel="00E61B0A">
          <w:delText xml:space="preserve">, which matches the </w:delText>
        </w:r>
      </w:del>
      <w:del w:id="1058" w:author="Dylan CHEN" w:date="2026-08-30T00:14:00Z" w16du:dateUtc="2026-08-29T16:14:00Z">
        <w:r w:rsidR="00151A30" w:rsidRPr="00015210" w:rsidDel="00E61B0A">
          <w:rPr>
            <w:rFonts w:hint="eastAsia"/>
          </w:rPr>
          <w:delText xml:space="preserve">benchmark relationship </w:delText>
        </w:r>
      </w:del>
      <w:del w:id="1059" w:author="Dylan CHEN" w:date="2026-08-30T00:15:00Z" w16du:dateUtc="2026-08-29T16:15:00Z">
        <w:r w:rsidR="00151A30" w:rsidRPr="00015210" w:rsidDel="00E61B0A">
          <w:delText>in H6</w:delText>
        </w:r>
      </w:del>
      <w:r w:rsidR="00151A30" w:rsidRPr="00015210">
        <w:t xml:space="preserve">.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060" w:name="OLE_LINK19"/>
      <w:r w:rsidRPr="00015210">
        <w:lastRenderedPageBreak/>
        <w:t xml:space="preserve">Columns </w:t>
      </w:r>
      <w:r w:rsidR="00DF063F">
        <w:t>4</w:t>
      </w:r>
      <w:r w:rsidRPr="00015210">
        <w:t>-</w:t>
      </w:r>
      <w:r w:rsidR="00DF063F">
        <w:t>6</w:t>
      </w:r>
      <w:r w:rsidRPr="00015210">
        <w:t xml:space="preserve"> restrict the sample to </w:t>
      </w:r>
      <w:bookmarkStart w:id="1061" w:name="_Hlk238737395"/>
      <w:r w:rsidRPr="00015210">
        <w:t>questions posted within the first 30, 60, and 90 days after the experiment began</w:t>
      </w:r>
      <w:bookmarkEnd w:id="1061"/>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062" w:name="_Ref210248973"/>
      <w:r w:rsidRPr="00015210">
        <w:t xml:space="preserve">Table </w:t>
      </w:r>
      <w:bookmarkEnd w:id="1062"/>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
      <w:tblGrid>
        <w:gridCol w:w="1564"/>
        <w:gridCol w:w="1077"/>
        <w:gridCol w:w="1221"/>
        <w:gridCol w:w="1221"/>
        <w:gridCol w:w="1264"/>
        <w:gridCol w:w="1264"/>
        <w:gridCol w:w="1264"/>
      </w:tblGrid>
      <w:tr w:rsidR="00DB0101" w:rsidRPr="00015210" w14:paraId="046CA110" w14:textId="77777777" w:rsidTr="00D2526D">
        <w:trPr>
          <w:cantSplit/>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2526D">
        <w:trPr>
          <w:cantSplit/>
          <w:trHeight w:val="475"/>
          <w:jc w:val="center"/>
        </w:trPr>
        <w:tc>
          <w:tcPr>
            <w:tcW w:w="0" w:type="auto"/>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ins w:id="1063"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ins w:id="1064"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r>
      <w:tr w:rsidR="00DB0101" w:rsidRPr="00015210" w14:paraId="69909D5B"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2526D">
        <w:trPr>
          <w:cantSplit/>
          <w:jc w:val="center"/>
        </w:trPr>
        <w:tc>
          <w:tcPr>
            <w:tcW w:w="0" w:type="auto"/>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2526D">
        <w:trPr>
          <w:cantSplit/>
          <w:jc w:val="center"/>
        </w:trPr>
        <w:tc>
          <w:tcPr>
            <w:tcW w:w="0" w:type="auto"/>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2526D">
        <w:trPr>
          <w:cantSplit/>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2526D">
        <w:trPr>
          <w:cantSplit/>
          <w:jc w:val="center"/>
        </w:trPr>
        <w:tc>
          <w:tcPr>
            <w:tcW w:w="0" w:type="auto"/>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60822EAB" w:rsidR="00C816AB" w:rsidRPr="00015210" w:rsidRDefault="00F045BB" w:rsidP="00C816AB">
      <w:pPr>
        <w:pStyle w:val="Notes"/>
      </w:pPr>
      <w:r w:rsidRPr="00015210">
        <w:t xml:space="preserve"> </w:t>
      </w:r>
      <w:r w:rsidR="00374352" w:rsidRPr="00015210">
        <w:t>Notes. Standard errors in parentheses. . p&lt;0.1, * p&lt;0.05, ** p&lt;0.01, *** p&lt;0.001. 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ins w:id="1065" w:author="Dylan CHEN" w:date="2026-08-27T15:35:00Z" w16du:dateUtc="2026-08-27T07:35:00Z">
        <w:r w:rsidR="007232A8" w:rsidRPr="007232A8">
          <w:t>questions posted within the first 30, 60, and 90 days after the experiment began</w:t>
        </w:r>
      </w:ins>
      <w:del w:id="1066" w:author="Dylan CHEN" w:date="2026-08-27T15:35:00Z" w16du:dateUtc="2026-08-27T07:35:00Z">
        <w:r w:rsidR="00374352" w:rsidRPr="00015210" w:rsidDel="007232A8">
          <w:delText>questions observed for 30, 60, and 90 days</w:delText>
        </w:r>
      </w:del>
      <w:r w:rsidR="00374352" w:rsidRPr="00015210">
        <w:t>.</w:t>
      </w:r>
    </w:p>
    <w:bookmarkEnd w:id="1060"/>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 xml:space="preserve">applies the same subsamples to the quality outcome. The interaction between the AI indicator and AI answer quality is positive in all three subsamples (0.110, 0.106, and 0.149), and its significance rises with the sample size. It is insignificant in the 30-day sample (N = 592), </w:t>
      </w:r>
      <w:r w:rsidRPr="00015210">
        <w:lastRenderedPageBreak/>
        <w:t>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ins w:id="1067" w:author="Dylan CHEN" w:date="2026-08-27T16:40:00Z" w16du:dateUtc="2026-08-27T08:40:00Z">
        <w:r w:rsidR="00AA69A0">
          <w:rPr>
            <w:rFonts w:hint="eastAsia"/>
          </w:rPr>
          <w:t xml:space="preserve"> first</w:t>
        </w:r>
      </w:ins>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ins w:id="1068" w:author="Dylan CHEN" w:date="2026-08-27T16:07:00Z" w16du:dateUtc="2026-08-27T08:07:00Z">
              <w:r w:rsidR="002E1246">
                <w:rPr>
                  <w:rFonts w:hint="eastAsia"/>
                  <w:color w:val="000000"/>
                  <w:sz w:val="20"/>
                  <w:szCs w:val="20"/>
                </w:rPr>
                <w:t xml:space="preserve">human </w:t>
              </w:r>
            </w:ins>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6F565BAE"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ins w:id="1069" w:author="Dylan CHEN" w:date="2026-08-30T00:25:00Z" w16du:dateUtc="2026-08-29T16:25:00Z">
        <w:r w:rsidR="00962397">
          <w:rPr>
            <w:rFonts w:hint="eastAsia"/>
          </w:rPr>
          <w:t xml:space="preserve">, </w:t>
        </w:r>
      </w:ins>
      <w:del w:id="1070" w:author="Dylan CHEN" w:date="2026-08-30T00:25:00Z" w16du:dateUtc="2026-08-29T16:25:00Z">
        <w:r w:rsidRPr="00015210" w:rsidDel="00962397">
          <w:delText>—</w:delText>
        </w:r>
      </w:del>
      <w:r w:rsidRPr="00015210">
        <w:t>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 xml:space="preserve">re-experiment questions have been on the platform longer and have mechanically accumulated more answers over time. Our spillover test addresses this concern through regression controls for a cubic polynomial of question age (to </w:t>
      </w:r>
      <w:r w:rsidRPr="00015210">
        <w:lastRenderedPageBreak/>
        <w:t>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1071" w:name="_Ref194764278"/>
      <w:r w:rsidRPr="00015210">
        <w:t xml:space="preserve">Table </w:t>
      </w:r>
      <w:bookmarkEnd w:id="1071"/>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ins w:id="1072"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5FEA467" w:rsidR="00C816AB" w:rsidRPr="00015210" w:rsidRDefault="00F045BB" w:rsidP="00C816AB">
      <w:pPr>
        <w:pStyle w:val="Notes"/>
      </w:pPr>
      <w:r w:rsidRPr="00015210">
        <w:t xml:space="preserve"> </w:t>
      </w:r>
      <w:r w:rsidR="00C816AB" w:rsidRPr="00015210">
        <w:t>Note: ***p&lt;0.001; **p&lt;0.01; *p&lt;0.05.</w:t>
      </w:r>
      <w:r w:rsidR="001C3581">
        <w:rPr>
          <w:rFonts w:hint="eastAsia"/>
        </w:rPr>
        <w:t xml:space="preserve"> </w:t>
      </w:r>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6AC26728" w:rsidR="00276913" w:rsidRPr="00D2526D" w:rsidRDefault="00276913" w:rsidP="00D2526D">
      <w:pPr>
        <w:pStyle w:val="Paragraph0"/>
      </w:pPr>
      <w:r w:rsidRPr="00D2526D">
        <w:t xml:space="preserve">The platform assigns AI answers to questions at random. </w:t>
      </w:r>
      <w:del w:id="1073" w:author="Dylan CHEN" w:date="2026-08-30T00:26:00Z" w16du:dateUtc="2026-08-29T16:26:00Z">
        <w:r w:rsidRPr="00D2526D" w:rsidDel="00962397">
          <w:delText xml:space="preserve">Our earlier tests are consistent with this, showing no relationship between treatment status and observable question characteristics. </w:delText>
        </w:r>
      </w:del>
      <w:r w:rsidRPr="00D2526D">
        <w:t>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290C105"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w:t>
      </w:r>
      <w:r w:rsidRPr="00015210">
        <w:lastRenderedPageBreak/>
        <w:t xml:space="preserve">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w:t>
      </w:r>
      <w:del w:id="1074" w:author="Dylan CHEN" w:date="2026-08-27T15:43:00Z" w16du:dateUtc="2026-08-27T07:43:00Z">
        <w:r w:rsidRPr="00015210" w:rsidDel="007232A8">
          <w:delText>s</w:delText>
        </w:r>
      </w:del>
      <w:r w:rsidRPr="00015210">
        <w:t xml:space="preserv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1075" w:name="_Ref194135100"/>
      <w:bookmarkStart w:id="1076" w:name="_Ref177392144"/>
      <w:r w:rsidRPr="00015210">
        <w:t xml:space="preserve">Table </w:t>
      </w:r>
      <w:bookmarkEnd w:id="1075"/>
      <w:r w:rsidR="00144EC0">
        <w:t>9</w:t>
      </w:r>
      <w:r w:rsidRPr="00015210">
        <w:t xml:space="preserve">. </w:t>
      </w:r>
      <w:bookmarkEnd w:id="1076"/>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Change w:id="1077" w:author="Dylan CHEN" w:date="2026-08-27T16:09:00Z" w16du:dateUtc="2026-08-27T08:09:00Z">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PrChange>
      </w:tblPr>
      <w:tblGrid>
        <w:gridCol w:w="3510"/>
        <w:gridCol w:w="1620"/>
        <w:gridCol w:w="990"/>
        <w:gridCol w:w="630"/>
        <w:gridCol w:w="1260"/>
        <w:gridCol w:w="1350"/>
        <w:tblGridChange w:id="1078">
          <w:tblGrid>
            <w:gridCol w:w="3042"/>
            <w:gridCol w:w="468"/>
            <w:gridCol w:w="720"/>
            <w:gridCol w:w="720"/>
            <w:gridCol w:w="180"/>
            <w:gridCol w:w="540"/>
            <w:gridCol w:w="450"/>
            <w:gridCol w:w="630"/>
            <w:gridCol w:w="630"/>
            <w:gridCol w:w="630"/>
            <w:gridCol w:w="1350"/>
          </w:tblGrid>
        </w:tblGridChange>
      </w:tblGrid>
      <w:tr w:rsidR="00C816AB" w:rsidRPr="00015210" w14:paraId="763FD633" w14:textId="77777777" w:rsidTr="002E1246">
        <w:trPr>
          <w:trHeight w:val="270"/>
          <w:jc w:val="center"/>
          <w:trPrChange w:id="1079" w:author="Dylan CHEN" w:date="2026-08-27T16:09:00Z" w16du:dateUtc="2026-08-27T08:09:00Z">
            <w:trPr>
              <w:trHeight w:val="270"/>
              <w:jc w:val="center"/>
            </w:trPr>
          </w:trPrChange>
        </w:trPr>
        <w:tc>
          <w:tcPr>
            <w:tcW w:w="3510" w:type="dxa"/>
            <w:noWrap/>
            <w:vAlign w:val="center"/>
            <w:hideMark/>
            <w:tcPrChange w:id="1080" w:author="Dylan CHEN" w:date="2026-08-27T16:09:00Z" w16du:dateUtc="2026-08-27T08:09:00Z">
              <w:tcPr>
                <w:tcW w:w="3042" w:type="dxa"/>
                <w:noWrap/>
                <w:vAlign w:val="center"/>
                <w:hideMark/>
              </w:tcPr>
            </w:tcPrChange>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Change w:id="1081" w:author="Dylan CHEN" w:date="2026-08-27T16:09:00Z" w16du:dateUtc="2026-08-27T08:09:00Z">
              <w:tcPr>
                <w:tcW w:w="1188" w:type="dxa"/>
                <w:gridSpan w:val="2"/>
                <w:tcBorders>
                  <w:top w:val="single" w:sz="12" w:space="0" w:color="auto"/>
                  <w:bottom w:val="single" w:sz="8" w:space="0" w:color="auto"/>
                </w:tcBorders>
                <w:vAlign w:val="center"/>
              </w:tcPr>
            </w:tcPrChange>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Change w:id="1082" w:author="Dylan CHEN" w:date="2026-08-27T16:09:00Z" w16du:dateUtc="2026-08-27T08:09:00Z">
              <w:tcPr>
                <w:tcW w:w="720" w:type="dxa"/>
                <w:tcBorders>
                  <w:top w:val="single" w:sz="12" w:space="0" w:color="auto"/>
                  <w:bottom w:val="single" w:sz="8" w:space="0" w:color="auto"/>
                </w:tcBorders>
                <w:vAlign w:val="center"/>
              </w:tcPr>
            </w:tcPrChange>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Change w:id="1083" w:author="Dylan CHEN" w:date="2026-08-27T16:09:00Z" w16du:dateUtc="2026-08-27T08:09:00Z">
              <w:tcPr>
                <w:tcW w:w="720" w:type="dxa"/>
                <w:gridSpan w:val="2"/>
                <w:tcBorders>
                  <w:top w:val="single" w:sz="12" w:space="0" w:color="auto"/>
                  <w:bottom w:val="single" w:sz="8" w:space="0" w:color="auto"/>
                </w:tcBorders>
                <w:noWrap/>
                <w:vAlign w:val="center"/>
                <w:hideMark/>
              </w:tcPr>
            </w:tcPrChange>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Change w:id="1084" w:author="Dylan CHEN" w:date="2026-08-27T16:09:00Z" w16du:dateUtc="2026-08-27T08:09:00Z">
              <w:tcPr>
                <w:tcW w:w="1710" w:type="dxa"/>
                <w:gridSpan w:val="3"/>
                <w:tcBorders>
                  <w:top w:val="single" w:sz="12" w:space="0" w:color="auto"/>
                  <w:bottom w:val="single" w:sz="8" w:space="0" w:color="auto"/>
                </w:tcBorders>
                <w:noWrap/>
                <w:vAlign w:val="center"/>
                <w:hideMark/>
              </w:tcPr>
            </w:tcPrChange>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Change w:id="1085" w:author="Dylan CHEN" w:date="2026-08-27T16:09:00Z" w16du:dateUtc="2026-08-27T08:09:00Z">
              <w:tcPr>
                <w:tcW w:w="1980" w:type="dxa"/>
                <w:gridSpan w:val="2"/>
                <w:tcBorders>
                  <w:top w:val="single" w:sz="12" w:space="0" w:color="auto"/>
                  <w:bottom w:val="single" w:sz="8" w:space="0" w:color="auto"/>
                </w:tcBorders>
                <w:noWrap/>
                <w:vAlign w:val="center"/>
                <w:hideMark/>
              </w:tcPr>
            </w:tcPrChange>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2E1246">
        <w:trPr>
          <w:trHeight w:val="270"/>
          <w:jc w:val="center"/>
          <w:trPrChange w:id="1086" w:author="Dylan CHEN" w:date="2026-08-27T16:09:00Z" w16du:dateUtc="2026-08-27T08:09:00Z">
            <w:trPr>
              <w:trHeight w:val="270"/>
              <w:jc w:val="center"/>
            </w:trPr>
          </w:trPrChange>
        </w:trPr>
        <w:tc>
          <w:tcPr>
            <w:tcW w:w="3510" w:type="dxa"/>
            <w:noWrap/>
            <w:vAlign w:val="center"/>
            <w:hideMark/>
            <w:tcPrChange w:id="1087" w:author="Dylan CHEN" w:date="2026-08-27T16:09:00Z" w16du:dateUtc="2026-08-27T08:09:00Z">
              <w:tcPr>
                <w:tcW w:w="3042" w:type="dxa"/>
                <w:noWrap/>
                <w:vAlign w:val="center"/>
                <w:hideMark/>
              </w:tcPr>
            </w:tcPrChange>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ins w:id="1088" w:author="Dylan CHEN" w:date="2026-08-27T16:09:00Z" w16du:dateUtc="2026-08-27T08:09:00Z">
              <w:r w:rsidR="002E1246">
                <w:rPr>
                  <w:rFonts w:hint="eastAsia"/>
                  <w:color w:val="000000"/>
                  <w:sz w:val="20"/>
                  <w:szCs w:val="20"/>
                </w:rPr>
                <w:t xml:space="preserve">human </w:t>
              </w:r>
            </w:ins>
            <w:r w:rsidR="00F045BB" w:rsidRPr="00015210">
              <w:rPr>
                <w:color w:val="000000"/>
                <w:sz w:val="20"/>
                <w:szCs w:val="20"/>
              </w:rPr>
              <w:t>answer number in 7 days)</w:t>
            </w:r>
          </w:p>
        </w:tc>
        <w:tc>
          <w:tcPr>
            <w:tcW w:w="1620" w:type="dxa"/>
            <w:vAlign w:val="center"/>
            <w:tcPrChange w:id="1089" w:author="Dylan CHEN" w:date="2026-08-27T16:09:00Z" w16du:dateUtc="2026-08-27T08:09:00Z">
              <w:tcPr>
                <w:tcW w:w="1188" w:type="dxa"/>
                <w:gridSpan w:val="2"/>
                <w:vAlign w:val="center"/>
              </w:tcPr>
            </w:tcPrChange>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Change w:id="1090" w:author="Dylan CHEN" w:date="2026-08-27T16:09:00Z" w16du:dateUtc="2026-08-27T08:09:00Z">
              <w:tcPr>
                <w:tcW w:w="720" w:type="dxa"/>
                <w:vAlign w:val="center"/>
              </w:tcPr>
            </w:tcPrChange>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Change w:id="1091" w:author="Dylan CHEN" w:date="2026-08-27T16:09:00Z" w16du:dateUtc="2026-08-27T08:09:00Z">
              <w:tcPr>
                <w:tcW w:w="720" w:type="dxa"/>
                <w:gridSpan w:val="2"/>
                <w:noWrap/>
                <w:vAlign w:val="center"/>
                <w:hideMark/>
              </w:tcPr>
            </w:tcPrChange>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Change w:id="1092" w:author="Dylan CHEN" w:date="2026-08-27T16:09:00Z" w16du:dateUtc="2026-08-27T08:09:00Z">
              <w:tcPr>
                <w:tcW w:w="1710" w:type="dxa"/>
                <w:gridSpan w:val="3"/>
                <w:noWrap/>
                <w:vAlign w:val="center"/>
                <w:hideMark/>
              </w:tcPr>
            </w:tcPrChange>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Change w:id="1093" w:author="Dylan CHEN" w:date="2026-08-27T16:09:00Z" w16du:dateUtc="2026-08-27T08:09:00Z">
              <w:tcPr>
                <w:tcW w:w="1980" w:type="dxa"/>
                <w:gridSpan w:val="2"/>
                <w:noWrap/>
                <w:vAlign w:val="center"/>
                <w:hideMark/>
              </w:tcPr>
            </w:tcPrChange>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045"/>
    </w:p>
    <w:bookmarkEnd w:id="1046"/>
    <w:p w14:paraId="75B909BD" w14:textId="1DE2EFE8" w:rsidR="0064691E" w:rsidRDefault="002B130F" w:rsidP="0064691E">
      <w:pPr>
        <w:pStyle w:val="Heading3"/>
        <w:rPr>
          <w:ins w:id="1094" w:author="Dylan CHEN" w:date="2026-08-30T00:27:00Z" w16du:dateUtc="2026-08-29T16:27:00Z"/>
        </w:rPr>
      </w:pPr>
      <w:ins w:id="1095" w:author="Dylan CHEN" w:date="2026-08-30T00:43:00Z" w16du:dateUtc="2026-08-29T16:43:00Z">
        <w:r w:rsidRPr="002B130F">
          <w:t xml:space="preserve">Bounding the Effect of AI </w:t>
        </w:r>
      </w:ins>
      <w:ins w:id="1096" w:author="Dylan CHEN" w:date="2026-08-30T00:44:00Z" w16du:dateUtc="2026-08-29T16:44:00Z">
        <w:r w:rsidR="00A306D5">
          <w:rPr>
            <w:rFonts w:hint="eastAsia"/>
          </w:rPr>
          <w:t xml:space="preserve">Answer </w:t>
        </w:r>
      </w:ins>
      <w:ins w:id="1097" w:author="Dylan CHEN" w:date="2026-08-30T00:43:00Z" w16du:dateUtc="2026-08-29T16:43:00Z">
        <w:r w:rsidRPr="002B130F">
          <w:t>Quality Under Sample Selection</w:t>
        </w:r>
      </w:ins>
    </w:p>
    <w:p w14:paraId="64ED223E" w14:textId="3ABE4321" w:rsidR="00194BF6" w:rsidRPr="00194BF6" w:rsidRDefault="00194BF6">
      <w:pPr>
        <w:pStyle w:val="Paragraph0"/>
        <w:rPr>
          <w:ins w:id="1098" w:author="Dylan CHEN" w:date="2026-08-30T00:43:00Z" w16du:dateUtc="2026-08-29T16:43:00Z"/>
        </w:rPr>
        <w:pPrChange w:id="1099" w:author="Dylan CHEN" w:date="2026-08-30T00:43:00Z" w16du:dateUtc="2026-08-29T16:43:00Z">
          <w:pPr>
            <w:spacing w:before="100" w:beforeAutospacing="1" w:after="100" w:afterAutospacing="1"/>
          </w:pPr>
        </w:pPrChange>
      </w:pPr>
      <w:ins w:id="1100" w:author="Dylan CHEN" w:date="2026-08-30T00:43:00Z" w16du:dateUtc="2026-08-29T16:43:00Z">
        <w:r w:rsidRPr="00194BF6">
          <w:t xml:space="preserve">To estimate the effect of AI </w:t>
        </w:r>
      </w:ins>
      <w:ins w:id="1101" w:author="Dylan CHEN" w:date="2026-08-30T00:44:00Z" w16du:dateUtc="2026-08-29T16:44:00Z">
        <w:r w:rsidR="00A306D5">
          <w:rPr>
            <w:rFonts w:hint="eastAsia"/>
          </w:rPr>
          <w:t xml:space="preserve">answer </w:t>
        </w:r>
      </w:ins>
      <w:ins w:id="1102" w:author="Dylan CHEN" w:date="2026-08-30T00:43:00Z" w16du:dateUtc="2026-08-29T16:43:00Z">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ins>
      <w:ins w:id="1103" w:author="Dylan CHEN" w:date="2026-08-30T00:45:00Z" w16du:dateUtc="2026-08-29T16:45:00Z">
        <w:r w:rsidR="00A306D5">
          <w:rPr>
            <w:rFonts w:hint="eastAsia"/>
          </w:rPr>
          <w:t xml:space="preserve">answer </w:t>
        </w:r>
      </w:ins>
      <w:ins w:id="1104" w:author="Dylan CHEN" w:date="2026-08-30T00:43:00Z" w16du:dateUtc="2026-08-29T16:43:00Z">
        <w:r w:rsidRPr="00194BF6">
          <w:t>quality</w:t>
        </w:r>
      </w:ins>
      <w:ins w:id="1105" w:author="Dylan CHEN" w:date="2026-08-30T00:45:00Z" w16du:dateUtc="2026-08-29T16:45:00Z">
        <w:r w:rsidR="00A306D5">
          <w:t>’</w:t>
        </w:r>
      </w:ins>
      <w:ins w:id="1106" w:author="Dylan CHEN" w:date="2026-08-30T00:43:00Z" w16du:dateUtc="2026-08-29T16:43:00Z">
        <w:r w:rsidRPr="00194BF6">
          <w:t>s effect (</w:t>
        </w:r>
      </w:ins>
      <m:oMath>
        <m:sSub>
          <m:sSubPr>
            <m:ctrlPr>
              <w:ins w:id="1107" w:author="Dylan CHEN" w:date="2026-08-30T00:43:00Z" w16du:dateUtc="2026-08-29T16:43:00Z">
                <w:rPr>
                  <w:rFonts w:ascii="Cambria Math" w:hAnsi="Cambria Math"/>
                </w:rPr>
              </w:ins>
            </m:ctrlPr>
          </m:sSubPr>
          <m:e>
            <m:r>
              <w:ins w:id="1108" w:author="Dylan CHEN" w:date="2026-08-30T00:43:00Z" w16du:dateUtc="2026-08-29T16:43:00Z">
                <w:rPr>
                  <w:rFonts w:ascii="Cambria Math" w:hAnsi="Cambria Math"/>
                </w:rPr>
                <m:t>β</m:t>
              </w:ins>
            </m:r>
          </m:e>
          <m:sub>
            <m:r>
              <w:ins w:id="1109" w:author="Dylan CHEN" w:date="2026-08-30T00:43:00Z" w16du:dateUtc="2026-08-29T16:43:00Z">
                <w:rPr>
                  <w:rFonts w:ascii="Cambria Math" w:hAnsi="Cambria Math"/>
                </w:rPr>
                <m:t>3</m:t>
              </w:ins>
            </m:r>
          </m:sub>
        </m:sSub>
      </m:oMath>
      <w:ins w:id="1110" w:author="Dylan CHEN" w:date="2026-08-30T00:43:00Z" w16du:dateUtc="2026-08-29T16:43:00Z">
        <w:r w:rsidRPr="00194BF6">
          <w:t>) can be biased. To check whether our conclusion survives this concern, we compute Lee (2009) bounds, which give a range that is guaranteed to contain the true effect even under this kind of selection.</w:t>
        </w:r>
      </w:ins>
    </w:p>
    <w:p w14:paraId="78479331" w14:textId="2CB7C195" w:rsidR="00194BF6" w:rsidRPr="00194BF6" w:rsidRDefault="00194BF6">
      <w:pPr>
        <w:pStyle w:val="Paragraph0"/>
        <w:rPr>
          <w:ins w:id="1111" w:author="Dylan CHEN" w:date="2026-08-30T00:43:00Z" w16du:dateUtc="2026-08-29T16:43:00Z"/>
        </w:rPr>
        <w:pPrChange w:id="1112" w:author="Dylan CHEN" w:date="2026-08-30T00:43:00Z" w16du:dateUtc="2026-08-29T16:43:00Z">
          <w:pPr>
            <w:spacing w:before="100" w:beforeAutospacing="1" w:after="100" w:afterAutospacing="1"/>
          </w:pPr>
        </w:pPrChange>
      </w:pPr>
      <w:ins w:id="1113" w:author="Dylan CHEN" w:date="2026-08-30T00:43:00Z" w16du:dateUtc="2026-08-29T16:43:00Z">
        <w:r w:rsidRPr="00194BF6">
          <w:t xml:space="preserve">The Lee method is built for a </w:t>
        </w:r>
      </w:ins>
      <w:ins w:id="1114" w:author="Dylan CHEN" w:date="2026-08-30T00:45:00Z" w16du:dateUtc="2026-08-29T16:45:00Z">
        <w:r w:rsidR="00A306D5">
          <w:rPr>
            <w:rFonts w:hint="eastAsia"/>
          </w:rPr>
          <w:t>binary treatment</w:t>
        </w:r>
      </w:ins>
      <w:ins w:id="1115" w:author="Dylan CHEN" w:date="2026-08-30T00:43:00Z" w16du:dateUtc="2026-08-29T16:43:00Z">
        <w:r w:rsidRPr="00194BF6">
          <w:t xml:space="preserve">, but AI </w:t>
        </w:r>
      </w:ins>
      <w:ins w:id="1116" w:author="Dylan CHEN" w:date="2026-08-30T00:45:00Z" w16du:dateUtc="2026-08-29T16:45:00Z">
        <w:r w:rsidR="00A306D5">
          <w:rPr>
            <w:rFonts w:hint="eastAsia"/>
          </w:rPr>
          <w:t xml:space="preserve">answer </w:t>
        </w:r>
      </w:ins>
      <w:ins w:id="1117" w:author="Dylan CHEN" w:date="2026-08-30T00:43:00Z" w16du:dateUtc="2026-08-29T16:43:00Z">
        <w:r w:rsidRPr="00194BF6">
          <w:t>quality is a continuous measure. We therefore convert the continuous measure into a binary comparison in two different ways, so that the conclusion does not depend on any single choice.</w:t>
        </w:r>
      </w:ins>
    </w:p>
    <w:p w14:paraId="6CE6BA81" w14:textId="77777777" w:rsidR="00194BF6" w:rsidRPr="00194BF6" w:rsidRDefault="00194BF6">
      <w:pPr>
        <w:pStyle w:val="Paragraph0"/>
        <w:rPr>
          <w:ins w:id="1118" w:author="Dylan CHEN" w:date="2026-08-30T00:43:00Z" w16du:dateUtc="2026-08-29T16:43:00Z"/>
        </w:rPr>
        <w:pPrChange w:id="1119" w:author="Dylan CHEN" w:date="2026-08-30T00:43:00Z" w16du:dateUtc="2026-08-29T16:43:00Z">
          <w:pPr>
            <w:spacing w:before="100" w:beforeAutospacing="1" w:after="100" w:afterAutospacing="1"/>
          </w:pPr>
        </w:pPrChange>
      </w:pPr>
      <w:ins w:id="1120" w:author="Dylan CHEN" w:date="2026-08-30T00:43:00Z" w16du:dateUtc="2026-08-29T16:43:00Z">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w:t>
        </w:r>
        <w:r w:rsidRPr="00194BF6">
          <w:lastRenderedPageBreak/>
          <w:t xml:space="preserve">bound on the per-unit slope </w:t>
        </w:r>
      </w:ins>
      <m:oMath>
        <m:sSub>
          <m:sSubPr>
            <m:ctrlPr>
              <w:ins w:id="1121" w:author="Dylan CHEN" w:date="2026-08-30T00:43:00Z" w16du:dateUtc="2026-08-29T16:43:00Z">
                <w:rPr>
                  <w:rFonts w:ascii="Cambria Math" w:hAnsi="Cambria Math"/>
                </w:rPr>
              </w:ins>
            </m:ctrlPr>
          </m:sSubPr>
          <m:e>
            <m:r>
              <w:ins w:id="1122" w:author="Dylan CHEN" w:date="2026-08-30T00:43:00Z" w16du:dateUtc="2026-08-29T16:43:00Z">
                <w:rPr>
                  <w:rFonts w:ascii="Cambria Math" w:hAnsi="Cambria Math"/>
                </w:rPr>
                <m:t>β</m:t>
              </w:ins>
            </m:r>
          </m:e>
          <m:sub>
            <m:r>
              <w:ins w:id="1123" w:author="Dylan CHEN" w:date="2026-08-30T00:43:00Z" w16du:dateUtc="2026-08-29T16:43:00Z">
                <w:rPr>
                  <w:rFonts w:ascii="Cambria Math" w:hAnsi="Cambria Math"/>
                </w:rPr>
                <m:t>3</m:t>
              </w:ins>
            </m:r>
          </m:sub>
        </m:sSub>
      </m:oMath>
      <w:ins w:id="1124" w:author="Dylan CHEN" w:date="2026-08-30T00:43:00Z" w16du:dateUtc="2026-08-29T16:43:00Z">
        <w:r w:rsidRPr="00194BF6">
          <w:t>.</w:t>
        </w:r>
      </w:ins>
    </w:p>
    <w:p w14:paraId="6A8DE2DE" w14:textId="77777777" w:rsidR="00194BF6" w:rsidRPr="00194BF6" w:rsidRDefault="00194BF6">
      <w:pPr>
        <w:pStyle w:val="Paragraph0"/>
        <w:rPr>
          <w:ins w:id="1125" w:author="Dylan CHEN" w:date="2026-08-30T00:43:00Z" w16du:dateUtc="2026-08-29T16:43:00Z"/>
        </w:rPr>
        <w:pPrChange w:id="1126" w:author="Dylan CHEN" w:date="2026-08-30T00:43:00Z" w16du:dateUtc="2026-08-29T16:43:00Z">
          <w:pPr>
            <w:spacing w:before="100" w:beforeAutospacing="1" w:after="100" w:afterAutospacing="1"/>
          </w:pPr>
        </w:pPrChange>
      </w:pPr>
      <w:ins w:id="1127" w:author="Dylan CHEN" w:date="2026-08-30T00:43:00Z" w16du:dateUtc="2026-08-29T16:43:00Z">
        <w:r w:rsidRPr="00194BF6">
          <w:t>The second approach uses finer quality bins and compares them to the control group. We sort treated questions into terciles of AI quality, compute Lee bounds for the top and bottom terciles relative to the control group, and take the difference between these two bounds divided by their gap in average quality. Because it uses the extremes of the quality distribution rather than a single median cut, this approach draws on more of the continuous variation in quality.</w:t>
        </w:r>
      </w:ins>
    </w:p>
    <w:p w14:paraId="5F7E6253" w14:textId="5E30219D" w:rsidR="00E8272E" w:rsidRPr="0064691E" w:rsidRDefault="00194BF6">
      <w:pPr>
        <w:pStyle w:val="Paragraph0"/>
        <w:rPr>
          <w:ins w:id="1128" w:author="Dylan CHEN" w:date="2026-08-30T00:27:00Z" w16du:dateUtc="2026-08-29T16:27:00Z"/>
        </w:rPr>
        <w:pPrChange w:id="1129" w:author="Dylan CHEN" w:date="2026-08-30T00:43:00Z" w16du:dateUtc="2026-08-29T16:43:00Z">
          <w:pPr>
            <w:pStyle w:val="Heading2"/>
          </w:pPr>
        </w:pPrChange>
      </w:pPr>
      <w:ins w:id="1130" w:author="Dylan CHEN" w:date="2026-08-30T00:43:00Z" w16du:dateUtc="2026-08-29T16:43:00Z">
        <w:r w:rsidRPr="00194BF6">
          <w:t>Both approaches produce ranges that lie entirely above zero (</w:t>
        </w:r>
      </w:ins>
      <m:oMath>
        <m:d>
          <m:dPr>
            <m:begChr m:val="["/>
            <m:sepChr m:val=","/>
            <m:endChr m:val="]"/>
            <m:ctrlPr>
              <w:ins w:id="1131" w:author="Dylan CHEN" w:date="2026-08-30T00:43:00Z" w16du:dateUtc="2026-08-29T16:43:00Z">
                <w:rPr>
                  <w:rFonts w:ascii="Cambria Math" w:hAnsi="Cambria Math"/>
                </w:rPr>
              </w:ins>
            </m:ctrlPr>
          </m:dPr>
          <m:e>
            <m:r>
              <w:ins w:id="1132" w:author="Dylan CHEN" w:date="2026-08-30T00:43:00Z" w16du:dateUtc="2026-08-29T16:43:00Z">
                <w:rPr>
                  <w:rFonts w:ascii="Cambria Math" w:hAnsi="Cambria Math"/>
                </w:rPr>
                <m:t>0.112</m:t>
              </w:ins>
            </m:r>
          </m:e>
          <m:e>
            <m:r>
              <w:ins w:id="1133" w:author="Dylan CHEN" w:date="2026-08-30T00:43:00Z" w16du:dateUtc="2026-08-29T16:43:00Z">
                <m:rPr>
                  <m:nor/>
                </m:rPr>
                <m:t> </m:t>
              </w:ins>
            </m:r>
            <m:r>
              <w:ins w:id="1134" w:author="Dylan CHEN" w:date="2026-08-30T00:43:00Z" w16du:dateUtc="2026-08-29T16:43:00Z">
                <w:rPr>
                  <w:rFonts w:ascii="Cambria Math" w:hAnsi="Cambria Math"/>
                </w:rPr>
                <m:t>0.344</m:t>
              </w:ins>
            </m:r>
          </m:e>
        </m:d>
      </m:oMath>
      <w:ins w:id="1135" w:author="Dylan CHEN" w:date="2026-08-30T00:43:00Z" w16du:dateUtc="2026-08-29T16:43:00Z">
        <w:r w:rsidRPr="00194BF6">
          <w:t xml:space="preserve"> for the first approach and </w:t>
        </w:r>
      </w:ins>
      <m:oMath>
        <m:d>
          <m:dPr>
            <m:begChr m:val="["/>
            <m:sepChr m:val=","/>
            <m:endChr m:val="]"/>
            <m:ctrlPr>
              <w:ins w:id="1136" w:author="Dylan CHEN" w:date="2026-08-30T00:43:00Z" w16du:dateUtc="2026-08-29T16:43:00Z">
                <w:rPr>
                  <w:rFonts w:ascii="Cambria Math" w:hAnsi="Cambria Math"/>
                </w:rPr>
              </w:ins>
            </m:ctrlPr>
          </m:dPr>
          <m:e>
            <m:r>
              <w:ins w:id="1137" w:author="Dylan CHEN" w:date="2026-08-30T00:43:00Z" w16du:dateUtc="2026-08-29T16:43:00Z">
                <w:rPr>
                  <w:rFonts w:ascii="Cambria Math" w:hAnsi="Cambria Math"/>
                </w:rPr>
                <m:t>0.086</m:t>
              </w:ins>
            </m:r>
          </m:e>
          <m:e>
            <m:r>
              <w:ins w:id="1138" w:author="Dylan CHEN" w:date="2026-08-30T00:43:00Z" w16du:dateUtc="2026-08-29T16:43:00Z">
                <m:rPr>
                  <m:nor/>
                </m:rPr>
                <m:t> </m:t>
              </w:ins>
            </m:r>
            <m:r>
              <w:ins w:id="1139" w:author="Dylan CHEN" w:date="2026-08-30T00:43:00Z" w16du:dateUtc="2026-08-29T16:43:00Z">
                <w:rPr>
                  <w:rFonts w:ascii="Cambria Math" w:hAnsi="Cambria Math"/>
                </w:rPr>
                <m:t>0.322</m:t>
              </w:ins>
            </m:r>
          </m:e>
        </m:d>
      </m:oMath>
      <w:ins w:id="1140" w:author="Dylan CHEN" w:date="2026-08-30T00:43:00Z" w16du:dateUtc="2026-08-29T16:43:00Z">
        <w:r w:rsidR="006F7257">
          <w:rPr>
            <w:rFonts w:hint="eastAsia"/>
          </w:rPr>
          <w:t xml:space="preserve"> </w:t>
        </w:r>
        <w:r w:rsidRPr="00194BF6">
          <w:t>for the second). This means that even in the most pessimistic scenario allowed by the selection problem, higher AI quality is still associated with higher first-human-answer quality. Because the entire range excludes zero, the positive effect cannot be explained away as an artifact of which questions happen to receive a human answer, and the agreement between two independent bounding strategies further reinforces this conclusion. Appendix D provides additional details and shows that the result is robust to this specification.</w:t>
        </w:r>
      </w:ins>
    </w:p>
    <w:p w14:paraId="201B9CFE" w14:textId="2A7215BF" w:rsidR="0014752F" w:rsidRPr="0049010E" w:rsidRDefault="0014752F" w:rsidP="0049010E">
      <w:pPr>
        <w:pStyle w:val="Heading2"/>
      </w:pPr>
      <w:r w:rsidRPr="0049010E">
        <w:t>Mechanisms</w:t>
      </w:r>
    </w:p>
    <w:p w14:paraId="6566D319" w14:textId="77777777" w:rsidR="00276913" w:rsidRDefault="00276913" w:rsidP="00276913">
      <w:pPr>
        <w:pStyle w:val="Paragraph0"/>
      </w:pPr>
      <w:r w:rsidRPr="00D2526D">
        <w:t>In this section, we probe the mechanisms that may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rival accounts. For each hypothesis, we test for these patterns and use them, where possible, to distinguish our account from competing explanations. These results should be read as support for the plausibility of our arguments, not as estimates of the magnitude of each channel.</w:t>
      </w:r>
    </w:p>
    <w:p w14:paraId="0D5AB7AF" w14:textId="6CFA7282"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w:t>
      </w:r>
      <w:r w:rsidRPr="00D2526D">
        <w:lastRenderedPageBreak/>
        <w:t>testable patterns we can probe or use to rule out alternatives. A prediction of no effect implies no such patterns, so there is nothing further to look for. We therefore examine the three supported hypotheses, H1, H2, and H6, in turn: for H1 we test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3A616895" w:rsidR="00B35552" w:rsidRPr="00D2526D" w:rsidRDefault="00B35552" w:rsidP="00D2526D">
      <w:pPr>
        <w:pStyle w:val="Paragraph0"/>
      </w:pPr>
      <w:r w:rsidRPr="00D2526D">
        <w:t xml:space="preserve">This yields a sharp, testable implication. If the label effect operates through the weak-competitor belief, that effect should concentrate on difficult questions, where the belief is salient and a weak AI answer still leaves ample room to add value. On easy questions the belief carries little force, because even a weak AI answer may already be sufficient, so the label should do </w:t>
      </w:r>
      <w:r w:rsidRPr="00D2526D">
        <w:lastRenderedPageBreak/>
        <w:t>little to invite contribution. We measure question difficulty using a</w:t>
      </w:r>
      <w:ins w:id="1141" w:author="Dylan CHEN" w:date="2026-08-27T15:32:00Z" w16du:dateUtc="2026-08-27T07:32:00Z">
        <w:r w:rsidR="001C20E5">
          <w:rPr>
            <w:rFonts w:hint="eastAsia"/>
          </w:rPr>
          <w:t>n</w:t>
        </w:r>
      </w:ins>
      <w:r w:rsidRPr="00D2526D">
        <w:t xml:space="preserve"> </w:t>
      </w:r>
      <w:r>
        <w:rPr>
          <w:rFonts w:hint="eastAsia"/>
        </w:rPr>
        <w:t>LLM</w:t>
      </w:r>
      <w:r w:rsidRPr="00D2526D">
        <w:t>–generated score, with details in the Appendix</w:t>
      </w:r>
      <w:ins w:id="1142" w:author="Dylan CHEN" w:date="2026-08-29T09:46:00Z" w16du:dateUtc="2026-08-29T01:46:00Z">
        <w:r w:rsidR="00D42624">
          <w:rPr>
            <w:rFonts w:hint="eastAsia"/>
          </w:rPr>
          <w:t xml:space="preserve"> C</w:t>
        </w:r>
      </w:ins>
      <w:r w:rsidRPr="00D2526D">
        <w:t>, and we split the sample at the mean difficulty.</w:t>
      </w:r>
    </w:p>
    <w:p w14:paraId="3F540D1E" w14:textId="62D5520D" w:rsidR="00B35552" w:rsidRPr="00D2526D" w:rsidRDefault="00B35552" w:rsidP="00D2526D">
      <w:pPr>
        <w:pStyle w:val="Paragraph0"/>
      </w:pPr>
      <w:r w:rsidRPr="00D2526D">
        <w:t>Table 10</w:t>
      </w:r>
      <w:del w:id="1143" w:author="Dylan CHEN" w:date="2026-08-27T15:32:00Z" w16du:dateUtc="2026-08-27T07:32:00Z">
        <w:r w:rsidRPr="00D2526D" w:rsidDel="001C20E5">
          <w:delText>3</w:delText>
        </w:r>
      </w:del>
      <w:r w:rsidRPr="00D2526D">
        <w:t xml:space="preserve">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37770DCB" w:rsidR="00C1485A" w:rsidRPr="00015210" w:rsidRDefault="00C1485A" w:rsidP="00C1485A">
      <w:pPr>
        <w:pStyle w:val="TableFiguretitle"/>
        <w:rPr>
          <w:sz w:val="24"/>
          <w:szCs w:val="24"/>
        </w:rPr>
      </w:pPr>
      <w:r w:rsidRPr="00015210">
        <w:t>Table 1</w:t>
      </w:r>
      <w:r w:rsidR="00717310">
        <w:t>0</w:t>
      </w:r>
      <w:r w:rsidRPr="00015210">
        <w:t xml:space="preserve">. </w:t>
      </w:r>
      <w:ins w:id="1144" w:author="Dylan CHEN" w:date="2026-08-27T16:41:00Z" w16du:dateUtc="2026-08-27T08:41:00Z">
        <w:r w:rsidR="00AA69A0">
          <w:rPr>
            <w:rFonts w:hint="eastAsia"/>
          </w:rPr>
          <w:t>The effect on answer supply by q</w:t>
        </w:r>
      </w:ins>
      <w:del w:id="1145" w:author="Dylan CHEN" w:date="2026-08-27T16:41:00Z" w16du:dateUtc="2026-08-27T08:41:00Z">
        <w:r w:rsidRPr="00015210" w:rsidDel="00AA69A0">
          <w:delText>Q</w:delText>
        </w:r>
      </w:del>
      <w:r w:rsidRPr="00015210">
        <w:t xml:space="preserve">uestion difficulty </w:t>
      </w:r>
      <w:ins w:id="1146" w:author="Dylan CHEN" w:date="2026-08-27T16:42:00Z" w16du:dateUtc="2026-08-27T08:42:00Z">
        <w:r w:rsidR="00AA69A0">
          <w:rPr>
            <w:rFonts w:hint="eastAsia"/>
          </w:rPr>
          <w:t>(</w:t>
        </w:r>
      </w:ins>
      <w:ins w:id="1147" w:author="Dylan CHEN" w:date="2026-08-27T16:43:00Z" w16du:dateUtc="2026-08-27T08:43:00Z">
        <w:r w:rsidR="00AA69A0">
          <w:rPr>
            <w:rFonts w:hint="eastAsia"/>
          </w:rPr>
          <w:t>for H1</w:t>
        </w:r>
      </w:ins>
      <w:ins w:id="1148" w:author="Dylan CHEN" w:date="2026-08-27T16:42:00Z" w16du:dateUtc="2026-08-27T08:42:00Z">
        <w:r w:rsidR="00AA69A0">
          <w:rPr>
            <w:rFonts w:hint="eastAsia"/>
          </w:rPr>
          <w:t>)</w:t>
        </w:r>
      </w:ins>
      <w:del w:id="1149" w:author="Dylan CHEN" w:date="2026-08-27T16:41:00Z" w16du:dateUtc="2026-08-27T08:41:00Z">
        <w:r w:rsidRPr="00015210" w:rsidDel="00AA69A0">
          <w:delText>subgroups</w:delText>
        </w:r>
      </w:del>
    </w:p>
    <w:tbl>
      <w:tblPr>
        <w:tblW w:w="5000" w:type="pct"/>
        <w:jc w:val="center"/>
        <w:tblLayout w:type="fixed"/>
        <w:tblLook w:val="04A0" w:firstRow="1" w:lastRow="0" w:firstColumn="1" w:lastColumn="0" w:noHBand="0" w:noVBand="1"/>
        <w:tblPrChange w:id="1150" w:author="Dylan CHEN" w:date="2026-08-27T16:41:00Z" w16du:dateUtc="2026-08-27T08:41:00Z">
          <w:tblPr>
            <w:tblW w:w="5000" w:type="pct"/>
            <w:jc w:val="center"/>
            <w:tblLayout w:type="fixed"/>
            <w:tblLook w:val="04A0" w:firstRow="1" w:lastRow="0" w:firstColumn="1" w:lastColumn="0" w:noHBand="0" w:noVBand="1"/>
          </w:tblPr>
        </w:tblPrChange>
      </w:tblPr>
      <w:tblGrid>
        <w:gridCol w:w="3690"/>
        <w:gridCol w:w="2690"/>
        <w:gridCol w:w="2980"/>
        <w:tblGridChange w:id="1151">
          <w:tblGrid>
            <w:gridCol w:w="3595"/>
            <w:gridCol w:w="95"/>
            <w:gridCol w:w="2690"/>
            <w:gridCol w:w="2980"/>
          </w:tblGrid>
        </w:tblGridChange>
      </w:tblGrid>
      <w:tr w:rsidR="000D6DDF" w:rsidRPr="00015210" w14:paraId="1161A0E4" w14:textId="77777777" w:rsidTr="00AA69A0">
        <w:trPr>
          <w:trHeight w:val="386"/>
          <w:jc w:val="center"/>
          <w:trPrChange w:id="1152" w:author="Dylan CHEN" w:date="2026-08-27T16:41:00Z" w16du:dateUtc="2026-08-27T08:41:00Z">
            <w:trPr>
              <w:jc w:val="center"/>
            </w:trPr>
          </w:trPrChange>
        </w:trPr>
        <w:tc>
          <w:tcPr>
            <w:tcW w:w="3690" w:type="dxa"/>
            <w:tcBorders>
              <w:top w:val="single" w:sz="4" w:space="0" w:color="auto"/>
              <w:left w:val="nil"/>
              <w:bottom w:val="nil"/>
              <w:right w:val="nil"/>
            </w:tcBorders>
            <w:noWrap/>
            <w:hideMark/>
            <w:tcPrChange w:id="1153" w:author="Dylan CHEN" w:date="2026-08-27T16:41:00Z" w16du:dateUtc="2026-08-27T08:41:00Z">
              <w:tcPr>
                <w:tcW w:w="3595"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Change w:id="1154" w:author="Dylan CHEN" w:date="2026-08-27T16:41:00Z" w16du:dateUtc="2026-08-27T08:41:00Z">
              <w:tcPr>
                <w:tcW w:w="2785" w:type="dxa"/>
                <w:gridSpan w:val="2"/>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1155" w:author="Dylan CHEN" w:date="2026-08-27T16:41:00Z" w16du:dateUtc="2026-08-27T08:41:00Z">
              <w:tcPr>
                <w:tcW w:w="298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A69A0">
        <w:trPr>
          <w:trHeight w:val="423"/>
          <w:jc w:val="center"/>
          <w:trPrChange w:id="1156" w:author="Dylan CHEN" w:date="2026-08-27T16:41:00Z" w16du:dateUtc="2026-08-27T08:41:00Z">
            <w:trPr>
              <w:jc w:val="center"/>
            </w:trPr>
          </w:trPrChange>
        </w:trPr>
        <w:tc>
          <w:tcPr>
            <w:tcW w:w="3690" w:type="dxa"/>
            <w:tcBorders>
              <w:top w:val="nil"/>
              <w:left w:val="nil"/>
              <w:bottom w:val="nil"/>
              <w:right w:val="nil"/>
            </w:tcBorders>
            <w:hideMark/>
            <w:tcPrChange w:id="1157" w:author="Dylan CHEN" w:date="2026-08-27T16:41:00Z" w16du:dateUtc="2026-08-27T08:41:00Z">
              <w:tcPr>
                <w:tcW w:w="3595" w:type="dxa"/>
                <w:tcBorders>
                  <w:top w:val="nil"/>
                  <w:left w:val="nil"/>
                  <w:bottom w:val="nil"/>
                  <w:right w:val="nil"/>
                </w:tcBorders>
                <w:hideMark/>
              </w:tcPr>
            </w:tcPrChange>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ins w:id="1158"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c>
          <w:tcPr>
            <w:tcW w:w="2690" w:type="dxa"/>
            <w:tcBorders>
              <w:top w:val="nil"/>
              <w:left w:val="nil"/>
              <w:bottom w:val="nil"/>
              <w:right w:val="nil"/>
            </w:tcBorders>
            <w:noWrap/>
            <w:hideMark/>
            <w:tcPrChange w:id="1159" w:author="Dylan CHEN" w:date="2026-08-27T16:41:00Z" w16du:dateUtc="2026-08-27T08:41:00Z">
              <w:tcPr>
                <w:tcW w:w="2785" w:type="dxa"/>
                <w:gridSpan w:val="2"/>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1160" w:author="Dylan CHEN" w:date="2026-08-27T16:41:00Z" w16du:dateUtc="2026-08-27T08:41:00Z">
              <w:tcPr>
                <w:tcW w:w="298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2E1246">
        <w:trPr>
          <w:jc w:val="center"/>
          <w:trPrChange w:id="1161"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162" w:author="Dylan CHEN" w:date="2026-08-27T16:09:00Z" w16du:dateUtc="2026-08-27T08:09:00Z">
              <w:tcPr>
                <w:tcW w:w="3595"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Change w:id="1163" w:author="Dylan CHEN" w:date="2026-08-27T16:09:00Z" w16du:dateUtc="2026-08-27T08:09:00Z">
              <w:tcPr>
                <w:tcW w:w="2785" w:type="dxa"/>
                <w:gridSpan w:val="2"/>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1164" w:author="Dylan CHEN" w:date="2026-08-27T16:09:00Z" w16du:dateUtc="2026-08-27T08:09:00Z">
              <w:tcPr>
                <w:tcW w:w="298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2E1246">
        <w:trPr>
          <w:jc w:val="center"/>
          <w:trPrChange w:id="1165" w:author="Dylan CHEN" w:date="2026-08-27T16:09:00Z" w16du:dateUtc="2026-08-27T08:09:00Z">
            <w:trPr>
              <w:jc w:val="center"/>
            </w:trPr>
          </w:trPrChange>
        </w:trPr>
        <w:tc>
          <w:tcPr>
            <w:tcW w:w="3690" w:type="dxa"/>
            <w:vMerge/>
            <w:tcBorders>
              <w:top w:val="nil"/>
              <w:left w:val="nil"/>
              <w:bottom w:val="nil"/>
              <w:right w:val="nil"/>
            </w:tcBorders>
            <w:hideMark/>
            <w:tcPrChange w:id="1166" w:author="Dylan CHEN" w:date="2026-08-27T16:09:00Z" w16du:dateUtc="2026-08-27T08:09:00Z">
              <w:tcPr>
                <w:tcW w:w="3595"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167" w:author="Dylan CHEN" w:date="2026-08-27T16:09:00Z" w16du:dateUtc="2026-08-27T08:09:00Z">
              <w:tcPr>
                <w:tcW w:w="2785" w:type="dxa"/>
                <w:gridSpan w:val="2"/>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1168" w:author="Dylan CHEN" w:date="2026-08-27T16:09:00Z" w16du:dateUtc="2026-08-27T08:09:00Z">
              <w:tcPr>
                <w:tcW w:w="298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2E1246">
        <w:trPr>
          <w:jc w:val="center"/>
          <w:trPrChange w:id="1169" w:author="Dylan CHEN" w:date="2026-08-27T16:09:00Z" w16du:dateUtc="2026-08-27T08:09:00Z">
            <w:trPr>
              <w:jc w:val="center"/>
            </w:trPr>
          </w:trPrChange>
        </w:trPr>
        <w:tc>
          <w:tcPr>
            <w:tcW w:w="3690" w:type="dxa"/>
            <w:vMerge w:val="restart"/>
            <w:tcBorders>
              <w:top w:val="nil"/>
              <w:left w:val="nil"/>
              <w:bottom w:val="nil"/>
              <w:right w:val="nil"/>
            </w:tcBorders>
            <w:noWrap/>
            <w:hideMark/>
            <w:tcPrChange w:id="1170" w:author="Dylan CHEN" w:date="2026-08-27T16:09:00Z" w16du:dateUtc="2026-08-27T08:09:00Z">
              <w:tcPr>
                <w:tcW w:w="3595"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Change w:id="1171" w:author="Dylan CHEN" w:date="2026-08-27T16:09:00Z" w16du:dateUtc="2026-08-27T08:09:00Z">
              <w:tcPr>
                <w:tcW w:w="2785" w:type="dxa"/>
                <w:gridSpan w:val="2"/>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1172" w:author="Dylan CHEN" w:date="2026-08-27T16:09:00Z" w16du:dateUtc="2026-08-27T08:09:00Z">
              <w:tcPr>
                <w:tcW w:w="298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2E1246">
        <w:trPr>
          <w:jc w:val="center"/>
          <w:trPrChange w:id="1173" w:author="Dylan CHEN" w:date="2026-08-27T16:09:00Z" w16du:dateUtc="2026-08-27T08:09:00Z">
            <w:trPr>
              <w:jc w:val="center"/>
            </w:trPr>
          </w:trPrChange>
        </w:trPr>
        <w:tc>
          <w:tcPr>
            <w:tcW w:w="3690" w:type="dxa"/>
            <w:vMerge/>
            <w:tcBorders>
              <w:top w:val="nil"/>
              <w:left w:val="nil"/>
              <w:bottom w:val="nil"/>
              <w:right w:val="nil"/>
            </w:tcBorders>
            <w:hideMark/>
            <w:tcPrChange w:id="1174" w:author="Dylan CHEN" w:date="2026-08-27T16:09:00Z" w16du:dateUtc="2026-08-27T08:09:00Z">
              <w:tcPr>
                <w:tcW w:w="3595"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1175" w:author="Dylan CHEN" w:date="2026-08-27T16:09:00Z" w16du:dateUtc="2026-08-27T08:09:00Z">
              <w:tcPr>
                <w:tcW w:w="2785" w:type="dxa"/>
                <w:gridSpan w:val="2"/>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1176" w:author="Dylan CHEN" w:date="2026-08-27T16:09:00Z" w16du:dateUtc="2026-08-27T08:09:00Z">
              <w:tcPr>
                <w:tcW w:w="298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2E1246">
        <w:trPr>
          <w:jc w:val="center"/>
          <w:trPrChange w:id="1177" w:author="Dylan CHEN" w:date="2026-08-27T16:09:00Z" w16du:dateUtc="2026-08-27T08:09:00Z">
            <w:trPr>
              <w:jc w:val="center"/>
            </w:trPr>
          </w:trPrChange>
        </w:trPr>
        <w:tc>
          <w:tcPr>
            <w:tcW w:w="3690" w:type="dxa"/>
            <w:vMerge w:val="restart"/>
            <w:tcBorders>
              <w:top w:val="nil"/>
              <w:left w:val="nil"/>
              <w:bottom w:val="single" w:sz="4" w:space="0" w:color="000000"/>
              <w:right w:val="nil"/>
            </w:tcBorders>
            <w:noWrap/>
            <w:hideMark/>
            <w:tcPrChange w:id="1178" w:author="Dylan CHEN" w:date="2026-08-27T16:09:00Z" w16du:dateUtc="2026-08-27T08:09:00Z">
              <w:tcPr>
                <w:tcW w:w="3595"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Change w:id="1179" w:author="Dylan CHEN" w:date="2026-08-27T16:09:00Z" w16du:dateUtc="2026-08-27T08:09:00Z">
              <w:tcPr>
                <w:tcW w:w="2785" w:type="dxa"/>
                <w:gridSpan w:val="2"/>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1180" w:author="Dylan CHEN" w:date="2026-08-27T16:09:00Z" w16du:dateUtc="2026-08-27T08:09:00Z">
              <w:tcPr>
                <w:tcW w:w="298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2E1246">
        <w:trPr>
          <w:jc w:val="center"/>
          <w:trPrChange w:id="1181" w:author="Dylan CHEN" w:date="2026-08-27T16:09:00Z" w16du:dateUtc="2026-08-27T08:09:00Z">
            <w:trPr>
              <w:jc w:val="center"/>
            </w:trPr>
          </w:trPrChange>
        </w:trPr>
        <w:tc>
          <w:tcPr>
            <w:tcW w:w="3690" w:type="dxa"/>
            <w:vMerge/>
            <w:tcBorders>
              <w:top w:val="nil"/>
              <w:left w:val="nil"/>
              <w:bottom w:val="single" w:sz="4" w:space="0" w:color="000000"/>
              <w:right w:val="nil"/>
            </w:tcBorders>
            <w:hideMark/>
            <w:tcPrChange w:id="1182" w:author="Dylan CHEN" w:date="2026-08-27T16:09:00Z" w16du:dateUtc="2026-08-27T08:09:00Z">
              <w:tcPr>
                <w:tcW w:w="3595"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Change w:id="1183" w:author="Dylan CHEN" w:date="2026-08-27T16:09:00Z" w16du:dateUtc="2026-08-27T08:09:00Z">
              <w:tcPr>
                <w:tcW w:w="2785" w:type="dxa"/>
                <w:gridSpan w:val="2"/>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1184" w:author="Dylan CHEN" w:date="2026-08-27T16:09:00Z" w16du:dateUtc="2026-08-27T08:09:00Z">
              <w:tcPr>
                <w:tcW w:w="298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2E1246">
        <w:trPr>
          <w:jc w:val="center"/>
          <w:trPrChange w:id="1185" w:author="Dylan CHEN" w:date="2026-08-27T16:09:00Z" w16du:dateUtc="2026-08-27T08:09:00Z">
            <w:trPr>
              <w:jc w:val="center"/>
            </w:trPr>
          </w:trPrChange>
        </w:trPr>
        <w:tc>
          <w:tcPr>
            <w:tcW w:w="3690" w:type="dxa"/>
            <w:tcBorders>
              <w:top w:val="nil"/>
              <w:left w:val="nil"/>
              <w:bottom w:val="nil"/>
              <w:right w:val="nil"/>
            </w:tcBorders>
            <w:noWrap/>
            <w:hideMark/>
            <w:tcPrChange w:id="1186" w:author="Dylan CHEN" w:date="2026-08-27T16:09:00Z" w16du:dateUtc="2026-08-27T08:09:00Z">
              <w:tcPr>
                <w:tcW w:w="3595"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Change w:id="1187" w:author="Dylan CHEN" w:date="2026-08-27T16:09:00Z" w16du:dateUtc="2026-08-27T08:09:00Z">
              <w:tcPr>
                <w:tcW w:w="2785" w:type="dxa"/>
                <w:gridSpan w:val="2"/>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188" w:author="Dylan CHEN" w:date="2026-08-27T16:09:00Z" w16du:dateUtc="2026-08-27T08:09:00Z">
              <w:tcPr>
                <w:tcW w:w="298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2E1246">
        <w:trPr>
          <w:jc w:val="center"/>
          <w:trPrChange w:id="1189" w:author="Dylan CHEN" w:date="2026-08-27T16:09:00Z" w16du:dateUtc="2026-08-27T08:09:00Z">
            <w:trPr>
              <w:jc w:val="center"/>
            </w:trPr>
          </w:trPrChange>
        </w:trPr>
        <w:tc>
          <w:tcPr>
            <w:tcW w:w="3690" w:type="dxa"/>
            <w:tcBorders>
              <w:top w:val="nil"/>
              <w:left w:val="nil"/>
              <w:bottom w:val="nil"/>
              <w:right w:val="nil"/>
            </w:tcBorders>
            <w:noWrap/>
            <w:hideMark/>
            <w:tcPrChange w:id="1190" w:author="Dylan CHEN" w:date="2026-08-27T16:09:00Z" w16du:dateUtc="2026-08-27T08:09:00Z">
              <w:tcPr>
                <w:tcW w:w="3595"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Change w:id="1191" w:author="Dylan CHEN" w:date="2026-08-27T16:09:00Z" w16du:dateUtc="2026-08-27T08:09:00Z">
              <w:tcPr>
                <w:tcW w:w="2785" w:type="dxa"/>
                <w:gridSpan w:val="2"/>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192" w:author="Dylan CHEN" w:date="2026-08-27T16:09:00Z" w16du:dateUtc="2026-08-27T08:09:00Z">
              <w:tcPr>
                <w:tcW w:w="298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2E1246">
        <w:trPr>
          <w:jc w:val="center"/>
          <w:trPrChange w:id="1193" w:author="Dylan CHEN" w:date="2026-08-27T16:09:00Z" w16du:dateUtc="2026-08-27T08:09:00Z">
            <w:trPr>
              <w:jc w:val="center"/>
            </w:trPr>
          </w:trPrChange>
        </w:trPr>
        <w:tc>
          <w:tcPr>
            <w:tcW w:w="3690" w:type="dxa"/>
            <w:tcBorders>
              <w:top w:val="nil"/>
              <w:left w:val="nil"/>
              <w:bottom w:val="nil"/>
              <w:right w:val="nil"/>
            </w:tcBorders>
            <w:noWrap/>
            <w:hideMark/>
            <w:tcPrChange w:id="1194" w:author="Dylan CHEN" w:date="2026-08-27T16:09:00Z" w16du:dateUtc="2026-08-27T08:09:00Z">
              <w:tcPr>
                <w:tcW w:w="3595"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Change w:id="1195" w:author="Dylan CHEN" w:date="2026-08-27T16:09:00Z" w16du:dateUtc="2026-08-27T08:09:00Z">
              <w:tcPr>
                <w:tcW w:w="2785" w:type="dxa"/>
                <w:gridSpan w:val="2"/>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196" w:author="Dylan CHEN" w:date="2026-08-27T16:09:00Z" w16du:dateUtc="2026-08-27T08:09:00Z">
              <w:tcPr>
                <w:tcW w:w="298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2E1246">
        <w:trPr>
          <w:jc w:val="center"/>
          <w:trPrChange w:id="1197" w:author="Dylan CHEN" w:date="2026-08-27T16:09:00Z" w16du:dateUtc="2026-08-27T08:09:00Z">
            <w:trPr>
              <w:jc w:val="center"/>
            </w:trPr>
          </w:trPrChange>
        </w:trPr>
        <w:tc>
          <w:tcPr>
            <w:tcW w:w="3690" w:type="dxa"/>
            <w:tcBorders>
              <w:top w:val="nil"/>
              <w:left w:val="nil"/>
              <w:bottom w:val="single" w:sz="4" w:space="0" w:color="auto"/>
              <w:right w:val="nil"/>
            </w:tcBorders>
            <w:noWrap/>
            <w:hideMark/>
            <w:tcPrChange w:id="1198" w:author="Dylan CHEN" w:date="2026-08-27T16:09:00Z" w16du:dateUtc="2026-08-27T08:09:00Z">
              <w:tcPr>
                <w:tcW w:w="3595"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Change w:id="1199" w:author="Dylan CHEN" w:date="2026-08-27T16:09:00Z" w16du:dateUtc="2026-08-27T08:09:00Z">
              <w:tcPr>
                <w:tcW w:w="2785" w:type="dxa"/>
                <w:gridSpan w:val="2"/>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1200" w:author="Dylan CHEN" w:date="2026-08-27T16:09:00Z" w16du:dateUtc="2026-08-27T08:09:00Z">
              <w:tcPr>
                <w:tcW w:w="298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1201"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77777777" w:rsidR="00625971" w:rsidRDefault="00625971" w:rsidP="00625971">
      <w:pPr>
        <w:pStyle w:val="Paragraph0"/>
      </w:pPr>
      <w:r w:rsidRPr="00BF6686">
        <w:t xml:space="preserve">The fast nature of the entry decision favors coverage. Length is plausibly informative about </w:t>
      </w:r>
      <w:r w:rsidRPr="00BF6686">
        <w:lastRenderedPageBreak/>
        <w:t xml:space="preserve">coverage: a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777777"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marginal 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0BBB5553" w:rsidR="00625971" w:rsidRPr="00BF6686" w:rsidRDefault="00625971" w:rsidP="00625971">
      <w:pPr>
        <w:pStyle w:val="Paragraph0"/>
      </w:pPr>
      <w:r w:rsidRPr="00BF6686">
        <w:t xml:space="preserve">One might ask whether length and coverage are simply the same quantity measured twice, </w:t>
      </w:r>
      <w:r w:rsidRPr="00BF6686">
        <w:lastRenderedPageBreak/>
        <w:t>which would make the test vacuous. They are not: their correlation is only moderate (</w:t>
      </w:r>
      <w:del w:id="1202" w:author="Dylan CHEN" w:date="2026-08-27T21:27:00Z" w16du:dateUtc="2026-08-27T13:27:00Z">
        <w:r w:rsidRPr="00BF6686" w:rsidDel="00625971">
          <w:rPr>
            <w:highlight w:val="yellow"/>
          </w:rPr>
          <w:delText>[X]</w:delText>
        </w:r>
      </w:del>
      <w:ins w:id="1203" w:author="Dylan CHEN" w:date="2026-08-27T21:27:00Z" w16du:dateUtc="2026-08-27T13:27:00Z">
        <w:r>
          <w:rPr>
            <w:rFonts w:hint="eastAsia"/>
          </w:rPr>
          <w:t>0.448</w:t>
        </w:r>
      </w:ins>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2DEB369E" w:rsidR="00C1485A" w:rsidRPr="00015210" w:rsidRDefault="00C1485A" w:rsidP="00C1485A">
      <w:pPr>
        <w:pStyle w:val="TableFiguretitle"/>
      </w:pPr>
      <w:r w:rsidRPr="00015210">
        <w:t>Table 1</w:t>
      </w:r>
      <w:r w:rsidR="00717310">
        <w:t>1</w:t>
      </w:r>
      <w:r w:rsidRPr="00015210">
        <w:t xml:space="preserve">. </w:t>
      </w:r>
      <w:ins w:id="1204" w:author="Dylan CHEN" w:date="2026-08-27T16:43:00Z" w16du:dateUtc="2026-08-27T08:43:00Z">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ins>
      <w:ins w:id="1205" w:author="Dylan CHEN" w:date="2026-08-27T16:44:00Z" w16du:dateUtc="2026-08-27T08:44:00Z">
        <w:r w:rsidR="00AA69A0">
          <w:rPr>
            <w:rFonts w:hint="eastAsia"/>
          </w:rPr>
          <w:t>s</w:t>
        </w:r>
      </w:ins>
      <w:ins w:id="1206" w:author="Dylan CHEN" w:date="2026-08-27T16:43:00Z" w16du:dateUtc="2026-08-27T08:43:00Z">
        <w:r w:rsidR="00AA69A0" w:rsidRPr="00AA69A0">
          <w:t xml:space="preserve"> </w:t>
        </w:r>
        <w:r w:rsidR="00AA69A0">
          <w:rPr>
            <w:rFonts w:hint="eastAsia"/>
          </w:rPr>
          <w:t>answer supply?</w:t>
        </w:r>
      </w:ins>
      <w:del w:id="1207" w:author="Dylan CHEN" w:date="2026-08-27T16:44:00Z" w16du:dateUtc="2026-08-27T08:44:00Z">
        <w:r w:rsidRPr="00015210" w:rsidDel="00AA69A0">
          <w:delText>The role of answer coverage</w:delText>
        </w:r>
      </w:del>
      <w:r w:rsidRPr="00015210">
        <w:t xml:space="preserve"> (</w:t>
      </w:r>
      <w:ins w:id="1208" w:author="Dylan CHEN" w:date="2026-08-27T16:43:00Z" w16du:dateUtc="2026-08-27T08:43:00Z">
        <w:r w:rsidR="00AA69A0">
          <w:rPr>
            <w:rFonts w:hint="eastAsia"/>
          </w:rPr>
          <w:t xml:space="preserve">for </w:t>
        </w:r>
      </w:ins>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ins w:id="1209"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1201"/>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32A2BD54" w14:textId="2EC9A132" w:rsidR="00A00064" w:rsidRPr="00D2526D" w:rsidRDefault="00A00064" w:rsidP="00D2526D">
      <w:pPr>
        <w:pStyle w:val="Paragraph0"/>
      </w:pPr>
      <w:r w:rsidRPr="00D2526D">
        <w: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t>
      </w:r>
    </w:p>
    <w:p w14:paraId="28461D2E" w14:textId="790A863D" w:rsidR="00A00064" w:rsidRPr="00D2526D" w:rsidRDefault="00A00064" w:rsidP="00D2526D">
      <w:pPr>
        <w:pStyle w:val="Paragraph0"/>
      </w:pPr>
      <w:r w:rsidRPr="00D2526D">
        <w:t xml:space="preserve">Standard-setting is not the only way to read the main result. Two alternatives could produce </w:t>
      </w:r>
      <w:r w:rsidRPr="00D2526D">
        <w:lastRenderedPageBreak/>
        <w:t xml:space="preserve">the same aggregate pattern. The first is </w:t>
      </w:r>
      <w:r w:rsidRPr="00D2526D">
        <w:rPr>
          <w:i/>
          <w:iCs/>
        </w:rPr>
        <w:t>selection</w:t>
      </w:r>
      <w:r w:rsidRPr="00D2526D">
        <w:t xml:space="preserve">: a higher-quality AI answer may draw contributions from more expert users, so the observed rise reflects who shows up rather than how any given person writes. The second is </w:t>
      </w:r>
      <w:r w:rsidRPr="00D2526D">
        <w:rPr>
          <w:i/>
          <w:iCs/>
        </w:rPr>
        <w:t>differentiation</w:t>
      </w:r>
      <w:r w:rsidRPr="00D2526D">
        <w:t xml:space="preserve">: rather than meeting the AI on its own terms, humans may steer away from it, competing by </w:t>
      </w:r>
      <w:r>
        <w:t>providing</w:t>
      </w:r>
      <w:r w:rsidRPr="00D2526D">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24DA2323" w14:textId="4EE5FF57" w:rsidR="00A00064" w:rsidRDefault="00A00064" w:rsidP="00A00064">
      <w:pPr>
        <w:pStyle w:val="Paragraph0"/>
      </w:pPr>
      <w:r w:rsidRPr="00D2526D">
        <w:rPr>
          <w:b/>
          <w:bCs/>
        </w:rPr>
        <w:t>Which dimension rises pins down the mechanism</w:t>
      </w:r>
      <w:r w:rsidRPr="00D2526D">
        <w:t xml:space="preserve">. Standard-setting and differentiation disagree about where in the human answer the gain should appear. Standard-setting predicts the gain </w:t>
      </w:r>
      <w:r>
        <w:t xml:space="preserve">may </w:t>
      </w:r>
      <w:r w:rsidRPr="00D2526D">
        <w:t xml:space="preserve">concentrate on accuracy, because accuracy is fundamental to what such a platform is for: a question is posted to resolve a concrete problem, and an answer </w:t>
      </w:r>
      <w:ins w:id="1210" w:author="Dylan CHEN" w:date="2026-08-27T17:13:00Z" w16du:dateUtc="2026-08-27T09:13:00Z">
        <w:r w:rsidR="00321F5C" w:rsidRPr="00321F5C">
          <w:t xml:space="preserve">whose claims </w:t>
        </w:r>
      </w:ins>
      <w:r w:rsidRPr="00D2526D">
        <w:t>do</w:t>
      </w:r>
      <w:del w:id="1211" w:author="Dylan CHEN" w:date="2026-08-27T17:13:00Z" w16du:dateUtc="2026-08-27T09:13:00Z">
        <w:r w:rsidDel="00321F5C">
          <w:delText>es</w:delText>
        </w:r>
      </w:del>
      <w:r w:rsidRPr="00D2526D">
        <w:t xml:space="preserve">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w:t>
      </w:r>
      <w:ins w:id="1212" w:author="Dylan CHEN" w:date="2026-08-29T09:46:00Z" w16du:dateUtc="2026-08-29T01:46:00Z">
        <w:r w:rsidR="00D42624">
          <w:rPr>
            <w:rFonts w:hint="eastAsia"/>
          </w:rPr>
          <w:t>C</w:t>
        </w:r>
      </w:ins>
      <w:del w:id="1213" w:author="Dylan CHEN" w:date="2026-08-29T09:46:00Z" w16du:dateUtc="2026-08-29T01:46:00Z">
        <w:r w:rsidRPr="00D2526D" w:rsidDel="00D42624">
          <w:delText>B</w:delText>
        </w:r>
      </w:del>
      <w:del w:id="1214" w:author="Dylan CHEN" w:date="2026-08-29T09:47:00Z" w16du:dateUtc="2026-08-29T01:47:00Z">
        <w:r w:rsidRPr="00D2526D" w:rsidDel="00D42624">
          <w:delText xml:space="preserve"> for definitions and validation</w:delText>
        </w:r>
      </w:del>
      <w:r w:rsidRPr="00D2526D">
        <w:t xml:space="preserve">).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D2526D">
        <w:t>and answer quality is positive and significant on accuracy (0.083, p &lt; 0.05), while for the other nine dimensions AI quality has no significant effect. A higher-quality AI answer is followed by a more accurate human answer, and by nothing else. This is precisely the signature standard-</w:t>
      </w:r>
      <w:r w:rsidRPr="00D2526D">
        <w:lastRenderedPageBreak/>
        <w:t>setting predicts, and it weighs directly against differentiation: the human-edge dimensions, including personal experience and storytelling, do not move, so contributors are not competing by playing to those strengths.</w:t>
      </w:r>
    </w:p>
    <w:p w14:paraId="76EE9976" w14:textId="35779397" w:rsidR="00A00064" w:rsidRPr="00325599"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1215" w:author="Dylan CHEN" w:date="2026-08-27T17:14:00Z" w16du:dateUtc="2026-08-27T09:14:00Z">
        <w:r w:rsidR="00321F5C">
          <w:rPr>
            <w:rFonts w:hint="eastAsia"/>
          </w:rPr>
          <w:t xml:space="preserve"> </w:t>
        </w:r>
      </w:ins>
      <w:r w:rsidRPr="00325599">
        <w:t>and answer quality is insignificant (-0.005), as are the other coefficients. Higher AI quality does not pull in more expert contributors, so the accuracy gain in Column 1 reflects how a given contributor responds to the AI, not a change in who responds. Selection is ruled out.</w:t>
      </w:r>
    </w:p>
    <w:p w14:paraId="1960E65D" w14:textId="5DF83891" w:rsidR="002B58E3" w:rsidRPr="00015210" w:rsidRDefault="002B58E3" w:rsidP="002B58E3">
      <w:pPr>
        <w:pStyle w:val="TableFiguretitle"/>
      </w:pPr>
      <w:r w:rsidRPr="00015210">
        <w:t>Table 1</w:t>
      </w:r>
      <w:r>
        <w:t>2</w:t>
      </w:r>
      <w:r w:rsidRPr="00015210">
        <w:t xml:space="preserve">. </w:t>
      </w:r>
      <w:ins w:id="1216" w:author="Dylan CHEN" w:date="2026-08-27T16:44:00Z" w16du:dateUtc="2026-08-27T08:44:00Z">
        <w:r w:rsidR="008C3BDB">
          <w:rPr>
            <w:rFonts w:hint="eastAsia"/>
          </w:rPr>
          <w:t>Effect on f</w:t>
        </w:r>
      </w:ins>
      <w:del w:id="1217" w:author="Dylan CHEN" w:date="2026-08-27T16:44:00Z" w16du:dateUtc="2026-08-27T08:44:00Z">
        <w:r w:rsidRPr="00015210" w:rsidDel="008C3BDB">
          <w:delText>F</w:delText>
        </w:r>
      </w:del>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48F6F80C" w:rsidR="002B58E3" w:rsidRPr="00015210" w:rsidRDefault="002E1246" w:rsidP="009A4D13">
            <w:pPr>
              <w:jc w:val="center"/>
              <w:rPr>
                <w:color w:val="000000"/>
                <w:sz w:val="20"/>
                <w:szCs w:val="20"/>
              </w:rPr>
            </w:pPr>
            <w:ins w:id="1218" w:author="Dylan CHEN" w:date="2026-08-27T16:07:00Z" w16du:dateUtc="2026-08-27T08:07:00Z">
              <w:r>
                <w:rPr>
                  <w:rFonts w:hint="eastAsia"/>
                  <w:color w:val="000000"/>
                  <w:sz w:val="20"/>
                  <w:szCs w:val="20"/>
                </w:rPr>
                <w:t>First human</w:t>
              </w:r>
            </w:ins>
            <w:del w:id="1219" w:author="Dylan CHEN" w:date="2026-08-27T16:07:00Z" w16du:dateUtc="2026-08-27T08:07:00Z">
              <w:r w:rsidR="002B58E3" w:rsidRPr="00015210" w:rsidDel="002E1246">
                <w:rPr>
                  <w:color w:val="000000"/>
                  <w:sz w:val="20"/>
                  <w:szCs w:val="20"/>
                </w:rPr>
                <w:delText>Human 1 A</w:delText>
              </w:r>
            </w:del>
            <w:ins w:id="1220" w:author="Dylan CHEN" w:date="2026-08-27T16:07:00Z" w16du:dateUtc="2026-08-27T08:07:00Z">
              <w:r>
                <w:rPr>
                  <w:rFonts w:hint="eastAsia"/>
                  <w:color w:val="000000"/>
                  <w:sz w:val="20"/>
                  <w:szCs w:val="20"/>
                </w:rPr>
                <w:t xml:space="preserve"> answer a</w:t>
              </w:r>
            </w:ins>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6D7E1EF6" w:rsidR="002B58E3" w:rsidRPr="00015210" w:rsidRDefault="002B58E3" w:rsidP="009A4D13">
            <w:pPr>
              <w:jc w:val="center"/>
              <w:rPr>
                <w:color w:val="000000"/>
                <w:sz w:val="20"/>
                <w:szCs w:val="20"/>
              </w:rPr>
            </w:pPr>
            <w:del w:id="1221" w:author="Dylan CHEN" w:date="2026-08-27T16:07:00Z" w16du:dateUtc="2026-08-27T08:07:00Z">
              <w:r w:rsidRPr="00015210" w:rsidDel="002E1246">
                <w:rPr>
                  <w:color w:val="000000"/>
                  <w:sz w:val="20"/>
                  <w:szCs w:val="20"/>
                </w:rPr>
                <w:delText>Human 1</w:delText>
              </w:r>
            </w:del>
            <w:ins w:id="1222" w:author="Dylan CHEN" w:date="2026-08-27T16:07:00Z" w16du:dateUtc="2026-08-27T08:07:00Z">
              <w:r w:rsidR="002E1246">
                <w:rPr>
                  <w:rFonts w:hint="eastAsia"/>
                  <w:color w:val="000000"/>
                  <w:sz w:val="20"/>
                  <w:szCs w:val="20"/>
                </w:rPr>
                <w:t>First human</w:t>
              </w:r>
            </w:ins>
            <w:r w:rsidRPr="00015210">
              <w:rPr>
                <w:color w:val="000000"/>
                <w:sz w:val="20"/>
                <w:szCs w:val="20"/>
              </w:rPr>
              <w:t xml:space="preserve"> </w:t>
            </w:r>
            <w:ins w:id="1223" w:author="Dylan CHEN" w:date="2026-08-27T16:07:00Z" w16du:dateUtc="2026-08-27T08:07:00Z">
              <w:r w:rsidR="002E1246">
                <w:rPr>
                  <w:rFonts w:hint="eastAsia"/>
                  <w:color w:val="000000"/>
                  <w:sz w:val="20"/>
                  <w:szCs w:val="20"/>
                </w:rPr>
                <w:t>e</w:t>
              </w:r>
            </w:ins>
            <w:del w:id="1224" w:author="Dylan CHEN" w:date="2026-08-27T16:07:00Z" w16du:dateUtc="2026-08-27T08:07:00Z">
              <w:r w:rsidRPr="00015210" w:rsidDel="002E1246">
                <w:rPr>
                  <w:color w:val="000000"/>
                  <w:sz w:val="20"/>
                  <w:szCs w:val="20"/>
                </w:rPr>
                <w:delText>E</w:delText>
              </w:r>
            </w:del>
            <w:r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218032A0" w14:textId="7C70D794" w:rsidR="00A00064" w:rsidRPr="00D2526D" w:rsidRDefault="00A00064" w:rsidP="00D2526D">
      <w:pPr>
        <w:pStyle w:val="Paragraph0"/>
      </w:pPr>
      <w:r w:rsidRPr="00D2526D">
        <w:rPr>
          <w:b/>
          <w:bCs/>
        </w:rPr>
        <w:t>Ruling out differentiation</w:t>
      </w:r>
      <w:r w:rsidRPr="00D2526D">
        <w:t xml:space="preserve">. The dimension evidence already points away from differentiation; a second test confirms it from a different angle, by examining how similar the human answer is to the AI answer. The differentiation account makes a clear prediction here: if humans compete by carving out separate territory, they deliberately avoid overlapping with the AI, so a higher-quality AI answer should push the human answer </w:t>
      </w:r>
      <w:r w:rsidRPr="00D2526D">
        <w:rPr>
          <w:i/>
          <w:iCs/>
        </w:rPr>
        <w:t>away</w:t>
      </w:r>
      <w:r w:rsidRPr="00D2526D">
        <w:t xml:space="preserve"> from it and similarity </w:t>
      </w:r>
      <w:r w:rsidRPr="00D2526D">
        <w:lastRenderedPageBreak/>
        <w:t xml:space="preserve">should </w:t>
      </w:r>
      <w:r w:rsidRPr="00D2526D">
        <w:rPr>
          <w:i/>
          <w:iCs/>
        </w:rPr>
        <w:t>fall</w:t>
      </w:r>
      <w:r w:rsidRPr="00D2526D">
        <w:t xml:space="preserve">. Standard-setting predicts no such retreat. </w:t>
      </w:r>
      <w:r w:rsidR="00FC2E19">
        <w:t>M</w:t>
      </w:r>
      <w:r w:rsidRPr="00D2526D">
        <w:t>eeting the standard</w:t>
      </w:r>
      <w:r w:rsidR="00FC2E19">
        <w:t xml:space="preserve"> demonstrated by the AI answer</w:t>
      </w:r>
      <w:r w:rsidRPr="00D2526D">
        <w: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t>
      </w:r>
      <w:r w:rsidR="00FC2E19">
        <w:t>may actually rise</w:t>
      </w:r>
      <w:r w:rsidRPr="00D2526D">
        <w:t xml:space="preserve">. We measure the semantic similarity between the AI answer and the first human answer using Sentence-BERT. Table 13 supports standard-setting. The coefficient on </w:t>
      </w:r>
      <w:r w:rsidR="00FC2E19" w:rsidRPr="00D2526D">
        <w:rPr>
          <w:i/>
          <w:iCs/>
        </w:rPr>
        <w:t>AIAnswerQuality</w:t>
      </w:r>
      <w:r w:rsidR="00FC2E19">
        <w:rPr>
          <w:i/>
          <w:iCs/>
          <w:vertAlign w:val="subscript"/>
        </w:rPr>
        <w:t>i</w:t>
      </w:r>
      <w:r w:rsidR="00FC2E19">
        <w:rPr>
          <w:i/>
          <w:iCs/>
        </w:rPr>
        <w:t xml:space="preserve"> </w:t>
      </w:r>
      <w:r w:rsidRPr="00D2526D">
        <w: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t>
      </w:r>
    </w:p>
    <w:p w14:paraId="0A6316AC" w14:textId="29185CB1" w:rsidR="00D25B8E" w:rsidRPr="00015210" w:rsidRDefault="00D25B8E" w:rsidP="00D25B8E">
      <w:pPr>
        <w:pStyle w:val="TableFiguretitle"/>
      </w:pPr>
      <w:r w:rsidRPr="00015210">
        <w:t xml:space="preserve">Table </w:t>
      </w:r>
      <w:r w:rsidR="004B4800" w:rsidRPr="00015210">
        <w:t>1</w:t>
      </w:r>
      <w:r w:rsidR="004B4800">
        <w:t>3</w:t>
      </w:r>
      <w:r w:rsidRPr="00015210">
        <w:t xml:space="preserve">. </w:t>
      </w:r>
      <w:ins w:id="1225" w:author="Dylan CHEN" w:date="2026-08-27T16:44:00Z" w16du:dateUtc="2026-08-27T08:44:00Z">
        <w:r w:rsidR="008C3BDB">
          <w:rPr>
            <w:rFonts w:hint="eastAsia"/>
          </w:rPr>
          <w:t>Effect on s</w:t>
        </w:r>
      </w:ins>
      <w:del w:id="1226" w:author="Dylan CHEN" w:date="2026-08-27T16:44:00Z" w16du:dateUtc="2026-08-27T08:44:00Z">
        <w:r w:rsidRPr="00015210" w:rsidDel="008C3BDB">
          <w:delText>S</w:delText>
        </w:r>
      </w:del>
      <w:r w:rsidRPr="00015210">
        <w:t xml:space="preserve">imilarity between the </w:t>
      </w:r>
      <w:del w:id="1227" w:author="Dylan CHEN" w:date="2026-08-27T16:45:00Z" w16du:dateUtc="2026-08-27T08:45:00Z">
        <w:r w:rsidRPr="00015210" w:rsidDel="008C3BDB">
          <w:delText xml:space="preserve">first </w:delText>
        </w:r>
      </w:del>
      <w:ins w:id="1228" w:author="Dylan CHEN" w:date="2026-08-27T16:45:00Z" w16du:dateUtc="2026-08-27T08:45:00Z">
        <w:r w:rsidR="008C3BDB">
          <w:rPr>
            <w:rFonts w:hint="eastAsia"/>
          </w:rPr>
          <w:t>AI</w:t>
        </w:r>
        <w:r w:rsidR="008C3BDB" w:rsidRPr="00015210">
          <w:t xml:space="preserve"> </w:t>
        </w:r>
      </w:ins>
      <w:r w:rsidRPr="00015210">
        <w:t xml:space="preserve">and </w:t>
      </w:r>
      <w:del w:id="1229" w:author="Dylan CHEN" w:date="2026-08-27T16:45:00Z" w16du:dateUtc="2026-08-27T08:45:00Z">
        <w:r w:rsidRPr="00015210" w:rsidDel="008C3BDB">
          <w:delText xml:space="preserve">second </w:delText>
        </w:r>
      </w:del>
      <w:ins w:id="1230" w:author="Dylan CHEN" w:date="2026-08-27T16:45:00Z" w16du:dateUtc="2026-08-27T08:45:00Z">
        <w:r w:rsidR="008C3BDB">
          <w:rPr>
            <w:rFonts w:hint="eastAsia"/>
          </w:rPr>
          <w:t>human</w:t>
        </w:r>
        <w:r w:rsidR="008C3BDB" w:rsidRPr="00015210">
          <w:t xml:space="preserve"> </w:t>
        </w:r>
      </w:ins>
      <w:r w:rsidRPr="00015210">
        <w:t>answer</w:t>
      </w:r>
      <w:del w:id="1231" w:author="Dylan CHEN" w:date="2026-08-27T16:45:00Z" w16du:dateUtc="2026-08-27T08:45:00Z">
        <w:r w:rsidRPr="00015210" w:rsidDel="008C3BDB">
          <w:delText>s</w:delText>
        </w:r>
      </w:del>
      <w:r w:rsidRPr="00015210">
        <w:t xml:space="preserve"> (H</w:t>
      </w:r>
      <w:r w:rsidR="00143D3A" w:rsidRPr="00015210">
        <w:t>6</w:t>
      </w:r>
      <w:r w:rsidRPr="00015210">
        <w:t xml:space="preserve">, </w:t>
      </w:r>
      <w:ins w:id="1232" w:author="Dylan CHEN" w:date="2026-08-27T16:45:00Z" w16du:dateUtc="2026-08-27T08:45:00Z">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ins>
      <w:del w:id="1233" w:author="Dylan CHEN" w:date="2026-08-27T16:45:00Z" w16du:dateUtc="2026-08-27T08:45:00Z">
        <w:r w:rsidR="00A04922" w:rsidRPr="00015210" w:rsidDel="008C3BDB">
          <w:delText>improving</w:delText>
        </w:r>
        <w:r w:rsidRPr="00015210" w:rsidDel="008C3BDB">
          <w:delText xml:space="preserve"> </w:delText>
        </w:r>
      </w:del>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pPr>
    </w:p>
    <w:p w14:paraId="35B0529F" w14:textId="7AA90CAA" w:rsidR="00C1485A" w:rsidRPr="00015210" w:rsidRDefault="00FC2E19" w:rsidP="00D2526D">
      <w:pPr>
        <w:pStyle w:val="Paragraph0"/>
      </w:pPr>
      <w:r w:rsidRPr="00D2526D">
        <w: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t>
      </w:r>
    </w:p>
    <w:p w14:paraId="6A15FA40" w14:textId="21D1D7E5" w:rsidR="00190B9B" w:rsidRDefault="00190B9B" w:rsidP="00190B9B">
      <w:pPr>
        <w:pStyle w:val="Heading1"/>
      </w:pPr>
      <w:r>
        <w:rPr>
          <w:rFonts w:hint="eastAsia"/>
        </w:rPr>
        <w:lastRenderedPageBreak/>
        <w:t>Discussion and Conclusions</w:t>
      </w:r>
    </w:p>
    <w:p w14:paraId="2E7A6AD0" w14:textId="77777777" w:rsidR="00625971" w:rsidRPr="00BF6686" w:rsidRDefault="00625971" w:rsidP="00625971">
      <w:pPr>
        <w:pStyle w:val="Paragraph0"/>
      </w:pPr>
      <w:r w:rsidRPr="00BF6686">
        <w:rPr>
          <w:b/>
          <w:bCs/>
        </w:rPr>
        <w:t>Main results</w:t>
      </w:r>
      <w:r w:rsidRPr="00BF6686">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t>
      </w:r>
      <w:r>
        <w:t>have</w:t>
      </w:r>
      <w:r w:rsidRPr="00BF6686">
        <w: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t>
      </w:r>
    </w:p>
    <w:p w14:paraId="29608634" w14:textId="77777777" w:rsidR="00625971" w:rsidRPr="00BF6686" w:rsidRDefault="00625971" w:rsidP="00625971">
      <w:pPr>
        <w:pStyle w:val="Paragraph0"/>
      </w:pPr>
      <w:r w:rsidRPr="00BF6686">
        <w:rPr>
          <w:b/>
          <w:bCs/>
        </w:rPr>
        <w:t>Theoretical contribution</w:t>
      </w:r>
      <w:r w:rsidRPr="00BF6686">
        <w:t xml:space="preserve">. We contribute to the emerging literature on </w:t>
      </w:r>
      <w:r>
        <w:t>Gen</w:t>
      </w:r>
      <w:r w:rsidRPr="00BF6686">
        <w:t>AI in online communities by studying platform-provided internal GenAI as a governance arrangement distinct from external GenAI, and by examining its consequences for human contributors in a competitive setting where external GenAI remains available.</w:t>
      </w:r>
    </w:p>
    <w:p w14:paraId="77094E28" w14:textId="77777777" w:rsidR="00625971" w:rsidRPr="00BF6686" w:rsidRDefault="00625971" w:rsidP="00625971">
      <w:pPr>
        <w:pStyle w:val="Paragraph0"/>
      </w:pPr>
      <w:r w:rsidRPr="00BF6686">
        <w:t>Wh</w:t>
      </w:r>
      <w:r>
        <w:t>ile</w:t>
      </w:r>
      <w:r w:rsidRPr="00BF6686">
        <w:t xml:space="preserve"> prior work often bundles the effect of AI content with the effect of the AI label, our </w:t>
      </w:r>
      <w:r w:rsidRPr="00BF6686">
        <w:lastRenderedPageBreak/>
        <w:t xml:space="preserve">setting makes both the source and the content of the AI contribution visible and allows us to estimate the AI label effect separately from the AI content effect and to test the distinct decision processes through which each operates. Grounding this decomposition </w:t>
      </w:r>
      <w:r>
        <w:rPr>
          <w:rFonts w:hint="eastAsia"/>
        </w:rPr>
        <w:t>in</w:t>
      </w:r>
      <w:r>
        <w:t xml:space="preserve"> a competition lens and two systems of thinking framework</w:t>
      </w:r>
      <w:r w:rsidRPr="00BF6686">
        <w:t>, we show that a community</w:t>
      </w:r>
      <w:r>
        <w:t>’</w:t>
      </w:r>
      <w:r w:rsidRPr="00BF6686">
        <w: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t>
      </w:r>
      <w:r>
        <w:t>’</w:t>
      </w:r>
      <w:r w:rsidRPr="00BF6686">
        <w: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t>
      </w:r>
    </w:p>
    <w:p w14:paraId="3B08497F" w14:textId="77777777" w:rsidR="00625971" w:rsidRPr="00BF6686" w:rsidRDefault="00625971" w:rsidP="00625971">
      <w:pPr>
        <w:pStyle w:val="Paragraph0"/>
      </w:pPr>
      <w:r w:rsidRPr="00BF6686">
        <w: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t>
      </w:r>
      <w:r>
        <w:t>’</w:t>
      </w:r>
      <w:r w:rsidRPr="00BF6686">
        <w:t>s role is contingent on community beliefs that may themselves change.</w:t>
      </w:r>
    </w:p>
    <w:p w14:paraId="47F85571" w14:textId="77777777" w:rsidR="00625971" w:rsidRPr="00BF6686" w:rsidRDefault="00625971" w:rsidP="00625971">
      <w:pPr>
        <w:pStyle w:val="Paragraph0"/>
      </w:pPr>
      <w:r w:rsidRPr="00BF6686">
        <w:t>The most direct point of comparison is Su et al. (2025), who study Quora</w:t>
      </w:r>
      <w:r>
        <w:t>’</w:t>
      </w:r>
      <w:r w:rsidRPr="00BF6686">
        <w:t xml:space="preserve">s internal GenAI and report positive effects on both the quantity and the length of human contribution, whereas we </w:t>
      </w:r>
      <w:r w:rsidRPr="00BF6686">
        <w:lastRenderedPageBreak/>
        <w:t>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t>
      </w:r>
      <w:r>
        <w:t>’</w:t>
      </w:r>
      <w:r w:rsidRPr="00BF6686">
        <w:t>s (2025) setting, while the deterrent role of length does not materialize there.</w:t>
      </w:r>
    </w:p>
    <w:p w14:paraId="1CF2B4C2" w14:textId="77777777" w:rsidR="00625971" w:rsidRPr="00BF6686" w:rsidRDefault="00625971" w:rsidP="00625971">
      <w:pPr>
        <w:pStyle w:val="Paragraph0"/>
      </w:pPr>
      <w:r w:rsidRPr="00BF6686">
        <w:t xml:space="preserve">The reason lies in whether contributors read the length of the AI answer as a signal of coverage at the moment they decide whether to enter. In our technical setting, </w:t>
      </w:r>
      <w:r>
        <w:t>w</w:t>
      </w:r>
      <w:r w:rsidRPr="00BF6686">
        <w: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t>
      </w:r>
      <w:r>
        <w:t xml:space="preserve"> </w:t>
      </w:r>
      <w:r w:rsidRPr="00BF6686">
        <w: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t>
      </w:r>
      <w:r>
        <w:t>may</w:t>
      </w:r>
      <w:r w:rsidRPr="00BF6686">
        <w:t xml:space="preserve"> not foreclose. Length is thus not read as a coverage cue that crowds out entry, so the deterrent channel that dominates our setting is muted, and the positive label effect prevails.</w:t>
      </w:r>
    </w:p>
    <w:p w14:paraId="260D2EC0" w14:textId="77777777" w:rsidR="00625971" w:rsidRPr="00BF6686" w:rsidRDefault="00625971" w:rsidP="00625971">
      <w:pPr>
        <w:pStyle w:val="Paragraph0"/>
      </w:pPr>
      <w:r w:rsidRPr="00BF6686">
        <w:t xml:space="preserve">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w:t>
      </w:r>
      <w:r w:rsidRPr="00BF6686">
        <w:lastRenderedPageBreak/>
        <w:t>decision and the slower quality decision we theorize become operative; in a retrospective supplement they largely do not.</w:t>
      </w:r>
    </w:p>
    <w:p w14:paraId="62C73F09" w14:textId="77777777" w:rsidR="00625971" w:rsidRPr="00BF6686" w:rsidRDefault="00625971" w:rsidP="00625971">
      <w:pPr>
        <w:pStyle w:val="Paragraph0"/>
      </w:pPr>
      <w:r w:rsidRPr="00BF6686">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t>
      </w:r>
    </w:p>
    <w:p w14:paraId="10CA1A75" w14:textId="77777777" w:rsidR="00625971" w:rsidRPr="00BF6686" w:rsidRDefault="00625971" w:rsidP="00625971">
      <w:pPr>
        <w:pStyle w:val="Paragraph0"/>
      </w:pPr>
      <w:r w:rsidRPr="00BF6686">
        <w:rPr>
          <w:b/>
          <w:bCs/>
        </w:rPr>
        <w:t>Practical implication</w:t>
      </w:r>
      <w:r w:rsidRPr="00BF6686">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t>
      </w:r>
      <w:r>
        <w:t>design choices</w:t>
      </w:r>
      <w:r w:rsidRPr="00BF6686">
        <w: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t>
      </w:r>
    </w:p>
    <w:p w14:paraId="3465BA58" w14:textId="77777777" w:rsidR="00625971" w:rsidRPr="00BF6686" w:rsidRDefault="00625971" w:rsidP="00625971">
      <w:pPr>
        <w:pStyle w:val="Paragraph0"/>
      </w:pPr>
      <w:r w:rsidRPr="00BF6686">
        <w:t xml:space="preserve">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w:t>
      </w:r>
      <w:r w:rsidRPr="00BF6686">
        <w:lastRenderedPageBreak/>
        <w:t>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t>
      </w:r>
    </w:p>
    <w:p w14:paraId="3DAA9284" w14:textId="3919E144" w:rsidR="00625971" w:rsidRPr="00BF6686" w:rsidRDefault="007F1E67" w:rsidP="00625971">
      <w:pPr>
        <w:pStyle w:val="Paragraph0"/>
      </w:pPr>
      <w:ins w:id="1234" w:author="Dylan CHEN" w:date="2026-08-28T22:35:00Z" w16du:dateUtc="2026-08-28T14:35:00Z">
        <w:r w:rsidRPr="007F1E67">
          <w:t>These findings suggest that platforms should treat answer length and substantive quality as separate design levers. Length shapes whether users perceive room to enter, whereas quality shapes the standard faced by those who do enter. The central design objective should therefore be to maximize informational density: every unit of visible text should deliver as much technical accuracy and useful coverage as possible. Platforms should remove padding, repetition, and formulaic exposition that expand an answer without adding substantive value. This configuration preserves opportunities for participation while presenting subsequent contributors with a demanding standard that encourages greater care in preparing their own responses</w:t>
        </w:r>
      </w:ins>
      <w:del w:id="1235" w:author="Dylan CHEN" w:date="2026-08-28T22:35:00Z" w16du:dateUtc="2026-08-28T14:35:00Z">
        <w:r w:rsidR="00625971" w:rsidRPr="00BF6686" w:rsidDel="007F1E67">
          <w:delText xml:space="preserve">The two </w:delText>
        </w:r>
        <w:r w:rsidR="00625971" w:rsidDel="007F1E67">
          <w:delText>design choices</w:delText>
        </w:r>
        <w:r w:rsidR="00625971" w:rsidRPr="00BF6686" w:rsidDel="007F1E67">
          <w:delText xml:space="preserve"> point to a sharper design principle than </w:delText>
        </w:r>
        <w:r w:rsidR="00625971" w:rsidDel="007F1E67">
          <w:delText>“</w:delText>
        </w:r>
        <w:r w:rsidR="00625971" w:rsidRPr="00BF6686" w:rsidDel="007F1E67">
          <w:delText>improve the AI.</w:delText>
        </w:r>
        <w:r w:rsidR="00625971" w:rsidDel="007F1E67">
          <w:delText>”</w:delText>
        </w:r>
        <w:r w:rsidR="00625971" w:rsidRPr="00BF6686" w:rsidDel="007F1E67">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w:delText>
        </w:r>
      </w:del>
      <w:r w:rsidR="00625971" w:rsidRPr="00BF6686">
        <w:t xml:space="preserve">, </w:t>
      </w:r>
      <w:r w:rsidR="00625971">
        <w:t>which allows</w:t>
      </w:r>
      <w:r w:rsidR="00625971" w:rsidRPr="00BF6686">
        <w:t xml:space="preserve"> platforms to integrate capable AI while preserving the distinctive value of human contribution.</w:t>
      </w:r>
    </w:p>
    <w:p w14:paraId="74CA9552" w14:textId="1C9D02A1" w:rsidR="00981D68" w:rsidRPr="00D2526D" w:rsidDel="00625971" w:rsidRDefault="00625971">
      <w:pPr>
        <w:pStyle w:val="Paragraph0"/>
        <w:rPr>
          <w:del w:id="1236" w:author="Dylan CHEN" w:date="2026-08-27T21:21:00Z" w16du:dateUtc="2026-08-27T13:21:00Z"/>
        </w:rPr>
      </w:pPr>
      <w:r w:rsidRPr="00BF6686">
        <w:rPr>
          <w:b/>
          <w:bCs/>
        </w:rPr>
        <w:t>Limitations</w:t>
      </w:r>
      <w:r w:rsidRPr="00BF6686">
        <w:t xml:space="preserve">. 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w:t>
      </w:r>
      <w:r w:rsidRPr="00BF6686">
        <w:lastRenderedPageBreak/>
        <w:t>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del w:id="1237" w:author="Dylan CHEN" w:date="2026-08-27T21:21:00Z" w16du:dateUtc="2026-08-27T13:21:00Z">
        <w:r w:rsidR="00981D68" w:rsidRPr="00D2526D" w:rsidDel="00625971">
          <w:rPr>
            <w:b/>
            <w:bCs/>
          </w:rPr>
          <w:delText>Main results</w:delText>
        </w:r>
        <w:r w:rsidR="00981D68" w:rsidRPr="00D2526D" w:rsidDel="00625971">
          <w:delTex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R="00D503A6" w:rsidDel="00625971">
          <w:delText>have</w:delText>
        </w:r>
        <w:r w:rsidR="00981D68" w:rsidRPr="00D2526D" w:rsidDel="00625971">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1ACF54AA" w14:textId="208E5827" w:rsidR="00981D68" w:rsidRPr="00D2526D" w:rsidDel="00625971" w:rsidRDefault="00981D68">
      <w:pPr>
        <w:pStyle w:val="Paragraph0"/>
        <w:rPr>
          <w:del w:id="1238" w:author="Dylan CHEN" w:date="2026-08-27T21:21:00Z" w16du:dateUtc="2026-08-27T13:21:00Z"/>
        </w:rPr>
      </w:pPr>
      <w:del w:id="1239" w:author="Dylan CHEN" w:date="2026-08-27T21:21:00Z" w16du:dateUtc="2026-08-27T13:21:00Z">
        <w:r w:rsidRPr="00D2526D" w:rsidDel="00625971">
          <w:rPr>
            <w:b/>
            <w:bCs/>
          </w:rPr>
          <w:delText>Theoretical contribution</w:delText>
        </w:r>
        <w:r w:rsidRPr="00D2526D" w:rsidDel="00625971">
          <w:delText xml:space="preserve">. We contribute to the emerging literature on </w:delText>
        </w:r>
        <w:r w:rsidR="00D503A6" w:rsidDel="00625971">
          <w:delText>Gen</w:delText>
        </w:r>
        <w:r w:rsidRPr="00D2526D" w:rsidDel="00625971">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1EEFCA90" w14:textId="61A871D2" w:rsidR="00981D68" w:rsidRPr="00D2526D" w:rsidDel="00625971" w:rsidRDefault="00981D68">
      <w:pPr>
        <w:pStyle w:val="Paragraph0"/>
        <w:rPr>
          <w:del w:id="1240" w:author="Dylan CHEN" w:date="2026-08-27T21:21:00Z" w16du:dateUtc="2026-08-27T13:21:00Z"/>
        </w:rPr>
      </w:pPr>
      <w:del w:id="1241" w:author="Dylan CHEN" w:date="2026-08-27T21:21:00Z" w16du:dateUtc="2026-08-27T13:21:00Z">
        <w:r w:rsidRPr="00D2526D" w:rsidDel="00625971">
          <w:delText>Wh</w:delText>
        </w:r>
        <w:r w:rsidR="00D503A6" w:rsidDel="00625971">
          <w:delText>ile</w:delText>
        </w:r>
        <w:r w:rsidRPr="00D2526D" w:rsidDel="00625971">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del>
      <w:del w:id="1242" w:author="Dylan CHEN" w:date="2026-08-27T17:14:00Z" w16du:dateUtc="2026-08-27T09:14:00Z">
        <w:r w:rsidR="00D503A6" w:rsidDel="00321F5C">
          <w:delText xml:space="preserve">from </w:delText>
        </w:r>
      </w:del>
      <w:del w:id="1243" w:author="Dylan CHEN" w:date="2026-08-27T21:21:00Z" w16du:dateUtc="2026-08-27T13:21:00Z">
        <w:r w:rsidR="00D503A6" w:rsidDel="00625971">
          <w:delText>a competition lens and two systems of thinking framework</w:delText>
        </w:r>
        <w:r w:rsidRPr="00D2526D" w:rsidDel="00625971">
          <w:delText>, we show that a community</w:delText>
        </w:r>
        <w:r w:rsidR="00D503A6" w:rsidDel="00625971">
          <w:delText>’</w:delText>
        </w:r>
        <w:r w:rsidRPr="00D2526D" w:rsidDel="00625971">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R="00D503A6" w:rsidDel="00625971">
          <w:delText>’</w:delText>
        </w:r>
        <w:r w:rsidRPr="00D2526D" w:rsidDel="00625971">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703AB0C1" w14:textId="4AC94D16" w:rsidR="00981D68" w:rsidRPr="00D2526D" w:rsidDel="00625971" w:rsidRDefault="00981D68">
      <w:pPr>
        <w:pStyle w:val="Paragraph0"/>
        <w:rPr>
          <w:del w:id="1244" w:author="Dylan CHEN" w:date="2026-08-27T21:21:00Z" w16du:dateUtc="2026-08-27T13:21:00Z"/>
        </w:rPr>
      </w:pPr>
      <w:del w:id="1245" w:author="Dylan CHEN" w:date="2026-08-27T21:21:00Z" w16du:dateUtc="2026-08-27T13:21:00Z">
        <w:r w:rsidRPr="00D2526D" w:rsidDel="00625971">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R="00D503A6" w:rsidDel="00625971">
          <w:delText>’</w:delText>
        </w:r>
        <w:r w:rsidRPr="00D2526D" w:rsidDel="00625971">
          <w:delText>s role is contingent on community beliefs that may themselves change.</w:delText>
        </w:r>
      </w:del>
    </w:p>
    <w:p w14:paraId="169BD008" w14:textId="597A2CF6" w:rsidR="00981D68" w:rsidRPr="00D2526D" w:rsidDel="00625971" w:rsidRDefault="00981D68">
      <w:pPr>
        <w:pStyle w:val="Paragraph0"/>
        <w:rPr>
          <w:del w:id="1246" w:author="Dylan CHEN" w:date="2026-08-27T21:21:00Z" w16du:dateUtc="2026-08-27T13:21:00Z"/>
        </w:rPr>
      </w:pPr>
      <w:del w:id="1247" w:author="Dylan CHEN" w:date="2026-08-27T21:21:00Z" w16du:dateUtc="2026-08-27T13:21:00Z">
        <w:r w:rsidRPr="00D2526D" w:rsidDel="00625971">
          <w:delText>The most direct point of comparison is Su et al. (2025), who study Quora</w:delText>
        </w:r>
        <w:r w:rsidR="00D503A6" w:rsidDel="00625971">
          <w:delText>’</w:delText>
        </w:r>
        <w:r w:rsidRPr="00D2526D" w:rsidDel="00625971">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R="00D503A6" w:rsidDel="00625971">
          <w:delText>’</w:delText>
        </w:r>
        <w:r w:rsidRPr="00D2526D" w:rsidDel="00625971">
          <w:delText>s (2025) setting, while the deterrent role of length does not materialize there.</w:delText>
        </w:r>
      </w:del>
    </w:p>
    <w:p w14:paraId="72887661" w14:textId="1D6F3C40" w:rsidR="00981D68" w:rsidRPr="00D2526D" w:rsidDel="00625971" w:rsidRDefault="00981D68">
      <w:pPr>
        <w:pStyle w:val="Paragraph0"/>
        <w:rPr>
          <w:del w:id="1248" w:author="Dylan CHEN" w:date="2026-08-27T21:21:00Z" w16du:dateUtc="2026-08-27T13:21:00Z"/>
        </w:rPr>
      </w:pPr>
      <w:del w:id="1249" w:author="Dylan CHEN" w:date="2026-08-27T21:21:00Z" w16du:dateUtc="2026-08-27T13:21:00Z">
        <w:r w:rsidRPr="00D2526D" w:rsidDel="00625971">
          <w:delText xml:space="preserve">The reason lies in whether contributors read the length of the AI answer as a signal of coverage at the moment they decide whether to enter. In our technical setting, </w:delText>
        </w:r>
        <w:r w:rsidR="00D503A6" w:rsidDel="00625971">
          <w:delText>w</w:delText>
        </w:r>
        <w:r w:rsidRPr="00D2526D" w:rsidDel="00625971">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R="00D503A6" w:rsidDel="00625971">
          <w:delText xml:space="preserve"> </w:delText>
        </w:r>
        <w:r w:rsidRPr="00D2526D" w:rsidDel="00625971">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R="00D503A6" w:rsidDel="00625971">
          <w:delText>may</w:delText>
        </w:r>
        <w:r w:rsidRPr="00D2526D" w:rsidDel="00625971">
          <w:delText xml:space="preserve"> not foreclose. Length is thus not read as a coverage cue that crowds out entry, so the deterrent channel that dominates our setting is muted, and the positive label effect prevails.</w:delText>
        </w:r>
      </w:del>
    </w:p>
    <w:p w14:paraId="78325F45" w14:textId="71328D7D" w:rsidR="00981D68" w:rsidRPr="00D2526D" w:rsidDel="00625971" w:rsidRDefault="00981D68">
      <w:pPr>
        <w:pStyle w:val="Paragraph0"/>
        <w:rPr>
          <w:del w:id="1250" w:author="Dylan CHEN" w:date="2026-08-27T21:21:00Z" w16du:dateUtc="2026-08-27T13:21:00Z"/>
        </w:rPr>
      </w:pPr>
      <w:del w:id="1251" w:author="Dylan CHEN" w:date="2026-08-27T21:21:00Z" w16du:dateUtc="2026-08-27T13:21:00Z">
        <w:r w:rsidRPr="00D2526D" w:rsidDel="00625971">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3F7DD9D2" w14:textId="234AE50B" w:rsidR="00981D68" w:rsidRPr="00D2526D" w:rsidDel="00625971" w:rsidRDefault="00981D68">
      <w:pPr>
        <w:pStyle w:val="Paragraph0"/>
        <w:rPr>
          <w:del w:id="1252" w:author="Dylan CHEN" w:date="2026-08-27T21:21:00Z" w16du:dateUtc="2026-08-27T13:21:00Z"/>
        </w:rPr>
      </w:pPr>
      <w:del w:id="1253" w:author="Dylan CHEN" w:date="2026-08-27T21:21:00Z" w16du:dateUtc="2026-08-27T13:21:00Z">
        <w:r w:rsidRPr="00D2526D" w:rsidDel="00625971">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5A1A1B96" w14:textId="59B64C29" w:rsidR="00981D68" w:rsidRPr="00D2526D" w:rsidDel="00625971" w:rsidRDefault="00981D68">
      <w:pPr>
        <w:pStyle w:val="Paragraph0"/>
        <w:rPr>
          <w:del w:id="1254" w:author="Dylan CHEN" w:date="2026-08-27T21:21:00Z" w16du:dateUtc="2026-08-27T13:21:00Z"/>
        </w:rPr>
      </w:pPr>
      <w:del w:id="1255" w:author="Dylan CHEN" w:date="2026-08-27T21:21:00Z" w16du:dateUtc="2026-08-27T13:21:00Z">
        <w:r w:rsidRPr="00D2526D" w:rsidDel="00625971">
          <w:rPr>
            <w:b/>
            <w:bCs/>
          </w:rPr>
          <w:delText>Practical implication</w:delText>
        </w:r>
        <w:r w:rsidRPr="00D2526D" w:rsidDel="00625971">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delText>
        </w:r>
        <w:r w:rsidR="00D503A6" w:rsidDel="00625971">
          <w:delText>design choices</w:delText>
        </w:r>
        <w:r w:rsidRPr="00D2526D" w:rsidDel="00625971">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6A14294" w14:textId="0C4A57A1" w:rsidR="00981D68" w:rsidRPr="00D2526D" w:rsidDel="00625971" w:rsidRDefault="00981D68">
      <w:pPr>
        <w:pStyle w:val="Paragraph0"/>
        <w:rPr>
          <w:del w:id="1256" w:author="Dylan CHEN" w:date="2026-08-27T21:21:00Z" w16du:dateUtc="2026-08-27T13:21:00Z"/>
        </w:rPr>
      </w:pPr>
      <w:del w:id="1257" w:author="Dylan CHEN" w:date="2026-08-27T21:21:00Z" w16du:dateUtc="2026-08-27T13:21:00Z">
        <w:r w:rsidRPr="00D2526D" w:rsidDel="00625971">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6383EF9F" w14:textId="13E87197" w:rsidR="00981D68" w:rsidRPr="00D2526D" w:rsidDel="00625971" w:rsidRDefault="00981D68">
      <w:pPr>
        <w:pStyle w:val="Paragraph0"/>
        <w:rPr>
          <w:del w:id="1258" w:author="Dylan CHEN" w:date="2026-08-27T21:21:00Z" w16du:dateUtc="2026-08-27T13:21:00Z"/>
        </w:rPr>
      </w:pPr>
      <w:commentRangeStart w:id="1259"/>
      <w:del w:id="1260" w:author="Dylan CHEN" w:date="2026-08-27T21:21:00Z" w16du:dateUtc="2026-08-27T13:21:00Z">
        <w:r w:rsidRPr="00D2526D" w:rsidDel="00625971">
          <w:delText xml:space="preserve">The two </w:delText>
        </w:r>
        <w:r w:rsidR="00D503A6" w:rsidDel="00625971">
          <w:delText>design choices</w:delText>
        </w:r>
        <w:r w:rsidRPr="00D2526D" w:rsidDel="00625971">
          <w:delText xml:space="preserve"> point to a sharper design principle than </w:delText>
        </w:r>
        <w:r w:rsidR="00D503A6" w:rsidDel="00625971">
          <w:delText>“</w:delText>
        </w:r>
        <w:r w:rsidRPr="00D2526D" w:rsidDel="00625971">
          <w:delText>improve the AI.</w:delText>
        </w:r>
        <w:r w:rsidR="00D503A6" w:rsidDel="00625971">
          <w:delText>”</w:delText>
        </w:r>
        <w:r w:rsidRPr="00D2526D" w:rsidDel="00625971">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D503A6" w:rsidDel="00625971">
          <w:delText>which allows</w:delText>
        </w:r>
        <w:r w:rsidRPr="00D2526D" w:rsidDel="00625971">
          <w:delText xml:space="preserve"> platforms to integrate capable AI while preserving the distinctive value of human contribution.</w:delText>
        </w:r>
        <w:commentRangeEnd w:id="1259"/>
        <w:r w:rsidR="00D503A6" w:rsidRPr="00D2526D" w:rsidDel="00625971">
          <w:rPr>
            <w:rStyle w:val="CommentReference"/>
            <w:sz w:val="24"/>
          </w:rPr>
          <w:commentReference w:id="1259"/>
        </w:r>
      </w:del>
    </w:p>
    <w:p w14:paraId="578C8804" w14:textId="1A183A1F" w:rsidR="00981D68" w:rsidRPr="00D2526D" w:rsidRDefault="00981D68" w:rsidP="007F1E67">
      <w:pPr>
        <w:pStyle w:val="Paragraph0"/>
      </w:pPr>
      <w:del w:id="1261" w:author="Dylan CHEN" w:date="2026-08-27T21:21:00Z" w16du:dateUtc="2026-08-27T13:21:00Z">
        <w:r w:rsidRPr="00D2526D" w:rsidDel="00625971">
          <w:rPr>
            <w:b/>
            <w:bCs/>
          </w:rPr>
          <w:delText>Limitations</w:delText>
        </w:r>
        <w:r w:rsidRPr="00D2526D" w:rsidDel="00625971">
          <w:delText xml:space="preserve">. Several limitations qualify our conclusions and point to future work. First, our evidence comes from a single technical Q&amp;A community, where contributions </w:delText>
        </w:r>
        <w:r w:rsidR="00A53668" w:rsidDel="00625971">
          <w:delText>can be</w:delText>
        </w:r>
        <w:r w:rsidRPr="00D2526D" w:rsidDel="00625971">
          <w:delText xml:space="preserve"> evaluated on correctness and where practitioners at the time held domain-specific doubts about AI capability. As our comparison with Su et al. (2025) makes clear, the sign of the aggregate effect depends on the domain and on the timing of the AI answer</w:delText>
        </w:r>
        <w:r w:rsidR="00A53668" w:rsidDel="00625971">
          <w:delText>’</w:delText>
        </w:r>
        <w:r w:rsidRPr="00D2526D" w:rsidDel="00625971">
          <w:delTex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delText>
        </w:r>
      </w:del>
      <w:del w:id="1262" w:author="Dylan CHEN" w:date="2026-08-27T17:15:00Z" w16du:dateUtc="2026-08-27T09:15:00Z">
        <w:r w:rsidRPr="00D2526D" w:rsidDel="00321F5C">
          <w:delText>revise</w:delText>
        </w:r>
      </w:del>
      <w:del w:id="1263" w:author="Dylan CHEN" w:date="2026-08-27T21:21:00Z" w16du:dateUtc="2026-08-27T13:21:00Z">
        <w:r w:rsidRPr="00D2526D" w:rsidDel="00625971">
          <w:delText>,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2C717DA1" w14:textId="7C5DB5C1" w:rsidR="00B96D8F" w:rsidRPr="00015210" w:rsidRDefault="00B96D8F" w:rsidP="00B96D8F">
      <w:pPr>
        <w:pStyle w:val="Heading1"/>
        <w:numPr>
          <w:ilvl w:val="0"/>
          <w:numId w:val="0"/>
        </w:numPr>
        <w:ind w:left="360" w:hanging="360"/>
      </w:pPr>
      <w:r w:rsidRPr="00015210">
        <w:t>Reference</w:t>
      </w:r>
      <w:ins w:id="1264" w:author="Dylan CHEN" w:date="2026-08-27T17:15:00Z" w16du:dateUtc="2026-08-27T09:15:00Z">
        <w:r w:rsidR="00321F5C">
          <w:rPr>
            <w:rFonts w:hint="eastAsia"/>
          </w:rPr>
          <w:t>s</w:t>
        </w:r>
      </w:ins>
    </w:p>
    <w:p w14:paraId="0F3D3E8D" w14:textId="77777777" w:rsidR="00DC684C" w:rsidRPr="00DC684C" w:rsidRDefault="00B96D8F" w:rsidP="00DC684C">
      <w:pPr>
        <w:pStyle w:val="Bibliography"/>
      </w:pPr>
      <w:r w:rsidRPr="00015210">
        <w:fldChar w:fldCharType="begin"/>
      </w:r>
      <w:r w:rsidR="00DC684C">
        <w:instrText xml:space="preserve"> ADDIN ZOTERO_BIBL {"uncited":[],"omitted":[],"custom":[]} CSL_BIBLIOGRAPHY </w:instrText>
      </w:r>
      <w:r w:rsidRPr="00015210">
        <w:fldChar w:fldCharType="separate"/>
      </w:r>
      <w:r w:rsidR="00DC684C" w:rsidRPr="00DC684C">
        <w:t xml:space="preserve">Anderson, B. R., Shah, J. H., &amp; Kreminski, M. (2024). Homogenization Effects of Large Language Models on Human Creative Ideation. In </w:t>
      </w:r>
      <w:r w:rsidR="00DC684C" w:rsidRPr="00DC684C">
        <w:rPr>
          <w:i/>
          <w:iCs/>
        </w:rPr>
        <w:t>Proceedings of the 16th Conference on Creativity &amp; Cognition</w:t>
      </w:r>
      <w:r w:rsidR="00DC684C" w:rsidRPr="00DC684C">
        <w:t>, 413–425.</w:t>
      </w:r>
    </w:p>
    <w:p w14:paraId="3B956663" w14:textId="77777777" w:rsidR="00DC684C" w:rsidRPr="00DC684C" w:rsidRDefault="00DC684C" w:rsidP="00DC684C">
      <w:pPr>
        <w:pStyle w:val="Bibliography"/>
      </w:pPr>
      <w:r w:rsidRPr="00DC684C">
        <w:t>Austin, P. C. (2009). Balance Diagnostics for Comparing the Distribution of Baseline Covariates between Treatment Groups in Propensity</w:t>
      </w:r>
      <w:r w:rsidRPr="00DC684C">
        <w:rPr>
          <w:rFonts w:cs="Cambria Math"/>
        </w:rPr>
        <w:t>‐</w:t>
      </w:r>
      <w:r w:rsidRPr="00DC684C">
        <w:t xml:space="preserve">score Matched Samples. </w:t>
      </w:r>
      <w:r w:rsidRPr="00DC684C">
        <w:rPr>
          <w:i/>
          <w:iCs/>
        </w:rPr>
        <w:t>Statistics in Medicine</w:t>
      </w:r>
      <w:r w:rsidRPr="00DC684C">
        <w:t>, 28(25), 3083–3107.</w:t>
      </w:r>
    </w:p>
    <w:p w14:paraId="6D85C286" w14:textId="77777777" w:rsidR="00DC684C" w:rsidRPr="00DC684C" w:rsidRDefault="00DC684C" w:rsidP="00DC684C">
      <w:pPr>
        <w:pStyle w:val="Bibliography"/>
      </w:pPr>
      <w:r w:rsidRPr="00DC684C">
        <w:t xml:space="preserve">Berger, P., Hennig, P., Bocklisch, T., Herold, T., &amp; Meinel, C. (2016). A Journey of Bounty Hunters: Analyzing the Influence of Reward Systems on StackOverflow Question Response Times. In </w:t>
      </w:r>
      <w:r w:rsidRPr="00DC684C">
        <w:rPr>
          <w:i/>
          <w:iCs/>
        </w:rPr>
        <w:t>2016 IEEE/WIC/ACM International Conference on Web Intelligence (WI)</w:t>
      </w:r>
      <w:r w:rsidRPr="00DC684C">
        <w:t>, 644–649.</w:t>
      </w:r>
    </w:p>
    <w:p w14:paraId="3F84715C" w14:textId="77777777" w:rsidR="00DC684C" w:rsidRPr="00DC684C" w:rsidRDefault="00DC684C" w:rsidP="00DC684C">
      <w:pPr>
        <w:pStyle w:val="Bibliography"/>
      </w:pPr>
      <w:r w:rsidRPr="00DC684C">
        <w:t xml:space="preserve">Borwankar, S., Khern-am-nuai, W., Pocheptsova Ghosh, A., &amp; Kannan, K. N. (2026). </w:t>
      </w:r>
      <w:r w:rsidRPr="00DC684C">
        <w:rPr>
          <w:i/>
          <w:iCs/>
        </w:rPr>
        <w:t>Unraveling the Impact: An Empirical Investigation of ChatGPT’s Exclusion from Stack Overflow</w:t>
      </w:r>
      <w:r w:rsidRPr="00DC684C">
        <w:t>. SSRN Scholarly Paper.</w:t>
      </w:r>
    </w:p>
    <w:p w14:paraId="56FDB8CD" w14:textId="77777777" w:rsidR="00DC684C" w:rsidRPr="00DC684C" w:rsidRDefault="00DC684C" w:rsidP="00DC684C">
      <w:pPr>
        <w:pStyle w:val="Bibliography"/>
      </w:pPr>
      <w:r w:rsidRPr="00DC684C">
        <w:t xml:space="preserve">Burke, M., Kraut, R., &amp; Joyce, E. (2010). Membership Claims and Requests: Conversation-Level Newcomer Socialization Strategies in Online Groups. </w:t>
      </w:r>
      <w:r w:rsidRPr="00DC684C">
        <w:rPr>
          <w:i/>
          <w:iCs/>
        </w:rPr>
        <w:t>Small Group Research</w:t>
      </w:r>
      <w:r w:rsidRPr="00DC684C">
        <w:t>, 32(9), 1600–1631.</w:t>
      </w:r>
    </w:p>
    <w:p w14:paraId="5EA77D44" w14:textId="77777777" w:rsidR="00DC684C" w:rsidRPr="00DC684C" w:rsidRDefault="00DC684C" w:rsidP="00DC684C">
      <w:pPr>
        <w:pStyle w:val="Bibliography"/>
      </w:pPr>
      <w:r w:rsidRPr="00DC684C">
        <w:t xml:space="preserve">Burtch, G., Lee, D., &amp; Chen, Z. (2024). The Consequences of Generative AI for Online Knowledge Communities. </w:t>
      </w:r>
      <w:r w:rsidRPr="00DC684C">
        <w:rPr>
          <w:i/>
          <w:iCs/>
        </w:rPr>
        <w:t>Scientific Reports</w:t>
      </w:r>
      <w:r w:rsidRPr="00DC684C">
        <w:t>, 14(1), 10413.</w:t>
      </w:r>
    </w:p>
    <w:p w14:paraId="5A7D9003" w14:textId="77777777" w:rsidR="00DC684C" w:rsidRPr="00DC684C" w:rsidRDefault="00DC684C" w:rsidP="00DC684C">
      <w:pPr>
        <w:pStyle w:val="Bibliography"/>
      </w:pPr>
      <w:r w:rsidRPr="00DC684C">
        <w:t xml:space="preserve">Calefato, F., Lanubile, F., &amp; Novielli, N. (2018). How to Ask for Technical Help? Evidence-Based Guidelines for Writing Questions on Stack Overflow. </w:t>
      </w:r>
      <w:r w:rsidRPr="00DC684C">
        <w:rPr>
          <w:i/>
          <w:iCs/>
        </w:rPr>
        <w:t>Information and Software Technology</w:t>
      </w:r>
      <w:r w:rsidRPr="00DC684C">
        <w:t>, 94, 186–207.</w:t>
      </w:r>
    </w:p>
    <w:p w14:paraId="1E0ABC07" w14:textId="77777777" w:rsidR="00DC684C" w:rsidRPr="00DC684C" w:rsidRDefault="00DC684C" w:rsidP="00DC684C">
      <w:pPr>
        <w:pStyle w:val="Bibliography"/>
      </w:pPr>
      <w:r w:rsidRPr="00DC684C">
        <w:t xml:space="preserve">Castelo, N., Bos, M. W., &amp; Lehmann, D. R. (2019). Task-Dependent Algorithm Aversion. </w:t>
      </w:r>
      <w:r w:rsidRPr="00DC684C">
        <w:rPr>
          <w:i/>
          <w:iCs/>
        </w:rPr>
        <w:t>Journal of Marketing Research</w:t>
      </w:r>
      <w:r w:rsidRPr="00DC684C">
        <w:t>, 56(5), 809–825.</w:t>
      </w:r>
    </w:p>
    <w:p w14:paraId="1CDC1277" w14:textId="77777777" w:rsidR="00DC684C" w:rsidRPr="00DC684C" w:rsidRDefault="00DC684C" w:rsidP="00DC684C">
      <w:pPr>
        <w:pStyle w:val="Bibliography"/>
      </w:pPr>
      <w:r w:rsidRPr="00DC684C">
        <w:t xml:space="preserve">Chen, J., &amp; Roth, J. (2024). Logs with Zeros? Some Problems and Solutions. </w:t>
      </w:r>
      <w:r w:rsidRPr="00DC684C">
        <w:rPr>
          <w:i/>
          <w:iCs/>
        </w:rPr>
        <w:t>The Quarterly Journal of Economics</w:t>
      </w:r>
      <w:r w:rsidRPr="00DC684C">
        <w:t>, 139(2), 891–936.</w:t>
      </w:r>
    </w:p>
    <w:p w14:paraId="41BD225E" w14:textId="77777777" w:rsidR="00DC684C" w:rsidRPr="00DC684C" w:rsidRDefault="00DC684C" w:rsidP="00DC684C">
      <w:pPr>
        <w:pStyle w:val="Bibliography"/>
      </w:pPr>
      <w:r w:rsidRPr="00DC684C">
        <w:t xml:space="preserve">Chen, L., Baird, A., &amp; Straub, D. (2022). The Impact of Hierarchical Privilege Levels and Non-Hierarchical Incentives on Continued Contribution in Online Q&amp;A Communities: A Motivational Model of Gamification Goals. </w:t>
      </w:r>
      <w:r w:rsidRPr="00DC684C">
        <w:rPr>
          <w:i/>
          <w:iCs/>
        </w:rPr>
        <w:t>Decision Support Systems</w:t>
      </w:r>
      <w:r w:rsidRPr="00DC684C">
        <w:t>, 153, 113667.</w:t>
      </w:r>
    </w:p>
    <w:p w14:paraId="0FDC4066" w14:textId="77777777" w:rsidR="00DC684C" w:rsidRPr="00DC684C" w:rsidRDefault="00DC684C" w:rsidP="00DC684C">
      <w:pPr>
        <w:pStyle w:val="Bibliography"/>
      </w:pPr>
      <w:r w:rsidRPr="00DC684C">
        <w:t xml:space="preserve">Chen, M., Su, K.-H., &amp; Tsai, W. (2007). Competitive Tension: The Awareness-Motivation-Capability Perspective. </w:t>
      </w:r>
      <w:r w:rsidRPr="00DC684C">
        <w:rPr>
          <w:i/>
          <w:iCs/>
        </w:rPr>
        <w:t>Academy of Management Journal</w:t>
      </w:r>
      <w:r w:rsidRPr="00DC684C">
        <w:t>, 50(1), 101–118.</w:t>
      </w:r>
    </w:p>
    <w:p w14:paraId="0F9F5124" w14:textId="77777777" w:rsidR="00DC684C" w:rsidRPr="00DC684C" w:rsidRDefault="00DC684C" w:rsidP="00DC684C">
      <w:pPr>
        <w:pStyle w:val="Bibliography"/>
      </w:pPr>
      <w:r w:rsidRPr="00DC684C">
        <w:lastRenderedPageBreak/>
        <w:t xml:space="preserve">Chen, M.-J. (2009). Competitive Dynamics Research: An Insider’s Odyssey. </w:t>
      </w:r>
      <w:r w:rsidRPr="00DC684C">
        <w:rPr>
          <w:i/>
          <w:iCs/>
        </w:rPr>
        <w:t>Asia Pacific Journal of Management</w:t>
      </w:r>
      <w:r w:rsidRPr="00DC684C">
        <w:t>, 26(1), 5–25.</w:t>
      </w:r>
    </w:p>
    <w:p w14:paraId="6DF87B83" w14:textId="77777777" w:rsidR="00DC684C" w:rsidRPr="00DC684C" w:rsidRDefault="00DC684C" w:rsidP="00DC684C">
      <w:pPr>
        <w:pStyle w:val="Bibliography"/>
      </w:pPr>
      <w:r w:rsidRPr="00DC684C">
        <w:t xml:space="preserve">Chen, Y., Harper, F. M., Konstan, J., &amp; Li, S. X. (2010). Social Comparisons and Contributions to Online Communities: A Field Experiment on MovieLens. </w:t>
      </w:r>
      <w:r w:rsidRPr="00DC684C">
        <w:rPr>
          <w:i/>
          <w:iCs/>
        </w:rPr>
        <w:t>American Economic Review</w:t>
      </w:r>
      <w:r w:rsidRPr="00DC684C">
        <w:t>, 100(4), 1358–1398.</w:t>
      </w:r>
    </w:p>
    <w:p w14:paraId="70A73B96" w14:textId="77777777" w:rsidR="00DC684C" w:rsidRPr="00DC684C" w:rsidRDefault="00DC684C" w:rsidP="00DC684C">
      <w:pPr>
        <w:pStyle w:val="Bibliography"/>
      </w:pPr>
      <w:r w:rsidRPr="00DC684C">
        <w:t xml:space="preserve">Demirci, O., Hannane, J., &amp; Zhu, X. (2024). Who Is AI Replacing? The Impact of GenAI on Online Freelancing Platforms. </w:t>
      </w:r>
      <w:r w:rsidRPr="00DC684C">
        <w:rPr>
          <w:i/>
          <w:iCs/>
        </w:rPr>
        <w:t>Management Science</w:t>
      </w:r>
      <w:r w:rsidRPr="00DC684C">
        <w:t>.</w:t>
      </w:r>
    </w:p>
    <w:p w14:paraId="5AA5D204" w14:textId="77777777" w:rsidR="00DC684C" w:rsidRPr="00DC684C" w:rsidRDefault="00DC684C" w:rsidP="00DC684C">
      <w:pPr>
        <w:pStyle w:val="Bibliography"/>
      </w:pPr>
      <w:r w:rsidRPr="00DC684C">
        <w:t xml:space="preserve">Dietvorst, B. J., Simmons, J. P., &amp; Massey, C. (2015). Algorithm Aversion: People Erroneously Avoid Algorithms after Seeing Them Err. </w:t>
      </w:r>
      <w:r w:rsidRPr="00DC684C">
        <w:rPr>
          <w:i/>
          <w:iCs/>
        </w:rPr>
        <w:t>Journal of Experimental Psychology: General</w:t>
      </w:r>
      <w:r w:rsidRPr="00DC684C">
        <w:t>, 144(1), 114–126.</w:t>
      </w:r>
    </w:p>
    <w:p w14:paraId="2676CC48" w14:textId="77777777" w:rsidR="00DC684C" w:rsidRPr="00DC684C" w:rsidRDefault="00DC684C" w:rsidP="00DC684C">
      <w:pPr>
        <w:pStyle w:val="Bibliography"/>
      </w:pPr>
      <w:r w:rsidRPr="00DC684C">
        <w:t xml:space="preserve">Doshi, A. R., &amp; Hauser, O. P. (2024). Generative AI Enhances Individual Creativity but Reduces the Collective Diversity of Novel Content. </w:t>
      </w:r>
      <w:r w:rsidRPr="00DC684C">
        <w:rPr>
          <w:i/>
          <w:iCs/>
        </w:rPr>
        <w:t>Science Advances</w:t>
      </w:r>
      <w:r w:rsidRPr="00DC684C">
        <w:t>, 10(28), eadn5290.</w:t>
      </w:r>
    </w:p>
    <w:p w14:paraId="36879E0E" w14:textId="77777777" w:rsidR="00DC684C" w:rsidRPr="00DC684C" w:rsidRDefault="00DC684C" w:rsidP="00DC684C">
      <w:pPr>
        <w:pStyle w:val="Bibliography"/>
      </w:pPr>
      <w:r w:rsidRPr="00DC684C">
        <w:t xml:space="preserve">Evans, J. St. B. T., &amp; Stanovich, K. E. (2013). Dual-Process Theories of Higher Cognition: Advancing the Debate. </w:t>
      </w:r>
      <w:r w:rsidRPr="00DC684C">
        <w:rPr>
          <w:i/>
          <w:iCs/>
        </w:rPr>
        <w:t>Perspectives on Psychological Science</w:t>
      </w:r>
      <w:r w:rsidRPr="00DC684C">
        <w:t>, 8(3), 223–241.</w:t>
      </w:r>
    </w:p>
    <w:p w14:paraId="0BC745E6" w14:textId="77777777" w:rsidR="00DC684C" w:rsidRPr="00DC684C" w:rsidRDefault="00DC684C" w:rsidP="00DC684C">
      <w:pPr>
        <w:pStyle w:val="Bibliography"/>
      </w:pPr>
      <w:r w:rsidRPr="00DC684C">
        <w:t xml:space="preserve">Fang, Y., &amp; Zhou, T. (2026). Impact of AI-Generated Content Restriction Policy on User Contribution: Evidence from an Online Knowledge-Sharing Platform. </w:t>
      </w:r>
      <w:r w:rsidRPr="00DC684C">
        <w:rPr>
          <w:i/>
          <w:iCs/>
        </w:rPr>
        <w:t>Information &amp; Management</w:t>
      </w:r>
      <w:r w:rsidRPr="00DC684C">
        <w:t>, 63(3), 104322.</w:t>
      </w:r>
    </w:p>
    <w:p w14:paraId="76D12E9E" w14:textId="77777777" w:rsidR="00DC684C" w:rsidRPr="00DC684C" w:rsidRDefault="00DC684C" w:rsidP="00DC684C">
      <w:pPr>
        <w:pStyle w:val="Bibliography"/>
      </w:pPr>
      <w:r w:rsidRPr="00DC684C">
        <w:t xml:space="preserve">Hsieh, K.-Y., Tsai, W., &amp; Chen, M.-J. (2015). If They Can Do It, Why Not Us? Competitors as Reference Points for Justifying Escalation of Commitment. </w:t>
      </w:r>
      <w:r w:rsidRPr="00DC684C">
        <w:rPr>
          <w:i/>
          <w:iCs/>
        </w:rPr>
        <w:t>Academy of Management Journal</w:t>
      </w:r>
      <w:r w:rsidRPr="00DC684C">
        <w:t>, 58(1), 38–58.</w:t>
      </w:r>
    </w:p>
    <w:p w14:paraId="51F647BA" w14:textId="77777777" w:rsidR="00DC684C" w:rsidRPr="00DC684C" w:rsidRDefault="00DC684C" w:rsidP="00DC684C">
      <w:pPr>
        <w:pStyle w:val="Bibliography"/>
      </w:pPr>
      <w:r w:rsidRPr="00DC684C">
        <w:t xml:space="preserve">Hui, X., Reshef, O., &amp; Zhou, L. (2024). The Short-Term Effects of Generative Artificial Intelligence on Employment: Evidence from an Online Labor Market. </w:t>
      </w:r>
      <w:r w:rsidRPr="00DC684C">
        <w:rPr>
          <w:i/>
          <w:iCs/>
        </w:rPr>
        <w:t>Organization Science</w:t>
      </w:r>
      <w:r w:rsidRPr="00DC684C">
        <w:t>, 35(6), 1977–1989.</w:t>
      </w:r>
    </w:p>
    <w:p w14:paraId="702A8CCC" w14:textId="77777777" w:rsidR="00DC684C" w:rsidRPr="00DC684C" w:rsidRDefault="00DC684C" w:rsidP="00DC684C">
      <w:pPr>
        <w:pStyle w:val="Bibliography"/>
      </w:pPr>
      <w:r w:rsidRPr="00DC684C">
        <w:t xml:space="preserve">Jiang, S., Nguyen, D. K., Dai, P.-F., &amp; Meng, Q. (2024). Monetary Income as Opportunity Cost: Exploring the Negative Effect on Free Knowledge Contribution of Knowledge Suppliers. </w:t>
      </w:r>
      <w:r w:rsidRPr="00DC684C">
        <w:rPr>
          <w:i/>
          <w:iCs/>
        </w:rPr>
        <w:t>Journal of Knowledge Management</w:t>
      </w:r>
      <w:r w:rsidRPr="00DC684C">
        <w:t>, 28(2), 440–462.</w:t>
      </w:r>
    </w:p>
    <w:p w14:paraId="2B687355" w14:textId="77777777" w:rsidR="00DC684C" w:rsidRPr="00DC684C" w:rsidRDefault="00DC684C" w:rsidP="00DC684C">
      <w:pPr>
        <w:pStyle w:val="Bibliography"/>
      </w:pPr>
      <w:r w:rsidRPr="00DC684C">
        <w:t xml:space="preserve">Kabir, S., Udo-Imeh, D. N., Kou, B., &amp; Zhang, T. (2024). Is Stack Overflow Obsolete? An Empirical Study of the Characteristics of ChatGPT Answers to Stack Overflow Questions. In </w:t>
      </w:r>
      <w:r w:rsidRPr="00DC684C">
        <w:rPr>
          <w:i/>
          <w:iCs/>
        </w:rPr>
        <w:t>Proceedings of the 2024 CHI Conference on Human Factors in Computing Systems</w:t>
      </w:r>
      <w:r w:rsidRPr="00DC684C">
        <w:t>, 1–17.</w:t>
      </w:r>
    </w:p>
    <w:p w14:paraId="611D5C11" w14:textId="77777777" w:rsidR="00DC684C" w:rsidRPr="00DC684C" w:rsidRDefault="00DC684C" w:rsidP="00DC684C">
      <w:pPr>
        <w:pStyle w:val="Bibliography"/>
      </w:pPr>
      <w:r w:rsidRPr="00DC684C">
        <w:t xml:space="preserve">Kahneman, D. (2003). A Perspective on Judgment and Choice: Mapping Bounded Rationality. </w:t>
      </w:r>
      <w:r w:rsidRPr="00DC684C">
        <w:rPr>
          <w:i/>
          <w:iCs/>
        </w:rPr>
        <w:t>American Psychologist</w:t>
      </w:r>
      <w:r w:rsidRPr="00DC684C">
        <w:t>, 58(9), 697–720.</w:t>
      </w:r>
    </w:p>
    <w:p w14:paraId="3E61F05C" w14:textId="77777777" w:rsidR="00DC684C" w:rsidRPr="00DC684C" w:rsidRDefault="00DC684C" w:rsidP="00DC684C">
      <w:pPr>
        <w:pStyle w:val="Bibliography"/>
      </w:pPr>
      <w:r w:rsidRPr="00DC684C">
        <w:t xml:space="preserve">Kahneman, D. (2011). Thinking, Fast and Slow. </w:t>
      </w:r>
      <w:r w:rsidRPr="00DC684C">
        <w:rPr>
          <w:i/>
          <w:iCs/>
        </w:rPr>
        <w:t>Farrar, Straus and Giroux</w:t>
      </w:r>
      <w:r w:rsidRPr="00DC684C">
        <w:t>.</w:t>
      </w:r>
    </w:p>
    <w:p w14:paraId="4E4EE0BF" w14:textId="77777777" w:rsidR="00DC684C" w:rsidRPr="00DC684C" w:rsidRDefault="00DC684C" w:rsidP="00DC684C">
      <w:pPr>
        <w:pStyle w:val="Bibliography"/>
      </w:pPr>
      <w:r w:rsidRPr="00DC684C">
        <w:t xml:space="preserve">Kahneman, D., &amp; Frederick, S. (2002). Representativeness Revisited: Attribute Substitution in Intuitive Judgment. </w:t>
      </w:r>
      <w:r w:rsidRPr="00DC684C">
        <w:rPr>
          <w:i/>
          <w:iCs/>
        </w:rPr>
        <w:t>Heuristics and Biases: The Psychology of Intuitive Judgment</w:t>
      </w:r>
      <w:r w:rsidRPr="00DC684C">
        <w:t>, 49(49–81), 74.</w:t>
      </w:r>
    </w:p>
    <w:p w14:paraId="4310EBBC" w14:textId="77777777" w:rsidR="00DC684C" w:rsidRPr="00DC684C" w:rsidRDefault="00DC684C" w:rsidP="00DC684C">
      <w:pPr>
        <w:pStyle w:val="Bibliography"/>
      </w:pPr>
      <w:r w:rsidRPr="00DC684C">
        <w:t xml:space="preserve">Lee, J., &amp; Lee, G. G. (2025). Structured Reasoning and Answer Verification: Enhancing Question Answering System Accuracy and Explainability. </w:t>
      </w:r>
      <w:r w:rsidRPr="00DC684C">
        <w:rPr>
          <w:i/>
          <w:iCs/>
        </w:rPr>
        <w:t>Knowledge-Based Systems</w:t>
      </w:r>
      <w:r w:rsidRPr="00DC684C">
        <w:t>, 311, 113091.</w:t>
      </w:r>
    </w:p>
    <w:p w14:paraId="7B3057CC" w14:textId="77777777" w:rsidR="00DC684C" w:rsidRPr="00DC684C" w:rsidRDefault="00DC684C" w:rsidP="00DC684C">
      <w:pPr>
        <w:pStyle w:val="Bibliography"/>
      </w:pPr>
      <w:r w:rsidRPr="00DC684C">
        <w:t xml:space="preserve">Li, H., Shankar, R., &amp; Stallaert, J. (2020). Invested or Indebted: Ex-Ante and Ex-Post Reciprocity in Online Knowledge Sharing Communities. </w:t>
      </w:r>
      <w:r w:rsidRPr="00DC684C">
        <w:rPr>
          <w:i/>
          <w:iCs/>
        </w:rPr>
        <w:t>ACM Transactions on Management Information Systems</w:t>
      </w:r>
      <w:r w:rsidRPr="00DC684C">
        <w:t>, 11(1), 1–26.</w:t>
      </w:r>
    </w:p>
    <w:p w14:paraId="08A51869" w14:textId="77777777" w:rsidR="00DC684C" w:rsidRPr="00DC684C" w:rsidRDefault="00DC684C" w:rsidP="00DC684C">
      <w:pPr>
        <w:pStyle w:val="Bibliography"/>
      </w:pPr>
      <w:r w:rsidRPr="00DC684C">
        <w:t xml:space="preserve">Li, L., Li, A., Song, X., Li, X., Huang, K., &amp; Ye, E. M. (2023). Characterizing Response Quantity on Academic Social Q&amp;A Sites: A Multidiscipline Comparison of Linguistic Characteristics of Questions. </w:t>
      </w:r>
      <w:r w:rsidRPr="00DC684C">
        <w:rPr>
          <w:i/>
          <w:iCs/>
        </w:rPr>
        <w:t>Library Hi Tech</w:t>
      </w:r>
      <w:r w:rsidRPr="00DC684C">
        <w:t>, 41(3), 921–938.</w:t>
      </w:r>
    </w:p>
    <w:p w14:paraId="40A62BD1" w14:textId="77777777" w:rsidR="00DC684C" w:rsidRPr="00DC684C" w:rsidRDefault="00DC684C" w:rsidP="00DC684C">
      <w:pPr>
        <w:pStyle w:val="Bibliography"/>
      </w:pPr>
      <w:r w:rsidRPr="00DC684C">
        <w:lastRenderedPageBreak/>
        <w:t xml:space="preserve">Li, P., Castelo, N., Katona, Z., &amp; Sarvary, M. (2024). Frontiers: Determining the Validity of Large Language Models for Automated Perceptual Analysis. </w:t>
      </w:r>
      <w:r w:rsidRPr="00DC684C">
        <w:rPr>
          <w:i/>
          <w:iCs/>
        </w:rPr>
        <w:t>Marketing Science</w:t>
      </w:r>
      <w:r w:rsidRPr="00DC684C">
        <w:t>, 43(2), 254–266.</w:t>
      </w:r>
    </w:p>
    <w:p w14:paraId="41EBC931" w14:textId="77777777" w:rsidR="00DC684C" w:rsidRPr="00DC684C" w:rsidRDefault="00DC684C" w:rsidP="00DC684C">
      <w:pPr>
        <w:pStyle w:val="Bibliography"/>
      </w:pPr>
      <w:r w:rsidRPr="00DC684C">
        <w:t xml:space="preserve">Li, X., &amp; Kim, K. (2025). Impacts of Generative AI on User Contributions: Evidence from a Coding Q &amp;A Platform. </w:t>
      </w:r>
      <w:r w:rsidRPr="00DC684C">
        <w:rPr>
          <w:i/>
          <w:iCs/>
        </w:rPr>
        <w:t>Marketing Letters</w:t>
      </w:r>
      <w:r w:rsidRPr="00DC684C">
        <w:t>, 36(3), 577–591.</w:t>
      </w:r>
    </w:p>
    <w:p w14:paraId="0D923598" w14:textId="77777777" w:rsidR="00DC684C" w:rsidRPr="00DC684C" w:rsidRDefault="00DC684C" w:rsidP="00DC684C">
      <w:pPr>
        <w:pStyle w:val="Bibliography"/>
      </w:pPr>
      <w:r w:rsidRPr="00DC684C">
        <w:t xml:space="preserve">Logg, J. M., Minson, J. A., &amp; Moore, D. A. (2019). Algorithm Appreciation: People Prefer Algorithmic to Human Judgment. </w:t>
      </w:r>
      <w:r w:rsidRPr="00DC684C">
        <w:rPr>
          <w:i/>
          <w:iCs/>
        </w:rPr>
        <w:t>Organizational Behavior and Human Decision Processes</w:t>
      </w:r>
      <w:r w:rsidRPr="00DC684C">
        <w:t>, 151, 90–103.</w:t>
      </w:r>
    </w:p>
    <w:p w14:paraId="3D1EC510" w14:textId="77777777" w:rsidR="00DC684C" w:rsidRPr="00DC684C" w:rsidRDefault="00DC684C" w:rsidP="00DC684C">
      <w:pPr>
        <w:pStyle w:val="Bibliography"/>
      </w:pPr>
      <w:r w:rsidRPr="00DC684C">
        <w:t xml:space="preserve">Longoni, C., Fradkin, A., Cian, L., &amp; Pennycook, G. (2022). News from Generative Artificial Intelligence Is Believed Less. In </w:t>
      </w:r>
      <w:r w:rsidRPr="00DC684C">
        <w:rPr>
          <w:i/>
          <w:iCs/>
        </w:rPr>
        <w:t>Proceedings of the 2022 ACM Conference on Fairness, Accountability, and Transparency</w:t>
      </w:r>
      <w:r w:rsidRPr="00DC684C">
        <w:t>, 97–106.</w:t>
      </w:r>
    </w:p>
    <w:p w14:paraId="607ABD2B" w14:textId="77777777" w:rsidR="00DC684C" w:rsidRPr="00DC684C" w:rsidRDefault="00DC684C" w:rsidP="00DC684C">
      <w:pPr>
        <w:pStyle w:val="Bibliography"/>
      </w:pPr>
      <w:r w:rsidRPr="00DC684C">
        <w:t xml:space="preserve">Meng, X., Webster, S. A., &amp; Butler, B. S. (2013). Motivational Effects of Badge Systems on Participation in Stack Exchange Social Q&amp;A Online Community. In </w:t>
      </w:r>
      <w:r w:rsidRPr="00DC684C">
        <w:rPr>
          <w:i/>
          <w:iCs/>
        </w:rPr>
        <w:t>Proceedings of Americas Conference on Information Systems</w:t>
      </w:r>
      <w:r w:rsidRPr="00DC684C">
        <w:t>, (Vol. 4), 2478–2484.</w:t>
      </w:r>
    </w:p>
    <w:p w14:paraId="5FB809F7" w14:textId="77777777" w:rsidR="00DC684C" w:rsidRPr="00DC684C" w:rsidRDefault="00DC684C" w:rsidP="00DC684C">
      <w:pPr>
        <w:pStyle w:val="Bibliography"/>
      </w:pPr>
      <w:r w:rsidRPr="00DC684C">
        <w:t xml:space="preserve">Moon, J. Y., &amp; Sproull, L. S. (2008). The Role of Feedback in Managing the Internet-Based Volunteer Work Force. </w:t>
      </w:r>
      <w:r w:rsidRPr="00DC684C">
        <w:rPr>
          <w:i/>
          <w:iCs/>
        </w:rPr>
        <w:t>Information Systems Research</w:t>
      </w:r>
      <w:r w:rsidRPr="00DC684C">
        <w:t>, 19(4), 494–515.</w:t>
      </w:r>
    </w:p>
    <w:p w14:paraId="32631F6C" w14:textId="77777777" w:rsidR="00DC684C" w:rsidRPr="00DC684C" w:rsidRDefault="00DC684C" w:rsidP="00DC684C">
      <w:pPr>
        <w:pStyle w:val="Bibliography"/>
      </w:pPr>
      <w:r w:rsidRPr="00DC684C">
        <w:t xml:space="preserve">Olson Jr, M. (1971). </w:t>
      </w:r>
      <w:r w:rsidRPr="00DC684C">
        <w:rPr>
          <w:i/>
          <w:iCs/>
        </w:rPr>
        <w:t>The Logic of Collective Action: Public Goods and the Theory of Groups, with a New Preface and Appendix</w:t>
      </w:r>
      <w:r w:rsidRPr="00DC684C">
        <w:t>. (Vol. 124).</w:t>
      </w:r>
    </w:p>
    <w:p w14:paraId="1FB95225" w14:textId="77777777" w:rsidR="00DC684C" w:rsidRPr="00DC684C" w:rsidRDefault="00DC684C" w:rsidP="00DC684C">
      <w:pPr>
        <w:pStyle w:val="Bibliography"/>
      </w:pPr>
      <w:r w:rsidRPr="00DC684C">
        <w:t xml:space="preserve">Oster, E. (2019). Unobservable Selection and Coefficient Stability: Theory and Evidence. </w:t>
      </w:r>
      <w:r w:rsidRPr="00DC684C">
        <w:rPr>
          <w:i/>
          <w:iCs/>
        </w:rPr>
        <w:t>Journal of Business &amp; Economic Statistics</w:t>
      </w:r>
      <w:r w:rsidRPr="00DC684C">
        <w:t>, 37(2), 187–204.</w:t>
      </w:r>
    </w:p>
    <w:p w14:paraId="23911C1A" w14:textId="77777777" w:rsidR="00DC684C" w:rsidRPr="00DC684C" w:rsidRDefault="00DC684C" w:rsidP="00DC684C">
      <w:pPr>
        <w:pStyle w:val="Bibliography"/>
      </w:pPr>
      <w:r w:rsidRPr="00DC684C">
        <w:t xml:space="preserve">Quinn, M., &amp; Gutt, D. (2025). Heterogeneous Effects of Generative Artificial Intelligence (GenAI) on Knowledge Seeking in Online Communities. </w:t>
      </w:r>
      <w:r w:rsidRPr="00DC684C">
        <w:rPr>
          <w:i/>
          <w:iCs/>
        </w:rPr>
        <w:t>Journal of Management Information Systems</w:t>
      </w:r>
      <w:r w:rsidRPr="00DC684C">
        <w:t>, 42(2), 370–399.</w:t>
      </w:r>
    </w:p>
    <w:p w14:paraId="10EFCFF0" w14:textId="77777777" w:rsidR="00DC684C" w:rsidRPr="00DC684C" w:rsidRDefault="00DC684C" w:rsidP="00DC684C">
      <w:pPr>
        <w:pStyle w:val="Bibliography"/>
      </w:pPr>
      <w:r w:rsidRPr="00DC684C">
        <w:t xml:space="preserve">Rao, X., Shan, G., &amp; Qiu, L. (2026). </w:t>
      </w:r>
      <w:r w:rsidRPr="00DC684C">
        <w:rPr>
          <w:i/>
          <w:iCs/>
        </w:rPr>
        <w:t>How Generative AI Transforms Questioning Behavior on Q&amp;A Platforms: Evidence from A Natural Experiment with Pilot Usage of ChatGPT</w:t>
      </w:r>
      <w:r w:rsidRPr="00DC684C">
        <w:t>. SSRN Scholarly Paper.</w:t>
      </w:r>
    </w:p>
    <w:p w14:paraId="5B08F065" w14:textId="77777777" w:rsidR="00DC684C" w:rsidRPr="00DC684C" w:rsidRDefault="00DC684C" w:rsidP="00DC684C">
      <w:pPr>
        <w:pStyle w:val="Bibliography"/>
      </w:pPr>
      <w:r w:rsidRPr="00DC684C">
        <w:t xml:space="preserve">del Rio-Chanona, R. M., Laurentsyeva, N., &amp; Wachs, J. (2024). Large Language Models Reduce Public Knowledge Sharing on Online Q&amp;A Platforms. </w:t>
      </w:r>
      <w:r w:rsidRPr="00DC684C">
        <w:rPr>
          <w:i/>
          <w:iCs/>
        </w:rPr>
        <w:t>PNAS Nexus</w:t>
      </w:r>
      <w:r w:rsidRPr="00DC684C">
        <w:t>, 3(9), pgae400.</w:t>
      </w:r>
    </w:p>
    <w:p w14:paraId="00FB341A" w14:textId="77777777" w:rsidR="00DC684C" w:rsidRPr="00DC684C" w:rsidRDefault="00DC684C" w:rsidP="00DC684C">
      <w:pPr>
        <w:pStyle w:val="Bibliography"/>
      </w:pPr>
      <w:r w:rsidRPr="00DC684C">
        <w:t xml:space="preserve">Sanatizadeh, A., Lu, Y., Zhao, K., &amp; Hu, Y. (2025). Engagement or Entanglement? The Dual Impact of Generative Artificial Intelligence in Online Knowledge Exchange Platforms. </w:t>
      </w:r>
      <w:r w:rsidRPr="00DC684C">
        <w:rPr>
          <w:i/>
          <w:iCs/>
        </w:rPr>
        <w:t>Information &amp; Management</w:t>
      </w:r>
      <w:r w:rsidRPr="00DC684C">
        <w:t>, 62(6), 104178.</w:t>
      </w:r>
    </w:p>
    <w:p w14:paraId="400A8204" w14:textId="77777777" w:rsidR="00DC684C" w:rsidRPr="00DC684C" w:rsidRDefault="00DC684C" w:rsidP="00DC684C">
      <w:pPr>
        <w:pStyle w:val="Bibliography"/>
      </w:pPr>
      <w:r w:rsidRPr="00DC684C">
        <w:t xml:space="preserve">Shan, G., &amp; Qiu, L. (2026). Examining the Impact of Generative AI on Users’ Voluntary Knowledge Contribution: Evidence from a Natural Experiment on Stack Overflow. </w:t>
      </w:r>
      <w:r w:rsidRPr="00DC684C">
        <w:rPr>
          <w:i/>
          <w:iCs/>
        </w:rPr>
        <w:t>Information Systems Research</w:t>
      </w:r>
      <w:r w:rsidRPr="00DC684C">
        <w:t>, 37(2), 1021–1041.</w:t>
      </w:r>
    </w:p>
    <w:p w14:paraId="6E2AB29C" w14:textId="77777777" w:rsidR="00DC684C" w:rsidRPr="00DC684C" w:rsidRDefault="00DC684C" w:rsidP="00DC684C">
      <w:pPr>
        <w:pStyle w:val="Bibliography"/>
      </w:pPr>
      <w:r w:rsidRPr="00DC684C">
        <w:t xml:space="preserve">Shi, C., Hu, P., Fan, W., &amp; Qiu, L. (2024). Competitive Peer Influence on Knowledge Contribution Behaviors in Online Q&amp;A Communities: A Social Comparison Perspective. </w:t>
      </w:r>
      <w:r w:rsidRPr="00DC684C">
        <w:rPr>
          <w:i/>
          <w:iCs/>
        </w:rPr>
        <w:t>Internet Research</w:t>
      </w:r>
      <w:r w:rsidRPr="00DC684C">
        <w:t>, 34(5), 1577–1601.</w:t>
      </w:r>
    </w:p>
    <w:p w14:paraId="77130A32" w14:textId="77777777" w:rsidR="00DC684C" w:rsidRPr="00DC684C" w:rsidRDefault="00DC684C" w:rsidP="00DC684C">
      <w:pPr>
        <w:pStyle w:val="Bibliography"/>
      </w:pPr>
      <w:r w:rsidRPr="00DC684C">
        <w:t xml:space="preserve">Shin, M., Kim, J., van Opheusden, B., &amp; Griffiths, T. L. (2023). Superhuman Artificial Intelligence Can Improve Human Decision-Making by Increasing Novelty. </w:t>
      </w:r>
      <w:r w:rsidRPr="00DC684C">
        <w:rPr>
          <w:i/>
          <w:iCs/>
        </w:rPr>
        <w:t>Proceedings of the National Academy of Sciences</w:t>
      </w:r>
      <w:r w:rsidRPr="00DC684C">
        <w:t>, 120(12), e2214840120.</w:t>
      </w:r>
    </w:p>
    <w:p w14:paraId="307B2636" w14:textId="77777777" w:rsidR="00DC684C" w:rsidRPr="00DC684C" w:rsidRDefault="00DC684C" w:rsidP="00DC684C">
      <w:pPr>
        <w:pStyle w:val="Bibliography"/>
      </w:pPr>
      <w:r w:rsidRPr="00DC684C">
        <w:t xml:space="preserve">Su, Y., Zhang, K., Wang, Q., &amp; Qiu, L. (2025). </w:t>
      </w:r>
      <w:r w:rsidRPr="00DC684C">
        <w:rPr>
          <w:i/>
          <w:iCs/>
        </w:rPr>
        <w:t>Generative AI and Human Knowledge Sharing: Evidence from A Natural Experiment</w:t>
      </w:r>
      <w:r w:rsidRPr="00DC684C">
        <w:t>. SSRN Scholarly Paper.</w:t>
      </w:r>
    </w:p>
    <w:p w14:paraId="7F75BDCE" w14:textId="77777777" w:rsidR="00DC684C" w:rsidRPr="00DC684C" w:rsidRDefault="00DC684C" w:rsidP="00DC684C">
      <w:pPr>
        <w:pStyle w:val="Bibliography"/>
      </w:pPr>
      <w:r w:rsidRPr="00DC684C">
        <w:lastRenderedPageBreak/>
        <w:t xml:space="preserve">Tversky, A., &amp; Kahneman, D. (1973). Availability: A Heuristic for Judging Frequency and Probability. </w:t>
      </w:r>
      <w:r w:rsidRPr="00DC684C">
        <w:rPr>
          <w:i/>
          <w:iCs/>
        </w:rPr>
        <w:t>Cognitive Psychology</w:t>
      </w:r>
      <w:r w:rsidRPr="00DC684C">
        <w:t>, 5(2), 207–232.</w:t>
      </w:r>
    </w:p>
    <w:p w14:paraId="62FF8005" w14:textId="77777777" w:rsidR="00DC684C" w:rsidRPr="00DC684C" w:rsidRDefault="00DC684C" w:rsidP="00DC684C">
      <w:pPr>
        <w:pStyle w:val="Bibliography"/>
      </w:pPr>
      <w:r w:rsidRPr="00DC684C">
        <w:t xml:space="preserve">Wang, N., Liu, Y., &amp; Xiao, S. (2022). Which Feedback Matters? The Role of Expressions and Valence in Continuous High-Quality Knowledge Contribution in the Online Q&amp;A Community. </w:t>
      </w:r>
      <w:r w:rsidRPr="00DC684C">
        <w:rPr>
          <w:i/>
          <w:iCs/>
        </w:rPr>
        <w:t>Decision Support Systems</w:t>
      </w:r>
      <w:r w:rsidRPr="00DC684C">
        <w:t>, 156, 113750.</w:t>
      </w:r>
    </w:p>
    <w:p w14:paraId="7EDF2724" w14:textId="77777777" w:rsidR="00DC684C" w:rsidRPr="00DC684C" w:rsidRDefault="00DC684C" w:rsidP="00DC684C">
      <w:pPr>
        <w:pStyle w:val="Bibliography"/>
      </w:pPr>
      <w:r w:rsidRPr="00DC684C">
        <w:t xml:space="preserve">Wang, X. (Shawn), &amp; Zheng, J. (2024). </w:t>
      </w:r>
      <w:r w:rsidRPr="00DC684C">
        <w:rPr>
          <w:i/>
          <w:iCs/>
        </w:rPr>
        <w:t>Can Banning AI-Generated Content Save User-Generated Q&amp;A Platforms?</w:t>
      </w:r>
      <w:r w:rsidRPr="00DC684C">
        <w:t xml:space="preserve"> SSRN Scholarly Paper.</w:t>
      </w:r>
    </w:p>
    <w:p w14:paraId="51ED7C6C" w14:textId="77777777" w:rsidR="00DC684C" w:rsidRPr="00DC684C" w:rsidRDefault="00DC684C" w:rsidP="00DC684C">
      <w:pPr>
        <w:pStyle w:val="Bibliography"/>
      </w:pPr>
      <w:r w:rsidRPr="00DC684C">
        <w:t xml:space="preserve">Xue, J., Wang, L., Zheng, J., Li, Y., &amp; Tan, Y. (2026). Can ChatGPT Kill User-Generated Q&amp;A Platforms? </w:t>
      </w:r>
      <w:r w:rsidRPr="00DC684C">
        <w:rPr>
          <w:i/>
          <w:iCs/>
        </w:rPr>
        <w:t>Information Systems Research</w:t>
      </w:r>
      <w:r w:rsidRPr="00DC684C">
        <w:t>.</w:t>
      </w:r>
    </w:p>
    <w:p w14:paraId="1ECB2E1A" w14:textId="77777777" w:rsidR="00DC684C" w:rsidRPr="00DC684C" w:rsidRDefault="00DC684C" w:rsidP="00DC684C">
      <w:pPr>
        <w:pStyle w:val="Bibliography"/>
      </w:pPr>
      <w:r w:rsidRPr="00DC684C">
        <w:t xml:space="preserve">Yiu, S., Seamans, R., Raj, M., &amp; Liu, T. (2026). Worker Repositioning and Technological Change: Evidence from an Online Labor Market. </w:t>
      </w:r>
      <w:r w:rsidRPr="00DC684C">
        <w:rPr>
          <w:i/>
          <w:iCs/>
        </w:rPr>
        <w:t>Organization Science</w:t>
      </w:r>
      <w:r w:rsidRPr="00DC684C">
        <w:t>.</w:t>
      </w:r>
    </w:p>
    <w:p w14:paraId="73B46060" w14:textId="77777777" w:rsidR="00DC684C" w:rsidRPr="00DC684C" w:rsidRDefault="00DC684C" w:rsidP="00DC684C">
      <w:pPr>
        <w:pStyle w:val="Bibliography"/>
      </w:pPr>
      <w:r w:rsidRPr="00DC684C">
        <w:t xml:space="preserve">Zhang, L., Li, Y.-N., Peng, T.-Q., &amp; Wu, Y. (2022). Dynamics of the Social Construction of Knowledge: An Empirical Study of Zhihu in China. </w:t>
      </w:r>
      <w:r w:rsidRPr="00DC684C">
        <w:rPr>
          <w:i/>
          <w:iCs/>
        </w:rPr>
        <w:t>EPJ Data Science</w:t>
      </w:r>
      <w:r w:rsidRPr="00DC684C">
        <w:t>, 11(1), 35.</w:t>
      </w:r>
    </w:p>
    <w:p w14:paraId="69E24745" w14:textId="77777777" w:rsidR="00DC684C" w:rsidRPr="00DC684C" w:rsidRDefault="00DC684C" w:rsidP="00DC684C">
      <w:pPr>
        <w:pStyle w:val="Bibliography"/>
      </w:pPr>
      <w:r w:rsidRPr="00DC684C">
        <w:t xml:space="preserve">Zhang, X. (Michael), &amp; Zhu, F. (2011). Group Size and Incentives to Contribute: A Natural Experiment at Chinese Wikipedia. </w:t>
      </w:r>
      <w:r w:rsidRPr="00DC684C">
        <w:rPr>
          <w:i/>
          <w:iCs/>
        </w:rPr>
        <w:t>American Economic Review</w:t>
      </w:r>
      <w:r w:rsidRPr="00DC684C">
        <w:t>, 101(4), 1601–1615.</w:t>
      </w:r>
    </w:p>
    <w:p w14:paraId="4684B71E" w14:textId="28D520C6" w:rsidR="00B96D8F" w:rsidRPr="00015210" w:rsidRDefault="00B96D8F" w:rsidP="00DC684C">
      <w:pPr>
        <w:pStyle w:val="Bibliography"/>
        <w:rPr>
          <w:szCs w:val="24"/>
          <w:lang w:eastAsia="zh-CN"/>
        </w:rPr>
      </w:pPr>
      <w:r w:rsidRPr="00015210">
        <w:fldChar w:fldCharType="end"/>
      </w:r>
      <w:bookmarkEnd w:id="1"/>
    </w:p>
    <w:sectPr w:rsidR="00B96D8F" w:rsidRPr="00015210" w:rsidSect="000862C8">
      <w:headerReference w:type="even" r:id="rId26"/>
      <w:footerReference w:type="even" r:id="rId27"/>
      <w:footerReference w:type="default" r:id="rId28"/>
      <w:headerReference w:type="first" r:id="rId29"/>
      <w:footerReference w:type="first" r:id="rId30"/>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61" w:author="Prof. LIU Ben" w:date="2026-08-29T22:36:00Z" w:initials="BL">
    <w:p w14:paraId="3C34E2E9" w14:textId="77777777" w:rsidR="007C76EF" w:rsidRDefault="007C76EF" w:rsidP="007C76EF">
      <w:r>
        <w:rPr>
          <w:rStyle w:val="CommentReference"/>
        </w:rPr>
        <w:annotationRef/>
      </w:r>
      <w:r>
        <w:rPr>
          <w:rFonts w:ascii="Georgia" w:eastAsiaTheme="minorEastAsia" w:hAnsi="Georgia" w:cs="Georgia"/>
          <w:sz w:val="20"/>
          <w:szCs w:val="20"/>
          <w:lang w:eastAsia="en-US"/>
        </w:rPr>
        <w:t xml:space="preserve">two citations are deleted. we do NOT need them. Remove them from the reference. </w:t>
      </w:r>
    </w:p>
  </w:comment>
  <w:comment w:id="721" w:author="Prof. LIU Ben" w:date="2026-08-29T23:38:00Z" w:initials="BL">
    <w:p w14:paraId="23940E4A" w14:textId="77777777" w:rsidR="00326B32" w:rsidRDefault="00326B32" w:rsidP="00326B32">
      <w:r>
        <w:rPr>
          <w:rStyle w:val="CommentReference"/>
        </w:rPr>
        <w:annotationRef/>
      </w:r>
      <w:r>
        <w:rPr>
          <w:rFonts w:ascii="Georgia" w:eastAsiaTheme="minorEastAsia" w:hAnsi="Georgia" w:cs="Georgia"/>
          <w:sz w:val="20"/>
          <w:szCs w:val="20"/>
          <w:lang w:eastAsia="en-US"/>
        </w:rPr>
        <w:t>remove it because the link no longer works.</w:t>
      </w:r>
    </w:p>
  </w:comment>
  <w:comment w:id="722" w:author="Prof. LIU Ben" w:date="2026-08-29T23:40:00Z" w:initials="BL">
    <w:p w14:paraId="22EA322F" w14:textId="77777777" w:rsidR="00326B32" w:rsidRDefault="00326B32" w:rsidP="00326B32">
      <w:r>
        <w:rPr>
          <w:rStyle w:val="CommentReference"/>
        </w:rPr>
        <w:annotationRef/>
      </w:r>
      <w:r>
        <w:rPr>
          <w:rFonts w:ascii="Georgia" w:eastAsiaTheme="minorEastAsia" w:hAnsi="Georgia" w:cs="Georgia"/>
          <w:sz w:val="20"/>
          <w:szCs w:val="20"/>
          <w:lang w:eastAsia="en-US"/>
        </w:rPr>
        <w:t xml:space="preserve">just the say the plaform executive confirms that the AI answer is generated based on the question content when a question is posted </w:t>
      </w:r>
    </w:p>
  </w:comment>
  <w:comment w:id="1259"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34E2E9" w15:done="0"/>
  <w15:commentEx w15:paraId="23940E4A" w15:done="0"/>
  <w15:commentEx w15:paraId="22EA322F" w15:done="0"/>
  <w15:commentEx w15:paraId="3CF0DD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29D674" w16cex:dateUtc="2026-08-29T14:36:00Z"/>
  <w16cex:commentExtensible w16cex:durableId="7AB04631" w16cex:dateUtc="2026-08-29T15:38:00Z"/>
  <w16cex:commentExtensible w16cex:durableId="0641BBE3" w16cex:dateUtc="2026-08-29T15:40:00Z"/>
  <w16cex:commentExtensible w16cex:durableId="3486C603" w16cex:dateUtc="2026-08-26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34E2E9" w16cid:durableId="5029D674"/>
  <w16cid:commentId w16cid:paraId="23940E4A" w16cid:durableId="7AB04631"/>
  <w16cid:commentId w16cid:paraId="22EA322F" w16cid:durableId="0641BBE3"/>
  <w16cid:commentId w16cid:paraId="3CF0DD6E" w16cid:durableId="3486C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E2F681" w14:textId="77777777" w:rsidR="007213C1" w:rsidRPr="00015210" w:rsidRDefault="007213C1" w:rsidP="00413127">
      <w:r w:rsidRPr="00015210">
        <w:separator/>
      </w:r>
    </w:p>
    <w:p w14:paraId="11177E5B" w14:textId="77777777" w:rsidR="007213C1" w:rsidRPr="00015210" w:rsidRDefault="007213C1" w:rsidP="00413127"/>
    <w:p w14:paraId="4D572FD4" w14:textId="77777777" w:rsidR="007213C1" w:rsidRPr="00015210" w:rsidRDefault="007213C1" w:rsidP="00413127"/>
    <w:p w14:paraId="24D2B424" w14:textId="77777777" w:rsidR="007213C1" w:rsidRPr="00015210" w:rsidRDefault="007213C1"/>
  </w:endnote>
  <w:endnote w:type="continuationSeparator" w:id="0">
    <w:p w14:paraId="695AEE6C" w14:textId="77777777" w:rsidR="007213C1" w:rsidRPr="00015210" w:rsidRDefault="007213C1" w:rsidP="00413127">
      <w:r w:rsidRPr="00015210">
        <w:continuationSeparator/>
      </w:r>
    </w:p>
    <w:p w14:paraId="60799001" w14:textId="77777777" w:rsidR="007213C1" w:rsidRPr="00015210" w:rsidRDefault="007213C1" w:rsidP="00413127"/>
    <w:p w14:paraId="32967059" w14:textId="77777777" w:rsidR="007213C1" w:rsidRPr="00015210" w:rsidRDefault="007213C1" w:rsidP="00413127"/>
    <w:p w14:paraId="5060D515" w14:textId="77777777" w:rsidR="007213C1" w:rsidRPr="00015210" w:rsidRDefault="007213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147191" w14:textId="77777777" w:rsidR="007213C1" w:rsidRPr="00015210" w:rsidRDefault="007213C1">
      <w:r w:rsidRPr="00015210">
        <w:separator/>
      </w:r>
    </w:p>
  </w:footnote>
  <w:footnote w:type="continuationSeparator" w:id="0">
    <w:p w14:paraId="727F430E" w14:textId="77777777" w:rsidR="007213C1" w:rsidRPr="00015210" w:rsidRDefault="007213C1" w:rsidP="00413127">
      <w:r w:rsidRPr="00015210">
        <w:continuationSeparator/>
      </w:r>
    </w:p>
  </w:footnote>
  <w:footnote w:type="continuationNotice" w:id="1">
    <w:p w14:paraId="01A75B59" w14:textId="77777777" w:rsidR="007213C1" w:rsidRPr="00015210" w:rsidRDefault="007213C1" w:rsidP="003549C6">
      <w:pPr>
        <w:pStyle w:val="Footer"/>
        <w:rPr>
          <w:lang w:eastAsia="zh-CN"/>
        </w:rPr>
      </w:pPr>
    </w:p>
  </w:footnote>
  <w:footnote w:id="2">
    <w:p w14:paraId="196B26DD" w14:textId="047CB816" w:rsidR="005C375D" w:rsidRPr="00015210" w:rsidDel="00505892" w:rsidRDefault="005C375D" w:rsidP="005C375D">
      <w:pPr>
        <w:pStyle w:val="Footnotes"/>
        <w:rPr>
          <w:del w:id="596" w:author="Prof. LIU Ben" w:date="2026-08-29T22:41:00Z" w16du:dateUtc="2026-08-29T14:41:00Z"/>
          <w:lang w:eastAsia="zh-CN"/>
        </w:rPr>
      </w:pPr>
      <w:del w:id="597" w:author="Prof. LIU Ben" w:date="2026-08-29T22:41:00Z" w16du:dateUtc="2026-08-29T14:41:00Z">
        <w:r w:rsidRPr="00015210" w:rsidDel="00505892">
          <w:rPr>
            <w:rStyle w:val="FootnoteReference"/>
          </w:rPr>
          <w:footnoteRef/>
        </w:r>
        <w:r w:rsidRPr="00015210" w:rsidDel="00505892">
          <w:delTex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delText>
        </w:r>
      </w:del>
      <w:ins w:id="598" w:author="Dylan CHEN" w:date="2026-08-27T16:12:00Z" w16du:dateUtc="2026-08-27T08:12:00Z">
        <w:del w:id="599" w:author="Prof. LIU Ben" w:date="2026-08-29T22:41:00Z" w16du:dateUtc="2026-08-29T14:41:00Z">
          <w:r w:rsidR="00701DB1" w:rsidRPr="00701DB1" w:rsidDel="00505892">
            <w:delTex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delText>
          </w:r>
        </w:del>
      </w:ins>
      <w:del w:id="600" w:author="Prof. LIU Ben" w:date="2026-08-29T22:41:00Z" w16du:dateUtc="2026-08-29T14:41:00Z">
        <w:r w:rsidRPr="00015210" w:rsidDel="00505892">
          <w:delText>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delText>
        </w:r>
      </w:del>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A8"/>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54267</Words>
  <Characters>319094</Characters>
  <Application>Microsoft Office Word</Application>
  <DocSecurity>0</DocSecurity>
  <Lines>13873</Lines>
  <Paragraphs>9334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cp:revision>
  <cp:lastPrinted>2026-08-27T03:20:00Z</cp:lastPrinted>
  <dcterms:created xsi:type="dcterms:W3CDTF">2026-08-29T16:50:00Z</dcterms:created>
  <dcterms:modified xsi:type="dcterms:W3CDTF">2026-08-29T16:50:00Z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